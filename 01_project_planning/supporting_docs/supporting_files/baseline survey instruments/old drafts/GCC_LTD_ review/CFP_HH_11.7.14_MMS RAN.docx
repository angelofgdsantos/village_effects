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BE068B" w:rsidRDefault="001B251A" w:rsidP="001512DD">
      <w:pPr>
        <w:spacing w:after="0" w:line="240" w:lineRule="auto"/>
        <w:contextualSpacing/>
        <w:jc w:val="center"/>
        <w:rPr>
          <w:rFonts w:ascii="Gill Sans MT" w:hAnsi="Gill Sans MT"/>
          <w:b/>
        </w:rPr>
      </w:pPr>
      <w:r w:rsidRPr="00BE068B">
        <w:rPr>
          <w:rFonts w:ascii="Gill Sans MT" w:hAnsi="Gill Sans MT"/>
          <w:b/>
        </w:rPr>
        <w:t>Community Forest Project IE</w:t>
      </w:r>
    </w:p>
    <w:p w14:paraId="63F3404D" w14:textId="77777777" w:rsidR="00137629" w:rsidRPr="00BE068B" w:rsidRDefault="001B251A" w:rsidP="001512DD">
      <w:pPr>
        <w:spacing w:after="0" w:line="240" w:lineRule="auto"/>
        <w:contextualSpacing/>
        <w:jc w:val="center"/>
        <w:rPr>
          <w:rFonts w:ascii="Gill Sans MT" w:hAnsi="Gill Sans MT"/>
          <w:b/>
        </w:rPr>
      </w:pPr>
      <w:r w:rsidRPr="00BE068B">
        <w:rPr>
          <w:rFonts w:ascii="Gill Sans MT" w:hAnsi="Gill Sans MT"/>
          <w:b/>
        </w:rPr>
        <w:t>Household Survey</w:t>
      </w:r>
    </w:p>
    <w:p w14:paraId="05F6C023" w14:textId="6350C0D4" w:rsidR="00C93B76" w:rsidRPr="00BE068B" w:rsidRDefault="00A667B3" w:rsidP="001512DD">
      <w:pPr>
        <w:spacing w:after="0" w:line="240" w:lineRule="auto"/>
        <w:contextualSpacing/>
        <w:rPr>
          <w:rFonts w:ascii="Gill Sans MT" w:hAnsi="Gill Sans MT"/>
          <w:b/>
        </w:rPr>
      </w:pPr>
      <w:r w:rsidRPr="00BE068B">
        <w:rPr>
          <w:rFonts w:ascii="Gill Sans MT" w:eastAsia="Times New Roman" w:hAnsi="Gill Sans MT" w:cs="Times New Roman"/>
          <w:color w:val="000000"/>
        </w:rP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BE068B" w:rsidRDefault="00A667B3"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2"/>
        <w:gridCol w:w="6"/>
        <w:gridCol w:w="2514"/>
        <w:gridCol w:w="1810"/>
        <w:gridCol w:w="714"/>
      </w:tblGrid>
      <w:tr w:rsidR="00B71EAD" w:rsidRPr="00BE068B" w14:paraId="6616BCFD" w14:textId="77777777" w:rsidTr="00D70197">
        <w:trPr>
          <w:trHeight w:hRule="exact" w:val="367"/>
        </w:trPr>
        <w:tc>
          <w:tcPr>
            <w:tcW w:w="114" w:type="dxa"/>
            <w:tcBorders>
              <w:top w:val="single" w:sz="4" w:space="0" w:color="000000"/>
              <w:left w:val="single" w:sz="4" w:space="0" w:color="000000"/>
              <w:bottom w:val="single" w:sz="4" w:space="0" w:color="000000"/>
              <w:right w:val="single" w:sz="4" w:space="0" w:color="auto"/>
            </w:tcBorders>
          </w:tcPr>
          <w:p w14:paraId="6635C359" w14:textId="77777777" w:rsidR="00512DC2" w:rsidRPr="00BE068B" w:rsidRDefault="00512DC2" w:rsidP="001512DD">
            <w:pPr>
              <w:spacing w:after="0" w:line="240" w:lineRule="auto"/>
              <w:contextualSpacing/>
              <w:rPr>
                <w:rFonts w:ascii="Gill Sans MT" w:hAnsi="Gill Sans MT"/>
                <w:w w:val="105"/>
              </w:rPr>
            </w:pPr>
          </w:p>
        </w:tc>
        <w:tc>
          <w:tcPr>
            <w:tcW w:w="7442"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BE068B" w:rsidRDefault="00512DC2" w:rsidP="001512DD">
            <w:pPr>
              <w:spacing w:after="0" w:line="240" w:lineRule="auto"/>
              <w:contextualSpacing/>
              <w:rPr>
                <w:rFonts w:ascii="Gill Sans MT" w:hAnsi="Gill Sans MT"/>
                <w:w w:val="105"/>
              </w:rPr>
            </w:pPr>
            <w:r w:rsidRPr="00BE068B">
              <w:rPr>
                <w:rFonts w:ascii="Gill Sans MT" w:hAnsi="Gill Sans MT"/>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BE068B" w:rsidRDefault="00512DC2" w:rsidP="001512DD">
            <w:pPr>
              <w:spacing w:after="0" w:line="240" w:lineRule="auto"/>
              <w:contextualSpacing/>
              <w:rPr>
                <w:rFonts w:ascii="Gill Sans MT" w:hAnsi="Gill Sans MT"/>
                <w:i/>
              </w:rPr>
            </w:pPr>
            <w:r w:rsidRPr="00BE068B">
              <w:rPr>
                <w:rFonts w:ascii="Gill Sans MT" w:hAnsi="Gill Sans MT"/>
                <w:i/>
              </w:rPr>
              <w:t>(mm/dd/yyyy)</w:t>
            </w:r>
          </w:p>
        </w:tc>
      </w:tr>
      <w:tr w:rsidR="00B71EAD" w:rsidRPr="00BE068B" w14:paraId="64DA99D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115D273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3DB5C1F1"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4CAE6E5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314BBCF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419C62E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33166BF5"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5ACC91EB" w14:textId="77777777" w:rsidR="00512DC2" w:rsidRPr="00BE068B" w:rsidRDefault="00512DC2" w:rsidP="001512DD">
            <w:pPr>
              <w:spacing w:after="0" w:line="240" w:lineRule="auto"/>
              <w:contextualSpacing/>
              <w:rPr>
                <w:rFonts w:ascii="Gill Sans MT" w:eastAsiaTheme="minorEastAsia" w:hAnsi="Gill Sans MT"/>
                <w:w w:val="105"/>
                <w:lang w:eastAsia="zh-CN"/>
              </w:rPr>
            </w:pPr>
          </w:p>
        </w:tc>
        <w:tc>
          <w:tcPr>
            <w:tcW w:w="4922" w:type="dxa"/>
            <w:tcBorders>
              <w:left w:val="single" w:sz="4" w:space="0" w:color="auto"/>
              <w:right w:val="nil"/>
            </w:tcBorders>
          </w:tcPr>
          <w:p w14:paraId="7506BDA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A4. Chiefdom:</w:t>
            </w:r>
          </w:p>
        </w:tc>
        <w:tc>
          <w:tcPr>
            <w:tcW w:w="4330" w:type="dxa"/>
            <w:gridSpan w:val="3"/>
            <w:tcBorders>
              <w:left w:val="nil"/>
              <w:right w:val="single" w:sz="18" w:space="0" w:color="000000"/>
            </w:tcBorders>
          </w:tcPr>
          <w:p w14:paraId="1EA7D032"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1=</w:t>
            </w:r>
          </w:p>
          <w:p w14:paraId="26EADE1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2=</w:t>
            </w:r>
          </w:p>
          <w:p w14:paraId="1B57D11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3=</w:t>
            </w:r>
          </w:p>
          <w:p w14:paraId="12FDD918"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4=</w:t>
            </w:r>
          </w:p>
          <w:p w14:paraId="2F7E30DB"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5=</w:t>
            </w:r>
          </w:p>
          <w:p w14:paraId="172511CF"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(Code)</w:t>
            </w:r>
          </w:p>
        </w:tc>
      </w:tr>
      <w:tr w:rsidR="00B71EAD" w:rsidRPr="00BE068B" w14:paraId="0E56614F"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right w:val="single" w:sz="4" w:space="0" w:color="auto"/>
            </w:tcBorders>
          </w:tcPr>
          <w:p w14:paraId="7E385AA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left w:val="single" w:sz="4" w:space="0" w:color="auto"/>
              <w:right w:val="single" w:sz="18" w:space="0" w:color="000000"/>
            </w:tcBorders>
          </w:tcPr>
          <w:p w14:paraId="52FA07BD"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i/>
                <w:lang w:eastAsia="zh-CN"/>
              </w:rPr>
              <w:t>(Text)</w:t>
            </w:r>
          </w:p>
        </w:tc>
      </w:tr>
      <w:tr w:rsidR="00B71EAD" w:rsidRPr="00BE068B" w14:paraId="71271BC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2DFDA82"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4928" w:type="dxa"/>
            <w:gridSpan w:val="2"/>
            <w:tcBorders>
              <w:top w:val="single" w:sz="4" w:space="0" w:color="000000"/>
              <w:left w:val="single" w:sz="4" w:space="0" w:color="auto"/>
              <w:bottom w:val="single" w:sz="4" w:space="0" w:color="000000"/>
              <w:right w:val="single" w:sz="18" w:space="0" w:color="000000"/>
            </w:tcBorders>
          </w:tcPr>
          <w:p w14:paraId="00CE79A8" w14:textId="3852A35A" w:rsidR="00512DC2" w:rsidRPr="00BE068B" w:rsidRDefault="00512DC2" w:rsidP="001C3ACA">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 xml:space="preserve">A6. </w:t>
            </w:r>
            <w:r w:rsidR="001C3ACA" w:rsidRPr="00BE068B">
              <w:rPr>
                <w:rFonts w:ascii="Gill Sans MT" w:eastAsiaTheme="minorEastAsia" w:hAnsi="Gill Sans MT"/>
                <w:w w:val="105"/>
                <w:lang w:eastAsia="zh-CN"/>
              </w:rPr>
              <w:t>Village ID</w:t>
            </w:r>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442E1E71" w:rsidR="00512DC2" w:rsidRPr="00BE068B" w:rsidRDefault="00512DC2" w:rsidP="001C3ACA">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w:t>
            </w:r>
            <w:r w:rsidR="001C3ACA" w:rsidRPr="00BE068B">
              <w:rPr>
                <w:rFonts w:ascii="Gill Sans MT" w:eastAsiaTheme="minorEastAsia" w:hAnsi="Gill Sans MT"/>
                <w:i/>
                <w:lang w:eastAsia="zh-CN"/>
              </w:rPr>
              <w:t>Integer)</w:t>
            </w:r>
          </w:p>
        </w:tc>
      </w:tr>
      <w:tr w:rsidR="00B71EAD" w:rsidRPr="00BE068B" w14:paraId="15BA633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4621E24"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r w:rsidR="00B71EAD" w:rsidRPr="00BE068B" w14:paraId="2643E7A4"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A7D3303" w14:textId="77777777" w:rsidR="00512DC2" w:rsidRPr="00BE068B" w:rsidRDefault="00512DC2" w:rsidP="001512DD">
            <w:pPr>
              <w:spacing w:after="0" w:line="240" w:lineRule="auto"/>
              <w:contextualSpacing/>
              <w:rPr>
                <w:rFonts w:ascii="Gill Sans MT" w:eastAsiaTheme="minorEastAsia" w:hAnsi="Gill Sans MT"/>
                <w:lang w:eastAsia="zh-CN"/>
              </w:rPr>
            </w:pPr>
          </w:p>
        </w:tc>
        <w:tc>
          <w:tcPr>
            <w:tcW w:w="7442"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BE068B" w:rsidRDefault="00512DC2"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BE068B" w:rsidRDefault="00512DC2"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w:t>
            </w:r>
          </w:p>
        </w:tc>
      </w:tr>
    </w:tbl>
    <w:p w14:paraId="161A3D5F" w14:textId="77777777" w:rsidR="00512DC2" w:rsidRPr="00BE068B" w:rsidRDefault="00512DC2" w:rsidP="001512DD">
      <w:pPr>
        <w:spacing w:after="0" w:line="240" w:lineRule="auto"/>
        <w:contextualSpacing/>
        <w:rPr>
          <w:rFonts w:ascii="Gill Sans MT" w:hAnsi="Gill Sans MT"/>
          <w:b/>
        </w:rPr>
      </w:pPr>
    </w:p>
    <w:p w14:paraId="07B1213C" w14:textId="4B4F277A" w:rsidR="00512DC2" w:rsidRPr="00BE068B" w:rsidRDefault="00233F7F" w:rsidP="001512DD">
      <w:pPr>
        <w:spacing w:after="0" w:line="240" w:lineRule="auto"/>
        <w:contextualSpacing/>
        <w:rPr>
          <w:rFonts w:ascii="Gill Sans MT" w:hAnsi="Gill Sans MT"/>
          <w:b/>
        </w:rPr>
      </w:pPr>
      <w:r w:rsidRPr="00BE068B">
        <w:rPr>
          <w:rFonts w:ascii="Gill Sans MT" w:hAnsi="Gill Sans MT"/>
          <w:b/>
        </w:rPr>
        <w:t xml:space="preserve">WRITTEN </w:t>
      </w:r>
      <w:r w:rsidR="00512DC2" w:rsidRPr="00BE068B">
        <w:rPr>
          <w:rFonts w:ascii="Gill Sans MT" w:hAnsi="Gill Sans MT"/>
          <w:b/>
        </w:rPr>
        <w:t>CONSENT SCRIPT</w:t>
      </w:r>
    </w:p>
    <w:p w14:paraId="3154A55B"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4343"/>
        <w:gridCol w:w="694"/>
      </w:tblGrid>
      <w:tr w:rsidR="00B71EAD" w:rsidRPr="00BE068B" w14:paraId="7C60B14C"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1758747E"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3779D6D9"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A9. Did the respondent consent?</w:t>
            </w:r>
          </w:p>
          <w:p w14:paraId="58340AD6" w14:textId="6F97F02D"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 xml:space="preserve">If </w:t>
            </w:r>
            <w:r w:rsidR="00B60CEB" w:rsidRPr="00BE068B">
              <w:rPr>
                <w:rFonts w:ascii="Gill Sans MT" w:eastAsia="Calibri" w:hAnsi="Gill Sans MT" w:cs="Times New Roman"/>
                <w:i/>
                <w:w w:val="105"/>
              </w:rPr>
              <w:t>1</w:t>
            </w:r>
            <w:r w:rsidRPr="00BE068B">
              <w:rPr>
                <w:rFonts w:ascii="Gill Sans MT" w:eastAsia="Calibri" w:hAnsi="Gill Sans MT" w:cs="Times New Roman"/>
                <w:i/>
                <w:w w:val="105"/>
              </w:rPr>
              <w:t>, skip to A11</w:t>
            </w:r>
          </w:p>
        </w:tc>
        <w:tc>
          <w:tcPr>
            <w:tcW w:w="4343" w:type="dxa"/>
            <w:tcBorders>
              <w:top w:val="single" w:sz="4" w:space="0" w:color="000000"/>
              <w:bottom w:val="single" w:sz="4" w:space="0" w:color="000000"/>
              <w:right w:val="single" w:sz="18" w:space="0" w:color="000000"/>
            </w:tcBorders>
          </w:tcPr>
          <w:p w14:paraId="5F90A2EF" w14:textId="200A3F61"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0</w:t>
            </w:r>
            <w:r w:rsidR="0076083F" w:rsidRPr="00BE068B">
              <w:rPr>
                <w:rFonts w:ascii="Gill Sans MT" w:eastAsiaTheme="minorEastAsia" w:hAnsi="Gill Sans MT"/>
                <w:lang w:eastAsia="zh-CN"/>
              </w:rPr>
              <w:t>=No</w:t>
            </w:r>
          </w:p>
          <w:p w14:paraId="4AC799F1" w14:textId="52A506FF" w:rsidR="0076083F" w:rsidRPr="00BE068B" w:rsidRDefault="001C3ACA"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6083F" w:rsidRPr="00BE068B">
              <w:rPr>
                <w:rFonts w:ascii="Gill Sans MT" w:eastAsiaTheme="minorEastAsia" w:hAnsi="Gill Sans MT"/>
                <w:lang w:eastAsia="zh-CN"/>
              </w:rPr>
              <w:t>=Yes</w:t>
            </w:r>
            <w:r w:rsidR="0076083F" w:rsidRPr="00BE068B" w:rsidDel="00226116">
              <w:rPr>
                <w:rFonts w:ascii="Gill Sans MT" w:eastAsiaTheme="minorEastAsia" w:hAnsi="Gill Sans MT"/>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047048B8"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47E9C82" w14:textId="77777777" w:rsidR="0076083F" w:rsidRPr="00BE068B" w:rsidRDefault="0076083F"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846F049" w14:textId="77777777" w:rsidR="0076083F" w:rsidRPr="00BE068B" w:rsidRDefault="0076083F"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BE068B" w:rsidRDefault="0076083F"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2A25B83" w14:textId="77777777" w:rsidR="00765164" w:rsidRPr="00BE068B" w:rsidRDefault="00765164" w:rsidP="001512DD">
      <w:pPr>
        <w:spacing w:after="0" w:line="240" w:lineRule="auto"/>
        <w:contextualSpacing/>
        <w:rPr>
          <w:rFonts w:ascii="Gill Sans MT" w:hAnsi="Gill Sans MT"/>
          <w:b/>
        </w:rPr>
      </w:pPr>
    </w:p>
    <w:tbl>
      <w:tblPr>
        <w:tblW w:w="10080" w:type="dxa"/>
        <w:tblInd w:w="5" w:type="dxa"/>
        <w:tblLayout w:type="fixed"/>
        <w:tblCellMar>
          <w:left w:w="29" w:type="dxa"/>
          <w:right w:w="29" w:type="dxa"/>
        </w:tblCellMar>
        <w:tblLook w:val="0000" w:firstRow="0" w:lastRow="0" w:firstColumn="0" w:lastColumn="0" w:noHBand="0" w:noVBand="0"/>
      </w:tblPr>
      <w:tblGrid>
        <w:gridCol w:w="114"/>
        <w:gridCol w:w="4929"/>
        <w:gridCol w:w="2512"/>
        <w:gridCol w:w="1831"/>
        <w:gridCol w:w="694"/>
      </w:tblGrid>
      <w:tr w:rsidR="00B71EAD" w:rsidRPr="00BE068B" w14:paraId="6F54DE1B"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099D91ED" w14:textId="77777777" w:rsidR="0076083F" w:rsidRPr="00BE068B" w:rsidRDefault="0076083F"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CF3E2B2" w14:textId="77777777" w:rsidR="0076083F" w:rsidRPr="00BE068B" w:rsidRDefault="0076083F" w:rsidP="001512DD">
            <w:pPr>
              <w:spacing w:after="0" w:line="240" w:lineRule="auto"/>
              <w:contextualSpacing/>
              <w:rPr>
                <w:rFonts w:ascii="Gill Sans MT" w:eastAsia="Calibri" w:hAnsi="Gill Sans MT" w:cs="Times New Roman"/>
                <w:w w:val="105"/>
              </w:rPr>
            </w:pPr>
            <w:r w:rsidRPr="00BE068B">
              <w:rPr>
                <w:rFonts w:ascii="Gill Sans MT" w:eastAsia="Calibri" w:hAnsi="Gill Sans MT" w:cs="Times New Roman"/>
                <w:w w:val="105"/>
              </w:rPr>
              <w:t>A1</w:t>
            </w:r>
            <w:r w:rsidR="00701044" w:rsidRPr="00BE068B">
              <w:rPr>
                <w:rFonts w:ascii="Gill Sans MT" w:eastAsia="Calibri" w:hAnsi="Gill Sans MT" w:cs="Times New Roman"/>
                <w:w w:val="105"/>
              </w:rPr>
              <w:t>1</w:t>
            </w:r>
            <w:r w:rsidRPr="00BE068B">
              <w:rPr>
                <w:rFonts w:ascii="Gill Sans MT" w:eastAsia="Calibri" w:hAnsi="Gill Sans MT" w:cs="Times New Roman"/>
                <w:w w:val="105"/>
              </w:rPr>
              <w:t>. Who is the respondent?</w:t>
            </w:r>
          </w:p>
          <w:p w14:paraId="334CD04F" w14:textId="77777777" w:rsidR="0076083F" w:rsidRPr="00BE068B" w:rsidRDefault="0076083F"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BE068B" w:rsidRDefault="0076083F"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w:t>
            </w:r>
            <w:r w:rsidR="00701044" w:rsidRPr="00BE068B">
              <w:rPr>
                <w:rFonts w:ascii="Gill Sans MT" w:eastAsiaTheme="minorEastAsia" w:hAnsi="Gill Sans MT"/>
                <w:lang w:eastAsia="zh-CN"/>
              </w:rPr>
              <w:t>Head of household</w:t>
            </w:r>
          </w:p>
          <w:p w14:paraId="483B9546" w14:textId="77777777" w:rsidR="0076083F"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2=Spouse of head of household</w:t>
            </w:r>
          </w:p>
          <w:p w14:paraId="30DA7160"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BE068B" w:rsidRDefault="0076083F"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2F44C8C6"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25D9AA4C"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A66DC15"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56A4CBE7"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D73123"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66850A6B"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1=Child</w:t>
            </w:r>
          </w:p>
          <w:p w14:paraId="6BEF0171"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2=Parent/parent-in-law</w:t>
            </w:r>
          </w:p>
          <w:p w14:paraId="4B173506"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3=Brother/Sister</w:t>
            </w:r>
          </w:p>
          <w:p w14:paraId="545A13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52FAD7BB"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B2F3A95"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2DE71B8E"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729B4DD9" w14:textId="77777777" w:rsidTr="00D70197">
        <w:trPr>
          <w:trHeight w:val="20"/>
        </w:trPr>
        <w:tc>
          <w:tcPr>
            <w:tcW w:w="114" w:type="dxa"/>
            <w:tcBorders>
              <w:top w:val="single" w:sz="4" w:space="0" w:color="000000"/>
              <w:left w:val="single" w:sz="4" w:space="0" w:color="000000"/>
              <w:bottom w:val="single" w:sz="4" w:space="0" w:color="000000"/>
              <w:right w:val="single" w:sz="4" w:space="0" w:color="auto"/>
            </w:tcBorders>
          </w:tcPr>
          <w:p w14:paraId="7C32F8E5"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4A8372D6" w14:textId="77777777" w:rsidR="00701044" w:rsidRPr="00BE068B" w:rsidRDefault="00701044"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0EAC50AC"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3DD7DC45" w14:textId="0F13F6AA"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r w:rsidR="00B71EAD" w:rsidRPr="00BE068B" w14:paraId="41C97649"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4B067917"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8E77660"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68CB9CE4"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5C876EEC" w14:textId="77777777" w:rsidTr="00D7019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14" w:type="dxa"/>
            <w:tcBorders>
              <w:top w:val="single" w:sz="4" w:space="0" w:color="000000"/>
              <w:left w:val="single" w:sz="4" w:space="0" w:color="auto"/>
              <w:bottom w:val="single" w:sz="4" w:space="0" w:color="000000"/>
              <w:right w:val="single" w:sz="4" w:space="0" w:color="auto"/>
            </w:tcBorders>
          </w:tcPr>
          <w:p w14:paraId="02B50E6E"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1"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BE068B" w:rsidRDefault="00701044"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 xml:space="preserve">(Integer) If no mobile </w:t>
            </w:r>
            <w:r w:rsidRPr="00BE068B">
              <w:rPr>
                <w:rFonts w:ascii="Gill Sans MT" w:eastAsiaTheme="minorEastAsia" w:hAnsi="Gill Sans MT"/>
                <w:i/>
                <w:lang w:eastAsia="zh-CN"/>
              </w:rPr>
              <w:lastRenderedPageBreak/>
              <w:t>number, enter 0</w:t>
            </w:r>
          </w:p>
        </w:tc>
      </w:tr>
    </w:tbl>
    <w:p w14:paraId="52B73EE2" w14:textId="77777777" w:rsidR="00042643" w:rsidRPr="00BE068B" w:rsidRDefault="00042643" w:rsidP="001512DD">
      <w:pPr>
        <w:spacing w:after="0" w:line="240" w:lineRule="auto"/>
        <w:contextualSpacing/>
        <w:rPr>
          <w:rFonts w:ascii="Gill Sans MT" w:hAnsi="Gill Sans MT"/>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114"/>
        <w:gridCol w:w="4929"/>
        <w:gridCol w:w="2517"/>
        <w:gridCol w:w="1826"/>
        <w:gridCol w:w="694"/>
      </w:tblGrid>
      <w:tr w:rsidR="00B71EAD" w:rsidRPr="00BE068B" w14:paraId="1A38FEF3"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AF4343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65836908" w14:textId="471F0F52"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A16</w:t>
            </w:r>
            <w:r w:rsidR="00701044" w:rsidRPr="00BE068B">
              <w:rPr>
                <w:rFonts w:ascii="Gill Sans MT" w:eastAsiaTheme="minorEastAsia" w:hAnsi="Gill Sans MT"/>
                <w:w w:val="105"/>
                <w:lang w:eastAsia="zh-CN"/>
              </w:rPr>
              <w:t>.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293971A7"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79979A3"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4929" w:type="dxa"/>
            <w:tcBorders>
              <w:top w:val="single" w:sz="4" w:space="0" w:color="000000"/>
              <w:left w:val="single" w:sz="4" w:space="0" w:color="auto"/>
              <w:bottom w:val="single" w:sz="4" w:space="0" w:color="000000"/>
              <w:right w:val="single" w:sz="18" w:space="0" w:color="000000"/>
            </w:tcBorders>
          </w:tcPr>
          <w:p w14:paraId="75DC0F05" w14:textId="745AD89F"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A17</w:t>
            </w:r>
            <w:r w:rsidR="00701044" w:rsidRPr="00BE068B">
              <w:rPr>
                <w:rFonts w:ascii="Gill Sans MT" w:eastAsiaTheme="minorEastAsia" w:hAnsi="Gill Sans MT"/>
                <w:w w:val="105"/>
                <w:lang w:eastAsia="zh-CN"/>
              </w:rPr>
              <w:t>.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r w:rsidR="00B71EAD" w:rsidRPr="00BE068B" w14:paraId="0D500028"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BC9EDE2"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CB7C541" w14:textId="68123B0A"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7C1A27AF"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5122B8A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3C139CE4" w14:textId="6B95E16B"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222A83BA" w14:textId="77777777" w:rsidTr="00D70197">
        <w:trPr>
          <w:trHeight w:val="20"/>
        </w:trPr>
        <w:tc>
          <w:tcPr>
            <w:tcW w:w="114" w:type="dxa"/>
            <w:tcBorders>
              <w:top w:val="single" w:sz="4" w:space="0" w:color="000000"/>
              <w:left w:val="single" w:sz="4" w:space="0" w:color="auto"/>
              <w:bottom w:val="single" w:sz="4" w:space="0" w:color="000000"/>
              <w:right w:val="single" w:sz="4" w:space="0" w:color="auto"/>
            </w:tcBorders>
          </w:tcPr>
          <w:p w14:paraId="1271502D" w14:textId="77777777" w:rsidR="00701044" w:rsidRPr="00BE068B" w:rsidRDefault="00701044" w:rsidP="001512DD">
            <w:pPr>
              <w:spacing w:after="0" w:line="240" w:lineRule="auto"/>
              <w:contextualSpacing/>
              <w:rPr>
                <w:rFonts w:ascii="Gill Sans MT" w:eastAsiaTheme="minorEastAsia" w:hAnsi="Gill Sans MT"/>
                <w:lang w:eastAsia="zh-CN"/>
              </w:rPr>
            </w:pPr>
          </w:p>
        </w:tc>
        <w:tc>
          <w:tcPr>
            <w:tcW w:w="7446" w:type="dxa"/>
            <w:gridSpan w:val="2"/>
            <w:tcBorders>
              <w:top w:val="single" w:sz="4" w:space="0" w:color="000000"/>
              <w:left w:val="single" w:sz="4" w:space="0" w:color="auto"/>
              <w:bottom w:val="single" w:sz="4" w:space="0" w:color="000000"/>
              <w:right w:val="single" w:sz="18" w:space="0" w:color="000000"/>
            </w:tcBorders>
          </w:tcPr>
          <w:p w14:paraId="201D7B88" w14:textId="1C77D6D0" w:rsidR="00701044" w:rsidRPr="00BE068B" w:rsidRDefault="001C3ACA" w:rsidP="001512DD">
            <w:pPr>
              <w:spacing w:after="0" w:line="240" w:lineRule="auto"/>
              <w:contextualSpacing/>
              <w:rPr>
                <w:rFonts w:ascii="Gill Sans MT" w:eastAsiaTheme="minorEastAsia" w:hAnsi="Gill Sans MT"/>
                <w:w w:val="105"/>
                <w:lang w:eastAsia="zh-CN"/>
              </w:rPr>
            </w:pPr>
            <w:r w:rsidRPr="00BE068B">
              <w:rPr>
                <w:rFonts w:ascii="Gill Sans MT" w:eastAsiaTheme="minorEastAsia" w:hAnsi="Gill Sans MT"/>
                <w:w w:val="105"/>
                <w:lang w:eastAsia="zh-CN"/>
              </w:rPr>
              <w:t>A18</w:t>
            </w:r>
            <w:r w:rsidR="00701044" w:rsidRPr="00BE068B">
              <w:rPr>
                <w:rFonts w:ascii="Gill Sans MT" w:eastAsiaTheme="minorEastAsia" w:hAnsi="Gill Sans MT"/>
                <w:w w:val="105"/>
                <w:lang w:eastAsia="zh-CN"/>
              </w:rPr>
              <w:t>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BE068B" w:rsidRDefault="00701044" w:rsidP="001512DD">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(Integer) If no mobile number, enter 0</w:t>
            </w:r>
          </w:p>
        </w:tc>
      </w:tr>
      <w:tr w:rsidR="00B71EAD" w:rsidRPr="00BE068B" w14:paraId="138FDF0A" w14:textId="77777777" w:rsidTr="00D7019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114" w:type="dxa"/>
            <w:tcBorders>
              <w:top w:val="single" w:sz="4" w:space="0" w:color="000000"/>
              <w:left w:val="single" w:sz="4" w:space="0" w:color="000000"/>
              <w:bottom w:val="single" w:sz="4" w:space="0" w:color="000000"/>
              <w:right w:val="single" w:sz="4" w:space="0" w:color="auto"/>
            </w:tcBorders>
          </w:tcPr>
          <w:p w14:paraId="540C4BB0" w14:textId="77777777" w:rsidR="00701044" w:rsidRPr="00BE068B" w:rsidRDefault="00701044" w:rsidP="001512DD">
            <w:pPr>
              <w:spacing w:after="0" w:line="240" w:lineRule="auto"/>
              <w:contextualSpacing/>
              <w:rPr>
                <w:rFonts w:ascii="Gill Sans MT" w:eastAsia="Calibri" w:hAnsi="Gill Sans MT" w:cs="Times New Roman"/>
                <w:w w:val="105"/>
              </w:rPr>
            </w:pPr>
          </w:p>
        </w:tc>
        <w:tc>
          <w:tcPr>
            <w:tcW w:w="4929" w:type="dxa"/>
            <w:tcBorders>
              <w:top w:val="single" w:sz="4" w:space="0" w:color="000000"/>
              <w:left w:val="single" w:sz="4" w:space="0" w:color="auto"/>
              <w:bottom w:val="single" w:sz="4" w:space="0" w:color="000000"/>
            </w:tcBorders>
          </w:tcPr>
          <w:p w14:paraId="76C085F6" w14:textId="66410718" w:rsidR="00701044" w:rsidRPr="00BE068B" w:rsidRDefault="001C3ACA" w:rsidP="001512DD">
            <w:pPr>
              <w:spacing w:after="0" w:line="240" w:lineRule="auto"/>
              <w:contextualSpacing/>
              <w:rPr>
                <w:rFonts w:ascii="Gill Sans MT" w:eastAsia="Calibri" w:hAnsi="Gill Sans MT" w:cs="Times New Roman"/>
                <w:i/>
                <w:w w:val="105"/>
              </w:rPr>
            </w:pPr>
            <w:r w:rsidRPr="00BE068B">
              <w:rPr>
                <w:rFonts w:ascii="Gill Sans MT" w:eastAsia="Calibri" w:hAnsi="Gill Sans MT" w:cs="Times New Roman"/>
                <w:w w:val="105"/>
              </w:rPr>
              <w:t>A19</w:t>
            </w:r>
            <w:r w:rsidR="00701044" w:rsidRPr="00BE068B">
              <w:rPr>
                <w:rFonts w:ascii="Gill Sans MT" w:eastAsia="Calibri" w:hAnsi="Gill Sans MT" w:cs="Times New Roman"/>
                <w:w w:val="105"/>
              </w:rPr>
              <w:t>.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1=Male</w:t>
            </w:r>
          </w:p>
          <w:p w14:paraId="6F5CFF73" w14:textId="77777777" w:rsidR="00701044" w:rsidRPr="00BE068B" w:rsidRDefault="00701044"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2=Female</w:t>
            </w:r>
          </w:p>
          <w:p w14:paraId="7C001906" w14:textId="405F494C" w:rsidR="00EA41DE" w:rsidRPr="00BE068B" w:rsidRDefault="000360B1" w:rsidP="001512DD">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999</w:t>
            </w:r>
            <w:r w:rsidR="00EA41DE" w:rsidRPr="00BE068B">
              <w:rPr>
                <w:rFonts w:ascii="Gill Sans MT" w:eastAsiaTheme="minorEastAsia" w:hAnsi="Gill Sans MT"/>
                <w:lang w:eastAsia="zh-CN"/>
              </w:rPr>
              <w:t>=Prefer not to respond</w:t>
            </w:r>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BE068B" w:rsidRDefault="00701044" w:rsidP="001512DD">
            <w:pPr>
              <w:spacing w:after="0" w:line="240" w:lineRule="auto"/>
              <w:contextualSpacing/>
              <w:rPr>
                <w:rFonts w:ascii="Gill Sans MT" w:eastAsia="Calibri" w:hAnsi="Gill Sans MT" w:cs="Times New Roman"/>
                <w:i/>
              </w:rPr>
            </w:pPr>
            <w:r w:rsidRPr="00BE068B">
              <w:rPr>
                <w:rFonts w:ascii="Gill Sans MT" w:eastAsia="Calibri" w:hAnsi="Gill Sans MT" w:cs="Times New Roman"/>
                <w:i/>
              </w:rPr>
              <w:t>(Code)</w:t>
            </w:r>
          </w:p>
        </w:tc>
      </w:tr>
    </w:tbl>
    <w:p w14:paraId="116C48EB" w14:textId="77777777" w:rsidR="0076083F" w:rsidRPr="00BE068B" w:rsidRDefault="0076083F" w:rsidP="001512DD">
      <w:pPr>
        <w:spacing w:after="0" w:line="240" w:lineRule="auto"/>
        <w:contextualSpacing/>
        <w:rPr>
          <w:rFonts w:ascii="Gill Sans MT" w:hAnsi="Gill Sans MT"/>
          <w:b/>
        </w:rPr>
      </w:pPr>
    </w:p>
    <w:p w14:paraId="02362163" w14:textId="77777777" w:rsidR="0076083F" w:rsidRPr="00BE068B" w:rsidRDefault="0076083F" w:rsidP="001512DD">
      <w:pPr>
        <w:spacing w:after="0" w:line="240" w:lineRule="auto"/>
        <w:contextualSpacing/>
        <w:rPr>
          <w:rFonts w:ascii="Gill Sans MT" w:hAnsi="Gill Sans MT"/>
          <w:b/>
        </w:rPr>
      </w:pPr>
    </w:p>
    <w:p w14:paraId="5C76CD0B" w14:textId="45BC0AFA" w:rsidR="00042643" w:rsidRPr="00BE068B" w:rsidRDefault="006C2023" w:rsidP="001C3ACA">
      <w:pPr>
        <w:spacing w:after="0" w:line="240" w:lineRule="auto"/>
        <w:contextualSpacing/>
        <w:rPr>
          <w:rFonts w:ascii="Gill Sans MT" w:hAnsi="Gill Sans MT"/>
          <w:b/>
        </w:rPr>
      </w:pPr>
      <w:r w:rsidRPr="00BE068B">
        <w:rPr>
          <w:rFonts w:ascii="Gill Sans MT" w:eastAsia="Times New Roman" w:hAnsi="Gill Sans MT" w:cs="Times New Roman"/>
          <w:b/>
          <w:bCs/>
        </w:rPr>
        <w:t xml:space="preserve">SECTION </w:t>
      </w:r>
      <w:r w:rsidR="00042643" w:rsidRPr="00BE068B">
        <w:rPr>
          <w:rFonts w:ascii="Gill Sans MT" w:eastAsia="Times New Roman" w:hAnsi="Gill Sans MT"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124"/>
        <w:gridCol w:w="4500"/>
        <w:gridCol w:w="414"/>
        <w:gridCol w:w="2160"/>
        <w:gridCol w:w="356"/>
        <w:gridCol w:w="6"/>
        <w:gridCol w:w="8"/>
        <w:gridCol w:w="1790"/>
        <w:gridCol w:w="18"/>
        <w:gridCol w:w="704"/>
      </w:tblGrid>
      <w:tr w:rsidR="00B71EAD" w:rsidRPr="00BE068B" w14:paraId="67388F3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4A5002D"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5904AEBD" w14:textId="72201E6F"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w:t>
            </w:r>
            <w:r w:rsidR="00B71EAD" w:rsidRPr="00BE068B">
              <w:rPr>
                <w:rFonts w:ascii="Gill Sans MT" w:hAnsi="Gill Sans MT"/>
                <w:w w:val="105"/>
              </w:rPr>
              <w:t>. What is your marital status (</w:t>
            </w:r>
            <w:r w:rsidR="00B71EAD" w:rsidRPr="00BE068B">
              <w:rPr>
                <w:rFonts w:ascii="Gill Sans MT" w:hAnsi="Gill Sans MT"/>
                <w:b/>
                <w:w w:val="105"/>
              </w:rPr>
              <w:t>married</w:t>
            </w:r>
            <w:r w:rsidR="00B71EAD" w:rsidRPr="00BE068B">
              <w:rPr>
                <w:rFonts w:ascii="Gill Sans MT" w:hAnsi="Gill Sans MT"/>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4365FB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2=Polygamously married</w:t>
            </w:r>
          </w:p>
          <w:p w14:paraId="3A740192" w14:textId="62932B71"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0F6D17F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673CC44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2142D36D" w14:textId="738A80C2"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212658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132459"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1BB5CB33" w14:textId="14665987"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105503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FDAED5E"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0CD13ECA"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B2b. What is the marital status of the household head? (</w:t>
            </w:r>
            <w:r w:rsidRPr="00BE068B">
              <w:rPr>
                <w:rFonts w:ascii="Gill Sans MT" w:hAnsi="Gill Sans MT"/>
                <w:b/>
                <w:w w:val="105"/>
              </w:rPr>
              <w:t>married_head</w:t>
            </w:r>
            <w:r w:rsidRPr="00BE068B">
              <w:rPr>
                <w:rFonts w:ascii="Gill Sans MT" w:hAnsi="Gill Sans MT"/>
                <w:w w:val="105"/>
              </w:rPr>
              <w:t>)</w:t>
            </w:r>
          </w:p>
          <w:p w14:paraId="526286C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1=Monogamously married</w:t>
            </w:r>
          </w:p>
          <w:p w14:paraId="581E6C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2=Polygamously married</w:t>
            </w:r>
          </w:p>
          <w:p w14:paraId="2222CB64" w14:textId="35D97C83"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w:t>
            </w:r>
            <w:r w:rsidR="000B0A99" w:rsidRPr="00BE068B">
              <w:rPr>
                <w:rFonts w:ascii="Gill Sans MT" w:eastAsiaTheme="minorEastAsia" w:hAnsi="Gill Sans MT" w:cs="Times New Roman"/>
                <w:w w:val="105"/>
                <w:lang w:eastAsia="zh-CN"/>
              </w:rPr>
              <w:t>Never</w:t>
            </w:r>
            <w:r w:rsidRPr="00BE068B">
              <w:rPr>
                <w:rFonts w:ascii="Gill Sans MT" w:eastAsiaTheme="minorEastAsia" w:hAnsi="Gill Sans MT" w:cs="Times New Roman"/>
                <w:w w:val="105"/>
                <w:lang w:eastAsia="zh-CN"/>
              </w:rPr>
              <w:t xml:space="preserve"> married</w:t>
            </w:r>
          </w:p>
          <w:p w14:paraId="2BE1916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4=Widowed</w:t>
            </w:r>
          </w:p>
          <w:p w14:paraId="0794AAC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5=Divorced</w:t>
            </w:r>
          </w:p>
          <w:p w14:paraId="6D67BC1A" w14:textId="4AB8FD4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w:t>
            </w:r>
            <w:r w:rsidR="000B0A99" w:rsidRPr="00BE068B">
              <w:rPr>
                <w:rFonts w:ascii="Gill Sans MT" w:eastAsiaTheme="minorEastAsia" w:hAnsi="Gill Sans MT" w:cs="Times New Roman"/>
                <w:w w:val="105"/>
                <w:lang w:eastAsia="zh-CN"/>
              </w:rPr>
              <w:t>Separated</w:t>
            </w:r>
          </w:p>
          <w:p w14:paraId="358558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7=Cohabitating</w:t>
            </w:r>
          </w:p>
          <w:p w14:paraId="57AC7242" w14:textId="77777777" w:rsidR="00F3482A" w:rsidRPr="00BE068B" w:rsidRDefault="00F3482A" w:rsidP="00F3482A">
            <w:pPr>
              <w:spacing w:after="0" w:line="240" w:lineRule="auto"/>
              <w:contextualSpacing/>
              <w:rPr>
                <w:rFonts w:ascii="Gill Sans MT" w:hAnsi="Gill Sans MT"/>
              </w:rPr>
            </w:pPr>
            <w:r w:rsidRPr="00BE068B">
              <w:rPr>
                <w:rFonts w:ascii="Gill Sans MT" w:hAnsi="Gill Sans MT"/>
              </w:rPr>
              <w:t>97=Other, please specify</w:t>
            </w:r>
          </w:p>
          <w:p w14:paraId="3FA8134D" w14:textId="0DA83A40" w:rsidR="00F3482A" w:rsidRPr="00BE068B" w:rsidRDefault="00F3482A" w:rsidP="00F3482A">
            <w:pPr>
              <w:spacing w:after="0"/>
              <w:rPr>
                <w:rFonts w:ascii="Gill Sans MT" w:eastAsiaTheme="minorEastAsia" w:hAnsi="Gill Sans MT" w:cs="Times New Roman"/>
                <w:w w:val="105"/>
                <w:lang w:eastAsia="zh-CN"/>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1174612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E3D581"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682892E" w14:textId="6E09B8E0"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 What is your tribe? (</w:t>
            </w:r>
            <w:r w:rsidR="00B71EAD" w:rsidRPr="00BE068B">
              <w:rPr>
                <w:rFonts w:ascii="Gill Sans MT" w:hAnsi="Gill Sans MT"/>
                <w:b/>
                <w:w w:val="105"/>
              </w:rPr>
              <w:t>tribe</w:t>
            </w:r>
            <w:r w:rsidR="00B71EAD" w:rsidRPr="00BE068B">
              <w:rPr>
                <w:rFonts w:ascii="Gill Sans MT" w:hAnsi="Gill Sans MT"/>
                <w:w w:val="105"/>
              </w:rPr>
              <w:t>)</w:t>
            </w:r>
          </w:p>
        </w:tc>
        <w:tc>
          <w:tcPr>
            <w:tcW w:w="2160" w:type="dxa"/>
            <w:tcBorders>
              <w:top w:val="single" w:sz="4" w:space="0" w:color="000000"/>
              <w:bottom w:val="single" w:sz="4" w:space="0" w:color="000000"/>
            </w:tcBorders>
          </w:tcPr>
          <w:p w14:paraId="38D5A95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1=Chewa</w:t>
            </w:r>
          </w:p>
          <w:p w14:paraId="77CD48B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2=N'goni</w:t>
            </w:r>
          </w:p>
          <w:p w14:paraId="196B68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3=Nsenga</w:t>
            </w:r>
          </w:p>
          <w:p w14:paraId="4893DBA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6B5D51A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5=Tumbuka</w:t>
            </w:r>
          </w:p>
          <w:p w14:paraId="76126D4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6=Senga</w:t>
            </w:r>
          </w:p>
          <w:p w14:paraId="3BF70F2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7=Kunda</w:t>
            </w:r>
          </w:p>
          <w:p w14:paraId="100CA3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6FAC526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10=Luvale</w:t>
            </w:r>
          </w:p>
          <w:p w14:paraId="40E1264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188595B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12=Lozi</w:t>
            </w:r>
          </w:p>
          <w:p w14:paraId="57CD11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1263A89"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A0997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0B2EB5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BF940B"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289F4E67" w14:textId="211DCFDA" w:rsidR="00B71EAD" w:rsidRPr="00BE068B" w:rsidRDefault="001C3ACA" w:rsidP="001512DD">
            <w:pPr>
              <w:tabs>
                <w:tab w:val="left" w:pos="2880"/>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B3</w:t>
            </w:r>
            <w:r w:rsidR="00B71EAD" w:rsidRPr="00BE068B">
              <w:rPr>
                <w:rFonts w:ascii="Gill Sans MT" w:hAnsi="Gill Sans MT"/>
                <w:w w:val="105"/>
              </w:rPr>
              <w:t>b. If other, please specify</w:t>
            </w:r>
            <w:r w:rsidR="00B71EAD" w:rsidRPr="00BE068B">
              <w:rPr>
                <w:rFonts w:ascii="Gill Sans MT" w:hAnsi="Gill Sans MT"/>
                <w:w w:val="105"/>
              </w:rPr>
              <w:tab/>
            </w:r>
          </w:p>
          <w:p w14:paraId="028F882F" w14:textId="77777777" w:rsidR="00B71EAD" w:rsidRPr="00BE068B" w:rsidRDefault="00B71EAD" w:rsidP="001512DD">
            <w:pPr>
              <w:tabs>
                <w:tab w:val="left" w:pos="2880"/>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5F41D09C"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FC8070"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3D83C3A" w14:textId="2BCD0E44"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 What is the tribe of your spouse? </w:t>
            </w:r>
          </w:p>
          <w:p w14:paraId="598B5A81"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r w:rsidRPr="00BE068B">
              <w:rPr>
                <w:rFonts w:ascii="Gill Sans MT" w:hAnsi="Gill Sans MT"/>
                <w:b/>
                <w:w w:val="105"/>
              </w:rPr>
              <w:t>tribe_spouse</w:t>
            </w:r>
            <w:r w:rsidRPr="00BE068B">
              <w:rPr>
                <w:rFonts w:ascii="Gill Sans MT" w:hAnsi="Gill Sans MT"/>
                <w:w w:val="105"/>
              </w:rPr>
              <w:t>)</w:t>
            </w:r>
          </w:p>
          <w:p w14:paraId="521BF41C"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Skip if B2 </w:t>
            </w:r>
            <w:r w:rsidRPr="00BE068B">
              <w:rPr>
                <w:rFonts w:ascii="Gill Sans MT" w:hAnsi="Gill Sans MT"/>
                <w:w w:val="105"/>
              </w:rPr>
              <w:t>≠</w:t>
            </w:r>
            <w:r w:rsidRPr="00BE068B">
              <w:rPr>
                <w:rFonts w:ascii="Gill Sans MT" w:hAnsi="Gill Sans MT"/>
                <w:i/>
                <w:w w:val="105"/>
              </w:rPr>
              <w:t>1 and A11=2</w:t>
            </w:r>
          </w:p>
        </w:tc>
        <w:tc>
          <w:tcPr>
            <w:tcW w:w="2160" w:type="dxa"/>
            <w:tcBorders>
              <w:top w:val="single" w:sz="4" w:space="0" w:color="000000"/>
              <w:bottom w:val="single" w:sz="4" w:space="0" w:color="000000"/>
            </w:tcBorders>
          </w:tcPr>
          <w:p w14:paraId="1570A99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1=Chewa</w:t>
            </w:r>
          </w:p>
          <w:p w14:paraId="1E25FFE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2=N'goni</w:t>
            </w:r>
          </w:p>
          <w:p w14:paraId="32D663A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3=Nsenga</w:t>
            </w:r>
          </w:p>
          <w:p w14:paraId="65B9123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07FCDC6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5=Tumbuka</w:t>
            </w:r>
          </w:p>
          <w:p w14:paraId="0AA0A1D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6=Senga</w:t>
            </w:r>
          </w:p>
          <w:p w14:paraId="4F6D1B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7=Kunda</w:t>
            </w:r>
          </w:p>
          <w:p w14:paraId="27BB734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40305D4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10=Luvale</w:t>
            </w:r>
          </w:p>
          <w:p w14:paraId="1A766E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C7B7B8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12=Lozi</w:t>
            </w:r>
          </w:p>
          <w:p w14:paraId="383DAF6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317EA3F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6265E2C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37BA8F1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7AECE089"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C6EEF3D" w14:textId="1DF538B7"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b. If other, please specify</w:t>
            </w:r>
          </w:p>
          <w:p w14:paraId="76DCE095"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4D69CC9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B0FC48A"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76F3A68A" w14:textId="33C3941D"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 xml:space="preserve">c. What is the tribe of your senior spouse? </w:t>
            </w:r>
          </w:p>
          <w:p w14:paraId="7C48F61D"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 xml:space="preserve"> (</w:t>
            </w:r>
            <w:r w:rsidRPr="00BE068B">
              <w:rPr>
                <w:rFonts w:ascii="Gill Sans MT" w:hAnsi="Gill Sans MT"/>
                <w:b/>
                <w:w w:val="105"/>
              </w:rPr>
              <w:t>tribe_pspouse</w:t>
            </w:r>
            <w:r w:rsidRPr="00BE068B">
              <w:rPr>
                <w:rFonts w:ascii="Gill Sans MT" w:hAnsi="Gill Sans MT"/>
                <w:w w:val="105"/>
              </w:rPr>
              <w:t>)</w:t>
            </w:r>
          </w:p>
          <w:p w14:paraId="1616ABA7"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Only ask if B2=2</w:t>
            </w:r>
          </w:p>
        </w:tc>
        <w:tc>
          <w:tcPr>
            <w:tcW w:w="2160" w:type="dxa"/>
            <w:tcBorders>
              <w:top w:val="single" w:sz="4" w:space="0" w:color="000000"/>
              <w:bottom w:val="single" w:sz="4" w:space="0" w:color="000000"/>
            </w:tcBorders>
          </w:tcPr>
          <w:p w14:paraId="7EC3D58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1=Chewa</w:t>
            </w:r>
          </w:p>
          <w:p w14:paraId="39E4385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2=N'goni</w:t>
            </w:r>
          </w:p>
          <w:p w14:paraId="035181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3=Nsenga</w:t>
            </w:r>
          </w:p>
          <w:p w14:paraId="68DB175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381AEAF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5=Tumbuka</w:t>
            </w:r>
          </w:p>
          <w:p w14:paraId="7BB55428"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6=Senga</w:t>
            </w:r>
          </w:p>
          <w:p w14:paraId="766A6C7A"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7=Kunda</w:t>
            </w:r>
          </w:p>
          <w:p w14:paraId="6BD07E8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765F50C6"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10=Luvale</w:t>
            </w:r>
          </w:p>
          <w:p w14:paraId="41AABBC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4DF1D6D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12=Lozi</w:t>
            </w:r>
          </w:p>
          <w:p w14:paraId="51CB0BDB"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7592BB0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191E000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71EAD" w:rsidRPr="00BE068B" w14:paraId="5716258F"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EDB39E3" w14:textId="77777777" w:rsidR="00B71EAD" w:rsidRPr="00BE068B" w:rsidRDefault="00B71EAD"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B48A2A9" w14:textId="59986703"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d. If other, please specify</w:t>
            </w:r>
          </w:p>
          <w:p w14:paraId="5C952E7F" w14:textId="77777777" w:rsidR="00B71EAD" w:rsidRPr="00BE068B" w:rsidRDefault="00B71EAD"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BE068B" w:rsidRDefault="00B71EAD"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71EAD" w:rsidRPr="00BE068B" w14:paraId="066CB4CB"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07ABD3EB" w14:textId="77777777" w:rsidR="00B71EAD" w:rsidRPr="00BE068B" w:rsidRDefault="00B71EAD"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5ED803D" w14:textId="71F275FA" w:rsidR="00B71EAD"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B71EAD" w:rsidRPr="00BE068B">
              <w:rPr>
                <w:rFonts w:ascii="Gill Sans MT" w:hAnsi="Gill Sans MT"/>
                <w:w w:val="105"/>
              </w:rPr>
              <w:t>e. What is the tribe of the household head? (</w:t>
            </w:r>
            <w:r w:rsidR="00B71EAD" w:rsidRPr="00BE068B">
              <w:rPr>
                <w:rFonts w:ascii="Gill Sans MT" w:hAnsi="Gill Sans MT"/>
                <w:b/>
                <w:w w:val="105"/>
              </w:rPr>
              <w:t>tribe_head</w:t>
            </w:r>
            <w:r w:rsidR="00B71EAD" w:rsidRPr="00BE068B">
              <w:rPr>
                <w:rFonts w:ascii="Gill Sans MT" w:hAnsi="Gill Sans MT"/>
                <w:w w:val="105"/>
              </w:rPr>
              <w:t>)</w:t>
            </w:r>
          </w:p>
          <w:p w14:paraId="635D81E5" w14:textId="77777777" w:rsidR="00B71EAD" w:rsidRPr="00BE068B" w:rsidRDefault="00B71EAD"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tc>
        <w:tc>
          <w:tcPr>
            <w:tcW w:w="2160" w:type="dxa"/>
            <w:tcBorders>
              <w:top w:val="single" w:sz="4" w:space="0" w:color="000000"/>
              <w:bottom w:val="single" w:sz="4" w:space="0" w:color="000000"/>
            </w:tcBorders>
          </w:tcPr>
          <w:p w14:paraId="154D10F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1=Chewa</w:t>
            </w:r>
          </w:p>
          <w:p w14:paraId="488FFD30"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2=N'goni</w:t>
            </w:r>
          </w:p>
          <w:p w14:paraId="56F0FC2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3=Nsenga</w:t>
            </w:r>
          </w:p>
          <w:p w14:paraId="7605EBE2"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5C373223"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5=Tumbuka</w:t>
            </w:r>
          </w:p>
          <w:p w14:paraId="4C8B5E6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6=Senga</w:t>
            </w:r>
          </w:p>
          <w:p w14:paraId="19B2632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7=Kunda</w:t>
            </w:r>
          </w:p>
          <w:p w14:paraId="6B9283B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3045BBE5"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10=Luvale</w:t>
            </w:r>
          </w:p>
          <w:p w14:paraId="7E4613BC"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61700171"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12=Lozi</w:t>
            </w:r>
          </w:p>
          <w:p w14:paraId="20F4267E"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51756C77"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20CEF004" w14:textId="77777777" w:rsidR="00B71EAD" w:rsidRPr="00BE068B" w:rsidRDefault="00B71EAD"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BE068B" w:rsidRDefault="00B71EAD"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396812" w:rsidRPr="00BE068B" w14:paraId="55B90966"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3609056"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7A8DFCBE" w14:textId="49A03D68" w:rsidR="00396812" w:rsidRPr="00BE068B" w:rsidRDefault="001C3ACA"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B4</w:t>
            </w:r>
            <w:r w:rsidR="00396812" w:rsidRPr="00BE068B">
              <w:rPr>
                <w:rFonts w:ascii="Gill Sans MT" w:hAnsi="Gill Sans MT"/>
                <w:w w:val="105"/>
              </w:rPr>
              <w:t>f. If other, please specify</w:t>
            </w:r>
            <w:r w:rsidR="00396812" w:rsidRPr="00BE068B">
              <w:rPr>
                <w:rFonts w:ascii="Gill Sans MT" w:hAnsi="Gill Sans MT"/>
                <w:w w:val="105"/>
              </w:rPr>
              <w:tab/>
            </w:r>
          </w:p>
          <w:p w14:paraId="34260C7F"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p w14:paraId="2A7E98CF" w14:textId="77777777" w:rsidR="00396812" w:rsidRPr="00BE068B" w:rsidRDefault="00396812" w:rsidP="001512DD">
            <w:pPr>
              <w:tabs>
                <w:tab w:val="left" w:pos="3449"/>
              </w:tabs>
              <w:spacing w:afterLines="20" w:after="48" w:line="240" w:lineRule="auto"/>
              <w:contextualSpacing/>
              <w:rPr>
                <w:rFonts w:ascii="Gill Sans MT" w:hAnsi="Gill Sans MT"/>
                <w:i/>
              </w:rPr>
            </w:pPr>
          </w:p>
        </w:tc>
      </w:tr>
      <w:tr w:rsidR="00396812" w:rsidRPr="00BE068B" w14:paraId="60BA104A"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6AA83D8" w14:textId="77777777" w:rsidR="00396812" w:rsidRPr="00BE068B" w:rsidRDefault="00396812" w:rsidP="001512DD">
            <w:pPr>
              <w:kinsoku w:val="0"/>
              <w:overflowPunct w:val="0"/>
              <w:spacing w:afterLines="20" w:after="48" w:line="240" w:lineRule="auto"/>
              <w:ind w:left="119"/>
              <w:contextualSpacing/>
              <w:rPr>
                <w:rFonts w:ascii="Gill Sans MT" w:hAnsi="Gill Sans MT"/>
                <w:w w:val="105"/>
              </w:rPr>
            </w:pPr>
          </w:p>
        </w:tc>
        <w:tc>
          <w:tcPr>
            <w:tcW w:w="7444" w:type="dxa"/>
            <w:gridSpan w:val="6"/>
            <w:tcBorders>
              <w:top w:val="single" w:sz="4" w:space="0" w:color="000000"/>
              <w:left w:val="single" w:sz="4" w:space="0" w:color="000000"/>
              <w:bottom w:val="single" w:sz="4" w:space="0" w:color="000000"/>
            </w:tcBorders>
          </w:tcPr>
          <w:p w14:paraId="4690BDA0" w14:textId="66812C4E"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B5</w:t>
            </w:r>
            <w:r w:rsidR="00396812" w:rsidRPr="00BE068B">
              <w:rPr>
                <w:rFonts w:ascii="Gill Sans MT" w:hAnsi="Gill Sans MT"/>
                <w:w w:val="105"/>
              </w:rPr>
              <w:t>. How many children do you have? (</w:t>
            </w:r>
            <w:r w:rsidR="00396812" w:rsidRPr="00BE068B">
              <w:rPr>
                <w:rFonts w:ascii="Gill Sans MT" w:hAnsi="Gill Sans MT"/>
                <w:b/>
                <w:w w:val="105"/>
              </w:rPr>
              <w:t>children</w:t>
            </w:r>
            <w:r w:rsidR="00396812" w:rsidRPr="00BE068B">
              <w:rPr>
                <w:rFonts w:ascii="Gill Sans MT" w:hAnsi="Gill Sans MT"/>
                <w:w w:val="105"/>
              </w:rPr>
              <w:t>)</w:t>
            </w:r>
          </w:p>
          <w:p w14:paraId="39C779E5" w14:textId="77777777" w:rsidR="00396812" w:rsidRPr="00BE068B" w:rsidRDefault="00396812" w:rsidP="001512DD">
            <w:pPr>
              <w:tabs>
                <w:tab w:val="left" w:pos="2912"/>
              </w:tabs>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BE068B" w:rsidRDefault="00396812" w:rsidP="001512DD">
            <w:pPr>
              <w:tabs>
                <w:tab w:val="left" w:pos="3449"/>
              </w:tabs>
              <w:spacing w:afterLines="20" w:after="48" w:line="240" w:lineRule="auto"/>
              <w:contextualSpacing/>
              <w:rPr>
                <w:rFonts w:ascii="Gill Sans MT" w:hAnsi="Gill Sans MT"/>
                <w:i/>
              </w:rPr>
            </w:pPr>
            <w:r w:rsidRPr="00BE068B">
              <w:rPr>
                <w:rFonts w:ascii="Gill Sans MT" w:hAnsi="Gill Sans MT"/>
                <w:i/>
              </w:rPr>
              <w:t>(Integer)</w:t>
            </w:r>
          </w:p>
        </w:tc>
      </w:tr>
      <w:tr w:rsidR="00396812" w:rsidRPr="00BE068B" w14:paraId="5C72F02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D0FCC1C" w14:textId="77777777" w:rsidR="00396812" w:rsidRPr="00BE068B" w:rsidRDefault="00396812"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42163739" w14:textId="29622388" w:rsidR="00396812"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396812" w:rsidRPr="00BE068B">
              <w:rPr>
                <w:rFonts w:ascii="Gill Sans MT" w:hAnsi="Gill Sans MT"/>
                <w:w w:val="105"/>
              </w:rPr>
              <w:t xml:space="preserve">. What is the tribe of your (eldest) child?    </w:t>
            </w:r>
          </w:p>
          <w:p w14:paraId="69515282"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w:t>
            </w:r>
            <w:r w:rsidRPr="00BE068B">
              <w:rPr>
                <w:rFonts w:ascii="Gill Sans MT" w:hAnsi="Gill Sans MT"/>
                <w:b/>
                <w:w w:val="105"/>
              </w:rPr>
              <w:t>tribe_child</w:t>
            </w:r>
            <w:r w:rsidRPr="00BE068B">
              <w:rPr>
                <w:rFonts w:ascii="Gill Sans MT" w:hAnsi="Gill Sans MT"/>
                <w:w w:val="105"/>
              </w:rPr>
              <w:t>)</w:t>
            </w:r>
          </w:p>
          <w:p w14:paraId="6FD72608" w14:textId="77777777" w:rsidR="00396812" w:rsidRPr="00BE068B" w:rsidRDefault="0039681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Skip if B9=0</w:t>
            </w:r>
          </w:p>
        </w:tc>
        <w:tc>
          <w:tcPr>
            <w:tcW w:w="2160" w:type="dxa"/>
            <w:tcBorders>
              <w:top w:val="single" w:sz="4" w:space="0" w:color="000000"/>
              <w:bottom w:val="single" w:sz="4" w:space="0" w:color="000000"/>
            </w:tcBorders>
          </w:tcPr>
          <w:p w14:paraId="2BDAF4D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1=Chewa</w:t>
            </w:r>
          </w:p>
          <w:p w14:paraId="09EEF622"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2=N'goni</w:t>
            </w:r>
          </w:p>
          <w:p w14:paraId="2F6521A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3=Nsenga</w:t>
            </w:r>
          </w:p>
          <w:p w14:paraId="55C929C8"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4=Tonga</w:t>
            </w:r>
          </w:p>
          <w:p w14:paraId="2154D23F"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5=Tumbuka</w:t>
            </w:r>
          </w:p>
          <w:p w14:paraId="4E1286A4"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6=Senga</w:t>
            </w:r>
          </w:p>
          <w:p w14:paraId="37C40D8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7=Kunda</w:t>
            </w:r>
          </w:p>
          <w:p w14:paraId="7748E177"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9=Lunda</w:t>
            </w:r>
          </w:p>
          <w:p w14:paraId="5D78672D"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10=Luvale</w:t>
            </w:r>
          </w:p>
          <w:p w14:paraId="6F1B1AC9"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11=Kaonde</w:t>
            </w:r>
          </w:p>
          <w:p w14:paraId="7DDF915E"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12=Lozi</w:t>
            </w:r>
          </w:p>
          <w:p w14:paraId="04D8C933"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13=Bemba </w:t>
            </w:r>
          </w:p>
          <w:p w14:paraId="0BAB5B5C"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 xml:space="preserve">14=Zambian only </w:t>
            </w:r>
          </w:p>
          <w:p w14:paraId="47DC83E1" w14:textId="77777777" w:rsidR="00396812" w:rsidRPr="00BE068B" w:rsidRDefault="00396812" w:rsidP="001512DD">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BE068B" w:rsidRDefault="00396812"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540F30" w:rsidRPr="00BE068B" w14:paraId="7EC203D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82624F4" w14:textId="77777777" w:rsidR="00540F30" w:rsidRPr="00BE068B" w:rsidRDefault="00540F30"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0A6469BA" w14:textId="4219251B"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B6</w:t>
            </w:r>
            <w:r w:rsidR="00540F30" w:rsidRPr="00BE068B">
              <w:rPr>
                <w:rFonts w:ascii="Gill Sans MT" w:hAnsi="Gill Sans MT"/>
                <w:w w:val="105"/>
              </w:rPr>
              <w:t>b. If other, please specify</w:t>
            </w:r>
          </w:p>
          <w:p w14:paraId="4938CA2E" w14:textId="77777777" w:rsidR="00540F30" w:rsidRPr="00BE068B" w:rsidRDefault="00540F30"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BE068B" w:rsidRDefault="00540F30"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540F30" w:rsidRPr="00BE068B" w14:paraId="7FF590D8"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B09E156" w14:textId="77777777" w:rsidR="00540F30" w:rsidRPr="00BE068B" w:rsidRDefault="00540F30" w:rsidP="001512DD">
            <w:pPr>
              <w:spacing w:after="0"/>
              <w:rPr>
                <w:rFonts w:ascii="Gill Sans MT" w:eastAsia="Calibri" w:hAnsi="Gill Sans MT" w:cs="Times New Roman"/>
              </w:rPr>
            </w:pPr>
          </w:p>
        </w:tc>
        <w:tc>
          <w:tcPr>
            <w:tcW w:w="4914" w:type="dxa"/>
            <w:gridSpan w:val="2"/>
            <w:tcBorders>
              <w:top w:val="single" w:sz="4" w:space="0" w:color="000000"/>
              <w:left w:val="single" w:sz="4" w:space="0" w:color="000000"/>
              <w:bottom w:val="single" w:sz="4" w:space="0" w:color="000000"/>
            </w:tcBorders>
          </w:tcPr>
          <w:p w14:paraId="6B660577" w14:textId="507BF344" w:rsidR="00540F30" w:rsidRPr="00BE068B" w:rsidRDefault="001C3ACA"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B7</w:t>
            </w:r>
            <w:r w:rsidR="00540F30" w:rsidRPr="00BE068B">
              <w:rPr>
                <w:rFonts w:ascii="Gill Sans MT" w:hAnsi="Gill Sans MT"/>
                <w:w w:val="105"/>
              </w:rPr>
              <w:t>. What is your religion, if any? (</w:t>
            </w:r>
            <w:r w:rsidR="00540F30" w:rsidRPr="00BE068B">
              <w:rPr>
                <w:rFonts w:ascii="Gill Sans MT" w:hAnsi="Gill Sans MT"/>
                <w:b/>
                <w:w w:val="105"/>
              </w:rPr>
              <w:t>religion</w:t>
            </w:r>
            <w:r w:rsidR="00540F30" w:rsidRPr="00BE068B">
              <w:rPr>
                <w:rFonts w:ascii="Gill Sans MT" w:hAnsi="Gill Sans MT"/>
                <w:w w:val="105"/>
              </w:rPr>
              <w:t>)</w:t>
            </w:r>
          </w:p>
        </w:tc>
        <w:tc>
          <w:tcPr>
            <w:tcW w:w="2160" w:type="dxa"/>
            <w:tcBorders>
              <w:top w:val="single" w:sz="4" w:space="0" w:color="000000"/>
              <w:bottom w:val="single" w:sz="4" w:space="0" w:color="000000"/>
            </w:tcBorders>
          </w:tcPr>
          <w:p w14:paraId="43ECA8D5" w14:textId="3141EEA9" w:rsidR="00747FDE" w:rsidRPr="00BE068B" w:rsidRDefault="00540F30"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1=</w:t>
            </w:r>
            <w:r w:rsidR="00747FDE" w:rsidRPr="00BE068B">
              <w:rPr>
                <w:rFonts w:ascii="Gill Sans MT" w:eastAsiaTheme="minorEastAsia" w:hAnsi="Gill Sans MT" w:cs="Times New Roman"/>
                <w:w w:val="105"/>
                <w:lang w:eastAsia="zh-CN"/>
              </w:rPr>
              <w:t>Christian</w:t>
            </w:r>
          </w:p>
          <w:p w14:paraId="0B6D0562"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2=Islam</w:t>
            </w:r>
          </w:p>
          <w:p w14:paraId="7074271D" w14:textId="77777777" w:rsidR="00747FDE" w:rsidRPr="00BE068B" w:rsidRDefault="00747FDE" w:rsidP="00747FDE">
            <w:pPr>
              <w:spacing w:after="0"/>
              <w:rPr>
                <w:rFonts w:ascii="Gill Sans MT" w:eastAsiaTheme="minorEastAsia" w:hAnsi="Gill Sans MT" w:cs="Times New Roman"/>
                <w:w w:val="105"/>
                <w:lang w:eastAsia="zh-CN"/>
              </w:rPr>
            </w:pPr>
            <w:r w:rsidRPr="00BE068B">
              <w:rPr>
                <w:rFonts w:ascii="Gill Sans MT" w:eastAsiaTheme="minorEastAsia" w:hAnsi="Gill Sans MT" w:cs="Times New Roman"/>
                <w:w w:val="105"/>
                <w:lang w:eastAsia="zh-CN"/>
              </w:rPr>
              <w:t>3=Not religious</w:t>
            </w:r>
          </w:p>
          <w:p w14:paraId="0DB16FB8" w14:textId="05467D80" w:rsidR="00540F30" w:rsidRPr="00BE068B" w:rsidRDefault="00D70197" w:rsidP="001512DD">
            <w:pPr>
              <w:spacing w:after="0"/>
              <w:rPr>
                <w:rFonts w:ascii="Gill Sans MT" w:eastAsiaTheme="minorEastAsia" w:hAnsi="Gill Sans MT" w:cs="Times New Roman"/>
                <w:w w:val="105"/>
                <w:lang w:eastAsia="zh-CN"/>
              </w:rPr>
            </w:pPr>
            <w:r>
              <w:rPr>
                <w:rFonts w:ascii="Gill Sans MT" w:eastAsiaTheme="minorEastAsia" w:hAnsi="Gill Sans MT" w:cs="Times New Roman"/>
                <w:w w:val="105"/>
                <w:lang w:eastAsia="zh-CN"/>
              </w:rPr>
              <w:t>4=Spiritual</w:t>
            </w:r>
          </w:p>
        </w:tc>
        <w:tc>
          <w:tcPr>
            <w:tcW w:w="2160" w:type="dxa"/>
            <w:gridSpan w:val="4"/>
            <w:tcBorders>
              <w:top w:val="single" w:sz="4" w:space="0" w:color="000000"/>
              <w:left w:val="nil"/>
              <w:bottom w:val="single" w:sz="4" w:space="0" w:color="000000"/>
              <w:right w:val="single" w:sz="18" w:space="0" w:color="000000"/>
            </w:tcBorders>
          </w:tcPr>
          <w:p w14:paraId="718027D7" w14:textId="496D9153" w:rsidR="00540F30" w:rsidRPr="00BE068B" w:rsidRDefault="00540F30" w:rsidP="001512DD">
            <w:pPr>
              <w:spacing w:after="0"/>
              <w:rPr>
                <w:rFonts w:ascii="Gill Sans MT" w:eastAsiaTheme="minorEastAsia" w:hAnsi="Gill Sans MT" w:cs="Times New Roman"/>
                <w:w w:val="105"/>
                <w:lang w:eastAsia="zh-CN"/>
              </w:rPr>
            </w:pP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BE068B" w:rsidRDefault="00540F30"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5AB3864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23B66FF"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BEAF1E6" w14:textId="40D3F2F3" w:rsidR="00612EE5" w:rsidRPr="00BE068B" w:rsidRDefault="000427DF" w:rsidP="001512DD">
            <w:pPr>
              <w:spacing w:after="0"/>
              <w:rPr>
                <w:rFonts w:ascii="Gill Sans MT" w:hAnsi="Gill Sans MT"/>
                <w:b/>
              </w:rPr>
            </w:pPr>
            <w:r w:rsidRPr="00BE068B">
              <w:rPr>
                <w:rFonts w:ascii="Gill Sans MT" w:hAnsi="Gill Sans MT"/>
                <w:w w:val="105"/>
              </w:rPr>
              <w:t>B8</w:t>
            </w:r>
            <w:r w:rsidR="00A478EB" w:rsidRPr="00BE068B">
              <w:rPr>
                <w:rFonts w:ascii="Gill Sans MT" w:hAnsi="Gill Sans MT"/>
                <w:w w:val="105"/>
              </w:rPr>
              <w:t>. Were you born in this village? (</w:t>
            </w:r>
            <w:r w:rsidR="00A478EB" w:rsidRPr="00BE068B">
              <w:rPr>
                <w:rFonts w:ascii="Gill Sans MT" w:hAnsi="Gill Sans MT"/>
                <w:b/>
                <w:w w:val="105"/>
              </w:rPr>
              <w:t>born</w:t>
            </w:r>
            <w:r w:rsidR="00A478EB" w:rsidRPr="00BE068B">
              <w:rPr>
                <w:rFonts w:ascii="Gill Sans MT" w:hAnsi="Gill Sans MT"/>
                <w:w w:val="105"/>
              </w:rPr>
              <w:t>)</w:t>
            </w:r>
            <w:r w:rsidR="00A478EB" w:rsidRPr="00BE068B">
              <w:rPr>
                <w:rFonts w:ascii="Gill Sans MT" w:hAnsi="Gill Sans MT"/>
              </w:rPr>
              <w:br/>
            </w:r>
            <w:r w:rsidR="00A478EB" w:rsidRPr="00BE068B">
              <w:rPr>
                <w:rFonts w:ascii="Gill Sans MT" w:hAnsi="Gill Sans MT"/>
                <w:i/>
              </w:rPr>
              <w:t xml:space="preserve">If </w:t>
            </w:r>
            <w:r w:rsidR="00612EE5" w:rsidRPr="00BE068B">
              <w:rPr>
                <w:rFonts w:ascii="Gill Sans MT" w:hAnsi="Gill Sans MT"/>
                <w:i/>
              </w:rPr>
              <w:t>B8=2, Skip to B9</w:t>
            </w:r>
          </w:p>
        </w:tc>
        <w:tc>
          <w:tcPr>
            <w:tcW w:w="4338" w:type="dxa"/>
            <w:gridSpan w:val="6"/>
            <w:tcBorders>
              <w:top w:val="single" w:sz="4" w:space="0" w:color="000000"/>
              <w:bottom w:val="single" w:sz="4" w:space="0" w:color="000000"/>
              <w:right w:val="single" w:sz="18" w:space="0" w:color="000000"/>
            </w:tcBorders>
          </w:tcPr>
          <w:p w14:paraId="4F4EACF1" w14:textId="77777777" w:rsidR="00A478EB" w:rsidRPr="00BE068B" w:rsidRDefault="00A478EB" w:rsidP="001512DD">
            <w:pPr>
              <w:spacing w:after="0"/>
              <w:rPr>
                <w:rFonts w:ascii="Gill Sans MT" w:hAnsi="Gill Sans MT"/>
              </w:rPr>
            </w:pPr>
            <w:r w:rsidRPr="00BE068B">
              <w:rPr>
                <w:rFonts w:ascii="Gill Sans MT" w:hAnsi="Gill Sans MT"/>
              </w:rPr>
              <w:t>1=No</w:t>
            </w:r>
          </w:p>
          <w:p w14:paraId="184D6FB9" w14:textId="77777777" w:rsidR="00A478EB" w:rsidRPr="00BE068B" w:rsidRDefault="00A478EB" w:rsidP="001512D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6DC3BB56"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08F6B5C0"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54F71CFD"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5B9D92F1"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23DA73" w14:textId="5CE18C6F" w:rsidR="00612EE5" w:rsidRPr="00BE068B" w:rsidRDefault="00612EE5" w:rsidP="001512DD">
            <w:pPr>
              <w:spacing w:after="0"/>
              <w:rPr>
                <w:rFonts w:ascii="Gill Sans MT" w:hAnsi="Gill Sans MT"/>
                <w:w w:val="105"/>
              </w:rPr>
            </w:pPr>
            <w:r w:rsidRPr="00BE068B">
              <w:rPr>
                <w:rFonts w:ascii="Gill Sans MT" w:hAnsi="Gill Sans MT"/>
                <w:w w:val="105"/>
              </w:rPr>
              <w:t>Please indicate distan</w:t>
            </w:r>
            <w:r w:rsidR="00D70197">
              <w:rPr>
                <w:rFonts w:ascii="Gill Sans MT" w:hAnsi="Gill Sans MT"/>
                <w:w w:val="105"/>
              </w:rPr>
              <w:t>ce between this village and your</w:t>
            </w:r>
            <w:r w:rsidRPr="00BE068B">
              <w:rPr>
                <w:rFonts w:ascii="Gill Sans MT" w:hAnsi="Gill Sans MT"/>
                <w:w w:val="105"/>
              </w:rPr>
              <w:t xml:space="preserve"> place of birth (in KM)</w:t>
            </w:r>
          </w:p>
          <w:p w14:paraId="471B0B21" w14:textId="6A804C42"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7386DA2F"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176D3E2E" w14:textId="59C0414A"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34015D0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6A6DD36"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56FA820D" w14:textId="77777777" w:rsidR="00612EE5" w:rsidRPr="00BE068B" w:rsidRDefault="00612EE5" w:rsidP="001512DD">
            <w:pPr>
              <w:spacing w:after="0"/>
              <w:rPr>
                <w:rFonts w:ascii="Gill Sans MT" w:hAnsi="Gill Sans MT"/>
                <w:w w:val="105"/>
              </w:rPr>
            </w:pPr>
            <w:r w:rsidRPr="00BE068B">
              <w:rPr>
                <w:rFonts w:ascii="Gill Sans MT" w:hAnsi="Gill Sans MT"/>
                <w:w w:val="105"/>
              </w:rPr>
              <w:t xml:space="preserve">Why did you move to this village? Select all that apply. </w:t>
            </w:r>
          </w:p>
          <w:p w14:paraId="2A8159ED" w14:textId="635C1326" w:rsidR="00EF7147" w:rsidRPr="00BE068B" w:rsidRDefault="00EF7147" w:rsidP="001512DD">
            <w:pPr>
              <w:spacing w:after="0"/>
              <w:rPr>
                <w:rFonts w:ascii="Gill Sans MT" w:hAnsi="Gill Sans MT"/>
                <w:w w:val="105"/>
              </w:rPr>
            </w:pPr>
            <w:r w:rsidRPr="00BE068B">
              <w:rPr>
                <w:rFonts w:ascii="Gill Sans MT" w:hAnsi="Gill Sans MT"/>
                <w:w w:val="105"/>
              </w:rPr>
              <w:t>Ask if B8=2</w:t>
            </w:r>
          </w:p>
        </w:tc>
        <w:tc>
          <w:tcPr>
            <w:tcW w:w="4338" w:type="dxa"/>
            <w:gridSpan w:val="6"/>
            <w:tcBorders>
              <w:top w:val="single" w:sz="4" w:space="0" w:color="000000"/>
              <w:bottom w:val="single" w:sz="4" w:space="0" w:color="000000"/>
              <w:right w:val="single" w:sz="18" w:space="0" w:color="000000"/>
            </w:tcBorders>
          </w:tcPr>
          <w:p w14:paraId="1ED75A68" w14:textId="77777777" w:rsidR="00612EE5" w:rsidRPr="00BE068B" w:rsidRDefault="00612EE5" w:rsidP="001512DD">
            <w:pPr>
              <w:spacing w:after="0"/>
              <w:rPr>
                <w:rFonts w:ascii="Gill Sans MT" w:hAnsi="Gill Sans MT"/>
              </w:rPr>
            </w:pPr>
            <w:r w:rsidRPr="00BE068B">
              <w:rPr>
                <w:rFonts w:ascii="Gill Sans MT" w:hAnsi="Gill Sans MT"/>
              </w:rPr>
              <w:t>1= Economic resources</w:t>
            </w:r>
          </w:p>
          <w:p w14:paraId="049DA36A" w14:textId="1E1C311E" w:rsidR="00612EE5" w:rsidRPr="00BE068B" w:rsidRDefault="00612EE5" w:rsidP="001512DD">
            <w:pPr>
              <w:spacing w:after="0"/>
              <w:rPr>
                <w:rFonts w:ascii="Gill Sans MT" w:hAnsi="Gill Sans MT"/>
              </w:rPr>
            </w:pPr>
            <w:r w:rsidRPr="00BE068B">
              <w:rPr>
                <w:rFonts w:ascii="Gill Sans MT" w:hAnsi="Gill Sans MT"/>
              </w:rPr>
              <w:t xml:space="preserve">2- Natural </w:t>
            </w:r>
            <w:r w:rsidR="00BE068B" w:rsidRPr="00BE068B">
              <w:rPr>
                <w:rFonts w:ascii="Gill Sans MT" w:hAnsi="Gill Sans MT"/>
              </w:rPr>
              <w:t>resource</w:t>
            </w:r>
          </w:p>
          <w:p w14:paraId="52FF3800" w14:textId="77777777" w:rsidR="00612EE5" w:rsidRPr="00BE068B" w:rsidRDefault="00612EE5" w:rsidP="001512DD">
            <w:pPr>
              <w:spacing w:after="0"/>
              <w:rPr>
                <w:rFonts w:ascii="Gill Sans MT" w:hAnsi="Gill Sans MT"/>
              </w:rPr>
            </w:pPr>
            <w:r w:rsidRPr="00BE068B">
              <w:rPr>
                <w:rFonts w:ascii="Gill Sans MT" w:hAnsi="Gill Sans MT"/>
              </w:rPr>
              <w:t>3- Family</w:t>
            </w:r>
          </w:p>
          <w:p w14:paraId="36053410" w14:textId="77777777" w:rsidR="00612EE5" w:rsidRPr="00BE068B" w:rsidRDefault="00612EE5" w:rsidP="001512DD">
            <w:pPr>
              <w:spacing w:after="0"/>
              <w:rPr>
                <w:rFonts w:ascii="Gill Sans MT" w:hAnsi="Gill Sans MT"/>
              </w:rPr>
            </w:pPr>
            <w:r w:rsidRPr="00BE068B">
              <w:rPr>
                <w:rFonts w:ascii="Gill Sans MT" w:hAnsi="Gill Sans MT"/>
              </w:rPr>
              <w:t>4- School</w:t>
            </w:r>
          </w:p>
          <w:p w14:paraId="3EF9C10F" w14:textId="77777777" w:rsidR="00612EE5" w:rsidRPr="00BE068B" w:rsidRDefault="00612EE5" w:rsidP="001512DD">
            <w:pPr>
              <w:spacing w:after="0"/>
              <w:rPr>
                <w:rFonts w:ascii="Gill Sans MT" w:hAnsi="Gill Sans MT"/>
              </w:rPr>
            </w:pPr>
            <w:r w:rsidRPr="00BE068B">
              <w:rPr>
                <w:rFonts w:ascii="Gill Sans MT" w:hAnsi="Gill Sans MT"/>
              </w:rPr>
              <w:t>5- Employment</w:t>
            </w:r>
          </w:p>
          <w:p w14:paraId="002D858D" w14:textId="77777777" w:rsidR="00612EE5" w:rsidRPr="00BE068B" w:rsidRDefault="00612EE5" w:rsidP="001512DD">
            <w:pPr>
              <w:spacing w:after="0"/>
              <w:rPr>
                <w:rFonts w:ascii="Gill Sans MT" w:hAnsi="Gill Sans MT"/>
              </w:rPr>
            </w:pPr>
            <w:r w:rsidRPr="00BE068B">
              <w:rPr>
                <w:rFonts w:ascii="Gill Sans MT" w:hAnsi="Gill Sans MT"/>
              </w:rPr>
              <w:t>6= Land</w:t>
            </w:r>
          </w:p>
          <w:p w14:paraId="2151D7B3" w14:textId="5BCCB9EE" w:rsidR="00612EE5" w:rsidRPr="00BE068B" w:rsidRDefault="00612EE5" w:rsidP="001512DD">
            <w:pPr>
              <w:spacing w:after="0"/>
              <w:rPr>
                <w:rFonts w:ascii="Gill Sans MT" w:hAnsi="Gill Sans MT"/>
              </w:rPr>
            </w:pPr>
            <w:r w:rsidRPr="00BE068B">
              <w:rPr>
                <w:rFonts w:ascii="Gill Sans MT" w:hAnsi="Gill Sans MT"/>
              </w:rPr>
              <w:t>7= Other (specify)</w:t>
            </w:r>
          </w:p>
          <w:p w14:paraId="4E0965C9" w14:textId="77777777" w:rsidR="00612EE5" w:rsidRPr="00BE068B" w:rsidRDefault="00612EE5" w:rsidP="001512DD">
            <w:pPr>
              <w:spacing w:after="0"/>
              <w:rPr>
                <w:rFonts w:ascii="Gill Sans MT" w:hAnsi="Gill Sans MT"/>
              </w:rPr>
            </w:pPr>
            <w:r w:rsidRPr="00BE068B">
              <w:rPr>
                <w:rFonts w:ascii="Gill Sans MT" w:hAnsi="Gill Sans MT"/>
              </w:rPr>
              <w:t>888=Don’t know</w:t>
            </w:r>
          </w:p>
          <w:p w14:paraId="3F63B5DC" w14:textId="6DEC67AA" w:rsidR="00612EE5" w:rsidRPr="00BE068B" w:rsidRDefault="00612EE5" w:rsidP="001512DD">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6F448DD0" w14:textId="0A8CF7B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5A4C1D5"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4326A51" w14:textId="5992C069"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1C5179CA" w14:textId="77777777" w:rsidR="00A478EB" w:rsidRPr="00BE068B" w:rsidRDefault="000427DF" w:rsidP="001512DD">
            <w:pPr>
              <w:spacing w:after="0"/>
              <w:rPr>
                <w:rFonts w:ascii="Gill Sans MT" w:hAnsi="Gill Sans MT"/>
                <w:w w:val="105"/>
              </w:rPr>
            </w:pPr>
            <w:r w:rsidRPr="00BE068B">
              <w:rPr>
                <w:rFonts w:ascii="Gill Sans MT" w:hAnsi="Gill Sans MT"/>
                <w:w w:val="105"/>
              </w:rPr>
              <w:t>B9</w:t>
            </w:r>
            <w:r w:rsidR="00A478EB" w:rsidRPr="00BE068B">
              <w:rPr>
                <w:rFonts w:ascii="Gill Sans MT" w:hAnsi="Gill Sans MT"/>
                <w:w w:val="105"/>
              </w:rPr>
              <w:t>. Was the household head born in this village? (</w:t>
            </w:r>
            <w:r w:rsidR="00A478EB" w:rsidRPr="00BE068B">
              <w:rPr>
                <w:rFonts w:ascii="Gill Sans MT" w:hAnsi="Gill Sans MT"/>
                <w:b/>
                <w:w w:val="105"/>
              </w:rPr>
              <w:t>born_head</w:t>
            </w:r>
            <w:r w:rsidR="00A478EB" w:rsidRPr="00BE068B">
              <w:rPr>
                <w:rFonts w:ascii="Gill Sans MT" w:hAnsi="Gill Sans MT"/>
                <w:w w:val="105"/>
              </w:rPr>
              <w:t>)</w:t>
            </w:r>
          </w:p>
          <w:p w14:paraId="7EDE7E79" w14:textId="77777777" w:rsidR="00EF7147"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 xml:space="preserve">1 </w:t>
            </w:r>
          </w:p>
          <w:p w14:paraId="0D258530" w14:textId="38A6F041" w:rsidR="00612EE5" w:rsidRPr="00BE068B" w:rsidRDefault="00612EE5" w:rsidP="001512DD">
            <w:pPr>
              <w:keepNext/>
              <w:spacing w:after="0" w:line="259" w:lineRule="auto"/>
              <w:outlineLvl w:val="7"/>
              <w:rPr>
                <w:rFonts w:ascii="Gill Sans MT" w:eastAsia="Calibri" w:hAnsi="Gill Sans MT" w:cs="Times New Roman"/>
                <w:i/>
                <w:w w:val="105"/>
              </w:rPr>
            </w:pPr>
            <w:r w:rsidRPr="00BE068B">
              <w:rPr>
                <w:rFonts w:ascii="Gill Sans MT" w:hAnsi="Gill Sans MT"/>
                <w:i/>
                <w:w w:val="105"/>
              </w:rPr>
              <w:t>If 2, Skip to</w:t>
            </w:r>
            <w:r w:rsidR="00EF7147" w:rsidRPr="00BE068B">
              <w:rPr>
                <w:rFonts w:ascii="Gill Sans MT" w:hAnsi="Gill Sans MT"/>
                <w:i/>
                <w:w w:val="105"/>
              </w:rPr>
              <w:t xml:space="preserve"> B10</w:t>
            </w:r>
            <w:r w:rsidRPr="00BE068B">
              <w:rPr>
                <w:rFonts w:ascii="Gill Sans MT" w:hAnsi="Gill Sans MT"/>
                <w:i/>
                <w:w w:val="105"/>
              </w:rPr>
              <w:t xml:space="preserve"> </w:t>
            </w:r>
          </w:p>
        </w:tc>
        <w:tc>
          <w:tcPr>
            <w:tcW w:w="4338" w:type="dxa"/>
            <w:gridSpan w:val="6"/>
            <w:tcBorders>
              <w:top w:val="single" w:sz="4" w:space="0" w:color="000000"/>
              <w:bottom w:val="single" w:sz="4" w:space="0" w:color="000000"/>
              <w:right w:val="single" w:sz="18" w:space="0" w:color="000000"/>
            </w:tcBorders>
          </w:tcPr>
          <w:p w14:paraId="73733B28" w14:textId="77777777" w:rsidR="00A478EB" w:rsidRPr="00BE068B" w:rsidRDefault="00A478EB" w:rsidP="001512DD">
            <w:pPr>
              <w:spacing w:after="0"/>
              <w:rPr>
                <w:rFonts w:ascii="Gill Sans MT" w:hAnsi="Gill Sans MT"/>
              </w:rPr>
            </w:pPr>
            <w:r w:rsidRPr="00BE068B">
              <w:rPr>
                <w:rFonts w:ascii="Gill Sans MT" w:hAnsi="Gill Sans MT"/>
              </w:rPr>
              <w:t>1=No</w:t>
            </w:r>
          </w:p>
          <w:p w14:paraId="26B15AA1" w14:textId="77777777" w:rsidR="00A478EB" w:rsidRPr="00BE068B" w:rsidRDefault="00A478EB" w:rsidP="001512D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7CEE97F2" w14:textId="77777777" w:rsidR="00A478EB" w:rsidRPr="00BE068B" w:rsidRDefault="00A478EB" w:rsidP="001512DD">
            <w:pPr>
              <w:spacing w:after="0"/>
              <w:rPr>
                <w:rFonts w:ascii="Gill Sans MT" w:hAnsi="Gill Sans MT"/>
              </w:rPr>
            </w:pPr>
            <w:r w:rsidRPr="00BE068B">
              <w:rPr>
                <w:rFonts w:ascii="Gill Sans MT" w:hAnsi="Gill Sans MT"/>
              </w:rPr>
              <w:t>888=Don’t know</w:t>
            </w:r>
          </w:p>
          <w:p w14:paraId="6848075D" w14:textId="77777777" w:rsidR="00A478EB" w:rsidRPr="00BE068B" w:rsidRDefault="00A478EB"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612EE5" w:rsidRPr="00BE068B" w14:paraId="6B4C9E0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2B1B3420"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30D8E93A" w14:textId="70B33816" w:rsidR="00612EE5" w:rsidRPr="00BE068B" w:rsidRDefault="00612EE5" w:rsidP="001512DD">
            <w:pPr>
              <w:spacing w:after="0"/>
              <w:rPr>
                <w:rFonts w:ascii="Gill Sans MT" w:hAnsi="Gill Sans MT"/>
                <w:w w:val="105"/>
              </w:rPr>
            </w:pPr>
            <w:r w:rsidRPr="00BE068B">
              <w:rPr>
                <w:rFonts w:ascii="Gill Sans MT" w:hAnsi="Gill Sans MT"/>
                <w:w w:val="105"/>
              </w:rPr>
              <w:t>Please indicate distance between this village and the birth pl</w:t>
            </w:r>
            <w:ins w:id="0" w:author="usaiduser" w:date="2014-11-09T10:37:00Z">
              <w:r w:rsidR="008D73A3">
                <w:rPr>
                  <w:rFonts w:ascii="Gill Sans MT" w:hAnsi="Gill Sans MT"/>
                  <w:w w:val="105"/>
                </w:rPr>
                <w:t>a</w:t>
              </w:r>
            </w:ins>
            <w:r w:rsidRPr="00BE068B">
              <w:rPr>
                <w:rFonts w:ascii="Gill Sans MT" w:hAnsi="Gill Sans MT"/>
                <w:w w:val="105"/>
              </w:rPr>
              <w:t>ce of the household head (in KM)</w:t>
            </w:r>
          </w:p>
          <w:p w14:paraId="775BB0AC" w14:textId="77777777" w:rsidR="00612EE5" w:rsidRPr="00BE068B" w:rsidRDefault="00EF7147" w:rsidP="001512DD">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4DAB81BF" w14:textId="1395A621" w:rsidR="00EF7147" w:rsidRPr="00BE068B" w:rsidRDefault="00EF7147" w:rsidP="001512DD">
            <w:pPr>
              <w:spacing w:after="0" w:line="240" w:lineRule="auto"/>
              <w:rPr>
                <w:rFonts w:ascii="Gill Sans MT" w:hAnsi="Gill Sans MT"/>
                <w:i/>
                <w:w w:val="105"/>
              </w:rPr>
            </w:pPr>
            <w:r w:rsidRPr="00BE068B">
              <w:rPr>
                <w:rFonts w:ascii="Gill Sans MT" w:hAnsi="Gill Sans MT"/>
                <w:i/>
                <w:w w:val="105"/>
              </w:rPr>
              <w:t>Ask if B9=2</w:t>
            </w:r>
          </w:p>
        </w:tc>
        <w:tc>
          <w:tcPr>
            <w:tcW w:w="4338" w:type="dxa"/>
            <w:gridSpan w:val="6"/>
            <w:tcBorders>
              <w:top w:val="single" w:sz="4" w:space="0" w:color="000000"/>
              <w:bottom w:val="single" w:sz="4" w:space="0" w:color="000000"/>
              <w:right w:val="single" w:sz="18" w:space="0" w:color="000000"/>
            </w:tcBorders>
          </w:tcPr>
          <w:p w14:paraId="479D5939" w14:textId="77777777" w:rsidR="00612EE5" w:rsidRPr="00BE068B" w:rsidRDefault="00612EE5" w:rsidP="001512DD">
            <w:pPr>
              <w:spacing w:after="0"/>
              <w:rPr>
                <w:rFonts w:ascii="Gill Sans MT" w:hAnsi="Gill Sans MT"/>
              </w:rPr>
            </w:pPr>
          </w:p>
        </w:tc>
        <w:tc>
          <w:tcPr>
            <w:tcW w:w="704" w:type="dxa"/>
            <w:tcBorders>
              <w:top w:val="single" w:sz="18" w:space="0" w:color="000000"/>
              <w:left w:val="single" w:sz="18" w:space="0" w:color="000000"/>
              <w:bottom w:val="single" w:sz="18" w:space="0" w:color="000000"/>
              <w:right w:val="single" w:sz="18" w:space="0" w:color="000000"/>
            </w:tcBorders>
          </w:tcPr>
          <w:p w14:paraId="7A74BB91" w14:textId="611ABC8C"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(Integer)</w:t>
            </w:r>
          </w:p>
        </w:tc>
      </w:tr>
      <w:tr w:rsidR="00612EE5" w:rsidRPr="00BE068B" w14:paraId="142C49CB"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EAE3EE4" w14:textId="77777777" w:rsidR="00612EE5" w:rsidRPr="00BE068B" w:rsidRDefault="00612EE5"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1056433" w14:textId="77777777" w:rsidR="00612EE5" w:rsidRPr="00BE068B" w:rsidRDefault="00612EE5" w:rsidP="00612EE5">
            <w:pPr>
              <w:spacing w:after="0"/>
              <w:rPr>
                <w:rFonts w:ascii="Gill Sans MT" w:hAnsi="Gill Sans MT"/>
                <w:w w:val="105"/>
              </w:rPr>
            </w:pPr>
            <w:commentRangeStart w:id="1"/>
            <w:r w:rsidRPr="00BE068B">
              <w:rPr>
                <w:rFonts w:ascii="Gill Sans MT" w:hAnsi="Gill Sans MT"/>
                <w:w w:val="105"/>
              </w:rPr>
              <w:t xml:space="preserve">Why did the household head move to this village? Select all that apply. </w:t>
            </w:r>
            <w:commentRangeEnd w:id="1"/>
            <w:r w:rsidR="00116982">
              <w:rPr>
                <w:rStyle w:val="CommentReference"/>
              </w:rPr>
              <w:commentReference w:id="1"/>
            </w:r>
          </w:p>
          <w:p w14:paraId="6F130C30" w14:textId="77777777" w:rsidR="00612EE5" w:rsidRPr="00BE068B" w:rsidRDefault="00EF7147" w:rsidP="00612EE5">
            <w:pPr>
              <w:spacing w:after="0"/>
              <w:rPr>
                <w:rFonts w:ascii="Gill Sans MT" w:hAnsi="Gill Sans MT"/>
                <w:i/>
                <w:w w:val="105"/>
              </w:rPr>
            </w:pPr>
            <w:r w:rsidRPr="00BE068B">
              <w:rPr>
                <w:rFonts w:ascii="Gill Sans MT" w:hAnsi="Gill Sans MT"/>
                <w:i/>
                <w:w w:val="105"/>
              </w:rPr>
              <w:t xml:space="preserve">Only ask if A11 </w:t>
            </w:r>
            <w:r w:rsidRPr="00BE068B">
              <w:rPr>
                <w:rFonts w:ascii="Gill Sans MT" w:hAnsi="Gill Sans MT"/>
                <w:w w:val="105"/>
              </w:rPr>
              <w:t>≠</w:t>
            </w:r>
            <w:r w:rsidRPr="00BE068B">
              <w:rPr>
                <w:rFonts w:ascii="Gill Sans MT" w:hAnsi="Gill Sans MT"/>
                <w:i/>
                <w:w w:val="105"/>
              </w:rPr>
              <w:t>1</w:t>
            </w:r>
          </w:p>
          <w:p w14:paraId="3DAF96CE" w14:textId="2902103A" w:rsidR="00EF7147" w:rsidRPr="00BE068B" w:rsidRDefault="00EF7147" w:rsidP="00612EE5">
            <w:pPr>
              <w:keepNext/>
              <w:spacing w:after="0" w:line="259" w:lineRule="auto"/>
              <w:outlineLvl w:val="7"/>
              <w:rPr>
                <w:rFonts w:ascii="Gill Sans MT" w:hAnsi="Gill Sans MT"/>
                <w:i/>
                <w:w w:val="105"/>
              </w:rPr>
            </w:pPr>
            <w:r w:rsidRPr="00BE068B">
              <w:rPr>
                <w:rFonts w:ascii="Gill Sans MT" w:hAnsi="Gill Sans MT"/>
                <w:i/>
                <w:w w:val="105"/>
              </w:rPr>
              <w:t>Ask if B9=2</w:t>
            </w:r>
          </w:p>
        </w:tc>
        <w:tc>
          <w:tcPr>
            <w:tcW w:w="4338" w:type="dxa"/>
            <w:gridSpan w:val="6"/>
            <w:tcBorders>
              <w:top w:val="single" w:sz="4" w:space="0" w:color="000000"/>
              <w:bottom w:val="single" w:sz="4" w:space="0" w:color="000000"/>
              <w:right w:val="single" w:sz="18" w:space="0" w:color="000000"/>
            </w:tcBorders>
          </w:tcPr>
          <w:p w14:paraId="0F6224DA" w14:textId="77777777" w:rsidR="00612EE5" w:rsidRPr="00BE068B" w:rsidRDefault="00612EE5" w:rsidP="00612EE5">
            <w:pPr>
              <w:spacing w:after="0"/>
              <w:rPr>
                <w:rFonts w:ascii="Gill Sans MT" w:hAnsi="Gill Sans MT"/>
              </w:rPr>
            </w:pPr>
            <w:r w:rsidRPr="00BE068B">
              <w:rPr>
                <w:rFonts w:ascii="Gill Sans MT" w:hAnsi="Gill Sans MT"/>
              </w:rPr>
              <w:t>1= Economic resources</w:t>
            </w:r>
          </w:p>
          <w:p w14:paraId="432C73A5" w14:textId="3A950166" w:rsidR="00612EE5" w:rsidRPr="00BE068B" w:rsidRDefault="00612EE5" w:rsidP="00612EE5">
            <w:pPr>
              <w:spacing w:after="0"/>
              <w:rPr>
                <w:rFonts w:ascii="Gill Sans MT" w:hAnsi="Gill Sans MT"/>
              </w:rPr>
            </w:pPr>
            <w:r w:rsidRPr="00BE068B">
              <w:rPr>
                <w:rFonts w:ascii="Gill Sans MT" w:hAnsi="Gill Sans MT"/>
              </w:rPr>
              <w:t>2- Natural re</w:t>
            </w:r>
            <w:r w:rsidR="00C50005" w:rsidRPr="00BE068B">
              <w:rPr>
                <w:rFonts w:ascii="Gill Sans MT" w:hAnsi="Gill Sans MT"/>
              </w:rPr>
              <w:t>s</w:t>
            </w:r>
            <w:r w:rsidRPr="00BE068B">
              <w:rPr>
                <w:rFonts w:ascii="Gill Sans MT" w:hAnsi="Gill Sans MT"/>
              </w:rPr>
              <w:t>ource</w:t>
            </w:r>
            <w:r w:rsidR="00C50005" w:rsidRPr="00BE068B">
              <w:rPr>
                <w:rFonts w:ascii="Gill Sans MT" w:hAnsi="Gill Sans MT"/>
              </w:rPr>
              <w:t>s</w:t>
            </w:r>
          </w:p>
          <w:p w14:paraId="1B5D607A" w14:textId="77777777" w:rsidR="00612EE5" w:rsidRPr="00BE068B" w:rsidRDefault="00612EE5" w:rsidP="00612EE5">
            <w:pPr>
              <w:spacing w:after="0"/>
              <w:rPr>
                <w:rFonts w:ascii="Gill Sans MT" w:hAnsi="Gill Sans MT"/>
              </w:rPr>
            </w:pPr>
            <w:r w:rsidRPr="00BE068B">
              <w:rPr>
                <w:rFonts w:ascii="Gill Sans MT" w:hAnsi="Gill Sans MT"/>
              </w:rPr>
              <w:t>3- Family</w:t>
            </w:r>
          </w:p>
          <w:p w14:paraId="684AF27F" w14:textId="77777777" w:rsidR="00612EE5" w:rsidRPr="00BE068B" w:rsidRDefault="00612EE5" w:rsidP="00612EE5">
            <w:pPr>
              <w:spacing w:after="0"/>
              <w:rPr>
                <w:rFonts w:ascii="Gill Sans MT" w:hAnsi="Gill Sans MT"/>
              </w:rPr>
            </w:pPr>
            <w:r w:rsidRPr="00BE068B">
              <w:rPr>
                <w:rFonts w:ascii="Gill Sans MT" w:hAnsi="Gill Sans MT"/>
              </w:rPr>
              <w:t>4- School</w:t>
            </w:r>
          </w:p>
          <w:p w14:paraId="1E45EB99" w14:textId="77777777" w:rsidR="00612EE5" w:rsidRPr="00BE068B" w:rsidRDefault="00612EE5" w:rsidP="00612EE5">
            <w:pPr>
              <w:spacing w:after="0"/>
              <w:rPr>
                <w:rFonts w:ascii="Gill Sans MT" w:hAnsi="Gill Sans MT"/>
              </w:rPr>
            </w:pPr>
            <w:r w:rsidRPr="00BE068B">
              <w:rPr>
                <w:rFonts w:ascii="Gill Sans MT" w:hAnsi="Gill Sans MT"/>
              </w:rPr>
              <w:t>5- Employment</w:t>
            </w:r>
          </w:p>
          <w:p w14:paraId="7B6C10EA" w14:textId="77777777" w:rsidR="00612EE5" w:rsidRPr="00BE068B" w:rsidRDefault="00612EE5" w:rsidP="00612EE5">
            <w:pPr>
              <w:spacing w:after="0"/>
              <w:rPr>
                <w:rFonts w:ascii="Gill Sans MT" w:hAnsi="Gill Sans MT"/>
              </w:rPr>
            </w:pPr>
            <w:r w:rsidRPr="00BE068B">
              <w:rPr>
                <w:rFonts w:ascii="Gill Sans MT" w:hAnsi="Gill Sans MT"/>
              </w:rPr>
              <w:t>6= Land</w:t>
            </w:r>
          </w:p>
          <w:p w14:paraId="7BD1D405" w14:textId="77777777" w:rsidR="00612EE5" w:rsidRPr="00BE068B" w:rsidRDefault="00612EE5" w:rsidP="00612EE5">
            <w:pPr>
              <w:spacing w:after="0"/>
              <w:rPr>
                <w:rFonts w:ascii="Gill Sans MT" w:hAnsi="Gill Sans MT"/>
              </w:rPr>
            </w:pPr>
            <w:r w:rsidRPr="00BE068B">
              <w:rPr>
                <w:rFonts w:ascii="Gill Sans MT" w:hAnsi="Gill Sans MT"/>
              </w:rPr>
              <w:t>7= Other (specify)</w:t>
            </w:r>
          </w:p>
          <w:p w14:paraId="3BBFBD20" w14:textId="77777777" w:rsidR="00612EE5" w:rsidRPr="00BE068B" w:rsidRDefault="00612EE5" w:rsidP="00612EE5">
            <w:pPr>
              <w:spacing w:after="0"/>
              <w:rPr>
                <w:rFonts w:ascii="Gill Sans MT" w:hAnsi="Gill Sans MT"/>
              </w:rPr>
            </w:pPr>
            <w:r w:rsidRPr="00BE068B">
              <w:rPr>
                <w:rFonts w:ascii="Gill Sans MT" w:hAnsi="Gill Sans MT"/>
              </w:rPr>
              <w:t>888=Don’t know</w:t>
            </w:r>
          </w:p>
          <w:p w14:paraId="14393ED8" w14:textId="45C75176" w:rsidR="00612EE5" w:rsidRPr="00BE068B" w:rsidRDefault="00612EE5" w:rsidP="00612EE5">
            <w:pPr>
              <w:spacing w:after="0"/>
              <w:rPr>
                <w:rFonts w:ascii="Gill Sans MT" w:hAnsi="Gill Sans MT"/>
              </w:rPr>
            </w:pPr>
            <w:r w:rsidRPr="00BE068B">
              <w:rPr>
                <w:rFonts w:ascii="Gill Sans MT" w:hAnsi="Gill Sans MT"/>
              </w:rPr>
              <w:t>999= 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32CAE6C" w14:textId="5D088EEF" w:rsidR="00612EE5" w:rsidRPr="00BE068B" w:rsidRDefault="00612EE5"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67CBADDE"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1B83395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2A76FD16" w14:textId="3DAB052E"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B10</w:t>
            </w:r>
            <w:r w:rsidR="00A478EB" w:rsidRPr="00BE068B">
              <w:rPr>
                <w:rFonts w:ascii="Gill Sans MT" w:hAnsi="Gill Sans MT"/>
                <w:w w:val="105"/>
              </w:rPr>
              <w:t>. How many years have you lived in this village/locality?(</w:t>
            </w:r>
            <w:r w:rsidR="00A478EB" w:rsidRPr="00BE068B">
              <w:rPr>
                <w:rFonts w:ascii="Gill Sans MT" w:hAnsi="Gill Sans MT"/>
                <w:b/>
                <w:w w:val="105"/>
              </w:rPr>
              <w:t>yrs_live</w:t>
            </w:r>
            <w:r w:rsidR="00A478EB" w:rsidRPr="00BE068B">
              <w:rPr>
                <w:rFonts w:ascii="Gill Sans MT" w:hAnsi="Gill Sans MT"/>
                <w:w w:val="105"/>
              </w:rPr>
              <w:t>)</w:t>
            </w:r>
          </w:p>
          <w:p w14:paraId="143BFCDA" w14:textId="35AF2E80" w:rsidR="00A478EB" w:rsidRPr="00BE068B" w:rsidRDefault="00A478EB" w:rsidP="001512DD">
            <w:pPr>
              <w:spacing w:after="0"/>
              <w:rPr>
                <w:rFonts w:ascii="Gill Sans MT" w:hAnsi="Gill Sans MT"/>
                <w:w w:val="105"/>
              </w:rPr>
            </w:pP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E53B1" w:rsidRPr="00BE068B" w14:paraId="5D595A5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BDA158A" w14:textId="77777777" w:rsidR="00A478EB" w:rsidRPr="00BE068B" w:rsidRDefault="00A478EB" w:rsidP="001512DD">
            <w:pPr>
              <w:spacing w:after="0"/>
              <w:rPr>
                <w:rFonts w:ascii="Gill Sans MT" w:hAnsi="Gill Sans MT"/>
                <w:w w:val="105"/>
              </w:rPr>
            </w:pPr>
          </w:p>
        </w:tc>
        <w:tc>
          <w:tcPr>
            <w:tcW w:w="7430" w:type="dxa"/>
            <w:gridSpan w:val="4"/>
            <w:tcBorders>
              <w:top w:val="single" w:sz="4" w:space="0" w:color="000000"/>
              <w:left w:val="single" w:sz="4" w:space="0" w:color="auto"/>
              <w:bottom w:val="single" w:sz="4" w:space="0" w:color="000000"/>
              <w:right w:val="single" w:sz="18" w:space="0" w:color="000000"/>
            </w:tcBorders>
          </w:tcPr>
          <w:p w14:paraId="47E07D02" w14:textId="0DBF3697"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B11</w:t>
            </w:r>
            <w:r w:rsidR="00A478EB" w:rsidRPr="00BE068B">
              <w:rPr>
                <w:rFonts w:ascii="Gill Sans MT" w:hAnsi="Gill Sans MT"/>
                <w:w w:val="105"/>
              </w:rPr>
              <w:t>. How many years has the household head live</w:t>
            </w:r>
            <w:r w:rsidR="000B0A99" w:rsidRPr="00BE068B">
              <w:rPr>
                <w:rFonts w:ascii="Gill Sans MT" w:hAnsi="Gill Sans MT"/>
                <w:w w:val="105"/>
              </w:rPr>
              <w:t>d</w:t>
            </w:r>
            <w:r w:rsidR="00A478EB" w:rsidRPr="00BE068B">
              <w:rPr>
                <w:rFonts w:ascii="Gill Sans MT" w:hAnsi="Gill Sans MT"/>
                <w:w w:val="105"/>
              </w:rPr>
              <w:t xml:space="preserve"> in this village/locality? (</w:t>
            </w:r>
            <w:r w:rsidR="00A478EB" w:rsidRPr="00BE068B">
              <w:rPr>
                <w:rFonts w:ascii="Gill Sans MT" w:hAnsi="Gill Sans MT"/>
                <w:b/>
                <w:w w:val="105"/>
              </w:rPr>
              <w:t>yrs_live_head</w:t>
            </w:r>
            <w:r w:rsidR="00A478EB" w:rsidRPr="00BE068B">
              <w:rPr>
                <w:rFonts w:ascii="Gill Sans MT" w:hAnsi="Gill Sans MT"/>
                <w:w w:val="105"/>
              </w:rPr>
              <w:t>)</w:t>
            </w:r>
          </w:p>
          <w:p w14:paraId="4878F439" w14:textId="073376CD" w:rsidR="00A478EB" w:rsidRPr="00BE068B" w:rsidRDefault="00A478EB" w:rsidP="001512DD">
            <w:pPr>
              <w:spacing w:after="0"/>
              <w:rPr>
                <w:rFonts w:ascii="Gill Sans MT" w:hAnsi="Gill Sans MT"/>
                <w:w w:val="105"/>
              </w:rPr>
            </w:pPr>
            <w:r w:rsidRPr="00BE068B">
              <w:rPr>
                <w:rFonts w:ascii="Gill Sans MT" w:hAnsi="Gill Sans MT"/>
                <w:i/>
                <w:w w:val="105"/>
              </w:rPr>
              <w:t xml:space="preserve">Only ask if A11 </w:t>
            </w:r>
            <w:r w:rsidRPr="00BE068B">
              <w:rPr>
                <w:rFonts w:ascii="Gill Sans MT" w:hAnsi="Gill Sans MT"/>
                <w:w w:val="105"/>
              </w:rPr>
              <w:t>≠</w:t>
            </w:r>
            <w:r w:rsidR="000427DF" w:rsidRPr="00BE068B">
              <w:rPr>
                <w:rFonts w:ascii="Gill Sans MT" w:hAnsi="Gill Sans MT"/>
                <w:i/>
                <w:w w:val="105"/>
              </w:rPr>
              <w:t>1 and B9</w:t>
            </w:r>
            <w:r w:rsidRPr="00BE068B">
              <w:rPr>
                <w:rFonts w:ascii="Gill Sans MT" w:hAnsi="Gill Sans MT"/>
                <w:i/>
                <w:w w:val="105"/>
              </w:rPr>
              <w:t xml:space="preserve"> </w:t>
            </w:r>
            <w:r w:rsidRPr="00BE068B">
              <w:rPr>
                <w:rFonts w:ascii="Gill Sans MT" w:hAnsi="Gill Sans MT"/>
                <w:w w:val="105"/>
              </w:rPr>
              <w:t>≠</w:t>
            </w:r>
            <w:r w:rsidRPr="00BE068B">
              <w:rPr>
                <w:rFonts w:ascii="Gill Sans MT" w:hAnsi="Gill Sans MT"/>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BE068B" w:rsidRDefault="00A478EB" w:rsidP="001512D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478EB" w:rsidRPr="00BE068B" w14:paraId="33E87848"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64B0A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7F1284E" w14:textId="6E6347EE" w:rsidR="00A478EB" w:rsidRPr="00BE068B" w:rsidRDefault="000427DF" w:rsidP="001512DD">
            <w:pPr>
              <w:spacing w:after="0"/>
              <w:rPr>
                <w:rFonts w:ascii="Gill Sans MT" w:eastAsia="Calibri" w:hAnsi="Gill Sans MT" w:cs="Times New Roman"/>
                <w:w w:val="105"/>
              </w:rPr>
            </w:pPr>
            <w:r w:rsidRPr="00BE068B">
              <w:rPr>
                <w:rFonts w:ascii="Gill Sans MT" w:hAnsi="Gill Sans MT"/>
                <w:w w:val="105"/>
              </w:rPr>
              <w:t>B12</w:t>
            </w:r>
            <w:r w:rsidR="00A478EB" w:rsidRPr="00BE068B">
              <w:rPr>
                <w:rFonts w:ascii="Gill Sans MT" w:hAnsi="Gill Sans MT"/>
                <w:w w:val="105"/>
              </w:rPr>
              <w:t xml:space="preserve">. Are you considered a local or non-local by </w:t>
            </w:r>
            <w:r w:rsidR="00A478EB" w:rsidRPr="00BE068B">
              <w:rPr>
                <w:rFonts w:ascii="Gill Sans MT" w:hAnsi="Gill Sans MT"/>
                <w:w w:val="105"/>
              </w:rPr>
              <w:lastRenderedPageBreak/>
              <w:t>others in this village? (</w:t>
            </w:r>
            <w:r w:rsidR="00A478EB" w:rsidRPr="00BE068B">
              <w:rPr>
                <w:rFonts w:ascii="Gill Sans MT" w:hAnsi="Gill Sans MT"/>
                <w:b/>
                <w:w w:val="105"/>
              </w:rPr>
              <w:t>local_no</w:t>
            </w:r>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BE068B" w:rsidRDefault="00A478EB" w:rsidP="001512DD">
            <w:pPr>
              <w:spacing w:after="0"/>
              <w:rPr>
                <w:rFonts w:ascii="Gill Sans MT" w:hAnsi="Gill Sans MT"/>
              </w:rPr>
            </w:pPr>
            <w:r w:rsidRPr="00BE068B">
              <w:rPr>
                <w:rFonts w:ascii="Gill Sans MT" w:hAnsi="Gill Sans MT"/>
              </w:rPr>
              <w:lastRenderedPageBreak/>
              <w:t>1=Local</w:t>
            </w:r>
          </w:p>
          <w:p w14:paraId="65B67985" w14:textId="6394C17D" w:rsidR="00A478EB" w:rsidRPr="00BE068B" w:rsidRDefault="00A478EB" w:rsidP="001512DD">
            <w:pPr>
              <w:spacing w:after="0"/>
              <w:rPr>
                <w:rFonts w:ascii="Gill Sans MT" w:hAnsi="Gill Sans MT"/>
              </w:rPr>
            </w:pPr>
            <w:r w:rsidRPr="00BE068B">
              <w:rPr>
                <w:rFonts w:ascii="Gill Sans MT" w:hAnsi="Gill Sans MT"/>
              </w:rPr>
              <w:lastRenderedPageBreak/>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A478EB" w:rsidRPr="00BE068B" w14:paraId="4259D1F9"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0F879CFC"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7E6F562D" w14:textId="071F7D2A"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B13</w:t>
            </w:r>
            <w:r w:rsidR="00A478EB" w:rsidRPr="00BE068B">
              <w:rPr>
                <w:rFonts w:ascii="Gill Sans MT" w:hAnsi="Gill Sans MT"/>
                <w:w w:val="105"/>
              </w:rPr>
              <w:t xml:space="preserve">. Is the </w:t>
            </w:r>
            <w:r w:rsidR="000360B1" w:rsidRPr="00BE068B">
              <w:rPr>
                <w:rFonts w:ascii="Gill Sans MT" w:hAnsi="Gill Sans MT"/>
                <w:w w:val="105"/>
              </w:rPr>
              <w:t xml:space="preserve">household </w:t>
            </w:r>
            <w:r w:rsidR="00A478EB" w:rsidRPr="00BE068B">
              <w:rPr>
                <w:rFonts w:ascii="Gill Sans MT" w:hAnsi="Gill Sans MT"/>
                <w:w w:val="105"/>
              </w:rPr>
              <w:t>head considered a local or non-local by others in this village? (</w:t>
            </w:r>
            <w:r w:rsidR="00A478EB" w:rsidRPr="00BE068B">
              <w:rPr>
                <w:rFonts w:ascii="Gill Sans MT" w:hAnsi="Gill Sans MT"/>
                <w:b/>
                <w:w w:val="105"/>
              </w:rPr>
              <w:t>local_no_head</w:t>
            </w:r>
            <w:r w:rsidR="00A478EB" w:rsidRPr="00BE068B">
              <w:rPr>
                <w:rFonts w:ascii="Gill Sans MT" w:hAnsi="Gill Sans MT"/>
                <w:w w:val="105"/>
              </w:rPr>
              <w:t>)</w:t>
            </w:r>
          </w:p>
          <w:p w14:paraId="609E1682" w14:textId="1049FC67" w:rsidR="00A478EB" w:rsidRPr="00BE068B" w:rsidRDefault="00A478EB" w:rsidP="001512DD">
            <w:pPr>
              <w:spacing w:after="0"/>
              <w:rPr>
                <w:rFonts w:ascii="Gill Sans MT" w:eastAsia="Calibri" w:hAnsi="Gill Sans MT" w:cs="Times New Roman"/>
                <w:w w:val="105"/>
              </w:rPr>
            </w:pPr>
            <w:r w:rsidRPr="00BE068B">
              <w:rPr>
                <w:rFonts w:ascii="Gill Sans MT" w:hAnsi="Gill Sans MT"/>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BE068B" w:rsidRDefault="00A478EB" w:rsidP="001512DD">
            <w:pPr>
              <w:spacing w:after="0"/>
              <w:rPr>
                <w:rFonts w:ascii="Gill Sans MT" w:hAnsi="Gill Sans MT"/>
              </w:rPr>
            </w:pPr>
            <w:r w:rsidRPr="00BE068B">
              <w:rPr>
                <w:rFonts w:ascii="Gill Sans MT" w:hAnsi="Gill Sans MT"/>
              </w:rPr>
              <w:t>1=Local</w:t>
            </w:r>
          </w:p>
          <w:p w14:paraId="416466D8" w14:textId="77777777" w:rsidR="00A478EB" w:rsidRPr="00BE068B" w:rsidRDefault="00A478EB" w:rsidP="001512DD">
            <w:pPr>
              <w:spacing w:after="0"/>
              <w:rPr>
                <w:rFonts w:ascii="Gill Sans MT" w:hAnsi="Gill Sans MT"/>
              </w:rPr>
            </w:pPr>
            <w:r w:rsidRPr="00BE068B">
              <w:rPr>
                <w:rFonts w:ascii="Gill Sans MT" w:hAnsi="Gill Sans MT"/>
              </w:rPr>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5F66D36C"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7C3B331A"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auto"/>
              <w:bottom w:val="single" w:sz="4" w:space="0" w:color="000000"/>
            </w:tcBorders>
          </w:tcPr>
          <w:p w14:paraId="0C77F705" w14:textId="3C18C11F"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 When you were married, which spouse moved to the other spouse's village? (</w:t>
            </w:r>
            <w:r w:rsidR="00A478EB" w:rsidRPr="00BE068B">
              <w:rPr>
                <w:rFonts w:ascii="Gill Sans MT" w:hAnsi="Gill Sans MT"/>
                <w:b/>
                <w:w w:val="105"/>
              </w:rPr>
              <w:t>spouse_move</w:t>
            </w:r>
            <w:r w:rsidR="00A478EB" w:rsidRPr="00BE068B">
              <w:rPr>
                <w:rFonts w:ascii="Gill Sans MT" w:hAnsi="Gill Sans MT"/>
                <w:w w:val="105"/>
              </w:rPr>
              <w:t>)</w:t>
            </w:r>
          </w:p>
          <w:p w14:paraId="06247425" w14:textId="714C32C9" w:rsidR="00A478EB" w:rsidRPr="00BE068B" w:rsidRDefault="00A478EB"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BE068B" w:rsidRDefault="00A478EB" w:rsidP="001512DD">
            <w:pPr>
              <w:spacing w:after="0"/>
              <w:rPr>
                <w:rFonts w:ascii="Gill Sans MT" w:hAnsi="Gill Sans MT"/>
              </w:rPr>
            </w:pPr>
            <w:r w:rsidRPr="00BE068B">
              <w:rPr>
                <w:rFonts w:ascii="Gill Sans MT" w:hAnsi="Gill Sans MT"/>
              </w:rPr>
              <w:t>1=Wife moved to husband’s village</w:t>
            </w:r>
          </w:p>
          <w:p w14:paraId="6E02A625" w14:textId="0D768235" w:rsidR="00A478EB" w:rsidRPr="00BE068B" w:rsidRDefault="00A478EB" w:rsidP="001512DD">
            <w:pPr>
              <w:spacing w:after="0"/>
              <w:rPr>
                <w:rFonts w:ascii="Gill Sans MT" w:hAnsi="Gill Sans MT"/>
              </w:rPr>
            </w:pPr>
            <w:r w:rsidRPr="00BE068B">
              <w:rPr>
                <w:rFonts w:ascii="Gill Sans MT" w:hAnsi="Gill Sans MT"/>
              </w:rPr>
              <w:t>2=Husband moved to wife’s village</w:t>
            </w:r>
          </w:p>
          <w:p w14:paraId="76ACC902" w14:textId="120066D9" w:rsidR="00A478EB" w:rsidRPr="00BE068B" w:rsidRDefault="00A478EB" w:rsidP="001512DD">
            <w:pPr>
              <w:spacing w:after="0"/>
              <w:rPr>
                <w:rFonts w:ascii="Gill Sans MT" w:hAnsi="Gill Sans MT"/>
              </w:rPr>
            </w:pPr>
            <w:r w:rsidRPr="00BE068B">
              <w:rPr>
                <w:rFonts w:ascii="Gill Sans MT" w:hAnsi="Gill Sans MT"/>
              </w:rPr>
              <w:t>3=Husband and wife both moved to a new village</w:t>
            </w:r>
          </w:p>
          <w:p w14:paraId="5DA83D66" w14:textId="6D82502C" w:rsidR="00A478EB" w:rsidRPr="00BE068B" w:rsidRDefault="00A478EB" w:rsidP="001512DD">
            <w:pPr>
              <w:spacing w:after="0"/>
              <w:rPr>
                <w:rFonts w:ascii="Gill Sans MT" w:hAnsi="Gill Sans MT"/>
              </w:rPr>
            </w:pPr>
            <w:r w:rsidRPr="00BE068B">
              <w:rPr>
                <w:rFonts w:ascii="Gill Sans MT" w:hAnsi="Gill Sans MT"/>
              </w:rPr>
              <w:t>4=Husband moved to wife’s village for one year, then moved back to husband’s village together</w:t>
            </w:r>
          </w:p>
          <w:p w14:paraId="1A484CA5" w14:textId="3B4A9BD3" w:rsidR="00A478EB" w:rsidRPr="00BE068B" w:rsidRDefault="00A478EB" w:rsidP="001512DD">
            <w:pPr>
              <w:spacing w:after="0"/>
              <w:rPr>
                <w:rFonts w:ascii="Gill Sans MT" w:hAnsi="Gill Sans MT"/>
              </w:rPr>
            </w:pPr>
            <w:r w:rsidRPr="00BE068B">
              <w:rPr>
                <w:rFonts w:ascii="Gill Sans MT" w:hAnsi="Gill Sans MT"/>
              </w:rPr>
              <w:t>5=Husband and wife from same village, moved to a new home in that village</w:t>
            </w:r>
          </w:p>
          <w:p w14:paraId="62B12091" w14:textId="4EBA90AD" w:rsidR="00A478EB" w:rsidRPr="00BE068B" w:rsidRDefault="00A478EB" w:rsidP="001512DD">
            <w:pPr>
              <w:spacing w:after="0"/>
              <w:rPr>
                <w:rFonts w:ascii="Gill Sans MT" w:hAnsi="Gill Sans MT"/>
              </w:rPr>
            </w:pPr>
            <w:r w:rsidRPr="00BE068B">
              <w:rPr>
                <w:rFonts w:ascii="Gill Sans MT" w:hAnsi="Gill Sans MT"/>
              </w:rPr>
              <w:t>6=No one moved</w:t>
            </w:r>
            <w:r w:rsidR="00196EC9" w:rsidRPr="00BE068B">
              <w:rPr>
                <w:rFonts w:ascii="Gill Sans MT" w:hAnsi="Gill Sans MT"/>
              </w:rPr>
              <w:t xml:space="preserve">, live separately </w:t>
            </w:r>
          </w:p>
          <w:p w14:paraId="58AB0112" w14:textId="78F5789D" w:rsidR="00A478EB" w:rsidRPr="00BE068B" w:rsidRDefault="00A478EB" w:rsidP="001512DD">
            <w:pPr>
              <w:spacing w:after="0"/>
              <w:rPr>
                <w:rFonts w:ascii="Gill Sans MT" w:hAnsi="Gill Sans MT"/>
              </w:rPr>
            </w:pPr>
            <w:r w:rsidRPr="00BE068B">
              <w:rPr>
                <w:rFonts w:ascii="Gill Sans MT" w:hAnsi="Gill Sans MT"/>
              </w:rPr>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478EB" w:rsidRPr="00BE068B" w14:paraId="3BAAAEC7"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66D1B789" w14:textId="77777777" w:rsidR="00A478EB" w:rsidRPr="00BE068B" w:rsidRDefault="00A478EB"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6AAB6070" w14:textId="0B11EF8F" w:rsidR="00A478EB" w:rsidRPr="00BE068B" w:rsidRDefault="000427DF" w:rsidP="001512DD">
            <w:pPr>
              <w:kinsoku w:val="0"/>
              <w:overflowPunct w:val="0"/>
              <w:spacing w:afterLines="20" w:after="48" w:line="240" w:lineRule="auto"/>
              <w:contextualSpacing/>
              <w:rPr>
                <w:rFonts w:ascii="Gill Sans MT" w:hAnsi="Gill Sans MT"/>
                <w:w w:val="105"/>
              </w:rPr>
            </w:pPr>
            <w:r w:rsidRPr="00BE068B">
              <w:rPr>
                <w:rFonts w:ascii="Gill Sans MT" w:hAnsi="Gill Sans MT"/>
                <w:w w:val="105"/>
              </w:rPr>
              <w:t>B14</w:t>
            </w:r>
            <w:r w:rsidR="00A478EB" w:rsidRPr="00BE068B">
              <w:rPr>
                <w:rFonts w:ascii="Gill Sans MT" w:hAnsi="Gill Sans MT"/>
                <w:w w:val="105"/>
              </w:rPr>
              <w:t>b. If other, please specify.</w:t>
            </w:r>
          </w:p>
          <w:p w14:paraId="0633F2E5" w14:textId="0C2E28AD" w:rsidR="00A478EB"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B14</w:t>
            </w:r>
            <w:r w:rsidR="00A478EB" w:rsidRPr="00BE068B">
              <w:rPr>
                <w:rFonts w:ascii="Gill Sans MT" w:hAnsi="Gill Sans MT"/>
                <w:i/>
                <w:w w:val="105"/>
              </w:rPr>
              <w:t>=</w:t>
            </w:r>
            <w:r w:rsidRPr="00BE068B">
              <w:rPr>
                <w:rFonts w:ascii="Gill Sans MT" w:hAnsi="Gill Sans MT"/>
                <w:i/>
                <w:w w:val="105"/>
              </w:rPr>
              <w:t>9</w:t>
            </w:r>
            <w:r w:rsidR="00A478EB" w:rsidRPr="00BE068B">
              <w:rPr>
                <w:rFonts w:ascii="Gill Sans MT" w:hAnsi="Gill Sans MT"/>
                <w:i/>
                <w:w w:val="105"/>
              </w:rPr>
              <w:t>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BE068B" w:rsidRDefault="00A478EB"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A478EB" w:rsidRPr="00BE068B" w14:paraId="72B7CF62"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3FF418D3" w14:textId="77777777" w:rsidR="00A478EB" w:rsidRPr="00BE068B" w:rsidRDefault="00A478EB" w:rsidP="001512DD">
            <w:pPr>
              <w:spacing w:after="0"/>
              <w:rPr>
                <w:rFonts w:ascii="Gill Sans MT" w:eastAsia="Calibri" w:hAnsi="Gill Sans MT" w:cs="Times New Roman"/>
                <w:w w:val="105"/>
              </w:rPr>
            </w:pPr>
          </w:p>
        </w:tc>
        <w:tc>
          <w:tcPr>
            <w:tcW w:w="4914" w:type="dxa"/>
            <w:gridSpan w:val="2"/>
            <w:tcBorders>
              <w:top w:val="single" w:sz="4" w:space="0" w:color="000000"/>
              <w:left w:val="single" w:sz="2" w:space="0" w:color="auto"/>
              <w:bottom w:val="single" w:sz="2" w:space="0" w:color="auto"/>
            </w:tcBorders>
          </w:tcPr>
          <w:p w14:paraId="66653B3D" w14:textId="04038611" w:rsidR="00A478EB"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A478EB" w:rsidRPr="00BE068B">
              <w:rPr>
                <w:rFonts w:ascii="Gill Sans MT" w:hAnsi="Gill Sans MT"/>
                <w:w w:val="105"/>
              </w:rPr>
              <w:t xml:space="preserve">. Is the </w:t>
            </w:r>
            <w:r w:rsidR="00BE068B" w:rsidRPr="00BE068B">
              <w:rPr>
                <w:rFonts w:ascii="Gill Sans MT" w:hAnsi="Gill Sans MT"/>
                <w:w w:val="105"/>
              </w:rPr>
              <w:t xml:space="preserve">community </w:t>
            </w:r>
            <w:r w:rsidR="00A478EB" w:rsidRPr="00BE068B">
              <w:rPr>
                <w:rFonts w:ascii="Gill Sans MT" w:hAnsi="Gill Sans MT"/>
                <w:w w:val="105"/>
              </w:rPr>
              <w:t>land that your household farms passed down from the wife's family or the husband's family? (</w:t>
            </w:r>
            <w:r w:rsidR="00A478EB" w:rsidRPr="00BE068B">
              <w:rPr>
                <w:rFonts w:ascii="Gill Sans MT" w:hAnsi="Gill Sans MT"/>
                <w:b/>
                <w:w w:val="105"/>
              </w:rPr>
              <w:t>mat_pat</w:t>
            </w:r>
            <w:r w:rsidR="00A478EB" w:rsidRPr="00BE068B">
              <w:rPr>
                <w:rFonts w:ascii="Gill Sans MT" w:hAnsi="Gill Sans MT"/>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BE068B" w:rsidRDefault="00A478EB" w:rsidP="001512DD">
            <w:pPr>
              <w:spacing w:after="0"/>
              <w:rPr>
                <w:rFonts w:ascii="Gill Sans MT" w:hAnsi="Gill Sans MT"/>
              </w:rPr>
            </w:pPr>
            <w:r w:rsidRPr="00BE068B">
              <w:rPr>
                <w:rFonts w:ascii="Gill Sans MT" w:hAnsi="Gill Sans MT"/>
              </w:rPr>
              <w:t>1=Wife’s family</w:t>
            </w:r>
          </w:p>
          <w:p w14:paraId="611DF8C0" w14:textId="7224B13F" w:rsidR="00A478EB" w:rsidRPr="00BE068B" w:rsidRDefault="00A478EB" w:rsidP="001512DD">
            <w:pPr>
              <w:spacing w:after="0"/>
              <w:rPr>
                <w:rFonts w:ascii="Gill Sans MT" w:hAnsi="Gill Sans MT"/>
              </w:rPr>
            </w:pPr>
            <w:r w:rsidRPr="00BE068B">
              <w:rPr>
                <w:rFonts w:ascii="Gill Sans MT" w:hAnsi="Gill Sans MT"/>
              </w:rPr>
              <w:t>2=Husband’s family</w:t>
            </w:r>
          </w:p>
          <w:p w14:paraId="55DCCBAB" w14:textId="5E9B341A" w:rsidR="00A478EB" w:rsidRPr="00BE068B" w:rsidRDefault="00A478EB" w:rsidP="001512DD">
            <w:pPr>
              <w:spacing w:after="0" w:line="240" w:lineRule="auto"/>
              <w:contextualSpacing/>
              <w:rPr>
                <w:rFonts w:ascii="Gill Sans MT" w:eastAsia="Times New Roman" w:hAnsi="Gill Sans MT" w:cs="Times New Roman"/>
              </w:rPr>
            </w:pPr>
            <w:r w:rsidRPr="00BE068B">
              <w:rPr>
                <w:rFonts w:ascii="Gill Sans MT" w:hAnsi="Gill Sans MT"/>
              </w:rPr>
              <w:t>3=</w:t>
            </w:r>
            <w:r w:rsidRPr="00BE068B">
              <w:rPr>
                <w:rFonts w:ascii="Gill Sans MT" w:eastAsia="Times New Roman" w:hAnsi="Gill Sans MT" w:cs="Times New Roman"/>
              </w:rPr>
              <w:t xml:space="preserve"> Land was purchased by or given to the household</w:t>
            </w:r>
          </w:p>
          <w:p w14:paraId="240D76FD" w14:textId="77777777" w:rsidR="00A478EB" w:rsidRPr="00BE068B" w:rsidRDefault="00A478EB" w:rsidP="001512DD">
            <w:pPr>
              <w:spacing w:after="0"/>
              <w:rPr>
                <w:rFonts w:ascii="Gill Sans MT" w:hAnsi="Gill Sans MT"/>
              </w:rPr>
            </w:pPr>
            <w:r w:rsidRPr="00BE068B">
              <w:rPr>
                <w:rFonts w:ascii="Gill Sans MT" w:hAnsi="Gill Sans MT"/>
              </w:rPr>
              <w:t>97=Other, please specify</w:t>
            </w:r>
          </w:p>
          <w:p w14:paraId="5E2568DD" w14:textId="53B42AC8" w:rsidR="00BE53B1" w:rsidRPr="00BE068B" w:rsidRDefault="00BE53B1" w:rsidP="001512DD">
            <w:pPr>
              <w:spacing w:after="0"/>
              <w:rPr>
                <w:rFonts w:ascii="Gill Sans MT" w:hAnsi="Gill Sans MT"/>
              </w:rPr>
            </w:pPr>
            <w:r w:rsidRPr="00BE068B">
              <w:rPr>
                <w:rFonts w:ascii="Gill Sans MT" w:hAnsi="Gill Sans MT"/>
              </w:rPr>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BE068B" w:rsidRDefault="00A478EB"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3B1" w:rsidRPr="00BE068B" w14:paraId="267CFAA4"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387966FF"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4914" w:type="dxa"/>
            <w:gridSpan w:val="2"/>
            <w:tcBorders>
              <w:top w:val="single" w:sz="4" w:space="0" w:color="000000"/>
              <w:left w:val="single" w:sz="4" w:space="0" w:color="000000"/>
              <w:bottom w:val="single" w:sz="4" w:space="0" w:color="000000"/>
            </w:tcBorders>
          </w:tcPr>
          <w:p w14:paraId="1665CEAA" w14:textId="467D1200"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B15</w:t>
            </w:r>
            <w:r w:rsidR="00BE53B1" w:rsidRPr="00BE068B">
              <w:rPr>
                <w:rFonts w:ascii="Gill Sans MT" w:hAnsi="Gill Sans MT"/>
                <w:w w:val="105"/>
              </w:rPr>
              <w:t>b. If other, please specify.</w:t>
            </w:r>
          </w:p>
          <w:p w14:paraId="2143B029" w14:textId="55BAFBF4" w:rsidR="00BE53B1" w:rsidRPr="00BE068B" w:rsidRDefault="000427DF" w:rsidP="001512DD">
            <w:pPr>
              <w:kinsoku w:val="0"/>
              <w:overflowPunct w:val="0"/>
              <w:spacing w:afterLines="20" w:after="48" w:line="240" w:lineRule="auto"/>
              <w:ind w:firstLine="10"/>
              <w:contextualSpacing/>
              <w:rPr>
                <w:rFonts w:ascii="Gill Sans MT" w:hAnsi="Gill Sans MT"/>
                <w:i/>
                <w:w w:val="105"/>
              </w:rPr>
            </w:pPr>
            <w:r w:rsidRPr="00BE068B">
              <w:rPr>
                <w:rFonts w:ascii="Gill Sans MT" w:hAnsi="Gill Sans MT"/>
                <w:i/>
                <w:w w:val="105"/>
              </w:rPr>
              <w:t>Ask if B15=97</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BE068B" w:rsidRDefault="00BE53B1" w:rsidP="001512DD">
            <w:pPr>
              <w:tabs>
                <w:tab w:val="left" w:pos="3449"/>
              </w:tabs>
              <w:spacing w:afterLines="20" w:after="48" w:line="240" w:lineRule="auto"/>
              <w:contextualSpacing/>
              <w:rPr>
                <w:rFonts w:ascii="Gill Sans MT" w:hAnsi="Gill Sans MT"/>
                <w:i/>
              </w:rPr>
            </w:pPr>
            <w:r w:rsidRPr="00BE068B">
              <w:rPr>
                <w:rFonts w:ascii="Gill Sans MT" w:hAnsi="Gill Sans MT"/>
                <w:i/>
              </w:rPr>
              <w:t>(Text)</w:t>
            </w:r>
          </w:p>
        </w:tc>
      </w:tr>
      <w:tr w:rsidR="00BE53B1" w:rsidRPr="00BE068B" w14:paraId="5FE81FC7" w14:textId="77777777" w:rsidTr="00D70197">
        <w:trPr>
          <w:trHeight w:val="20"/>
        </w:trPr>
        <w:tc>
          <w:tcPr>
            <w:tcW w:w="124" w:type="dxa"/>
            <w:tcBorders>
              <w:top w:val="single" w:sz="4" w:space="0" w:color="000000"/>
              <w:left w:val="single" w:sz="4" w:space="0" w:color="000000"/>
              <w:bottom w:val="single" w:sz="4" w:space="0" w:color="000000"/>
              <w:right w:val="single" w:sz="4" w:space="0" w:color="auto"/>
            </w:tcBorders>
          </w:tcPr>
          <w:p w14:paraId="6B2FE033" w14:textId="77777777" w:rsidR="00BE53B1" w:rsidRPr="00BE068B" w:rsidRDefault="00BE53B1" w:rsidP="001512DD">
            <w:pPr>
              <w:spacing w:after="0"/>
              <w:rPr>
                <w:rFonts w:ascii="Gill Sans MT" w:eastAsia="Calibri" w:hAnsi="Gill Sans MT" w:cs="Times New Roman"/>
                <w:w w:val="105"/>
              </w:rPr>
            </w:pPr>
          </w:p>
        </w:tc>
        <w:tc>
          <w:tcPr>
            <w:tcW w:w="4914" w:type="dxa"/>
            <w:gridSpan w:val="2"/>
            <w:tcBorders>
              <w:top w:val="single" w:sz="4" w:space="0" w:color="000000"/>
              <w:left w:val="single" w:sz="4" w:space="0" w:color="000000"/>
              <w:bottom w:val="single" w:sz="4" w:space="0" w:color="000000"/>
            </w:tcBorders>
          </w:tcPr>
          <w:p w14:paraId="3F0880BB" w14:textId="1CAFE902"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B16</w:t>
            </w:r>
            <w:r w:rsidR="00BE53B1" w:rsidRPr="00BE068B">
              <w:rPr>
                <w:rFonts w:ascii="Gill Sans MT" w:hAnsi="Gill Sans MT"/>
                <w:w w:val="105"/>
              </w:rPr>
              <w:t>. Did you work as hired labor (ganyu) on someone else's land during the last agricultural season? (</w:t>
            </w:r>
            <w:r w:rsidR="00BE53B1" w:rsidRPr="00BE068B">
              <w:rPr>
                <w:rFonts w:ascii="Gill Sans MT" w:hAnsi="Gill Sans MT"/>
                <w:b/>
                <w:w w:val="105"/>
              </w:rPr>
              <w:t>hire</w:t>
            </w:r>
            <w:r w:rsidR="00BE53B1" w:rsidRPr="00BE068B">
              <w:rPr>
                <w:rFonts w:ascii="Gill Sans MT" w:hAnsi="Gill Sans MT"/>
                <w:w w:val="105"/>
              </w:rPr>
              <w:t>)</w:t>
            </w:r>
          </w:p>
          <w:p w14:paraId="26B8FAC4" w14:textId="0B8A1260" w:rsidR="00BE53B1" w:rsidRPr="00BE068B" w:rsidRDefault="00BE53B1" w:rsidP="001512DD">
            <w:pPr>
              <w:spacing w:after="0"/>
              <w:rPr>
                <w:rFonts w:ascii="Gill Sans MT" w:eastAsia="Calibri" w:hAnsi="Gill Sans MT" w:cs="Times New Roman"/>
                <w:w w:val="105"/>
              </w:rPr>
            </w:pPr>
            <w:r w:rsidRPr="00BE068B">
              <w:rPr>
                <w:rFonts w:ascii="Gill Sans MT" w:hAnsi="Gill Sans MT"/>
                <w:i/>
                <w:w w:val="105"/>
              </w:rPr>
              <w:t xml:space="preserve">If 0, 888, or 999, skip </w:t>
            </w:r>
            <w:r w:rsidR="000427DF" w:rsidRPr="00BE068B">
              <w:rPr>
                <w:rFonts w:ascii="Gill Sans MT" w:hAnsi="Gill Sans MT"/>
                <w:b/>
                <w:w w:val="105"/>
              </w:rPr>
              <w:t>B17</w:t>
            </w:r>
          </w:p>
        </w:tc>
        <w:tc>
          <w:tcPr>
            <w:tcW w:w="4338" w:type="dxa"/>
            <w:gridSpan w:val="6"/>
            <w:tcBorders>
              <w:top w:val="single" w:sz="4" w:space="0" w:color="000000"/>
              <w:bottom w:val="single" w:sz="4" w:space="0" w:color="000000"/>
              <w:right w:val="single" w:sz="18" w:space="0" w:color="000000"/>
            </w:tcBorders>
          </w:tcPr>
          <w:p w14:paraId="2178FCF5" w14:textId="77777777" w:rsidR="00BE53B1" w:rsidRPr="00BE068B" w:rsidRDefault="00BE53B1" w:rsidP="001512DD">
            <w:pPr>
              <w:spacing w:after="0"/>
              <w:rPr>
                <w:rFonts w:ascii="Gill Sans MT" w:hAnsi="Gill Sans MT"/>
              </w:rPr>
            </w:pPr>
            <w:r w:rsidRPr="00BE068B">
              <w:rPr>
                <w:rFonts w:ascii="Gill Sans MT" w:hAnsi="Gill Sans MT"/>
              </w:rPr>
              <w:t>1=No</w:t>
            </w:r>
          </w:p>
          <w:p w14:paraId="398D0EFB" w14:textId="77777777" w:rsidR="00BE53B1" w:rsidRPr="00BE068B" w:rsidRDefault="00BE53B1" w:rsidP="001512D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73849410" w14:textId="77777777" w:rsidR="00BE53B1" w:rsidRPr="00BE068B" w:rsidRDefault="00BE53B1" w:rsidP="001512DD">
            <w:pPr>
              <w:spacing w:after="0"/>
              <w:rPr>
                <w:rFonts w:ascii="Gill Sans MT" w:hAnsi="Gill Sans MT"/>
              </w:rPr>
            </w:pPr>
            <w:r w:rsidRPr="00BE068B">
              <w:rPr>
                <w:rFonts w:ascii="Gill Sans MT" w:hAnsi="Gill Sans MT"/>
              </w:rPr>
              <w:t>888=Don’t know</w:t>
            </w:r>
          </w:p>
          <w:p w14:paraId="403124B2" w14:textId="77777777" w:rsidR="00BE53B1" w:rsidRPr="00BE068B" w:rsidRDefault="00BE53B1" w:rsidP="001512DD">
            <w:pPr>
              <w:spacing w:after="0"/>
              <w:rPr>
                <w:rFonts w:ascii="Gill Sans MT" w:hAnsi="Gill Sans MT"/>
              </w:rPr>
            </w:pPr>
            <w:r w:rsidRPr="00BE068B">
              <w:rPr>
                <w:rFonts w:ascii="Gill Sans MT" w:hAnsi="Gill Sans MT"/>
              </w:rPr>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BE068B" w:rsidRDefault="00BE53B1" w:rsidP="001512D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53B1" w:rsidRPr="00BE068B" w14:paraId="4B2A9AC5"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53CC1BF2" w14:textId="77777777" w:rsidR="00BE53B1" w:rsidRPr="00BE068B" w:rsidRDefault="00BE53B1" w:rsidP="001512DD">
            <w:pPr>
              <w:kinsoku w:val="0"/>
              <w:overflowPunct w:val="0"/>
              <w:spacing w:afterLines="20" w:after="48" w:line="240" w:lineRule="auto"/>
              <w:ind w:left="119"/>
              <w:contextualSpacing/>
              <w:rPr>
                <w:rFonts w:ascii="Gill Sans MT" w:hAnsi="Gill Sans MT"/>
                <w:w w:val="105"/>
              </w:rPr>
            </w:pPr>
          </w:p>
        </w:tc>
        <w:tc>
          <w:tcPr>
            <w:tcW w:w="7436" w:type="dxa"/>
            <w:gridSpan w:val="5"/>
            <w:tcBorders>
              <w:top w:val="single" w:sz="4" w:space="0" w:color="000000"/>
              <w:left w:val="single" w:sz="4" w:space="0" w:color="000000"/>
              <w:bottom w:val="single" w:sz="4" w:space="0" w:color="000000"/>
            </w:tcBorders>
          </w:tcPr>
          <w:p w14:paraId="5858F2AC" w14:textId="1C474806" w:rsidR="00BE53B1" w:rsidRPr="00BE068B" w:rsidRDefault="000427DF"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B17</w:t>
            </w:r>
            <w:r w:rsidR="00BE53B1" w:rsidRPr="00BE068B">
              <w:rPr>
                <w:rFonts w:ascii="Gill Sans MT" w:hAnsi="Gill Sans MT"/>
                <w:w w:val="105"/>
              </w:rPr>
              <w:t>. How many total days did you do ganyu in the last agricultural season? (</w:t>
            </w:r>
            <w:r w:rsidR="00BE53B1" w:rsidRPr="00BE068B">
              <w:rPr>
                <w:rFonts w:ascii="Gill Sans MT" w:hAnsi="Gill Sans MT"/>
                <w:b/>
                <w:w w:val="105"/>
              </w:rPr>
              <w:t>hiredays</w:t>
            </w:r>
            <w:r w:rsidR="00BE53B1" w:rsidRPr="00BE068B">
              <w:rPr>
                <w:rFonts w:ascii="Gill Sans MT" w:hAnsi="Gill Sans MT"/>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BE068B" w:rsidRDefault="00BE53B1" w:rsidP="001512DD">
            <w:pPr>
              <w:spacing w:afterLines="20" w:after="48" w:line="240" w:lineRule="auto"/>
              <w:contextualSpacing/>
              <w:rPr>
                <w:rFonts w:ascii="Gill Sans MT" w:hAnsi="Gill Sans MT"/>
                <w:i/>
              </w:rPr>
            </w:pPr>
            <w:r w:rsidRPr="00BE068B">
              <w:rPr>
                <w:rFonts w:ascii="Gill Sans MT" w:hAnsi="Gill Sans MT"/>
                <w:i/>
              </w:rPr>
              <w:t>(Integer)</w:t>
            </w:r>
          </w:p>
        </w:tc>
      </w:tr>
      <w:tr w:rsidR="003D65F2" w:rsidRPr="00BE068B" w14:paraId="362776CE" w14:textId="77777777" w:rsidTr="00D70197">
        <w:trPr>
          <w:trHeight w:val="20"/>
        </w:trPr>
        <w:tc>
          <w:tcPr>
            <w:tcW w:w="124" w:type="dxa"/>
            <w:tcBorders>
              <w:top w:val="single" w:sz="4" w:space="0" w:color="000000"/>
              <w:left w:val="single" w:sz="4" w:space="0" w:color="000000"/>
              <w:bottom w:val="single" w:sz="4" w:space="0" w:color="000000"/>
              <w:right w:val="single" w:sz="4" w:space="0" w:color="000000"/>
            </w:tcBorders>
          </w:tcPr>
          <w:p w14:paraId="1012C341" w14:textId="77777777" w:rsidR="003D65F2" w:rsidRPr="00BE068B" w:rsidRDefault="003D65F2" w:rsidP="001512DD">
            <w:pPr>
              <w:kinsoku w:val="0"/>
              <w:overflowPunct w:val="0"/>
              <w:spacing w:afterLines="20" w:after="48" w:line="240" w:lineRule="auto"/>
              <w:ind w:left="119"/>
              <w:contextualSpacing/>
              <w:rPr>
                <w:rFonts w:ascii="Gill Sans MT" w:hAnsi="Gill Sans MT"/>
                <w:w w:val="105"/>
              </w:rPr>
            </w:pPr>
          </w:p>
        </w:tc>
        <w:tc>
          <w:tcPr>
            <w:tcW w:w="4500" w:type="dxa"/>
            <w:tcBorders>
              <w:top w:val="single" w:sz="4" w:space="0" w:color="000000"/>
              <w:left w:val="single" w:sz="4" w:space="0" w:color="000000"/>
              <w:bottom w:val="single" w:sz="4" w:space="0" w:color="000000"/>
            </w:tcBorders>
          </w:tcPr>
          <w:p w14:paraId="276B13D4"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How would you describe the economic status of your family?</w:t>
            </w:r>
          </w:p>
        </w:tc>
        <w:tc>
          <w:tcPr>
            <w:tcW w:w="2936" w:type="dxa"/>
            <w:gridSpan w:val="4"/>
            <w:tcBorders>
              <w:top w:val="single" w:sz="4" w:space="0" w:color="000000"/>
              <w:bottom w:val="single" w:sz="4" w:space="0" w:color="000000"/>
            </w:tcBorders>
          </w:tcPr>
          <w:p w14:paraId="51E47405"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1= In need</w:t>
            </w:r>
          </w:p>
          <w:p w14:paraId="3C1B3404" w14:textId="77777777" w:rsidR="00D70197" w:rsidRDefault="003D65F2" w:rsidP="00BE068B">
            <w:pPr>
              <w:pStyle w:val="CommentText"/>
              <w:rPr>
                <w:rFonts w:ascii="Gill Sans MT" w:hAnsi="Gill Sans MT"/>
              </w:rPr>
            </w:pPr>
            <w:r w:rsidRPr="00BE068B">
              <w:rPr>
                <w:rFonts w:ascii="Gill Sans MT" w:hAnsi="Gill Sans MT"/>
                <w:w w:val="105"/>
              </w:rPr>
              <w:t xml:space="preserve">2= </w:t>
            </w:r>
            <w:r w:rsidR="00BE068B" w:rsidRPr="00BE068B">
              <w:rPr>
                <w:rFonts w:ascii="Gill Sans MT" w:hAnsi="Gill Sans MT"/>
              </w:rPr>
              <w:t>Household livelihoods allow a basic existence for its members</w:t>
            </w:r>
          </w:p>
          <w:p w14:paraId="4BBD1F64" w14:textId="7AA752A5" w:rsidR="00BE068B" w:rsidRPr="00D70197" w:rsidRDefault="00BE068B" w:rsidP="00BE068B">
            <w:pPr>
              <w:pStyle w:val="CommentText"/>
              <w:rPr>
                <w:rFonts w:ascii="Gill Sans MT" w:hAnsi="Gill Sans MT"/>
              </w:rPr>
            </w:pPr>
            <w:r w:rsidRPr="00BE068B">
              <w:rPr>
                <w:rFonts w:ascii="Gill Sans MT" w:hAnsi="Gill Sans MT"/>
              </w:rPr>
              <w:t>3=Household livelihoods allow a comfortable existence for its members, without attaining the community wealthy status</w:t>
            </w:r>
            <w:r w:rsidRPr="00BE068B" w:rsidDel="00BE068B">
              <w:rPr>
                <w:rFonts w:ascii="Gill Sans MT" w:hAnsi="Gill Sans MT"/>
                <w:w w:val="105"/>
              </w:rPr>
              <w:t xml:space="preserve"> </w:t>
            </w:r>
          </w:p>
          <w:p w14:paraId="190BD15E" w14:textId="77777777" w:rsidR="003D65F2" w:rsidRPr="00BE068B" w:rsidRDefault="003D65F2" w:rsidP="00BE068B">
            <w:pPr>
              <w:pStyle w:val="CommentText"/>
              <w:rPr>
                <w:rFonts w:ascii="Gill Sans MT" w:hAnsi="Gill Sans MT"/>
                <w:w w:val="105"/>
              </w:rPr>
            </w:pPr>
            <w:r w:rsidRPr="00BE068B">
              <w:rPr>
                <w:rFonts w:ascii="Gill Sans MT" w:hAnsi="Gill Sans MT"/>
                <w:w w:val="105"/>
              </w:rPr>
              <w:t>4= Wealthy</w:t>
            </w:r>
          </w:p>
          <w:p w14:paraId="590CF4ED" w14:textId="77777777"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888= Don’t know</w:t>
            </w:r>
          </w:p>
          <w:p w14:paraId="3AD95ECB" w14:textId="34751C9B" w:rsidR="003D65F2" w:rsidRPr="00BE068B" w:rsidRDefault="003D65F2" w:rsidP="001512DD">
            <w:pPr>
              <w:kinsoku w:val="0"/>
              <w:overflowPunct w:val="0"/>
              <w:spacing w:afterLines="20" w:after="48" w:line="240" w:lineRule="auto"/>
              <w:ind w:firstLine="10"/>
              <w:contextualSpacing/>
              <w:rPr>
                <w:rFonts w:ascii="Gill Sans MT" w:hAnsi="Gill Sans MT"/>
                <w:w w:val="105"/>
              </w:rPr>
            </w:pPr>
            <w:r w:rsidRPr="00BE068B">
              <w:rPr>
                <w:rFonts w:ascii="Gill Sans MT" w:hAnsi="Gill Sans MT"/>
                <w:w w:val="105"/>
              </w:rPr>
              <w:t>999= Prefer not to respond</w:t>
            </w:r>
          </w:p>
        </w:tc>
        <w:tc>
          <w:tcPr>
            <w:tcW w:w="2520" w:type="dxa"/>
            <w:gridSpan w:val="4"/>
            <w:tcBorders>
              <w:top w:val="single" w:sz="18" w:space="0" w:color="000000"/>
              <w:left w:val="single" w:sz="18" w:space="0" w:color="000000"/>
              <w:bottom w:val="single" w:sz="18" w:space="0" w:color="000000"/>
              <w:right w:val="single" w:sz="18" w:space="0" w:color="000000"/>
            </w:tcBorders>
          </w:tcPr>
          <w:p w14:paraId="401664D8" w14:textId="3D34436F" w:rsidR="003D65F2" w:rsidRPr="00BE068B" w:rsidRDefault="003D65F2" w:rsidP="001512DD">
            <w:pPr>
              <w:spacing w:afterLines="20" w:after="48" w:line="240" w:lineRule="auto"/>
              <w:contextualSpacing/>
              <w:rPr>
                <w:rFonts w:ascii="Gill Sans MT" w:hAnsi="Gill Sans MT"/>
                <w:i/>
              </w:rPr>
            </w:pPr>
            <w:r w:rsidRPr="00BE068B">
              <w:rPr>
                <w:rFonts w:ascii="Gill Sans MT" w:hAnsi="Gill Sans MT"/>
                <w:i/>
              </w:rPr>
              <w:t>(Code)</w:t>
            </w:r>
          </w:p>
        </w:tc>
      </w:tr>
    </w:tbl>
    <w:p w14:paraId="4074218C" w14:textId="611D19D6" w:rsidR="00B71EAD" w:rsidRPr="00BE068B" w:rsidRDefault="00B71EAD" w:rsidP="001512DD">
      <w:pPr>
        <w:spacing w:afterLines="20" w:after="48" w:line="240" w:lineRule="auto"/>
        <w:contextualSpacing/>
        <w:rPr>
          <w:rFonts w:ascii="Gill Sans MT" w:eastAsia="Times New Roman" w:hAnsi="Gill Sans MT" w:cs="Times New Roman"/>
          <w:b/>
          <w:bCs/>
        </w:rPr>
      </w:pPr>
    </w:p>
    <w:p w14:paraId="16D5453F" w14:textId="77777777" w:rsidR="00A667B3" w:rsidRPr="00BE068B" w:rsidRDefault="00A667B3" w:rsidP="001512DD">
      <w:pPr>
        <w:spacing w:afterLines="20" w:after="48" w:line="240" w:lineRule="auto"/>
        <w:contextualSpacing/>
        <w:rPr>
          <w:rFonts w:ascii="Gill Sans MT" w:eastAsia="Times New Roman" w:hAnsi="Gill Sans MT" w:cs="Times New Roman"/>
          <w:b/>
          <w:bCs/>
        </w:rPr>
        <w:sectPr w:rsidR="00A667B3" w:rsidRPr="00BE068B" w:rsidSect="00512DC2">
          <w:footerReference w:type="default" r:id="rId10"/>
          <w:pgSz w:w="12240" w:h="15840"/>
          <w:pgMar w:top="1440" w:right="1080" w:bottom="1440" w:left="1080" w:header="720" w:footer="720" w:gutter="0"/>
          <w:cols w:space="720"/>
          <w:docGrid w:linePitch="360"/>
        </w:sectPr>
      </w:pPr>
    </w:p>
    <w:p w14:paraId="4BD25746" w14:textId="77777777" w:rsidR="00137629" w:rsidRPr="00BE068B" w:rsidRDefault="00707954" w:rsidP="001512DD">
      <w:pPr>
        <w:spacing w:after="0" w:line="240" w:lineRule="auto"/>
        <w:contextualSpacing/>
        <w:rPr>
          <w:rFonts w:ascii="Gill Sans MT" w:hAnsi="Gill Sans MT"/>
          <w:b/>
        </w:rPr>
      </w:pPr>
      <w:r w:rsidRPr="00BE068B">
        <w:rPr>
          <w:rFonts w:ascii="Gill Sans MT" w:hAnsi="Gill Sans MT"/>
          <w:b/>
        </w:rPr>
        <w:lastRenderedPageBreak/>
        <w:t xml:space="preserve">SECTION C. HOUSEHOLD ROSTER </w:t>
      </w:r>
    </w:p>
    <w:tbl>
      <w:tblPr>
        <w:tblStyle w:val="TableGrid"/>
        <w:tblW w:w="13444" w:type="dxa"/>
        <w:tblInd w:w="-725" w:type="dxa"/>
        <w:tblLayout w:type="fixed"/>
        <w:tblCellMar>
          <w:left w:w="29" w:type="dxa"/>
          <w:right w:w="29" w:type="dxa"/>
        </w:tblCellMar>
        <w:tblLook w:val="04A0" w:firstRow="1" w:lastRow="0" w:firstColumn="1" w:lastColumn="0" w:noHBand="0" w:noVBand="1"/>
      </w:tblPr>
      <w:tblGrid>
        <w:gridCol w:w="715"/>
        <w:gridCol w:w="3369"/>
        <w:gridCol w:w="1800"/>
        <w:gridCol w:w="1440"/>
        <w:gridCol w:w="1260"/>
        <w:gridCol w:w="1350"/>
        <w:gridCol w:w="1530"/>
        <w:gridCol w:w="1980"/>
      </w:tblGrid>
      <w:tr w:rsidR="000427DF" w:rsidRPr="00BE068B" w14:paraId="754C3BFD" w14:textId="77777777" w:rsidTr="00BE068B">
        <w:trPr>
          <w:trHeight w:val="20"/>
        </w:trPr>
        <w:tc>
          <w:tcPr>
            <w:tcW w:w="715" w:type="dxa"/>
          </w:tcPr>
          <w:p w14:paraId="3707C619" w14:textId="77777777" w:rsidR="000427DF" w:rsidRPr="00BE068B" w:rsidRDefault="000427DF" w:rsidP="001512DD">
            <w:pPr>
              <w:contextualSpacing/>
              <w:jc w:val="center"/>
              <w:rPr>
                <w:rFonts w:ascii="Gill Sans MT" w:hAnsi="Gill Sans MT"/>
              </w:rPr>
            </w:pPr>
          </w:p>
        </w:tc>
        <w:tc>
          <w:tcPr>
            <w:tcW w:w="3369" w:type="dxa"/>
          </w:tcPr>
          <w:p w14:paraId="40477CF5" w14:textId="6EBD76CA" w:rsidR="000427DF" w:rsidRPr="00BE068B" w:rsidRDefault="000427DF" w:rsidP="000427DF">
            <w:pPr>
              <w:contextualSpacing/>
              <w:jc w:val="center"/>
              <w:rPr>
                <w:rFonts w:ascii="Gill Sans MT" w:hAnsi="Gill Sans MT"/>
              </w:rPr>
            </w:pPr>
            <w:r w:rsidRPr="00BE068B">
              <w:rPr>
                <w:rFonts w:ascii="Gill Sans MT" w:hAnsi="Gill Sans MT"/>
              </w:rPr>
              <w:t>C.1</w:t>
            </w:r>
          </w:p>
        </w:tc>
        <w:tc>
          <w:tcPr>
            <w:tcW w:w="1800" w:type="dxa"/>
          </w:tcPr>
          <w:p w14:paraId="11918E9C" w14:textId="360FA7FF" w:rsidR="000427DF" w:rsidRPr="00BE068B" w:rsidRDefault="000427DF" w:rsidP="000427DF">
            <w:pPr>
              <w:contextualSpacing/>
              <w:jc w:val="center"/>
              <w:rPr>
                <w:rFonts w:ascii="Gill Sans MT" w:hAnsi="Gill Sans MT"/>
              </w:rPr>
            </w:pPr>
            <w:r w:rsidRPr="00BE068B">
              <w:rPr>
                <w:rFonts w:ascii="Gill Sans MT" w:hAnsi="Gill Sans MT"/>
              </w:rPr>
              <w:t>C.2</w:t>
            </w:r>
          </w:p>
        </w:tc>
        <w:tc>
          <w:tcPr>
            <w:tcW w:w="1440" w:type="dxa"/>
          </w:tcPr>
          <w:p w14:paraId="1818B4B7" w14:textId="4EF57861" w:rsidR="000427DF" w:rsidRPr="00BE068B" w:rsidRDefault="000427DF" w:rsidP="000427DF">
            <w:pPr>
              <w:contextualSpacing/>
              <w:jc w:val="center"/>
              <w:rPr>
                <w:rFonts w:ascii="Gill Sans MT" w:hAnsi="Gill Sans MT"/>
              </w:rPr>
            </w:pPr>
            <w:r w:rsidRPr="00BE068B">
              <w:rPr>
                <w:rFonts w:ascii="Gill Sans MT" w:hAnsi="Gill Sans MT"/>
              </w:rPr>
              <w:t>C.3</w:t>
            </w:r>
          </w:p>
        </w:tc>
        <w:tc>
          <w:tcPr>
            <w:tcW w:w="1260" w:type="dxa"/>
          </w:tcPr>
          <w:p w14:paraId="06D9933F" w14:textId="48028AB9" w:rsidR="000427DF" w:rsidRPr="00BE068B" w:rsidRDefault="000427DF" w:rsidP="000427DF">
            <w:pPr>
              <w:contextualSpacing/>
              <w:jc w:val="center"/>
              <w:rPr>
                <w:rFonts w:ascii="Gill Sans MT" w:hAnsi="Gill Sans MT"/>
              </w:rPr>
            </w:pPr>
            <w:r w:rsidRPr="00BE068B">
              <w:rPr>
                <w:rFonts w:ascii="Gill Sans MT" w:hAnsi="Gill Sans MT"/>
              </w:rPr>
              <w:t>C.4</w:t>
            </w:r>
          </w:p>
        </w:tc>
        <w:tc>
          <w:tcPr>
            <w:tcW w:w="1350" w:type="dxa"/>
          </w:tcPr>
          <w:p w14:paraId="63F2854B" w14:textId="2490BEA4" w:rsidR="000427DF" w:rsidRPr="00BE068B" w:rsidRDefault="000427DF" w:rsidP="000427DF">
            <w:pPr>
              <w:contextualSpacing/>
              <w:jc w:val="center"/>
              <w:rPr>
                <w:rFonts w:ascii="Gill Sans MT" w:hAnsi="Gill Sans MT"/>
              </w:rPr>
            </w:pPr>
            <w:r w:rsidRPr="00BE068B">
              <w:rPr>
                <w:rFonts w:ascii="Gill Sans MT" w:hAnsi="Gill Sans MT"/>
              </w:rPr>
              <w:t>C.5</w:t>
            </w:r>
          </w:p>
        </w:tc>
        <w:tc>
          <w:tcPr>
            <w:tcW w:w="1530" w:type="dxa"/>
          </w:tcPr>
          <w:p w14:paraId="69F06AEE" w14:textId="5596813D" w:rsidR="000427DF" w:rsidRPr="00BE068B" w:rsidRDefault="000427DF" w:rsidP="000427DF">
            <w:pPr>
              <w:contextualSpacing/>
              <w:jc w:val="center"/>
              <w:rPr>
                <w:rFonts w:ascii="Gill Sans MT" w:hAnsi="Gill Sans MT"/>
              </w:rPr>
            </w:pPr>
            <w:r w:rsidRPr="00BE068B">
              <w:rPr>
                <w:rFonts w:ascii="Gill Sans MT" w:hAnsi="Gill Sans MT"/>
              </w:rPr>
              <w:t>C.6</w:t>
            </w:r>
          </w:p>
        </w:tc>
        <w:tc>
          <w:tcPr>
            <w:tcW w:w="1980" w:type="dxa"/>
          </w:tcPr>
          <w:p w14:paraId="474320C0" w14:textId="40CDBA23" w:rsidR="000427DF" w:rsidRPr="00BE068B" w:rsidRDefault="000427DF" w:rsidP="000427DF">
            <w:pPr>
              <w:contextualSpacing/>
              <w:jc w:val="center"/>
              <w:rPr>
                <w:rFonts w:ascii="Gill Sans MT" w:hAnsi="Gill Sans MT"/>
              </w:rPr>
            </w:pPr>
            <w:r w:rsidRPr="00BE068B">
              <w:rPr>
                <w:rFonts w:ascii="Gill Sans MT" w:hAnsi="Gill Sans MT"/>
              </w:rPr>
              <w:t>C.7</w:t>
            </w:r>
          </w:p>
        </w:tc>
      </w:tr>
      <w:tr w:rsidR="000427DF" w:rsidRPr="00BE068B" w14:paraId="37E71548" w14:textId="77777777" w:rsidTr="00BE068B">
        <w:trPr>
          <w:trHeight w:val="20"/>
        </w:trPr>
        <w:tc>
          <w:tcPr>
            <w:tcW w:w="715" w:type="dxa"/>
          </w:tcPr>
          <w:p w14:paraId="3B2B6B6F" w14:textId="4AFC6FAE" w:rsidR="00E62CDC" w:rsidRPr="00BE068B" w:rsidRDefault="00E62CDC" w:rsidP="001512DD">
            <w:pPr>
              <w:contextualSpacing/>
              <w:jc w:val="center"/>
              <w:rPr>
                <w:rFonts w:ascii="Gill Sans MT" w:hAnsi="Gill Sans MT"/>
              </w:rPr>
            </w:pPr>
            <w:r w:rsidRPr="00BE068B">
              <w:rPr>
                <w:rFonts w:ascii="Gill Sans MT" w:hAnsi="Gill Sans MT"/>
              </w:rPr>
              <w:t>ID Code</w:t>
            </w:r>
          </w:p>
        </w:tc>
        <w:tc>
          <w:tcPr>
            <w:tcW w:w="3369" w:type="dxa"/>
          </w:tcPr>
          <w:p w14:paraId="7BD8F3A8" w14:textId="77777777" w:rsidR="00E62CDC" w:rsidRPr="00BE068B" w:rsidRDefault="00E62CDC"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60B6775C" w14:textId="77777777" w:rsidR="00E62CDC" w:rsidRPr="00BE068B" w:rsidRDefault="00E62CDC" w:rsidP="001512DD">
            <w:pPr>
              <w:contextualSpacing/>
              <w:jc w:val="center"/>
              <w:rPr>
                <w:ins w:id="2" w:author="Heather Huntington" w:date="2014-10-30T14:49:00Z"/>
                <w:rFonts w:ascii="Gill Sans MT" w:hAnsi="Gill Sans MT"/>
                <w:i/>
              </w:rPr>
            </w:pPr>
            <w:r w:rsidRPr="00BE068B">
              <w:rPr>
                <w:rFonts w:ascii="Gill Sans MT" w:hAnsi="Gill Sans MT"/>
                <w:i/>
              </w:rPr>
              <w:t>First, middle, last name</w:t>
            </w:r>
          </w:p>
          <w:p w14:paraId="530DE9CD" w14:textId="77777777" w:rsidR="007B7340" w:rsidRPr="00BE068B" w:rsidRDefault="007B7340" w:rsidP="001512DD">
            <w:pPr>
              <w:contextualSpacing/>
              <w:jc w:val="center"/>
              <w:rPr>
                <w:ins w:id="3" w:author="Heather Huntington" w:date="2014-10-30T14:49:00Z"/>
                <w:rFonts w:ascii="Gill Sans MT" w:hAnsi="Gill Sans MT"/>
                <w:i/>
              </w:rPr>
            </w:pPr>
          </w:p>
          <w:p w14:paraId="0BC55B9E" w14:textId="3888DC3F" w:rsidR="007B7340" w:rsidRPr="00BE068B" w:rsidRDefault="007B7340" w:rsidP="001512DD">
            <w:pPr>
              <w:contextualSpacing/>
              <w:jc w:val="center"/>
              <w:rPr>
                <w:rFonts w:ascii="Gill Sans MT" w:hAnsi="Gill Sans MT"/>
                <w:i/>
              </w:rPr>
            </w:pPr>
          </w:p>
        </w:tc>
        <w:tc>
          <w:tcPr>
            <w:tcW w:w="1800" w:type="dxa"/>
          </w:tcPr>
          <w:p w14:paraId="3D7D3CB0" w14:textId="5D510F46" w:rsidR="00E62CDC" w:rsidRPr="00BE068B" w:rsidRDefault="00E62CDC" w:rsidP="001512DD">
            <w:pPr>
              <w:contextualSpacing/>
              <w:jc w:val="center"/>
              <w:rPr>
                <w:rFonts w:ascii="Gill Sans MT" w:hAnsi="Gill Sans MT"/>
              </w:rPr>
            </w:pPr>
            <w:r w:rsidRPr="00BE068B">
              <w:rPr>
                <w:rFonts w:ascii="Gill Sans MT" w:hAnsi="Gill Sans MT"/>
              </w:rPr>
              <w:t>Gender?</w:t>
            </w:r>
          </w:p>
          <w:p w14:paraId="47EE698E" w14:textId="77777777" w:rsidR="00E62CDC" w:rsidRPr="00BE068B" w:rsidRDefault="00E62CDC" w:rsidP="001512DD">
            <w:pPr>
              <w:contextualSpacing/>
              <w:jc w:val="center"/>
              <w:rPr>
                <w:rFonts w:ascii="Gill Sans MT" w:hAnsi="Gill Sans MT"/>
              </w:rPr>
            </w:pPr>
          </w:p>
          <w:p w14:paraId="713B21C7" w14:textId="088DEDF4" w:rsidR="00E62CDC" w:rsidRPr="00BE068B" w:rsidRDefault="00E62CDC" w:rsidP="001512DD">
            <w:pPr>
              <w:contextualSpacing/>
              <w:jc w:val="center"/>
              <w:rPr>
                <w:rFonts w:ascii="Gill Sans MT" w:hAnsi="Gill Sans MT"/>
              </w:rPr>
            </w:pPr>
            <w:r w:rsidRPr="00BE068B">
              <w:rPr>
                <w:rFonts w:ascii="Gill Sans MT" w:eastAsiaTheme="minorEastAsia" w:hAnsi="Gill Sans MT"/>
                <w:lang w:eastAsia="zh-CN"/>
              </w:rPr>
              <w:t>1=Male</w:t>
            </w:r>
          </w:p>
          <w:p w14:paraId="48456748" w14:textId="77777777" w:rsidR="00E62CDC" w:rsidRPr="00BE068B" w:rsidRDefault="00E62CDC" w:rsidP="001512DD">
            <w:pPr>
              <w:contextualSpacing/>
              <w:jc w:val="center"/>
              <w:rPr>
                <w:ins w:id="4" w:author="Stickler, Mercedes M. (E3/LTRM)" w:date="2014-09-22T15:50:00Z"/>
                <w:rFonts w:ascii="Gill Sans MT" w:eastAsiaTheme="minorEastAsia" w:hAnsi="Gill Sans MT"/>
                <w:lang w:eastAsia="zh-CN"/>
              </w:rPr>
            </w:pPr>
            <w:r w:rsidRPr="00BE068B">
              <w:rPr>
                <w:rFonts w:ascii="Gill Sans MT" w:eastAsiaTheme="minorEastAsia" w:hAnsi="Gill Sans MT"/>
                <w:lang w:eastAsia="zh-CN"/>
              </w:rPr>
              <w:t>2=Female</w:t>
            </w:r>
          </w:p>
          <w:p w14:paraId="2D586B28" w14:textId="11A642B2" w:rsidR="00755280" w:rsidRPr="00BE068B" w:rsidRDefault="00755280" w:rsidP="001512DD">
            <w:pPr>
              <w:contextualSpacing/>
              <w:jc w:val="center"/>
              <w:rPr>
                <w:rFonts w:ascii="Gill Sans MT" w:hAnsi="Gill Sans MT"/>
              </w:rPr>
            </w:pPr>
            <w:r w:rsidRPr="00BE068B">
              <w:rPr>
                <w:rFonts w:ascii="Gill Sans MT" w:eastAsiaTheme="minorEastAsia" w:hAnsi="Gill Sans MT"/>
                <w:lang w:eastAsia="zh-CN"/>
              </w:rPr>
              <w:t>999=Prefer not to respond</w:t>
            </w:r>
          </w:p>
        </w:tc>
        <w:tc>
          <w:tcPr>
            <w:tcW w:w="1440" w:type="dxa"/>
          </w:tcPr>
          <w:p w14:paraId="5BC57947" w14:textId="09C3C673" w:rsidR="00E62CDC" w:rsidRPr="00BE068B" w:rsidRDefault="00E62CDC" w:rsidP="001512DD">
            <w:pPr>
              <w:contextualSpacing/>
              <w:jc w:val="center"/>
              <w:rPr>
                <w:rFonts w:ascii="Gill Sans MT" w:hAnsi="Gill Sans MT"/>
              </w:rPr>
            </w:pPr>
            <w:r w:rsidRPr="00BE068B">
              <w:rPr>
                <w:rFonts w:ascii="Gill Sans MT" w:hAnsi="Gill Sans MT"/>
              </w:rPr>
              <w:t>Age?</w:t>
            </w:r>
          </w:p>
          <w:p w14:paraId="34139E32" w14:textId="7818E90F" w:rsidR="00E62CDC" w:rsidRPr="00BE068B" w:rsidRDefault="00E62CDC" w:rsidP="001512DD">
            <w:pPr>
              <w:contextualSpacing/>
              <w:jc w:val="center"/>
              <w:rPr>
                <w:rFonts w:ascii="Gill Sans MT" w:hAnsi="Gill Sans MT"/>
                <w:i/>
              </w:rPr>
            </w:pPr>
            <w:r w:rsidRPr="00BE068B">
              <w:rPr>
                <w:rFonts w:ascii="Gill Sans MT" w:hAnsi="Gill Sans MT"/>
                <w:i/>
              </w:rPr>
              <w:t>For children under 1 year, write 0. If the respondent doesn’t know, write 888.</w:t>
            </w:r>
          </w:p>
        </w:tc>
        <w:tc>
          <w:tcPr>
            <w:tcW w:w="1260" w:type="dxa"/>
          </w:tcPr>
          <w:p w14:paraId="0CD4BC03" w14:textId="77777777" w:rsidR="00E62CDC" w:rsidRPr="00BE068B" w:rsidRDefault="00E62CDC" w:rsidP="001512DD">
            <w:pPr>
              <w:contextualSpacing/>
              <w:jc w:val="center"/>
              <w:rPr>
                <w:rFonts w:ascii="Gill Sans MT" w:hAnsi="Gill Sans MT"/>
              </w:rPr>
            </w:pPr>
            <w:r w:rsidRPr="00BE068B">
              <w:rPr>
                <w:rFonts w:ascii="Gill Sans MT" w:hAnsi="Gill Sans MT"/>
              </w:rPr>
              <w:t>Relationship to the head?</w:t>
            </w:r>
          </w:p>
          <w:p w14:paraId="0A141D7D" w14:textId="77777777" w:rsidR="000427DF" w:rsidRPr="00BE068B" w:rsidRDefault="000427DF" w:rsidP="001512DD">
            <w:pPr>
              <w:contextualSpacing/>
              <w:jc w:val="center"/>
              <w:rPr>
                <w:rFonts w:ascii="Gill Sans MT" w:hAnsi="Gill Sans MT"/>
                <w:i/>
              </w:rPr>
            </w:pPr>
          </w:p>
          <w:p w14:paraId="6FA8B4A2" w14:textId="5E58A739" w:rsidR="000427DF" w:rsidRPr="00BE068B" w:rsidRDefault="000427DF" w:rsidP="001512DD">
            <w:pPr>
              <w:contextualSpacing/>
              <w:jc w:val="center"/>
              <w:rPr>
                <w:rFonts w:ascii="Gill Sans MT" w:hAnsi="Gill Sans MT"/>
                <w:i/>
              </w:rPr>
            </w:pPr>
            <w:r w:rsidRPr="00BE068B">
              <w:rPr>
                <w:rFonts w:ascii="Gill Sans MT" w:hAnsi="Gill Sans MT"/>
                <w:i/>
              </w:rPr>
              <w:t>See code 101</w:t>
            </w:r>
          </w:p>
        </w:tc>
        <w:tc>
          <w:tcPr>
            <w:tcW w:w="1350" w:type="dxa"/>
          </w:tcPr>
          <w:p w14:paraId="4203EBC2" w14:textId="0936E2EC" w:rsidR="00C14ED2" w:rsidRPr="00BE068B" w:rsidRDefault="00C14ED2" w:rsidP="001512DD">
            <w:pPr>
              <w:contextualSpacing/>
              <w:jc w:val="center"/>
              <w:rPr>
                <w:rFonts w:ascii="Gill Sans MT" w:hAnsi="Gill Sans MT"/>
                <w:i/>
              </w:rPr>
            </w:pPr>
            <w:r w:rsidRPr="00BE068B">
              <w:rPr>
                <w:rFonts w:ascii="Gill Sans MT" w:hAnsi="Gill Sans MT"/>
                <w:i/>
              </w:rPr>
              <w:t>If age&gt;3</w:t>
            </w:r>
          </w:p>
          <w:p w14:paraId="0ACCE278" w14:textId="77777777" w:rsidR="00E62CDC" w:rsidRPr="00BE068B" w:rsidRDefault="00E62CDC" w:rsidP="001512DD">
            <w:pPr>
              <w:contextualSpacing/>
              <w:jc w:val="center"/>
              <w:rPr>
                <w:rFonts w:ascii="Gill Sans MT" w:hAnsi="Gill Sans MT"/>
              </w:rPr>
            </w:pPr>
            <w:r w:rsidRPr="00BE068B">
              <w:rPr>
                <w:rFonts w:ascii="Gill Sans MT" w:hAnsi="Gill Sans MT"/>
              </w:rPr>
              <w:t>Highest level of education?</w:t>
            </w:r>
          </w:p>
          <w:p w14:paraId="73E44F1D" w14:textId="77777777" w:rsidR="000427DF" w:rsidRPr="00BE068B" w:rsidRDefault="000427DF" w:rsidP="001512DD">
            <w:pPr>
              <w:contextualSpacing/>
              <w:jc w:val="center"/>
              <w:rPr>
                <w:rFonts w:ascii="Gill Sans MT" w:hAnsi="Gill Sans MT"/>
              </w:rPr>
            </w:pPr>
          </w:p>
          <w:p w14:paraId="3626AE34" w14:textId="72B48B83" w:rsidR="000427DF" w:rsidRPr="00BE068B" w:rsidRDefault="000427DF" w:rsidP="001512DD">
            <w:pPr>
              <w:contextualSpacing/>
              <w:jc w:val="center"/>
              <w:rPr>
                <w:rFonts w:ascii="Gill Sans MT" w:hAnsi="Gill Sans MT"/>
                <w:i/>
              </w:rPr>
            </w:pPr>
            <w:r w:rsidRPr="00BE068B">
              <w:rPr>
                <w:rFonts w:ascii="Gill Sans MT" w:hAnsi="Gill Sans MT"/>
                <w:i/>
              </w:rPr>
              <w:t>See code 102</w:t>
            </w:r>
          </w:p>
        </w:tc>
        <w:tc>
          <w:tcPr>
            <w:tcW w:w="1530" w:type="dxa"/>
          </w:tcPr>
          <w:p w14:paraId="6D165855" w14:textId="421B8DEF"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3213D7CD" w14:textId="77777777" w:rsidR="00E62CDC" w:rsidRPr="00BE068B" w:rsidRDefault="00E62CDC" w:rsidP="001512DD">
            <w:pPr>
              <w:contextualSpacing/>
              <w:jc w:val="center"/>
              <w:rPr>
                <w:rFonts w:ascii="Gill Sans MT" w:hAnsi="Gill Sans MT"/>
              </w:rPr>
            </w:pPr>
            <w:r w:rsidRPr="00BE068B">
              <w:rPr>
                <w:rFonts w:ascii="Gill Sans MT" w:hAnsi="Gill Sans MT"/>
              </w:rPr>
              <w:t>Currently enrolled in school?</w:t>
            </w:r>
          </w:p>
          <w:p w14:paraId="4F0D8895" w14:textId="3ED1A4C0" w:rsidR="00E62CDC" w:rsidRPr="00BE068B" w:rsidRDefault="00C14ED2" w:rsidP="00C14ED2">
            <w:pPr>
              <w:contextualSpacing/>
              <w:jc w:val="center"/>
              <w:rPr>
                <w:rFonts w:ascii="Gill Sans MT" w:hAnsi="Gill Sans MT"/>
              </w:rPr>
            </w:pPr>
            <w:r w:rsidRPr="00BE068B">
              <w:rPr>
                <w:rFonts w:ascii="Gill Sans MT" w:hAnsi="Gill Sans MT"/>
              </w:rPr>
              <w:t>0</w:t>
            </w:r>
            <w:r w:rsidR="00E62CDC" w:rsidRPr="00BE068B">
              <w:rPr>
                <w:rFonts w:ascii="Gill Sans MT" w:hAnsi="Gill Sans MT"/>
              </w:rPr>
              <w:t>=No</w:t>
            </w:r>
          </w:p>
          <w:p w14:paraId="33197FE7" w14:textId="7656020B" w:rsidR="00E62CDC" w:rsidRPr="00BE068B" w:rsidRDefault="00C14ED2" w:rsidP="001512DD">
            <w:pPr>
              <w:contextualSpacing/>
              <w:jc w:val="center"/>
              <w:rPr>
                <w:rFonts w:ascii="Gill Sans MT" w:hAnsi="Gill Sans MT"/>
              </w:rPr>
            </w:pPr>
            <w:r w:rsidRPr="00BE068B">
              <w:rPr>
                <w:rFonts w:ascii="Gill Sans MT" w:hAnsi="Gill Sans MT"/>
              </w:rPr>
              <w:t>1</w:t>
            </w:r>
            <w:r w:rsidR="00E62CDC" w:rsidRPr="00BE068B">
              <w:rPr>
                <w:rFonts w:ascii="Gill Sans MT" w:hAnsi="Gill Sans MT"/>
              </w:rPr>
              <w:t>=Yes</w:t>
            </w:r>
          </w:p>
          <w:p w14:paraId="04F5C468" w14:textId="48A75C7E" w:rsidR="00C14ED2" w:rsidRPr="00BE068B" w:rsidRDefault="00C14ED2" w:rsidP="001512DD">
            <w:pPr>
              <w:contextualSpacing/>
              <w:jc w:val="center"/>
              <w:rPr>
                <w:rFonts w:ascii="Gill Sans MT" w:hAnsi="Gill Sans MT"/>
                <w:i/>
              </w:rPr>
            </w:pPr>
            <w:r w:rsidRPr="00BE068B">
              <w:rPr>
                <w:rFonts w:ascii="Gill Sans MT" w:hAnsi="Gill Sans MT"/>
                <w:i/>
              </w:rPr>
              <w:t xml:space="preserve">If 1, skip C7 </w:t>
            </w:r>
          </w:p>
        </w:tc>
        <w:tc>
          <w:tcPr>
            <w:tcW w:w="1980" w:type="dxa"/>
          </w:tcPr>
          <w:p w14:paraId="0FE0F5DF" w14:textId="26C222D2"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1098B6" w14:textId="64239DC3" w:rsidR="000427DF" w:rsidRPr="00BE068B" w:rsidRDefault="00E62CDC" w:rsidP="00C14ED2">
            <w:pPr>
              <w:contextualSpacing/>
              <w:jc w:val="center"/>
              <w:rPr>
                <w:rFonts w:ascii="Gill Sans MT" w:hAnsi="Gill Sans MT"/>
              </w:rPr>
            </w:pPr>
            <w:r w:rsidRPr="00BE068B">
              <w:rPr>
                <w:rFonts w:ascii="Gill Sans MT" w:hAnsi="Gill Sans MT"/>
              </w:rPr>
              <w:t>Why is the respondent not currently in school?</w:t>
            </w:r>
          </w:p>
          <w:p w14:paraId="66C91AEC" w14:textId="77777777" w:rsidR="000427DF" w:rsidRPr="00BE068B" w:rsidRDefault="000427DF" w:rsidP="001512DD">
            <w:pPr>
              <w:contextualSpacing/>
              <w:jc w:val="center"/>
              <w:rPr>
                <w:rFonts w:ascii="Gill Sans MT" w:hAnsi="Gill Sans MT"/>
                <w:i/>
              </w:rPr>
            </w:pPr>
            <w:r w:rsidRPr="00BE068B">
              <w:rPr>
                <w:rFonts w:ascii="Gill Sans MT" w:hAnsi="Gill Sans MT"/>
                <w:i/>
              </w:rPr>
              <w:t>See code 103</w:t>
            </w:r>
          </w:p>
          <w:p w14:paraId="56D57976" w14:textId="77777777" w:rsidR="000427DF" w:rsidRPr="00BE068B" w:rsidRDefault="000427DF" w:rsidP="001512DD">
            <w:pPr>
              <w:contextualSpacing/>
              <w:jc w:val="center"/>
              <w:rPr>
                <w:rFonts w:ascii="Gill Sans MT" w:hAnsi="Gill Sans MT"/>
                <w:i/>
              </w:rPr>
            </w:pPr>
            <w:r w:rsidRPr="00BE068B">
              <w:rPr>
                <w:rFonts w:ascii="Gill Sans MT" w:hAnsi="Gill Sans MT"/>
                <w:i/>
              </w:rPr>
              <w:t>Probe and code, select all that apply</w:t>
            </w:r>
          </w:p>
          <w:p w14:paraId="637C7025" w14:textId="3F2B016F" w:rsidR="00C14ED2" w:rsidRPr="00BE068B" w:rsidRDefault="00C14ED2" w:rsidP="001512DD">
            <w:pPr>
              <w:contextualSpacing/>
              <w:jc w:val="center"/>
              <w:rPr>
                <w:rFonts w:ascii="Gill Sans MT" w:hAnsi="Gill Sans MT"/>
                <w:i/>
              </w:rPr>
            </w:pPr>
            <w:r w:rsidRPr="00BE068B">
              <w:rPr>
                <w:rFonts w:ascii="Gill Sans MT" w:hAnsi="Gill Sans MT"/>
                <w:i/>
              </w:rPr>
              <w:t>Skip to C.13</w:t>
            </w:r>
          </w:p>
        </w:tc>
      </w:tr>
      <w:tr w:rsidR="000427DF" w:rsidRPr="00BE068B" w14:paraId="1CB94148" w14:textId="77777777" w:rsidTr="00BE068B">
        <w:trPr>
          <w:trHeight w:val="20"/>
        </w:trPr>
        <w:tc>
          <w:tcPr>
            <w:tcW w:w="715" w:type="dxa"/>
          </w:tcPr>
          <w:p w14:paraId="21ED2BE4" w14:textId="77777777" w:rsidR="008C2BC1" w:rsidRPr="00BE068B" w:rsidRDefault="008C2BC1" w:rsidP="001512DD">
            <w:pPr>
              <w:contextualSpacing/>
              <w:jc w:val="center"/>
              <w:rPr>
                <w:rFonts w:ascii="Gill Sans MT" w:hAnsi="Gill Sans MT"/>
              </w:rPr>
            </w:pPr>
          </w:p>
        </w:tc>
        <w:tc>
          <w:tcPr>
            <w:tcW w:w="3369" w:type="dxa"/>
          </w:tcPr>
          <w:p w14:paraId="22B99D00" w14:textId="77777777" w:rsidR="008C2BC1" w:rsidRPr="00BE068B" w:rsidRDefault="008C2BC1" w:rsidP="001512DD">
            <w:pPr>
              <w:contextualSpacing/>
              <w:jc w:val="center"/>
              <w:rPr>
                <w:rFonts w:ascii="Gill Sans MT" w:hAnsi="Gill Sans MT"/>
              </w:rPr>
            </w:pPr>
          </w:p>
        </w:tc>
        <w:tc>
          <w:tcPr>
            <w:tcW w:w="1800" w:type="dxa"/>
          </w:tcPr>
          <w:p w14:paraId="45C8D44E" w14:textId="77777777" w:rsidR="008C2BC1" w:rsidRPr="00BE068B" w:rsidRDefault="008C2BC1" w:rsidP="001512DD">
            <w:pPr>
              <w:contextualSpacing/>
              <w:jc w:val="center"/>
              <w:rPr>
                <w:rFonts w:ascii="Gill Sans MT" w:hAnsi="Gill Sans MT"/>
              </w:rPr>
            </w:pPr>
          </w:p>
        </w:tc>
        <w:tc>
          <w:tcPr>
            <w:tcW w:w="1440" w:type="dxa"/>
          </w:tcPr>
          <w:p w14:paraId="44857CDE" w14:textId="77777777" w:rsidR="008C2BC1" w:rsidRPr="00BE068B" w:rsidRDefault="008C2BC1" w:rsidP="001512DD">
            <w:pPr>
              <w:contextualSpacing/>
              <w:jc w:val="center"/>
              <w:rPr>
                <w:rFonts w:ascii="Gill Sans MT" w:hAnsi="Gill Sans MT"/>
              </w:rPr>
            </w:pPr>
          </w:p>
        </w:tc>
        <w:tc>
          <w:tcPr>
            <w:tcW w:w="1260" w:type="dxa"/>
          </w:tcPr>
          <w:p w14:paraId="501423E5" w14:textId="77777777" w:rsidR="008C2BC1" w:rsidRPr="00BE068B" w:rsidRDefault="008C2BC1" w:rsidP="001512DD">
            <w:pPr>
              <w:contextualSpacing/>
              <w:jc w:val="center"/>
              <w:rPr>
                <w:rFonts w:ascii="Gill Sans MT" w:hAnsi="Gill Sans MT"/>
              </w:rPr>
            </w:pPr>
          </w:p>
        </w:tc>
        <w:tc>
          <w:tcPr>
            <w:tcW w:w="1350" w:type="dxa"/>
          </w:tcPr>
          <w:p w14:paraId="2FB1DA77" w14:textId="77777777" w:rsidR="008C2BC1" w:rsidRPr="00BE068B" w:rsidRDefault="008C2BC1" w:rsidP="001512DD">
            <w:pPr>
              <w:contextualSpacing/>
              <w:jc w:val="center"/>
              <w:rPr>
                <w:rFonts w:ascii="Gill Sans MT" w:hAnsi="Gill Sans MT"/>
              </w:rPr>
            </w:pPr>
          </w:p>
        </w:tc>
        <w:tc>
          <w:tcPr>
            <w:tcW w:w="1530" w:type="dxa"/>
          </w:tcPr>
          <w:p w14:paraId="5516CBA4" w14:textId="77777777" w:rsidR="008C2BC1" w:rsidRPr="00BE068B" w:rsidRDefault="008C2BC1" w:rsidP="001512DD">
            <w:pPr>
              <w:contextualSpacing/>
              <w:jc w:val="center"/>
              <w:rPr>
                <w:rFonts w:ascii="Gill Sans MT" w:hAnsi="Gill Sans MT"/>
              </w:rPr>
            </w:pPr>
          </w:p>
        </w:tc>
        <w:tc>
          <w:tcPr>
            <w:tcW w:w="1980" w:type="dxa"/>
          </w:tcPr>
          <w:p w14:paraId="668F2632" w14:textId="77777777" w:rsidR="008C2BC1" w:rsidRPr="00BE068B" w:rsidRDefault="008C2BC1" w:rsidP="001512DD">
            <w:pPr>
              <w:contextualSpacing/>
              <w:jc w:val="center"/>
              <w:rPr>
                <w:rFonts w:ascii="Gill Sans MT" w:hAnsi="Gill Sans MT"/>
              </w:rPr>
            </w:pPr>
          </w:p>
        </w:tc>
      </w:tr>
      <w:tr w:rsidR="000427DF" w:rsidRPr="00BE068B" w14:paraId="51B91415" w14:textId="77777777" w:rsidTr="00BE068B">
        <w:trPr>
          <w:trHeight w:val="20"/>
        </w:trPr>
        <w:tc>
          <w:tcPr>
            <w:tcW w:w="715" w:type="dxa"/>
          </w:tcPr>
          <w:p w14:paraId="3E613D3D" w14:textId="6811C6B4" w:rsidR="00A667B3" w:rsidRPr="00BE068B" w:rsidRDefault="00E62CDC" w:rsidP="001512DD">
            <w:pPr>
              <w:contextualSpacing/>
              <w:jc w:val="center"/>
              <w:rPr>
                <w:rFonts w:ascii="Gill Sans MT" w:hAnsi="Gill Sans MT"/>
              </w:rPr>
            </w:pPr>
            <w:r w:rsidRPr="00BE068B">
              <w:rPr>
                <w:rFonts w:ascii="Gill Sans MT" w:hAnsi="Gill Sans MT"/>
              </w:rPr>
              <w:t>1</w:t>
            </w:r>
          </w:p>
        </w:tc>
        <w:tc>
          <w:tcPr>
            <w:tcW w:w="3369" w:type="dxa"/>
          </w:tcPr>
          <w:p w14:paraId="337728A6" w14:textId="77777777" w:rsidR="00A667B3" w:rsidRPr="00BE068B" w:rsidRDefault="00A667B3" w:rsidP="001512DD">
            <w:pPr>
              <w:contextualSpacing/>
              <w:jc w:val="center"/>
              <w:rPr>
                <w:rFonts w:ascii="Gill Sans MT" w:hAnsi="Gill Sans MT"/>
              </w:rPr>
            </w:pPr>
          </w:p>
        </w:tc>
        <w:tc>
          <w:tcPr>
            <w:tcW w:w="1800" w:type="dxa"/>
          </w:tcPr>
          <w:p w14:paraId="7D5F39D3" w14:textId="77777777" w:rsidR="00A667B3" w:rsidRPr="00BE068B" w:rsidRDefault="00A667B3" w:rsidP="001512DD">
            <w:pPr>
              <w:contextualSpacing/>
              <w:jc w:val="center"/>
              <w:rPr>
                <w:rFonts w:ascii="Gill Sans MT" w:hAnsi="Gill Sans MT"/>
              </w:rPr>
            </w:pPr>
          </w:p>
        </w:tc>
        <w:tc>
          <w:tcPr>
            <w:tcW w:w="1440" w:type="dxa"/>
          </w:tcPr>
          <w:p w14:paraId="493A4578" w14:textId="77777777" w:rsidR="00A667B3" w:rsidRPr="00BE068B" w:rsidRDefault="00A667B3" w:rsidP="001512DD">
            <w:pPr>
              <w:contextualSpacing/>
              <w:jc w:val="center"/>
              <w:rPr>
                <w:rFonts w:ascii="Gill Sans MT" w:hAnsi="Gill Sans MT"/>
              </w:rPr>
            </w:pPr>
          </w:p>
        </w:tc>
        <w:tc>
          <w:tcPr>
            <w:tcW w:w="1260" w:type="dxa"/>
          </w:tcPr>
          <w:p w14:paraId="5B87E322" w14:textId="77777777" w:rsidR="00A667B3" w:rsidRPr="00BE068B" w:rsidRDefault="00A667B3" w:rsidP="001512DD">
            <w:pPr>
              <w:contextualSpacing/>
              <w:jc w:val="center"/>
              <w:rPr>
                <w:rFonts w:ascii="Gill Sans MT" w:hAnsi="Gill Sans MT"/>
              </w:rPr>
            </w:pPr>
          </w:p>
        </w:tc>
        <w:tc>
          <w:tcPr>
            <w:tcW w:w="1350" w:type="dxa"/>
          </w:tcPr>
          <w:p w14:paraId="072187B1" w14:textId="77777777" w:rsidR="00A667B3" w:rsidRPr="00BE068B" w:rsidRDefault="00A667B3" w:rsidP="001512DD">
            <w:pPr>
              <w:contextualSpacing/>
              <w:jc w:val="center"/>
              <w:rPr>
                <w:rFonts w:ascii="Gill Sans MT" w:hAnsi="Gill Sans MT"/>
              </w:rPr>
            </w:pPr>
          </w:p>
        </w:tc>
        <w:tc>
          <w:tcPr>
            <w:tcW w:w="1530" w:type="dxa"/>
          </w:tcPr>
          <w:p w14:paraId="2C5F39D7" w14:textId="77777777" w:rsidR="00A667B3" w:rsidRPr="00BE068B" w:rsidRDefault="00A667B3" w:rsidP="001512DD">
            <w:pPr>
              <w:contextualSpacing/>
              <w:jc w:val="center"/>
              <w:rPr>
                <w:rFonts w:ascii="Gill Sans MT" w:hAnsi="Gill Sans MT"/>
              </w:rPr>
            </w:pPr>
          </w:p>
        </w:tc>
        <w:tc>
          <w:tcPr>
            <w:tcW w:w="1980" w:type="dxa"/>
          </w:tcPr>
          <w:p w14:paraId="5C3AAAD8" w14:textId="77777777" w:rsidR="00A667B3" w:rsidRPr="00BE068B" w:rsidRDefault="00A667B3" w:rsidP="001512DD">
            <w:pPr>
              <w:contextualSpacing/>
              <w:jc w:val="center"/>
              <w:rPr>
                <w:rFonts w:ascii="Gill Sans MT" w:hAnsi="Gill Sans MT"/>
              </w:rPr>
            </w:pPr>
          </w:p>
        </w:tc>
      </w:tr>
      <w:tr w:rsidR="000427DF" w:rsidRPr="00BE068B" w14:paraId="2D0F38CB" w14:textId="77777777" w:rsidTr="00BE068B">
        <w:trPr>
          <w:trHeight w:val="20"/>
        </w:trPr>
        <w:tc>
          <w:tcPr>
            <w:tcW w:w="715" w:type="dxa"/>
          </w:tcPr>
          <w:p w14:paraId="44444DE2" w14:textId="0D00E86C" w:rsidR="00A667B3" w:rsidRPr="00BE068B" w:rsidRDefault="00E62CDC" w:rsidP="001512DD">
            <w:pPr>
              <w:contextualSpacing/>
              <w:jc w:val="center"/>
              <w:rPr>
                <w:rFonts w:ascii="Gill Sans MT" w:hAnsi="Gill Sans MT"/>
              </w:rPr>
            </w:pPr>
            <w:r w:rsidRPr="00BE068B">
              <w:rPr>
                <w:rFonts w:ascii="Gill Sans MT" w:hAnsi="Gill Sans MT"/>
              </w:rPr>
              <w:t>2</w:t>
            </w:r>
          </w:p>
        </w:tc>
        <w:tc>
          <w:tcPr>
            <w:tcW w:w="3369" w:type="dxa"/>
          </w:tcPr>
          <w:p w14:paraId="0B6CB24B" w14:textId="77777777" w:rsidR="00A667B3" w:rsidRPr="00BE068B" w:rsidRDefault="00A667B3" w:rsidP="001512DD">
            <w:pPr>
              <w:contextualSpacing/>
              <w:jc w:val="center"/>
              <w:rPr>
                <w:rFonts w:ascii="Gill Sans MT" w:hAnsi="Gill Sans MT"/>
              </w:rPr>
            </w:pPr>
          </w:p>
        </w:tc>
        <w:tc>
          <w:tcPr>
            <w:tcW w:w="1800" w:type="dxa"/>
          </w:tcPr>
          <w:p w14:paraId="64009CE5" w14:textId="77777777" w:rsidR="00A667B3" w:rsidRPr="00BE068B" w:rsidRDefault="00A667B3" w:rsidP="001512DD">
            <w:pPr>
              <w:contextualSpacing/>
              <w:jc w:val="center"/>
              <w:rPr>
                <w:rFonts w:ascii="Gill Sans MT" w:hAnsi="Gill Sans MT"/>
              </w:rPr>
            </w:pPr>
          </w:p>
        </w:tc>
        <w:tc>
          <w:tcPr>
            <w:tcW w:w="1440" w:type="dxa"/>
          </w:tcPr>
          <w:p w14:paraId="068FD922" w14:textId="77777777" w:rsidR="00A667B3" w:rsidRPr="00BE068B" w:rsidRDefault="00A667B3" w:rsidP="001512DD">
            <w:pPr>
              <w:contextualSpacing/>
              <w:jc w:val="center"/>
              <w:rPr>
                <w:rFonts w:ascii="Gill Sans MT" w:hAnsi="Gill Sans MT"/>
              </w:rPr>
            </w:pPr>
          </w:p>
        </w:tc>
        <w:tc>
          <w:tcPr>
            <w:tcW w:w="1260" w:type="dxa"/>
          </w:tcPr>
          <w:p w14:paraId="57899BF5" w14:textId="77777777" w:rsidR="00A667B3" w:rsidRPr="00BE068B" w:rsidRDefault="00A667B3" w:rsidP="001512DD">
            <w:pPr>
              <w:contextualSpacing/>
              <w:jc w:val="center"/>
              <w:rPr>
                <w:rFonts w:ascii="Gill Sans MT" w:hAnsi="Gill Sans MT"/>
              </w:rPr>
            </w:pPr>
          </w:p>
        </w:tc>
        <w:tc>
          <w:tcPr>
            <w:tcW w:w="1350" w:type="dxa"/>
          </w:tcPr>
          <w:p w14:paraId="5530DF18" w14:textId="77777777" w:rsidR="00A667B3" w:rsidRPr="00BE068B" w:rsidRDefault="00A667B3" w:rsidP="001512DD">
            <w:pPr>
              <w:contextualSpacing/>
              <w:jc w:val="center"/>
              <w:rPr>
                <w:rFonts w:ascii="Gill Sans MT" w:hAnsi="Gill Sans MT"/>
              </w:rPr>
            </w:pPr>
          </w:p>
        </w:tc>
        <w:tc>
          <w:tcPr>
            <w:tcW w:w="1530" w:type="dxa"/>
          </w:tcPr>
          <w:p w14:paraId="4EEB746F" w14:textId="77777777" w:rsidR="00A667B3" w:rsidRPr="00BE068B" w:rsidRDefault="00A667B3" w:rsidP="001512DD">
            <w:pPr>
              <w:contextualSpacing/>
              <w:jc w:val="center"/>
              <w:rPr>
                <w:rFonts w:ascii="Gill Sans MT" w:hAnsi="Gill Sans MT"/>
              </w:rPr>
            </w:pPr>
          </w:p>
        </w:tc>
        <w:tc>
          <w:tcPr>
            <w:tcW w:w="1980" w:type="dxa"/>
          </w:tcPr>
          <w:p w14:paraId="39DEA290" w14:textId="77777777" w:rsidR="00A667B3" w:rsidRPr="00BE068B" w:rsidRDefault="00A667B3" w:rsidP="001512DD">
            <w:pPr>
              <w:contextualSpacing/>
              <w:jc w:val="center"/>
              <w:rPr>
                <w:rFonts w:ascii="Gill Sans MT" w:hAnsi="Gill Sans MT"/>
              </w:rPr>
            </w:pPr>
          </w:p>
        </w:tc>
      </w:tr>
      <w:tr w:rsidR="000427DF" w:rsidRPr="00BE068B" w14:paraId="44DDFBAE" w14:textId="77777777" w:rsidTr="00BE068B">
        <w:trPr>
          <w:trHeight w:val="20"/>
        </w:trPr>
        <w:tc>
          <w:tcPr>
            <w:tcW w:w="715" w:type="dxa"/>
          </w:tcPr>
          <w:p w14:paraId="207730DA" w14:textId="76E12277" w:rsidR="00A667B3" w:rsidRPr="00BE068B" w:rsidRDefault="00E62CDC" w:rsidP="001512DD">
            <w:pPr>
              <w:contextualSpacing/>
              <w:jc w:val="center"/>
              <w:rPr>
                <w:rFonts w:ascii="Gill Sans MT" w:hAnsi="Gill Sans MT"/>
              </w:rPr>
            </w:pPr>
            <w:r w:rsidRPr="00BE068B">
              <w:rPr>
                <w:rFonts w:ascii="Gill Sans MT" w:hAnsi="Gill Sans MT"/>
              </w:rPr>
              <w:t>3</w:t>
            </w:r>
          </w:p>
        </w:tc>
        <w:tc>
          <w:tcPr>
            <w:tcW w:w="3369" w:type="dxa"/>
          </w:tcPr>
          <w:p w14:paraId="1799F197" w14:textId="77777777" w:rsidR="00A667B3" w:rsidRPr="00BE068B" w:rsidRDefault="00A667B3" w:rsidP="001512DD">
            <w:pPr>
              <w:contextualSpacing/>
              <w:jc w:val="center"/>
              <w:rPr>
                <w:rFonts w:ascii="Gill Sans MT" w:hAnsi="Gill Sans MT"/>
              </w:rPr>
            </w:pPr>
          </w:p>
        </w:tc>
        <w:tc>
          <w:tcPr>
            <w:tcW w:w="1800" w:type="dxa"/>
          </w:tcPr>
          <w:p w14:paraId="07D5F1E5" w14:textId="77777777" w:rsidR="00A667B3" w:rsidRPr="00BE068B" w:rsidRDefault="00A667B3" w:rsidP="001512DD">
            <w:pPr>
              <w:contextualSpacing/>
              <w:jc w:val="center"/>
              <w:rPr>
                <w:rFonts w:ascii="Gill Sans MT" w:hAnsi="Gill Sans MT"/>
              </w:rPr>
            </w:pPr>
          </w:p>
        </w:tc>
        <w:tc>
          <w:tcPr>
            <w:tcW w:w="1440" w:type="dxa"/>
          </w:tcPr>
          <w:p w14:paraId="35AD8EF8" w14:textId="77777777" w:rsidR="00A667B3" w:rsidRPr="00BE068B" w:rsidRDefault="00A667B3" w:rsidP="001512DD">
            <w:pPr>
              <w:contextualSpacing/>
              <w:jc w:val="center"/>
              <w:rPr>
                <w:rFonts w:ascii="Gill Sans MT" w:hAnsi="Gill Sans MT"/>
              </w:rPr>
            </w:pPr>
          </w:p>
        </w:tc>
        <w:tc>
          <w:tcPr>
            <w:tcW w:w="1260" w:type="dxa"/>
          </w:tcPr>
          <w:p w14:paraId="5E52A372" w14:textId="77777777" w:rsidR="00A667B3" w:rsidRPr="00BE068B" w:rsidRDefault="00A667B3" w:rsidP="001512DD">
            <w:pPr>
              <w:contextualSpacing/>
              <w:jc w:val="center"/>
              <w:rPr>
                <w:rFonts w:ascii="Gill Sans MT" w:hAnsi="Gill Sans MT"/>
              </w:rPr>
            </w:pPr>
          </w:p>
        </w:tc>
        <w:tc>
          <w:tcPr>
            <w:tcW w:w="1350" w:type="dxa"/>
          </w:tcPr>
          <w:p w14:paraId="23554713" w14:textId="77777777" w:rsidR="00A667B3" w:rsidRPr="00BE068B" w:rsidRDefault="00A667B3" w:rsidP="001512DD">
            <w:pPr>
              <w:contextualSpacing/>
              <w:jc w:val="center"/>
              <w:rPr>
                <w:rFonts w:ascii="Gill Sans MT" w:hAnsi="Gill Sans MT"/>
              </w:rPr>
            </w:pPr>
          </w:p>
        </w:tc>
        <w:tc>
          <w:tcPr>
            <w:tcW w:w="1530" w:type="dxa"/>
          </w:tcPr>
          <w:p w14:paraId="199464A5" w14:textId="77777777" w:rsidR="00A667B3" w:rsidRPr="00BE068B" w:rsidRDefault="00A667B3" w:rsidP="001512DD">
            <w:pPr>
              <w:contextualSpacing/>
              <w:jc w:val="center"/>
              <w:rPr>
                <w:rFonts w:ascii="Gill Sans MT" w:hAnsi="Gill Sans MT"/>
              </w:rPr>
            </w:pPr>
          </w:p>
        </w:tc>
        <w:tc>
          <w:tcPr>
            <w:tcW w:w="1980" w:type="dxa"/>
          </w:tcPr>
          <w:p w14:paraId="6CE5BF04" w14:textId="77777777" w:rsidR="00A667B3" w:rsidRPr="00BE068B" w:rsidRDefault="00A667B3" w:rsidP="001512DD">
            <w:pPr>
              <w:contextualSpacing/>
              <w:jc w:val="center"/>
              <w:rPr>
                <w:rFonts w:ascii="Gill Sans MT" w:hAnsi="Gill Sans MT"/>
              </w:rPr>
            </w:pPr>
          </w:p>
        </w:tc>
      </w:tr>
      <w:tr w:rsidR="000427DF" w:rsidRPr="00BE068B" w14:paraId="0B55F667" w14:textId="77777777" w:rsidTr="00BE068B">
        <w:trPr>
          <w:trHeight w:val="20"/>
        </w:trPr>
        <w:tc>
          <w:tcPr>
            <w:tcW w:w="715" w:type="dxa"/>
          </w:tcPr>
          <w:p w14:paraId="130D2C8A" w14:textId="35F42804" w:rsidR="00A667B3" w:rsidRPr="00BE068B" w:rsidRDefault="00E62CDC" w:rsidP="001512DD">
            <w:pPr>
              <w:contextualSpacing/>
              <w:jc w:val="center"/>
              <w:rPr>
                <w:rFonts w:ascii="Gill Sans MT" w:hAnsi="Gill Sans MT"/>
              </w:rPr>
            </w:pPr>
            <w:r w:rsidRPr="00BE068B">
              <w:rPr>
                <w:rFonts w:ascii="Gill Sans MT" w:hAnsi="Gill Sans MT"/>
              </w:rPr>
              <w:t>4</w:t>
            </w:r>
          </w:p>
        </w:tc>
        <w:tc>
          <w:tcPr>
            <w:tcW w:w="3369" w:type="dxa"/>
          </w:tcPr>
          <w:p w14:paraId="7B7253F1" w14:textId="77777777" w:rsidR="00A667B3" w:rsidRPr="00BE068B" w:rsidRDefault="00A667B3" w:rsidP="001512DD">
            <w:pPr>
              <w:contextualSpacing/>
              <w:jc w:val="center"/>
              <w:rPr>
                <w:rFonts w:ascii="Gill Sans MT" w:hAnsi="Gill Sans MT"/>
              </w:rPr>
            </w:pPr>
          </w:p>
        </w:tc>
        <w:tc>
          <w:tcPr>
            <w:tcW w:w="1800" w:type="dxa"/>
          </w:tcPr>
          <w:p w14:paraId="6C0B2C06" w14:textId="77777777" w:rsidR="00A667B3" w:rsidRPr="00BE068B" w:rsidRDefault="00A667B3" w:rsidP="001512DD">
            <w:pPr>
              <w:contextualSpacing/>
              <w:jc w:val="center"/>
              <w:rPr>
                <w:rFonts w:ascii="Gill Sans MT" w:hAnsi="Gill Sans MT"/>
              </w:rPr>
            </w:pPr>
          </w:p>
        </w:tc>
        <w:tc>
          <w:tcPr>
            <w:tcW w:w="1440" w:type="dxa"/>
          </w:tcPr>
          <w:p w14:paraId="03A4DC8B" w14:textId="77777777" w:rsidR="00A667B3" w:rsidRPr="00BE068B" w:rsidRDefault="00A667B3" w:rsidP="001512DD">
            <w:pPr>
              <w:contextualSpacing/>
              <w:jc w:val="center"/>
              <w:rPr>
                <w:rFonts w:ascii="Gill Sans MT" w:hAnsi="Gill Sans MT"/>
              </w:rPr>
            </w:pPr>
          </w:p>
        </w:tc>
        <w:tc>
          <w:tcPr>
            <w:tcW w:w="1260" w:type="dxa"/>
          </w:tcPr>
          <w:p w14:paraId="66AD656F" w14:textId="77777777" w:rsidR="00A667B3" w:rsidRPr="00BE068B" w:rsidRDefault="00A667B3" w:rsidP="001512DD">
            <w:pPr>
              <w:contextualSpacing/>
              <w:jc w:val="center"/>
              <w:rPr>
                <w:rFonts w:ascii="Gill Sans MT" w:hAnsi="Gill Sans MT"/>
              </w:rPr>
            </w:pPr>
          </w:p>
        </w:tc>
        <w:tc>
          <w:tcPr>
            <w:tcW w:w="1350" w:type="dxa"/>
          </w:tcPr>
          <w:p w14:paraId="25194238" w14:textId="77777777" w:rsidR="00A667B3" w:rsidRPr="00BE068B" w:rsidRDefault="00A667B3" w:rsidP="001512DD">
            <w:pPr>
              <w:contextualSpacing/>
              <w:jc w:val="center"/>
              <w:rPr>
                <w:rFonts w:ascii="Gill Sans MT" w:hAnsi="Gill Sans MT"/>
              </w:rPr>
            </w:pPr>
          </w:p>
        </w:tc>
        <w:tc>
          <w:tcPr>
            <w:tcW w:w="1530" w:type="dxa"/>
          </w:tcPr>
          <w:p w14:paraId="550E3197" w14:textId="77777777" w:rsidR="00A667B3" w:rsidRPr="00BE068B" w:rsidRDefault="00A667B3" w:rsidP="001512DD">
            <w:pPr>
              <w:contextualSpacing/>
              <w:jc w:val="center"/>
              <w:rPr>
                <w:rFonts w:ascii="Gill Sans MT" w:hAnsi="Gill Sans MT"/>
              </w:rPr>
            </w:pPr>
          </w:p>
        </w:tc>
        <w:tc>
          <w:tcPr>
            <w:tcW w:w="1980" w:type="dxa"/>
          </w:tcPr>
          <w:p w14:paraId="1C914021" w14:textId="77777777" w:rsidR="00A667B3" w:rsidRPr="00BE068B" w:rsidRDefault="00A667B3" w:rsidP="001512DD">
            <w:pPr>
              <w:contextualSpacing/>
              <w:jc w:val="center"/>
              <w:rPr>
                <w:rFonts w:ascii="Gill Sans MT" w:hAnsi="Gill Sans MT"/>
              </w:rPr>
            </w:pPr>
          </w:p>
        </w:tc>
      </w:tr>
      <w:tr w:rsidR="000427DF" w:rsidRPr="00BE068B" w14:paraId="4ECA4B61" w14:textId="77777777" w:rsidTr="00BE068B">
        <w:trPr>
          <w:trHeight w:val="20"/>
        </w:trPr>
        <w:tc>
          <w:tcPr>
            <w:tcW w:w="715" w:type="dxa"/>
          </w:tcPr>
          <w:p w14:paraId="7BDA7AAC" w14:textId="72AFF3CC" w:rsidR="00A667B3" w:rsidRPr="00BE068B" w:rsidRDefault="00E62CDC" w:rsidP="001512DD">
            <w:pPr>
              <w:contextualSpacing/>
              <w:jc w:val="center"/>
              <w:rPr>
                <w:rFonts w:ascii="Gill Sans MT" w:hAnsi="Gill Sans MT"/>
              </w:rPr>
            </w:pPr>
            <w:r w:rsidRPr="00BE068B">
              <w:rPr>
                <w:rFonts w:ascii="Gill Sans MT" w:hAnsi="Gill Sans MT"/>
              </w:rPr>
              <w:t>5</w:t>
            </w:r>
          </w:p>
        </w:tc>
        <w:tc>
          <w:tcPr>
            <w:tcW w:w="3369" w:type="dxa"/>
          </w:tcPr>
          <w:p w14:paraId="07A10D9A" w14:textId="77777777" w:rsidR="00A667B3" w:rsidRPr="00BE068B" w:rsidRDefault="00A667B3" w:rsidP="001512DD">
            <w:pPr>
              <w:contextualSpacing/>
              <w:jc w:val="center"/>
              <w:rPr>
                <w:rFonts w:ascii="Gill Sans MT" w:hAnsi="Gill Sans MT"/>
              </w:rPr>
            </w:pPr>
          </w:p>
        </w:tc>
        <w:tc>
          <w:tcPr>
            <w:tcW w:w="1800" w:type="dxa"/>
          </w:tcPr>
          <w:p w14:paraId="48937CD3" w14:textId="77777777" w:rsidR="00A667B3" w:rsidRPr="00BE068B" w:rsidRDefault="00A667B3" w:rsidP="001512DD">
            <w:pPr>
              <w:contextualSpacing/>
              <w:jc w:val="center"/>
              <w:rPr>
                <w:rFonts w:ascii="Gill Sans MT" w:hAnsi="Gill Sans MT"/>
              </w:rPr>
            </w:pPr>
          </w:p>
        </w:tc>
        <w:tc>
          <w:tcPr>
            <w:tcW w:w="1440" w:type="dxa"/>
          </w:tcPr>
          <w:p w14:paraId="5D28871D" w14:textId="77777777" w:rsidR="00A667B3" w:rsidRPr="00BE068B" w:rsidRDefault="00A667B3" w:rsidP="001512DD">
            <w:pPr>
              <w:contextualSpacing/>
              <w:jc w:val="center"/>
              <w:rPr>
                <w:rFonts w:ascii="Gill Sans MT" w:hAnsi="Gill Sans MT"/>
              </w:rPr>
            </w:pPr>
          </w:p>
        </w:tc>
        <w:tc>
          <w:tcPr>
            <w:tcW w:w="1260" w:type="dxa"/>
          </w:tcPr>
          <w:p w14:paraId="76D442EA" w14:textId="77777777" w:rsidR="00A667B3" w:rsidRPr="00BE068B" w:rsidRDefault="00A667B3" w:rsidP="001512DD">
            <w:pPr>
              <w:contextualSpacing/>
              <w:jc w:val="center"/>
              <w:rPr>
                <w:rFonts w:ascii="Gill Sans MT" w:hAnsi="Gill Sans MT"/>
              </w:rPr>
            </w:pPr>
          </w:p>
        </w:tc>
        <w:tc>
          <w:tcPr>
            <w:tcW w:w="1350" w:type="dxa"/>
          </w:tcPr>
          <w:p w14:paraId="481813FA" w14:textId="77777777" w:rsidR="00A667B3" w:rsidRPr="00BE068B" w:rsidRDefault="00A667B3" w:rsidP="001512DD">
            <w:pPr>
              <w:contextualSpacing/>
              <w:jc w:val="center"/>
              <w:rPr>
                <w:rFonts w:ascii="Gill Sans MT" w:hAnsi="Gill Sans MT"/>
              </w:rPr>
            </w:pPr>
          </w:p>
        </w:tc>
        <w:tc>
          <w:tcPr>
            <w:tcW w:w="1530" w:type="dxa"/>
          </w:tcPr>
          <w:p w14:paraId="5EC33928" w14:textId="77777777" w:rsidR="00A667B3" w:rsidRPr="00BE068B" w:rsidRDefault="00A667B3" w:rsidP="001512DD">
            <w:pPr>
              <w:contextualSpacing/>
              <w:jc w:val="center"/>
              <w:rPr>
                <w:rFonts w:ascii="Gill Sans MT" w:hAnsi="Gill Sans MT"/>
              </w:rPr>
            </w:pPr>
          </w:p>
        </w:tc>
        <w:tc>
          <w:tcPr>
            <w:tcW w:w="1980" w:type="dxa"/>
          </w:tcPr>
          <w:p w14:paraId="02749D7C" w14:textId="77777777" w:rsidR="00A667B3" w:rsidRPr="00BE068B" w:rsidRDefault="00A667B3" w:rsidP="001512DD">
            <w:pPr>
              <w:contextualSpacing/>
              <w:jc w:val="center"/>
              <w:rPr>
                <w:rFonts w:ascii="Gill Sans MT" w:hAnsi="Gill Sans MT"/>
              </w:rPr>
            </w:pPr>
          </w:p>
        </w:tc>
      </w:tr>
      <w:tr w:rsidR="000427DF" w:rsidRPr="00BE068B" w14:paraId="4D42E3B8" w14:textId="77777777" w:rsidTr="00BE068B">
        <w:trPr>
          <w:trHeight w:val="20"/>
        </w:trPr>
        <w:tc>
          <w:tcPr>
            <w:tcW w:w="715" w:type="dxa"/>
          </w:tcPr>
          <w:p w14:paraId="41BA9DF5" w14:textId="6328CAD9" w:rsidR="00A667B3" w:rsidRPr="00BE068B" w:rsidRDefault="00E62CDC" w:rsidP="001512DD">
            <w:pPr>
              <w:contextualSpacing/>
              <w:jc w:val="center"/>
              <w:rPr>
                <w:rFonts w:ascii="Gill Sans MT" w:hAnsi="Gill Sans MT"/>
              </w:rPr>
            </w:pPr>
            <w:r w:rsidRPr="00BE068B">
              <w:rPr>
                <w:rFonts w:ascii="Gill Sans MT" w:hAnsi="Gill Sans MT"/>
              </w:rPr>
              <w:t>6</w:t>
            </w:r>
          </w:p>
        </w:tc>
        <w:tc>
          <w:tcPr>
            <w:tcW w:w="3369" w:type="dxa"/>
          </w:tcPr>
          <w:p w14:paraId="2F4AA90E" w14:textId="77777777" w:rsidR="00A667B3" w:rsidRPr="00BE068B" w:rsidRDefault="00A667B3" w:rsidP="001512DD">
            <w:pPr>
              <w:contextualSpacing/>
              <w:jc w:val="center"/>
              <w:rPr>
                <w:rFonts w:ascii="Gill Sans MT" w:hAnsi="Gill Sans MT"/>
              </w:rPr>
            </w:pPr>
          </w:p>
        </w:tc>
        <w:tc>
          <w:tcPr>
            <w:tcW w:w="1800" w:type="dxa"/>
          </w:tcPr>
          <w:p w14:paraId="5E444AE3" w14:textId="77777777" w:rsidR="00A667B3" w:rsidRPr="00BE068B" w:rsidRDefault="00A667B3" w:rsidP="001512DD">
            <w:pPr>
              <w:contextualSpacing/>
              <w:jc w:val="center"/>
              <w:rPr>
                <w:rFonts w:ascii="Gill Sans MT" w:hAnsi="Gill Sans MT"/>
              </w:rPr>
            </w:pPr>
          </w:p>
        </w:tc>
        <w:tc>
          <w:tcPr>
            <w:tcW w:w="1440" w:type="dxa"/>
          </w:tcPr>
          <w:p w14:paraId="7CF9C745" w14:textId="77777777" w:rsidR="00A667B3" w:rsidRPr="00BE068B" w:rsidRDefault="00A667B3" w:rsidP="001512DD">
            <w:pPr>
              <w:contextualSpacing/>
              <w:jc w:val="center"/>
              <w:rPr>
                <w:rFonts w:ascii="Gill Sans MT" w:hAnsi="Gill Sans MT"/>
              </w:rPr>
            </w:pPr>
          </w:p>
        </w:tc>
        <w:tc>
          <w:tcPr>
            <w:tcW w:w="1260" w:type="dxa"/>
          </w:tcPr>
          <w:p w14:paraId="155E95FC" w14:textId="77777777" w:rsidR="00A667B3" w:rsidRPr="00BE068B" w:rsidRDefault="00A667B3" w:rsidP="001512DD">
            <w:pPr>
              <w:contextualSpacing/>
              <w:jc w:val="center"/>
              <w:rPr>
                <w:rFonts w:ascii="Gill Sans MT" w:hAnsi="Gill Sans MT"/>
              </w:rPr>
            </w:pPr>
          </w:p>
        </w:tc>
        <w:tc>
          <w:tcPr>
            <w:tcW w:w="1350" w:type="dxa"/>
          </w:tcPr>
          <w:p w14:paraId="68AC9805" w14:textId="77777777" w:rsidR="00A667B3" w:rsidRPr="00BE068B" w:rsidRDefault="00A667B3" w:rsidP="001512DD">
            <w:pPr>
              <w:contextualSpacing/>
              <w:jc w:val="center"/>
              <w:rPr>
                <w:rFonts w:ascii="Gill Sans MT" w:hAnsi="Gill Sans MT"/>
              </w:rPr>
            </w:pPr>
          </w:p>
        </w:tc>
        <w:tc>
          <w:tcPr>
            <w:tcW w:w="1530" w:type="dxa"/>
          </w:tcPr>
          <w:p w14:paraId="4050EFDA" w14:textId="77777777" w:rsidR="00A667B3" w:rsidRPr="00BE068B" w:rsidRDefault="00A667B3" w:rsidP="001512DD">
            <w:pPr>
              <w:contextualSpacing/>
              <w:jc w:val="center"/>
              <w:rPr>
                <w:rFonts w:ascii="Gill Sans MT" w:hAnsi="Gill Sans MT"/>
              </w:rPr>
            </w:pPr>
          </w:p>
        </w:tc>
        <w:tc>
          <w:tcPr>
            <w:tcW w:w="1980" w:type="dxa"/>
          </w:tcPr>
          <w:p w14:paraId="7C0E5795" w14:textId="77777777" w:rsidR="00A667B3" w:rsidRPr="00BE068B" w:rsidRDefault="00A667B3" w:rsidP="001512DD">
            <w:pPr>
              <w:contextualSpacing/>
              <w:jc w:val="center"/>
              <w:rPr>
                <w:rFonts w:ascii="Gill Sans MT" w:hAnsi="Gill Sans MT"/>
              </w:rPr>
            </w:pPr>
          </w:p>
        </w:tc>
      </w:tr>
      <w:tr w:rsidR="000427DF" w:rsidRPr="00BE068B" w14:paraId="586B439B" w14:textId="77777777" w:rsidTr="00BE068B">
        <w:trPr>
          <w:trHeight w:val="20"/>
        </w:trPr>
        <w:tc>
          <w:tcPr>
            <w:tcW w:w="715" w:type="dxa"/>
          </w:tcPr>
          <w:p w14:paraId="3C028C5A" w14:textId="2EFADCD8" w:rsidR="00A667B3" w:rsidRPr="00BE068B" w:rsidRDefault="00E62CDC" w:rsidP="001512DD">
            <w:pPr>
              <w:contextualSpacing/>
              <w:jc w:val="center"/>
              <w:rPr>
                <w:rFonts w:ascii="Gill Sans MT" w:hAnsi="Gill Sans MT"/>
              </w:rPr>
            </w:pPr>
            <w:r w:rsidRPr="00BE068B">
              <w:rPr>
                <w:rFonts w:ascii="Gill Sans MT" w:hAnsi="Gill Sans MT"/>
              </w:rPr>
              <w:t>7</w:t>
            </w:r>
          </w:p>
        </w:tc>
        <w:tc>
          <w:tcPr>
            <w:tcW w:w="3369" w:type="dxa"/>
          </w:tcPr>
          <w:p w14:paraId="48CF32E9" w14:textId="77777777" w:rsidR="00A667B3" w:rsidRPr="00BE068B" w:rsidRDefault="00A667B3" w:rsidP="001512DD">
            <w:pPr>
              <w:contextualSpacing/>
              <w:jc w:val="center"/>
              <w:rPr>
                <w:rFonts w:ascii="Gill Sans MT" w:hAnsi="Gill Sans MT"/>
              </w:rPr>
            </w:pPr>
          </w:p>
        </w:tc>
        <w:tc>
          <w:tcPr>
            <w:tcW w:w="1800" w:type="dxa"/>
          </w:tcPr>
          <w:p w14:paraId="4FE0E2CB" w14:textId="77777777" w:rsidR="00A667B3" w:rsidRPr="00BE068B" w:rsidRDefault="00A667B3" w:rsidP="001512DD">
            <w:pPr>
              <w:contextualSpacing/>
              <w:jc w:val="center"/>
              <w:rPr>
                <w:rFonts w:ascii="Gill Sans MT" w:hAnsi="Gill Sans MT"/>
              </w:rPr>
            </w:pPr>
          </w:p>
        </w:tc>
        <w:tc>
          <w:tcPr>
            <w:tcW w:w="1440" w:type="dxa"/>
          </w:tcPr>
          <w:p w14:paraId="016970E6" w14:textId="77777777" w:rsidR="00A667B3" w:rsidRPr="00BE068B" w:rsidRDefault="00A667B3" w:rsidP="001512DD">
            <w:pPr>
              <w:contextualSpacing/>
              <w:jc w:val="center"/>
              <w:rPr>
                <w:rFonts w:ascii="Gill Sans MT" w:hAnsi="Gill Sans MT"/>
              </w:rPr>
            </w:pPr>
          </w:p>
        </w:tc>
        <w:tc>
          <w:tcPr>
            <w:tcW w:w="1260" w:type="dxa"/>
          </w:tcPr>
          <w:p w14:paraId="451CD14A" w14:textId="77777777" w:rsidR="00A667B3" w:rsidRPr="00BE068B" w:rsidRDefault="00A667B3" w:rsidP="001512DD">
            <w:pPr>
              <w:contextualSpacing/>
              <w:jc w:val="center"/>
              <w:rPr>
                <w:rFonts w:ascii="Gill Sans MT" w:hAnsi="Gill Sans MT"/>
              </w:rPr>
            </w:pPr>
          </w:p>
        </w:tc>
        <w:tc>
          <w:tcPr>
            <w:tcW w:w="1350" w:type="dxa"/>
          </w:tcPr>
          <w:p w14:paraId="7D95E463" w14:textId="77777777" w:rsidR="00A667B3" w:rsidRPr="00BE068B" w:rsidRDefault="00A667B3" w:rsidP="001512DD">
            <w:pPr>
              <w:contextualSpacing/>
              <w:jc w:val="center"/>
              <w:rPr>
                <w:rFonts w:ascii="Gill Sans MT" w:hAnsi="Gill Sans MT"/>
              </w:rPr>
            </w:pPr>
          </w:p>
        </w:tc>
        <w:tc>
          <w:tcPr>
            <w:tcW w:w="1530" w:type="dxa"/>
          </w:tcPr>
          <w:p w14:paraId="7A67B3D4" w14:textId="77777777" w:rsidR="00A667B3" w:rsidRPr="00BE068B" w:rsidRDefault="00A667B3" w:rsidP="001512DD">
            <w:pPr>
              <w:contextualSpacing/>
              <w:jc w:val="center"/>
              <w:rPr>
                <w:rFonts w:ascii="Gill Sans MT" w:hAnsi="Gill Sans MT"/>
              </w:rPr>
            </w:pPr>
          </w:p>
        </w:tc>
        <w:tc>
          <w:tcPr>
            <w:tcW w:w="1980" w:type="dxa"/>
          </w:tcPr>
          <w:p w14:paraId="776AD49B" w14:textId="77777777" w:rsidR="00A667B3" w:rsidRPr="00BE068B" w:rsidRDefault="00A667B3" w:rsidP="001512DD">
            <w:pPr>
              <w:contextualSpacing/>
              <w:jc w:val="center"/>
              <w:rPr>
                <w:rFonts w:ascii="Gill Sans MT" w:hAnsi="Gill Sans MT"/>
              </w:rPr>
            </w:pPr>
          </w:p>
        </w:tc>
      </w:tr>
      <w:tr w:rsidR="000427DF" w:rsidRPr="00BE068B" w14:paraId="19E68591" w14:textId="77777777" w:rsidTr="00BE068B">
        <w:trPr>
          <w:trHeight w:val="20"/>
        </w:trPr>
        <w:tc>
          <w:tcPr>
            <w:tcW w:w="715" w:type="dxa"/>
          </w:tcPr>
          <w:p w14:paraId="260D708B" w14:textId="68F72787" w:rsidR="00A667B3" w:rsidRPr="00BE068B" w:rsidRDefault="00E62CDC" w:rsidP="001512DD">
            <w:pPr>
              <w:contextualSpacing/>
              <w:jc w:val="center"/>
              <w:rPr>
                <w:rFonts w:ascii="Gill Sans MT" w:hAnsi="Gill Sans MT"/>
              </w:rPr>
            </w:pPr>
            <w:r w:rsidRPr="00BE068B">
              <w:rPr>
                <w:rFonts w:ascii="Gill Sans MT" w:hAnsi="Gill Sans MT"/>
              </w:rPr>
              <w:t>8</w:t>
            </w:r>
          </w:p>
        </w:tc>
        <w:tc>
          <w:tcPr>
            <w:tcW w:w="3369" w:type="dxa"/>
          </w:tcPr>
          <w:p w14:paraId="6CA3592A" w14:textId="77777777" w:rsidR="00A667B3" w:rsidRPr="00BE068B" w:rsidRDefault="00A667B3" w:rsidP="001512DD">
            <w:pPr>
              <w:contextualSpacing/>
              <w:jc w:val="center"/>
              <w:rPr>
                <w:rFonts w:ascii="Gill Sans MT" w:hAnsi="Gill Sans MT"/>
              </w:rPr>
            </w:pPr>
          </w:p>
        </w:tc>
        <w:tc>
          <w:tcPr>
            <w:tcW w:w="1800" w:type="dxa"/>
          </w:tcPr>
          <w:p w14:paraId="51A083D6" w14:textId="77777777" w:rsidR="00A667B3" w:rsidRPr="00BE068B" w:rsidRDefault="00A667B3" w:rsidP="001512DD">
            <w:pPr>
              <w:contextualSpacing/>
              <w:jc w:val="center"/>
              <w:rPr>
                <w:rFonts w:ascii="Gill Sans MT" w:hAnsi="Gill Sans MT"/>
              </w:rPr>
            </w:pPr>
          </w:p>
        </w:tc>
        <w:tc>
          <w:tcPr>
            <w:tcW w:w="1440" w:type="dxa"/>
          </w:tcPr>
          <w:p w14:paraId="15EE9205" w14:textId="77777777" w:rsidR="00A667B3" w:rsidRPr="00BE068B" w:rsidRDefault="00A667B3" w:rsidP="001512DD">
            <w:pPr>
              <w:contextualSpacing/>
              <w:jc w:val="center"/>
              <w:rPr>
                <w:rFonts w:ascii="Gill Sans MT" w:hAnsi="Gill Sans MT"/>
              </w:rPr>
            </w:pPr>
          </w:p>
        </w:tc>
        <w:tc>
          <w:tcPr>
            <w:tcW w:w="1260" w:type="dxa"/>
          </w:tcPr>
          <w:p w14:paraId="7C648528" w14:textId="77777777" w:rsidR="00A667B3" w:rsidRPr="00BE068B" w:rsidRDefault="00A667B3" w:rsidP="001512DD">
            <w:pPr>
              <w:contextualSpacing/>
              <w:jc w:val="center"/>
              <w:rPr>
                <w:rFonts w:ascii="Gill Sans MT" w:hAnsi="Gill Sans MT"/>
              </w:rPr>
            </w:pPr>
          </w:p>
        </w:tc>
        <w:tc>
          <w:tcPr>
            <w:tcW w:w="1350" w:type="dxa"/>
          </w:tcPr>
          <w:p w14:paraId="37554A57" w14:textId="77777777" w:rsidR="00A667B3" w:rsidRPr="00BE068B" w:rsidRDefault="00A667B3" w:rsidP="001512DD">
            <w:pPr>
              <w:contextualSpacing/>
              <w:jc w:val="center"/>
              <w:rPr>
                <w:rFonts w:ascii="Gill Sans MT" w:hAnsi="Gill Sans MT"/>
              </w:rPr>
            </w:pPr>
          </w:p>
        </w:tc>
        <w:tc>
          <w:tcPr>
            <w:tcW w:w="1530" w:type="dxa"/>
          </w:tcPr>
          <w:p w14:paraId="5E11BA5B" w14:textId="77777777" w:rsidR="00A667B3" w:rsidRPr="00BE068B" w:rsidRDefault="00A667B3" w:rsidP="001512DD">
            <w:pPr>
              <w:contextualSpacing/>
              <w:jc w:val="center"/>
              <w:rPr>
                <w:rFonts w:ascii="Gill Sans MT" w:hAnsi="Gill Sans MT"/>
              </w:rPr>
            </w:pPr>
          </w:p>
        </w:tc>
        <w:tc>
          <w:tcPr>
            <w:tcW w:w="1980" w:type="dxa"/>
          </w:tcPr>
          <w:p w14:paraId="69270B39" w14:textId="77777777" w:rsidR="00A667B3" w:rsidRPr="00BE068B" w:rsidRDefault="00A667B3" w:rsidP="001512DD">
            <w:pPr>
              <w:contextualSpacing/>
              <w:jc w:val="center"/>
              <w:rPr>
                <w:rFonts w:ascii="Gill Sans MT" w:hAnsi="Gill Sans MT"/>
              </w:rPr>
            </w:pPr>
          </w:p>
        </w:tc>
      </w:tr>
      <w:tr w:rsidR="000427DF" w:rsidRPr="00BE068B" w14:paraId="528E6F9D" w14:textId="77777777" w:rsidTr="00BE068B">
        <w:trPr>
          <w:trHeight w:val="20"/>
        </w:trPr>
        <w:tc>
          <w:tcPr>
            <w:tcW w:w="715" w:type="dxa"/>
          </w:tcPr>
          <w:p w14:paraId="3B9EC8D1" w14:textId="6CB456CF" w:rsidR="00A667B3" w:rsidRPr="00BE068B" w:rsidRDefault="00E62CDC" w:rsidP="001512DD">
            <w:pPr>
              <w:contextualSpacing/>
              <w:jc w:val="center"/>
              <w:rPr>
                <w:rFonts w:ascii="Gill Sans MT" w:hAnsi="Gill Sans MT"/>
              </w:rPr>
            </w:pPr>
            <w:r w:rsidRPr="00BE068B">
              <w:rPr>
                <w:rFonts w:ascii="Gill Sans MT" w:hAnsi="Gill Sans MT"/>
              </w:rPr>
              <w:t>9</w:t>
            </w:r>
          </w:p>
        </w:tc>
        <w:tc>
          <w:tcPr>
            <w:tcW w:w="3369" w:type="dxa"/>
          </w:tcPr>
          <w:p w14:paraId="558ADC28" w14:textId="77777777" w:rsidR="00A667B3" w:rsidRPr="00BE068B" w:rsidRDefault="00A667B3" w:rsidP="001512DD">
            <w:pPr>
              <w:contextualSpacing/>
              <w:jc w:val="center"/>
              <w:rPr>
                <w:rFonts w:ascii="Gill Sans MT" w:hAnsi="Gill Sans MT"/>
              </w:rPr>
            </w:pPr>
          </w:p>
        </w:tc>
        <w:tc>
          <w:tcPr>
            <w:tcW w:w="1800" w:type="dxa"/>
          </w:tcPr>
          <w:p w14:paraId="4B2CC964" w14:textId="77777777" w:rsidR="00A667B3" w:rsidRPr="00BE068B" w:rsidRDefault="00A667B3" w:rsidP="001512DD">
            <w:pPr>
              <w:contextualSpacing/>
              <w:jc w:val="center"/>
              <w:rPr>
                <w:rFonts w:ascii="Gill Sans MT" w:hAnsi="Gill Sans MT"/>
              </w:rPr>
            </w:pPr>
          </w:p>
        </w:tc>
        <w:tc>
          <w:tcPr>
            <w:tcW w:w="1440" w:type="dxa"/>
          </w:tcPr>
          <w:p w14:paraId="1036D986" w14:textId="77777777" w:rsidR="00A667B3" w:rsidRPr="00BE068B" w:rsidRDefault="00A667B3" w:rsidP="001512DD">
            <w:pPr>
              <w:contextualSpacing/>
              <w:jc w:val="center"/>
              <w:rPr>
                <w:rFonts w:ascii="Gill Sans MT" w:hAnsi="Gill Sans MT"/>
              </w:rPr>
            </w:pPr>
          </w:p>
        </w:tc>
        <w:tc>
          <w:tcPr>
            <w:tcW w:w="1260" w:type="dxa"/>
          </w:tcPr>
          <w:p w14:paraId="23439524" w14:textId="77777777" w:rsidR="00A667B3" w:rsidRPr="00BE068B" w:rsidRDefault="00A667B3" w:rsidP="001512DD">
            <w:pPr>
              <w:contextualSpacing/>
              <w:jc w:val="center"/>
              <w:rPr>
                <w:rFonts w:ascii="Gill Sans MT" w:hAnsi="Gill Sans MT"/>
              </w:rPr>
            </w:pPr>
          </w:p>
        </w:tc>
        <w:tc>
          <w:tcPr>
            <w:tcW w:w="1350" w:type="dxa"/>
          </w:tcPr>
          <w:p w14:paraId="72BD470A" w14:textId="77777777" w:rsidR="00A667B3" w:rsidRPr="00BE068B" w:rsidRDefault="00A667B3" w:rsidP="001512DD">
            <w:pPr>
              <w:contextualSpacing/>
              <w:jc w:val="center"/>
              <w:rPr>
                <w:rFonts w:ascii="Gill Sans MT" w:hAnsi="Gill Sans MT"/>
              </w:rPr>
            </w:pPr>
          </w:p>
        </w:tc>
        <w:tc>
          <w:tcPr>
            <w:tcW w:w="1530" w:type="dxa"/>
          </w:tcPr>
          <w:p w14:paraId="625B36FA" w14:textId="77777777" w:rsidR="00A667B3" w:rsidRPr="00BE068B" w:rsidRDefault="00A667B3" w:rsidP="001512DD">
            <w:pPr>
              <w:contextualSpacing/>
              <w:jc w:val="center"/>
              <w:rPr>
                <w:rFonts w:ascii="Gill Sans MT" w:hAnsi="Gill Sans MT"/>
              </w:rPr>
            </w:pPr>
          </w:p>
        </w:tc>
        <w:tc>
          <w:tcPr>
            <w:tcW w:w="1980" w:type="dxa"/>
          </w:tcPr>
          <w:p w14:paraId="605907D5" w14:textId="77777777" w:rsidR="00A667B3" w:rsidRPr="00BE068B" w:rsidRDefault="00A667B3" w:rsidP="001512DD">
            <w:pPr>
              <w:contextualSpacing/>
              <w:jc w:val="center"/>
              <w:rPr>
                <w:rFonts w:ascii="Gill Sans MT" w:hAnsi="Gill Sans MT"/>
              </w:rPr>
            </w:pPr>
          </w:p>
        </w:tc>
      </w:tr>
      <w:tr w:rsidR="000427DF" w:rsidRPr="00BE068B" w14:paraId="42646B5E" w14:textId="77777777" w:rsidTr="00BE068B">
        <w:trPr>
          <w:trHeight w:val="20"/>
        </w:trPr>
        <w:tc>
          <w:tcPr>
            <w:tcW w:w="715" w:type="dxa"/>
          </w:tcPr>
          <w:p w14:paraId="3D5CAFD4" w14:textId="5D732B33" w:rsidR="00A667B3" w:rsidRPr="00BE068B" w:rsidRDefault="00E62CDC" w:rsidP="001512DD">
            <w:pPr>
              <w:contextualSpacing/>
              <w:jc w:val="center"/>
              <w:rPr>
                <w:rFonts w:ascii="Gill Sans MT" w:hAnsi="Gill Sans MT"/>
              </w:rPr>
            </w:pPr>
            <w:r w:rsidRPr="00BE068B">
              <w:rPr>
                <w:rFonts w:ascii="Gill Sans MT" w:hAnsi="Gill Sans MT"/>
              </w:rPr>
              <w:t>10</w:t>
            </w:r>
          </w:p>
        </w:tc>
        <w:tc>
          <w:tcPr>
            <w:tcW w:w="3369" w:type="dxa"/>
          </w:tcPr>
          <w:p w14:paraId="27D23108" w14:textId="77777777" w:rsidR="00A667B3" w:rsidRPr="00BE068B" w:rsidRDefault="00A667B3" w:rsidP="001512DD">
            <w:pPr>
              <w:contextualSpacing/>
              <w:jc w:val="center"/>
              <w:rPr>
                <w:rFonts w:ascii="Gill Sans MT" w:hAnsi="Gill Sans MT"/>
              </w:rPr>
            </w:pPr>
          </w:p>
        </w:tc>
        <w:tc>
          <w:tcPr>
            <w:tcW w:w="1800" w:type="dxa"/>
          </w:tcPr>
          <w:p w14:paraId="45AFD1A7" w14:textId="77777777" w:rsidR="00A667B3" w:rsidRPr="00BE068B" w:rsidRDefault="00A667B3" w:rsidP="001512DD">
            <w:pPr>
              <w:contextualSpacing/>
              <w:jc w:val="center"/>
              <w:rPr>
                <w:rFonts w:ascii="Gill Sans MT" w:hAnsi="Gill Sans MT"/>
              </w:rPr>
            </w:pPr>
          </w:p>
        </w:tc>
        <w:tc>
          <w:tcPr>
            <w:tcW w:w="1440" w:type="dxa"/>
          </w:tcPr>
          <w:p w14:paraId="050AD408" w14:textId="77777777" w:rsidR="00A667B3" w:rsidRPr="00BE068B" w:rsidRDefault="00A667B3" w:rsidP="001512DD">
            <w:pPr>
              <w:contextualSpacing/>
              <w:jc w:val="center"/>
              <w:rPr>
                <w:rFonts w:ascii="Gill Sans MT" w:hAnsi="Gill Sans MT"/>
              </w:rPr>
            </w:pPr>
          </w:p>
        </w:tc>
        <w:tc>
          <w:tcPr>
            <w:tcW w:w="1260" w:type="dxa"/>
          </w:tcPr>
          <w:p w14:paraId="0B74DAA7" w14:textId="77777777" w:rsidR="00A667B3" w:rsidRPr="00BE068B" w:rsidRDefault="00A667B3" w:rsidP="001512DD">
            <w:pPr>
              <w:contextualSpacing/>
              <w:jc w:val="center"/>
              <w:rPr>
                <w:rFonts w:ascii="Gill Sans MT" w:hAnsi="Gill Sans MT"/>
              </w:rPr>
            </w:pPr>
          </w:p>
        </w:tc>
        <w:tc>
          <w:tcPr>
            <w:tcW w:w="1350" w:type="dxa"/>
          </w:tcPr>
          <w:p w14:paraId="1CF4DE6F" w14:textId="77777777" w:rsidR="00A667B3" w:rsidRPr="00BE068B" w:rsidRDefault="00A667B3" w:rsidP="001512DD">
            <w:pPr>
              <w:contextualSpacing/>
              <w:jc w:val="center"/>
              <w:rPr>
                <w:rFonts w:ascii="Gill Sans MT" w:hAnsi="Gill Sans MT"/>
              </w:rPr>
            </w:pPr>
          </w:p>
        </w:tc>
        <w:tc>
          <w:tcPr>
            <w:tcW w:w="1530" w:type="dxa"/>
          </w:tcPr>
          <w:p w14:paraId="790610C7" w14:textId="77777777" w:rsidR="00A667B3" w:rsidRPr="00BE068B" w:rsidRDefault="00A667B3" w:rsidP="001512DD">
            <w:pPr>
              <w:contextualSpacing/>
              <w:jc w:val="center"/>
              <w:rPr>
                <w:rFonts w:ascii="Gill Sans MT" w:hAnsi="Gill Sans MT"/>
              </w:rPr>
            </w:pPr>
          </w:p>
        </w:tc>
        <w:tc>
          <w:tcPr>
            <w:tcW w:w="1980" w:type="dxa"/>
          </w:tcPr>
          <w:p w14:paraId="78BE94EE" w14:textId="77777777" w:rsidR="00A667B3" w:rsidRPr="00BE068B" w:rsidRDefault="00A667B3" w:rsidP="001512DD">
            <w:pPr>
              <w:contextualSpacing/>
              <w:jc w:val="center"/>
              <w:rPr>
                <w:rFonts w:ascii="Gill Sans MT" w:hAnsi="Gill Sans MT"/>
              </w:rPr>
            </w:pPr>
          </w:p>
        </w:tc>
      </w:tr>
    </w:tbl>
    <w:p w14:paraId="5F6AFEC8" w14:textId="77777777" w:rsidR="00137629" w:rsidRPr="00BE068B" w:rsidRDefault="00137629" w:rsidP="001512DD">
      <w:pPr>
        <w:spacing w:after="0" w:line="240" w:lineRule="auto"/>
        <w:contextualSpacing/>
        <w:rPr>
          <w:rFonts w:ascii="Gill Sans MT" w:hAnsi="Gill Sans MT"/>
        </w:rPr>
      </w:pPr>
    </w:p>
    <w:tbl>
      <w:tblPr>
        <w:tblStyle w:val="TableGrid"/>
        <w:tblW w:w="0" w:type="auto"/>
        <w:tblInd w:w="-781" w:type="dxa"/>
        <w:tblCellMar>
          <w:left w:w="29" w:type="dxa"/>
          <w:right w:w="29" w:type="dxa"/>
        </w:tblCellMar>
        <w:tblLook w:val="04A0" w:firstRow="1" w:lastRow="0" w:firstColumn="1" w:lastColumn="0" w:noHBand="0" w:noVBand="1"/>
      </w:tblPr>
      <w:tblGrid>
        <w:gridCol w:w="4316"/>
        <w:gridCol w:w="4317"/>
        <w:gridCol w:w="4317"/>
      </w:tblGrid>
      <w:tr w:rsidR="00E62CDC" w:rsidRPr="00BE068B" w14:paraId="7D2CCF2E" w14:textId="77777777" w:rsidTr="000427DF">
        <w:trPr>
          <w:trHeight w:val="135"/>
        </w:trPr>
        <w:tc>
          <w:tcPr>
            <w:tcW w:w="4316" w:type="dxa"/>
          </w:tcPr>
          <w:p w14:paraId="17D39A1B" w14:textId="60A33D23"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101 - </w:t>
            </w:r>
            <w:r w:rsidR="00E62CDC" w:rsidRPr="00BE068B">
              <w:rPr>
                <w:rFonts w:ascii="Gill Sans MT" w:hAnsi="Gill Sans MT"/>
                <w:b/>
                <w:sz w:val="20"/>
              </w:rPr>
              <w:t>Relationship to head</w:t>
            </w:r>
          </w:p>
        </w:tc>
        <w:tc>
          <w:tcPr>
            <w:tcW w:w="4317" w:type="dxa"/>
          </w:tcPr>
          <w:p w14:paraId="2BCBC24B" w14:textId="67A87824"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102- </w:t>
            </w:r>
            <w:r w:rsidR="00E62CDC" w:rsidRPr="00BE068B">
              <w:rPr>
                <w:rFonts w:ascii="Gill Sans MT" w:hAnsi="Gill Sans MT"/>
                <w:b/>
                <w:sz w:val="20"/>
              </w:rPr>
              <w:t>Level of education</w:t>
            </w:r>
          </w:p>
        </w:tc>
        <w:tc>
          <w:tcPr>
            <w:tcW w:w="4317" w:type="dxa"/>
          </w:tcPr>
          <w:p w14:paraId="1309E1EC" w14:textId="34C4676C" w:rsidR="00E62CDC" w:rsidRPr="00BE068B" w:rsidRDefault="000427DF" w:rsidP="001512DD">
            <w:pPr>
              <w:contextualSpacing/>
              <w:rPr>
                <w:rFonts w:ascii="Gill Sans MT" w:hAnsi="Gill Sans MT"/>
                <w:b/>
                <w:sz w:val="20"/>
              </w:rPr>
            </w:pPr>
            <w:r w:rsidRPr="00BE068B">
              <w:rPr>
                <w:rFonts w:ascii="Gill Sans MT" w:hAnsi="Gill Sans MT"/>
                <w:b/>
                <w:sz w:val="20"/>
              </w:rPr>
              <w:t xml:space="preserve">103- </w:t>
            </w:r>
            <w:r w:rsidR="00E62CDC" w:rsidRPr="00BE068B">
              <w:rPr>
                <w:rFonts w:ascii="Gill Sans MT" w:hAnsi="Gill Sans MT"/>
                <w:b/>
                <w:sz w:val="20"/>
              </w:rPr>
              <w:t>Not currently in school</w:t>
            </w:r>
          </w:p>
        </w:tc>
      </w:tr>
      <w:tr w:rsidR="00E62CDC" w:rsidRPr="00BE068B" w14:paraId="728C6529" w14:textId="77777777" w:rsidTr="000427DF">
        <w:trPr>
          <w:trHeight w:val="135"/>
        </w:trPr>
        <w:tc>
          <w:tcPr>
            <w:tcW w:w="4316" w:type="dxa"/>
          </w:tcPr>
          <w:p w14:paraId="2B6EEF0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1=Head</w:t>
            </w:r>
          </w:p>
          <w:p w14:paraId="59D43C8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2=Spouse/consensual partner</w:t>
            </w:r>
          </w:p>
          <w:p w14:paraId="3E23CDB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3=Son/daughter</w:t>
            </w:r>
          </w:p>
          <w:p w14:paraId="7E9856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4=Spouse of son/daughter</w:t>
            </w:r>
          </w:p>
          <w:p w14:paraId="354D78B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5=Grandchild</w:t>
            </w:r>
          </w:p>
          <w:p w14:paraId="781C811B"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6=Brother/sister</w:t>
            </w:r>
          </w:p>
          <w:p w14:paraId="7891E25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7=Brother/sister in-law</w:t>
            </w:r>
          </w:p>
          <w:p w14:paraId="0FA5156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8=Spouse of brother/sister</w:t>
            </w:r>
          </w:p>
          <w:p w14:paraId="4B33A6C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9=Parent</w:t>
            </w:r>
          </w:p>
          <w:p w14:paraId="1791F24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10=Spouse's parent</w:t>
            </w:r>
          </w:p>
          <w:p w14:paraId="5507E99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11=Uncle/aunt</w:t>
            </w:r>
          </w:p>
          <w:p w14:paraId="2B999D0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12=Cousin</w:t>
            </w:r>
          </w:p>
          <w:p w14:paraId="3F2AC8F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13=Nephew/niece</w:t>
            </w:r>
          </w:p>
          <w:p w14:paraId="676CDCB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14=Stepchild</w:t>
            </w:r>
          </w:p>
          <w:p w14:paraId="565C0D4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15=Other relative</w:t>
            </w:r>
          </w:p>
          <w:p w14:paraId="2477455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16=Not related</w:t>
            </w:r>
          </w:p>
          <w:p w14:paraId="161AFB85" w14:textId="0EAC43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c>
          <w:tcPr>
            <w:tcW w:w="4317" w:type="dxa"/>
          </w:tcPr>
          <w:p w14:paraId="60209C1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1=None</w:t>
            </w:r>
          </w:p>
          <w:p w14:paraId="5E11FD51"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2=Grade 1/Sub-standard A</w:t>
            </w:r>
          </w:p>
          <w:p w14:paraId="7330052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3=Grade 1/Sub-standard B</w:t>
            </w:r>
          </w:p>
          <w:p w14:paraId="1441DB1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4=Grade 2/Standard 1</w:t>
            </w:r>
          </w:p>
          <w:p w14:paraId="3D7EF75E"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5=Grade 3/Standard 2</w:t>
            </w:r>
          </w:p>
          <w:p w14:paraId="4AE4AE36"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6=Grade 4/Standard 3</w:t>
            </w:r>
          </w:p>
          <w:p w14:paraId="41FC1805"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7=Grade 5/Standard 4</w:t>
            </w:r>
          </w:p>
          <w:p w14:paraId="7F325FD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8=Grade 6/Standard 5</w:t>
            </w:r>
          </w:p>
          <w:p w14:paraId="4A92B34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9=Grade 7/Standard 6</w:t>
            </w:r>
          </w:p>
          <w:p w14:paraId="78F3DF3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10=Grade 8/Form 1</w:t>
            </w:r>
          </w:p>
          <w:p w14:paraId="3EC62A13"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11=Grade 9/Form 2</w:t>
            </w:r>
          </w:p>
          <w:p w14:paraId="5348FBA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12=Grade 10/Form 3</w:t>
            </w:r>
          </w:p>
          <w:p w14:paraId="31EA62C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13=Grade 11/Form 4</w:t>
            </w:r>
          </w:p>
          <w:p w14:paraId="07DD0A00"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14=Grade 12/Form 5</w:t>
            </w:r>
          </w:p>
          <w:p w14:paraId="45D545F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15=Post-secondary</w:t>
            </w:r>
          </w:p>
          <w:p w14:paraId="21E9F5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888=Don’t know</w:t>
            </w:r>
          </w:p>
          <w:p w14:paraId="242FCED9" w14:textId="27861C4C"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999=Preferred not to answer</w:t>
            </w:r>
          </w:p>
        </w:tc>
        <w:tc>
          <w:tcPr>
            <w:tcW w:w="4317" w:type="dxa"/>
          </w:tcPr>
          <w:p w14:paraId="256CB1C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1=Cannot afford school fees</w:t>
            </w:r>
          </w:p>
          <w:p w14:paraId="55EC6F6A"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2=Needed for domestic duties</w:t>
            </w:r>
          </w:p>
          <w:p w14:paraId="30C4299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3=Needed for farming</w:t>
            </w:r>
          </w:p>
          <w:p w14:paraId="6A7B0CB9" w14:textId="2E7DF246"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4=Working for other household</w:t>
            </w:r>
          </w:p>
          <w:p w14:paraId="0DA3FF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6=Education is not necessary/no point</w:t>
            </w:r>
          </w:p>
          <w:p w14:paraId="678ED494"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7=Completed their education</w:t>
            </w:r>
          </w:p>
          <w:p w14:paraId="6D7E193D"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8=Too old to attend school</w:t>
            </w:r>
          </w:p>
          <w:p w14:paraId="199B3372"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9=School is too far away</w:t>
            </w:r>
          </w:p>
          <w:p w14:paraId="721160A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10=School closed temporarily</w:t>
            </w:r>
          </w:p>
          <w:p w14:paraId="1FB692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11=School closed permanently</w:t>
            </w:r>
          </w:p>
          <w:p w14:paraId="3A20428C"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12=The teacher is absent at the school</w:t>
            </w:r>
          </w:p>
          <w:p w14:paraId="02A5D838"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13=Too sick to attend school</w:t>
            </w:r>
          </w:p>
          <w:p w14:paraId="2F648A47"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 xml:space="preserve">14=Someone else in the household is sick, so cannot attend </w:t>
            </w:r>
          </w:p>
          <w:p w14:paraId="3F198689" w14:textId="77777777"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15=No transport</w:t>
            </w:r>
          </w:p>
          <w:p w14:paraId="341DB3ED" w14:textId="514AFDDA" w:rsidR="00E62CDC" w:rsidRPr="00BE068B" w:rsidRDefault="00E62CDC" w:rsidP="001512DD">
            <w:pPr>
              <w:contextualSpacing/>
              <w:rPr>
                <w:rFonts w:ascii="Gill Sans MT" w:hAnsi="Gill Sans MT"/>
                <w:sz w:val="16"/>
                <w:szCs w:val="20"/>
              </w:rPr>
            </w:pPr>
            <w:r w:rsidRPr="00BE068B">
              <w:rPr>
                <w:rFonts w:ascii="Gill Sans MT" w:hAnsi="Gill Sans MT"/>
                <w:sz w:val="16"/>
                <w:szCs w:val="20"/>
              </w:rPr>
              <w:t>97=other, please specify</w:t>
            </w:r>
          </w:p>
        </w:tc>
      </w:tr>
    </w:tbl>
    <w:p w14:paraId="69CF9156" w14:textId="18AB3968" w:rsidR="00BE53B1" w:rsidRPr="00BE068B" w:rsidRDefault="00BE53B1" w:rsidP="001512DD">
      <w:pPr>
        <w:spacing w:after="0"/>
        <w:rPr>
          <w:rFonts w:ascii="Gill Sans MT" w:eastAsia="Times New Roman" w:hAnsi="Gill Sans MT" w:cs="Times New Roman"/>
          <w:b/>
          <w:bCs/>
        </w:rPr>
      </w:pPr>
    </w:p>
    <w:tbl>
      <w:tblPr>
        <w:tblStyle w:val="TableGrid"/>
        <w:tblW w:w="13624"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294"/>
        <w:gridCol w:w="1170"/>
        <w:gridCol w:w="2216"/>
        <w:gridCol w:w="1744"/>
      </w:tblGrid>
      <w:tr w:rsidR="00C14ED2" w:rsidRPr="00BE068B" w14:paraId="6EB2CC51" w14:textId="77777777" w:rsidTr="0093061D">
        <w:trPr>
          <w:trHeight w:val="20"/>
        </w:trPr>
        <w:tc>
          <w:tcPr>
            <w:tcW w:w="715" w:type="dxa"/>
          </w:tcPr>
          <w:p w14:paraId="7CF107D5" w14:textId="77777777" w:rsidR="00C14ED2" w:rsidRPr="00BE068B" w:rsidRDefault="00C14ED2" w:rsidP="001512DD">
            <w:pPr>
              <w:contextualSpacing/>
              <w:jc w:val="center"/>
              <w:rPr>
                <w:rFonts w:ascii="Gill Sans MT" w:hAnsi="Gill Sans MT"/>
              </w:rPr>
            </w:pPr>
          </w:p>
        </w:tc>
        <w:tc>
          <w:tcPr>
            <w:tcW w:w="2165" w:type="dxa"/>
          </w:tcPr>
          <w:p w14:paraId="45C67469" w14:textId="60FF5052" w:rsidR="00C14ED2" w:rsidRPr="00BE068B" w:rsidRDefault="00C14ED2" w:rsidP="001512DD">
            <w:pPr>
              <w:contextualSpacing/>
              <w:jc w:val="center"/>
              <w:rPr>
                <w:rFonts w:ascii="Gill Sans MT" w:hAnsi="Gill Sans MT"/>
              </w:rPr>
            </w:pPr>
            <w:r w:rsidRPr="00BE068B">
              <w:rPr>
                <w:rFonts w:ascii="Gill Sans MT" w:hAnsi="Gill Sans MT"/>
              </w:rPr>
              <w:t>C.8</w:t>
            </w:r>
          </w:p>
        </w:tc>
        <w:tc>
          <w:tcPr>
            <w:tcW w:w="1800" w:type="dxa"/>
          </w:tcPr>
          <w:p w14:paraId="696CA7B3" w14:textId="6BEF7072" w:rsidR="00C14ED2" w:rsidRPr="00BE068B" w:rsidRDefault="00C14ED2" w:rsidP="002A6145">
            <w:pPr>
              <w:contextualSpacing/>
              <w:jc w:val="center"/>
              <w:rPr>
                <w:rFonts w:ascii="Gill Sans MT" w:hAnsi="Gill Sans MT"/>
              </w:rPr>
            </w:pPr>
            <w:r w:rsidRPr="00BE068B">
              <w:rPr>
                <w:rFonts w:ascii="Gill Sans MT" w:hAnsi="Gill Sans MT"/>
              </w:rPr>
              <w:t>C.9</w:t>
            </w:r>
          </w:p>
        </w:tc>
        <w:tc>
          <w:tcPr>
            <w:tcW w:w="2520" w:type="dxa"/>
          </w:tcPr>
          <w:p w14:paraId="086A69C7" w14:textId="0A522F29" w:rsidR="00C14ED2" w:rsidRPr="00BE068B" w:rsidRDefault="00C14ED2" w:rsidP="001512DD">
            <w:pPr>
              <w:contextualSpacing/>
              <w:jc w:val="center"/>
              <w:rPr>
                <w:rFonts w:ascii="Gill Sans MT" w:hAnsi="Gill Sans MT"/>
              </w:rPr>
            </w:pPr>
            <w:r w:rsidRPr="00BE068B">
              <w:rPr>
                <w:rFonts w:ascii="Gill Sans MT" w:hAnsi="Gill Sans MT"/>
              </w:rPr>
              <w:t>C.10</w:t>
            </w:r>
          </w:p>
        </w:tc>
        <w:tc>
          <w:tcPr>
            <w:tcW w:w="1294" w:type="dxa"/>
          </w:tcPr>
          <w:p w14:paraId="7568B269" w14:textId="0DE7E60E" w:rsidR="00C14ED2" w:rsidRPr="00BE068B" w:rsidRDefault="00C14ED2" w:rsidP="001512DD">
            <w:pPr>
              <w:contextualSpacing/>
              <w:jc w:val="center"/>
              <w:rPr>
                <w:rFonts w:ascii="Gill Sans MT" w:hAnsi="Gill Sans MT"/>
              </w:rPr>
            </w:pPr>
            <w:r w:rsidRPr="00BE068B">
              <w:rPr>
                <w:rFonts w:ascii="Gill Sans MT" w:hAnsi="Gill Sans MT"/>
              </w:rPr>
              <w:t>C.11</w:t>
            </w:r>
          </w:p>
        </w:tc>
        <w:tc>
          <w:tcPr>
            <w:tcW w:w="1170" w:type="dxa"/>
          </w:tcPr>
          <w:p w14:paraId="4C914C0C" w14:textId="38A8231D" w:rsidR="00C14ED2" w:rsidRPr="00BE068B" w:rsidRDefault="00C14ED2" w:rsidP="001512DD">
            <w:pPr>
              <w:contextualSpacing/>
              <w:jc w:val="center"/>
              <w:rPr>
                <w:rFonts w:ascii="Gill Sans MT" w:hAnsi="Gill Sans MT"/>
              </w:rPr>
            </w:pPr>
            <w:r w:rsidRPr="00BE068B">
              <w:rPr>
                <w:rFonts w:ascii="Gill Sans MT" w:hAnsi="Gill Sans MT"/>
              </w:rPr>
              <w:t>C.11b</w:t>
            </w:r>
          </w:p>
        </w:tc>
        <w:tc>
          <w:tcPr>
            <w:tcW w:w="2216" w:type="dxa"/>
          </w:tcPr>
          <w:p w14:paraId="7D1F4365" w14:textId="249CEE39" w:rsidR="00C14ED2" w:rsidRPr="00BE068B" w:rsidRDefault="00C14ED2" w:rsidP="001512DD">
            <w:pPr>
              <w:contextualSpacing/>
              <w:jc w:val="center"/>
              <w:rPr>
                <w:rFonts w:ascii="Gill Sans MT" w:hAnsi="Gill Sans MT"/>
              </w:rPr>
            </w:pPr>
            <w:r w:rsidRPr="00BE068B">
              <w:rPr>
                <w:rFonts w:ascii="Gill Sans MT" w:hAnsi="Gill Sans MT"/>
              </w:rPr>
              <w:t>C.12</w:t>
            </w:r>
          </w:p>
        </w:tc>
        <w:tc>
          <w:tcPr>
            <w:tcW w:w="1744" w:type="dxa"/>
          </w:tcPr>
          <w:p w14:paraId="33696E22" w14:textId="336BD78D" w:rsidR="00C14ED2" w:rsidRPr="00BE068B" w:rsidRDefault="00C14ED2" w:rsidP="001512DD">
            <w:pPr>
              <w:contextualSpacing/>
              <w:jc w:val="center"/>
              <w:rPr>
                <w:rFonts w:ascii="Gill Sans MT" w:hAnsi="Gill Sans MT"/>
              </w:rPr>
            </w:pPr>
            <w:r w:rsidRPr="00BE068B">
              <w:rPr>
                <w:rFonts w:ascii="Gill Sans MT" w:hAnsi="Gill Sans MT"/>
              </w:rPr>
              <w:t>C.13</w:t>
            </w:r>
          </w:p>
        </w:tc>
      </w:tr>
      <w:tr w:rsidR="0022680E" w:rsidRPr="00BE068B" w14:paraId="18454888" w14:textId="77777777" w:rsidTr="0093061D">
        <w:trPr>
          <w:trHeight w:val="20"/>
        </w:trPr>
        <w:tc>
          <w:tcPr>
            <w:tcW w:w="715" w:type="dxa"/>
          </w:tcPr>
          <w:p w14:paraId="6A4EF0FE" w14:textId="77777777" w:rsidR="00D21542" w:rsidRPr="00BE068B" w:rsidRDefault="00D21542" w:rsidP="001512DD">
            <w:pPr>
              <w:contextualSpacing/>
              <w:jc w:val="center"/>
              <w:rPr>
                <w:rFonts w:ascii="Gill Sans MT" w:hAnsi="Gill Sans MT"/>
              </w:rPr>
            </w:pPr>
            <w:r w:rsidRPr="00BE068B">
              <w:rPr>
                <w:rFonts w:ascii="Gill Sans MT" w:hAnsi="Gill Sans MT"/>
              </w:rPr>
              <w:lastRenderedPageBreak/>
              <w:t>ID Code</w:t>
            </w:r>
          </w:p>
        </w:tc>
        <w:tc>
          <w:tcPr>
            <w:tcW w:w="2165" w:type="dxa"/>
          </w:tcPr>
          <w:p w14:paraId="71803AC7" w14:textId="77777777" w:rsidR="00D21542" w:rsidRPr="00BE068B" w:rsidRDefault="00D21542" w:rsidP="001512DD">
            <w:pPr>
              <w:contextualSpacing/>
              <w:jc w:val="center"/>
              <w:rPr>
                <w:rFonts w:ascii="Gill Sans MT" w:hAnsi="Gill Sans MT"/>
              </w:rPr>
            </w:pPr>
            <w:r w:rsidRPr="00BE068B">
              <w:rPr>
                <w:rFonts w:ascii="Gill Sans MT" w:hAnsi="Gill Sans MT"/>
              </w:rPr>
              <w:t>List the names and surnames of all persons living in this household. Start the list with the head of this household, adults then children from oldest to youngest.</w:t>
            </w:r>
          </w:p>
          <w:p w14:paraId="5F5BE3D2" w14:textId="77777777" w:rsidR="00D21542" w:rsidRPr="00BE068B" w:rsidRDefault="00D21542" w:rsidP="001512DD">
            <w:pPr>
              <w:contextualSpacing/>
              <w:jc w:val="center"/>
              <w:rPr>
                <w:rFonts w:ascii="Gill Sans MT" w:hAnsi="Gill Sans MT"/>
                <w:i/>
              </w:rPr>
            </w:pPr>
            <w:r w:rsidRPr="00BE068B">
              <w:rPr>
                <w:rFonts w:ascii="Gill Sans MT" w:hAnsi="Gill Sans MT"/>
                <w:i/>
              </w:rPr>
              <w:t>First, middle, last name</w:t>
            </w:r>
          </w:p>
        </w:tc>
        <w:tc>
          <w:tcPr>
            <w:tcW w:w="1800" w:type="dxa"/>
          </w:tcPr>
          <w:p w14:paraId="126A0F78" w14:textId="29E78D50"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E4BE996" w14:textId="77777777" w:rsidR="00D21542" w:rsidRPr="00BE068B" w:rsidRDefault="00D21542" w:rsidP="00C14ED2">
            <w:pPr>
              <w:contextualSpacing/>
              <w:rPr>
                <w:rFonts w:ascii="Gill Sans MT" w:hAnsi="Gill Sans MT"/>
              </w:rPr>
            </w:pPr>
            <w:r w:rsidRPr="00BE068B">
              <w:rPr>
                <w:rFonts w:ascii="Gill Sans MT" w:hAnsi="Gill Sans MT"/>
              </w:rPr>
              <w:t xml:space="preserve">What age did </w:t>
            </w:r>
            <w:r w:rsidR="002A6145" w:rsidRPr="00BE068B">
              <w:rPr>
                <w:rFonts w:ascii="Gill Sans MT" w:hAnsi="Gill Sans MT"/>
              </w:rPr>
              <w:t xml:space="preserve">[NAME] </w:t>
            </w:r>
            <w:r w:rsidRPr="00BE068B">
              <w:rPr>
                <w:rFonts w:ascii="Gill Sans MT" w:hAnsi="Gill Sans MT"/>
              </w:rPr>
              <w:t>first enroll in school/educational facility?</w:t>
            </w:r>
          </w:p>
          <w:p w14:paraId="614CDCDB" w14:textId="77777777" w:rsidR="007B7340" w:rsidRPr="00BE068B" w:rsidRDefault="007B7340" w:rsidP="00C14ED2">
            <w:pPr>
              <w:contextualSpacing/>
              <w:rPr>
                <w:rFonts w:ascii="Gill Sans MT" w:hAnsi="Gill Sans MT"/>
              </w:rPr>
            </w:pPr>
          </w:p>
          <w:p w14:paraId="759A0177" w14:textId="75762EA1" w:rsidR="007B7340" w:rsidRPr="00BE068B" w:rsidRDefault="007B7340" w:rsidP="00C14ED2">
            <w:pPr>
              <w:contextualSpacing/>
              <w:rPr>
                <w:rFonts w:ascii="Gill Sans MT" w:hAnsi="Gill Sans MT"/>
              </w:rPr>
            </w:pPr>
          </w:p>
        </w:tc>
        <w:tc>
          <w:tcPr>
            <w:tcW w:w="2520" w:type="dxa"/>
          </w:tcPr>
          <w:p w14:paraId="275C01BF" w14:textId="339C3C9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1CF98A68" w14:textId="5906F4EA" w:rsidR="008C2BC1" w:rsidRPr="00BE068B" w:rsidRDefault="002A6145" w:rsidP="00C14ED2">
            <w:pPr>
              <w:contextualSpacing/>
              <w:rPr>
                <w:rFonts w:ascii="Gill Sans MT" w:hAnsi="Gill Sans MT"/>
              </w:rPr>
            </w:pPr>
            <w:r w:rsidRPr="00BE068B">
              <w:rPr>
                <w:rFonts w:ascii="Gill Sans MT" w:hAnsi="Gill Sans MT"/>
              </w:rPr>
              <w:t xml:space="preserve">Was [NAME]  </w:t>
            </w:r>
            <w:r w:rsidR="008C2BC1" w:rsidRPr="00BE068B">
              <w:rPr>
                <w:rFonts w:ascii="Gill Sans MT" w:hAnsi="Gill Sans MT"/>
              </w:rPr>
              <w:t xml:space="preserve"> absent from school for any period(s) of time during the term in the last twelve months?</w:t>
            </w:r>
          </w:p>
          <w:p w14:paraId="525A0E3E" w14:textId="0BD0F9C3"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63E13ABC" w14:textId="4C0110E4"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529732CF"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5C771557" w14:textId="77777777" w:rsidR="008C2BC1" w:rsidRPr="00BE068B" w:rsidRDefault="008C2BC1" w:rsidP="00C14ED2">
            <w:pPr>
              <w:contextualSpacing/>
              <w:rPr>
                <w:rFonts w:ascii="Gill Sans MT" w:hAnsi="Gill Sans MT"/>
              </w:rPr>
            </w:pPr>
            <w:r w:rsidRPr="00BE068B">
              <w:rPr>
                <w:rFonts w:ascii="Gill Sans MT" w:hAnsi="Gill Sans MT"/>
              </w:rPr>
              <w:t>999=Prefer not to respond</w:t>
            </w:r>
          </w:p>
          <w:p w14:paraId="4C804D25" w14:textId="404DE77F" w:rsidR="00C14ED2" w:rsidRPr="00BE068B" w:rsidRDefault="00C14ED2" w:rsidP="00C14ED2">
            <w:pPr>
              <w:contextualSpacing/>
              <w:rPr>
                <w:rFonts w:ascii="Gill Sans MT" w:hAnsi="Gill Sans MT"/>
                <w:i/>
              </w:rPr>
            </w:pPr>
            <w:r w:rsidRPr="00BE068B">
              <w:rPr>
                <w:rFonts w:ascii="Gill Sans MT" w:hAnsi="Gill Sans MT"/>
                <w:i/>
              </w:rPr>
              <w:t>If C10=0, skip to C13</w:t>
            </w:r>
          </w:p>
        </w:tc>
        <w:tc>
          <w:tcPr>
            <w:tcW w:w="1294" w:type="dxa"/>
          </w:tcPr>
          <w:p w14:paraId="60B93F43" w14:textId="77777777" w:rsidR="00D21542" w:rsidRPr="00BE068B" w:rsidRDefault="008C2BC1" w:rsidP="00C14ED2">
            <w:pPr>
              <w:contextualSpacing/>
              <w:rPr>
                <w:rFonts w:ascii="Gill Sans MT" w:hAnsi="Gill Sans MT"/>
              </w:rPr>
            </w:pPr>
            <w:r w:rsidRPr="00BE068B">
              <w:rPr>
                <w:rFonts w:ascii="Gill Sans MT" w:hAnsi="Gill Sans MT"/>
              </w:rPr>
              <w:t>What was the main reason for the absence(s) from school?</w:t>
            </w:r>
          </w:p>
          <w:p w14:paraId="711C68B1" w14:textId="3DBCCAED" w:rsidR="0093061D" w:rsidRPr="00BE068B" w:rsidRDefault="0093061D" w:rsidP="00C14ED2">
            <w:pPr>
              <w:contextualSpacing/>
              <w:rPr>
                <w:rFonts w:ascii="Gill Sans MT" w:hAnsi="Gill Sans MT"/>
                <w:i/>
              </w:rPr>
            </w:pPr>
            <w:r w:rsidRPr="00BE068B">
              <w:rPr>
                <w:rFonts w:ascii="Gill Sans MT" w:hAnsi="Gill Sans MT"/>
                <w:i/>
              </w:rPr>
              <w:t xml:space="preserve">See code 104. Probe and code, select all that apply </w:t>
            </w:r>
          </w:p>
        </w:tc>
        <w:tc>
          <w:tcPr>
            <w:tcW w:w="1170" w:type="dxa"/>
          </w:tcPr>
          <w:p w14:paraId="69E94FD9" w14:textId="0A0A16F7" w:rsidR="00D21542" w:rsidRPr="00BE068B" w:rsidRDefault="008C2BC1" w:rsidP="00C14ED2">
            <w:pPr>
              <w:contextualSpacing/>
              <w:rPr>
                <w:rFonts w:ascii="Gill Sans MT" w:hAnsi="Gill Sans MT"/>
              </w:rPr>
            </w:pPr>
            <w:r w:rsidRPr="00BE068B">
              <w:rPr>
                <w:rFonts w:ascii="Gill Sans MT" w:hAnsi="Gill Sans MT"/>
              </w:rPr>
              <w:t>If other, please specify.</w:t>
            </w:r>
          </w:p>
        </w:tc>
        <w:tc>
          <w:tcPr>
            <w:tcW w:w="2216" w:type="dxa"/>
          </w:tcPr>
          <w:p w14:paraId="401FB0DC" w14:textId="0A3B781D" w:rsidR="00D21542" w:rsidRPr="00BE068B" w:rsidRDefault="008C2BC1" w:rsidP="00C14ED2">
            <w:pPr>
              <w:contextualSpacing/>
              <w:rPr>
                <w:rFonts w:ascii="Gill Sans MT" w:hAnsi="Gill Sans MT"/>
              </w:rPr>
            </w:pPr>
            <w:r w:rsidRPr="00BE068B">
              <w:rPr>
                <w:rFonts w:ascii="Gill Sans MT" w:hAnsi="Gill Sans MT"/>
              </w:rPr>
              <w:t xml:space="preserve">Roughly, how many days did </w:t>
            </w:r>
            <w:r w:rsidR="002A6145" w:rsidRPr="00BE068B">
              <w:rPr>
                <w:rFonts w:ascii="Gill Sans MT" w:hAnsi="Gill Sans MT"/>
              </w:rPr>
              <w:t xml:space="preserve">[NAME] </w:t>
            </w:r>
            <w:r w:rsidRPr="00BE068B">
              <w:rPr>
                <w:rFonts w:ascii="Gill Sans MT" w:hAnsi="Gill Sans MT"/>
              </w:rPr>
              <w:t>miss from school in the past 12 months?</w:t>
            </w:r>
          </w:p>
          <w:p w14:paraId="73C201DF" w14:textId="77777777" w:rsidR="008C2BC1" w:rsidRPr="00BE068B" w:rsidRDefault="008C2BC1" w:rsidP="00C14ED2">
            <w:pPr>
              <w:contextualSpacing/>
              <w:rPr>
                <w:rFonts w:ascii="Gill Sans MT" w:hAnsi="Gill Sans MT"/>
                <w:i/>
              </w:rPr>
            </w:pPr>
            <w:r w:rsidRPr="00BE068B">
              <w:rPr>
                <w:rFonts w:ascii="Gill Sans MT" w:hAnsi="Gill Sans MT"/>
                <w:i/>
              </w:rPr>
              <w:t>1 week=5 school days</w:t>
            </w:r>
          </w:p>
          <w:p w14:paraId="3BA47A93" w14:textId="77777777" w:rsidR="008C2BC1" w:rsidRPr="00BE068B" w:rsidRDefault="008C2BC1" w:rsidP="00C14ED2">
            <w:pPr>
              <w:contextualSpacing/>
              <w:rPr>
                <w:rFonts w:ascii="Gill Sans MT" w:hAnsi="Gill Sans MT"/>
                <w:i/>
              </w:rPr>
            </w:pPr>
            <w:r w:rsidRPr="00BE068B">
              <w:rPr>
                <w:rFonts w:ascii="Gill Sans MT" w:hAnsi="Gill Sans MT"/>
                <w:i/>
              </w:rPr>
              <w:t>1 month=22 school days</w:t>
            </w:r>
          </w:p>
          <w:p w14:paraId="199EC1DD" w14:textId="69B181F9" w:rsidR="008C2BC1" w:rsidRPr="00BE068B" w:rsidRDefault="008C2BC1" w:rsidP="00C14ED2">
            <w:pPr>
              <w:contextualSpacing/>
              <w:rPr>
                <w:rFonts w:ascii="Gill Sans MT" w:hAnsi="Gill Sans MT"/>
                <w:i/>
              </w:rPr>
            </w:pPr>
            <w:r w:rsidRPr="00BE068B">
              <w:rPr>
                <w:rFonts w:ascii="Gill Sans MT" w:hAnsi="Gill Sans MT"/>
                <w:i/>
              </w:rPr>
              <w:t>1 year=198 school days</w:t>
            </w:r>
          </w:p>
        </w:tc>
        <w:tc>
          <w:tcPr>
            <w:tcW w:w="1744" w:type="dxa"/>
          </w:tcPr>
          <w:p w14:paraId="267FAD7E" w14:textId="42F325C1" w:rsidR="00C14ED2" w:rsidRPr="00BE068B" w:rsidRDefault="00C14ED2" w:rsidP="00C14ED2">
            <w:pPr>
              <w:contextualSpacing/>
              <w:jc w:val="center"/>
              <w:rPr>
                <w:rFonts w:ascii="Gill Sans MT" w:hAnsi="Gill Sans MT"/>
                <w:i/>
              </w:rPr>
            </w:pPr>
            <w:r w:rsidRPr="00BE068B">
              <w:rPr>
                <w:rFonts w:ascii="Gill Sans MT" w:hAnsi="Gill Sans MT"/>
                <w:i/>
              </w:rPr>
              <w:t>If age&gt;3</w:t>
            </w:r>
          </w:p>
          <w:p w14:paraId="4650986E" w14:textId="67C1ECF4" w:rsidR="00D21542" w:rsidRPr="00BE068B" w:rsidRDefault="008C2BC1" w:rsidP="00C14ED2">
            <w:pPr>
              <w:contextualSpacing/>
              <w:rPr>
                <w:rFonts w:ascii="Gill Sans MT" w:hAnsi="Gill Sans MT"/>
              </w:rPr>
            </w:pPr>
            <w:r w:rsidRPr="00BE068B">
              <w:rPr>
                <w:rFonts w:ascii="Gill Sans MT" w:hAnsi="Gill Sans MT"/>
              </w:rPr>
              <w:t xml:space="preserve">Can </w:t>
            </w:r>
            <w:r w:rsidR="002A6145" w:rsidRPr="00BE068B">
              <w:rPr>
                <w:rFonts w:ascii="Gill Sans MT" w:hAnsi="Gill Sans MT"/>
              </w:rPr>
              <w:t xml:space="preserve">[NAME] </w:t>
            </w:r>
            <w:r w:rsidRPr="00BE068B">
              <w:rPr>
                <w:rFonts w:ascii="Gill Sans MT" w:hAnsi="Gill Sans MT"/>
              </w:rPr>
              <w:t>write a simple letter of several sentences in English?</w:t>
            </w:r>
          </w:p>
          <w:p w14:paraId="1CF49479" w14:textId="77777777" w:rsidR="008C2BC1" w:rsidRPr="00BE068B" w:rsidRDefault="008C2BC1" w:rsidP="00C14ED2">
            <w:pPr>
              <w:contextualSpacing/>
              <w:rPr>
                <w:rFonts w:ascii="Gill Sans MT" w:hAnsi="Gill Sans MT"/>
              </w:rPr>
            </w:pPr>
          </w:p>
          <w:p w14:paraId="312D46BB" w14:textId="0946D84F" w:rsidR="008C2BC1" w:rsidRPr="00BE068B" w:rsidRDefault="00C14ED2" w:rsidP="00C14ED2">
            <w:pPr>
              <w:contextualSpacing/>
              <w:rPr>
                <w:rFonts w:ascii="Gill Sans MT" w:hAnsi="Gill Sans MT"/>
              </w:rPr>
            </w:pPr>
            <w:r w:rsidRPr="00BE068B">
              <w:rPr>
                <w:rFonts w:ascii="Gill Sans MT" w:hAnsi="Gill Sans MT"/>
              </w:rPr>
              <w:t>0</w:t>
            </w:r>
            <w:r w:rsidR="008C2BC1" w:rsidRPr="00BE068B">
              <w:rPr>
                <w:rFonts w:ascii="Gill Sans MT" w:hAnsi="Gill Sans MT"/>
              </w:rPr>
              <w:t>=No</w:t>
            </w:r>
          </w:p>
          <w:p w14:paraId="30FF496E" w14:textId="6F313D22" w:rsidR="008C2BC1" w:rsidRPr="00BE068B" w:rsidRDefault="00C14ED2" w:rsidP="00C14ED2">
            <w:pPr>
              <w:contextualSpacing/>
              <w:rPr>
                <w:rFonts w:ascii="Gill Sans MT" w:hAnsi="Gill Sans MT"/>
              </w:rPr>
            </w:pPr>
            <w:r w:rsidRPr="00BE068B">
              <w:rPr>
                <w:rFonts w:ascii="Gill Sans MT" w:hAnsi="Gill Sans MT"/>
              </w:rPr>
              <w:t>1</w:t>
            </w:r>
            <w:r w:rsidR="008C2BC1" w:rsidRPr="00BE068B">
              <w:rPr>
                <w:rFonts w:ascii="Gill Sans MT" w:hAnsi="Gill Sans MT"/>
              </w:rPr>
              <w:t xml:space="preserve">=Yes </w:t>
            </w:r>
          </w:p>
          <w:p w14:paraId="4CB0BE1A" w14:textId="77777777" w:rsidR="008C2BC1" w:rsidRPr="00BE068B" w:rsidRDefault="008C2BC1" w:rsidP="00C14ED2">
            <w:pPr>
              <w:contextualSpacing/>
              <w:rPr>
                <w:rFonts w:ascii="Gill Sans MT" w:hAnsi="Gill Sans MT"/>
              </w:rPr>
            </w:pPr>
            <w:r w:rsidRPr="00BE068B">
              <w:rPr>
                <w:rFonts w:ascii="Gill Sans MT" w:hAnsi="Gill Sans MT"/>
              </w:rPr>
              <w:t>888=Don’t know</w:t>
            </w:r>
          </w:p>
          <w:p w14:paraId="7A7FEA1D" w14:textId="3379CDAD" w:rsidR="008C2BC1" w:rsidRPr="00BE068B" w:rsidRDefault="008C2BC1" w:rsidP="00C14ED2">
            <w:pPr>
              <w:contextualSpacing/>
              <w:rPr>
                <w:rFonts w:ascii="Gill Sans MT" w:hAnsi="Gill Sans MT"/>
              </w:rPr>
            </w:pPr>
            <w:r w:rsidRPr="00BE068B">
              <w:rPr>
                <w:rFonts w:ascii="Gill Sans MT" w:hAnsi="Gill Sans MT"/>
              </w:rPr>
              <w:t>999=Prefer not to respond</w:t>
            </w:r>
          </w:p>
        </w:tc>
      </w:tr>
      <w:tr w:rsidR="008C2BC1" w:rsidRPr="00BE068B" w14:paraId="657EA884" w14:textId="77777777" w:rsidTr="0093061D">
        <w:trPr>
          <w:trHeight w:val="20"/>
        </w:trPr>
        <w:tc>
          <w:tcPr>
            <w:tcW w:w="715" w:type="dxa"/>
          </w:tcPr>
          <w:p w14:paraId="3C2505B4" w14:textId="2FFF2169" w:rsidR="008C2BC1" w:rsidRPr="00BE068B" w:rsidRDefault="008C2BC1" w:rsidP="001512DD">
            <w:pPr>
              <w:contextualSpacing/>
              <w:jc w:val="center"/>
              <w:rPr>
                <w:rFonts w:ascii="Gill Sans MT" w:hAnsi="Gill Sans MT"/>
              </w:rPr>
            </w:pPr>
          </w:p>
        </w:tc>
        <w:tc>
          <w:tcPr>
            <w:tcW w:w="2165" w:type="dxa"/>
          </w:tcPr>
          <w:p w14:paraId="7358A0EE" w14:textId="77777777" w:rsidR="008C2BC1" w:rsidRPr="00BE068B" w:rsidRDefault="008C2BC1" w:rsidP="001512DD">
            <w:pPr>
              <w:contextualSpacing/>
              <w:jc w:val="center"/>
              <w:rPr>
                <w:rFonts w:ascii="Gill Sans MT" w:hAnsi="Gill Sans MT"/>
              </w:rPr>
            </w:pPr>
          </w:p>
        </w:tc>
        <w:tc>
          <w:tcPr>
            <w:tcW w:w="1800" w:type="dxa"/>
          </w:tcPr>
          <w:p w14:paraId="2A22C2CC" w14:textId="77777777" w:rsidR="008C2BC1" w:rsidRPr="00BE068B" w:rsidRDefault="008C2BC1" w:rsidP="001512DD">
            <w:pPr>
              <w:contextualSpacing/>
              <w:jc w:val="center"/>
              <w:rPr>
                <w:rFonts w:ascii="Gill Sans MT" w:hAnsi="Gill Sans MT"/>
              </w:rPr>
            </w:pPr>
          </w:p>
        </w:tc>
        <w:tc>
          <w:tcPr>
            <w:tcW w:w="2520" w:type="dxa"/>
          </w:tcPr>
          <w:p w14:paraId="1297DB29" w14:textId="77777777" w:rsidR="008C2BC1" w:rsidRPr="00BE068B" w:rsidRDefault="008C2BC1" w:rsidP="001512DD">
            <w:pPr>
              <w:contextualSpacing/>
              <w:jc w:val="center"/>
              <w:rPr>
                <w:rFonts w:ascii="Gill Sans MT" w:hAnsi="Gill Sans MT"/>
              </w:rPr>
            </w:pPr>
          </w:p>
        </w:tc>
        <w:tc>
          <w:tcPr>
            <w:tcW w:w="1294" w:type="dxa"/>
          </w:tcPr>
          <w:p w14:paraId="66BF7F92" w14:textId="77777777" w:rsidR="008C2BC1" w:rsidRPr="00BE068B" w:rsidRDefault="008C2BC1" w:rsidP="001512DD">
            <w:pPr>
              <w:contextualSpacing/>
              <w:jc w:val="center"/>
              <w:rPr>
                <w:rFonts w:ascii="Gill Sans MT" w:hAnsi="Gill Sans MT"/>
              </w:rPr>
            </w:pPr>
          </w:p>
        </w:tc>
        <w:tc>
          <w:tcPr>
            <w:tcW w:w="1170" w:type="dxa"/>
          </w:tcPr>
          <w:p w14:paraId="5B8DEF69" w14:textId="77777777" w:rsidR="008C2BC1" w:rsidRPr="00BE068B" w:rsidRDefault="008C2BC1" w:rsidP="001512DD">
            <w:pPr>
              <w:contextualSpacing/>
              <w:jc w:val="center"/>
              <w:rPr>
                <w:rFonts w:ascii="Gill Sans MT" w:hAnsi="Gill Sans MT"/>
              </w:rPr>
            </w:pPr>
          </w:p>
        </w:tc>
        <w:tc>
          <w:tcPr>
            <w:tcW w:w="2216" w:type="dxa"/>
          </w:tcPr>
          <w:p w14:paraId="6F267425" w14:textId="77777777" w:rsidR="008C2BC1" w:rsidRPr="00BE068B" w:rsidRDefault="008C2BC1" w:rsidP="001512DD">
            <w:pPr>
              <w:contextualSpacing/>
              <w:jc w:val="center"/>
              <w:rPr>
                <w:rFonts w:ascii="Gill Sans MT" w:hAnsi="Gill Sans MT"/>
              </w:rPr>
            </w:pPr>
          </w:p>
        </w:tc>
        <w:tc>
          <w:tcPr>
            <w:tcW w:w="1744" w:type="dxa"/>
          </w:tcPr>
          <w:p w14:paraId="3142A9F3" w14:textId="77777777" w:rsidR="008C2BC1" w:rsidRPr="00BE068B" w:rsidRDefault="008C2BC1" w:rsidP="001512DD">
            <w:pPr>
              <w:contextualSpacing/>
              <w:jc w:val="center"/>
              <w:rPr>
                <w:rFonts w:ascii="Gill Sans MT" w:hAnsi="Gill Sans MT"/>
              </w:rPr>
            </w:pPr>
          </w:p>
        </w:tc>
      </w:tr>
      <w:tr w:rsidR="0022680E" w:rsidRPr="00BE068B" w14:paraId="299BF1B0" w14:textId="77777777" w:rsidTr="0093061D">
        <w:trPr>
          <w:trHeight w:val="20"/>
        </w:trPr>
        <w:tc>
          <w:tcPr>
            <w:tcW w:w="715" w:type="dxa"/>
          </w:tcPr>
          <w:p w14:paraId="34FC55C2" w14:textId="77777777" w:rsidR="00D21542" w:rsidRPr="00BE068B" w:rsidRDefault="00D21542" w:rsidP="001512DD">
            <w:pPr>
              <w:contextualSpacing/>
              <w:jc w:val="center"/>
              <w:rPr>
                <w:rFonts w:ascii="Gill Sans MT" w:hAnsi="Gill Sans MT"/>
              </w:rPr>
            </w:pPr>
            <w:r w:rsidRPr="00BE068B">
              <w:rPr>
                <w:rFonts w:ascii="Gill Sans MT" w:hAnsi="Gill Sans MT"/>
              </w:rPr>
              <w:t>1</w:t>
            </w:r>
          </w:p>
        </w:tc>
        <w:tc>
          <w:tcPr>
            <w:tcW w:w="2165" w:type="dxa"/>
          </w:tcPr>
          <w:p w14:paraId="4F72D0D6" w14:textId="77777777" w:rsidR="00D21542" w:rsidRPr="00BE068B" w:rsidRDefault="00D21542" w:rsidP="001512DD">
            <w:pPr>
              <w:contextualSpacing/>
              <w:jc w:val="center"/>
              <w:rPr>
                <w:rFonts w:ascii="Gill Sans MT" w:hAnsi="Gill Sans MT"/>
              </w:rPr>
            </w:pPr>
          </w:p>
        </w:tc>
        <w:tc>
          <w:tcPr>
            <w:tcW w:w="1800" w:type="dxa"/>
          </w:tcPr>
          <w:p w14:paraId="02C28806" w14:textId="77777777" w:rsidR="00D21542" w:rsidRPr="00BE068B" w:rsidRDefault="00D21542" w:rsidP="001512DD">
            <w:pPr>
              <w:contextualSpacing/>
              <w:jc w:val="center"/>
              <w:rPr>
                <w:rFonts w:ascii="Gill Sans MT" w:hAnsi="Gill Sans MT"/>
              </w:rPr>
            </w:pPr>
          </w:p>
        </w:tc>
        <w:tc>
          <w:tcPr>
            <w:tcW w:w="2520" w:type="dxa"/>
          </w:tcPr>
          <w:p w14:paraId="7BE8FF54" w14:textId="77777777" w:rsidR="00D21542" w:rsidRPr="00BE068B" w:rsidRDefault="00D21542" w:rsidP="001512DD">
            <w:pPr>
              <w:contextualSpacing/>
              <w:jc w:val="center"/>
              <w:rPr>
                <w:rFonts w:ascii="Gill Sans MT" w:hAnsi="Gill Sans MT"/>
              </w:rPr>
            </w:pPr>
          </w:p>
        </w:tc>
        <w:tc>
          <w:tcPr>
            <w:tcW w:w="1294" w:type="dxa"/>
          </w:tcPr>
          <w:p w14:paraId="34983FB7" w14:textId="77777777" w:rsidR="00D21542" w:rsidRPr="00BE068B" w:rsidRDefault="00D21542" w:rsidP="001512DD">
            <w:pPr>
              <w:contextualSpacing/>
              <w:jc w:val="center"/>
              <w:rPr>
                <w:rFonts w:ascii="Gill Sans MT" w:hAnsi="Gill Sans MT"/>
              </w:rPr>
            </w:pPr>
          </w:p>
        </w:tc>
        <w:tc>
          <w:tcPr>
            <w:tcW w:w="1170" w:type="dxa"/>
          </w:tcPr>
          <w:p w14:paraId="4FD1262C" w14:textId="77777777" w:rsidR="00D21542" w:rsidRPr="00BE068B" w:rsidRDefault="00D21542" w:rsidP="001512DD">
            <w:pPr>
              <w:contextualSpacing/>
              <w:jc w:val="center"/>
              <w:rPr>
                <w:rFonts w:ascii="Gill Sans MT" w:hAnsi="Gill Sans MT"/>
              </w:rPr>
            </w:pPr>
          </w:p>
        </w:tc>
        <w:tc>
          <w:tcPr>
            <w:tcW w:w="2216" w:type="dxa"/>
          </w:tcPr>
          <w:p w14:paraId="25B245E5" w14:textId="77777777" w:rsidR="00D21542" w:rsidRPr="00BE068B" w:rsidRDefault="00D21542" w:rsidP="001512DD">
            <w:pPr>
              <w:contextualSpacing/>
              <w:jc w:val="center"/>
              <w:rPr>
                <w:rFonts w:ascii="Gill Sans MT" w:hAnsi="Gill Sans MT"/>
              </w:rPr>
            </w:pPr>
          </w:p>
        </w:tc>
        <w:tc>
          <w:tcPr>
            <w:tcW w:w="1744" w:type="dxa"/>
          </w:tcPr>
          <w:p w14:paraId="433028D9" w14:textId="77777777" w:rsidR="00D21542" w:rsidRPr="00BE068B" w:rsidRDefault="00D21542" w:rsidP="001512DD">
            <w:pPr>
              <w:contextualSpacing/>
              <w:jc w:val="center"/>
              <w:rPr>
                <w:rFonts w:ascii="Gill Sans MT" w:hAnsi="Gill Sans MT"/>
              </w:rPr>
            </w:pPr>
          </w:p>
        </w:tc>
      </w:tr>
      <w:tr w:rsidR="0022680E" w:rsidRPr="00BE068B" w14:paraId="611AD0BF" w14:textId="77777777" w:rsidTr="0093061D">
        <w:trPr>
          <w:trHeight w:val="20"/>
        </w:trPr>
        <w:tc>
          <w:tcPr>
            <w:tcW w:w="715" w:type="dxa"/>
          </w:tcPr>
          <w:p w14:paraId="5E93B325" w14:textId="77777777" w:rsidR="00D21542" w:rsidRPr="00BE068B" w:rsidRDefault="00D21542" w:rsidP="001512DD">
            <w:pPr>
              <w:contextualSpacing/>
              <w:jc w:val="center"/>
              <w:rPr>
                <w:rFonts w:ascii="Gill Sans MT" w:hAnsi="Gill Sans MT"/>
              </w:rPr>
            </w:pPr>
            <w:r w:rsidRPr="00BE068B">
              <w:rPr>
                <w:rFonts w:ascii="Gill Sans MT" w:hAnsi="Gill Sans MT"/>
              </w:rPr>
              <w:t>2</w:t>
            </w:r>
          </w:p>
        </w:tc>
        <w:tc>
          <w:tcPr>
            <w:tcW w:w="2165" w:type="dxa"/>
          </w:tcPr>
          <w:p w14:paraId="634C73D9" w14:textId="77777777" w:rsidR="00D21542" w:rsidRPr="00BE068B" w:rsidRDefault="00D21542" w:rsidP="001512DD">
            <w:pPr>
              <w:contextualSpacing/>
              <w:jc w:val="center"/>
              <w:rPr>
                <w:rFonts w:ascii="Gill Sans MT" w:hAnsi="Gill Sans MT"/>
              </w:rPr>
            </w:pPr>
          </w:p>
        </w:tc>
        <w:tc>
          <w:tcPr>
            <w:tcW w:w="1800" w:type="dxa"/>
          </w:tcPr>
          <w:p w14:paraId="07052AC5" w14:textId="77777777" w:rsidR="00D21542" w:rsidRPr="00BE068B" w:rsidRDefault="00D21542" w:rsidP="001512DD">
            <w:pPr>
              <w:contextualSpacing/>
              <w:jc w:val="center"/>
              <w:rPr>
                <w:rFonts w:ascii="Gill Sans MT" w:hAnsi="Gill Sans MT"/>
              </w:rPr>
            </w:pPr>
          </w:p>
        </w:tc>
        <w:tc>
          <w:tcPr>
            <w:tcW w:w="2520" w:type="dxa"/>
          </w:tcPr>
          <w:p w14:paraId="6C46805C" w14:textId="77777777" w:rsidR="00D21542" w:rsidRPr="00BE068B" w:rsidRDefault="00D21542" w:rsidP="001512DD">
            <w:pPr>
              <w:contextualSpacing/>
              <w:jc w:val="center"/>
              <w:rPr>
                <w:rFonts w:ascii="Gill Sans MT" w:hAnsi="Gill Sans MT"/>
              </w:rPr>
            </w:pPr>
          </w:p>
        </w:tc>
        <w:tc>
          <w:tcPr>
            <w:tcW w:w="1294" w:type="dxa"/>
          </w:tcPr>
          <w:p w14:paraId="67B73D7C" w14:textId="77777777" w:rsidR="00D21542" w:rsidRPr="00BE068B" w:rsidRDefault="00D21542" w:rsidP="001512DD">
            <w:pPr>
              <w:contextualSpacing/>
              <w:jc w:val="center"/>
              <w:rPr>
                <w:rFonts w:ascii="Gill Sans MT" w:hAnsi="Gill Sans MT"/>
              </w:rPr>
            </w:pPr>
          </w:p>
        </w:tc>
        <w:tc>
          <w:tcPr>
            <w:tcW w:w="1170" w:type="dxa"/>
          </w:tcPr>
          <w:p w14:paraId="7BBEA5D2" w14:textId="77777777" w:rsidR="00D21542" w:rsidRPr="00BE068B" w:rsidRDefault="00D21542" w:rsidP="001512DD">
            <w:pPr>
              <w:contextualSpacing/>
              <w:jc w:val="center"/>
              <w:rPr>
                <w:rFonts w:ascii="Gill Sans MT" w:hAnsi="Gill Sans MT"/>
              </w:rPr>
            </w:pPr>
          </w:p>
        </w:tc>
        <w:tc>
          <w:tcPr>
            <w:tcW w:w="2216" w:type="dxa"/>
          </w:tcPr>
          <w:p w14:paraId="5BEC5915" w14:textId="77777777" w:rsidR="00D21542" w:rsidRPr="00BE068B" w:rsidRDefault="00D21542" w:rsidP="001512DD">
            <w:pPr>
              <w:contextualSpacing/>
              <w:jc w:val="center"/>
              <w:rPr>
                <w:rFonts w:ascii="Gill Sans MT" w:hAnsi="Gill Sans MT"/>
              </w:rPr>
            </w:pPr>
          </w:p>
        </w:tc>
        <w:tc>
          <w:tcPr>
            <w:tcW w:w="1744" w:type="dxa"/>
          </w:tcPr>
          <w:p w14:paraId="152254C5" w14:textId="77777777" w:rsidR="00D21542" w:rsidRPr="00BE068B" w:rsidRDefault="00D21542" w:rsidP="001512DD">
            <w:pPr>
              <w:contextualSpacing/>
              <w:jc w:val="center"/>
              <w:rPr>
                <w:rFonts w:ascii="Gill Sans MT" w:hAnsi="Gill Sans MT"/>
              </w:rPr>
            </w:pPr>
          </w:p>
        </w:tc>
      </w:tr>
      <w:tr w:rsidR="008C2BC1" w:rsidRPr="00BE068B" w14:paraId="29F33C3B" w14:textId="77777777" w:rsidTr="0093061D">
        <w:trPr>
          <w:trHeight w:val="20"/>
        </w:trPr>
        <w:tc>
          <w:tcPr>
            <w:tcW w:w="715" w:type="dxa"/>
          </w:tcPr>
          <w:p w14:paraId="5CC71EA7" w14:textId="77777777" w:rsidR="00D21542" w:rsidRPr="00BE068B" w:rsidRDefault="00D21542" w:rsidP="001512DD">
            <w:pPr>
              <w:contextualSpacing/>
              <w:jc w:val="center"/>
              <w:rPr>
                <w:rFonts w:ascii="Gill Sans MT" w:hAnsi="Gill Sans MT"/>
              </w:rPr>
            </w:pPr>
            <w:r w:rsidRPr="00BE068B">
              <w:rPr>
                <w:rFonts w:ascii="Gill Sans MT" w:hAnsi="Gill Sans MT"/>
              </w:rPr>
              <w:t>3</w:t>
            </w:r>
          </w:p>
        </w:tc>
        <w:tc>
          <w:tcPr>
            <w:tcW w:w="2165" w:type="dxa"/>
          </w:tcPr>
          <w:p w14:paraId="5DEFE2C1" w14:textId="77777777" w:rsidR="00D21542" w:rsidRPr="00BE068B" w:rsidRDefault="00D21542" w:rsidP="001512DD">
            <w:pPr>
              <w:contextualSpacing/>
              <w:jc w:val="center"/>
              <w:rPr>
                <w:rFonts w:ascii="Gill Sans MT" w:hAnsi="Gill Sans MT"/>
              </w:rPr>
            </w:pPr>
          </w:p>
        </w:tc>
        <w:tc>
          <w:tcPr>
            <w:tcW w:w="1800" w:type="dxa"/>
          </w:tcPr>
          <w:p w14:paraId="56DAEA24" w14:textId="77777777" w:rsidR="00D21542" w:rsidRPr="00BE068B" w:rsidRDefault="00D21542" w:rsidP="001512DD">
            <w:pPr>
              <w:contextualSpacing/>
              <w:jc w:val="center"/>
              <w:rPr>
                <w:rFonts w:ascii="Gill Sans MT" w:hAnsi="Gill Sans MT"/>
              </w:rPr>
            </w:pPr>
          </w:p>
        </w:tc>
        <w:tc>
          <w:tcPr>
            <w:tcW w:w="2520" w:type="dxa"/>
          </w:tcPr>
          <w:p w14:paraId="275553BA" w14:textId="77777777" w:rsidR="00D21542" w:rsidRPr="00BE068B" w:rsidRDefault="00D21542" w:rsidP="001512DD">
            <w:pPr>
              <w:contextualSpacing/>
              <w:jc w:val="center"/>
              <w:rPr>
                <w:rFonts w:ascii="Gill Sans MT" w:hAnsi="Gill Sans MT"/>
              </w:rPr>
            </w:pPr>
          </w:p>
        </w:tc>
        <w:tc>
          <w:tcPr>
            <w:tcW w:w="1294" w:type="dxa"/>
          </w:tcPr>
          <w:p w14:paraId="0F79C896" w14:textId="77777777" w:rsidR="00D21542" w:rsidRPr="00BE068B" w:rsidRDefault="00D21542" w:rsidP="001512DD">
            <w:pPr>
              <w:contextualSpacing/>
              <w:jc w:val="center"/>
              <w:rPr>
                <w:rFonts w:ascii="Gill Sans MT" w:hAnsi="Gill Sans MT"/>
              </w:rPr>
            </w:pPr>
          </w:p>
        </w:tc>
        <w:tc>
          <w:tcPr>
            <w:tcW w:w="1170" w:type="dxa"/>
          </w:tcPr>
          <w:p w14:paraId="4E10D6F1" w14:textId="77777777" w:rsidR="00D21542" w:rsidRPr="00BE068B" w:rsidRDefault="00D21542" w:rsidP="001512DD">
            <w:pPr>
              <w:contextualSpacing/>
              <w:jc w:val="center"/>
              <w:rPr>
                <w:rFonts w:ascii="Gill Sans MT" w:hAnsi="Gill Sans MT"/>
              </w:rPr>
            </w:pPr>
          </w:p>
        </w:tc>
        <w:tc>
          <w:tcPr>
            <w:tcW w:w="2216" w:type="dxa"/>
          </w:tcPr>
          <w:p w14:paraId="7712BB15" w14:textId="77777777" w:rsidR="00D21542" w:rsidRPr="00BE068B" w:rsidRDefault="00D21542" w:rsidP="001512DD">
            <w:pPr>
              <w:contextualSpacing/>
              <w:jc w:val="center"/>
              <w:rPr>
                <w:rFonts w:ascii="Gill Sans MT" w:hAnsi="Gill Sans MT"/>
              </w:rPr>
            </w:pPr>
          </w:p>
        </w:tc>
        <w:tc>
          <w:tcPr>
            <w:tcW w:w="1744" w:type="dxa"/>
          </w:tcPr>
          <w:p w14:paraId="24A0052C" w14:textId="77777777" w:rsidR="00D21542" w:rsidRPr="00BE068B" w:rsidRDefault="00D21542" w:rsidP="001512DD">
            <w:pPr>
              <w:contextualSpacing/>
              <w:jc w:val="center"/>
              <w:rPr>
                <w:rFonts w:ascii="Gill Sans MT" w:hAnsi="Gill Sans MT"/>
              </w:rPr>
            </w:pPr>
          </w:p>
        </w:tc>
      </w:tr>
      <w:tr w:rsidR="008C2BC1" w:rsidRPr="00BE068B" w14:paraId="01D0F6EF" w14:textId="77777777" w:rsidTr="0093061D">
        <w:trPr>
          <w:trHeight w:val="20"/>
        </w:trPr>
        <w:tc>
          <w:tcPr>
            <w:tcW w:w="715" w:type="dxa"/>
          </w:tcPr>
          <w:p w14:paraId="735A75B4" w14:textId="77777777" w:rsidR="00D21542" w:rsidRPr="00BE068B" w:rsidRDefault="00D21542" w:rsidP="001512DD">
            <w:pPr>
              <w:contextualSpacing/>
              <w:jc w:val="center"/>
              <w:rPr>
                <w:rFonts w:ascii="Gill Sans MT" w:hAnsi="Gill Sans MT"/>
              </w:rPr>
            </w:pPr>
            <w:r w:rsidRPr="00BE068B">
              <w:rPr>
                <w:rFonts w:ascii="Gill Sans MT" w:hAnsi="Gill Sans MT"/>
              </w:rPr>
              <w:t>4</w:t>
            </w:r>
          </w:p>
        </w:tc>
        <w:tc>
          <w:tcPr>
            <w:tcW w:w="2165" w:type="dxa"/>
          </w:tcPr>
          <w:p w14:paraId="70626529" w14:textId="77777777" w:rsidR="00D21542" w:rsidRPr="00BE068B" w:rsidRDefault="00D21542" w:rsidP="001512DD">
            <w:pPr>
              <w:contextualSpacing/>
              <w:jc w:val="center"/>
              <w:rPr>
                <w:rFonts w:ascii="Gill Sans MT" w:hAnsi="Gill Sans MT"/>
              </w:rPr>
            </w:pPr>
          </w:p>
        </w:tc>
        <w:tc>
          <w:tcPr>
            <w:tcW w:w="1800" w:type="dxa"/>
          </w:tcPr>
          <w:p w14:paraId="09CFCFF5" w14:textId="77777777" w:rsidR="00D21542" w:rsidRPr="00BE068B" w:rsidRDefault="00D21542" w:rsidP="001512DD">
            <w:pPr>
              <w:contextualSpacing/>
              <w:jc w:val="center"/>
              <w:rPr>
                <w:rFonts w:ascii="Gill Sans MT" w:hAnsi="Gill Sans MT"/>
              </w:rPr>
            </w:pPr>
          </w:p>
        </w:tc>
        <w:tc>
          <w:tcPr>
            <w:tcW w:w="2520" w:type="dxa"/>
          </w:tcPr>
          <w:p w14:paraId="04699970" w14:textId="77777777" w:rsidR="00D21542" w:rsidRPr="00BE068B" w:rsidRDefault="00D21542" w:rsidP="001512DD">
            <w:pPr>
              <w:contextualSpacing/>
              <w:jc w:val="center"/>
              <w:rPr>
                <w:rFonts w:ascii="Gill Sans MT" w:hAnsi="Gill Sans MT"/>
              </w:rPr>
            </w:pPr>
          </w:p>
        </w:tc>
        <w:tc>
          <w:tcPr>
            <w:tcW w:w="1294" w:type="dxa"/>
          </w:tcPr>
          <w:p w14:paraId="62301056" w14:textId="77777777" w:rsidR="00D21542" w:rsidRPr="00BE068B" w:rsidRDefault="00D21542" w:rsidP="001512DD">
            <w:pPr>
              <w:contextualSpacing/>
              <w:jc w:val="center"/>
              <w:rPr>
                <w:rFonts w:ascii="Gill Sans MT" w:hAnsi="Gill Sans MT"/>
              </w:rPr>
            </w:pPr>
          </w:p>
        </w:tc>
        <w:tc>
          <w:tcPr>
            <w:tcW w:w="1170" w:type="dxa"/>
          </w:tcPr>
          <w:p w14:paraId="68EFAB5A" w14:textId="77777777" w:rsidR="00D21542" w:rsidRPr="00BE068B" w:rsidRDefault="00D21542" w:rsidP="001512DD">
            <w:pPr>
              <w:contextualSpacing/>
              <w:jc w:val="center"/>
              <w:rPr>
                <w:rFonts w:ascii="Gill Sans MT" w:hAnsi="Gill Sans MT"/>
              </w:rPr>
            </w:pPr>
          </w:p>
        </w:tc>
        <w:tc>
          <w:tcPr>
            <w:tcW w:w="2216" w:type="dxa"/>
          </w:tcPr>
          <w:p w14:paraId="4D8D7C0D" w14:textId="77777777" w:rsidR="00D21542" w:rsidRPr="00BE068B" w:rsidRDefault="00D21542" w:rsidP="001512DD">
            <w:pPr>
              <w:contextualSpacing/>
              <w:jc w:val="center"/>
              <w:rPr>
                <w:rFonts w:ascii="Gill Sans MT" w:hAnsi="Gill Sans MT"/>
              </w:rPr>
            </w:pPr>
          </w:p>
        </w:tc>
        <w:tc>
          <w:tcPr>
            <w:tcW w:w="1744" w:type="dxa"/>
          </w:tcPr>
          <w:p w14:paraId="47DCEF31" w14:textId="77777777" w:rsidR="00D21542" w:rsidRPr="00BE068B" w:rsidRDefault="00D21542" w:rsidP="001512DD">
            <w:pPr>
              <w:contextualSpacing/>
              <w:jc w:val="center"/>
              <w:rPr>
                <w:rFonts w:ascii="Gill Sans MT" w:hAnsi="Gill Sans MT"/>
              </w:rPr>
            </w:pPr>
          </w:p>
        </w:tc>
      </w:tr>
      <w:tr w:rsidR="008C2BC1" w:rsidRPr="00BE068B" w14:paraId="55BE3D2C" w14:textId="77777777" w:rsidTr="0093061D">
        <w:trPr>
          <w:trHeight w:val="20"/>
        </w:trPr>
        <w:tc>
          <w:tcPr>
            <w:tcW w:w="715" w:type="dxa"/>
          </w:tcPr>
          <w:p w14:paraId="489DD0EB" w14:textId="77777777" w:rsidR="00D21542" w:rsidRPr="00BE068B" w:rsidRDefault="00D21542" w:rsidP="001512DD">
            <w:pPr>
              <w:contextualSpacing/>
              <w:jc w:val="center"/>
              <w:rPr>
                <w:rFonts w:ascii="Gill Sans MT" w:hAnsi="Gill Sans MT"/>
              </w:rPr>
            </w:pPr>
            <w:r w:rsidRPr="00BE068B">
              <w:rPr>
                <w:rFonts w:ascii="Gill Sans MT" w:hAnsi="Gill Sans MT"/>
              </w:rPr>
              <w:t>5</w:t>
            </w:r>
          </w:p>
        </w:tc>
        <w:tc>
          <w:tcPr>
            <w:tcW w:w="2165" w:type="dxa"/>
          </w:tcPr>
          <w:p w14:paraId="696493A6" w14:textId="77777777" w:rsidR="00D21542" w:rsidRPr="00BE068B" w:rsidRDefault="00D21542" w:rsidP="001512DD">
            <w:pPr>
              <w:contextualSpacing/>
              <w:jc w:val="center"/>
              <w:rPr>
                <w:rFonts w:ascii="Gill Sans MT" w:hAnsi="Gill Sans MT"/>
              </w:rPr>
            </w:pPr>
          </w:p>
        </w:tc>
        <w:tc>
          <w:tcPr>
            <w:tcW w:w="1800" w:type="dxa"/>
          </w:tcPr>
          <w:p w14:paraId="528134B3" w14:textId="77777777" w:rsidR="00D21542" w:rsidRPr="00BE068B" w:rsidRDefault="00D21542" w:rsidP="001512DD">
            <w:pPr>
              <w:contextualSpacing/>
              <w:jc w:val="center"/>
              <w:rPr>
                <w:rFonts w:ascii="Gill Sans MT" w:hAnsi="Gill Sans MT"/>
              </w:rPr>
            </w:pPr>
          </w:p>
        </w:tc>
        <w:tc>
          <w:tcPr>
            <w:tcW w:w="2520" w:type="dxa"/>
          </w:tcPr>
          <w:p w14:paraId="41CF985C" w14:textId="77777777" w:rsidR="00D21542" w:rsidRPr="00BE068B" w:rsidRDefault="00D21542" w:rsidP="001512DD">
            <w:pPr>
              <w:contextualSpacing/>
              <w:jc w:val="center"/>
              <w:rPr>
                <w:rFonts w:ascii="Gill Sans MT" w:hAnsi="Gill Sans MT"/>
              </w:rPr>
            </w:pPr>
          </w:p>
        </w:tc>
        <w:tc>
          <w:tcPr>
            <w:tcW w:w="1294" w:type="dxa"/>
          </w:tcPr>
          <w:p w14:paraId="5414D963" w14:textId="77777777" w:rsidR="00D21542" w:rsidRPr="00BE068B" w:rsidRDefault="00D21542" w:rsidP="001512DD">
            <w:pPr>
              <w:contextualSpacing/>
              <w:jc w:val="center"/>
              <w:rPr>
                <w:rFonts w:ascii="Gill Sans MT" w:hAnsi="Gill Sans MT"/>
              </w:rPr>
            </w:pPr>
          </w:p>
        </w:tc>
        <w:tc>
          <w:tcPr>
            <w:tcW w:w="1170" w:type="dxa"/>
          </w:tcPr>
          <w:p w14:paraId="3EE48E3F" w14:textId="77777777" w:rsidR="00D21542" w:rsidRPr="00BE068B" w:rsidRDefault="00D21542" w:rsidP="001512DD">
            <w:pPr>
              <w:contextualSpacing/>
              <w:jc w:val="center"/>
              <w:rPr>
                <w:rFonts w:ascii="Gill Sans MT" w:hAnsi="Gill Sans MT"/>
              </w:rPr>
            </w:pPr>
          </w:p>
        </w:tc>
        <w:tc>
          <w:tcPr>
            <w:tcW w:w="2216" w:type="dxa"/>
          </w:tcPr>
          <w:p w14:paraId="6131D436" w14:textId="77777777" w:rsidR="00D21542" w:rsidRPr="00BE068B" w:rsidRDefault="00D21542" w:rsidP="001512DD">
            <w:pPr>
              <w:contextualSpacing/>
              <w:jc w:val="center"/>
              <w:rPr>
                <w:rFonts w:ascii="Gill Sans MT" w:hAnsi="Gill Sans MT"/>
              </w:rPr>
            </w:pPr>
          </w:p>
        </w:tc>
        <w:tc>
          <w:tcPr>
            <w:tcW w:w="1744" w:type="dxa"/>
          </w:tcPr>
          <w:p w14:paraId="4FA706D7" w14:textId="77777777" w:rsidR="00D21542" w:rsidRPr="00BE068B" w:rsidRDefault="00D21542" w:rsidP="001512DD">
            <w:pPr>
              <w:contextualSpacing/>
              <w:jc w:val="center"/>
              <w:rPr>
                <w:rFonts w:ascii="Gill Sans MT" w:hAnsi="Gill Sans MT"/>
              </w:rPr>
            </w:pPr>
          </w:p>
        </w:tc>
      </w:tr>
      <w:tr w:rsidR="008C2BC1" w:rsidRPr="00BE068B" w14:paraId="6A1CB066" w14:textId="77777777" w:rsidTr="0093061D">
        <w:trPr>
          <w:trHeight w:val="20"/>
        </w:trPr>
        <w:tc>
          <w:tcPr>
            <w:tcW w:w="715" w:type="dxa"/>
          </w:tcPr>
          <w:p w14:paraId="7E3D9D5E" w14:textId="77777777" w:rsidR="00D21542" w:rsidRPr="00BE068B" w:rsidRDefault="00D21542" w:rsidP="001512DD">
            <w:pPr>
              <w:contextualSpacing/>
              <w:jc w:val="center"/>
              <w:rPr>
                <w:rFonts w:ascii="Gill Sans MT" w:hAnsi="Gill Sans MT"/>
              </w:rPr>
            </w:pPr>
            <w:r w:rsidRPr="00BE068B">
              <w:rPr>
                <w:rFonts w:ascii="Gill Sans MT" w:hAnsi="Gill Sans MT"/>
              </w:rPr>
              <w:t>6</w:t>
            </w:r>
          </w:p>
        </w:tc>
        <w:tc>
          <w:tcPr>
            <w:tcW w:w="2165" w:type="dxa"/>
          </w:tcPr>
          <w:p w14:paraId="1CCB1DEE" w14:textId="77777777" w:rsidR="00D21542" w:rsidRPr="00BE068B" w:rsidRDefault="00D21542" w:rsidP="001512DD">
            <w:pPr>
              <w:contextualSpacing/>
              <w:jc w:val="center"/>
              <w:rPr>
                <w:rFonts w:ascii="Gill Sans MT" w:hAnsi="Gill Sans MT"/>
              </w:rPr>
            </w:pPr>
          </w:p>
        </w:tc>
        <w:tc>
          <w:tcPr>
            <w:tcW w:w="1800" w:type="dxa"/>
          </w:tcPr>
          <w:p w14:paraId="3747F3D3" w14:textId="77777777" w:rsidR="00D21542" w:rsidRPr="00BE068B" w:rsidRDefault="00D21542" w:rsidP="001512DD">
            <w:pPr>
              <w:contextualSpacing/>
              <w:jc w:val="center"/>
              <w:rPr>
                <w:rFonts w:ascii="Gill Sans MT" w:hAnsi="Gill Sans MT"/>
              </w:rPr>
            </w:pPr>
          </w:p>
        </w:tc>
        <w:tc>
          <w:tcPr>
            <w:tcW w:w="2520" w:type="dxa"/>
          </w:tcPr>
          <w:p w14:paraId="5E61C09D" w14:textId="77777777" w:rsidR="00D21542" w:rsidRPr="00BE068B" w:rsidRDefault="00D21542" w:rsidP="001512DD">
            <w:pPr>
              <w:contextualSpacing/>
              <w:jc w:val="center"/>
              <w:rPr>
                <w:rFonts w:ascii="Gill Sans MT" w:hAnsi="Gill Sans MT"/>
              </w:rPr>
            </w:pPr>
          </w:p>
        </w:tc>
        <w:tc>
          <w:tcPr>
            <w:tcW w:w="1294" w:type="dxa"/>
          </w:tcPr>
          <w:p w14:paraId="67273481" w14:textId="77777777" w:rsidR="00D21542" w:rsidRPr="00BE068B" w:rsidRDefault="00D21542" w:rsidP="001512DD">
            <w:pPr>
              <w:contextualSpacing/>
              <w:jc w:val="center"/>
              <w:rPr>
                <w:rFonts w:ascii="Gill Sans MT" w:hAnsi="Gill Sans MT"/>
              </w:rPr>
            </w:pPr>
          </w:p>
        </w:tc>
        <w:tc>
          <w:tcPr>
            <w:tcW w:w="1170" w:type="dxa"/>
          </w:tcPr>
          <w:p w14:paraId="66162129" w14:textId="77777777" w:rsidR="00D21542" w:rsidRPr="00BE068B" w:rsidRDefault="00D21542" w:rsidP="001512DD">
            <w:pPr>
              <w:contextualSpacing/>
              <w:jc w:val="center"/>
              <w:rPr>
                <w:rFonts w:ascii="Gill Sans MT" w:hAnsi="Gill Sans MT"/>
              </w:rPr>
            </w:pPr>
          </w:p>
        </w:tc>
        <w:tc>
          <w:tcPr>
            <w:tcW w:w="2216" w:type="dxa"/>
          </w:tcPr>
          <w:p w14:paraId="7A031C19" w14:textId="77777777" w:rsidR="00D21542" w:rsidRPr="00BE068B" w:rsidRDefault="00D21542" w:rsidP="001512DD">
            <w:pPr>
              <w:contextualSpacing/>
              <w:jc w:val="center"/>
              <w:rPr>
                <w:rFonts w:ascii="Gill Sans MT" w:hAnsi="Gill Sans MT"/>
              </w:rPr>
            </w:pPr>
          </w:p>
        </w:tc>
        <w:tc>
          <w:tcPr>
            <w:tcW w:w="1744" w:type="dxa"/>
          </w:tcPr>
          <w:p w14:paraId="6459F519" w14:textId="77777777" w:rsidR="00D21542" w:rsidRPr="00BE068B" w:rsidRDefault="00D21542" w:rsidP="001512DD">
            <w:pPr>
              <w:contextualSpacing/>
              <w:jc w:val="center"/>
              <w:rPr>
                <w:rFonts w:ascii="Gill Sans MT" w:hAnsi="Gill Sans MT"/>
              </w:rPr>
            </w:pPr>
          </w:p>
        </w:tc>
      </w:tr>
      <w:tr w:rsidR="0022680E" w:rsidRPr="00BE068B" w14:paraId="0777A56E" w14:textId="77777777" w:rsidTr="0093061D">
        <w:trPr>
          <w:trHeight w:val="20"/>
        </w:trPr>
        <w:tc>
          <w:tcPr>
            <w:tcW w:w="715" w:type="dxa"/>
          </w:tcPr>
          <w:p w14:paraId="69A81D9B" w14:textId="77777777" w:rsidR="00D21542" w:rsidRPr="00BE068B" w:rsidRDefault="00D21542" w:rsidP="001512DD">
            <w:pPr>
              <w:contextualSpacing/>
              <w:jc w:val="center"/>
              <w:rPr>
                <w:rFonts w:ascii="Gill Sans MT" w:hAnsi="Gill Sans MT"/>
              </w:rPr>
            </w:pPr>
            <w:r w:rsidRPr="00BE068B">
              <w:rPr>
                <w:rFonts w:ascii="Gill Sans MT" w:hAnsi="Gill Sans MT"/>
              </w:rPr>
              <w:t>7</w:t>
            </w:r>
          </w:p>
        </w:tc>
        <w:tc>
          <w:tcPr>
            <w:tcW w:w="2165" w:type="dxa"/>
          </w:tcPr>
          <w:p w14:paraId="7184BA5E" w14:textId="77777777" w:rsidR="00D21542" w:rsidRPr="00BE068B" w:rsidRDefault="00D21542" w:rsidP="001512DD">
            <w:pPr>
              <w:contextualSpacing/>
              <w:jc w:val="center"/>
              <w:rPr>
                <w:rFonts w:ascii="Gill Sans MT" w:hAnsi="Gill Sans MT"/>
              </w:rPr>
            </w:pPr>
          </w:p>
        </w:tc>
        <w:tc>
          <w:tcPr>
            <w:tcW w:w="1800" w:type="dxa"/>
          </w:tcPr>
          <w:p w14:paraId="0BEE9A0B" w14:textId="77777777" w:rsidR="00D21542" w:rsidRPr="00BE068B" w:rsidRDefault="00D21542" w:rsidP="001512DD">
            <w:pPr>
              <w:contextualSpacing/>
              <w:jc w:val="center"/>
              <w:rPr>
                <w:rFonts w:ascii="Gill Sans MT" w:hAnsi="Gill Sans MT"/>
              </w:rPr>
            </w:pPr>
          </w:p>
        </w:tc>
        <w:tc>
          <w:tcPr>
            <w:tcW w:w="2520" w:type="dxa"/>
          </w:tcPr>
          <w:p w14:paraId="5B984F11" w14:textId="77777777" w:rsidR="00D21542" w:rsidRPr="00BE068B" w:rsidRDefault="00D21542" w:rsidP="001512DD">
            <w:pPr>
              <w:contextualSpacing/>
              <w:jc w:val="center"/>
              <w:rPr>
                <w:rFonts w:ascii="Gill Sans MT" w:hAnsi="Gill Sans MT"/>
              </w:rPr>
            </w:pPr>
          </w:p>
        </w:tc>
        <w:tc>
          <w:tcPr>
            <w:tcW w:w="1294" w:type="dxa"/>
          </w:tcPr>
          <w:p w14:paraId="7D1E2C6B" w14:textId="77777777" w:rsidR="00D21542" w:rsidRPr="00BE068B" w:rsidRDefault="00D21542" w:rsidP="001512DD">
            <w:pPr>
              <w:contextualSpacing/>
              <w:jc w:val="center"/>
              <w:rPr>
                <w:rFonts w:ascii="Gill Sans MT" w:hAnsi="Gill Sans MT"/>
              </w:rPr>
            </w:pPr>
          </w:p>
        </w:tc>
        <w:tc>
          <w:tcPr>
            <w:tcW w:w="1170" w:type="dxa"/>
          </w:tcPr>
          <w:p w14:paraId="099AFEA2" w14:textId="77777777" w:rsidR="00D21542" w:rsidRPr="00BE068B" w:rsidRDefault="00D21542" w:rsidP="001512DD">
            <w:pPr>
              <w:contextualSpacing/>
              <w:jc w:val="center"/>
              <w:rPr>
                <w:rFonts w:ascii="Gill Sans MT" w:hAnsi="Gill Sans MT"/>
              </w:rPr>
            </w:pPr>
          </w:p>
        </w:tc>
        <w:tc>
          <w:tcPr>
            <w:tcW w:w="2216" w:type="dxa"/>
          </w:tcPr>
          <w:p w14:paraId="1A2746C6" w14:textId="77777777" w:rsidR="00D21542" w:rsidRPr="00BE068B" w:rsidRDefault="00D21542" w:rsidP="001512DD">
            <w:pPr>
              <w:contextualSpacing/>
              <w:jc w:val="center"/>
              <w:rPr>
                <w:rFonts w:ascii="Gill Sans MT" w:hAnsi="Gill Sans MT"/>
              </w:rPr>
            </w:pPr>
          </w:p>
        </w:tc>
        <w:tc>
          <w:tcPr>
            <w:tcW w:w="1744" w:type="dxa"/>
          </w:tcPr>
          <w:p w14:paraId="6FD2DD10" w14:textId="77777777" w:rsidR="00D21542" w:rsidRPr="00BE068B" w:rsidRDefault="00D21542" w:rsidP="001512DD">
            <w:pPr>
              <w:contextualSpacing/>
              <w:jc w:val="center"/>
              <w:rPr>
                <w:rFonts w:ascii="Gill Sans MT" w:hAnsi="Gill Sans MT"/>
              </w:rPr>
            </w:pPr>
          </w:p>
        </w:tc>
      </w:tr>
      <w:tr w:rsidR="0022680E" w:rsidRPr="00BE068B" w14:paraId="16AB864E" w14:textId="77777777" w:rsidTr="0093061D">
        <w:trPr>
          <w:trHeight w:val="20"/>
        </w:trPr>
        <w:tc>
          <w:tcPr>
            <w:tcW w:w="715" w:type="dxa"/>
          </w:tcPr>
          <w:p w14:paraId="14120EC2" w14:textId="77777777" w:rsidR="00D21542" w:rsidRPr="00BE068B" w:rsidRDefault="00D21542" w:rsidP="001512DD">
            <w:pPr>
              <w:contextualSpacing/>
              <w:jc w:val="center"/>
              <w:rPr>
                <w:rFonts w:ascii="Gill Sans MT" w:hAnsi="Gill Sans MT"/>
              </w:rPr>
            </w:pPr>
            <w:r w:rsidRPr="00BE068B">
              <w:rPr>
                <w:rFonts w:ascii="Gill Sans MT" w:hAnsi="Gill Sans MT"/>
              </w:rPr>
              <w:t>8</w:t>
            </w:r>
          </w:p>
        </w:tc>
        <w:tc>
          <w:tcPr>
            <w:tcW w:w="2165" w:type="dxa"/>
          </w:tcPr>
          <w:p w14:paraId="13CCD8E2" w14:textId="77777777" w:rsidR="00D21542" w:rsidRPr="00BE068B" w:rsidRDefault="00D21542" w:rsidP="001512DD">
            <w:pPr>
              <w:contextualSpacing/>
              <w:jc w:val="center"/>
              <w:rPr>
                <w:rFonts w:ascii="Gill Sans MT" w:hAnsi="Gill Sans MT"/>
              </w:rPr>
            </w:pPr>
          </w:p>
        </w:tc>
        <w:tc>
          <w:tcPr>
            <w:tcW w:w="1800" w:type="dxa"/>
          </w:tcPr>
          <w:p w14:paraId="34A9169E" w14:textId="77777777" w:rsidR="00D21542" w:rsidRPr="00BE068B" w:rsidRDefault="00D21542" w:rsidP="001512DD">
            <w:pPr>
              <w:contextualSpacing/>
              <w:jc w:val="center"/>
              <w:rPr>
                <w:rFonts w:ascii="Gill Sans MT" w:hAnsi="Gill Sans MT"/>
              </w:rPr>
            </w:pPr>
          </w:p>
        </w:tc>
        <w:tc>
          <w:tcPr>
            <w:tcW w:w="2520" w:type="dxa"/>
          </w:tcPr>
          <w:p w14:paraId="55D56DEF" w14:textId="77777777" w:rsidR="00D21542" w:rsidRPr="00BE068B" w:rsidRDefault="00D21542" w:rsidP="001512DD">
            <w:pPr>
              <w:contextualSpacing/>
              <w:jc w:val="center"/>
              <w:rPr>
                <w:rFonts w:ascii="Gill Sans MT" w:hAnsi="Gill Sans MT"/>
              </w:rPr>
            </w:pPr>
          </w:p>
        </w:tc>
        <w:tc>
          <w:tcPr>
            <w:tcW w:w="1294" w:type="dxa"/>
          </w:tcPr>
          <w:p w14:paraId="77E74F0D" w14:textId="77777777" w:rsidR="00D21542" w:rsidRPr="00BE068B" w:rsidRDefault="00D21542" w:rsidP="001512DD">
            <w:pPr>
              <w:contextualSpacing/>
              <w:jc w:val="center"/>
              <w:rPr>
                <w:rFonts w:ascii="Gill Sans MT" w:hAnsi="Gill Sans MT"/>
              </w:rPr>
            </w:pPr>
          </w:p>
        </w:tc>
        <w:tc>
          <w:tcPr>
            <w:tcW w:w="1170" w:type="dxa"/>
          </w:tcPr>
          <w:p w14:paraId="7FD08EC5" w14:textId="77777777" w:rsidR="00D21542" w:rsidRPr="00BE068B" w:rsidRDefault="00D21542" w:rsidP="001512DD">
            <w:pPr>
              <w:contextualSpacing/>
              <w:jc w:val="center"/>
              <w:rPr>
                <w:rFonts w:ascii="Gill Sans MT" w:hAnsi="Gill Sans MT"/>
              </w:rPr>
            </w:pPr>
          </w:p>
        </w:tc>
        <w:tc>
          <w:tcPr>
            <w:tcW w:w="2216" w:type="dxa"/>
          </w:tcPr>
          <w:p w14:paraId="7F020EE1" w14:textId="77777777" w:rsidR="00D21542" w:rsidRPr="00BE068B" w:rsidRDefault="00D21542" w:rsidP="001512DD">
            <w:pPr>
              <w:contextualSpacing/>
              <w:jc w:val="center"/>
              <w:rPr>
                <w:rFonts w:ascii="Gill Sans MT" w:hAnsi="Gill Sans MT"/>
              </w:rPr>
            </w:pPr>
          </w:p>
        </w:tc>
        <w:tc>
          <w:tcPr>
            <w:tcW w:w="1744" w:type="dxa"/>
          </w:tcPr>
          <w:p w14:paraId="0D01BC90" w14:textId="77777777" w:rsidR="00D21542" w:rsidRPr="00BE068B" w:rsidRDefault="00D21542" w:rsidP="001512DD">
            <w:pPr>
              <w:contextualSpacing/>
              <w:jc w:val="center"/>
              <w:rPr>
                <w:rFonts w:ascii="Gill Sans MT" w:hAnsi="Gill Sans MT"/>
              </w:rPr>
            </w:pPr>
          </w:p>
        </w:tc>
      </w:tr>
      <w:tr w:rsidR="0022680E" w:rsidRPr="00BE068B" w14:paraId="1447B690" w14:textId="77777777" w:rsidTr="0093061D">
        <w:trPr>
          <w:trHeight w:val="20"/>
        </w:trPr>
        <w:tc>
          <w:tcPr>
            <w:tcW w:w="715" w:type="dxa"/>
          </w:tcPr>
          <w:p w14:paraId="4D4C1555" w14:textId="77777777" w:rsidR="00D21542" w:rsidRPr="00BE068B" w:rsidRDefault="00D21542" w:rsidP="001512DD">
            <w:pPr>
              <w:contextualSpacing/>
              <w:jc w:val="center"/>
              <w:rPr>
                <w:rFonts w:ascii="Gill Sans MT" w:hAnsi="Gill Sans MT"/>
              </w:rPr>
            </w:pPr>
            <w:r w:rsidRPr="00BE068B">
              <w:rPr>
                <w:rFonts w:ascii="Gill Sans MT" w:hAnsi="Gill Sans MT"/>
              </w:rPr>
              <w:t>9</w:t>
            </w:r>
          </w:p>
        </w:tc>
        <w:tc>
          <w:tcPr>
            <w:tcW w:w="2165" w:type="dxa"/>
          </w:tcPr>
          <w:p w14:paraId="7ADB4427" w14:textId="77777777" w:rsidR="00D21542" w:rsidRPr="00BE068B" w:rsidRDefault="00D21542" w:rsidP="001512DD">
            <w:pPr>
              <w:contextualSpacing/>
              <w:jc w:val="center"/>
              <w:rPr>
                <w:rFonts w:ascii="Gill Sans MT" w:hAnsi="Gill Sans MT"/>
              </w:rPr>
            </w:pPr>
          </w:p>
        </w:tc>
        <w:tc>
          <w:tcPr>
            <w:tcW w:w="1800" w:type="dxa"/>
          </w:tcPr>
          <w:p w14:paraId="48D28A0C" w14:textId="77777777" w:rsidR="00D21542" w:rsidRPr="00BE068B" w:rsidRDefault="00D21542" w:rsidP="001512DD">
            <w:pPr>
              <w:contextualSpacing/>
              <w:jc w:val="center"/>
              <w:rPr>
                <w:rFonts w:ascii="Gill Sans MT" w:hAnsi="Gill Sans MT"/>
              </w:rPr>
            </w:pPr>
          </w:p>
        </w:tc>
        <w:tc>
          <w:tcPr>
            <w:tcW w:w="2520" w:type="dxa"/>
          </w:tcPr>
          <w:p w14:paraId="5006CE31" w14:textId="77777777" w:rsidR="00D21542" w:rsidRPr="00BE068B" w:rsidRDefault="00D21542" w:rsidP="001512DD">
            <w:pPr>
              <w:contextualSpacing/>
              <w:jc w:val="center"/>
              <w:rPr>
                <w:rFonts w:ascii="Gill Sans MT" w:hAnsi="Gill Sans MT"/>
              </w:rPr>
            </w:pPr>
          </w:p>
        </w:tc>
        <w:tc>
          <w:tcPr>
            <w:tcW w:w="1294" w:type="dxa"/>
          </w:tcPr>
          <w:p w14:paraId="302113DB" w14:textId="77777777" w:rsidR="00D21542" w:rsidRPr="00BE068B" w:rsidRDefault="00D21542" w:rsidP="001512DD">
            <w:pPr>
              <w:contextualSpacing/>
              <w:jc w:val="center"/>
              <w:rPr>
                <w:rFonts w:ascii="Gill Sans MT" w:hAnsi="Gill Sans MT"/>
              </w:rPr>
            </w:pPr>
          </w:p>
        </w:tc>
        <w:tc>
          <w:tcPr>
            <w:tcW w:w="1170" w:type="dxa"/>
          </w:tcPr>
          <w:p w14:paraId="00037B2D" w14:textId="77777777" w:rsidR="00D21542" w:rsidRPr="00BE068B" w:rsidRDefault="00D21542" w:rsidP="001512DD">
            <w:pPr>
              <w:contextualSpacing/>
              <w:jc w:val="center"/>
              <w:rPr>
                <w:rFonts w:ascii="Gill Sans MT" w:hAnsi="Gill Sans MT"/>
              </w:rPr>
            </w:pPr>
          </w:p>
        </w:tc>
        <w:tc>
          <w:tcPr>
            <w:tcW w:w="2216" w:type="dxa"/>
          </w:tcPr>
          <w:p w14:paraId="20990CD2" w14:textId="77777777" w:rsidR="00D21542" w:rsidRPr="00BE068B" w:rsidRDefault="00D21542" w:rsidP="001512DD">
            <w:pPr>
              <w:contextualSpacing/>
              <w:jc w:val="center"/>
              <w:rPr>
                <w:rFonts w:ascii="Gill Sans MT" w:hAnsi="Gill Sans MT"/>
              </w:rPr>
            </w:pPr>
          </w:p>
        </w:tc>
        <w:tc>
          <w:tcPr>
            <w:tcW w:w="1744" w:type="dxa"/>
          </w:tcPr>
          <w:p w14:paraId="2A8D92DB" w14:textId="77777777" w:rsidR="00D21542" w:rsidRPr="00BE068B" w:rsidRDefault="00D21542" w:rsidP="001512DD">
            <w:pPr>
              <w:contextualSpacing/>
              <w:jc w:val="center"/>
              <w:rPr>
                <w:rFonts w:ascii="Gill Sans MT" w:hAnsi="Gill Sans MT"/>
              </w:rPr>
            </w:pPr>
          </w:p>
        </w:tc>
      </w:tr>
      <w:tr w:rsidR="0022680E" w:rsidRPr="00BE068B" w14:paraId="0B95E623" w14:textId="77777777" w:rsidTr="0093061D">
        <w:trPr>
          <w:trHeight w:val="20"/>
        </w:trPr>
        <w:tc>
          <w:tcPr>
            <w:tcW w:w="715" w:type="dxa"/>
          </w:tcPr>
          <w:p w14:paraId="1E3369B9" w14:textId="77777777" w:rsidR="00D21542" w:rsidRPr="00BE068B" w:rsidRDefault="00D21542" w:rsidP="001512DD">
            <w:pPr>
              <w:contextualSpacing/>
              <w:jc w:val="center"/>
              <w:rPr>
                <w:rFonts w:ascii="Gill Sans MT" w:hAnsi="Gill Sans MT"/>
              </w:rPr>
            </w:pPr>
            <w:r w:rsidRPr="00BE068B">
              <w:rPr>
                <w:rFonts w:ascii="Gill Sans MT" w:hAnsi="Gill Sans MT"/>
              </w:rPr>
              <w:t>10</w:t>
            </w:r>
          </w:p>
        </w:tc>
        <w:tc>
          <w:tcPr>
            <w:tcW w:w="2165" w:type="dxa"/>
          </w:tcPr>
          <w:p w14:paraId="356BB144" w14:textId="77777777" w:rsidR="00D21542" w:rsidRPr="00BE068B" w:rsidRDefault="00D21542" w:rsidP="001512DD">
            <w:pPr>
              <w:contextualSpacing/>
              <w:jc w:val="center"/>
              <w:rPr>
                <w:rFonts w:ascii="Gill Sans MT" w:hAnsi="Gill Sans MT"/>
              </w:rPr>
            </w:pPr>
          </w:p>
        </w:tc>
        <w:tc>
          <w:tcPr>
            <w:tcW w:w="1800" w:type="dxa"/>
          </w:tcPr>
          <w:p w14:paraId="7F7C51BB" w14:textId="77777777" w:rsidR="00D21542" w:rsidRPr="00BE068B" w:rsidRDefault="00D21542" w:rsidP="001512DD">
            <w:pPr>
              <w:contextualSpacing/>
              <w:jc w:val="center"/>
              <w:rPr>
                <w:rFonts w:ascii="Gill Sans MT" w:hAnsi="Gill Sans MT"/>
              </w:rPr>
            </w:pPr>
          </w:p>
        </w:tc>
        <w:tc>
          <w:tcPr>
            <w:tcW w:w="2520" w:type="dxa"/>
          </w:tcPr>
          <w:p w14:paraId="5F587B27" w14:textId="77777777" w:rsidR="00D21542" w:rsidRPr="00BE068B" w:rsidRDefault="00D21542" w:rsidP="001512DD">
            <w:pPr>
              <w:contextualSpacing/>
              <w:jc w:val="center"/>
              <w:rPr>
                <w:rFonts w:ascii="Gill Sans MT" w:hAnsi="Gill Sans MT"/>
              </w:rPr>
            </w:pPr>
          </w:p>
        </w:tc>
        <w:tc>
          <w:tcPr>
            <w:tcW w:w="1294" w:type="dxa"/>
          </w:tcPr>
          <w:p w14:paraId="607969B2" w14:textId="77777777" w:rsidR="00D21542" w:rsidRPr="00BE068B" w:rsidRDefault="00D21542" w:rsidP="001512DD">
            <w:pPr>
              <w:contextualSpacing/>
              <w:jc w:val="center"/>
              <w:rPr>
                <w:rFonts w:ascii="Gill Sans MT" w:hAnsi="Gill Sans MT"/>
              </w:rPr>
            </w:pPr>
          </w:p>
        </w:tc>
        <w:tc>
          <w:tcPr>
            <w:tcW w:w="1170" w:type="dxa"/>
          </w:tcPr>
          <w:p w14:paraId="2CD8CC66" w14:textId="77777777" w:rsidR="00D21542" w:rsidRPr="00BE068B" w:rsidRDefault="00D21542" w:rsidP="001512DD">
            <w:pPr>
              <w:contextualSpacing/>
              <w:jc w:val="center"/>
              <w:rPr>
                <w:rFonts w:ascii="Gill Sans MT" w:hAnsi="Gill Sans MT"/>
              </w:rPr>
            </w:pPr>
          </w:p>
        </w:tc>
        <w:tc>
          <w:tcPr>
            <w:tcW w:w="2216" w:type="dxa"/>
          </w:tcPr>
          <w:p w14:paraId="14262CC4" w14:textId="77777777" w:rsidR="00D21542" w:rsidRPr="00BE068B" w:rsidRDefault="00D21542" w:rsidP="001512DD">
            <w:pPr>
              <w:contextualSpacing/>
              <w:jc w:val="center"/>
              <w:rPr>
                <w:rFonts w:ascii="Gill Sans MT" w:hAnsi="Gill Sans MT"/>
              </w:rPr>
            </w:pPr>
          </w:p>
        </w:tc>
        <w:tc>
          <w:tcPr>
            <w:tcW w:w="1744" w:type="dxa"/>
          </w:tcPr>
          <w:p w14:paraId="1790082A" w14:textId="77777777" w:rsidR="00D21542" w:rsidRPr="00BE068B" w:rsidRDefault="00D21542" w:rsidP="001512DD">
            <w:pPr>
              <w:contextualSpacing/>
              <w:jc w:val="center"/>
              <w:rPr>
                <w:rFonts w:ascii="Gill Sans MT" w:hAnsi="Gill Sans MT"/>
              </w:rPr>
            </w:pPr>
          </w:p>
        </w:tc>
      </w:tr>
    </w:tbl>
    <w:p w14:paraId="10AA8D02" w14:textId="77777777" w:rsidR="00D21542" w:rsidRPr="00BE068B" w:rsidRDefault="00D21542" w:rsidP="001512DD">
      <w:pPr>
        <w:spacing w:after="0" w:line="240" w:lineRule="auto"/>
        <w:contextualSpacing/>
        <w:rPr>
          <w:rFonts w:ascii="Gill Sans MT" w:hAnsi="Gill Sans MT"/>
        </w:rPr>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BE068B" w14:paraId="792A89CC" w14:textId="77777777" w:rsidTr="00CD018F">
        <w:trPr>
          <w:trHeight w:val="135"/>
        </w:trPr>
        <w:tc>
          <w:tcPr>
            <w:tcW w:w="12235" w:type="dxa"/>
            <w:gridSpan w:val="2"/>
          </w:tcPr>
          <w:p w14:paraId="79F0335B" w14:textId="0083F0CB" w:rsidR="0022680E" w:rsidRPr="00BE068B" w:rsidRDefault="0093061D" w:rsidP="001512DD">
            <w:pPr>
              <w:contextualSpacing/>
              <w:rPr>
                <w:rFonts w:ascii="Gill Sans MT" w:hAnsi="Gill Sans MT"/>
                <w:b/>
              </w:rPr>
            </w:pPr>
            <w:r w:rsidRPr="00BE068B">
              <w:rPr>
                <w:rFonts w:ascii="Gill Sans MT" w:hAnsi="Gill Sans MT"/>
                <w:b/>
              </w:rPr>
              <w:t xml:space="preserve">104 - </w:t>
            </w:r>
            <w:r w:rsidR="0022680E" w:rsidRPr="00BE068B">
              <w:rPr>
                <w:rFonts w:ascii="Gill Sans MT" w:hAnsi="Gill Sans MT"/>
                <w:b/>
              </w:rPr>
              <w:t>Absence(s) from school</w:t>
            </w:r>
          </w:p>
        </w:tc>
      </w:tr>
      <w:tr w:rsidR="0022680E" w:rsidRPr="00BE068B" w14:paraId="7900D644" w14:textId="77777777" w:rsidTr="00CD018F">
        <w:trPr>
          <w:trHeight w:val="135"/>
        </w:trPr>
        <w:tc>
          <w:tcPr>
            <w:tcW w:w="6117" w:type="dxa"/>
          </w:tcPr>
          <w:p w14:paraId="1051F39F" w14:textId="3CE3E500" w:rsidR="0022680E" w:rsidRPr="00BE068B" w:rsidRDefault="0022680E" w:rsidP="00537F5E">
            <w:pPr>
              <w:rPr>
                <w:rFonts w:ascii="Gill Sans MT" w:hAnsi="Gill Sans MT"/>
                <w:sz w:val="20"/>
              </w:rPr>
            </w:pPr>
            <w:r w:rsidRPr="00BE068B">
              <w:rPr>
                <w:rFonts w:ascii="Gill Sans MT" w:hAnsi="Gill Sans MT"/>
                <w:sz w:val="20"/>
              </w:rPr>
              <w:t>1=Cannot afford school fees</w:t>
            </w:r>
          </w:p>
          <w:p w14:paraId="32FBCA91" w14:textId="056B93D3" w:rsidR="0022680E" w:rsidRPr="00BE068B" w:rsidRDefault="0022680E" w:rsidP="00537F5E">
            <w:pPr>
              <w:rPr>
                <w:rFonts w:ascii="Gill Sans MT" w:hAnsi="Gill Sans MT"/>
                <w:sz w:val="20"/>
              </w:rPr>
            </w:pPr>
            <w:r w:rsidRPr="00BE068B">
              <w:rPr>
                <w:rFonts w:ascii="Gill Sans MT" w:hAnsi="Gill Sans MT"/>
                <w:sz w:val="20"/>
              </w:rPr>
              <w:t>2=Needed for domestic duties</w:t>
            </w:r>
            <w:r w:rsidR="00D36AAA" w:rsidRPr="00BE068B">
              <w:rPr>
                <w:rFonts w:ascii="Gill Sans MT" w:hAnsi="Gill Sans MT"/>
                <w:sz w:val="20"/>
              </w:rPr>
              <w:t>/looking after children or other family members</w:t>
            </w:r>
          </w:p>
          <w:p w14:paraId="0096F22C" w14:textId="38768901" w:rsidR="0022680E" w:rsidRPr="00BE068B" w:rsidRDefault="0022680E" w:rsidP="00537F5E">
            <w:pPr>
              <w:rPr>
                <w:rFonts w:ascii="Gill Sans MT" w:hAnsi="Gill Sans MT"/>
                <w:sz w:val="20"/>
              </w:rPr>
            </w:pPr>
            <w:r w:rsidRPr="00BE068B">
              <w:rPr>
                <w:rFonts w:ascii="Gill Sans MT" w:hAnsi="Gill Sans MT"/>
                <w:sz w:val="20"/>
              </w:rPr>
              <w:t>3=Needed for herding</w:t>
            </w:r>
          </w:p>
          <w:p w14:paraId="17B604D4" w14:textId="77777777" w:rsidR="0022680E" w:rsidRPr="00BE068B" w:rsidRDefault="0022680E" w:rsidP="00537F5E">
            <w:pPr>
              <w:rPr>
                <w:rFonts w:ascii="Gill Sans MT" w:hAnsi="Gill Sans MT"/>
                <w:sz w:val="20"/>
              </w:rPr>
            </w:pPr>
            <w:r w:rsidRPr="00BE068B">
              <w:rPr>
                <w:rFonts w:ascii="Gill Sans MT" w:hAnsi="Gill Sans MT"/>
                <w:sz w:val="20"/>
              </w:rPr>
              <w:t>4=Needed for farming</w:t>
            </w:r>
          </w:p>
          <w:p w14:paraId="39D53F20" w14:textId="6CCD36A3" w:rsidR="0022680E" w:rsidRPr="00BE068B" w:rsidRDefault="0022680E" w:rsidP="00537F5E">
            <w:pPr>
              <w:rPr>
                <w:rFonts w:ascii="Gill Sans MT" w:hAnsi="Gill Sans MT"/>
                <w:sz w:val="20"/>
              </w:rPr>
            </w:pPr>
            <w:r w:rsidRPr="00BE068B">
              <w:rPr>
                <w:rFonts w:ascii="Gill Sans MT" w:hAnsi="Gill Sans MT"/>
                <w:sz w:val="20"/>
              </w:rPr>
              <w:t>5=Working for other household</w:t>
            </w:r>
          </w:p>
          <w:p w14:paraId="44E390DB" w14:textId="453439E1" w:rsidR="0022680E" w:rsidRPr="00BE068B" w:rsidRDefault="0022680E" w:rsidP="00537F5E">
            <w:pPr>
              <w:rPr>
                <w:rFonts w:ascii="Gill Sans MT" w:hAnsi="Gill Sans MT"/>
                <w:sz w:val="20"/>
              </w:rPr>
            </w:pPr>
            <w:r w:rsidRPr="00BE068B">
              <w:rPr>
                <w:rFonts w:ascii="Gill Sans MT" w:hAnsi="Gill Sans MT"/>
                <w:sz w:val="20"/>
              </w:rPr>
              <w:t>6=Education is not necessary/no point</w:t>
            </w:r>
          </w:p>
          <w:p w14:paraId="69390BE1" w14:textId="4D05EBD4" w:rsidR="0022680E" w:rsidRPr="00BE068B" w:rsidRDefault="0022680E" w:rsidP="00537F5E">
            <w:pPr>
              <w:rPr>
                <w:rFonts w:ascii="Gill Sans MT" w:hAnsi="Gill Sans MT"/>
                <w:sz w:val="20"/>
              </w:rPr>
            </w:pPr>
            <w:r w:rsidRPr="00BE068B">
              <w:rPr>
                <w:rFonts w:ascii="Gill Sans MT" w:hAnsi="Gill Sans MT"/>
                <w:sz w:val="20"/>
              </w:rPr>
              <w:t>7=Completed their education</w:t>
            </w:r>
          </w:p>
          <w:p w14:paraId="52391062" w14:textId="77777777" w:rsidR="0022680E" w:rsidRPr="00BE068B" w:rsidRDefault="0022680E" w:rsidP="00537F5E">
            <w:pPr>
              <w:rPr>
                <w:rFonts w:ascii="Gill Sans MT" w:hAnsi="Gill Sans MT"/>
                <w:sz w:val="20"/>
              </w:rPr>
            </w:pPr>
            <w:r w:rsidRPr="00BE068B">
              <w:rPr>
                <w:rFonts w:ascii="Gill Sans MT" w:hAnsi="Gill Sans MT"/>
                <w:sz w:val="20"/>
              </w:rPr>
              <w:t>8=Too old to attend school</w:t>
            </w:r>
          </w:p>
        </w:tc>
        <w:tc>
          <w:tcPr>
            <w:tcW w:w="6118" w:type="dxa"/>
          </w:tcPr>
          <w:p w14:paraId="58C93DE8" w14:textId="46C36CFD" w:rsidR="0022680E" w:rsidRPr="00BE068B" w:rsidRDefault="0022680E" w:rsidP="00537F5E">
            <w:pPr>
              <w:rPr>
                <w:rFonts w:ascii="Gill Sans MT" w:hAnsi="Gill Sans MT"/>
                <w:sz w:val="20"/>
              </w:rPr>
            </w:pPr>
            <w:r w:rsidRPr="00BE068B">
              <w:rPr>
                <w:rFonts w:ascii="Gill Sans MT" w:hAnsi="Gill Sans MT"/>
                <w:sz w:val="20"/>
              </w:rPr>
              <w:t>9=School is too far away</w:t>
            </w:r>
          </w:p>
          <w:p w14:paraId="3B58C134" w14:textId="609157D6" w:rsidR="0022680E" w:rsidRPr="00BE068B" w:rsidRDefault="0022680E" w:rsidP="00537F5E">
            <w:pPr>
              <w:rPr>
                <w:rFonts w:ascii="Gill Sans MT" w:hAnsi="Gill Sans MT"/>
                <w:sz w:val="20"/>
              </w:rPr>
            </w:pPr>
            <w:r w:rsidRPr="00BE068B">
              <w:rPr>
                <w:rFonts w:ascii="Gill Sans MT" w:hAnsi="Gill Sans MT"/>
                <w:sz w:val="20"/>
              </w:rPr>
              <w:t>10=School closed temporarily</w:t>
            </w:r>
          </w:p>
          <w:p w14:paraId="56F8AC26" w14:textId="2E35EDB9" w:rsidR="0022680E" w:rsidRPr="00BE068B" w:rsidRDefault="0022680E" w:rsidP="00537F5E">
            <w:pPr>
              <w:rPr>
                <w:rFonts w:ascii="Gill Sans MT" w:hAnsi="Gill Sans MT"/>
                <w:sz w:val="20"/>
              </w:rPr>
            </w:pPr>
            <w:r w:rsidRPr="00BE068B">
              <w:rPr>
                <w:rFonts w:ascii="Gill Sans MT" w:hAnsi="Gill Sans MT"/>
                <w:sz w:val="20"/>
              </w:rPr>
              <w:t>11=School closed permanently</w:t>
            </w:r>
          </w:p>
          <w:p w14:paraId="1CF119DB" w14:textId="6994FE0A" w:rsidR="0022680E" w:rsidRPr="00BE068B" w:rsidRDefault="0022680E" w:rsidP="00537F5E">
            <w:pPr>
              <w:rPr>
                <w:rFonts w:ascii="Gill Sans MT" w:hAnsi="Gill Sans MT"/>
                <w:sz w:val="20"/>
              </w:rPr>
            </w:pPr>
            <w:r w:rsidRPr="00BE068B">
              <w:rPr>
                <w:rFonts w:ascii="Gill Sans MT" w:hAnsi="Gill Sans MT"/>
                <w:sz w:val="20"/>
              </w:rPr>
              <w:t>12=The teacher is absent at the school</w:t>
            </w:r>
          </w:p>
          <w:p w14:paraId="6879972F" w14:textId="79E1418C" w:rsidR="0022680E" w:rsidRPr="00BE068B" w:rsidRDefault="0022680E" w:rsidP="00537F5E">
            <w:pPr>
              <w:rPr>
                <w:rFonts w:ascii="Gill Sans MT" w:hAnsi="Gill Sans MT"/>
                <w:sz w:val="20"/>
              </w:rPr>
            </w:pPr>
            <w:r w:rsidRPr="00BE068B">
              <w:rPr>
                <w:rFonts w:ascii="Gill Sans MT" w:hAnsi="Gill Sans MT"/>
                <w:sz w:val="20"/>
              </w:rPr>
              <w:t>13=Too sick to attend school</w:t>
            </w:r>
          </w:p>
          <w:p w14:paraId="1BA9E1DC" w14:textId="7C82F203" w:rsidR="0022680E" w:rsidRPr="00BE068B" w:rsidRDefault="0022680E" w:rsidP="00537F5E">
            <w:pPr>
              <w:rPr>
                <w:rFonts w:ascii="Gill Sans MT" w:hAnsi="Gill Sans MT"/>
                <w:sz w:val="20"/>
              </w:rPr>
            </w:pPr>
            <w:r w:rsidRPr="00BE068B">
              <w:rPr>
                <w:rFonts w:ascii="Gill Sans MT" w:hAnsi="Gill Sans MT"/>
                <w:sz w:val="20"/>
              </w:rPr>
              <w:t xml:space="preserve">14=Someone else in the household is sick, so cannot attend </w:t>
            </w:r>
          </w:p>
          <w:p w14:paraId="5F4A6B18" w14:textId="62A003FA" w:rsidR="0022680E" w:rsidRPr="00BE068B" w:rsidRDefault="0022680E" w:rsidP="00537F5E">
            <w:pPr>
              <w:rPr>
                <w:rFonts w:ascii="Gill Sans MT" w:hAnsi="Gill Sans MT"/>
                <w:sz w:val="20"/>
              </w:rPr>
            </w:pPr>
            <w:r w:rsidRPr="00BE068B">
              <w:rPr>
                <w:rFonts w:ascii="Gill Sans MT" w:hAnsi="Gill Sans MT"/>
                <w:sz w:val="20"/>
              </w:rPr>
              <w:t>15=No transport</w:t>
            </w:r>
          </w:p>
          <w:p w14:paraId="51834301" w14:textId="13FEF396" w:rsidR="0022680E" w:rsidRPr="00BE068B" w:rsidRDefault="0022680E" w:rsidP="00537F5E">
            <w:pPr>
              <w:rPr>
                <w:rFonts w:ascii="Gill Sans MT" w:hAnsi="Gill Sans MT"/>
                <w:sz w:val="20"/>
              </w:rPr>
            </w:pPr>
            <w:r w:rsidRPr="00BE068B">
              <w:rPr>
                <w:rFonts w:ascii="Gill Sans MT" w:hAnsi="Gill Sans MT"/>
                <w:sz w:val="20"/>
              </w:rPr>
              <w:t>97=Other, please specify</w:t>
            </w:r>
          </w:p>
        </w:tc>
      </w:tr>
    </w:tbl>
    <w:p w14:paraId="1E5AC70D" w14:textId="77777777" w:rsidR="00A667B3" w:rsidRPr="00BE068B" w:rsidRDefault="00A667B3" w:rsidP="001512DD">
      <w:pPr>
        <w:spacing w:after="0" w:line="240" w:lineRule="auto"/>
        <w:contextualSpacing/>
        <w:rPr>
          <w:rFonts w:ascii="Gill Sans MT" w:hAnsi="Gill Sans MT"/>
        </w:rPr>
        <w:sectPr w:rsidR="00A667B3" w:rsidRPr="00BE068B" w:rsidSect="0093061D">
          <w:pgSz w:w="15840" w:h="12240" w:orient="landscape"/>
          <w:pgMar w:top="1080" w:right="1440" w:bottom="1080" w:left="1440" w:header="720" w:footer="720" w:gutter="0"/>
          <w:cols w:space="720"/>
          <w:docGrid w:linePitch="360"/>
        </w:sectPr>
      </w:pPr>
    </w:p>
    <w:p w14:paraId="30138192" w14:textId="01999410" w:rsidR="00BE068B" w:rsidRPr="00BE068B" w:rsidRDefault="00BE068B" w:rsidP="00BE068B">
      <w:pPr>
        <w:rPr>
          <w:rFonts w:ascii="Gill Sans MT" w:hAnsi="Gill Sans MT"/>
          <w:b/>
          <w:color w:val="000000" w:themeColor="text1"/>
        </w:rPr>
      </w:pPr>
      <w:commentRangeStart w:id="5"/>
      <w:r w:rsidRPr="00BE068B">
        <w:rPr>
          <w:rFonts w:ascii="Gill Sans MT" w:hAnsi="Gill Sans MT"/>
          <w:b/>
          <w:color w:val="000000" w:themeColor="text1"/>
        </w:rPr>
        <w:lastRenderedPageBreak/>
        <w:t xml:space="preserve">FOREST CONDITION </w:t>
      </w:r>
      <w:commentRangeEnd w:id="5"/>
      <w:r w:rsidR="00971841">
        <w:rPr>
          <w:rStyle w:val="CommentReference"/>
        </w:rPr>
        <w:commentReference w:id="5"/>
      </w:r>
    </w:p>
    <w:p w14:paraId="173EF1B2" w14:textId="448EA9C3" w:rsidR="00BE068B" w:rsidRPr="00BE068B" w:rsidRDefault="00BE5610" w:rsidP="00BE068B">
      <w:pPr>
        <w:spacing w:after="0" w:line="240" w:lineRule="auto"/>
        <w:contextualSpacing/>
        <w:rPr>
          <w:rFonts w:ascii="Gill Sans MT" w:hAnsi="Gill Sans MT"/>
          <w:b/>
        </w:rPr>
      </w:pPr>
      <w:r w:rsidRPr="00BE068B">
        <w:rPr>
          <w:rFonts w:ascii="Gill Sans MT" w:eastAsia="Calibri" w:hAnsi="Gill Sans MT" w:cs="Times New Roman"/>
        </w:rPr>
        <w:t xml:space="preserve">I would like to ask questions about </w:t>
      </w:r>
      <w:commentRangeStart w:id="6"/>
      <w:commentRangeStart w:id="7"/>
      <w:r w:rsidRPr="00BE068B">
        <w:rPr>
          <w:rFonts w:ascii="Gill Sans MT" w:eastAsia="Calibri" w:hAnsi="Gill Sans MT" w:cs="Times New Roman"/>
        </w:rPr>
        <w:t xml:space="preserve">the </w:t>
      </w:r>
      <w:commentRangeStart w:id="8"/>
      <w:commentRangeStart w:id="9"/>
      <w:r w:rsidRPr="00BE068B">
        <w:rPr>
          <w:rFonts w:ascii="Gill Sans MT" w:eastAsia="Calibri" w:hAnsi="Gill Sans MT" w:cs="Times New Roman"/>
        </w:rPr>
        <w:t xml:space="preserve">conditions </w:t>
      </w:r>
      <w:commentRangeEnd w:id="8"/>
      <w:r w:rsidRPr="00BE068B">
        <w:rPr>
          <w:rStyle w:val="CommentReference"/>
          <w:rFonts w:ascii="Gill Sans MT" w:hAnsi="Gill Sans MT"/>
        </w:rPr>
        <w:commentReference w:id="8"/>
      </w:r>
      <w:commentRangeEnd w:id="9"/>
      <w:r w:rsidR="00E35B17" w:rsidRPr="00BE068B">
        <w:rPr>
          <w:rStyle w:val="CommentReference"/>
          <w:rFonts w:ascii="Gill Sans MT" w:hAnsi="Gill Sans MT"/>
        </w:rPr>
        <w:commentReference w:id="9"/>
      </w:r>
      <w:r w:rsidRPr="00BE068B">
        <w:rPr>
          <w:rFonts w:ascii="Gill Sans MT" w:eastAsia="Calibri" w:hAnsi="Gill Sans MT" w:cs="Times New Roman"/>
        </w:rPr>
        <w:t xml:space="preserve">and </w:t>
      </w:r>
      <w:commentRangeEnd w:id="6"/>
      <w:r w:rsidR="00672FD9" w:rsidRPr="00BE068B">
        <w:rPr>
          <w:rStyle w:val="CommentReference"/>
          <w:rFonts w:ascii="Gill Sans MT" w:hAnsi="Gill Sans MT"/>
        </w:rPr>
        <w:commentReference w:id="6"/>
      </w:r>
      <w:commentRangeEnd w:id="7"/>
      <w:r w:rsidR="00116982">
        <w:rPr>
          <w:rStyle w:val="CommentReference"/>
        </w:rPr>
        <w:commentReference w:id="7"/>
      </w:r>
      <w:r w:rsidRPr="00BE068B">
        <w:rPr>
          <w:rFonts w:ascii="Gill Sans MT" w:eastAsia="Calibri" w:hAnsi="Gill Sans MT" w:cs="Times New Roman"/>
        </w:rPr>
        <w:t>access to each of these forests. Let’s start with the largest forest</w:t>
      </w:r>
      <w:r w:rsidR="00943A99" w:rsidRPr="00BE068B">
        <w:rPr>
          <w:rFonts w:ascii="Gill Sans MT" w:hAnsi="Gill Sans MT"/>
          <w:b/>
        </w:rPr>
        <w:tab/>
      </w:r>
    </w:p>
    <w:tbl>
      <w:tblPr>
        <w:tblStyle w:val="TableGrid"/>
        <w:tblW w:w="11970" w:type="dxa"/>
        <w:tblInd w:w="29" w:type="dxa"/>
        <w:tblLayout w:type="fixed"/>
        <w:tblCellMar>
          <w:left w:w="29" w:type="dxa"/>
          <w:right w:w="29" w:type="dxa"/>
        </w:tblCellMar>
        <w:tblLook w:val="04A0" w:firstRow="1" w:lastRow="0" w:firstColumn="1" w:lastColumn="0" w:noHBand="0" w:noVBand="1"/>
      </w:tblPr>
      <w:tblGrid>
        <w:gridCol w:w="714"/>
        <w:gridCol w:w="906"/>
        <w:gridCol w:w="1530"/>
        <w:gridCol w:w="1980"/>
        <w:gridCol w:w="1710"/>
        <w:gridCol w:w="1350"/>
        <w:gridCol w:w="1890"/>
        <w:gridCol w:w="1890"/>
      </w:tblGrid>
      <w:tr w:rsidR="00BE068B" w:rsidRPr="00BE068B" w14:paraId="6FA12DDC" w14:textId="77777777" w:rsidTr="00BE068B">
        <w:trPr>
          <w:trHeight w:val="20"/>
        </w:trPr>
        <w:tc>
          <w:tcPr>
            <w:tcW w:w="714" w:type="dxa"/>
          </w:tcPr>
          <w:p w14:paraId="64CAED3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57FB2F9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5A5EBC0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E.20</w:t>
            </w:r>
          </w:p>
        </w:tc>
        <w:tc>
          <w:tcPr>
            <w:tcW w:w="1980" w:type="dxa"/>
          </w:tcPr>
          <w:p w14:paraId="7F604D8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E.21</w:t>
            </w:r>
          </w:p>
        </w:tc>
        <w:tc>
          <w:tcPr>
            <w:tcW w:w="1710" w:type="dxa"/>
          </w:tcPr>
          <w:p w14:paraId="2C8A3C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E.23</w:t>
            </w:r>
          </w:p>
        </w:tc>
        <w:tc>
          <w:tcPr>
            <w:tcW w:w="1350" w:type="dxa"/>
          </w:tcPr>
          <w:p w14:paraId="4E3E323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E.24</w:t>
            </w:r>
          </w:p>
        </w:tc>
        <w:tc>
          <w:tcPr>
            <w:tcW w:w="1890" w:type="dxa"/>
          </w:tcPr>
          <w:p w14:paraId="431A30EA"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E.25</w:t>
            </w:r>
          </w:p>
        </w:tc>
        <w:tc>
          <w:tcPr>
            <w:tcW w:w="1890" w:type="dxa"/>
          </w:tcPr>
          <w:p w14:paraId="5ED36A4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tc>
      </w:tr>
      <w:tr w:rsidR="00BE068B" w:rsidRPr="00BE068B" w14:paraId="13022D9E" w14:textId="77777777" w:rsidTr="00BE068B">
        <w:trPr>
          <w:trHeight w:val="20"/>
        </w:trPr>
        <w:tc>
          <w:tcPr>
            <w:tcW w:w="714" w:type="dxa"/>
          </w:tcPr>
          <w:p w14:paraId="15694B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Forest</w:t>
            </w:r>
          </w:p>
          <w:p w14:paraId="038B13B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code</w:t>
            </w:r>
          </w:p>
        </w:tc>
        <w:tc>
          <w:tcPr>
            <w:tcW w:w="906" w:type="dxa"/>
          </w:tcPr>
          <w:p w14:paraId="097EF6B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Name of the forest</w:t>
            </w:r>
          </w:p>
        </w:tc>
        <w:tc>
          <w:tcPr>
            <w:tcW w:w="1530" w:type="dxa"/>
          </w:tcPr>
          <w:p w14:paraId="66CCAC8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commentRangeStart w:id="10"/>
            <w:commentRangeStart w:id="11"/>
            <w:r w:rsidRPr="00BE068B">
              <w:rPr>
                <w:rFonts w:ascii="Gill Sans MT" w:eastAsia="SimSun" w:hAnsi="Gill Sans MT" w:cs="Times New Roman"/>
              </w:rPr>
              <w:t>In your view, how do you describe the overall condition of this forest?</w:t>
            </w:r>
            <w:commentRangeEnd w:id="10"/>
            <w:r w:rsidRPr="00BE068B">
              <w:rPr>
                <w:rStyle w:val="CommentReference"/>
                <w:rFonts w:ascii="Gill Sans MT" w:hAnsi="Gill Sans MT"/>
                <w:sz w:val="22"/>
                <w:szCs w:val="22"/>
              </w:rPr>
              <w:commentReference w:id="10"/>
            </w:r>
            <w:commentRangeEnd w:id="11"/>
            <w:r w:rsidRPr="00BE068B">
              <w:rPr>
                <w:rStyle w:val="CommentReference"/>
                <w:rFonts w:ascii="Gill Sans MT" w:hAnsi="Gill Sans MT"/>
                <w:sz w:val="22"/>
                <w:szCs w:val="22"/>
              </w:rPr>
              <w:commentReference w:id="11"/>
            </w:r>
          </w:p>
          <w:p w14:paraId="5503277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750D95B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1=Very Good</w:t>
            </w:r>
          </w:p>
          <w:p w14:paraId="25362C2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2=Good </w:t>
            </w:r>
          </w:p>
          <w:p w14:paraId="2A48D2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3=Neutral</w:t>
            </w:r>
          </w:p>
          <w:p w14:paraId="46CE94C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4=Bad</w:t>
            </w:r>
          </w:p>
          <w:p w14:paraId="7E2E28A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5=Very Bad</w:t>
            </w:r>
          </w:p>
        </w:tc>
        <w:tc>
          <w:tcPr>
            <w:tcW w:w="1980" w:type="dxa"/>
          </w:tcPr>
          <w:p w14:paraId="4BDA556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In your own view, compared to 5 years ago, has the overall condition of the forest worsened or improved?</w:t>
            </w:r>
          </w:p>
          <w:p w14:paraId="120B15E1"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E531AD3"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1=Significantly worse</w:t>
            </w:r>
          </w:p>
          <w:p w14:paraId="6538F26F"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2=A little worse</w:t>
            </w:r>
          </w:p>
          <w:p w14:paraId="54B967BC"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3=Remained the same</w:t>
            </w:r>
          </w:p>
          <w:p w14:paraId="67CD883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4=Improved a little</w:t>
            </w:r>
          </w:p>
          <w:p w14:paraId="52EF758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5=Significantly improved</w:t>
            </w:r>
          </w:p>
          <w:p w14:paraId="477D9E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i/>
              </w:rPr>
              <w:t>If 2, skip to E23</w:t>
            </w:r>
          </w:p>
        </w:tc>
        <w:tc>
          <w:tcPr>
            <w:tcW w:w="1710" w:type="dxa"/>
          </w:tcPr>
          <w:p w14:paraId="393D47BD"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 xml:space="preserve">During the last 5 years, has there been any change to the size/area of the forest? </w:t>
            </w:r>
          </w:p>
          <w:p w14:paraId="7EF5DEE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3975E597"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7AF5B462"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3F160E5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C30C119"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p w14:paraId="056CBD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7A8839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56CD92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27742D4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PROBE AND CODE</w:t>
            </w:r>
          </w:p>
          <w:p w14:paraId="2EFA11E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A8D903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c>
          <w:tcPr>
            <w:tcW w:w="1890" w:type="dxa"/>
          </w:tcPr>
          <w:p w14:paraId="33E2DB96"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During the last 5 years, has there been any change in the thickness/amount of trees in the forest?</w:t>
            </w:r>
          </w:p>
          <w:p w14:paraId="210ECD28"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p>
          <w:p w14:paraId="4FE12BD5"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1=Increased greatly</w:t>
            </w:r>
          </w:p>
          <w:p w14:paraId="0C5B5BFB"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2=Increased slightly</w:t>
            </w:r>
          </w:p>
          <w:p w14:paraId="27E4583E"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eastAsia="SimSun" w:hAnsi="Gill Sans MT" w:cs="Times New Roman"/>
              </w:rPr>
              <w:t>3=Stayed the same</w:t>
            </w:r>
          </w:p>
          <w:p w14:paraId="7E1A14D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4=Decreased slightly</w:t>
            </w:r>
          </w:p>
          <w:p w14:paraId="499F7A64" w14:textId="77777777" w:rsidR="00BE068B" w:rsidRPr="00BE068B" w:rsidRDefault="00BE068B" w:rsidP="00BE068B">
            <w:pPr>
              <w:kinsoku w:val="0"/>
              <w:overflowPunct w:val="0"/>
              <w:autoSpaceDE w:val="0"/>
              <w:autoSpaceDN w:val="0"/>
              <w:adjustRightInd w:val="0"/>
              <w:contextualSpacing/>
              <w:jc w:val="center"/>
              <w:rPr>
                <w:rFonts w:ascii="Gill Sans MT" w:eastAsia="SimSun" w:hAnsi="Gill Sans MT" w:cs="Times New Roman"/>
              </w:rPr>
            </w:pPr>
            <w:r w:rsidRPr="00BE068B">
              <w:rPr>
                <w:rFonts w:ascii="Gill Sans MT" w:hAnsi="Gill Sans MT" w:cs="Times New Roman"/>
              </w:rPr>
              <w:t>5=Decreased greatly</w:t>
            </w:r>
          </w:p>
        </w:tc>
        <w:tc>
          <w:tcPr>
            <w:tcW w:w="1890" w:type="dxa"/>
          </w:tcPr>
          <w:p w14:paraId="06271DF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If it’s increased or decreased, tell me why?</w:t>
            </w:r>
          </w:p>
          <w:p w14:paraId="25B5DCE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4CE7948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hAnsi="Gill Sans MT" w:cs="Times New Roman"/>
              </w:rPr>
              <w:t xml:space="preserve">PROBE AND CODE </w:t>
            </w:r>
          </w:p>
          <w:p w14:paraId="6B3900D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p w14:paraId="04E2FC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r w:rsidRPr="00BE068B">
              <w:rPr>
                <w:rFonts w:ascii="Gill Sans MT" w:eastAsia="SimSun" w:hAnsi="Gill Sans MT" w:cs="Times New Roman"/>
                <w:i/>
              </w:rPr>
              <w:t>Refer to codes below</w:t>
            </w:r>
          </w:p>
        </w:tc>
      </w:tr>
      <w:tr w:rsidR="00BE068B" w:rsidRPr="00BE068B" w14:paraId="562618CE" w14:textId="77777777" w:rsidTr="00BE068B">
        <w:trPr>
          <w:trHeight w:val="20"/>
        </w:trPr>
        <w:tc>
          <w:tcPr>
            <w:tcW w:w="714" w:type="dxa"/>
          </w:tcPr>
          <w:p w14:paraId="559CAF4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p>
        </w:tc>
        <w:tc>
          <w:tcPr>
            <w:tcW w:w="906" w:type="dxa"/>
          </w:tcPr>
          <w:p w14:paraId="76FE4A47"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14748B2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60BB062"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97A8F8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DE1AF9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619595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35854EA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9EA916A" w14:textId="77777777" w:rsidTr="00BE068B">
        <w:trPr>
          <w:trHeight w:val="20"/>
        </w:trPr>
        <w:tc>
          <w:tcPr>
            <w:tcW w:w="714" w:type="dxa"/>
          </w:tcPr>
          <w:p w14:paraId="0E92780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1</w:t>
            </w:r>
          </w:p>
        </w:tc>
        <w:tc>
          <w:tcPr>
            <w:tcW w:w="906" w:type="dxa"/>
          </w:tcPr>
          <w:p w14:paraId="241321D9"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0D0646FF"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44DE4AD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EEA591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1F68EE0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177F284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04390111"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181FB0CC" w14:textId="77777777" w:rsidTr="00BE068B">
        <w:trPr>
          <w:trHeight w:val="20"/>
        </w:trPr>
        <w:tc>
          <w:tcPr>
            <w:tcW w:w="714" w:type="dxa"/>
          </w:tcPr>
          <w:p w14:paraId="56D957BD"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2</w:t>
            </w:r>
          </w:p>
        </w:tc>
        <w:tc>
          <w:tcPr>
            <w:tcW w:w="906" w:type="dxa"/>
          </w:tcPr>
          <w:p w14:paraId="6B07CB6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2512C47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5C0732D6"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1B362B6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082B412C"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6FDE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24A63A8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r w:rsidR="00BE068B" w:rsidRPr="00BE068B" w14:paraId="7993542F" w14:textId="77777777" w:rsidTr="00BE068B">
        <w:trPr>
          <w:trHeight w:val="20"/>
        </w:trPr>
        <w:tc>
          <w:tcPr>
            <w:tcW w:w="714" w:type="dxa"/>
          </w:tcPr>
          <w:p w14:paraId="12CE4998"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b/>
              </w:rPr>
            </w:pPr>
            <w:r w:rsidRPr="00BE068B">
              <w:rPr>
                <w:rFonts w:ascii="Gill Sans MT" w:hAnsi="Gill Sans MT" w:cs="Times New Roman"/>
                <w:b/>
              </w:rPr>
              <w:t>3</w:t>
            </w:r>
          </w:p>
        </w:tc>
        <w:tc>
          <w:tcPr>
            <w:tcW w:w="906" w:type="dxa"/>
          </w:tcPr>
          <w:p w14:paraId="0EEA0AA3"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530" w:type="dxa"/>
          </w:tcPr>
          <w:p w14:paraId="43A6CE74"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980" w:type="dxa"/>
          </w:tcPr>
          <w:p w14:paraId="714B1DAA"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710" w:type="dxa"/>
          </w:tcPr>
          <w:p w14:paraId="69BE07AE"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350" w:type="dxa"/>
          </w:tcPr>
          <w:p w14:paraId="3A39810B"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4B184CE0"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c>
          <w:tcPr>
            <w:tcW w:w="1890" w:type="dxa"/>
          </w:tcPr>
          <w:p w14:paraId="7E4A0AF5" w14:textId="77777777" w:rsidR="00BE068B" w:rsidRPr="00BE068B" w:rsidRDefault="00BE068B" w:rsidP="00BE068B">
            <w:pPr>
              <w:kinsoku w:val="0"/>
              <w:overflowPunct w:val="0"/>
              <w:autoSpaceDE w:val="0"/>
              <w:autoSpaceDN w:val="0"/>
              <w:adjustRightInd w:val="0"/>
              <w:contextualSpacing/>
              <w:jc w:val="center"/>
              <w:rPr>
                <w:rFonts w:ascii="Gill Sans MT" w:hAnsi="Gill Sans MT" w:cs="Times New Roman"/>
              </w:rPr>
            </w:pPr>
          </w:p>
        </w:tc>
      </w:tr>
    </w:tbl>
    <w:tbl>
      <w:tblPr>
        <w:tblStyle w:val="TableGrid"/>
        <w:tblpPr w:leftFromText="180" w:rightFromText="180" w:vertAnchor="text" w:horzAnchor="page" w:tblpX="1549" w:tblpY="281"/>
        <w:tblW w:w="13176" w:type="dxa"/>
        <w:tblLook w:val="04A0" w:firstRow="1" w:lastRow="0" w:firstColumn="1" w:lastColumn="0" w:noHBand="0" w:noVBand="1"/>
      </w:tblPr>
      <w:tblGrid>
        <w:gridCol w:w="3294"/>
        <w:gridCol w:w="3294"/>
        <w:gridCol w:w="3294"/>
        <w:gridCol w:w="3294"/>
      </w:tblGrid>
      <w:tr w:rsidR="00BE068B" w:rsidRPr="00BE068B" w14:paraId="1203F0E2" w14:textId="77777777" w:rsidTr="00BE068B">
        <w:tc>
          <w:tcPr>
            <w:tcW w:w="6588" w:type="dxa"/>
            <w:gridSpan w:val="2"/>
          </w:tcPr>
          <w:p w14:paraId="50696A77"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105- Reasons for increase area/increase thickness</w:t>
            </w:r>
          </w:p>
        </w:tc>
        <w:tc>
          <w:tcPr>
            <w:tcW w:w="6588" w:type="dxa"/>
            <w:gridSpan w:val="2"/>
          </w:tcPr>
          <w:p w14:paraId="772643CC" w14:textId="77777777" w:rsidR="00BE068B" w:rsidRPr="00BE068B" w:rsidRDefault="00BE068B" w:rsidP="00BE068B">
            <w:pPr>
              <w:rPr>
                <w:rFonts w:ascii="Gill Sans MT" w:hAnsi="Gill Sans MT"/>
                <w:b/>
                <w:sz w:val="18"/>
                <w:szCs w:val="18"/>
              </w:rPr>
            </w:pPr>
            <w:r w:rsidRPr="00BE068B">
              <w:rPr>
                <w:rFonts w:ascii="Gill Sans MT" w:hAnsi="Gill Sans MT"/>
                <w:b/>
                <w:sz w:val="18"/>
                <w:szCs w:val="18"/>
              </w:rPr>
              <w:t xml:space="preserve">106- Reasons for decrease area/ decrease thickness </w:t>
            </w:r>
          </w:p>
        </w:tc>
      </w:tr>
      <w:tr w:rsidR="00BE068B" w:rsidRPr="00BE068B" w14:paraId="02FA8AE7" w14:textId="77777777" w:rsidTr="00BE068B">
        <w:trPr>
          <w:trHeight w:val="2827"/>
        </w:trPr>
        <w:tc>
          <w:tcPr>
            <w:tcW w:w="3294" w:type="dxa"/>
          </w:tcPr>
          <w:p w14:paraId="3C3CC6A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land left to regenerate</w:t>
            </w:r>
          </w:p>
          <w:p w14:paraId="029E93A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2= planting trees</w:t>
            </w:r>
          </w:p>
          <w:p w14:paraId="1892EE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 conservational activities/sustainable harvest practices</w:t>
            </w:r>
          </w:p>
          <w:p w14:paraId="57D9F148"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4= reduced use from large-scale commercial users </w:t>
            </w:r>
          </w:p>
          <w:p w14:paraId="5F0A309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5= reduced local/small scale commercial use </w:t>
            </w:r>
          </w:p>
        </w:tc>
        <w:tc>
          <w:tcPr>
            <w:tcW w:w="3294" w:type="dxa"/>
          </w:tcPr>
          <w:p w14:paraId="24F818F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6=climate change (increase rainfall, change in temp)</w:t>
            </w:r>
          </w:p>
          <w:p w14:paraId="5CE236A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7=reduced roads/transport to the area</w:t>
            </w:r>
          </w:p>
          <w:p w14:paraId="6D56D790"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8=reduced charcoal production</w:t>
            </w:r>
          </w:p>
          <w:p w14:paraId="3798B30A"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9=reduced timber harvesting </w:t>
            </w:r>
          </w:p>
          <w:p w14:paraId="781946B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10=Reduced fires</w:t>
            </w:r>
          </w:p>
          <w:p w14:paraId="7CBA001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11=People from outside restricting access</w:t>
            </w:r>
          </w:p>
          <w:p w14:paraId="06A356A5"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12=State or local authorities restricting access</w:t>
            </w:r>
          </w:p>
          <w:p w14:paraId="433FA0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13=Customary/community restrictions on access </w:t>
            </w:r>
          </w:p>
          <w:p w14:paraId="7AEB0D3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14=Some other restriction in access, specify </w:t>
            </w:r>
          </w:p>
          <w:p w14:paraId="26664382" w14:textId="77777777" w:rsidR="00BE068B" w:rsidRPr="00BE068B" w:rsidRDefault="00BE068B" w:rsidP="00BE068B">
            <w:pPr>
              <w:rPr>
                <w:rFonts w:ascii="Gill Sans MT" w:hAnsi="Gill Sans MT"/>
                <w:sz w:val="18"/>
                <w:szCs w:val="18"/>
              </w:rPr>
            </w:pPr>
          </w:p>
          <w:p w14:paraId="3C388DF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specify </w:t>
            </w:r>
          </w:p>
        </w:tc>
        <w:tc>
          <w:tcPr>
            <w:tcW w:w="3294" w:type="dxa"/>
          </w:tcPr>
          <w:p w14:paraId="60AA4DD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1= small-scale clearing for agriculture</w:t>
            </w:r>
          </w:p>
          <w:p w14:paraId="0078EB2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2= large-scale projects (plantations, new settlements, mining, etc)</w:t>
            </w:r>
          </w:p>
          <w:p w14:paraId="39E2EE6C"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3=increased  charcoal production</w:t>
            </w:r>
          </w:p>
          <w:p w14:paraId="51E16D3E"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4=increase timber harvesting</w:t>
            </w:r>
          </w:p>
          <w:p w14:paraId="5028B7D1"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5=increase  brick burning </w:t>
            </w:r>
          </w:p>
          <w:p w14:paraId="4520B407"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6= poor harvesting practices</w:t>
            </w:r>
          </w:p>
          <w:p w14:paraId="12A747FD"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7= bush burning </w:t>
            </w:r>
          </w:p>
          <w:p w14:paraId="3681676A" w14:textId="77777777" w:rsidR="00BE068B" w:rsidRPr="00BE068B" w:rsidRDefault="00BE068B" w:rsidP="00BE068B">
            <w:pPr>
              <w:rPr>
                <w:rFonts w:ascii="Gill Sans MT" w:hAnsi="Gill Sans MT"/>
                <w:sz w:val="18"/>
                <w:szCs w:val="18"/>
              </w:rPr>
            </w:pPr>
          </w:p>
        </w:tc>
        <w:tc>
          <w:tcPr>
            <w:tcW w:w="3294" w:type="dxa"/>
          </w:tcPr>
          <w:p w14:paraId="1D691152"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8= natural disasters or pest</w:t>
            </w:r>
          </w:p>
          <w:p w14:paraId="62CA3906" w14:textId="77777777" w:rsidR="00BE068B" w:rsidRPr="00BE068B" w:rsidRDefault="00BE068B" w:rsidP="00BE068B">
            <w:pPr>
              <w:rPr>
                <w:rFonts w:ascii="Gill Sans MT" w:hAnsi="Gill Sans MT"/>
                <w:sz w:val="18"/>
                <w:szCs w:val="18"/>
              </w:rPr>
            </w:pPr>
            <w:r w:rsidRPr="00BE068B">
              <w:rPr>
                <w:rFonts w:ascii="Gill Sans MT" w:hAnsi="Gill Sans MT"/>
                <w:sz w:val="18"/>
                <w:szCs w:val="18"/>
              </w:rPr>
              <w:t xml:space="preserve">97=Other reason, specify  </w:t>
            </w:r>
          </w:p>
        </w:tc>
      </w:tr>
    </w:tbl>
    <w:p w14:paraId="66BAF71A" w14:textId="01EAFAD4" w:rsidR="00657266" w:rsidRPr="00BE068B" w:rsidRDefault="00BE068B" w:rsidP="00657266">
      <w:pPr>
        <w:spacing w:after="0" w:line="240" w:lineRule="auto"/>
        <w:contextualSpacing/>
        <w:rPr>
          <w:rFonts w:ascii="Gill Sans MT" w:hAnsi="Gill Sans MT"/>
          <w:b/>
        </w:rPr>
      </w:pPr>
      <w:r w:rsidRPr="00BE068B">
        <w:rPr>
          <w:rFonts w:ascii="Gill Sans MT" w:hAnsi="Gill Sans MT"/>
          <w:b/>
        </w:rPr>
        <w:br w:type="page"/>
      </w:r>
      <w:r w:rsidR="00657266" w:rsidRPr="00BE068B">
        <w:rPr>
          <w:rFonts w:ascii="Gill Sans MT" w:hAnsi="Gill Sans MT"/>
          <w:b/>
        </w:rPr>
        <w:lastRenderedPageBreak/>
        <w:t>SECTION D: FOREST CONSERVATION AND RESOURCE VALUATION</w:t>
      </w:r>
    </w:p>
    <w:tbl>
      <w:tblPr>
        <w:tblStyle w:val="TableGrid"/>
        <w:tblW w:w="11564" w:type="dxa"/>
        <w:jc w:val="center"/>
        <w:tblInd w:w="-2994" w:type="dxa"/>
        <w:tblLayout w:type="fixed"/>
        <w:tblCellMar>
          <w:left w:w="29" w:type="dxa"/>
          <w:right w:w="29" w:type="dxa"/>
        </w:tblCellMar>
        <w:tblLook w:val="04A0" w:firstRow="1" w:lastRow="0" w:firstColumn="1" w:lastColumn="0" w:noHBand="0" w:noVBand="1"/>
      </w:tblPr>
      <w:tblGrid>
        <w:gridCol w:w="714"/>
        <w:gridCol w:w="1081"/>
        <w:gridCol w:w="1533"/>
        <w:gridCol w:w="1440"/>
        <w:gridCol w:w="1080"/>
        <w:gridCol w:w="1396"/>
        <w:gridCol w:w="1440"/>
        <w:gridCol w:w="1080"/>
        <w:gridCol w:w="1800"/>
      </w:tblGrid>
      <w:tr w:rsidR="0093061D" w:rsidRPr="00BE068B" w14:paraId="49EA3E81" w14:textId="77777777" w:rsidTr="00657266">
        <w:trPr>
          <w:trHeight w:val="20"/>
          <w:jc w:val="center"/>
        </w:trPr>
        <w:tc>
          <w:tcPr>
            <w:tcW w:w="714" w:type="dxa"/>
          </w:tcPr>
          <w:p w14:paraId="6787423C" w14:textId="77777777" w:rsidR="0093061D" w:rsidRPr="00BE068B" w:rsidRDefault="0093061D" w:rsidP="00F71CC4">
            <w:pPr>
              <w:contextualSpacing/>
              <w:jc w:val="center"/>
              <w:rPr>
                <w:rFonts w:ascii="Gill Sans MT" w:hAnsi="Gill Sans MT"/>
                <w:b/>
              </w:rPr>
            </w:pPr>
          </w:p>
        </w:tc>
        <w:tc>
          <w:tcPr>
            <w:tcW w:w="1081" w:type="dxa"/>
          </w:tcPr>
          <w:p w14:paraId="4B04E2CB" w14:textId="77777777" w:rsidR="0093061D" w:rsidRPr="00BE068B" w:rsidRDefault="0093061D" w:rsidP="00F71CC4">
            <w:pPr>
              <w:contextualSpacing/>
              <w:jc w:val="center"/>
              <w:rPr>
                <w:rFonts w:ascii="Gill Sans MT" w:hAnsi="Gill Sans MT"/>
              </w:rPr>
            </w:pPr>
          </w:p>
        </w:tc>
        <w:tc>
          <w:tcPr>
            <w:tcW w:w="1533" w:type="dxa"/>
          </w:tcPr>
          <w:p w14:paraId="157D6E46" w14:textId="06139633" w:rsidR="0093061D" w:rsidRPr="00BE068B" w:rsidRDefault="00657266" w:rsidP="00BE5610">
            <w:pPr>
              <w:contextualSpacing/>
              <w:rPr>
                <w:rFonts w:ascii="Gill Sans MT" w:eastAsia="Calibri" w:hAnsi="Gill Sans MT" w:cs="Arial"/>
              </w:rPr>
            </w:pPr>
            <w:r w:rsidRPr="00BE068B">
              <w:rPr>
                <w:rFonts w:ascii="Gill Sans MT" w:eastAsia="Calibri" w:hAnsi="Gill Sans MT" w:cs="Arial"/>
              </w:rPr>
              <w:t xml:space="preserve">D.12 </w:t>
            </w:r>
          </w:p>
        </w:tc>
        <w:tc>
          <w:tcPr>
            <w:tcW w:w="1440" w:type="dxa"/>
          </w:tcPr>
          <w:p w14:paraId="07FC35D2" w14:textId="3875C525" w:rsidR="0093061D" w:rsidRPr="00BE068B" w:rsidRDefault="00657266" w:rsidP="00BE5610">
            <w:pPr>
              <w:ind w:left="-26" w:firstLine="26"/>
              <w:contextualSpacing/>
              <w:rPr>
                <w:rFonts w:ascii="Gill Sans MT" w:eastAsia="Calibri" w:hAnsi="Gill Sans MT" w:cs="Times New Roman"/>
              </w:rPr>
            </w:pPr>
            <w:r w:rsidRPr="00BE068B">
              <w:rPr>
                <w:rFonts w:ascii="Gill Sans MT" w:eastAsia="Calibri" w:hAnsi="Gill Sans MT" w:cs="Times New Roman"/>
              </w:rPr>
              <w:t>D.13</w:t>
            </w:r>
          </w:p>
        </w:tc>
        <w:tc>
          <w:tcPr>
            <w:tcW w:w="1080" w:type="dxa"/>
          </w:tcPr>
          <w:p w14:paraId="71A96A37" w14:textId="1918F323"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D.14</w:t>
            </w:r>
          </w:p>
        </w:tc>
        <w:tc>
          <w:tcPr>
            <w:tcW w:w="1396" w:type="dxa"/>
          </w:tcPr>
          <w:p w14:paraId="0B5CB147" w14:textId="6D343F42"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D.15</w:t>
            </w:r>
          </w:p>
        </w:tc>
        <w:tc>
          <w:tcPr>
            <w:tcW w:w="1440" w:type="dxa"/>
          </w:tcPr>
          <w:p w14:paraId="7E09967A" w14:textId="086BB400"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D.16</w:t>
            </w:r>
          </w:p>
        </w:tc>
        <w:tc>
          <w:tcPr>
            <w:tcW w:w="1080" w:type="dxa"/>
          </w:tcPr>
          <w:p w14:paraId="50DED489" w14:textId="26E52291" w:rsidR="0093061D" w:rsidRPr="00BE068B" w:rsidRDefault="00657266" w:rsidP="0093061D">
            <w:pPr>
              <w:ind w:left="39" w:hanging="39"/>
              <w:contextualSpacing/>
              <w:rPr>
                <w:rFonts w:ascii="Gill Sans MT" w:eastAsia="Calibri" w:hAnsi="Gill Sans MT" w:cs="Times New Roman"/>
              </w:rPr>
            </w:pPr>
            <w:r w:rsidRPr="00BE068B">
              <w:rPr>
                <w:rFonts w:ascii="Gill Sans MT" w:eastAsia="Calibri" w:hAnsi="Gill Sans MT" w:cs="Times New Roman"/>
              </w:rPr>
              <w:t>D.17</w:t>
            </w:r>
          </w:p>
        </w:tc>
        <w:tc>
          <w:tcPr>
            <w:tcW w:w="1800" w:type="dxa"/>
          </w:tcPr>
          <w:p w14:paraId="0F8C5C52" w14:textId="3F6BE1DA" w:rsidR="0093061D" w:rsidRPr="00BE068B" w:rsidRDefault="00657266" w:rsidP="00BE5610">
            <w:pPr>
              <w:contextualSpacing/>
              <w:rPr>
                <w:rFonts w:ascii="Gill Sans MT" w:eastAsia="Calibri" w:hAnsi="Gill Sans MT" w:cs="Times New Roman"/>
              </w:rPr>
            </w:pPr>
            <w:r w:rsidRPr="00BE068B">
              <w:rPr>
                <w:rFonts w:ascii="Gill Sans MT" w:eastAsia="Calibri" w:hAnsi="Gill Sans MT" w:cs="Times New Roman"/>
              </w:rPr>
              <w:t>D.18</w:t>
            </w:r>
          </w:p>
        </w:tc>
      </w:tr>
      <w:tr w:rsidR="0093061D" w:rsidRPr="00BE068B" w14:paraId="51D7DE9A" w14:textId="3ECC77BD" w:rsidTr="00657266">
        <w:trPr>
          <w:trHeight w:val="20"/>
          <w:jc w:val="center"/>
        </w:trPr>
        <w:tc>
          <w:tcPr>
            <w:tcW w:w="714" w:type="dxa"/>
          </w:tcPr>
          <w:p w14:paraId="11F98ED6" w14:textId="77777777" w:rsidR="0093061D" w:rsidRPr="00BE068B" w:rsidRDefault="0093061D" w:rsidP="00F71CC4">
            <w:pPr>
              <w:contextualSpacing/>
              <w:jc w:val="center"/>
              <w:rPr>
                <w:rFonts w:ascii="Gill Sans MT" w:hAnsi="Gill Sans MT"/>
                <w:b/>
              </w:rPr>
            </w:pPr>
            <w:r w:rsidRPr="00BE068B">
              <w:rPr>
                <w:rFonts w:ascii="Gill Sans MT" w:hAnsi="Gill Sans MT"/>
                <w:b/>
              </w:rPr>
              <w:t>Forest</w:t>
            </w:r>
          </w:p>
          <w:p w14:paraId="2DE96928" w14:textId="77777777" w:rsidR="0093061D" w:rsidRPr="00BE068B" w:rsidRDefault="0093061D" w:rsidP="00F71CC4">
            <w:pPr>
              <w:contextualSpacing/>
              <w:jc w:val="center"/>
              <w:rPr>
                <w:rFonts w:ascii="Gill Sans MT" w:hAnsi="Gill Sans MT"/>
                <w:b/>
              </w:rPr>
            </w:pPr>
            <w:r w:rsidRPr="00BE068B">
              <w:rPr>
                <w:rFonts w:ascii="Gill Sans MT" w:hAnsi="Gill Sans MT"/>
                <w:b/>
              </w:rPr>
              <w:t>code</w:t>
            </w:r>
          </w:p>
        </w:tc>
        <w:tc>
          <w:tcPr>
            <w:tcW w:w="1081" w:type="dxa"/>
          </w:tcPr>
          <w:p w14:paraId="6E73ECF5" w14:textId="77777777" w:rsidR="0093061D" w:rsidRPr="00BE068B" w:rsidRDefault="0093061D" w:rsidP="00F71CC4">
            <w:pPr>
              <w:contextualSpacing/>
              <w:jc w:val="center"/>
              <w:rPr>
                <w:rFonts w:ascii="Gill Sans MT" w:hAnsi="Gill Sans MT"/>
              </w:rPr>
            </w:pPr>
            <w:r w:rsidRPr="00BE068B">
              <w:rPr>
                <w:rFonts w:ascii="Gill Sans MT" w:hAnsi="Gill Sans MT"/>
              </w:rPr>
              <w:t>Name of the forest</w:t>
            </w:r>
          </w:p>
        </w:tc>
        <w:tc>
          <w:tcPr>
            <w:tcW w:w="1533" w:type="dxa"/>
          </w:tcPr>
          <w:p w14:paraId="668B0AA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How often do you see people from your community here cutting more log/wood than they need and letting it rot/spoiled?</w:t>
            </w:r>
          </w:p>
          <w:p w14:paraId="7F247D1C" w14:textId="77777777" w:rsidR="0093061D" w:rsidRPr="00BE068B" w:rsidRDefault="0093061D" w:rsidP="00BE5610">
            <w:pPr>
              <w:contextualSpacing/>
              <w:rPr>
                <w:rFonts w:ascii="Gill Sans MT" w:eastAsia="Calibri" w:hAnsi="Gill Sans MT" w:cs="Arial"/>
              </w:rPr>
            </w:pPr>
          </w:p>
          <w:p w14:paraId="52B55C0D"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1=Always</w:t>
            </w:r>
          </w:p>
          <w:p w14:paraId="10E9B20F"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2=Frequently</w:t>
            </w:r>
          </w:p>
          <w:p w14:paraId="217CFD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3=Sometimes</w:t>
            </w:r>
          </w:p>
          <w:p w14:paraId="5304EF8E"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4=Rarely</w:t>
            </w:r>
          </w:p>
          <w:p w14:paraId="33C55330" w14:textId="2754020F" w:rsidR="0093061D" w:rsidRPr="00BE068B" w:rsidRDefault="0093061D" w:rsidP="00BE5610">
            <w:pPr>
              <w:contextualSpacing/>
              <w:rPr>
                <w:rFonts w:ascii="Gill Sans MT" w:hAnsi="Gill Sans MT"/>
              </w:rPr>
            </w:pPr>
            <w:r w:rsidRPr="00BE068B">
              <w:rPr>
                <w:rFonts w:ascii="Gill Sans MT" w:eastAsia="Calibri" w:hAnsi="Gill Sans MT" w:cs="Arial"/>
              </w:rPr>
              <w:t>5=Never</w:t>
            </w:r>
          </w:p>
        </w:tc>
        <w:tc>
          <w:tcPr>
            <w:tcW w:w="1440" w:type="dxa"/>
          </w:tcPr>
          <w:p w14:paraId="103C5E9A" w14:textId="77777777" w:rsidR="0093061D" w:rsidRPr="00BE068B" w:rsidRDefault="0093061D" w:rsidP="00BE5610">
            <w:pPr>
              <w:ind w:left="-26" w:firstLine="26"/>
              <w:contextualSpacing/>
              <w:rPr>
                <w:rFonts w:ascii="Gill Sans MT" w:eastAsia="Calibri" w:hAnsi="Gill Sans MT" w:cs="Times New Roman"/>
              </w:rPr>
            </w:pPr>
            <w:r w:rsidRPr="00BE068B">
              <w:rPr>
                <w:rFonts w:ascii="Gill Sans MT" w:eastAsia="Calibri" w:hAnsi="Gill Sans MT" w:cs="Times New Roman"/>
              </w:rPr>
              <w:t>Are there some kinds of trees that you used to see here 5 years ago that you no longer see?</w:t>
            </w:r>
          </w:p>
          <w:p w14:paraId="7705FEE0" w14:textId="77777777" w:rsidR="0093061D" w:rsidRPr="00BE068B" w:rsidRDefault="0093061D" w:rsidP="00BE5610">
            <w:pPr>
              <w:contextualSpacing/>
              <w:rPr>
                <w:rFonts w:ascii="Gill Sans MT" w:eastAsia="Calibri" w:hAnsi="Gill Sans MT" w:cs="Times New Roman"/>
              </w:rPr>
            </w:pPr>
          </w:p>
          <w:p w14:paraId="3C0FDBC6" w14:textId="2B1AD91D"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476F1345" w14:textId="0E046B94"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B431DD4" w14:textId="77777777" w:rsidR="0093061D" w:rsidRPr="00BE068B" w:rsidRDefault="0093061D" w:rsidP="00BE5610">
            <w:pPr>
              <w:rPr>
                <w:rFonts w:ascii="Gill Sans MT" w:hAnsi="Gill Sans MT"/>
              </w:rPr>
            </w:pPr>
            <w:r w:rsidRPr="00BE068B">
              <w:rPr>
                <w:rFonts w:ascii="Gill Sans MT" w:hAnsi="Gill Sans MT"/>
              </w:rPr>
              <w:t>888=Don’t know</w:t>
            </w:r>
          </w:p>
          <w:p w14:paraId="44855421" w14:textId="28DC06BD"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080" w:type="dxa"/>
          </w:tcPr>
          <w:p w14:paraId="13DAEC47" w14:textId="0D5BA142" w:rsidR="0093061D" w:rsidRPr="00BE068B" w:rsidRDefault="0093061D" w:rsidP="00BE5610">
            <w:pPr>
              <w:contextualSpacing/>
              <w:rPr>
                <w:rFonts w:ascii="Gill Sans MT" w:hAnsi="Gill Sans MT"/>
              </w:rPr>
            </w:pPr>
            <w:r w:rsidRPr="00BE068B">
              <w:rPr>
                <w:rFonts w:ascii="Gill Sans MT" w:eastAsia="Calibri" w:hAnsi="Gill Sans MT" w:cs="Times New Roman"/>
              </w:rPr>
              <w:t xml:space="preserve">If yes, can you </w:t>
            </w:r>
            <w:commentRangeStart w:id="12"/>
            <w:r w:rsidRPr="00BE068B">
              <w:rPr>
                <w:rFonts w:ascii="Gill Sans MT" w:eastAsia="Calibri" w:hAnsi="Gill Sans MT" w:cs="Times New Roman"/>
              </w:rPr>
              <w:t xml:space="preserve">list </w:t>
            </w:r>
            <w:commentRangeEnd w:id="12"/>
            <w:r w:rsidR="00A01CEB">
              <w:rPr>
                <w:rStyle w:val="CommentReference"/>
              </w:rPr>
              <w:commentReference w:id="12"/>
            </w:r>
            <w:r w:rsidRPr="00BE068B">
              <w:rPr>
                <w:rFonts w:ascii="Gill Sans MT" w:eastAsia="Calibri" w:hAnsi="Gill Sans MT" w:cs="Times New Roman"/>
              </w:rPr>
              <w:t>these types of trees?</w:t>
            </w:r>
          </w:p>
        </w:tc>
        <w:tc>
          <w:tcPr>
            <w:tcW w:w="1396" w:type="dxa"/>
          </w:tcPr>
          <w:p w14:paraId="240D1AF7"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some types of trees that you see in this forest that you did not see 5 years ago?</w:t>
            </w:r>
          </w:p>
          <w:p w14:paraId="25D04A54" w14:textId="77777777" w:rsidR="0093061D" w:rsidRPr="00BE068B" w:rsidRDefault="0093061D" w:rsidP="00BE5610">
            <w:pPr>
              <w:contextualSpacing/>
              <w:rPr>
                <w:rFonts w:ascii="Gill Sans MT" w:eastAsia="Calibri" w:hAnsi="Gill Sans MT" w:cs="Times New Roman"/>
              </w:rPr>
            </w:pPr>
          </w:p>
          <w:p w14:paraId="42C02EC4" w14:textId="77777777" w:rsidR="0093061D" w:rsidRPr="00BE068B" w:rsidRDefault="0093061D" w:rsidP="00BE5610">
            <w:pPr>
              <w:contextualSpacing/>
              <w:rPr>
                <w:rFonts w:ascii="Gill Sans MT" w:eastAsia="Calibri" w:hAnsi="Gill Sans MT" w:cs="Times New Roman"/>
              </w:rPr>
            </w:pPr>
          </w:p>
          <w:p w14:paraId="61CEDC29" w14:textId="6938A0E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57E0EB42" w14:textId="2DD08778"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6AAE1F10" w14:textId="77777777" w:rsidR="0093061D" w:rsidRPr="00BE068B" w:rsidRDefault="0093061D" w:rsidP="00BE5610">
            <w:pPr>
              <w:rPr>
                <w:rFonts w:ascii="Gill Sans MT" w:hAnsi="Gill Sans MT"/>
              </w:rPr>
            </w:pPr>
            <w:r w:rsidRPr="00BE068B">
              <w:rPr>
                <w:rFonts w:ascii="Gill Sans MT" w:hAnsi="Gill Sans MT"/>
              </w:rPr>
              <w:t>888=Don’t know</w:t>
            </w:r>
          </w:p>
          <w:p w14:paraId="6F90B641" w14:textId="34EA8BB8" w:rsidR="0093061D" w:rsidRPr="00BE068B" w:rsidRDefault="0093061D" w:rsidP="00BE5610">
            <w:pPr>
              <w:contextualSpacing/>
              <w:rPr>
                <w:rFonts w:ascii="Gill Sans MT" w:hAnsi="Gill Sans MT"/>
              </w:rPr>
            </w:pPr>
            <w:r w:rsidRPr="00BE068B">
              <w:rPr>
                <w:rFonts w:ascii="Gill Sans MT" w:hAnsi="Gill Sans MT"/>
              </w:rPr>
              <w:t>999=Prefer not to respond</w:t>
            </w:r>
          </w:p>
        </w:tc>
        <w:tc>
          <w:tcPr>
            <w:tcW w:w="1440" w:type="dxa"/>
          </w:tcPr>
          <w:p w14:paraId="6F6FC158"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Are there new types of trees that are growing?</w:t>
            </w:r>
          </w:p>
          <w:p w14:paraId="2D5951BE" w14:textId="77777777" w:rsidR="0093061D" w:rsidRPr="00BE068B" w:rsidRDefault="0093061D" w:rsidP="00BE5610">
            <w:pPr>
              <w:contextualSpacing/>
              <w:rPr>
                <w:rFonts w:ascii="Gill Sans MT" w:eastAsia="Calibri" w:hAnsi="Gill Sans MT" w:cs="Times New Roman"/>
              </w:rPr>
            </w:pPr>
          </w:p>
          <w:p w14:paraId="56A1BAC4" w14:textId="77777777" w:rsidR="0093061D" w:rsidRPr="00BE068B" w:rsidRDefault="0093061D" w:rsidP="00BE5610">
            <w:pPr>
              <w:contextualSpacing/>
              <w:rPr>
                <w:rFonts w:ascii="Gill Sans MT" w:eastAsia="Calibri" w:hAnsi="Gill Sans MT" w:cs="Times New Roman"/>
              </w:rPr>
            </w:pPr>
          </w:p>
          <w:p w14:paraId="1586DBC1" w14:textId="2A322100" w:rsidR="0093061D" w:rsidRPr="00BE068B" w:rsidRDefault="00657266" w:rsidP="00BE5610">
            <w:pPr>
              <w:rPr>
                <w:rFonts w:ascii="Gill Sans MT" w:hAnsi="Gill Sans MT"/>
              </w:rPr>
            </w:pPr>
            <w:r w:rsidRPr="00BE068B">
              <w:rPr>
                <w:rFonts w:ascii="Gill Sans MT" w:hAnsi="Gill Sans MT"/>
              </w:rPr>
              <w:t>0</w:t>
            </w:r>
            <w:r w:rsidR="0093061D" w:rsidRPr="00BE068B">
              <w:rPr>
                <w:rFonts w:ascii="Gill Sans MT" w:hAnsi="Gill Sans MT"/>
              </w:rPr>
              <w:t>=No</w:t>
            </w:r>
          </w:p>
          <w:p w14:paraId="71A939D3" w14:textId="16D88989" w:rsidR="0093061D" w:rsidRPr="00BE068B" w:rsidRDefault="00657266" w:rsidP="00BE5610">
            <w:pPr>
              <w:rPr>
                <w:rFonts w:ascii="Gill Sans MT" w:hAnsi="Gill Sans MT"/>
              </w:rPr>
            </w:pPr>
            <w:r w:rsidRPr="00BE068B">
              <w:rPr>
                <w:rFonts w:ascii="Gill Sans MT" w:hAnsi="Gill Sans MT"/>
              </w:rPr>
              <w:t>1</w:t>
            </w:r>
            <w:r w:rsidR="0093061D" w:rsidRPr="00BE068B">
              <w:rPr>
                <w:rFonts w:ascii="Gill Sans MT" w:hAnsi="Gill Sans MT"/>
              </w:rPr>
              <w:t>=Yes</w:t>
            </w:r>
            <w:r w:rsidR="0093061D" w:rsidRPr="00BE068B" w:rsidDel="00226116">
              <w:rPr>
                <w:rFonts w:ascii="Gill Sans MT" w:hAnsi="Gill Sans MT"/>
              </w:rPr>
              <w:t xml:space="preserve"> </w:t>
            </w:r>
          </w:p>
          <w:p w14:paraId="041C5522" w14:textId="77777777" w:rsidR="0093061D" w:rsidRPr="00BE068B" w:rsidRDefault="0093061D" w:rsidP="00BE5610">
            <w:pPr>
              <w:rPr>
                <w:rFonts w:ascii="Gill Sans MT" w:hAnsi="Gill Sans MT"/>
              </w:rPr>
            </w:pPr>
            <w:r w:rsidRPr="00BE068B">
              <w:rPr>
                <w:rFonts w:ascii="Gill Sans MT" w:hAnsi="Gill Sans MT"/>
              </w:rPr>
              <w:t>888=Don’t know</w:t>
            </w:r>
          </w:p>
          <w:p w14:paraId="11992604" w14:textId="77777777" w:rsidR="0093061D" w:rsidRPr="00BE068B" w:rsidRDefault="0093061D" w:rsidP="00BE5610">
            <w:pPr>
              <w:contextualSpacing/>
              <w:rPr>
                <w:rFonts w:ascii="Gill Sans MT" w:hAnsi="Gill Sans MT"/>
              </w:rPr>
            </w:pPr>
            <w:r w:rsidRPr="00BE068B">
              <w:rPr>
                <w:rFonts w:ascii="Gill Sans MT" w:hAnsi="Gill Sans MT"/>
              </w:rPr>
              <w:t>999=Prefer not to respond</w:t>
            </w:r>
          </w:p>
          <w:p w14:paraId="00CFCC94" w14:textId="76CFF02A" w:rsidR="00657266" w:rsidRPr="00BE068B" w:rsidRDefault="00657266" w:rsidP="00BE5610">
            <w:pPr>
              <w:contextualSpacing/>
              <w:rPr>
                <w:rFonts w:ascii="Gill Sans MT" w:hAnsi="Gill Sans MT"/>
                <w:i/>
              </w:rPr>
            </w:pPr>
            <w:r w:rsidRPr="00BE068B">
              <w:rPr>
                <w:rFonts w:ascii="Gill Sans MT" w:hAnsi="Gill Sans MT"/>
                <w:i/>
              </w:rPr>
              <w:t>If 0, skip D.17</w:t>
            </w:r>
          </w:p>
        </w:tc>
        <w:tc>
          <w:tcPr>
            <w:tcW w:w="1080" w:type="dxa"/>
          </w:tcPr>
          <w:p w14:paraId="3EE7F2C0" w14:textId="5B10D887" w:rsidR="0093061D" w:rsidRPr="00BE068B" w:rsidRDefault="0093061D" w:rsidP="0093061D">
            <w:pPr>
              <w:ind w:left="39" w:hanging="39"/>
              <w:contextualSpacing/>
              <w:rPr>
                <w:rFonts w:ascii="Gill Sans MT" w:hAnsi="Gill Sans MT"/>
              </w:rPr>
            </w:pPr>
            <w:r w:rsidRPr="00BE068B">
              <w:rPr>
                <w:rFonts w:ascii="Gill Sans MT" w:eastAsia="Calibri" w:hAnsi="Gill Sans MT" w:cs="Times New Roman"/>
              </w:rPr>
              <w:t xml:space="preserve">If yes, can you </w:t>
            </w:r>
            <w:commentRangeStart w:id="13"/>
            <w:r w:rsidRPr="00BE068B">
              <w:rPr>
                <w:rFonts w:ascii="Gill Sans MT" w:eastAsia="Calibri" w:hAnsi="Gill Sans MT" w:cs="Times New Roman"/>
              </w:rPr>
              <w:t xml:space="preserve">list </w:t>
            </w:r>
            <w:commentRangeEnd w:id="13"/>
            <w:r w:rsidR="00A01CEB">
              <w:rPr>
                <w:rStyle w:val="CommentReference"/>
              </w:rPr>
              <w:commentReference w:id="13"/>
            </w:r>
            <w:r w:rsidRPr="00BE068B">
              <w:rPr>
                <w:rFonts w:ascii="Gill Sans MT" w:eastAsia="Calibri" w:hAnsi="Gill Sans MT" w:cs="Times New Roman"/>
              </w:rPr>
              <w:t>these types of trees?</w:t>
            </w:r>
          </w:p>
        </w:tc>
        <w:tc>
          <w:tcPr>
            <w:tcW w:w="1800" w:type="dxa"/>
          </w:tcPr>
          <w:p w14:paraId="6C2292E9" w14:textId="77777777" w:rsidR="0093061D" w:rsidRPr="00BE068B" w:rsidRDefault="0093061D" w:rsidP="00BE5610">
            <w:pPr>
              <w:contextualSpacing/>
              <w:rPr>
                <w:rFonts w:ascii="Gill Sans MT" w:eastAsia="Calibri" w:hAnsi="Gill Sans MT" w:cs="Times New Roman"/>
              </w:rPr>
            </w:pPr>
            <w:r w:rsidRPr="00BE068B">
              <w:rPr>
                <w:rFonts w:ascii="Gill Sans MT" w:eastAsia="Calibri" w:hAnsi="Gill Sans MT" w:cs="Times New Roman"/>
              </w:rPr>
              <w:t>In your view, during the past 5 years, have the number of wildlife in this forest….?</w:t>
            </w:r>
          </w:p>
          <w:p w14:paraId="056AE69D" w14:textId="77777777" w:rsidR="0093061D" w:rsidRPr="00BE068B" w:rsidRDefault="0093061D" w:rsidP="00BE5610">
            <w:pPr>
              <w:contextualSpacing/>
              <w:rPr>
                <w:rFonts w:ascii="Gill Sans MT" w:eastAsia="Calibri" w:hAnsi="Gill Sans MT" w:cs="Times New Roman"/>
              </w:rPr>
            </w:pPr>
          </w:p>
          <w:p w14:paraId="711DD32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1=Increased greatly</w:t>
            </w:r>
          </w:p>
          <w:p w14:paraId="203A48E6"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2=Increased slightly</w:t>
            </w:r>
          </w:p>
          <w:p w14:paraId="770B6F33" w14:textId="77777777" w:rsidR="0093061D" w:rsidRPr="00BE068B" w:rsidRDefault="0093061D" w:rsidP="00BE5610">
            <w:pPr>
              <w:contextualSpacing/>
              <w:rPr>
                <w:rFonts w:ascii="Gill Sans MT" w:eastAsia="Calibri" w:hAnsi="Gill Sans MT" w:cs="Arial"/>
              </w:rPr>
            </w:pPr>
            <w:r w:rsidRPr="00BE068B">
              <w:rPr>
                <w:rFonts w:ascii="Gill Sans MT" w:eastAsia="Calibri" w:hAnsi="Gill Sans MT" w:cs="Arial"/>
              </w:rPr>
              <w:t>3=Stayed the same</w:t>
            </w:r>
          </w:p>
          <w:p w14:paraId="0CB5FAF4" w14:textId="77777777" w:rsidR="0093061D" w:rsidRPr="00BE068B" w:rsidRDefault="0093061D" w:rsidP="00BE5610">
            <w:pPr>
              <w:contextualSpacing/>
              <w:rPr>
                <w:rFonts w:ascii="Gill Sans MT" w:hAnsi="Gill Sans MT"/>
              </w:rPr>
            </w:pPr>
            <w:r w:rsidRPr="00BE068B">
              <w:rPr>
                <w:rFonts w:ascii="Gill Sans MT" w:hAnsi="Gill Sans MT"/>
              </w:rPr>
              <w:t>4=Decreased slightly</w:t>
            </w:r>
          </w:p>
          <w:p w14:paraId="5FA980F1" w14:textId="3C692D32" w:rsidR="0093061D" w:rsidRPr="00BE068B" w:rsidRDefault="0093061D" w:rsidP="00BE5610">
            <w:pPr>
              <w:contextualSpacing/>
              <w:rPr>
                <w:rFonts w:ascii="Gill Sans MT" w:hAnsi="Gill Sans MT"/>
              </w:rPr>
            </w:pPr>
            <w:r w:rsidRPr="00BE068B">
              <w:rPr>
                <w:rFonts w:ascii="Gill Sans MT" w:hAnsi="Gill Sans MT"/>
              </w:rPr>
              <w:t>5=Decreased greatly</w:t>
            </w:r>
          </w:p>
        </w:tc>
      </w:tr>
      <w:tr w:rsidR="0093061D" w:rsidRPr="00BE068B" w14:paraId="39BE12CD" w14:textId="2D4A5F8B" w:rsidTr="00657266">
        <w:trPr>
          <w:trHeight w:val="20"/>
          <w:jc w:val="center"/>
        </w:trPr>
        <w:tc>
          <w:tcPr>
            <w:tcW w:w="714" w:type="dxa"/>
          </w:tcPr>
          <w:p w14:paraId="61838852" w14:textId="77777777" w:rsidR="0093061D" w:rsidRPr="00BE068B" w:rsidRDefault="0093061D" w:rsidP="00F71CC4">
            <w:pPr>
              <w:contextualSpacing/>
              <w:jc w:val="center"/>
              <w:rPr>
                <w:rFonts w:ascii="Gill Sans MT" w:hAnsi="Gill Sans MT"/>
                <w:b/>
              </w:rPr>
            </w:pPr>
          </w:p>
        </w:tc>
        <w:tc>
          <w:tcPr>
            <w:tcW w:w="1081" w:type="dxa"/>
          </w:tcPr>
          <w:p w14:paraId="0E118B7B" w14:textId="77777777" w:rsidR="0093061D" w:rsidRPr="00BE068B" w:rsidRDefault="0093061D" w:rsidP="00F71CC4">
            <w:pPr>
              <w:contextualSpacing/>
              <w:jc w:val="center"/>
              <w:rPr>
                <w:rFonts w:ascii="Gill Sans MT" w:hAnsi="Gill Sans MT"/>
              </w:rPr>
            </w:pPr>
          </w:p>
        </w:tc>
        <w:tc>
          <w:tcPr>
            <w:tcW w:w="1533" w:type="dxa"/>
          </w:tcPr>
          <w:p w14:paraId="5220B16B" w14:textId="77777777" w:rsidR="0093061D" w:rsidRPr="00BE068B" w:rsidRDefault="0093061D" w:rsidP="00F71CC4">
            <w:pPr>
              <w:contextualSpacing/>
              <w:jc w:val="center"/>
              <w:rPr>
                <w:rFonts w:ascii="Gill Sans MT" w:hAnsi="Gill Sans MT"/>
              </w:rPr>
            </w:pPr>
          </w:p>
        </w:tc>
        <w:tc>
          <w:tcPr>
            <w:tcW w:w="1440" w:type="dxa"/>
          </w:tcPr>
          <w:p w14:paraId="4B433781" w14:textId="77777777" w:rsidR="0093061D" w:rsidRPr="00BE068B" w:rsidRDefault="0093061D" w:rsidP="00F71CC4">
            <w:pPr>
              <w:contextualSpacing/>
              <w:jc w:val="center"/>
              <w:rPr>
                <w:rFonts w:ascii="Gill Sans MT" w:hAnsi="Gill Sans MT"/>
              </w:rPr>
            </w:pPr>
          </w:p>
        </w:tc>
        <w:tc>
          <w:tcPr>
            <w:tcW w:w="1080" w:type="dxa"/>
          </w:tcPr>
          <w:p w14:paraId="6CB51D56" w14:textId="77777777" w:rsidR="0093061D" w:rsidRPr="00BE068B" w:rsidRDefault="0093061D" w:rsidP="00F71CC4">
            <w:pPr>
              <w:contextualSpacing/>
              <w:jc w:val="center"/>
              <w:rPr>
                <w:rFonts w:ascii="Gill Sans MT" w:hAnsi="Gill Sans MT"/>
              </w:rPr>
            </w:pPr>
          </w:p>
        </w:tc>
        <w:tc>
          <w:tcPr>
            <w:tcW w:w="1396" w:type="dxa"/>
          </w:tcPr>
          <w:p w14:paraId="7B336566" w14:textId="77777777" w:rsidR="0093061D" w:rsidRPr="00BE068B" w:rsidRDefault="0093061D" w:rsidP="00F71CC4">
            <w:pPr>
              <w:contextualSpacing/>
              <w:jc w:val="center"/>
              <w:rPr>
                <w:rFonts w:ascii="Gill Sans MT" w:hAnsi="Gill Sans MT"/>
              </w:rPr>
            </w:pPr>
          </w:p>
        </w:tc>
        <w:tc>
          <w:tcPr>
            <w:tcW w:w="1440" w:type="dxa"/>
          </w:tcPr>
          <w:p w14:paraId="7DC5EF50" w14:textId="77777777" w:rsidR="0093061D" w:rsidRPr="00BE068B" w:rsidRDefault="0093061D" w:rsidP="00F71CC4">
            <w:pPr>
              <w:contextualSpacing/>
              <w:jc w:val="center"/>
              <w:rPr>
                <w:rFonts w:ascii="Gill Sans MT" w:hAnsi="Gill Sans MT"/>
              </w:rPr>
            </w:pPr>
          </w:p>
        </w:tc>
        <w:tc>
          <w:tcPr>
            <w:tcW w:w="1080" w:type="dxa"/>
          </w:tcPr>
          <w:p w14:paraId="2D7ADA9B" w14:textId="77777777" w:rsidR="0093061D" w:rsidRPr="00BE068B" w:rsidRDefault="0093061D" w:rsidP="00F71CC4">
            <w:pPr>
              <w:contextualSpacing/>
              <w:jc w:val="center"/>
              <w:rPr>
                <w:rFonts w:ascii="Gill Sans MT" w:hAnsi="Gill Sans MT"/>
              </w:rPr>
            </w:pPr>
          </w:p>
        </w:tc>
        <w:tc>
          <w:tcPr>
            <w:tcW w:w="1800" w:type="dxa"/>
          </w:tcPr>
          <w:p w14:paraId="5D21409A" w14:textId="77777777" w:rsidR="0093061D" w:rsidRPr="00BE068B" w:rsidRDefault="0093061D" w:rsidP="00F71CC4">
            <w:pPr>
              <w:contextualSpacing/>
              <w:jc w:val="center"/>
              <w:rPr>
                <w:rFonts w:ascii="Gill Sans MT" w:hAnsi="Gill Sans MT"/>
              </w:rPr>
            </w:pPr>
          </w:p>
        </w:tc>
      </w:tr>
      <w:tr w:rsidR="0093061D" w:rsidRPr="00BE068B" w14:paraId="497255B4" w14:textId="2D18BE32" w:rsidTr="00657266">
        <w:trPr>
          <w:trHeight w:val="20"/>
          <w:jc w:val="center"/>
        </w:trPr>
        <w:tc>
          <w:tcPr>
            <w:tcW w:w="714" w:type="dxa"/>
          </w:tcPr>
          <w:p w14:paraId="4BE41B56" w14:textId="77777777" w:rsidR="0093061D" w:rsidRPr="00BE068B" w:rsidRDefault="0093061D" w:rsidP="00F71CC4">
            <w:pPr>
              <w:contextualSpacing/>
              <w:jc w:val="center"/>
              <w:rPr>
                <w:rFonts w:ascii="Gill Sans MT" w:hAnsi="Gill Sans MT"/>
                <w:b/>
              </w:rPr>
            </w:pPr>
            <w:r w:rsidRPr="00BE068B">
              <w:rPr>
                <w:rFonts w:ascii="Gill Sans MT" w:hAnsi="Gill Sans MT"/>
                <w:b/>
              </w:rPr>
              <w:t>1</w:t>
            </w:r>
          </w:p>
        </w:tc>
        <w:tc>
          <w:tcPr>
            <w:tcW w:w="1081" w:type="dxa"/>
          </w:tcPr>
          <w:p w14:paraId="08F99C6B" w14:textId="77777777" w:rsidR="0093061D" w:rsidRPr="00BE068B" w:rsidRDefault="0093061D" w:rsidP="00F71CC4">
            <w:pPr>
              <w:contextualSpacing/>
              <w:jc w:val="center"/>
              <w:rPr>
                <w:rFonts w:ascii="Gill Sans MT" w:hAnsi="Gill Sans MT"/>
              </w:rPr>
            </w:pPr>
          </w:p>
        </w:tc>
        <w:tc>
          <w:tcPr>
            <w:tcW w:w="1533" w:type="dxa"/>
          </w:tcPr>
          <w:p w14:paraId="6AF2771B" w14:textId="77777777" w:rsidR="0093061D" w:rsidRPr="00BE068B" w:rsidRDefault="0093061D" w:rsidP="00F71CC4">
            <w:pPr>
              <w:contextualSpacing/>
              <w:jc w:val="center"/>
              <w:rPr>
                <w:rFonts w:ascii="Gill Sans MT" w:hAnsi="Gill Sans MT"/>
              </w:rPr>
            </w:pPr>
          </w:p>
        </w:tc>
        <w:tc>
          <w:tcPr>
            <w:tcW w:w="1440" w:type="dxa"/>
          </w:tcPr>
          <w:p w14:paraId="72D03686" w14:textId="77777777" w:rsidR="0093061D" w:rsidRPr="00BE068B" w:rsidRDefault="0093061D" w:rsidP="00F71CC4">
            <w:pPr>
              <w:contextualSpacing/>
              <w:jc w:val="center"/>
              <w:rPr>
                <w:rFonts w:ascii="Gill Sans MT" w:hAnsi="Gill Sans MT"/>
              </w:rPr>
            </w:pPr>
          </w:p>
        </w:tc>
        <w:tc>
          <w:tcPr>
            <w:tcW w:w="1080" w:type="dxa"/>
          </w:tcPr>
          <w:p w14:paraId="38C8AC4A" w14:textId="77777777" w:rsidR="0093061D" w:rsidRPr="00BE068B" w:rsidRDefault="0093061D" w:rsidP="00F71CC4">
            <w:pPr>
              <w:contextualSpacing/>
              <w:jc w:val="center"/>
              <w:rPr>
                <w:rFonts w:ascii="Gill Sans MT" w:hAnsi="Gill Sans MT"/>
              </w:rPr>
            </w:pPr>
          </w:p>
        </w:tc>
        <w:tc>
          <w:tcPr>
            <w:tcW w:w="1396" w:type="dxa"/>
          </w:tcPr>
          <w:p w14:paraId="0586653C" w14:textId="77777777" w:rsidR="0093061D" w:rsidRPr="00BE068B" w:rsidRDefault="0093061D" w:rsidP="00F71CC4">
            <w:pPr>
              <w:contextualSpacing/>
              <w:jc w:val="center"/>
              <w:rPr>
                <w:rFonts w:ascii="Gill Sans MT" w:hAnsi="Gill Sans MT"/>
              </w:rPr>
            </w:pPr>
          </w:p>
        </w:tc>
        <w:tc>
          <w:tcPr>
            <w:tcW w:w="1440" w:type="dxa"/>
          </w:tcPr>
          <w:p w14:paraId="0FE653D1" w14:textId="77777777" w:rsidR="0093061D" w:rsidRPr="00BE068B" w:rsidRDefault="0093061D" w:rsidP="00F71CC4">
            <w:pPr>
              <w:contextualSpacing/>
              <w:jc w:val="center"/>
              <w:rPr>
                <w:rFonts w:ascii="Gill Sans MT" w:hAnsi="Gill Sans MT"/>
              </w:rPr>
            </w:pPr>
          </w:p>
        </w:tc>
        <w:tc>
          <w:tcPr>
            <w:tcW w:w="1080" w:type="dxa"/>
          </w:tcPr>
          <w:p w14:paraId="122A2211" w14:textId="77777777" w:rsidR="0093061D" w:rsidRPr="00BE068B" w:rsidRDefault="0093061D" w:rsidP="00F71CC4">
            <w:pPr>
              <w:contextualSpacing/>
              <w:jc w:val="center"/>
              <w:rPr>
                <w:rFonts w:ascii="Gill Sans MT" w:hAnsi="Gill Sans MT"/>
              </w:rPr>
            </w:pPr>
          </w:p>
        </w:tc>
        <w:tc>
          <w:tcPr>
            <w:tcW w:w="1800" w:type="dxa"/>
          </w:tcPr>
          <w:p w14:paraId="75698EEF" w14:textId="77777777" w:rsidR="0093061D" w:rsidRPr="00BE068B" w:rsidRDefault="0093061D" w:rsidP="00F71CC4">
            <w:pPr>
              <w:contextualSpacing/>
              <w:jc w:val="center"/>
              <w:rPr>
                <w:rFonts w:ascii="Gill Sans MT" w:hAnsi="Gill Sans MT"/>
              </w:rPr>
            </w:pPr>
          </w:p>
        </w:tc>
      </w:tr>
      <w:tr w:rsidR="0093061D" w:rsidRPr="00BE068B" w14:paraId="6DC571B5" w14:textId="3580EDAB" w:rsidTr="00657266">
        <w:trPr>
          <w:trHeight w:val="20"/>
          <w:jc w:val="center"/>
        </w:trPr>
        <w:tc>
          <w:tcPr>
            <w:tcW w:w="714" w:type="dxa"/>
          </w:tcPr>
          <w:p w14:paraId="424EC6D0" w14:textId="77777777" w:rsidR="0093061D" w:rsidRPr="00BE068B" w:rsidRDefault="0093061D" w:rsidP="00F71CC4">
            <w:pPr>
              <w:contextualSpacing/>
              <w:jc w:val="center"/>
              <w:rPr>
                <w:rFonts w:ascii="Gill Sans MT" w:hAnsi="Gill Sans MT"/>
                <w:b/>
              </w:rPr>
            </w:pPr>
            <w:r w:rsidRPr="00BE068B">
              <w:rPr>
                <w:rFonts w:ascii="Gill Sans MT" w:hAnsi="Gill Sans MT"/>
                <w:b/>
              </w:rPr>
              <w:t>2</w:t>
            </w:r>
          </w:p>
        </w:tc>
        <w:tc>
          <w:tcPr>
            <w:tcW w:w="1081" w:type="dxa"/>
          </w:tcPr>
          <w:p w14:paraId="632DED08" w14:textId="77777777" w:rsidR="0093061D" w:rsidRPr="00BE068B" w:rsidRDefault="0093061D" w:rsidP="00F71CC4">
            <w:pPr>
              <w:contextualSpacing/>
              <w:jc w:val="center"/>
              <w:rPr>
                <w:rFonts w:ascii="Gill Sans MT" w:hAnsi="Gill Sans MT"/>
              </w:rPr>
            </w:pPr>
          </w:p>
        </w:tc>
        <w:tc>
          <w:tcPr>
            <w:tcW w:w="1533" w:type="dxa"/>
          </w:tcPr>
          <w:p w14:paraId="73EB3314" w14:textId="77777777" w:rsidR="0093061D" w:rsidRPr="00BE068B" w:rsidRDefault="0093061D" w:rsidP="00F71CC4">
            <w:pPr>
              <w:contextualSpacing/>
              <w:jc w:val="center"/>
              <w:rPr>
                <w:rFonts w:ascii="Gill Sans MT" w:hAnsi="Gill Sans MT"/>
              </w:rPr>
            </w:pPr>
          </w:p>
        </w:tc>
        <w:tc>
          <w:tcPr>
            <w:tcW w:w="1440" w:type="dxa"/>
          </w:tcPr>
          <w:p w14:paraId="21138B0A" w14:textId="77777777" w:rsidR="0093061D" w:rsidRPr="00BE068B" w:rsidRDefault="0093061D" w:rsidP="00F71CC4">
            <w:pPr>
              <w:contextualSpacing/>
              <w:jc w:val="center"/>
              <w:rPr>
                <w:rFonts w:ascii="Gill Sans MT" w:hAnsi="Gill Sans MT"/>
              </w:rPr>
            </w:pPr>
          </w:p>
        </w:tc>
        <w:tc>
          <w:tcPr>
            <w:tcW w:w="1080" w:type="dxa"/>
          </w:tcPr>
          <w:p w14:paraId="05C9D361" w14:textId="77777777" w:rsidR="0093061D" w:rsidRPr="00BE068B" w:rsidRDefault="0093061D" w:rsidP="00F71CC4">
            <w:pPr>
              <w:contextualSpacing/>
              <w:jc w:val="center"/>
              <w:rPr>
                <w:rFonts w:ascii="Gill Sans MT" w:hAnsi="Gill Sans MT"/>
              </w:rPr>
            </w:pPr>
          </w:p>
        </w:tc>
        <w:tc>
          <w:tcPr>
            <w:tcW w:w="1396" w:type="dxa"/>
          </w:tcPr>
          <w:p w14:paraId="2ABEF46D" w14:textId="77777777" w:rsidR="0093061D" w:rsidRPr="00BE068B" w:rsidRDefault="0093061D" w:rsidP="00F71CC4">
            <w:pPr>
              <w:contextualSpacing/>
              <w:jc w:val="center"/>
              <w:rPr>
                <w:rFonts w:ascii="Gill Sans MT" w:hAnsi="Gill Sans MT"/>
              </w:rPr>
            </w:pPr>
          </w:p>
        </w:tc>
        <w:tc>
          <w:tcPr>
            <w:tcW w:w="1440" w:type="dxa"/>
          </w:tcPr>
          <w:p w14:paraId="7AB3B84F" w14:textId="77777777" w:rsidR="0093061D" w:rsidRPr="00BE068B" w:rsidRDefault="0093061D" w:rsidP="00F71CC4">
            <w:pPr>
              <w:contextualSpacing/>
              <w:jc w:val="center"/>
              <w:rPr>
                <w:rFonts w:ascii="Gill Sans MT" w:hAnsi="Gill Sans MT"/>
              </w:rPr>
            </w:pPr>
          </w:p>
        </w:tc>
        <w:tc>
          <w:tcPr>
            <w:tcW w:w="1080" w:type="dxa"/>
          </w:tcPr>
          <w:p w14:paraId="5BB2B02D" w14:textId="77777777" w:rsidR="0093061D" w:rsidRPr="00BE068B" w:rsidRDefault="0093061D" w:rsidP="00F71CC4">
            <w:pPr>
              <w:contextualSpacing/>
              <w:jc w:val="center"/>
              <w:rPr>
                <w:rFonts w:ascii="Gill Sans MT" w:hAnsi="Gill Sans MT"/>
              </w:rPr>
            </w:pPr>
          </w:p>
        </w:tc>
        <w:tc>
          <w:tcPr>
            <w:tcW w:w="1800" w:type="dxa"/>
          </w:tcPr>
          <w:p w14:paraId="711D8363" w14:textId="77777777" w:rsidR="0093061D" w:rsidRPr="00BE068B" w:rsidRDefault="0093061D" w:rsidP="00F71CC4">
            <w:pPr>
              <w:contextualSpacing/>
              <w:jc w:val="center"/>
              <w:rPr>
                <w:rFonts w:ascii="Gill Sans MT" w:hAnsi="Gill Sans MT"/>
              </w:rPr>
            </w:pPr>
          </w:p>
        </w:tc>
      </w:tr>
      <w:tr w:rsidR="0093061D" w:rsidRPr="00BE068B" w14:paraId="749728A7" w14:textId="4EA02A0A" w:rsidTr="00657266">
        <w:trPr>
          <w:trHeight w:val="20"/>
          <w:jc w:val="center"/>
        </w:trPr>
        <w:tc>
          <w:tcPr>
            <w:tcW w:w="714" w:type="dxa"/>
          </w:tcPr>
          <w:p w14:paraId="4AA8174D" w14:textId="77777777" w:rsidR="0093061D" w:rsidRPr="00BE068B" w:rsidRDefault="0093061D" w:rsidP="00F71CC4">
            <w:pPr>
              <w:contextualSpacing/>
              <w:jc w:val="center"/>
              <w:rPr>
                <w:rFonts w:ascii="Gill Sans MT" w:hAnsi="Gill Sans MT"/>
                <w:b/>
              </w:rPr>
            </w:pPr>
            <w:r w:rsidRPr="00BE068B">
              <w:rPr>
                <w:rFonts w:ascii="Gill Sans MT" w:hAnsi="Gill Sans MT"/>
                <w:b/>
              </w:rPr>
              <w:t>3</w:t>
            </w:r>
          </w:p>
        </w:tc>
        <w:tc>
          <w:tcPr>
            <w:tcW w:w="1081" w:type="dxa"/>
          </w:tcPr>
          <w:p w14:paraId="2D92CA34" w14:textId="77777777" w:rsidR="0093061D" w:rsidRPr="00BE068B" w:rsidRDefault="0093061D" w:rsidP="00F71CC4">
            <w:pPr>
              <w:contextualSpacing/>
              <w:jc w:val="center"/>
              <w:rPr>
                <w:rFonts w:ascii="Gill Sans MT" w:hAnsi="Gill Sans MT"/>
              </w:rPr>
            </w:pPr>
          </w:p>
        </w:tc>
        <w:tc>
          <w:tcPr>
            <w:tcW w:w="1533" w:type="dxa"/>
          </w:tcPr>
          <w:p w14:paraId="7363EF93" w14:textId="77777777" w:rsidR="0093061D" w:rsidRPr="00BE068B" w:rsidRDefault="0093061D" w:rsidP="00F71CC4">
            <w:pPr>
              <w:contextualSpacing/>
              <w:jc w:val="center"/>
              <w:rPr>
                <w:rFonts w:ascii="Gill Sans MT" w:hAnsi="Gill Sans MT"/>
              </w:rPr>
            </w:pPr>
          </w:p>
        </w:tc>
        <w:tc>
          <w:tcPr>
            <w:tcW w:w="1440" w:type="dxa"/>
          </w:tcPr>
          <w:p w14:paraId="5BEACD91" w14:textId="77777777" w:rsidR="0093061D" w:rsidRPr="00BE068B" w:rsidRDefault="0093061D" w:rsidP="00F71CC4">
            <w:pPr>
              <w:contextualSpacing/>
              <w:jc w:val="center"/>
              <w:rPr>
                <w:rFonts w:ascii="Gill Sans MT" w:hAnsi="Gill Sans MT"/>
              </w:rPr>
            </w:pPr>
          </w:p>
        </w:tc>
        <w:tc>
          <w:tcPr>
            <w:tcW w:w="1080" w:type="dxa"/>
          </w:tcPr>
          <w:p w14:paraId="59DD148F" w14:textId="77777777" w:rsidR="0093061D" w:rsidRPr="00BE068B" w:rsidRDefault="0093061D" w:rsidP="00F71CC4">
            <w:pPr>
              <w:contextualSpacing/>
              <w:jc w:val="center"/>
              <w:rPr>
                <w:rFonts w:ascii="Gill Sans MT" w:hAnsi="Gill Sans MT"/>
              </w:rPr>
            </w:pPr>
          </w:p>
        </w:tc>
        <w:tc>
          <w:tcPr>
            <w:tcW w:w="1396" w:type="dxa"/>
          </w:tcPr>
          <w:p w14:paraId="116A8679" w14:textId="77777777" w:rsidR="0093061D" w:rsidRPr="00BE068B" w:rsidRDefault="0093061D" w:rsidP="00F71CC4">
            <w:pPr>
              <w:contextualSpacing/>
              <w:jc w:val="center"/>
              <w:rPr>
                <w:rFonts w:ascii="Gill Sans MT" w:hAnsi="Gill Sans MT"/>
              </w:rPr>
            </w:pPr>
          </w:p>
        </w:tc>
        <w:tc>
          <w:tcPr>
            <w:tcW w:w="1440" w:type="dxa"/>
          </w:tcPr>
          <w:p w14:paraId="3EB57F3D" w14:textId="77777777" w:rsidR="0093061D" w:rsidRPr="00BE068B" w:rsidRDefault="0093061D" w:rsidP="00F71CC4">
            <w:pPr>
              <w:contextualSpacing/>
              <w:jc w:val="center"/>
              <w:rPr>
                <w:rFonts w:ascii="Gill Sans MT" w:hAnsi="Gill Sans MT"/>
              </w:rPr>
            </w:pPr>
          </w:p>
        </w:tc>
        <w:tc>
          <w:tcPr>
            <w:tcW w:w="1080" w:type="dxa"/>
          </w:tcPr>
          <w:p w14:paraId="53DF123D" w14:textId="77777777" w:rsidR="0093061D" w:rsidRPr="00BE068B" w:rsidRDefault="0093061D" w:rsidP="00F71CC4">
            <w:pPr>
              <w:contextualSpacing/>
              <w:jc w:val="center"/>
              <w:rPr>
                <w:rFonts w:ascii="Gill Sans MT" w:hAnsi="Gill Sans MT"/>
              </w:rPr>
            </w:pPr>
          </w:p>
        </w:tc>
        <w:tc>
          <w:tcPr>
            <w:tcW w:w="1800" w:type="dxa"/>
          </w:tcPr>
          <w:p w14:paraId="2FCB8826" w14:textId="77777777" w:rsidR="0093061D" w:rsidRPr="00BE068B" w:rsidRDefault="0093061D" w:rsidP="00F71CC4">
            <w:pPr>
              <w:contextualSpacing/>
              <w:jc w:val="center"/>
              <w:rPr>
                <w:rFonts w:ascii="Gill Sans MT" w:hAnsi="Gill Sans MT"/>
              </w:rPr>
            </w:pPr>
          </w:p>
        </w:tc>
      </w:tr>
      <w:tr w:rsidR="0093061D" w:rsidRPr="00BE068B" w14:paraId="181CC05D" w14:textId="35B30311" w:rsidTr="00657266">
        <w:trPr>
          <w:trHeight w:val="20"/>
          <w:jc w:val="center"/>
        </w:trPr>
        <w:tc>
          <w:tcPr>
            <w:tcW w:w="714" w:type="dxa"/>
          </w:tcPr>
          <w:p w14:paraId="65FF8401" w14:textId="77777777" w:rsidR="0093061D" w:rsidRPr="00BE068B" w:rsidRDefault="0093061D" w:rsidP="00F71CC4">
            <w:pPr>
              <w:contextualSpacing/>
              <w:jc w:val="center"/>
              <w:rPr>
                <w:rFonts w:ascii="Gill Sans MT" w:hAnsi="Gill Sans MT"/>
                <w:b/>
              </w:rPr>
            </w:pPr>
            <w:r w:rsidRPr="00BE068B">
              <w:rPr>
                <w:rFonts w:ascii="Gill Sans MT" w:hAnsi="Gill Sans MT"/>
                <w:b/>
              </w:rPr>
              <w:t>4</w:t>
            </w:r>
          </w:p>
        </w:tc>
        <w:tc>
          <w:tcPr>
            <w:tcW w:w="1081" w:type="dxa"/>
          </w:tcPr>
          <w:p w14:paraId="16780597" w14:textId="77777777" w:rsidR="0093061D" w:rsidRPr="00BE068B" w:rsidRDefault="0093061D" w:rsidP="00F71CC4">
            <w:pPr>
              <w:contextualSpacing/>
              <w:jc w:val="center"/>
              <w:rPr>
                <w:rFonts w:ascii="Gill Sans MT" w:hAnsi="Gill Sans MT"/>
              </w:rPr>
            </w:pPr>
          </w:p>
        </w:tc>
        <w:tc>
          <w:tcPr>
            <w:tcW w:w="1533" w:type="dxa"/>
          </w:tcPr>
          <w:p w14:paraId="157B2290" w14:textId="77777777" w:rsidR="0093061D" w:rsidRPr="00BE068B" w:rsidRDefault="0093061D" w:rsidP="00F71CC4">
            <w:pPr>
              <w:contextualSpacing/>
              <w:jc w:val="center"/>
              <w:rPr>
                <w:rFonts w:ascii="Gill Sans MT" w:hAnsi="Gill Sans MT"/>
              </w:rPr>
            </w:pPr>
          </w:p>
        </w:tc>
        <w:tc>
          <w:tcPr>
            <w:tcW w:w="1440" w:type="dxa"/>
          </w:tcPr>
          <w:p w14:paraId="2FE9A456" w14:textId="77777777" w:rsidR="0093061D" w:rsidRPr="00BE068B" w:rsidRDefault="0093061D" w:rsidP="00F71CC4">
            <w:pPr>
              <w:contextualSpacing/>
              <w:jc w:val="center"/>
              <w:rPr>
                <w:rFonts w:ascii="Gill Sans MT" w:hAnsi="Gill Sans MT"/>
              </w:rPr>
            </w:pPr>
          </w:p>
        </w:tc>
        <w:tc>
          <w:tcPr>
            <w:tcW w:w="1080" w:type="dxa"/>
          </w:tcPr>
          <w:p w14:paraId="31524FA9" w14:textId="77777777" w:rsidR="0093061D" w:rsidRPr="00BE068B" w:rsidRDefault="0093061D" w:rsidP="00F71CC4">
            <w:pPr>
              <w:contextualSpacing/>
              <w:jc w:val="center"/>
              <w:rPr>
                <w:rFonts w:ascii="Gill Sans MT" w:hAnsi="Gill Sans MT"/>
              </w:rPr>
            </w:pPr>
          </w:p>
        </w:tc>
        <w:tc>
          <w:tcPr>
            <w:tcW w:w="1396" w:type="dxa"/>
          </w:tcPr>
          <w:p w14:paraId="3DC6C6C2" w14:textId="77777777" w:rsidR="0093061D" w:rsidRPr="00BE068B" w:rsidRDefault="0093061D" w:rsidP="00F71CC4">
            <w:pPr>
              <w:contextualSpacing/>
              <w:jc w:val="center"/>
              <w:rPr>
                <w:rFonts w:ascii="Gill Sans MT" w:hAnsi="Gill Sans MT"/>
              </w:rPr>
            </w:pPr>
          </w:p>
        </w:tc>
        <w:tc>
          <w:tcPr>
            <w:tcW w:w="1440" w:type="dxa"/>
          </w:tcPr>
          <w:p w14:paraId="0DC3DB71" w14:textId="77777777" w:rsidR="0093061D" w:rsidRPr="00BE068B" w:rsidRDefault="0093061D" w:rsidP="00F71CC4">
            <w:pPr>
              <w:contextualSpacing/>
              <w:jc w:val="center"/>
              <w:rPr>
                <w:rFonts w:ascii="Gill Sans MT" w:hAnsi="Gill Sans MT"/>
              </w:rPr>
            </w:pPr>
          </w:p>
        </w:tc>
        <w:tc>
          <w:tcPr>
            <w:tcW w:w="1080" w:type="dxa"/>
          </w:tcPr>
          <w:p w14:paraId="2DC64529" w14:textId="77777777" w:rsidR="0093061D" w:rsidRPr="00BE068B" w:rsidRDefault="0093061D" w:rsidP="00F71CC4">
            <w:pPr>
              <w:contextualSpacing/>
              <w:jc w:val="center"/>
              <w:rPr>
                <w:rFonts w:ascii="Gill Sans MT" w:hAnsi="Gill Sans MT"/>
              </w:rPr>
            </w:pPr>
          </w:p>
        </w:tc>
        <w:tc>
          <w:tcPr>
            <w:tcW w:w="1800" w:type="dxa"/>
          </w:tcPr>
          <w:p w14:paraId="2A57F7D5" w14:textId="77777777" w:rsidR="0093061D" w:rsidRPr="00BE068B" w:rsidRDefault="0093061D" w:rsidP="00F71CC4">
            <w:pPr>
              <w:contextualSpacing/>
              <w:jc w:val="center"/>
              <w:rPr>
                <w:rFonts w:ascii="Gill Sans MT" w:hAnsi="Gill Sans MT"/>
              </w:rPr>
            </w:pPr>
          </w:p>
        </w:tc>
      </w:tr>
      <w:tr w:rsidR="0093061D" w:rsidRPr="00BE068B" w14:paraId="51AED0BB" w14:textId="72D28754" w:rsidTr="00657266">
        <w:trPr>
          <w:trHeight w:val="20"/>
          <w:jc w:val="center"/>
        </w:trPr>
        <w:tc>
          <w:tcPr>
            <w:tcW w:w="714" w:type="dxa"/>
          </w:tcPr>
          <w:p w14:paraId="220C7997" w14:textId="77777777" w:rsidR="0093061D" w:rsidRPr="00BE068B" w:rsidRDefault="0093061D" w:rsidP="00F71CC4">
            <w:pPr>
              <w:contextualSpacing/>
              <w:jc w:val="center"/>
              <w:rPr>
                <w:rFonts w:ascii="Gill Sans MT" w:hAnsi="Gill Sans MT"/>
                <w:b/>
              </w:rPr>
            </w:pPr>
            <w:r w:rsidRPr="00BE068B">
              <w:rPr>
                <w:rFonts w:ascii="Gill Sans MT" w:hAnsi="Gill Sans MT"/>
                <w:b/>
              </w:rPr>
              <w:t>5</w:t>
            </w:r>
          </w:p>
        </w:tc>
        <w:tc>
          <w:tcPr>
            <w:tcW w:w="1081" w:type="dxa"/>
          </w:tcPr>
          <w:p w14:paraId="53A16C79" w14:textId="77777777" w:rsidR="0093061D" w:rsidRPr="00BE068B" w:rsidRDefault="0093061D" w:rsidP="00F71CC4">
            <w:pPr>
              <w:contextualSpacing/>
              <w:jc w:val="center"/>
              <w:rPr>
                <w:rFonts w:ascii="Gill Sans MT" w:hAnsi="Gill Sans MT"/>
              </w:rPr>
            </w:pPr>
          </w:p>
        </w:tc>
        <w:tc>
          <w:tcPr>
            <w:tcW w:w="1533" w:type="dxa"/>
          </w:tcPr>
          <w:p w14:paraId="72CB36E5" w14:textId="77777777" w:rsidR="0093061D" w:rsidRPr="00BE068B" w:rsidRDefault="0093061D" w:rsidP="00F71CC4">
            <w:pPr>
              <w:contextualSpacing/>
              <w:jc w:val="center"/>
              <w:rPr>
                <w:rFonts w:ascii="Gill Sans MT" w:hAnsi="Gill Sans MT"/>
              </w:rPr>
            </w:pPr>
          </w:p>
        </w:tc>
        <w:tc>
          <w:tcPr>
            <w:tcW w:w="1440" w:type="dxa"/>
          </w:tcPr>
          <w:p w14:paraId="7905E054" w14:textId="77777777" w:rsidR="0093061D" w:rsidRPr="00BE068B" w:rsidRDefault="0093061D" w:rsidP="00F71CC4">
            <w:pPr>
              <w:contextualSpacing/>
              <w:jc w:val="center"/>
              <w:rPr>
                <w:rFonts w:ascii="Gill Sans MT" w:hAnsi="Gill Sans MT"/>
              </w:rPr>
            </w:pPr>
          </w:p>
        </w:tc>
        <w:tc>
          <w:tcPr>
            <w:tcW w:w="1080" w:type="dxa"/>
          </w:tcPr>
          <w:p w14:paraId="717C0181" w14:textId="77777777" w:rsidR="0093061D" w:rsidRPr="00BE068B" w:rsidRDefault="0093061D" w:rsidP="00F71CC4">
            <w:pPr>
              <w:contextualSpacing/>
              <w:jc w:val="center"/>
              <w:rPr>
                <w:rFonts w:ascii="Gill Sans MT" w:hAnsi="Gill Sans MT"/>
              </w:rPr>
            </w:pPr>
          </w:p>
        </w:tc>
        <w:tc>
          <w:tcPr>
            <w:tcW w:w="1396" w:type="dxa"/>
          </w:tcPr>
          <w:p w14:paraId="3D52AFF8" w14:textId="77777777" w:rsidR="0093061D" w:rsidRPr="00BE068B" w:rsidRDefault="0093061D" w:rsidP="00F71CC4">
            <w:pPr>
              <w:contextualSpacing/>
              <w:jc w:val="center"/>
              <w:rPr>
                <w:rFonts w:ascii="Gill Sans MT" w:hAnsi="Gill Sans MT"/>
              </w:rPr>
            </w:pPr>
          </w:p>
        </w:tc>
        <w:tc>
          <w:tcPr>
            <w:tcW w:w="1440" w:type="dxa"/>
          </w:tcPr>
          <w:p w14:paraId="28358B8C" w14:textId="77777777" w:rsidR="0093061D" w:rsidRPr="00BE068B" w:rsidRDefault="0093061D" w:rsidP="00F71CC4">
            <w:pPr>
              <w:contextualSpacing/>
              <w:jc w:val="center"/>
              <w:rPr>
                <w:rFonts w:ascii="Gill Sans MT" w:hAnsi="Gill Sans MT"/>
              </w:rPr>
            </w:pPr>
          </w:p>
        </w:tc>
        <w:tc>
          <w:tcPr>
            <w:tcW w:w="1080" w:type="dxa"/>
          </w:tcPr>
          <w:p w14:paraId="29373428" w14:textId="77777777" w:rsidR="0093061D" w:rsidRPr="00BE068B" w:rsidRDefault="0093061D" w:rsidP="00F71CC4">
            <w:pPr>
              <w:contextualSpacing/>
              <w:jc w:val="center"/>
              <w:rPr>
                <w:rFonts w:ascii="Gill Sans MT" w:hAnsi="Gill Sans MT"/>
              </w:rPr>
            </w:pPr>
          </w:p>
        </w:tc>
        <w:tc>
          <w:tcPr>
            <w:tcW w:w="1800" w:type="dxa"/>
          </w:tcPr>
          <w:p w14:paraId="45D8A225" w14:textId="77777777" w:rsidR="0093061D" w:rsidRPr="00BE068B" w:rsidRDefault="0093061D" w:rsidP="00F71CC4">
            <w:pPr>
              <w:contextualSpacing/>
              <w:jc w:val="center"/>
              <w:rPr>
                <w:rFonts w:ascii="Gill Sans MT" w:hAnsi="Gill Sans MT"/>
              </w:rPr>
            </w:pPr>
          </w:p>
        </w:tc>
      </w:tr>
    </w:tbl>
    <w:p w14:paraId="1B5B2079" w14:textId="77777777" w:rsidR="006A5FEF" w:rsidRPr="00BE068B" w:rsidRDefault="006A5FEF" w:rsidP="001512DD">
      <w:pPr>
        <w:spacing w:after="0" w:line="240" w:lineRule="auto"/>
        <w:contextualSpacing/>
        <w:rPr>
          <w:rFonts w:ascii="Gill Sans MT" w:hAnsi="Gill Sans MT"/>
        </w:rPr>
      </w:pPr>
    </w:p>
    <w:p w14:paraId="55B7AC6B" w14:textId="0244F933" w:rsidR="00F71CC4" w:rsidRPr="00BE068B" w:rsidRDefault="00F71CC4">
      <w:pPr>
        <w:rPr>
          <w:rFonts w:ascii="Gill Sans MT" w:hAnsi="Gill Sans MT"/>
        </w:rPr>
      </w:pPr>
      <w:r w:rsidRPr="00BE068B">
        <w:rPr>
          <w:rFonts w:ascii="Gill Sans MT" w:hAnsi="Gill Sans MT"/>
        </w:rPr>
        <w:br w:type="page"/>
      </w:r>
    </w:p>
    <w:p w14:paraId="700E80C4" w14:textId="70868CAB" w:rsidR="00657266" w:rsidRPr="00BE068B" w:rsidRDefault="00657266" w:rsidP="00657266">
      <w:pPr>
        <w:spacing w:after="0" w:line="240" w:lineRule="auto"/>
        <w:contextualSpacing/>
        <w:rPr>
          <w:rFonts w:ascii="Gill Sans MT" w:hAnsi="Gill Sans MT"/>
          <w:b/>
        </w:rPr>
      </w:pPr>
      <w:r w:rsidRPr="00BE068B">
        <w:rPr>
          <w:rFonts w:ascii="Gill Sans MT" w:hAnsi="Gill Sans MT"/>
          <w:b/>
        </w:rPr>
        <w:lastRenderedPageBreak/>
        <w:t>SECTION D: FOREST CONSERVATION AND RESOURCE VALUATION</w:t>
      </w:r>
    </w:p>
    <w:tbl>
      <w:tblPr>
        <w:tblStyle w:val="TableGrid"/>
        <w:tblW w:w="13567" w:type="dxa"/>
        <w:jc w:val="center"/>
        <w:tblInd w:w="-539" w:type="dxa"/>
        <w:tblLayout w:type="fixed"/>
        <w:tblCellMar>
          <w:left w:w="29" w:type="dxa"/>
          <w:right w:w="29" w:type="dxa"/>
        </w:tblCellMar>
        <w:tblLook w:val="04A0" w:firstRow="1" w:lastRow="0" w:firstColumn="1" w:lastColumn="0" w:noHBand="0" w:noVBand="1"/>
      </w:tblPr>
      <w:tblGrid>
        <w:gridCol w:w="843"/>
        <w:gridCol w:w="917"/>
        <w:gridCol w:w="1514"/>
        <w:gridCol w:w="1080"/>
        <w:gridCol w:w="1530"/>
        <w:gridCol w:w="1170"/>
        <w:gridCol w:w="1440"/>
        <w:gridCol w:w="1890"/>
        <w:gridCol w:w="1080"/>
        <w:gridCol w:w="900"/>
        <w:gridCol w:w="1203"/>
      </w:tblGrid>
      <w:tr w:rsidR="00297833" w:rsidRPr="00BE068B" w14:paraId="381A27E5" w14:textId="77777777" w:rsidTr="00297833">
        <w:trPr>
          <w:trHeight w:val="20"/>
          <w:jc w:val="center"/>
        </w:trPr>
        <w:tc>
          <w:tcPr>
            <w:tcW w:w="843" w:type="dxa"/>
          </w:tcPr>
          <w:p w14:paraId="6A41780B" w14:textId="77777777" w:rsidR="00257924" w:rsidRPr="00BE068B" w:rsidRDefault="00257924" w:rsidP="00F71CC4">
            <w:pPr>
              <w:contextualSpacing/>
              <w:jc w:val="center"/>
              <w:rPr>
                <w:rFonts w:ascii="Gill Sans MT" w:hAnsi="Gill Sans MT"/>
                <w:b/>
              </w:rPr>
            </w:pPr>
          </w:p>
        </w:tc>
        <w:tc>
          <w:tcPr>
            <w:tcW w:w="917" w:type="dxa"/>
          </w:tcPr>
          <w:p w14:paraId="6CA7386D" w14:textId="77777777" w:rsidR="00257924" w:rsidRPr="00BE068B" w:rsidRDefault="00257924" w:rsidP="00657266">
            <w:pPr>
              <w:contextualSpacing/>
              <w:rPr>
                <w:rFonts w:ascii="Gill Sans MT" w:hAnsi="Gill Sans MT"/>
              </w:rPr>
            </w:pPr>
          </w:p>
        </w:tc>
        <w:tc>
          <w:tcPr>
            <w:tcW w:w="1514" w:type="dxa"/>
          </w:tcPr>
          <w:p w14:paraId="662CA628" w14:textId="3A730B3B"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D.19</w:t>
            </w:r>
          </w:p>
        </w:tc>
        <w:tc>
          <w:tcPr>
            <w:tcW w:w="1080" w:type="dxa"/>
          </w:tcPr>
          <w:p w14:paraId="59EF3069" w14:textId="6A829A51"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D.20</w:t>
            </w:r>
          </w:p>
        </w:tc>
        <w:tc>
          <w:tcPr>
            <w:tcW w:w="1530" w:type="dxa"/>
          </w:tcPr>
          <w:p w14:paraId="48210ADB" w14:textId="2F6704F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D.21</w:t>
            </w:r>
          </w:p>
        </w:tc>
        <w:tc>
          <w:tcPr>
            <w:tcW w:w="1170" w:type="dxa"/>
          </w:tcPr>
          <w:p w14:paraId="36AA3DD0" w14:textId="1E376FDF"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D.22</w:t>
            </w:r>
          </w:p>
        </w:tc>
        <w:tc>
          <w:tcPr>
            <w:tcW w:w="1440" w:type="dxa"/>
          </w:tcPr>
          <w:p w14:paraId="3C122EA0" w14:textId="4FCB918E"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D.23</w:t>
            </w:r>
          </w:p>
        </w:tc>
        <w:tc>
          <w:tcPr>
            <w:tcW w:w="1890" w:type="dxa"/>
          </w:tcPr>
          <w:p w14:paraId="209396B4" w14:textId="4F9BE2BB"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D.24</w:t>
            </w:r>
          </w:p>
        </w:tc>
        <w:tc>
          <w:tcPr>
            <w:tcW w:w="1080" w:type="dxa"/>
          </w:tcPr>
          <w:p w14:paraId="5909446A" w14:textId="2A55FA39"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D.25</w:t>
            </w:r>
          </w:p>
        </w:tc>
        <w:tc>
          <w:tcPr>
            <w:tcW w:w="900" w:type="dxa"/>
          </w:tcPr>
          <w:p w14:paraId="6601654C" w14:textId="77777777" w:rsidR="00257924" w:rsidRPr="00BE068B" w:rsidRDefault="00257924" w:rsidP="00657266">
            <w:pPr>
              <w:ind w:left="-26" w:right="60" w:firstLine="26"/>
              <w:contextualSpacing/>
              <w:rPr>
                <w:rFonts w:ascii="Gill Sans MT" w:eastAsia="Calibri" w:hAnsi="Gill Sans MT" w:cs="Arial"/>
              </w:rPr>
            </w:pPr>
          </w:p>
        </w:tc>
        <w:tc>
          <w:tcPr>
            <w:tcW w:w="1203" w:type="dxa"/>
          </w:tcPr>
          <w:p w14:paraId="53928C38" w14:textId="2A3FA09D" w:rsidR="00257924" w:rsidRPr="00BE068B" w:rsidRDefault="00257924" w:rsidP="00657266">
            <w:pPr>
              <w:ind w:left="-26" w:right="60" w:firstLine="26"/>
              <w:contextualSpacing/>
              <w:rPr>
                <w:rFonts w:ascii="Gill Sans MT" w:eastAsia="Calibri" w:hAnsi="Gill Sans MT" w:cs="Arial"/>
              </w:rPr>
            </w:pPr>
            <w:r w:rsidRPr="00BE068B">
              <w:rPr>
                <w:rFonts w:ascii="Gill Sans MT" w:eastAsia="Calibri" w:hAnsi="Gill Sans MT" w:cs="Arial"/>
              </w:rPr>
              <w:t>D.26</w:t>
            </w:r>
          </w:p>
        </w:tc>
      </w:tr>
      <w:tr w:rsidR="00297833" w:rsidRPr="00BE068B" w14:paraId="2C658184" w14:textId="006CBE40" w:rsidTr="00297833">
        <w:trPr>
          <w:trHeight w:val="20"/>
          <w:jc w:val="center"/>
        </w:trPr>
        <w:tc>
          <w:tcPr>
            <w:tcW w:w="843" w:type="dxa"/>
          </w:tcPr>
          <w:p w14:paraId="6F7AE82F" w14:textId="77777777" w:rsidR="00257924" w:rsidRPr="00BE068B" w:rsidRDefault="00257924" w:rsidP="00F71CC4">
            <w:pPr>
              <w:contextualSpacing/>
              <w:jc w:val="center"/>
              <w:rPr>
                <w:rFonts w:ascii="Gill Sans MT" w:hAnsi="Gill Sans MT"/>
                <w:b/>
              </w:rPr>
            </w:pPr>
            <w:r w:rsidRPr="00BE068B">
              <w:rPr>
                <w:rFonts w:ascii="Gill Sans MT" w:hAnsi="Gill Sans MT"/>
                <w:b/>
              </w:rPr>
              <w:t>Forest</w:t>
            </w:r>
          </w:p>
          <w:p w14:paraId="592A4C3B" w14:textId="77777777" w:rsidR="00257924" w:rsidRPr="00BE068B" w:rsidRDefault="00257924" w:rsidP="00F71CC4">
            <w:pPr>
              <w:contextualSpacing/>
              <w:jc w:val="center"/>
              <w:rPr>
                <w:rFonts w:ascii="Gill Sans MT" w:hAnsi="Gill Sans MT"/>
                <w:b/>
              </w:rPr>
            </w:pPr>
            <w:r w:rsidRPr="00BE068B">
              <w:rPr>
                <w:rFonts w:ascii="Gill Sans MT" w:hAnsi="Gill Sans MT"/>
                <w:b/>
              </w:rPr>
              <w:t>code</w:t>
            </w:r>
          </w:p>
        </w:tc>
        <w:tc>
          <w:tcPr>
            <w:tcW w:w="917" w:type="dxa"/>
          </w:tcPr>
          <w:p w14:paraId="46BB68B2" w14:textId="77777777" w:rsidR="00257924" w:rsidRPr="00BE068B" w:rsidRDefault="00257924" w:rsidP="00657266">
            <w:pPr>
              <w:contextualSpacing/>
              <w:rPr>
                <w:rFonts w:ascii="Gill Sans MT" w:hAnsi="Gill Sans MT"/>
              </w:rPr>
            </w:pPr>
            <w:r w:rsidRPr="00BE068B">
              <w:rPr>
                <w:rFonts w:ascii="Gill Sans MT" w:hAnsi="Gill Sans MT"/>
              </w:rPr>
              <w:t>Name of the forest</w:t>
            </w:r>
          </w:p>
        </w:tc>
        <w:tc>
          <w:tcPr>
            <w:tcW w:w="1514" w:type="dxa"/>
          </w:tcPr>
          <w:p w14:paraId="602D966E"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Are there some kinds of animals that you see in this forest that you did not see 5 years ago?</w:t>
            </w:r>
          </w:p>
          <w:p w14:paraId="4FF0EC9A"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0=No</w:t>
            </w:r>
          </w:p>
          <w:p w14:paraId="7CFC39B7" w14:textId="77777777" w:rsidR="00257924" w:rsidRPr="00BE068B" w:rsidRDefault="00257924" w:rsidP="00657266">
            <w:pPr>
              <w:contextualSpacing/>
              <w:rPr>
                <w:rFonts w:ascii="Gill Sans MT" w:eastAsia="Calibri" w:hAnsi="Gill Sans MT" w:cs="Times New Roman"/>
              </w:rPr>
            </w:pPr>
            <w:r w:rsidRPr="00BE068B">
              <w:rPr>
                <w:rFonts w:ascii="Gill Sans MT" w:eastAsia="Calibri" w:hAnsi="Gill Sans MT" w:cs="Times New Roman"/>
              </w:rPr>
              <w:t>1=Yes</w:t>
            </w:r>
          </w:p>
          <w:p w14:paraId="3CD2A1B2" w14:textId="733F2B33" w:rsidR="00257924" w:rsidRPr="00BE068B" w:rsidRDefault="00257924" w:rsidP="00657266">
            <w:pPr>
              <w:contextualSpacing/>
              <w:rPr>
                <w:rFonts w:ascii="Gill Sans MT" w:hAnsi="Gill Sans MT"/>
                <w:i/>
              </w:rPr>
            </w:pPr>
            <w:r w:rsidRPr="00BE068B">
              <w:rPr>
                <w:rFonts w:ascii="Gill Sans MT" w:eastAsia="Calibri" w:hAnsi="Gill Sans MT" w:cs="Times New Roman"/>
                <w:i/>
              </w:rPr>
              <w:t xml:space="preserve">If 0, skip </w:t>
            </w:r>
          </w:p>
        </w:tc>
        <w:tc>
          <w:tcPr>
            <w:tcW w:w="1080" w:type="dxa"/>
          </w:tcPr>
          <w:p w14:paraId="5DF48D8D" w14:textId="327FA313" w:rsidR="00257924" w:rsidRPr="00BE068B" w:rsidRDefault="00257924" w:rsidP="00657266">
            <w:pPr>
              <w:contextualSpacing/>
              <w:rPr>
                <w:rFonts w:ascii="Gill Sans MT" w:hAnsi="Gill Sans MT"/>
              </w:rPr>
            </w:pPr>
            <w:r w:rsidRPr="00BE068B">
              <w:rPr>
                <w:rFonts w:ascii="Gill Sans MT" w:eastAsia="Calibri" w:hAnsi="Gill Sans MT" w:cs="Times New Roman"/>
              </w:rPr>
              <w:t xml:space="preserve">If yes, can you </w:t>
            </w:r>
            <w:commentRangeStart w:id="14"/>
            <w:r w:rsidRPr="00BE068B">
              <w:rPr>
                <w:rFonts w:ascii="Gill Sans MT" w:eastAsia="Calibri" w:hAnsi="Gill Sans MT" w:cs="Times New Roman"/>
              </w:rPr>
              <w:t xml:space="preserve">list </w:t>
            </w:r>
            <w:commentRangeEnd w:id="14"/>
            <w:r w:rsidR="001B0130">
              <w:rPr>
                <w:rStyle w:val="CommentReference"/>
              </w:rPr>
              <w:commentReference w:id="14"/>
            </w:r>
            <w:r w:rsidRPr="00BE068B">
              <w:rPr>
                <w:rFonts w:ascii="Gill Sans MT" w:eastAsia="Calibri" w:hAnsi="Gill Sans MT" w:cs="Times New Roman"/>
              </w:rPr>
              <w:t>these types of animals?</w:t>
            </w:r>
          </w:p>
        </w:tc>
        <w:tc>
          <w:tcPr>
            <w:tcW w:w="1530" w:type="dxa"/>
          </w:tcPr>
          <w:p w14:paraId="4B2DD390" w14:textId="10EFF242" w:rsidR="00257924" w:rsidRPr="00BE068B" w:rsidRDefault="00257924" w:rsidP="00657266">
            <w:pPr>
              <w:contextualSpacing/>
              <w:rPr>
                <w:rFonts w:ascii="Gill Sans MT" w:hAnsi="Gill Sans MT"/>
              </w:rPr>
            </w:pPr>
            <w:r w:rsidRPr="00BE068B">
              <w:rPr>
                <w:rFonts w:ascii="Gill Sans MT" w:eastAsia="Calibri" w:hAnsi="Gill Sans MT" w:cs="Arial"/>
              </w:rPr>
              <w:t>How many km is it from your home to the edge of the forest/wooded area?</w:t>
            </w:r>
          </w:p>
        </w:tc>
        <w:tc>
          <w:tcPr>
            <w:tcW w:w="1170" w:type="dxa"/>
          </w:tcPr>
          <w:p w14:paraId="5C22111B"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How does your HH access this forest?</w:t>
            </w:r>
          </w:p>
          <w:p w14:paraId="208E50A3" w14:textId="77777777" w:rsidR="00257924" w:rsidRPr="00BE068B" w:rsidRDefault="00257924" w:rsidP="00657266">
            <w:pPr>
              <w:contextualSpacing/>
              <w:rPr>
                <w:rFonts w:ascii="Gill Sans MT" w:eastAsia="Calibri" w:hAnsi="Gill Sans MT" w:cs="Arial"/>
              </w:rPr>
            </w:pPr>
          </w:p>
          <w:p w14:paraId="6E41F5A6" w14:textId="77777777" w:rsidR="00257924" w:rsidRPr="00BE068B" w:rsidRDefault="00257924" w:rsidP="00657266">
            <w:pPr>
              <w:contextualSpacing/>
              <w:rPr>
                <w:rFonts w:ascii="Gill Sans MT" w:eastAsia="Calibri" w:hAnsi="Gill Sans MT" w:cs="Arial"/>
              </w:rPr>
            </w:pPr>
            <w:commentRangeStart w:id="15"/>
            <w:r w:rsidRPr="00BE068B">
              <w:rPr>
                <w:rFonts w:ascii="Gill Sans MT" w:eastAsia="Calibri" w:hAnsi="Gill Sans MT" w:cs="Arial"/>
              </w:rPr>
              <w:t>1=Walk</w:t>
            </w:r>
          </w:p>
          <w:p w14:paraId="50174CE1"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2=Bike</w:t>
            </w:r>
          </w:p>
          <w:p w14:paraId="381A0C9C" w14:textId="7208902F" w:rsidR="00257924" w:rsidRPr="00BE068B" w:rsidRDefault="00257924" w:rsidP="00657266">
            <w:pPr>
              <w:contextualSpacing/>
              <w:rPr>
                <w:rFonts w:ascii="Gill Sans MT" w:hAnsi="Gill Sans MT"/>
              </w:rPr>
            </w:pPr>
            <w:r w:rsidRPr="00BE068B">
              <w:rPr>
                <w:rFonts w:ascii="Gill Sans MT" w:eastAsia="Calibri" w:hAnsi="Gill Sans MT" w:cs="Arial"/>
              </w:rPr>
              <w:t>3=Car</w:t>
            </w:r>
            <w:commentRangeEnd w:id="15"/>
            <w:r w:rsidR="00116982">
              <w:rPr>
                <w:rStyle w:val="CommentReference"/>
              </w:rPr>
              <w:commentReference w:id="15"/>
            </w:r>
          </w:p>
        </w:tc>
        <w:tc>
          <w:tcPr>
            <w:tcW w:w="1440" w:type="dxa"/>
          </w:tcPr>
          <w:p w14:paraId="661FF172" w14:textId="0BF847A7" w:rsidR="00257924" w:rsidRPr="00BE068B" w:rsidRDefault="00257924" w:rsidP="00657266">
            <w:pPr>
              <w:contextualSpacing/>
              <w:rPr>
                <w:rFonts w:ascii="Gill Sans MT" w:hAnsi="Gill Sans MT"/>
              </w:rPr>
            </w:pPr>
            <w:r w:rsidRPr="00BE068B">
              <w:rPr>
                <w:rFonts w:ascii="Gill Sans MT" w:eastAsia="Calibri" w:hAnsi="Gill Sans MT" w:cs="Arial"/>
              </w:rPr>
              <w:t>How long (minutes/hours) does it take your HH to access this forest?</w:t>
            </w:r>
          </w:p>
        </w:tc>
        <w:tc>
          <w:tcPr>
            <w:tcW w:w="1890" w:type="dxa"/>
          </w:tcPr>
          <w:p w14:paraId="457FD9AD" w14:textId="77777777" w:rsidR="00257924" w:rsidRPr="00BE068B" w:rsidRDefault="00257924" w:rsidP="00657266">
            <w:pPr>
              <w:contextualSpacing/>
              <w:rPr>
                <w:rFonts w:ascii="Gill Sans MT" w:eastAsia="Calibri" w:hAnsi="Gill Sans MT" w:cs="Arial"/>
              </w:rPr>
            </w:pPr>
            <w:r w:rsidRPr="00BE068B">
              <w:rPr>
                <w:rFonts w:ascii="Gill Sans MT" w:eastAsia="Calibri" w:hAnsi="Gill Sans MT" w:cs="Arial"/>
              </w:rPr>
              <w:t>Have there been any restrictions on your HH’s access to this forest?</w:t>
            </w:r>
          </w:p>
          <w:p w14:paraId="54CEA547" w14:textId="77777777" w:rsidR="00257924" w:rsidRPr="00BE068B" w:rsidRDefault="00257924" w:rsidP="00657266">
            <w:pPr>
              <w:contextualSpacing/>
              <w:rPr>
                <w:rFonts w:ascii="Gill Sans MT" w:eastAsia="Calibri" w:hAnsi="Gill Sans MT" w:cs="Times New Roman"/>
              </w:rPr>
            </w:pPr>
          </w:p>
          <w:p w14:paraId="16A7700F" w14:textId="6F5B2ABF" w:rsidR="00257924" w:rsidRPr="00BE068B" w:rsidRDefault="00257924" w:rsidP="00657266">
            <w:pPr>
              <w:rPr>
                <w:rFonts w:ascii="Gill Sans MT" w:hAnsi="Gill Sans MT"/>
              </w:rPr>
            </w:pPr>
            <w:r w:rsidRPr="00BE068B">
              <w:rPr>
                <w:rFonts w:ascii="Gill Sans MT" w:hAnsi="Gill Sans MT"/>
              </w:rPr>
              <w:t>0=No</w:t>
            </w:r>
          </w:p>
          <w:p w14:paraId="3082AC11" w14:textId="366FD243" w:rsidR="00257924" w:rsidRPr="00BE068B" w:rsidRDefault="00257924" w:rsidP="00657266">
            <w:pPr>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26BFEFF6" w14:textId="0EF9ADB0" w:rsidR="00257924" w:rsidRPr="00BE068B" w:rsidRDefault="00257924" w:rsidP="00657266">
            <w:pPr>
              <w:contextualSpacing/>
              <w:rPr>
                <w:rFonts w:ascii="Gill Sans MT" w:hAnsi="Gill Sans MT"/>
                <w:i/>
              </w:rPr>
            </w:pPr>
            <w:r w:rsidRPr="00BE068B">
              <w:rPr>
                <w:rFonts w:ascii="Gill Sans MT" w:hAnsi="Gill Sans MT"/>
                <w:i/>
              </w:rPr>
              <w:t>If 0, skip to D.27</w:t>
            </w:r>
          </w:p>
        </w:tc>
        <w:tc>
          <w:tcPr>
            <w:tcW w:w="1080" w:type="dxa"/>
          </w:tcPr>
          <w:p w14:paraId="20174391" w14:textId="77777777" w:rsidR="00257924" w:rsidRDefault="00257924" w:rsidP="00657266">
            <w:pPr>
              <w:contextualSpacing/>
              <w:rPr>
                <w:rFonts w:ascii="Gill Sans MT" w:eastAsia="Calibri" w:hAnsi="Gill Sans MT" w:cs="Arial"/>
              </w:rPr>
            </w:pPr>
            <w:r w:rsidRPr="00BE068B">
              <w:rPr>
                <w:rFonts w:ascii="Gill Sans MT" w:eastAsia="Calibri" w:hAnsi="Gill Sans MT" w:cs="Arial"/>
              </w:rPr>
              <w:t xml:space="preserve">By </w:t>
            </w:r>
            <w:commentRangeStart w:id="16"/>
            <w:r w:rsidRPr="00BE068B">
              <w:rPr>
                <w:rFonts w:ascii="Gill Sans MT" w:eastAsia="Calibri" w:hAnsi="Gill Sans MT" w:cs="Arial"/>
              </w:rPr>
              <w:t>whom</w:t>
            </w:r>
            <w:commentRangeEnd w:id="16"/>
            <w:r w:rsidR="001B0130">
              <w:rPr>
                <w:rStyle w:val="CommentReference"/>
              </w:rPr>
              <w:commentReference w:id="16"/>
            </w:r>
            <w:r w:rsidRPr="00BE068B">
              <w:rPr>
                <w:rFonts w:ascii="Gill Sans MT" w:eastAsia="Calibri" w:hAnsi="Gill Sans MT" w:cs="Arial"/>
              </w:rPr>
              <w:t>?</w:t>
            </w:r>
          </w:p>
          <w:p w14:paraId="3787CBBF" w14:textId="77777777" w:rsidR="00257924" w:rsidRDefault="00257924" w:rsidP="00657266">
            <w:pPr>
              <w:contextualSpacing/>
              <w:rPr>
                <w:rFonts w:ascii="Gill Sans MT" w:eastAsia="Calibri" w:hAnsi="Gill Sans MT" w:cs="Arial"/>
              </w:rPr>
            </w:pPr>
          </w:p>
          <w:p w14:paraId="6F5A8521" w14:textId="666344F9" w:rsidR="00257924" w:rsidRPr="00BE068B" w:rsidRDefault="00257924" w:rsidP="00657266">
            <w:pPr>
              <w:contextualSpacing/>
              <w:rPr>
                <w:rFonts w:ascii="Gill Sans MT" w:eastAsia="Calibri" w:hAnsi="Gill Sans MT" w:cs="Arial"/>
              </w:rPr>
            </w:pPr>
          </w:p>
        </w:tc>
        <w:tc>
          <w:tcPr>
            <w:tcW w:w="900" w:type="dxa"/>
          </w:tcPr>
          <w:p w14:paraId="0B0FE4FD" w14:textId="0318E25C" w:rsidR="00257924" w:rsidRPr="00BE068B" w:rsidRDefault="00257924" w:rsidP="00657266">
            <w:pPr>
              <w:ind w:left="-26" w:right="60" w:firstLine="26"/>
              <w:contextualSpacing/>
              <w:rPr>
                <w:rFonts w:ascii="Gill Sans MT" w:eastAsia="Calibri" w:hAnsi="Gill Sans MT" w:cs="Arial"/>
              </w:rPr>
            </w:pPr>
            <w:r w:rsidRPr="00BE068B">
              <w:rPr>
                <w:rFonts w:ascii="Gill Sans MT" w:eastAsia="Calibri" w:hAnsi="Gill Sans MT" w:cs="Arial"/>
              </w:rPr>
              <w:t xml:space="preserve">For what </w:t>
            </w:r>
            <w:commentRangeStart w:id="17"/>
            <w:r w:rsidRPr="00BE068B">
              <w:rPr>
                <w:rFonts w:ascii="Gill Sans MT" w:eastAsia="Calibri" w:hAnsi="Gill Sans MT" w:cs="Arial"/>
              </w:rPr>
              <w:t>reason</w:t>
            </w:r>
            <w:commentRangeEnd w:id="17"/>
            <w:r w:rsidR="001B0130">
              <w:rPr>
                <w:rStyle w:val="CommentReference"/>
              </w:rPr>
              <w:commentReference w:id="17"/>
            </w:r>
            <w:r w:rsidRPr="00BE068B">
              <w:rPr>
                <w:rFonts w:ascii="Gill Sans MT" w:eastAsia="Calibri" w:hAnsi="Gill Sans MT" w:cs="Arial"/>
              </w:rPr>
              <w:t xml:space="preserve">? </w:t>
            </w:r>
            <w:ins w:id="18" w:author="McGee, Heather" w:date="2014-09-10T13:50:00Z">
              <w:r w:rsidRPr="00BE068B">
                <w:rPr>
                  <w:rFonts w:ascii="Gill Sans MT" w:eastAsia="Calibri" w:hAnsi="Gill Sans MT" w:cs="Arial"/>
                </w:rPr>
                <w:t xml:space="preserve"> </w:t>
              </w:r>
            </w:ins>
          </w:p>
        </w:tc>
        <w:tc>
          <w:tcPr>
            <w:tcW w:w="1203" w:type="dxa"/>
          </w:tcPr>
          <w:p w14:paraId="66CB525F" w14:textId="0959F574" w:rsidR="00257924" w:rsidRPr="00BE068B" w:rsidRDefault="00257924" w:rsidP="00657266">
            <w:pPr>
              <w:ind w:left="-26" w:right="60" w:firstLine="26"/>
              <w:contextualSpacing/>
              <w:rPr>
                <w:rFonts w:ascii="Gill Sans MT" w:eastAsia="Calibri" w:hAnsi="Gill Sans MT" w:cs="Arial"/>
              </w:rPr>
            </w:pPr>
            <w:r>
              <w:rPr>
                <w:rFonts w:ascii="Gill Sans MT" w:hAnsi="Gill Sans MT"/>
                <w:sz w:val="20"/>
                <w:szCs w:val="20"/>
              </w:rPr>
              <w:t>If yes, h</w:t>
            </w:r>
            <w:r w:rsidRPr="00BE068B">
              <w:rPr>
                <w:rFonts w:ascii="Gill Sans MT" w:hAnsi="Gill Sans MT"/>
                <w:sz w:val="20"/>
                <w:szCs w:val="20"/>
              </w:rPr>
              <w:t xml:space="preserve">as your HH compensated by </w:t>
            </w:r>
            <w:ins w:id="19" w:author="Stephanie Fenner" w:date="2014-11-04T15:00:00Z">
              <w:r w:rsidRPr="00BE068B">
                <w:rPr>
                  <w:rFonts w:ascii="Gill Sans MT" w:hAnsi="Gill Sans MT"/>
                  <w:sz w:val="20"/>
                  <w:szCs w:val="20"/>
                </w:rPr>
                <w:t xml:space="preserve"> </w:t>
              </w:r>
            </w:ins>
            <w:r w:rsidRPr="00BE068B">
              <w:rPr>
                <w:rFonts w:ascii="Gill Sans MT" w:hAnsi="Gill Sans MT"/>
                <w:sz w:val="20"/>
                <w:szCs w:val="20"/>
              </w:rPr>
              <w:t xml:space="preserve">harvesting forest </w:t>
            </w:r>
            <w:r w:rsidRPr="00BE068B">
              <w:rPr>
                <w:rFonts w:ascii="Gill Sans MT" w:hAnsi="Gill Sans MT" w:cs="TimesNewRomanPSMT"/>
                <w:sz w:val="20"/>
                <w:szCs w:val="20"/>
              </w:rPr>
              <w:t>products from other communal or government forests?</w:t>
            </w:r>
          </w:p>
        </w:tc>
      </w:tr>
      <w:tr w:rsidR="00297833" w:rsidRPr="00BE068B" w14:paraId="3852333C" w14:textId="2123FE66" w:rsidTr="00297833">
        <w:trPr>
          <w:trHeight w:val="20"/>
          <w:jc w:val="center"/>
        </w:trPr>
        <w:tc>
          <w:tcPr>
            <w:tcW w:w="843" w:type="dxa"/>
          </w:tcPr>
          <w:p w14:paraId="4D2673ED" w14:textId="68B1A656" w:rsidR="00257924" w:rsidRPr="00BE068B" w:rsidRDefault="00257924" w:rsidP="00F71CC4">
            <w:pPr>
              <w:contextualSpacing/>
              <w:jc w:val="center"/>
              <w:rPr>
                <w:rFonts w:ascii="Gill Sans MT" w:hAnsi="Gill Sans MT"/>
                <w:b/>
              </w:rPr>
            </w:pPr>
          </w:p>
        </w:tc>
        <w:tc>
          <w:tcPr>
            <w:tcW w:w="917" w:type="dxa"/>
          </w:tcPr>
          <w:p w14:paraId="573A362B" w14:textId="77777777" w:rsidR="00257924" w:rsidRPr="00BE068B" w:rsidRDefault="00257924" w:rsidP="00F71CC4">
            <w:pPr>
              <w:contextualSpacing/>
              <w:jc w:val="center"/>
              <w:rPr>
                <w:rFonts w:ascii="Gill Sans MT" w:hAnsi="Gill Sans MT"/>
              </w:rPr>
            </w:pPr>
          </w:p>
        </w:tc>
        <w:tc>
          <w:tcPr>
            <w:tcW w:w="1514" w:type="dxa"/>
          </w:tcPr>
          <w:p w14:paraId="1F8B8300" w14:textId="77777777" w:rsidR="00257924" w:rsidRPr="00BE068B" w:rsidRDefault="00257924" w:rsidP="00F71CC4">
            <w:pPr>
              <w:contextualSpacing/>
              <w:jc w:val="center"/>
              <w:rPr>
                <w:rFonts w:ascii="Gill Sans MT" w:hAnsi="Gill Sans MT"/>
              </w:rPr>
            </w:pPr>
          </w:p>
        </w:tc>
        <w:tc>
          <w:tcPr>
            <w:tcW w:w="1080" w:type="dxa"/>
          </w:tcPr>
          <w:p w14:paraId="462D6560" w14:textId="77777777" w:rsidR="00257924" w:rsidRPr="00BE068B" w:rsidRDefault="00257924" w:rsidP="00F71CC4">
            <w:pPr>
              <w:contextualSpacing/>
              <w:jc w:val="center"/>
              <w:rPr>
                <w:rFonts w:ascii="Gill Sans MT" w:hAnsi="Gill Sans MT"/>
              </w:rPr>
            </w:pPr>
          </w:p>
        </w:tc>
        <w:tc>
          <w:tcPr>
            <w:tcW w:w="1530" w:type="dxa"/>
          </w:tcPr>
          <w:p w14:paraId="5696ED90" w14:textId="77777777" w:rsidR="00257924" w:rsidRPr="00BE068B" w:rsidRDefault="00257924" w:rsidP="00F71CC4">
            <w:pPr>
              <w:contextualSpacing/>
              <w:jc w:val="center"/>
              <w:rPr>
                <w:rFonts w:ascii="Gill Sans MT" w:hAnsi="Gill Sans MT"/>
              </w:rPr>
            </w:pPr>
          </w:p>
        </w:tc>
        <w:tc>
          <w:tcPr>
            <w:tcW w:w="1170" w:type="dxa"/>
          </w:tcPr>
          <w:p w14:paraId="77249768" w14:textId="77777777" w:rsidR="00257924" w:rsidRPr="00BE068B" w:rsidRDefault="00257924" w:rsidP="00F71CC4">
            <w:pPr>
              <w:contextualSpacing/>
              <w:jc w:val="center"/>
              <w:rPr>
                <w:rFonts w:ascii="Gill Sans MT" w:hAnsi="Gill Sans MT"/>
              </w:rPr>
            </w:pPr>
          </w:p>
        </w:tc>
        <w:tc>
          <w:tcPr>
            <w:tcW w:w="1440" w:type="dxa"/>
          </w:tcPr>
          <w:p w14:paraId="51D178C6" w14:textId="77777777" w:rsidR="00257924" w:rsidRPr="00BE068B" w:rsidRDefault="00257924" w:rsidP="00657266">
            <w:pPr>
              <w:ind w:left="-95" w:firstLine="95"/>
              <w:contextualSpacing/>
              <w:jc w:val="center"/>
              <w:rPr>
                <w:rFonts w:ascii="Gill Sans MT" w:hAnsi="Gill Sans MT"/>
              </w:rPr>
            </w:pPr>
          </w:p>
        </w:tc>
        <w:tc>
          <w:tcPr>
            <w:tcW w:w="1890" w:type="dxa"/>
          </w:tcPr>
          <w:p w14:paraId="6C1337D7" w14:textId="77777777" w:rsidR="00257924" w:rsidRPr="00BE068B" w:rsidRDefault="00257924" w:rsidP="00F71CC4">
            <w:pPr>
              <w:contextualSpacing/>
              <w:jc w:val="center"/>
              <w:rPr>
                <w:rFonts w:ascii="Gill Sans MT" w:hAnsi="Gill Sans MT"/>
              </w:rPr>
            </w:pPr>
          </w:p>
        </w:tc>
        <w:tc>
          <w:tcPr>
            <w:tcW w:w="1080" w:type="dxa"/>
          </w:tcPr>
          <w:p w14:paraId="149B0513" w14:textId="77777777" w:rsidR="00257924" w:rsidRPr="00BE068B" w:rsidRDefault="00257924" w:rsidP="00F71CC4">
            <w:pPr>
              <w:contextualSpacing/>
              <w:jc w:val="center"/>
              <w:rPr>
                <w:rFonts w:ascii="Gill Sans MT" w:hAnsi="Gill Sans MT"/>
              </w:rPr>
            </w:pPr>
          </w:p>
        </w:tc>
        <w:tc>
          <w:tcPr>
            <w:tcW w:w="900" w:type="dxa"/>
          </w:tcPr>
          <w:p w14:paraId="07330DC9" w14:textId="77777777" w:rsidR="00257924" w:rsidRPr="00BE068B" w:rsidRDefault="00257924" w:rsidP="00F71CC4">
            <w:pPr>
              <w:contextualSpacing/>
              <w:jc w:val="center"/>
              <w:rPr>
                <w:rFonts w:ascii="Gill Sans MT" w:hAnsi="Gill Sans MT"/>
              </w:rPr>
            </w:pPr>
          </w:p>
        </w:tc>
        <w:tc>
          <w:tcPr>
            <w:tcW w:w="1203" w:type="dxa"/>
          </w:tcPr>
          <w:p w14:paraId="7CE365F8" w14:textId="7BD0755B" w:rsidR="00257924" w:rsidRPr="00BE068B" w:rsidRDefault="00257924" w:rsidP="00F71CC4">
            <w:pPr>
              <w:contextualSpacing/>
              <w:jc w:val="center"/>
              <w:rPr>
                <w:rFonts w:ascii="Gill Sans MT" w:hAnsi="Gill Sans MT"/>
              </w:rPr>
            </w:pPr>
          </w:p>
        </w:tc>
      </w:tr>
      <w:tr w:rsidR="00297833" w:rsidRPr="00BE068B" w14:paraId="326D4B77" w14:textId="3ACBCFE8" w:rsidTr="00297833">
        <w:trPr>
          <w:trHeight w:val="20"/>
          <w:jc w:val="center"/>
        </w:trPr>
        <w:tc>
          <w:tcPr>
            <w:tcW w:w="843" w:type="dxa"/>
          </w:tcPr>
          <w:p w14:paraId="44844FA6" w14:textId="77777777" w:rsidR="00257924" w:rsidRPr="00BE068B" w:rsidRDefault="00257924" w:rsidP="00F71CC4">
            <w:pPr>
              <w:contextualSpacing/>
              <w:jc w:val="center"/>
              <w:rPr>
                <w:rFonts w:ascii="Gill Sans MT" w:hAnsi="Gill Sans MT"/>
                <w:b/>
              </w:rPr>
            </w:pPr>
            <w:r w:rsidRPr="00BE068B">
              <w:rPr>
                <w:rFonts w:ascii="Gill Sans MT" w:hAnsi="Gill Sans MT"/>
                <w:b/>
              </w:rPr>
              <w:t>1</w:t>
            </w:r>
          </w:p>
        </w:tc>
        <w:tc>
          <w:tcPr>
            <w:tcW w:w="917" w:type="dxa"/>
          </w:tcPr>
          <w:p w14:paraId="22F07EC1" w14:textId="77777777" w:rsidR="00257924" w:rsidRPr="00BE068B" w:rsidRDefault="00257924" w:rsidP="00F71CC4">
            <w:pPr>
              <w:contextualSpacing/>
              <w:jc w:val="center"/>
              <w:rPr>
                <w:rFonts w:ascii="Gill Sans MT" w:hAnsi="Gill Sans MT"/>
              </w:rPr>
            </w:pPr>
          </w:p>
        </w:tc>
        <w:tc>
          <w:tcPr>
            <w:tcW w:w="1514" w:type="dxa"/>
          </w:tcPr>
          <w:p w14:paraId="12B0E4FA" w14:textId="77777777" w:rsidR="00257924" w:rsidRPr="00BE068B" w:rsidRDefault="00257924" w:rsidP="00F71CC4">
            <w:pPr>
              <w:contextualSpacing/>
              <w:jc w:val="center"/>
              <w:rPr>
                <w:rFonts w:ascii="Gill Sans MT" w:hAnsi="Gill Sans MT"/>
              </w:rPr>
            </w:pPr>
          </w:p>
        </w:tc>
        <w:tc>
          <w:tcPr>
            <w:tcW w:w="1080" w:type="dxa"/>
          </w:tcPr>
          <w:p w14:paraId="274D009F" w14:textId="77777777" w:rsidR="00257924" w:rsidRPr="00BE068B" w:rsidRDefault="00257924" w:rsidP="00F71CC4">
            <w:pPr>
              <w:contextualSpacing/>
              <w:jc w:val="center"/>
              <w:rPr>
                <w:rFonts w:ascii="Gill Sans MT" w:hAnsi="Gill Sans MT"/>
              </w:rPr>
            </w:pPr>
          </w:p>
        </w:tc>
        <w:tc>
          <w:tcPr>
            <w:tcW w:w="1530" w:type="dxa"/>
          </w:tcPr>
          <w:p w14:paraId="501D9745" w14:textId="77777777" w:rsidR="00257924" w:rsidRPr="00BE068B" w:rsidRDefault="00257924" w:rsidP="00F71CC4">
            <w:pPr>
              <w:contextualSpacing/>
              <w:jc w:val="center"/>
              <w:rPr>
                <w:rFonts w:ascii="Gill Sans MT" w:hAnsi="Gill Sans MT"/>
              </w:rPr>
            </w:pPr>
          </w:p>
        </w:tc>
        <w:tc>
          <w:tcPr>
            <w:tcW w:w="1170" w:type="dxa"/>
          </w:tcPr>
          <w:p w14:paraId="1A412529" w14:textId="77777777" w:rsidR="00257924" w:rsidRPr="00BE068B" w:rsidRDefault="00257924" w:rsidP="00F71CC4">
            <w:pPr>
              <w:contextualSpacing/>
              <w:jc w:val="center"/>
              <w:rPr>
                <w:rFonts w:ascii="Gill Sans MT" w:hAnsi="Gill Sans MT"/>
              </w:rPr>
            </w:pPr>
          </w:p>
        </w:tc>
        <w:tc>
          <w:tcPr>
            <w:tcW w:w="1440" w:type="dxa"/>
          </w:tcPr>
          <w:p w14:paraId="503B495F" w14:textId="77777777" w:rsidR="00257924" w:rsidRPr="00BE068B" w:rsidRDefault="00257924" w:rsidP="00F71CC4">
            <w:pPr>
              <w:contextualSpacing/>
              <w:jc w:val="center"/>
              <w:rPr>
                <w:rFonts w:ascii="Gill Sans MT" w:hAnsi="Gill Sans MT"/>
              </w:rPr>
            </w:pPr>
          </w:p>
        </w:tc>
        <w:tc>
          <w:tcPr>
            <w:tcW w:w="1890" w:type="dxa"/>
          </w:tcPr>
          <w:p w14:paraId="0D7A9330" w14:textId="77777777" w:rsidR="00257924" w:rsidRPr="00BE068B" w:rsidRDefault="00257924" w:rsidP="00F71CC4">
            <w:pPr>
              <w:contextualSpacing/>
              <w:jc w:val="center"/>
              <w:rPr>
                <w:rFonts w:ascii="Gill Sans MT" w:hAnsi="Gill Sans MT"/>
              </w:rPr>
            </w:pPr>
          </w:p>
        </w:tc>
        <w:tc>
          <w:tcPr>
            <w:tcW w:w="1080" w:type="dxa"/>
          </w:tcPr>
          <w:p w14:paraId="1C300A0C" w14:textId="77777777" w:rsidR="00257924" w:rsidRPr="00BE068B" w:rsidRDefault="00257924" w:rsidP="00F71CC4">
            <w:pPr>
              <w:contextualSpacing/>
              <w:jc w:val="center"/>
              <w:rPr>
                <w:rFonts w:ascii="Gill Sans MT" w:hAnsi="Gill Sans MT"/>
              </w:rPr>
            </w:pPr>
          </w:p>
        </w:tc>
        <w:tc>
          <w:tcPr>
            <w:tcW w:w="900" w:type="dxa"/>
          </w:tcPr>
          <w:p w14:paraId="613D4526" w14:textId="77777777" w:rsidR="00257924" w:rsidRPr="00BE068B" w:rsidRDefault="00257924" w:rsidP="00F71CC4">
            <w:pPr>
              <w:contextualSpacing/>
              <w:jc w:val="center"/>
              <w:rPr>
                <w:rFonts w:ascii="Gill Sans MT" w:hAnsi="Gill Sans MT"/>
              </w:rPr>
            </w:pPr>
          </w:p>
        </w:tc>
        <w:tc>
          <w:tcPr>
            <w:tcW w:w="1203" w:type="dxa"/>
          </w:tcPr>
          <w:p w14:paraId="37F3D804" w14:textId="4CA496E2" w:rsidR="00257924" w:rsidRPr="00BE068B" w:rsidRDefault="00257924" w:rsidP="00F71CC4">
            <w:pPr>
              <w:contextualSpacing/>
              <w:jc w:val="center"/>
              <w:rPr>
                <w:rFonts w:ascii="Gill Sans MT" w:hAnsi="Gill Sans MT"/>
              </w:rPr>
            </w:pPr>
          </w:p>
        </w:tc>
      </w:tr>
      <w:tr w:rsidR="00297833" w:rsidRPr="00BE068B" w14:paraId="6F45C2AC" w14:textId="20B2D80A" w:rsidTr="00297833">
        <w:trPr>
          <w:trHeight w:val="20"/>
          <w:jc w:val="center"/>
        </w:trPr>
        <w:tc>
          <w:tcPr>
            <w:tcW w:w="843" w:type="dxa"/>
          </w:tcPr>
          <w:p w14:paraId="25F4E275" w14:textId="77777777" w:rsidR="00257924" w:rsidRPr="00BE068B" w:rsidRDefault="00257924" w:rsidP="00F71CC4">
            <w:pPr>
              <w:contextualSpacing/>
              <w:jc w:val="center"/>
              <w:rPr>
                <w:rFonts w:ascii="Gill Sans MT" w:hAnsi="Gill Sans MT"/>
                <w:b/>
              </w:rPr>
            </w:pPr>
            <w:r w:rsidRPr="00BE068B">
              <w:rPr>
                <w:rFonts w:ascii="Gill Sans MT" w:hAnsi="Gill Sans MT"/>
                <w:b/>
              </w:rPr>
              <w:t>2</w:t>
            </w:r>
          </w:p>
        </w:tc>
        <w:tc>
          <w:tcPr>
            <w:tcW w:w="917" w:type="dxa"/>
          </w:tcPr>
          <w:p w14:paraId="3EA06E42" w14:textId="77777777" w:rsidR="00257924" w:rsidRPr="00BE068B" w:rsidRDefault="00257924" w:rsidP="00F71CC4">
            <w:pPr>
              <w:contextualSpacing/>
              <w:jc w:val="center"/>
              <w:rPr>
                <w:rFonts w:ascii="Gill Sans MT" w:hAnsi="Gill Sans MT"/>
              </w:rPr>
            </w:pPr>
          </w:p>
        </w:tc>
        <w:tc>
          <w:tcPr>
            <w:tcW w:w="1514" w:type="dxa"/>
          </w:tcPr>
          <w:p w14:paraId="20F18333" w14:textId="77777777" w:rsidR="00257924" w:rsidRPr="00BE068B" w:rsidRDefault="00257924" w:rsidP="00F71CC4">
            <w:pPr>
              <w:contextualSpacing/>
              <w:jc w:val="center"/>
              <w:rPr>
                <w:rFonts w:ascii="Gill Sans MT" w:hAnsi="Gill Sans MT"/>
              </w:rPr>
            </w:pPr>
          </w:p>
        </w:tc>
        <w:tc>
          <w:tcPr>
            <w:tcW w:w="1080" w:type="dxa"/>
          </w:tcPr>
          <w:p w14:paraId="6C43112B" w14:textId="77777777" w:rsidR="00257924" w:rsidRPr="00BE068B" w:rsidRDefault="00257924" w:rsidP="00F71CC4">
            <w:pPr>
              <w:contextualSpacing/>
              <w:jc w:val="center"/>
              <w:rPr>
                <w:rFonts w:ascii="Gill Sans MT" w:hAnsi="Gill Sans MT"/>
              </w:rPr>
            </w:pPr>
          </w:p>
        </w:tc>
        <w:tc>
          <w:tcPr>
            <w:tcW w:w="1530" w:type="dxa"/>
          </w:tcPr>
          <w:p w14:paraId="63F69010" w14:textId="77777777" w:rsidR="00257924" w:rsidRPr="00BE068B" w:rsidRDefault="00257924" w:rsidP="00F71CC4">
            <w:pPr>
              <w:contextualSpacing/>
              <w:jc w:val="center"/>
              <w:rPr>
                <w:rFonts w:ascii="Gill Sans MT" w:hAnsi="Gill Sans MT"/>
              </w:rPr>
            </w:pPr>
          </w:p>
        </w:tc>
        <w:tc>
          <w:tcPr>
            <w:tcW w:w="1170" w:type="dxa"/>
          </w:tcPr>
          <w:p w14:paraId="05018FF5" w14:textId="77777777" w:rsidR="00257924" w:rsidRPr="00BE068B" w:rsidRDefault="00257924" w:rsidP="00F71CC4">
            <w:pPr>
              <w:contextualSpacing/>
              <w:jc w:val="center"/>
              <w:rPr>
                <w:rFonts w:ascii="Gill Sans MT" w:hAnsi="Gill Sans MT"/>
              </w:rPr>
            </w:pPr>
          </w:p>
        </w:tc>
        <w:tc>
          <w:tcPr>
            <w:tcW w:w="1440" w:type="dxa"/>
          </w:tcPr>
          <w:p w14:paraId="27FC4AD3" w14:textId="77777777" w:rsidR="00257924" w:rsidRPr="00BE068B" w:rsidRDefault="00257924" w:rsidP="00F71CC4">
            <w:pPr>
              <w:contextualSpacing/>
              <w:jc w:val="center"/>
              <w:rPr>
                <w:rFonts w:ascii="Gill Sans MT" w:hAnsi="Gill Sans MT"/>
              </w:rPr>
            </w:pPr>
          </w:p>
        </w:tc>
        <w:tc>
          <w:tcPr>
            <w:tcW w:w="1890" w:type="dxa"/>
          </w:tcPr>
          <w:p w14:paraId="14CF498F" w14:textId="77777777" w:rsidR="00257924" w:rsidRPr="00BE068B" w:rsidRDefault="00257924" w:rsidP="00F71CC4">
            <w:pPr>
              <w:contextualSpacing/>
              <w:jc w:val="center"/>
              <w:rPr>
                <w:rFonts w:ascii="Gill Sans MT" w:hAnsi="Gill Sans MT"/>
              </w:rPr>
            </w:pPr>
          </w:p>
        </w:tc>
        <w:tc>
          <w:tcPr>
            <w:tcW w:w="1080" w:type="dxa"/>
          </w:tcPr>
          <w:p w14:paraId="284A7F0D" w14:textId="77777777" w:rsidR="00257924" w:rsidRPr="00BE068B" w:rsidRDefault="00257924" w:rsidP="00F71CC4">
            <w:pPr>
              <w:contextualSpacing/>
              <w:jc w:val="center"/>
              <w:rPr>
                <w:rFonts w:ascii="Gill Sans MT" w:hAnsi="Gill Sans MT"/>
              </w:rPr>
            </w:pPr>
          </w:p>
        </w:tc>
        <w:tc>
          <w:tcPr>
            <w:tcW w:w="900" w:type="dxa"/>
          </w:tcPr>
          <w:p w14:paraId="455BCBE7" w14:textId="77777777" w:rsidR="00257924" w:rsidRPr="00BE068B" w:rsidRDefault="00257924" w:rsidP="00F71CC4">
            <w:pPr>
              <w:contextualSpacing/>
              <w:jc w:val="center"/>
              <w:rPr>
                <w:rFonts w:ascii="Gill Sans MT" w:hAnsi="Gill Sans MT"/>
              </w:rPr>
            </w:pPr>
          </w:p>
        </w:tc>
        <w:tc>
          <w:tcPr>
            <w:tcW w:w="1203" w:type="dxa"/>
          </w:tcPr>
          <w:p w14:paraId="0816AF29" w14:textId="0692B5F9" w:rsidR="00257924" w:rsidRPr="00BE068B" w:rsidRDefault="00257924" w:rsidP="00F71CC4">
            <w:pPr>
              <w:contextualSpacing/>
              <w:jc w:val="center"/>
              <w:rPr>
                <w:rFonts w:ascii="Gill Sans MT" w:hAnsi="Gill Sans MT"/>
              </w:rPr>
            </w:pPr>
          </w:p>
        </w:tc>
      </w:tr>
      <w:tr w:rsidR="00297833" w:rsidRPr="00BE068B" w14:paraId="549DA057" w14:textId="694A5BDC" w:rsidTr="00297833">
        <w:trPr>
          <w:trHeight w:val="20"/>
          <w:jc w:val="center"/>
        </w:trPr>
        <w:tc>
          <w:tcPr>
            <w:tcW w:w="843" w:type="dxa"/>
          </w:tcPr>
          <w:p w14:paraId="624A2483" w14:textId="77777777" w:rsidR="00257924" w:rsidRPr="00BE068B" w:rsidRDefault="00257924" w:rsidP="00F71CC4">
            <w:pPr>
              <w:contextualSpacing/>
              <w:jc w:val="center"/>
              <w:rPr>
                <w:rFonts w:ascii="Gill Sans MT" w:hAnsi="Gill Sans MT"/>
                <w:b/>
              </w:rPr>
            </w:pPr>
            <w:r w:rsidRPr="00BE068B">
              <w:rPr>
                <w:rFonts w:ascii="Gill Sans MT" w:hAnsi="Gill Sans MT"/>
                <w:b/>
              </w:rPr>
              <w:t>3</w:t>
            </w:r>
          </w:p>
        </w:tc>
        <w:tc>
          <w:tcPr>
            <w:tcW w:w="917" w:type="dxa"/>
          </w:tcPr>
          <w:p w14:paraId="5167A24F" w14:textId="77777777" w:rsidR="00257924" w:rsidRPr="00BE068B" w:rsidRDefault="00257924" w:rsidP="00F71CC4">
            <w:pPr>
              <w:contextualSpacing/>
              <w:jc w:val="center"/>
              <w:rPr>
                <w:rFonts w:ascii="Gill Sans MT" w:hAnsi="Gill Sans MT"/>
              </w:rPr>
            </w:pPr>
          </w:p>
        </w:tc>
        <w:tc>
          <w:tcPr>
            <w:tcW w:w="1514" w:type="dxa"/>
          </w:tcPr>
          <w:p w14:paraId="7409EBD8" w14:textId="77777777" w:rsidR="00257924" w:rsidRPr="00BE068B" w:rsidRDefault="00257924" w:rsidP="00F71CC4">
            <w:pPr>
              <w:contextualSpacing/>
              <w:jc w:val="center"/>
              <w:rPr>
                <w:rFonts w:ascii="Gill Sans MT" w:hAnsi="Gill Sans MT"/>
              </w:rPr>
            </w:pPr>
          </w:p>
        </w:tc>
        <w:tc>
          <w:tcPr>
            <w:tcW w:w="1080" w:type="dxa"/>
          </w:tcPr>
          <w:p w14:paraId="3BA9AA7D" w14:textId="77777777" w:rsidR="00257924" w:rsidRPr="00BE068B" w:rsidRDefault="00257924" w:rsidP="00F71CC4">
            <w:pPr>
              <w:contextualSpacing/>
              <w:jc w:val="center"/>
              <w:rPr>
                <w:rFonts w:ascii="Gill Sans MT" w:hAnsi="Gill Sans MT"/>
              </w:rPr>
            </w:pPr>
          </w:p>
        </w:tc>
        <w:tc>
          <w:tcPr>
            <w:tcW w:w="1530" w:type="dxa"/>
          </w:tcPr>
          <w:p w14:paraId="76FE6256" w14:textId="77777777" w:rsidR="00257924" w:rsidRPr="00BE068B" w:rsidRDefault="00257924" w:rsidP="00F71CC4">
            <w:pPr>
              <w:contextualSpacing/>
              <w:jc w:val="center"/>
              <w:rPr>
                <w:rFonts w:ascii="Gill Sans MT" w:hAnsi="Gill Sans MT"/>
              </w:rPr>
            </w:pPr>
          </w:p>
        </w:tc>
        <w:tc>
          <w:tcPr>
            <w:tcW w:w="1170" w:type="dxa"/>
          </w:tcPr>
          <w:p w14:paraId="180F70C9" w14:textId="77777777" w:rsidR="00257924" w:rsidRPr="00BE068B" w:rsidRDefault="00257924" w:rsidP="00F71CC4">
            <w:pPr>
              <w:contextualSpacing/>
              <w:jc w:val="center"/>
              <w:rPr>
                <w:rFonts w:ascii="Gill Sans MT" w:hAnsi="Gill Sans MT"/>
              </w:rPr>
            </w:pPr>
          </w:p>
        </w:tc>
        <w:tc>
          <w:tcPr>
            <w:tcW w:w="1440" w:type="dxa"/>
          </w:tcPr>
          <w:p w14:paraId="23668618" w14:textId="77777777" w:rsidR="00257924" w:rsidRPr="00BE068B" w:rsidRDefault="00257924" w:rsidP="00F71CC4">
            <w:pPr>
              <w:contextualSpacing/>
              <w:jc w:val="center"/>
              <w:rPr>
                <w:rFonts w:ascii="Gill Sans MT" w:hAnsi="Gill Sans MT"/>
              </w:rPr>
            </w:pPr>
          </w:p>
        </w:tc>
        <w:tc>
          <w:tcPr>
            <w:tcW w:w="1890" w:type="dxa"/>
          </w:tcPr>
          <w:p w14:paraId="2F330D9A" w14:textId="77777777" w:rsidR="00257924" w:rsidRPr="00BE068B" w:rsidRDefault="00257924" w:rsidP="00F71CC4">
            <w:pPr>
              <w:contextualSpacing/>
              <w:jc w:val="center"/>
              <w:rPr>
                <w:rFonts w:ascii="Gill Sans MT" w:hAnsi="Gill Sans MT"/>
              </w:rPr>
            </w:pPr>
          </w:p>
        </w:tc>
        <w:tc>
          <w:tcPr>
            <w:tcW w:w="1080" w:type="dxa"/>
          </w:tcPr>
          <w:p w14:paraId="00DDE919" w14:textId="77777777" w:rsidR="00257924" w:rsidRPr="00BE068B" w:rsidRDefault="00257924" w:rsidP="00F71CC4">
            <w:pPr>
              <w:contextualSpacing/>
              <w:jc w:val="center"/>
              <w:rPr>
                <w:rFonts w:ascii="Gill Sans MT" w:hAnsi="Gill Sans MT"/>
              </w:rPr>
            </w:pPr>
          </w:p>
        </w:tc>
        <w:tc>
          <w:tcPr>
            <w:tcW w:w="900" w:type="dxa"/>
          </w:tcPr>
          <w:p w14:paraId="342C175C" w14:textId="77777777" w:rsidR="00257924" w:rsidRPr="00BE068B" w:rsidRDefault="00257924" w:rsidP="00F71CC4">
            <w:pPr>
              <w:contextualSpacing/>
              <w:jc w:val="center"/>
              <w:rPr>
                <w:rFonts w:ascii="Gill Sans MT" w:hAnsi="Gill Sans MT"/>
              </w:rPr>
            </w:pPr>
          </w:p>
        </w:tc>
        <w:tc>
          <w:tcPr>
            <w:tcW w:w="1203" w:type="dxa"/>
          </w:tcPr>
          <w:p w14:paraId="64B2E7F4" w14:textId="6DAA2A77" w:rsidR="00257924" w:rsidRPr="00BE068B" w:rsidRDefault="00257924" w:rsidP="00F71CC4">
            <w:pPr>
              <w:contextualSpacing/>
              <w:jc w:val="center"/>
              <w:rPr>
                <w:rFonts w:ascii="Gill Sans MT" w:hAnsi="Gill Sans MT"/>
              </w:rPr>
            </w:pPr>
          </w:p>
        </w:tc>
      </w:tr>
    </w:tbl>
    <w:p w14:paraId="2B18BF98" w14:textId="77777777" w:rsidR="006A5FEF" w:rsidRPr="00BE068B" w:rsidRDefault="006A5FEF" w:rsidP="001512DD">
      <w:pPr>
        <w:spacing w:after="0" w:line="240" w:lineRule="auto"/>
        <w:contextualSpacing/>
        <w:rPr>
          <w:rFonts w:ascii="Gill Sans MT" w:hAnsi="Gill Sans MT"/>
        </w:rPr>
      </w:pPr>
    </w:p>
    <w:tbl>
      <w:tblPr>
        <w:tblStyle w:val="TableGrid"/>
        <w:tblW w:w="12600" w:type="dxa"/>
        <w:tblInd w:w="209" w:type="dxa"/>
        <w:tblLayout w:type="fixed"/>
        <w:tblCellMar>
          <w:left w:w="29" w:type="dxa"/>
          <w:right w:w="29" w:type="dxa"/>
        </w:tblCellMar>
        <w:tblLook w:val="04A0" w:firstRow="1" w:lastRow="0" w:firstColumn="1" w:lastColumn="0" w:noHBand="0" w:noVBand="1"/>
      </w:tblPr>
      <w:tblGrid>
        <w:gridCol w:w="720"/>
        <w:gridCol w:w="990"/>
        <w:gridCol w:w="2250"/>
        <w:gridCol w:w="1710"/>
        <w:gridCol w:w="2340"/>
        <w:gridCol w:w="450"/>
        <w:gridCol w:w="2250"/>
        <w:gridCol w:w="1890"/>
      </w:tblGrid>
      <w:tr w:rsidR="004A7491" w:rsidRPr="00BE068B" w14:paraId="2CEE507E" w14:textId="77777777" w:rsidTr="004A7491">
        <w:trPr>
          <w:trHeight w:val="20"/>
        </w:trPr>
        <w:tc>
          <w:tcPr>
            <w:tcW w:w="720" w:type="dxa"/>
          </w:tcPr>
          <w:p w14:paraId="4FDB3CB3" w14:textId="77777777" w:rsidR="00CE542E" w:rsidRPr="00BE068B" w:rsidRDefault="00CE542E" w:rsidP="00B30EB2">
            <w:pPr>
              <w:contextualSpacing/>
              <w:jc w:val="center"/>
              <w:rPr>
                <w:rFonts w:ascii="Gill Sans MT" w:hAnsi="Gill Sans MT"/>
                <w:b/>
                <w:sz w:val="20"/>
                <w:szCs w:val="20"/>
              </w:rPr>
            </w:pPr>
          </w:p>
        </w:tc>
        <w:tc>
          <w:tcPr>
            <w:tcW w:w="990" w:type="dxa"/>
          </w:tcPr>
          <w:p w14:paraId="28B485C1" w14:textId="77777777" w:rsidR="00CE542E" w:rsidRPr="00BE068B" w:rsidRDefault="00CE542E" w:rsidP="00B30EB2">
            <w:pPr>
              <w:contextualSpacing/>
              <w:jc w:val="center"/>
              <w:rPr>
                <w:rFonts w:ascii="Gill Sans MT" w:hAnsi="Gill Sans MT"/>
                <w:sz w:val="20"/>
                <w:szCs w:val="20"/>
              </w:rPr>
            </w:pPr>
          </w:p>
        </w:tc>
        <w:tc>
          <w:tcPr>
            <w:tcW w:w="2250" w:type="dxa"/>
          </w:tcPr>
          <w:p w14:paraId="307C1814" w14:textId="4D92C864" w:rsidR="00CE542E" w:rsidRPr="00BE068B" w:rsidRDefault="00CE542E"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D.27</w:t>
            </w:r>
          </w:p>
        </w:tc>
        <w:tc>
          <w:tcPr>
            <w:tcW w:w="1710" w:type="dxa"/>
          </w:tcPr>
          <w:p w14:paraId="23B47E60" w14:textId="131E7D45" w:rsidR="00CE542E" w:rsidRPr="00BE068B" w:rsidRDefault="00CE542E" w:rsidP="00B30EB2">
            <w:pPr>
              <w:contextualSpacing/>
              <w:jc w:val="center"/>
              <w:rPr>
                <w:rFonts w:ascii="Gill Sans MT" w:eastAsia="Calibri" w:hAnsi="Gill Sans MT" w:cs="Times New Roman"/>
                <w:sz w:val="20"/>
                <w:szCs w:val="20"/>
              </w:rPr>
            </w:pPr>
            <w:r w:rsidRPr="00BE068B">
              <w:rPr>
                <w:rFonts w:ascii="Gill Sans MT" w:eastAsia="Calibri" w:hAnsi="Gill Sans MT" w:cs="Times New Roman"/>
                <w:sz w:val="20"/>
                <w:szCs w:val="20"/>
              </w:rPr>
              <w:t>D.28</w:t>
            </w:r>
          </w:p>
        </w:tc>
        <w:tc>
          <w:tcPr>
            <w:tcW w:w="2340" w:type="dxa"/>
          </w:tcPr>
          <w:p w14:paraId="5E60EACF" w14:textId="13B88AD9" w:rsidR="00CE542E" w:rsidRPr="00BE068B" w:rsidRDefault="00CE542E"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D.29</w:t>
            </w:r>
          </w:p>
        </w:tc>
        <w:tc>
          <w:tcPr>
            <w:tcW w:w="2700" w:type="dxa"/>
            <w:gridSpan w:val="2"/>
          </w:tcPr>
          <w:p w14:paraId="471D0168" w14:textId="29B364F3" w:rsidR="00CE542E" w:rsidRPr="00BE068B" w:rsidRDefault="00CE542E"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D.30</w:t>
            </w:r>
          </w:p>
        </w:tc>
        <w:tc>
          <w:tcPr>
            <w:tcW w:w="1890" w:type="dxa"/>
          </w:tcPr>
          <w:p w14:paraId="3ECBD670" w14:textId="62348801" w:rsidR="00CE542E" w:rsidRPr="00BE068B" w:rsidRDefault="00CE542E" w:rsidP="00B30EB2">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4A7491" w:rsidRPr="00BE068B" w14:paraId="26E13ABA" w14:textId="77777777" w:rsidTr="004A7491">
        <w:trPr>
          <w:trHeight w:val="20"/>
        </w:trPr>
        <w:tc>
          <w:tcPr>
            <w:tcW w:w="720" w:type="dxa"/>
          </w:tcPr>
          <w:p w14:paraId="7E1B69B0" w14:textId="77777777" w:rsidR="00AB041B" w:rsidRPr="00BE068B" w:rsidRDefault="00AB041B" w:rsidP="00B30EB2">
            <w:pPr>
              <w:contextualSpacing/>
              <w:jc w:val="center"/>
              <w:rPr>
                <w:rFonts w:ascii="Gill Sans MT" w:hAnsi="Gill Sans MT"/>
                <w:b/>
                <w:sz w:val="20"/>
                <w:szCs w:val="20"/>
              </w:rPr>
            </w:pPr>
            <w:r w:rsidRPr="00BE068B">
              <w:rPr>
                <w:rFonts w:ascii="Gill Sans MT" w:hAnsi="Gill Sans MT"/>
                <w:b/>
                <w:sz w:val="20"/>
                <w:szCs w:val="20"/>
              </w:rPr>
              <w:t>Forest</w:t>
            </w:r>
          </w:p>
          <w:p w14:paraId="7CB27FBE" w14:textId="77777777" w:rsidR="00AB041B" w:rsidRPr="00BE068B" w:rsidRDefault="00AB041B" w:rsidP="00B30EB2">
            <w:pPr>
              <w:contextualSpacing/>
              <w:jc w:val="center"/>
              <w:rPr>
                <w:rFonts w:ascii="Gill Sans MT" w:hAnsi="Gill Sans MT"/>
                <w:b/>
                <w:sz w:val="20"/>
                <w:szCs w:val="20"/>
              </w:rPr>
            </w:pPr>
            <w:r w:rsidRPr="00BE068B">
              <w:rPr>
                <w:rFonts w:ascii="Gill Sans MT" w:hAnsi="Gill Sans MT"/>
                <w:b/>
                <w:sz w:val="20"/>
                <w:szCs w:val="20"/>
              </w:rPr>
              <w:t>code</w:t>
            </w:r>
          </w:p>
        </w:tc>
        <w:tc>
          <w:tcPr>
            <w:tcW w:w="990" w:type="dxa"/>
          </w:tcPr>
          <w:p w14:paraId="66DB9122" w14:textId="77777777" w:rsidR="00AB041B" w:rsidRPr="00BE068B" w:rsidRDefault="00AB041B" w:rsidP="00CE542E">
            <w:pPr>
              <w:contextualSpacing/>
              <w:rPr>
                <w:rFonts w:ascii="Gill Sans MT" w:hAnsi="Gill Sans MT"/>
                <w:sz w:val="20"/>
                <w:szCs w:val="20"/>
              </w:rPr>
            </w:pPr>
            <w:r w:rsidRPr="00BE068B">
              <w:rPr>
                <w:rFonts w:ascii="Gill Sans MT" w:hAnsi="Gill Sans MT"/>
                <w:sz w:val="20"/>
                <w:szCs w:val="20"/>
              </w:rPr>
              <w:t>Name of the forest</w:t>
            </w:r>
          </w:p>
        </w:tc>
        <w:tc>
          <w:tcPr>
            <w:tcW w:w="2250" w:type="dxa"/>
          </w:tcPr>
          <w:p w14:paraId="11B6D6BC" w14:textId="77777777" w:rsidR="00AB041B" w:rsidRPr="00BE068B" w:rsidRDefault="00AB041B" w:rsidP="00CE542E">
            <w:pPr>
              <w:contextualSpacing/>
              <w:rPr>
                <w:rFonts w:ascii="Gill Sans MT" w:eastAsia="Calibri" w:hAnsi="Gill Sans MT" w:cs="Times New Roman"/>
                <w:sz w:val="20"/>
                <w:szCs w:val="20"/>
              </w:rPr>
            </w:pPr>
            <w:commentRangeStart w:id="20"/>
            <w:r w:rsidRPr="00BE068B">
              <w:rPr>
                <w:rFonts w:ascii="Gill Sans MT" w:eastAsia="Calibri" w:hAnsi="Gill Sans MT" w:cs="Times New Roman"/>
                <w:sz w:val="20"/>
                <w:szCs w:val="20"/>
              </w:rPr>
              <w:t>Do you need a permit to collect wood or non-wood forest products?</w:t>
            </w:r>
            <w:commentRangeEnd w:id="20"/>
            <w:r w:rsidR="00116982">
              <w:rPr>
                <w:rStyle w:val="CommentReference"/>
              </w:rPr>
              <w:commentReference w:id="20"/>
            </w:r>
          </w:p>
          <w:p w14:paraId="558A3D7F" w14:textId="6DF09CC8"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1=Yes</w:t>
            </w:r>
          </w:p>
          <w:p w14:paraId="42BB9593" w14:textId="77777777"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2=Yes, for some products</w:t>
            </w:r>
          </w:p>
          <w:p w14:paraId="2FE9E7C9" w14:textId="7F7B1B3B"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3=No</w:t>
            </w:r>
          </w:p>
          <w:p w14:paraId="30D0AB22" w14:textId="6C96B91D" w:rsidR="00AB041B" w:rsidRPr="00BE068B" w:rsidRDefault="00AB041B" w:rsidP="00CE542E">
            <w:pPr>
              <w:contextualSpacing/>
              <w:rPr>
                <w:rFonts w:ascii="Gill Sans MT" w:eastAsia="Calibri" w:hAnsi="Gill Sans MT" w:cs="Times New Roman"/>
                <w:sz w:val="20"/>
                <w:szCs w:val="20"/>
              </w:rPr>
            </w:pPr>
            <w:r w:rsidRPr="00BE068B">
              <w:rPr>
                <w:rFonts w:ascii="Gill Sans MT" w:eastAsia="Calibri" w:hAnsi="Gill Sans MT" w:cs="Times New Roman"/>
                <w:sz w:val="20"/>
                <w:szCs w:val="20"/>
              </w:rPr>
              <w:t>888=Don’t know</w:t>
            </w:r>
          </w:p>
          <w:p w14:paraId="105BC1F6" w14:textId="4FE9C07C" w:rsidR="00AB041B" w:rsidRPr="00BE068B" w:rsidRDefault="00AB041B" w:rsidP="00CE542E">
            <w:pPr>
              <w:contextualSpacing/>
              <w:rPr>
                <w:rFonts w:ascii="Gill Sans MT" w:hAnsi="Gill Sans MT"/>
                <w:sz w:val="20"/>
                <w:szCs w:val="20"/>
              </w:rPr>
            </w:pPr>
          </w:p>
        </w:tc>
        <w:tc>
          <w:tcPr>
            <w:tcW w:w="1710" w:type="dxa"/>
          </w:tcPr>
          <w:p w14:paraId="2B2CB078" w14:textId="31D46BB9" w:rsidR="00AB041B" w:rsidRPr="00BE068B" w:rsidRDefault="00AB041B" w:rsidP="00CE542E">
            <w:pPr>
              <w:contextualSpacing/>
              <w:rPr>
                <w:rFonts w:ascii="Gill Sans MT" w:hAnsi="Gill Sans MT"/>
                <w:sz w:val="20"/>
                <w:szCs w:val="20"/>
              </w:rPr>
            </w:pPr>
            <w:r w:rsidRPr="00BE068B">
              <w:rPr>
                <w:rFonts w:ascii="Gill Sans MT" w:eastAsia="Calibri" w:hAnsi="Gill Sans MT" w:cs="Times New Roman"/>
                <w:sz w:val="20"/>
                <w:szCs w:val="20"/>
              </w:rPr>
              <w:t xml:space="preserve">In your opinion, is the permit granting process open and </w:t>
            </w:r>
            <w:commentRangeStart w:id="21"/>
            <w:r w:rsidRPr="00BE068B">
              <w:rPr>
                <w:rFonts w:ascii="Gill Sans MT" w:eastAsia="Calibri" w:hAnsi="Gill Sans MT" w:cs="Times New Roman"/>
                <w:sz w:val="20"/>
                <w:szCs w:val="20"/>
              </w:rPr>
              <w:t>transparent</w:t>
            </w:r>
            <w:commentRangeEnd w:id="21"/>
            <w:r w:rsidR="001B0130">
              <w:rPr>
                <w:rStyle w:val="CommentReference"/>
              </w:rPr>
              <w:commentReference w:id="21"/>
            </w:r>
            <w:r w:rsidRPr="00BE068B">
              <w:rPr>
                <w:rFonts w:ascii="Gill Sans MT" w:eastAsia="Calibri" w:hAnsi="Gill Sans MT" w:cs="Times New Roman"/>
                <w:sz w:val="20"/>
                <w:szCs w:val="20"/>
              </w:rPr>
              <w:t>?</w:t>
            </w:r>
          </w:p>
        </w:tc>
        <w:tc>
          <w:tcPr>
            <w:tcW w:w="2790" w:type="dxa"/>
            <w:gridSpan w:val="2"/>
          </w:tcPr>
          <w:p w14:paraId="6C7AA49D" w14:textId="13E8AFFE" w:rsidR="00AB041B" w:rsidRPr="00BE068B" w:rsidRDefault="00AB041B" w:rsidP="00CE542E">
            <w:pPr>
              <w:contextualSpacing/>
              <w:rPr>
                <w:rFonts w:ascii="Gill Sans MT" w:hAnsi="Gill Sans MT"/>
                <w:sz w:val="20"/>
                <w:szCs w:val="20"/>
              </w:rPr>
            </w:pPr>
            <w:r w:rsidRPr="00BE068B">
              <w:rPr>
                <w:rFonts w:ascii="Gill Sans MT" w:eastAsia="Calibri" w:hAnsi="Gill Sans MT" w:cs="Arial"/>
                <w:sz w:val="20"/>
                <w:szCs w:val="20"/>
              </w:rPr>
              <w:t xml:space="preserve">Are there now more/less different wood and non-wood forest products available in that forest/wooded area than 3 years </w:t>
            </w:r>
            <w:commentRangeStart w:id="22"/>
            <w:r w:rsidRPr="00BE068B">
              <w:rPr>
                <w:rFonts w:ascii="Gill Sans MT" w:eastAsia="Calibri" w:hAnsi="Gill Sans MT" w:cs="Arial"/>
                <w:sz w:val="20"/>
                <w:szCs w:val="20"/>
              </w:rPr>
              <w:t>ago</w:t>
            </w:r>
            <w:commentRangeEnd w:id="22"/>
            <w:r w:rsidR="001B0130">
              <w:rPr>
                <w:rStyle w:val="CommentReference"/>
              </w:rPr>
              <w:commentReference w:id="22"/>
            </w:r>
            <w:r w:rsidRPr="00BE068B">
              <w:rPr>
                <w:rFonts w:ascii="Gill Sans MT" w:eastAsia="Calibri" w:hAnsi="Gill Sans MT" w:cs="Arial"/>
                <w:sz w:val="20"/>
                <w:szCs w:val="20"/>
              </w:rPr>
              <w:t xml:space="preserve">? </w:t>
            </w:r>
          </w:p>
        </w:tc>
        <w:tc>
          <w:tcPr>
            <w:tcW w:w="2250" w:type="dxa"/>
          </w:tcPr>
          <w:p w14:paraId="5AF0D6EF" w14:textId="2D975787" w:rsidR="00672FD9" w:rsidRPr="00BE068B" w:rsidRDefault="00672FD9" w:rsidP="00672FD9">
            <w:pPr>
              <w:contextualSpacing/>
              <w:rPr>
                <w:rFonts w:ascii="Gill Sans MT" w:eastAsia="Calibri" w:hAnsi="Gill Sans MT" w:cs="Arial"/>
                <w:sz w:val="20"/>
                <w:szCs w:val="20"/>
              </w:rPr>
            </w:pPr>
            <w:r w:rsidRPr="00BE068B">
              <w:rPr>
                <w:rFonts w:ascii="Gill Sans MT" w:eastAsia="Calibri" w:hAnsi="Gill Sans MT" w:cs="Arial"/>
                <w:sz w:val="20"/>
                <w:szCs w:val="20"/>
              </w:rPr>
              <w:t>Did you open up</w:t>
            </w:r>
            <w:r w:rsidR="00AB041B" w:rsidRPr="00BE068B">
              <w:rPr>
                <w:rFonts w:ascii="Gill Sans MT" w:eastAsia="Calibri" w:hAnsi="Gill Sans MT" w:cs="Arial"/>
                <w:sz w:val="20"/>
                <w:szCs w:val="20"/>
              </w:rPr>
              <w:t xml:space="preserve"> new land </w:t>
            </w:r>
            <w:r w:rsidRPr="00BE068B">
              <w:rPr>
                <w:rFonts w:ascii="Gill Sans MT" w:eastAsia="Calibri" w:hAnsi="Gill Sans MT" w:cs="Arial"/>
                <w:sz w:val="20"/>
                <w:szCs w:val="20"/>
              </w:rPr>
              <w:t xml:space="preserve">on this forest in the past three years? </w:t>
            </w:r>
          </w:p>
          <w:p w14:paraId="6741CDEC" w14:textId="77777777" w:rsidR="00672FD9" w:rsidRPr="00BE068B" w:rsidRDefault="00672FD9" w:rsidP="00672FD9">
            <w:pPr>
              <w:contextualSpacing/>
              <w:rPr>
                <w:rFonts w:ascii="Gill Sans MT" w:eastAsia="Calibri" w:hAnsi="Gill Sans MT" w:cs="Arial"/>
                <w:sz w:val="20"/>
                <w:szCs w:val="20"/>
              </w:rPr>
            </w:pPr>
          </w:p>
          <w:p w14:paraId="7583877C" w14:textId="34E2657D" w:rsidR="00AB041B" w:rsidRPr="00BE068B" w:rsidRDefault="001B0130" w:rsidP="004A7491">
            <w:pPr>
              <w:contextualSpacing/>
              <w:rPr>
                <w:rFonts w:ascii="Gill Sans MT" w:eastAsia="Calibri" w:hAnsi="Gill Sans MT" w:cs="Arial"/>
                <w:sz w:val="20"/>
                <w:szCs w:val="20"/>
              </w:rPr>
            </w:pPr>
            <w:r>
              <w:rPr>
                <w:rStyle w:val="CommentReference"/>
              </w:rPr>
              <w:commentReference w:id="23"/>
            </w:r>
          </w:p>
        </w:tc>
        <w:tc>
          <w:tcPr>
            <w:tcW w:w="1890" w:type="dxa"/>
          </w:tcPr>
          <w:p w14:paraId="3AB23A8B"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IF YES to D.30, how much forest did you clear? </w:t>
            </w:r>
          </w:p>
          <w:p w14:paraId="627CAA3B" w14:textId="77777777" w:rsidR="004A7491" w:rsidRPr="00BE068B" w:rsidRDefault="004A7491" w:rsidP="004A7491">
            <w:pPr>
              <w:contextualSpacing/>
              <w:rPr>
                <w:rFonts w:ascii="Gill Sans MT" w:eastAsia="Calibri" w:hAnsi="Gill Sans MT" w:cs="Arial"/>
                <w:sz w:val="20"/>
                <w:szCs w:val="20"/>
              </w:rPr>
            </w:pPr>
          </w:p>
          <w:p w14:paraId="639B7B10"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Unit -  </w:t>
            </w:r>
          </w:p>
          <w:p w14:paraId="51F19037" w14:textId="41D8F35B" w:rsidR="005C2B03" w:rsidRPr="00BE068B" w:rsidRDefault="005C2B03" w:rsidP="004A7491">
            <w:pPr>
              <w:contextualSpacing/>
              <w:rPr>
                <w:rFonts w:ascii="Gill Sans MT" w:hAnsi="Gill Sans MT"/>
                <w:sz w:val="20"/>
                <w:szCs w:val="20"/>
              </w:rPr>
            </w:pPr>
          </w:p>
        </w:tc>
      </w:tr>
      <w:tr w:rsidR="004A7491" w:rsidRPr="00BE068B" w14:paraId="7FB37CA8" w14:textId="77777777" w:rsidTr="004A7491">
        <w:trPr>
          <w:trHeight w:val="20"/>
        </w:trPr>
        <w:tc>
          <w:tcPr>
            <w:tcW w:w="720" w:type="dxa"/>
          </w:tcPr>
          <w:p w14:paraId="2996B010" w14:textId="42700869" w:rsidR="00AB041B" w:rsidRPr="00BE068B" w:rsidRDefault="00AB041B" w:rsidP="00B30EB2">
            <w:pPr>
              <w:contextualSpacing/>
              <w:jc w:val="center"/>
              <w:rPr>
                <w:rFonts w:ascii="Gill Sans MT" w:hAnsi="Gill Sans MT"/>
                <w:b/>
              </w:rPr>
            </w:pPr>
          </w:p>
        </w:tc>
        <w:tc>
          <w:tcPr>
            <w:tcW w:w="990" w:type="dxa"/>
          </w:tcPr>
          <w:p w14:paraId="14ED1C06" w14:textId="77777777" w:rsidR="00AB041B" w:rsidRPr="00BE068B" w:rsidRDefault="00AB041B" w:rsidP="00B30EB2">
            <w:pPr>
              <w:contextualSpacing/>
              <w:jc w:val="center"/>
              <w:rPr>
                <w:rFonts w:ascii="Gill Sans MT" w:hAnsi="Gill Sans MT"/>
              </w:rPr>
            </w:pPr>
          </w:p>
        </w:tc>
        <w:tc>
          <w:tcPr>
            <w:tcW w:w="2250" w:type="dxa"/>
          </w:tcPr>
          <w:p w14:paraId="6758CD39" w14:textId="77777777" w:rsidR="00AB041B" w:rsidRPr="00BE068B" w:rsidRDefault="00AB041B" w:rsidP="00B30EB2">
            <w:pPr>
              <w:contextualSpacing/>
              <w:jc w:val="center"/>
              <w:rPr>
                <w:rFonts w:ascii="Gill Sans MT" w:hAnsi="Gill Sans MT"/>
              </w:rPr>
            </w:pPr>
          </w:p>
        </w:tc>
        <w:tc>
          <w:tcPr>
            <w:tcW w:w="1710" w:type="dxa"/>
          </w:tcPr>
          <w:p w14:paraId="54C5E2A4" w14:textId="77777777" w:rsidR="00AB041B" w:rsidRPr="00BE068B" w:rsidRDefault="00AB041B" w:rsidP="00B30EB2">
            <w:pPr>
              <w:contextualSpacing/>
              <w:jc w:val="center"/>
              <w:rPr>
                <w:rFonts w:ascii="Gill Sans MT" w:hAnsi="Gill Sans MT"/>
              </w:rPr>
            </w:pPr>
          </w:p>
        </w:tc>
        <w:tc>
          <w:tcPr>
            <w:tcW w:w="2790" w:type="dxa"/>
            <w:gridSpan w:val="2"/>
          </w:tcPr>
          <w:p w14:paraId="46948CBD" w14:textId="77777777" w:rsidR="00AB041B" w:rsidRPr="00BE068B" w:rsidRDefault="00AB041B" w:rsidP="00B30EB2">
            <w:pPr>
              <w:contextualSpacing/>
              <w:jc w:val="center"/>
              <w:rPr>
                <w:rFonts w:ascii="Gill Sans MT" w:hAnsi="Gill Sans MT"/>
              </w:rPr>
            </w:pPr>
          </w:p>
        </w:tc>
        <w:tc>
          <w:tcPr>
            <w:tcW w:w="2250" w:type="dxa"/>
          </w:tcPr>
          <w:p w14:paraId="4BE7FC5C" w14:textId="77777777" w:rsidR="00AB041B" w:rsidRPr="00BE068B" w:rsidRDefault="00AB041B" w:rsidP="00B30EB2">
            <w:pPr>
              <w:contextualSpacing/>
              <w:jc w:val="center"/>
              <w:rPr>
                <w:rFonts w:ascii="Gill Sans MT" w:hAnsi="Gill Sans MT"/>
              </w:rPr>
            </w:pPr>
          </w:p>
        </w:tc>
        <w:tc>
          <w:tcPr>
            <w:tcW w:w="1890" w:type="dxa"/>
          </w:tcPr>
          <w:p w14:paraId="1DC93D20" w14:textId="77777777" w:rsidR="00AB041B" w:rsidRPr="00BE068B" w:rsidRDefault="00AB041B" w:rsidP="00B30EB2">
            <w:pPr>
              <w:contextualSpacing/>
              <w:jc w:val="center"/>
              <w:rPr>
                <w:rFonts w:ascii="Gill Sans MT" w:hAnsi="Gill Sans MT"/>
              </w:rPr>
            </w:pPr>
          </w:p>
        </w:tc>
      </w:tr>
      <w:tr w:rsidR="004A7491" w:rsidRPr="00BE068B" w14:paraId="376F45EE" w14:textId="77777777" w:rsidTr="004A7491">
        <w:trPr>
          <w:trHeight w:val="20"/>
        </w:trPr>
        <w:tc>
          <w:tcPr>
            <w:tcW w:w="720" w:type="dxa"/>
          </w:tcPr>
          <w:p w14:paraId="23C243BA" w14:textId="77777777" w:rsidR="00AB041B" w:rsidRPr="00BE068B" w:rsidRDefault="00AB041B" w:rsidP="00B30EB2">
            <w:pPr>
              <w:contextualSpacing/>
              <w:jc w:val="center"/>
              <w:rPr>
                <w:rFonts w:ascii="Gill Sans MT" w:hAnsi="Gill Sans MT"/>
                <w:b/>
              </w:rPr>
            </w:pPr>
            <w:r w:rsidRPr="00BE068B">
              <w:rPr>
                <w:rFonts w:ascii="Gill Sans MT" w:hAnsi="Gill Sans MT"/>
                <w:b/>
              </w:rPr>
              <w:t>1</w:t>
            </w:r>
          </w:p>
        </w:tc>
        <w:tc>
          <w:tcPr>
            <w:tcW w:w="990" w:type="dxa"/>
          </w:tcPr>
          <w:p w14:paraId="6EACF26F" w14:textId="77777777" w:rsidR="00AB041B" w:rsidRPr="00BE068B" w:rsidRDefault="00AB041B" w:rsidP="00B30EB2">
            <w:pPr>
              <w:contextualSpacing/>
              <w:jc w:val="center"/>
              <w:rPr>
                <w:rFonts w:ascii="Gill Sans MT" w:hAnsi="Gill Sans MT"/>
              </w:rPr>
            </w:pPr>
          </w:p>
        </w:tc>
        <w:tc>
          <w:tcPr>
            <w:tcW w:w="2250" w:type="dxa"/>
          </w:tcPr>
          <w:p w14:paraId="7BDD918B" w14:textId="77777777" w:rsidR="00AB041B" w:rsidRPr="00BE068B" w:rsidRDefault="00AB041B" w:rsidP="00B30EB2">
            <w:pPr>
              <w:contextualSpacing/>
              <w:jc w:val="center"/>
              <w:rPr>
                <w:rFonts w:ascii="Gill Sans MT" w:hAnsi="Gill Sans MT"/>
              </w:rPr>
            </w:pPr>
          </w:p>
        </w:tc>
        <w:tc>
          <w:tcPr>
            <w:tcW w:w="1710" w:type="dxa"/>
          </w:tcPr>
          <w:p w14:paraId="7E258032" w14:textId="77777777" w:rsidR="00AB041B" w:rsidRPr="00BE068B" w:rsidRDefault="00AB041B" w:rsidP="00B30EB2">
            <w:pPr>
              <w:contextualSpacing/>
              <w:jc w:val="center"/>
              <w:rPr>
                <w:rFonts w:ascii="Gill Sans MT" w:hAnsi="Gill Sans MT"/>
              </w:rPr>
            </w:pPr>
          </w:p>
        </w:tc>
        <w:tc>
          <w:tcPr>
            <w:tcW w:w="2790" w:type="dxa"/>
            <w:gridSpan w:val="2"/>
          </w:tcPr>
          <w:p w14:paraId="7FB4045B" w14:textId="77777777" w:rsidR="00AB041B" w:rsidRPr="00BE068B" w:rsidRDefault="00AB041B" w:rsidP="00B30EB2">
            <w:pPr>
              <w:contextualSpacing/>
              <w:jc w:val="center"/>
              <w:rPr>
                <w:rFonts w:ascii="Gill Sans MT" w:hAnsi="Gill Sans MT"/>
              </w:rPr>
            </w:pPr>
          </w:p>
        </w:tc>
        <w:tc>
          <w:tcPr>
            <w:tcW w:w="2250" w:type="dxa"/>
          </w:tcPr>
          <w:p w14:paraId="3818238D" w14:textId="77777777" w:rsidR="00AB041B" w:rsidRPr="00BE068B" w:rsidRDefault="00AB041B" w:rsidP="00B30EB2">
            <w:pPr>
              <w:contextualSpacing/>
              <w:jc w:val="center"/>
              <w:rPr>
                <w:rFonts w:ascii="Gill Sans MT" w:hAnsi="Gill Sans MT"/>
              </w:rPr>
            </w:pPr>
          </w:p>
        </w:tc>
        <w:tc>
          <w:tcPr>
            <w:tcW w:w="1890" w:type="dxa"/>
          </w:tcPr>
          <w:p w14:paraId="1118A1E1" w14:textId="77777777" w:rsidR="00AB041B" w:rsidRPr="00BE068B" w:rsidRDefault="00AB041B" w:rsidP="00B30EB2">
            <w:pPr>
              <w:contextualSpacing/>
              <w:jc w:val="center"/>
              <w:rPr>
                <w:rFonts w:ascii="Gill Sans MT" w:hAnsi="Gill Sans MT"/>
              </w:rPr>
            </w:pPr>
          </w:p>
        </w:tc>
      </w:tr>
      <w:tr w:rsidR="004A7491" w:rsidRPr="00BE068B" w14:paraId="6E31F4FE" w14:textId="77777777" w:rsidTr="004A7491">
        <w:trPr>
          <w:trHeight w:val="20"/>
        </w:trPr>
        <w:tc>
          <w:tcPr>
            <w:tcW w:w="720" w:type="dxa"/>
          </w:tcPr>
          <w:p w14:paraId="42DA83EB" w14:textId="77777777" w:rsidR="00AB041B" w:rsidRPr="00BE068B" w:rsidRDefault="00AB041B" w:rsidP="00B30EB2">
            <w:pPr>
              <w:contextualSpacing/>
              <w:jc w:val="center"/>
              <w:rPr>
                <w:rFonts w:ascii="Gill Sans MT" w:hAnsi="Gill Sans MT"/>
                <w:b/>
              </w:rPr>
            </w:pPr>
            <w:r w:rsidRPr="00BE068B">
              <w:rPr>
                <w:rFonts w:ascii="Gill Sans MT" w:hAnsi="Gill Sans MT"/>
                <w:b/>
              </w:rPr>
              <w:t>2</w:t>
            </w:r>
          </w:p>
        </w:tc>
        <w:tc>
          <w:tcPr>
            <w:tcW w:w="990" w:type="dxa"/>
          </w:tcPr>
          <w:p w14:paraId="54039AA6" w14:textId="77777777" w:rsidR="00AB041B" w:rsidRPr="00BE068B" w:rsidRDefault="00AB041B" w:rsidP="00B30EB2">
            <w:pPr>
              <w:contextualSpacing/>
              <w:jc w:val="center"/>
              <w:rPr>
                <w:rFonts w:ascii="Gill Sans MT" w:hAnsi="Gill Sans MT"/>
              </w:rPr>
            </w:pPr>
          </w:p>
        </w:tc>
        <w:tc>
          <w:tcPr>
            <w:tcW w:w="2250" w:type="dxa"/>
          </w:tcPr>
          <w:p w14:paraId="2950A8B3" w14:textId="77777777" w:rsidR="00AB041B" w:rsidRPr="00BE068B" w:rsidRDefault="00AB041B" w:rsidP="00B30EB2">
            <w:pPr>
              <w:contextualSpacing/>
              <w:jc w:val="center"/>
              <w:rPr>
                <w:rFonts w:ascii="Gill Sans MT" w:hAnsi="Gill Sans MT"/>
              </w:rPr>
            </w:pPr>
          </w:p>
        </w:tc>
        <w:tc>
          <w:tcPr>
            <w:tcW w:w="1710" w:type="dxa"/>
          </w:tcPr>
          <w:p w14:paraId="16649F11" w14:textId="77777777" w:rsidR="00AB041B" w:rsidRPr="00BE068B" w:rsidRDefault="00AB041B" w:rsidP="00B30EB2">
            <w:pPr>
              <w:contextualSpacing/>
              <w:jc w:val="center"/>
              <w:rPr>
                <w:rFonts w:ascii="Gill Sans MT" w:hAnsi="Gill Sans MT"/>
              </w:rPr>
            </w:pPr>
          </w:p>
        </w:tc>
        <w:tc>
          <w:tcPr>
            <w:tcW w:w="2790" w:type="dxa"/>
            <w:gridSpan w:val="2"/>
          </w:tcPr>
          <w:p w14:paraId="2D36FFF5" w14:textId="77777777" w:rsidR="00AB041B" w:rsidRPr="00BE068B" w:rsidRDefault="00AB041B" w:rsidP="00B30EB2">
            <w:pPr>
              <w:contextualSpacing/>
              <w:jc w:val="center"/>
              <w:rPr>
                <w:rFonts w:ascii="Gill Sans MT" w:hAnsi="Gill Sans MT"/>
              </w:rPr>
            </w:pPr>
          </w:p>
        </w:tc>
        <w:tc>
          <w:tcPr>
            <w:tcW w:w="2250" w:type="dxa"/>
          </w:tcPr>
          <w:p w14:paraId="320616FF" w14:textId="77777777" w:rsidR="00AB041B" w:rsidRPr="00BE068B" w:rsidRDefault="00AB041B" w:rsidP="00B30EB2">
            <w:pPr>
              <w:contextualSpacing/>
              <w:jc w:val="center"/>
              <w:rPr>
                <w:rFonts w:ascii="Gill Sans MT" w:hAnsi="Gill Sans MT"/>
              </w:rPr>
            </w:pPr>
          </w:p>
        </w:tc>
        <w:tc>
          <w:tcPr>
            <w:tcW w:w="1890" w:type="dxa"/>
          </w:tcPr>
          <w:p w14:paraId="2EAD08EF" w14:textId="77777777" w:rsidR="00AB041B" w:rsidRPr="00BE068B" w:rsidRDefault="00AB041B" w:rsidP="00B30EB2">
            <w:pPr>
              <w:contextualSpacing/>
              <w:jc w:val="center"/>
              <w:rPr>
                <w:rFonts w:ascii="Gill Sans MT" w:hAnsi="Gill Sans MT"/>
              </w:rPr>
            </w:pPr>
          </w:p>
        </w:tc>
      </w:tr>
      <w:tr w:rsidR="004A7491" w:rsidRPr="00BE068B" w14:paraId="3AF00AEA" w14:textId="77777777" w:rsidTr="004A7491">
        <w:trPr>
          <w:trHeight w:val="20"/>
        </w:trPr>
        <w:tc>
          <w:tcPr>
            <w:tcW w:w="720" w:type="dxa"/>
          </w:tcPr>
          <w:p w14:paraId="0D909CE0" w14:textId="77777777" w:rsidR="00AB041B" w:rsidRPr="00BE068B" w:rsidRDefault="00AB041B" w:rsidP="00B30EB2">
            <w:pPr>
              <w:contextualSpacing/>
              <w:jc w:val="center"/>
              <w:rPr>
                <w:rFonts w:ascii="Gill Sans MT" w:hAnsi="Gill Sans MT"/>
                <w:b/>
              </w:rPr>
            </w:pPr>
            <w:r w:rsidRPr="00BE068B">
              <w:rPr>
                <w:rFonts w:ascii="Gill Sans MT" w:hAnsi="Gill Sans MT"/>
                <w:b/>
              </w:rPr>
              <w:t>3</w:t>
            </w:r>
          </w:p>
        </w:tc>
        <w:tc>
          <w:tcPr>
            <w:tcW w:w="990" w:type="dxa"/>
          </w:tcPr>
          <w:p w14:paraId="7FDF06BA" w14:textId="77777777" w:rsidR="00AB041B" w:rsidRPr="00BE068B" w:rsidRDefault="00AB041B" w:rsidP="00B30EB2">
            <w:pPr>
              <w:contextualSpacing/>
              <w:jc w:val="center"/>
              <w:rPr>
                <w:rFonts w:ascii="Gill Sans MT" w:hAnsi="Gill Sans MT"/>
              </w:rPr>
            </w:pPr>
          </w:p>
        </w:tc>
        <w:tc>
          <w:tcPr>
            <w:tcW w:w="2250" w:type="dxa"/>
          </w:tcPr>
          <w:p w14:paraId="2A12071B" w14:textId="77777777" w:rsidR="00AB041B" w:rsidRPr="00BE068B" w:rsidRDefault="00AB041B" w:rsidP="00B30EB2">
            <w:pPr>
              <w:contextualSpacing/>
              <w:jc w:val="center"/>
              <w:rPr>
                <w:rFonts w:ascii="Gill Sans MT" w:hAnsi="Gill Sans MT"/>
              </w:rPr>
            </w:pPr>
          </w:p>
        </w:tc>
        <w:tc>
          <w:tcPr>
            <w:tcW w:w="1710" w:type="dxa"/>
          </w:tcPr>
          <w:p w14:paraId="10A76244" w14:textId="77777777" w:rsidR="00AB041B" w:rsidRPr="00BE068B" w:rsidRDefault="00AB041B" w:rsidP="00B30EB2">
            <w:pPr>
              <w:contextualSpacing/>
              <w:jc w:val="center"/>
              <w:rPr>
                <w:rFonts w:ascii="Gill Sans MT" w:hAnsi="Gill Sans MT"/>
              </w:rPr>
            </w:pPr>
          </w:p>
        </w:tc>
        <w:tc>
          <w:tcPr>
            <w:tcW w:w="2790" w:type="dxa"/>
            <w:gridSpan w:val="2"/>
          </w:tcPr>
          <w:p w14:paraId="00717AD0" w14:textId="77777777" w:rsidR="00AB041B" w:rsidRPr="00BE068B" w:rsidRDefault="00AB041B" w:rsidP="00B30EB2">
            <w:pPr>
              <w:contextualSpacing/>
              <w:jc w:val="center"/>
              <w:rPr>
                <w:rFonts w:ascii="Gill Sans MT" w:hAnsi="Gill Sans MT"/>
              </w:rPr>
            </w:pPr>
          </w:p>
        </w:tc>
        <w:tc>
          <w:tcPr>
            <w:tcW w:w="2250" w:type="dxa"/>
          </w:tcPr>
          <w:p w14:paraId="1C812234" w14:textId="77777777" w:rsidR="00AB041B" w:rsidRPr="00BE068B" w:rsidRDefault="00AB041B" w:rsidP="00B30EB2">
            <w:pPr>
              <w:contextualSpacing/>
              <w:jc w:val="center"/>
              <w:rPr>
                <w:rFonts w:ascii="Gill Sans MT" w:hAnsi="Gill Sans MT"/>
              </w:rPr>
            </w:pPr>
          </w:p>
        </w:tc>
        <w:tc>
          <w:tcPr>
            <w:tcW w:w="1890" w:type="dxa"/>
          </w:tcPr>
          <w:p w14:paraId="2109F7EA" w14:textId="77777777" w:rsidR="00AB041B" w:rsidRPr="00BE068B" w:rsidRDefault="00AB041B" w:rsidP="00B30EB2">
            <w:pPr>
              <w:contextualSpacing/>
              <w:jc w:val="center"/>
              <w:rPr>
                <w:rFonts w:ascii="Gill Sans MT" w:hAnsi="Gill Sans MT"/>
              </w:rPr>
            </w:pPr>
          </w:p>
        </w:tc>
      </w:tr>
    </w:tbl>
    <w:p w14:paraId="294227CB" w14:textId="77777777" w:rsidR="006E365E" w:rsidRPr="00BE068B" w:rsidRDefault="006E365E">
      <w:pPr>
        <w:rPr>
          <w:rFonts w:ascii="Gill Sans MT" w:hAnsi="Gill Sans MT"/>
        </w:rPr>
        <w:sectPr w:rsidR="006E365E" w:rsidRPr="00BE068B" w:rsidSect="00A667B3">
          <w:pgSz w:w="15840" w:h="12240" w:orient="landscape"/>
          <w:pgMar w:top="1080" w:right="1440" w:bottom="1080" w:left="1440" w:header="720" w:footer="720" w:gutter="0"/>
          <w:cols w:space="720"/>
          <w:docGrid w:linePitch="360"/>
        </w:sectPr>
      </w:pPr>
    </w:p>
    <w:p w14:paraId="71A73923" w14:textId="1829E5DE" w:rsidR="00020B58" w:rsidRDefault="00020B58">
      <w:pPr>
        <w:rPr>
          <w:rFonts w:ascii="Gill Sans MT" w:hAnsi="Gill Sans MT"/>
        </w:rPr>
      </w:pPr>
    </w:p>
    <w:p w14:paraId="182758B5" w14:textId="77777777" w:rsidR="004A7491" w:rsidRDefault="004A7491">
      <w:pPr>
        <w:rPr>
          <w:rFonts w:ascii="Gill Sans MT" w:hAnsi="Gill Sans MT"/>
        </w:rPr>
      </w:pPr>
    </w:p>
    <w:p w14:paraId="5BF7C10E" w14:textId="77777777" w:rsidR="004A7491" w:rsidRDefault="004A7491">
      <w:pPr>
        <w:rPr>
          <w:rFonts w:ascii="Gill Sans MT" w:hAnsi="Gill Sans MT"/>
        </w:rPr>
      </w:pPr>
    </w:p>
    <w:p w14:paraId="4AB61339" w14:textId="77777777" w:rsidR="004A7491" w:rsidRDefault="004A7491">
      <w:pPr>
        <w:rPr>
          <w:rFonts w:ascii="Gill Sans MT" w:hAnsi="Gill Sans MT"/>
        </w:rPr>
      </w:pPr>
    </w:p>
    <w:p w14:paraId="460C4314" w14:textId="77777777" w:rsidR="004A7491" w:rsidRDefault="004A7491">
      <w:pPr>
        <w:rPr>
          <w:rFonts w:ascii="Gill Sans MT" w:hAnsi="Gill Sans MT"/>
        </w:rPr>
      </w:pPr>
    </w:p>
    <w:tbl>
      <w:tblPr>
        <w:tblStyle w:val="TableGrid"/>
        <w:tblW w:w="13500" w:type="dxa"/>
        <w:tblInd w:w="929" w:type="dxa"/>
        <w:tblLayout w:type="fixed"/>
        <w:tblCellMar>
          <w:left w:w="29" w:type="dxa"/>
          <w:right w:w="29" w:type="dxa"/>
        </w:tblCellMar>
        <w:tblLook w:val="04A0" w:firstRow="1" w:lastRow="0" w:firstColumn="1" w:lastColumn="0" w:noHBand="0" w:noVBand="1"/>
      </w:tblPr>
      <w:tblGrid>
        <w:gridCol w:w="990"/>
        <w:gridCol w:w="1025"/>
        <w:gridCol w:w="4050"/>
        <w:gridCol w:w="3385"/>
        <w:gridCol w:w="4050"/>
      </w:tblGrid>
      <w:tr w:rsidR="004A7491" w:rsidRPr="00BE068B" w14:paraId="1955F54A" w14:textId="77777777" w:rsidTr="004A7491">
        <w:trPr>
          <w:trHeight w:val="20"/>
        </w:trPr>
        <w:tc>
          <w:tcPr>
            <w:tcW w:w="990" w:type="dxa"/>
          </w:tcPr>
          <w:p w14:paraId="320898D3" w14:textId="77777777" w:rsidR="004A7491" w:rsidRPr="00BE068B" w:rsidRDefault="004A7491" w:rsidP="004A7491">
            <w:pPr>
              <w:contextualSpacing/>
              <w:jc w:val="center"/>
              <w:rPr>
                <w:rFonts w:ascii="Gill Sans MT" w:hAnsi="Gill Sans MT"/>
                <w:b/>
                <w:sz w:val="20"/>
                <w:szCs w:val="20"/>
              </w:rPr>
            </w:pPr>
          </w:p>
        </w:tc>
        <w:tc>
          <w:tcPr>
            <w:tcW w:w="1025" w:type="dxa"/>
          </w:tcPr>
          <w:p w14:paraId="0EDB9991" w14:textId="77777777" w:rsidR="004A7491" w:rsidRPr="00BE068B" w:rsidRDefault="004A7491" w:rsidP="004A7491">
            <w:pPr>
              <w:contextualSpacing/>
              <w:jc w:val="center"/>
              <w:rPr>
                <w:rFonts w:ascii="Gill Sans MT" w:hAnsi="Gill Sans MT"/>
                <w:sz w:val="20"/>
                <w:szCs w:val="20"/>
              </w:rPr>
            </w:pPr>
          </w:p>
        </w:tc>
        <w:tc>
          <w:tcPr>
            <w:tcW w:w="4050" w:type="dxa"/>
          </w:tcPr>
          <w:p w14:paraId="3C622E40" w14:textId="77777777" w:rsidR="004A7491" w:rsidRPr="00BE068B" w:rsidRDefault="004A7491" w:rsidP="004A7491">
            <w:pPr>
              <w:contextualSpacing/>
              <w:jc w:val="center"/>
              <w:rPr>
                <w:rFonts w:ascii="Gill Sans MT" w:eastAsia="Calibri" w:hAnsi="Gill Sans MT" w:cs="Arial"/>
                <w:sz w:val="20"/>
                <w:szCs w:val="20"/>
              </w:rPr>
            </w:pPr>
          </w:p>
        </w:tc>
        <w:tc>
          <w:tcPr>
            <w:tcW w:w="3385" w:type="dxa"/>
          </w:tcPr>
          <w:p w14:paraId="6E6B8A69" w14:textId="3C73AA89" w:rsidR="004A7491" w:rsidRPr="00BE068B" w:rsidRDefault="004A7491" w:rsidP="004A7491">
            <w:pPr>
              <w:contextualSpacing/>
              <w:jc w:val="center"/>
              <w:rPr>
                <w:rFonts w:ascii="Gill Sans MT" w:eastAsia="Calibri" w:hAnsi="Gill Sans MT" w:cs="Arial"/>
                <w:sz w:val="20"/>
                <w:szCs w:val="20"/>
              </w:rPr>
            </w:pPr>
          </w:p>
        </w:tc>
        <w:tc>
          <w:tcPr>
            <w:tcW w:w="4050" w:type="dxa"/>
          </w:tcPr>
          <w:p w14:paraId="5DC2E848" w14:textId="6AC04D8A" w:rsidR="004A7491" w:rsidRPr="00BE068B" w:rsidRDefault="004A7491" w:rsidP="004A7491">
            <w:pPr>
              <w:contextualSpacing/>
              <w:jc w:val="center"/>
              <w:rPr>
                <w:rFonts w:ascii="Gill Sans MT" w:eastAsia="Calibri" w:hAnsi="Gill Sans MT" w:cs="Arial"/>
                <w:sz w:val="20"/>
                <w:szCs w:val="20"/>
              </w:rPr>
            </w:pPr>
            <w:r w:rsidRPr="00BE068B">
              <w:rPr>
                <w:rFonts w:ascii="Gill Sans MT" w:eastAsia="Calibri" w:hAnsi="Gill Sans MT" w:cs="Arial"/>
                <w:sz w:val="20"/>
                <w:szCs w:val="20"/>
              </w:rPr>
              <w:t>D.31</w:t>
            </w:r>
          </w:p>
        </w:tc>
      </w:tr>
      <w:tr w:rsidR="004A7491" w:rsidRPr="00BE068B" w14:paraId="1A88A228" w14:textId="77777777" w:rsidTr="004A7491">
        <w:trPr>
          <w:trHeight w:val="20"/>
        </w:trPr>
        <w:tc>
          <w:tcPr>
            <w:tcW w:w="990" w:type="dxa"/>
          </w:tcPr>
          <w:p w14:paraId="11AFD746" w14:textId="77777777" w:rsidR="004A7491" w:rsidRPr="00BE068B" w:rsidRDefault="004A7491" w:rsidP="004A7491">
            <w:pPr>
              <w:contextualSpacing/>
              <w:jc w:val="center"/>
              <w:rPr>
                <w:rFonts w:ascii="Gill Sans MT" w:hAnsi="Gill Sans MT"/>
                <w:b/>
                <w:sz w:val="20"/>
                <w:szCs w:val="20"/>
              </w:rPr>
            </w:pPr>
            <w:r w:rsidRPr="00BE068B">
              <w:rPr>
                <w:rFonts w:ascii="Gill Sans MT" w:hAnsi="Gill Sans MT"/>
                <w:b/>
                <w:sz w:val="20"/>
                <w:szCs w:val="20"/>
              </w:rPr>
              <w:t>Forest</w:t>
            </w:r>
          </w:p>
          <w:p w14:paraId="21E26588" w14:textId="77777777" w:rsidR="004A7491" w:rsidRPr="00BE068B" w:rsidRDefault="004A7491" w:rsidP="004A7491">
            <w:pPr>
              <w:contextualSpacing/>
              <w:jc w:val="center"/>
              <w:rPr>
                <w:rFonts w:ascii="Gill Sans MT" w:hAnsi="Gill Sans MT"/>
                <w:b/>
                <w:sz w:val="20"/>
                <w:szCs w:val="20"/>
              </w:rPr>
            </w:pPr>
            <w:r w:rsidRPr="00BE068B">
              <w:rPr>
                <w:rFonts w:ascii="Gill Sans MT" w:hAnsi="Gill Sans MT"/>
                <w:b/>
                <w:sz w:val="20"/>
                <w:szCs w:val="20"/>
              </w:rPr>
              <w:t>code</w:t>
            </w:r>
          </w:p>
        </w:tc>
        <w:tc>
          <w:tcPr>
            <w:tcW w:w="1025" w:type="dxa"/>
          </w:tcPr>
          <w:p w14:paraId="055DE8BA" w14:textId="77777777" w:rsidR="004A7491" w:rsidRPr="00BE068B" w:rsidRDefault="004A7491" w:rsidP="004A7491">
            <w:pPr>
              <w:contextualSpacing/>
              <w:rPr>
                <w:rFonts w:ascii="Gill Sans MT" w:hAnsi="Gill Sans MT"/>
                <w:sz w:val="20"/>
                <w:szCs w:val="20"/>
              </w:rPr>
            </w:pPr>
            <w:r w:rsidRPr="00BE068B">
              <w:rPr>
                <w:rFonts w:ascii="Gill Sans MT" w:hAnsi="Gill Sans MT"/>
                <w:sz w:val="20"/>
                <w:szCs w:val="20"/>
              </w:rPr>
              <w:t>Name of the forest</w:t>
            </w:r>
          </w:p>
        </w:tc>
        <w:tc>
          <w:tcPr>
            <w:tcW w:w="4050" w:type="dxa"/>
          </w:tcPr>
          <w:p w14:paraId="6FCB670B"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         If YES to D.30, did you apply for per</w:t>
            </w:r>
            <w:r>
              <w:rPr>
                <w:rFonts w:ascii="Gill Sans MT" w:eastAsia="Calibri" w:hAnsi="Gill Sans MT" w:cs="Arial"/>
                <w:sz w:val="20"/>
                <w:szCs w:val="20"/>
              </w:rPr>
              <w:t xml:space="preserve">mission to open up the new </w:t>
            </w:r>
            <w:r w:rsidRPr="00BE068B">
              <w:rPr>
                <w:rFonts w:ascii="Gill Sans MT" w:eastAsia="Calibri" w:hAnsi="Gill Sans MT" w:cs="Arial"/>
                <w:sz w:val="20"/>
                <w:szCs w:val="20"/>
              </w:rPr>
              <w:t>land?</w:t>
            </w:r>
          </w:p>
          <w:p w14:paraId="693D038F" w14:textId="77777777" w:rsidR="004A7491" w:rsidRPr="00BE068B" w:rsidRDefault="004A7491" w:rsidP="004A7491">
            <w:pPr>
              <w:contextualSpacing/>
              <w:rPr>
                <w:rFonts w:ascii="Gill Sans MT" w:eastAsia="Calibri" w:hAnsi="Gill Sans MT" w:cs="Arial"/>
                <w:sz w:val="20"/>
                <w:szCs w:val="20"/>
              </w:rPr>
            </w:pPr>
          </w:p>
          <w:p w14:paraId="64BE7ACF" w14:textId="0E856BA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IF YES to D31, from who</w:t>
            </w:r>
            <w:ins w:id="24" w:author="usaiduser" w:date="2014-11-09T10:42:00Z">
              <w:r w:rsidR="000450B6">
                <w:rPr>
                  <w:rFonts w:ascii="Gill Sans MT" w:eastAsia="Calibri" w:hAnsi="Gill Sans MT" w:cs="Arial"/>
                  <w:sz w:val="20"/>
                  <w:szCs w:val="20"/>
                </w:rPr>
                <w:t>m</w:t>
              </w:r>
            </w:ins>
            <w:r w:rsidRPr="00BE068B">
              <w:rPr>
                <w:rFonts w:ascii="Gill Sans MT" w:eastAsia="Calibri" w:hAnsi="Gill Sans MT" w:cs="Arial"/>
                <w:sz w:val="20"/>
                <w:szCs w:val="20"/>
              </w:rPr>
              <w:t xml:space="preserve">? </w:t>
            </w:r>
          </w:p>
          <w:p w14:paraId="7A7A4CA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1=Yes, from customary chief</w:t>
            </w:r>
          </w:p>
          <w:p w14:paraId="40DCCE95"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2=Yes, from state authority </w:t>
            </w:r>
          </w:p>
          <w:p w14:paraId="71EE1174"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3=Yes, from elsewhere</w:t>
            </w:r>
          </w:p>
          <w:p w14:paraId="55207B7C"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4=No, permission is usually not requested and land is opened up on informal basis</w:t>
            </w:r>
          </w:p>
          <w:p w14:paraId="5A2E370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97=Other</w:t>
            </w:r>
          </w:p>
          <w:p w14:paraId="7B9F6AD4" w14:textId="77777777" w:rsidR="004A7491" w:rsidRPr="00BE068B" w:rsidRDefault="004A7491" w:rsidP="004A7491">
            <w:pPr>
              <w:contextualSpacing/>
              <w:rPr>
                <w:rFonts w:ascii="Gill Sans MT" w:eastAsia="Calibri" w:hAnsi="Gill Sans MT" w:cs="Arial"/>
                <w:sz w:val="20"/>
                <w:szCs w:val="20"/>
              </w:rPr>
            </w:pPr>
          </w:p>
        </w:tc>
        <w:tc>
          <w:tcPr>
            <w:tcW w:w="3385" w:type="dxa"/>
          </w:tcPr>
          <w:p w14:paraId="245A86BF" w14:textId="77777777" w:rsidR="004A7491" w:rsidRPr="00BE068B" w:rsidRDefault="004A7491" w:rsidP="004A7491">
            <w:pPr>
              <w:contextualSpacing/>
              <w:rPr>
                <w:rFonts w:ascii="Gill Sans MT" w:eastAsia="Calibri" w:hAnsi="Gill Sans MT" w:cs="Arial"/>
                <w:sz w:val="20"/>
                <w:szCs w:val="20"/>
              </w:rPr>
            </w:pPr>
            <w:r w:rsidRPr="00BE068B">
              <w:rPr>
                <w:rFonts w:ascii="Gill Sans MT" w:eastAsia="Calibri" w:hAnsi="Gill Sans MT" w:cs="Arial"/>
                <w:sz w:val="20"/>
                <w:szCs w:val="20"/>
              </w:rPr>
              <w:t xml:space="preserve">What was the land used for after clearing? </w:t>
            </w:r>
          </w:p>
          <w:p w14:paraId="3FF00EA6" w14:textId="77777777" w:rsidR="004A7491" w:rsidRPr="00BE068B" w:rsidRDefault="004A7491" w:rsidP="004A7491">
            <w:pPr>
              <w:rPr>
                <w:rFonts w:ascii="Gill Sans MT" w:hAnsi="Gill Sans MT" w:cs="Arial"/>
              </w:rPr>
            </w:pPr>
            <w:r w:rsidRPr="00BE068B">
              <w:rPr>
                <w:rFonts w:ascii="Gill Sans MT" w:hAnsi="Gill Sans MT" w:cs="Arial"/>
              </w:rPr>
              <w:t>1=Cropping</w:t>
            </w:r>
          </w:p>
          <w:p w14:paraId="776ED828" w14:textId="77777777" w:rsidR="004A7491" w:rsidRPr="00BE068B" w:rsidRDefault="004A7491" w:rsidP="004A7491">
            <w:pPr>
              <w:rPr>
                <w:rFonts w:ascii="Gill Sans MT" w:hAnsi="Gill Sans MT" w:cs="Arial"/>
              </w:rPr>
            </w:pPr>
            <w:r w:rsidRPr="00BE068B">
              <w:rPr>
                <w:rFonts w:ascii="Gill Sans MT" w:hAnsi="Gill Sans MT" w:cs="Arial"/>
              </w:rPr>
              <w:t>2=Tree plantation</w:t>
            </w:r>
          </w:p>
          <w:p w14:paraId="72677F46" w14:textId="77777777" w:rsidR="004A7491" w:rsidRPr="00BE068B" w:rsidRDefault="004A7491" w:rsidP="004A7491">
            <w:pPr>
              <w:rPr>
                <w:rFonts w:ascii="Gill Sans MT" w:hAnsi="Gill Sans MT" w:cs="Arial"/>
              </w:rPr>
            </w:pPr>
            <w:r w:rsidRPr="00BE068B">
              <w:rPr>
                <w:rFonts w:ascii="Gill Sans MT" w:hAnsi="Gill Sans MT" w:cs="Arial"/>
              </w:rPr>
              <w:t>3=Livestock</w:t>
            </w:r>
          </w:p>
          <w:p w14:paraId="078A8D4E" w14:textId="77777777" w:rsidR="004A7491" w:rsidRPr="00BE068B" w:rsidRDefault="004A7491" w:rsidP="004A7491">
            <w:pPr>
              <w:rPr>
                <w:rFonts w:ascii="Gill Sans MT" w:hAnsi="Gill Sans MT" w:cs="Arial"/>
              </w:rPr>
            </w:pPr>
            <w:r w:rsidRPr="00BE068B">
              <w:rPr>
                <w:rFonts w:ascii="Gill Sans MT" w:hAnsi="Gill Sans MT" w:cs="Arial"/>
              </w:rPr>
              <w:t>4=Infrastructure/settlements</w:t>
            </w:r>
          </w:p>
          <w:p w14:paraId="695B99F6" w14:textId="77777777" w:rsidR="004A7491" w:rsidRPr="00BE068B" w:rsidRDefault="004A7491" w:rsidP="004A7491">
            <w:pPr>
              <w:rPr>
                <w:rFonts w:ascii="Gill Sans MT" w:hAnsi="Gill Sans MT" w:cs="Arial"/>
              </w:rPr>
            </w:pPr>
            <w:r w:rsidRPr="00BE068B">
              <w:rPr>
                <w:rFonts w:ascii="Gill Sans MT" w:hAnsi="Gill Sans MT" w:cs="Arial"/>
              </w:rPr>
              <w:t>5=Producing ash for fertilizer</w:t>
            </w:r>
          </w:p>
          <w:p w14:paraId="7A2E6E25" w14:textId="77777777" w:rsidR="004A7491" w:rsidRPr="00BE068B" w:rsidRDefault="004A7491" w:rsidP="004A7491">
            <w:pPr>
              <w:rPr>
                <w:rFonts w:ascii="Gill Sans MT" w:hAnsi="Gill Sans MT" w:cs="Arial"/>
              </w:rPr>
            </w:pPr>
            <w:r w:rsidRPr="00BE068B">
              <w:rPr>
                <w:rFonts w:ascii="Gill Sans MT" w:hAnsi="Gill Sans MT" w:cs="Arial"/>
              </w:rPr>
              <w:t>6=Not used</w:t>
            </w:r>
          </w:p>
          <w:p w14:paraId="62448457" w14:textId="77777777" w:rsidR="004A7491" w:rsidRPr="00BE068B" w:rsidRDefault="004A7491" w:rsidP="004A7491">
            <w:pPr>
              <w:rPr>
                <w:rFonts w:ascii="Gill Sans MT" w:hAnsi="Gill Sans MT" w:cs="Arial"/>
              </w:rPr>
            </w:pPr>
            <w:r w:rsidRPr="00BE068B">
              <w:rPr>
                <w:rFonts w:ascii="Gill Sans MT" w:hAnsi="Gill Sans MT" w:cs="Arial"/>
              </w:rPr>
              <w:t>7=Left to regenerate (e.g. after charcoal production)</w:t>
            </w:r>
          </w:p>
          <w:p w14:paraId="7995E407" w14:textId="77777777" w:rsidR="004A7491" w:rsidRPr="00BE068B" w:rsidRDefault="004A7491" w:rsidP="004A7491">
            <w:pPr>
              <w:contextualSpacing/>
              <w:rPr>
                <w:rFonts w:ascii="Gill Sans MT" w:eastAsia="Calibri" w:hAnsi="Gill Sans MT" w:cs="Arial"/>
                <w:sz w:val="20"/>
                <w:szCs w:val="20"/>
              </w:rPr>
            </w:pPr>
            <w:r w:rsidRPr="00BE068B">
              <w:rPr>
                <w:rFonts w:ascii="Gill Sans MT" w:hAnsi="Gill Sans MT" w:cs="Arial"/>
              </w:rPr>
              <w:t>97=Other, specify</w:t>
            </w:r>
          </w:p>
          <w:p w14:paraId="43E3C39A" w14:textId="1D9516FB" w:rsidR="004A7491" w:rsidRPr="00BE068B" w:rsidRDefault="004A7491" w:rsidP="004A7491">
            <w:pPr>
              <w:contextualSpacing/>
              <w:rPr>
                <w:rFonts w:ascii="Gill Sans MT" w:eastAsia="Calibri" w:hAnsi="Gill Sans MT" w:cs="Arial"/>
                <w:sz w:val="20"/>
                <w:szCs w:val="20"/>
              </w:rPr>
            </w:pPr>
          </w:p>
        </w:tc>
        <w:tc>
          <w:tcPr>
            <w:tcW w:w="4050" w:type="dxa"/>
          </w:tcPr>
          <w:p w14:paraId="54BA743B" w14:textId="77777777" w:rsidR="004A7491" w:rsidRPr="00BE068B" w:rsidRDefault="004A7491" w:rsidP="004A7491">
            <w:pPr>
              <w:contextualSpacing/>
              <w:rPr>
                <w:rFonts w:ascii="Gill Sans MT" w:eastAsia="Calibri" w:hAnsi="Gill Sans MT" w:cs="Arial"/>
                <w:sz w:val="20"/>
                <w:szCs w:val="20"/>
              </w:rPr>
            </w:pPr>
          </w:p>
          <w:p w14:paraId="07CDA9B4" w14:textId="77777777" w:rsidR="004A7491" w:rsidRPr="004A7491" w:rsidRDefault="004A7491" w:rsidP="004A7491">
            <w:pPr>
              <w:contextualSpacing/>
              <w:rPr>
                <w:rFonts w:ascii="Gill Sans MT" w:eastAsia="Times New Roman" w:hAnsi="Gill Sans MT" w:cs="Times New Roman"/>
              </w:rPr>
            </w:pPr>
            <w:commentRangeStart w:id="25"/>
            <w:r w:rsidRPr="004A7491">
              <w:rPr>
                <w:rFonts w:ascii="Gill Sans MT" w:eastAsia="Times New Roman" w:hAnsi="Gill Sans MT" w:cs="Times New Roman"/>
              </w:rPr>
              <w:t>Why did you have to open up new land?</w:t>
            </w:r>
            <w:commentRangeEnd w:id="25"/>
            <w:r w:rsidR="000450B6">
              <w:rPr>
                <w:rStyle w:val="CommentReference"/>
              </w:rPr>
              <w:commentReference w:id="25"/>
            </w:r>
          </w:p>
          <w:tbl>
            <w:tblPr>
              <w:tblW w:w="4110" w:type="dxa"/>
              <w:tblLayout w:type="fixed"/>
              <w:tblLook w:val="04A0" w:firstRow="1" w:lastRow="0" w:firstColumn="1" w:lastColumn="0" w:noHBand="0" w:noVBand="1"/>
            </w:tblPr>
            <w:tblGrid>
              <w:gridCol w:w="4110"/>
            </w:tblGrid>
            <w:tr w:rsidR="004A7491" w:rsidRPr="004A7491" w14:paraId="69E27D5E" w14:textId="77777777" w:rsidTr="004A7491">
              <w:trPr>
                <w:trHeight w:val="300"/>
              </w:trPr>
              <w:tc>
                <w:tcPr>
                  <w:tcW w:w="4110" w:type="dxa"/>
                  <w:tcBorders>
                    <w:top w:val="nil"/>
                    <w:left w:val="nil"/>
                    <w:bottom w:val="nil"/>
                    <w:right w:val="nil"/>
                  </w:tcBorders>
                  <w:shd w:val="clear" w:color="auto" w:fill="auto"/>
                  <w:noWrap/>
                  <w:vAlign w:val="bottom"/>
                  <w:hideMark/>
                </w:tcPr>
                <w:p w14:paraId="77F4154F" w14:textId="612D98E9"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1=</w:t>
                  </w:r>
                  <w:r w:rsidRPr="004A7491">
                    <w:rPr>
                      <w:rFonts w:ascii="Gill Sans MT" w:eastAsia="Times New Roman" w:hAnsi="Gill Sans MT" w:cs="Times New Roman"/>
                      <w:lang w:val="en-ZW"/>
                    </w:rPr>
                    <w:t>Previous Land was small</w:t>
                  </w:r>
                </w:p>
              </w:tc>
            </w:tr>
            <w:tr w:rsidR="004A7491" w:rsidRPr="004A7491" w14:paraId="15976E44" w14:textId="77777777" w:rsidTr="004A7491">
              <w:trPr>
                <w:trHeight w:val="300"/>
              </w:trPr>
              <w:tc>
                <w:tcPr>
                  <w:tcW w:w="4110" w:type="dxa"/>
                  <w:tcBorders>
                    <w:top w:val="nil"/>
                    <w:left w:val="nil"/>
                    <w:bottom w:val="nil"/>
                    <w:right w:val="nil"/>
                  </w:tcBorders>
                  <w:shd w:val="clear" w:color="auto" w:fill="auto"/>
                  <w:noWrap/>
                  <w:vAlign w:val="bottom"/>
                  <w:hideMark/>
                </w:tcPr>
                <w:p w14:paraId="30F08126" w14:textId="2D5013A3"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2=</w:t>
                  </w:r>
                  <w:r w:rsidRPr="004A7491">
                    <w:rPr>
                      <w:rFonts w:ascii="Gill Sans MT" w:eastAsia="Times New Roman" w:hAnsi="Gill Sans MT" w:cs="Times New Roman"/>
                      <w:lang w:val="en-ZW"/>
                    </w:rPr>
                    <w:t>Previous land lost fertility</w:t>
                  </w:r>
                </w:p>
              </w:tc>
            </w:tr>
            <w:tr w:rsidR="004A7491" w:rsidRPr="004A7491" w14:paraId="2CB38D3A" w14:textId="77777777" w:rsidTr="004A7491">
              <w:trPr>
                <w:trHeight w:val="300"/>
              </w:trPr>
              <w:tc>
                <w:tcPr>
                  <w:tcW w:w="4110" w:type="dxa"/>
                  <w:tcBorders>
                    <w:top w:val="nil"/>
                    <w:left w:val="nil"/>
                    <w:bottom w:val="nil"/>
                    <w:right w:val="nil"/>
                  </w:tcBorders>
                  <w:shd w:val="clear" w:color="auto" w:fill="auto"/>
                  <w:noWrap/>
                  <w:vAlign w:val="bottom"/>
                  <w:hideMark/>
                </w:tcPr>
                <w:p w14:paraId="6D6DE9E9" w14:textId="740E2AC1"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3=</w:t>
                  </w:r>
                  <w:r w:rsidRPr="004A7491">
                    <w:rPr>
                      <w:rFonts w:ascii="Gill Sans MT" w:eastAsia="Times New Roman" w:hAnsi="Gill Sans MT" w:cs="Times New Roman"/>
                      <w:lang w:val="en-ZW"/>
                    </w:rPr>
                    <w:t>Wanted to have my own piece of land</w:t>
                  </w:r>
                </w:p>
              </w:tc>
            </w:tr>
            <w:tr w:rsidR="004A7491" w:rsidRPr="004A7491" w14:paraId="7C4A3914" w14:textId="77777777" w:rsidTr="004A7491">
              <w:trPr>
                <w:trHeight w:val="300"/>
              </w:trPr>
              <w:tc>
                <w:tcPr>
                  <w:tcW w:w="4110" w:type="dxa"/>
                  <w:tcBorders>
                    <w:top w:val="nil"/>
                    <w:left w:val="nil"/>
                    <w:bottom w:val="nil"/>
                    <w:right w:val="nil"/>
                  </w:tcBorders>
                  <w:shd w:val="clear" w:color="auto" w:fill="auto"/>
                  <w:noWrap/>
                  <w:vAlign w:val="bottom"/>
                  <w:hideMark/>
                </w:tcPr>
                <w:p w14:paraId="7F3DAE07" w14:textId="5E8B267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4=</w:t>
                  </w:r>
                  <w:r w:rsidRPr="004A7491">
                    <w:rPr>
                      <w:rFonts w:ascii="Gill Sans MT" w:eastAsia="Times New Roman" w:hAnsi="Gill Sans MT" w:cs="Times New Roman"/>
                      <w:lang w:val="en-ZW"/>
                    </w:rPr>
                    <w:t>Previous land was taken away</w:t>
                  </w:r>
                </w:p>
              </w:tc>
            </w:tr>
            <w:tr w:rsidR="004A7491" w:rsidRPr="004A7491" w14:paraId="35755BC3" w14:textId="77777777" w:rsidTr="004A7491">
              <w:trPr>
                <w:trHeight w:val="300"/>
              </w:trPr>
              <w:tc>
                <w:tcPr>
                  <w:tcW w:w="4110" w:type="dxa"/>
                  <w:tcBorders>
                    <w:top w:val="nil"/>
                    <w:left w:val="nil"/>
                    <w:bottom w:val="nil"/>
                    <w:right w:val="nil"/>
                  </w:tcBorders>
                  <w:shd w:val="clear" w:color="auto" w:fill="auto"/>
                  <w:noWrap/>
                  <w:vAlign w:val="bottom"/>
                  <w:hideMark/>
                </w:tcPr>
                <w:p w14:paraId="467C9BE4" w14:textId="1B4ED8D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5=</w:t>
                  </w:r>
                  <w:r w:rsidRPr="004A7491">
                    <w:rPr>
                      <w:rFonts w:ascii="Gill Sans MT" w:eastAsia="Times New Roman" w:hAnsi="Gill Sans MT" w:cs="Times New Roman"/>
                      <w:lang w:val="en-ZW"/>
                    </w:rPr>
                    <w:t>Wanted to be away from livestock</w:t>
                  </w:r>
                </w:p>
              </w:tc>
            </w:tr>
            <w:tr w:rsidR="004A7491" w:rsidRPr="004A7491" w14:paraId="37022954" w14:textId="77777777" w:rsidTr="004A7491">
              <w:trPr>
                <w:trHeight w:val="300"/>
              </w:trPr>
              <w:tc>
                <w:tcPr>
                  <w:tcW w:w="4110" w:type="dxa"/>
                  <w:tcBorders>
                    <w:top w:val="nil"/>
                    <w:left w:val="nil"/>
                    <w:bottom w:val="nil"/>
                    <w:right w:val="nil"/>
                  </w:tcBorders>
                  <w:shd w:val="clear" w:color="auto" w:fill="auto"/>
                  <w:noWrap/>
                  <w:vAlign w:val="bottom"/>
                  <w:hideMark/>
                </w:tcPr>
                <w:p w14:paraId="724E0AD3" w14:textId="3AE108B2"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6=</w:t>
                  </w:r>
                  <w:r w:rsidRPr="004A7491">
                    <w:rPr>
                      <w:rFonts w:ascii="Gill Sans MT" w:eastAsia="Times New Roman" w:hAnsi="Gill Sans MT" w:cs="Times New Roman"/>
                      <w:lang w:val="en-ZW"/>
                    </w:rPr>
                    <w:t>Wanted to be closer to forests</w:t>
                  </w:r>
                </w:p>
              </w:tc>
            </w:tr>
            <w:tr w:rsidR="004A7491" w:rsidRPr="004A7491" w14:paraId="18852607" w14:textId="77777777" w:rsidTr="004A7491">
              <w:trPr>
                <w:trHeight w:val="300"/>
              </w:trPr>
              <w:tc>
                <w:tcPr>
                  <w:tcW w:w="4110" w:type="dxa"/>
                  <w:tcBorders>
                    <w:top w:val="nil"/>
                    <w:left w:val="nil"/>
                    <w:bottom w:val="nil"/>
                    <w:right w:val="nil"/>
                  </w:tcBorders>
                  <w:shd w:val="clear" w:color="auto" w:fill="auto"/>
                  <w:noWrap/>
                  <w:vAlign w:val="bottom"/>
                </w:tcPr>
                <w:p w14:paraId="68F84BE9" w14:textId="661759AC"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7=</w:t>
                  </w:r>
                  <w:r w:rsidRPr="004A7491">
                    <w:rPr>
                      <w:rFonts w:ascii="Gill Sans MT" w:eastAsia="Times New Roman" w:hAnsi="Gill Sans MT" w:cs="Times New Roman"/>
                      <w:lang w:val="en-ZW"/>
                    </w:rPr>
                    <w:t>Shifted to this community recently</w:t>
                  </w:r>
                </w:p>
              </w:tc>
            </w:tr>
            <w:tr w:rsidR="004A7491" w:rsidRPr="004A7491" w14:paraId="642784D4" w14:textId="77777777" w:rsidTr="004A7491">
              <w:trPr>
                <w:trHeight w:val="300"/>
              </w:trPr>
              <w:tc>
                <w:tcPr>
                  <w:tcW w:w="4110" w:type="dxa"/>
                  <w:tcBorders>
                    <w:top w:val="nil"/>
                    <w:left w:val="nil"/>
                    <w:bottom w:val="nil"/>
                    <w:right w:val="nil"/>
                  </w:tcBorders>
                  <w:shd w:val="clear" w:color="auto" w:fill="auto"/>
                  <w:noWrap/>
                  <w:vAlign w:val="bottom"/>
                </w:tcPr>
                <w:p w14:paraId="4710A219" w14:textId="1196CC70"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8=</w:t>
                  </w:r>
                  <w:r w:rsidRPr="004A7491">
                    <w:rPr>
                      <w:rFonts w:ascii="Gill Sans MT" w:eastAsia="Times New Roman" w:hAnsi="Gill Sans MT" w:cs="Times New Roman"/>
                      <w:lang w:val="en-ZW"/>
                    </w:rPr>
                    <w:t>Running away from land disputes</w:t>
                  </w:r>
                </w:p>
              </w:tc>
            </w:tr>
            <w:tr w:rsidR="004A7491" w:rsidRPr="004A7491" w14:paraId="6676E00A" w14:textId="77777777" w:rsidTr="004A7491">
              <w:trPr>
                <w:trHeight w:val="300"/>
              </w:trPr>
              <w:tc>
                <w:tcPr>
                  <w:tcW w:w="4110" w:type="dxa"/>
                  <w:tcBorders>
                    <w:top w:val="nil"/>
                    <w:left w:val="nil"/>
                    <w:bottom w:val="nil"/>
                    <w:right w:val="nil"/>
                  </w:tcBorders>
                  <w:shd w:val="clear" w:color="auto" w:fill="auto"/>
                  <w:noWrap/>
                  <w:vAlign w:val="bottom"/>
                </w:tcPr>
                <w:p w14:paraId="5B1F9A7F" w14:textId="6089628E"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w:t>
                  </w:r>
                  <w:r w:rsidRPr="004A7491">
                    <w:rPr>
                      <w:rFonts w:ascii="Gill Sans MT" w:eastAsia="Times New Roman" w:hAnsi="Gill Sans MT" w:cs="Times New Roman"/>
                      <w:lang w:val="en-ZW"/>
                    </w:rPr>
                    <w:t>I was displaced</w:t>
                  </w:r>
                </w:p>
              </w:tc>
            </w:tr>
            <w:tr w:rsidR="004A7491" w:rsidRPr="004A7491" w14:paraId="676F268F" w14:textId="77777777" w:rsidTr="004A7491">
              <w:trPr>
                <w:trHeight w:val="300"/>
              </w:trPr>
              <w:tc>
                <w:tcPr>
                  <w:tcW w:w="4110" w:type="dxa"/>
                  <w:tcBorders>
                    <w:top w:val="nil"/>
                    <w:left w:val="nil"/>
                    <w:bottom w:val="nil"/>
                    <w:right w:val="nil"/>
                  </w:tcBorders>
                  <w:shd w:val="clear" w:color="auto" w:fill="auto"/>
                  <w:noWrap/>
                  <w:vAlign w:val="bottom"/>
                </w:tcPr>
                <w:p w14:paraId="797DBAAB" w14:textId="0028AA94" w:rsidR="004A7491" w:rsidRPr="004A7491" w:rsidRDefault="004A7491" w:rsidP="004A7491">
                  <w:pPr>
                    <w:spacing w:after="0" w:line="240" w:lineRule="auto"/>
                    <w:rPr>
                      <w:rFonts w:ascii="Gill Sans MT" w:eastAsia="Times New Roman" w:hAnsi="Gill Sans MT" w:cs="Times New Roman"/>
                      <w:lang w:val="en-ZW"/>
                    </w:rPr>
                  </w:pPr>
                  <w:r>
                    <w:rPr>
                      <w:rFonts w:ascii="Gill Sans MT" w:eastAsia="Times New Roman" w:hAnsi="Gill Sans MT" w:cs="Times New Roman"/>
                      <w:lang w:val="en-ZW"/>
                    </w:rPr>
                    <w:t>97=</w:t>
                  </w:r>
                  <w:r w:rsidRPr="004A7491">
                    <w:rPr>
                      <w:rFonts w:ascii="Gill Sans MT" w:eastAsia="Times New Roman" w:hAnsi="Gill Sans MT" w:cs="Times New Roman"/>
                      <w:lang w:val="en-ZW"/>
                    </w:rPr>
                    <w:t>Others</w:t>
                  </w:r>
                </w:p>
              </w:tc>
            </w:tr>
          </w:tbl>
          <w:p w14:paraId="6C0F1AEB" w14:textId="55A17C26" w:rsidR="004A7491" w:rsidRPr="00BE068B" w:rsidRDefault="004A7491" w:rsidP="004A7491">
            <w:pPr>
              <w:contextualSpacing/>
              <w:rPr>
                <w:rFonts w:ascii="Gill Sans MT" w:hAnsi="Gill Sans MT"/>
                <w:sz w:val="20"/>
                <w:szCs w:val="20"/>
              </w:rPr>
            </w:pPr>
          </w:p>
        </w:tc>
      </w:tr>
      <w:tr w:rsidR="004A7491" w:rsidRPr="00BE068B" w14:paraId="06E1B0F2" w14:textId="77777777" w:rsidTr="004A7491">
        <w:trPr>
          <w:trHeight w:val="20"/>
        </w:trPr>
        <w:tc>
          <w:tcPr>
            <w:tcW w:w="990" w:type="dxa"/>
          </w:tcPr>
          <w:p w14:paraId="06C1AAE2" w14:textId="77777777" w:rsidR="004A7491" w:rsidRPr="00BE068B" w:rsidRDefault="004A7491" w:rsidP="004A7491">
            <w:pPr>
              <w:contextualSpacing/>
              <w:jc w:val="center"/>
              <w:rPr>
                <w:rFonts w:ascii="Gill Sans MT" w:hAnsi="Gill Sans MT"/>
                <w:b/>
              </w:rPr>
            </w:pPr>
          </w:p>
        </w:tc>
        <w:tc>
          <w:tcPr>
            <w:tcW w:w="1025" w:type="dxa"/>
          </w:tcPr>
          <w:p w14:paraId="4EC5451E" w14:textId="77777777" w:rsidR="004A7491" w:rsidRPr="00BE068B" w:rsidRDefault="004A7491" w:rsidP="004A7491">
            <w:pPr>
              <w:contextualSpacing/>
              <w:jc w:val="center"/>
              <w:rPr>
                <w:rFonts w:ascii="Gill Sans MT" w:hAnsi="Gill Sans MT"/>
              </w:rPr>
            </w:pPr>
          </w:p>
        </w:tc>
        <w:tc>
          <w:tcPr>
            <w:tcW w:w="4050" w:type="dxa"/>
          </w:tcPr>
          <w:p w14:paraId="777E9B9A" w14:textId="77777777" w:rsidR="004A7491" w:rsidRPr="00BE068B" w:rsidRDefault="004A7491" w:rsidP="004A7491">
            <w:pPr>
              <w:contextualSpacing/>
              <w:jc w:val="center"/>
              <w:rPr>
                <w:rFonts w:ascii="Gill Sans MT" w:hAnsi="Gill Sans MT"/>
              </w:rPr>
            </w:pPr>
          </w:p>
        </w:tc>
        <w:tc>
          <w:tcPr>
            <w:tcW w:w="3385" w:type="dxa"/>
          </w:tcPr>
          <w:p w14:paraId="3DC6C97A" w14:textId="2DD24A71" w:rsidR="004A7491" w:rsidRPr="00BE068B" w:rsidRDefault="004A7491" w:rsidP="004A7491">
            <w:pPr>
              <w:contextualSpacing/>
              <w:jc w:val="center"/>
              <w:rPr>
                <w:rFonts w:ascii="Gill Sans MT" w:hAnsi="Gill Sans MT"/>
              </w:rPr>
            </w:pPr>
          </w:p>
        </w:tc>
        <w:tc>
          <w:tcPr>
            <w:tcW w:w="4050" w:type="dxa"/>
          </w:tcPr>
          <w:p w14:paraId="02A82009" w14:textId="13D3C204" w:rsidR="004A7491" w:rsidRPr="00BE068B" w:rsidRDefault="004A7491" w:rsidP="004A7491">
            <w:pPr>
              <w:contextualSpacing/>
              <w:jc w:val="center"/>
              <w:rPr>
                <w:rFonts w:ascii="Gill Sans MT" w:hAnsi="Gill Sans MT"/>
              </w:rPr>
            </w:pPr>
          </w:p>
        </w:tc>
      </w:tr>
      <w:tr w:rsidR="004A7491" w:rsidRPr="00BE068B" w14:paraId="64A59D16" w14:textId="77777777" w:rsidTr="004A7491">
        <w:trPr>
          <w:trHeight w:val="20"/>
        </w:trPr>
        <w:tc>
          <w:tcPr>
            <w:tcW w:w="990" w:type="dxa"/>
          </w:tcPr>
          <w:p w14:paraId="1B4DE5D2" w14:textId="77777777" w:rsidR="004A7491" w:rsidRPr="00BE068B" w:rsidRDefault="004A7491" w:rsidP="004A7491">
            <w:pPr>
              <w:contextualSpacing/>
              <w:jc w:val="center"/>
              <w:rPr>
                <w:rFonts w:ascii="Gill Sans MT" w:hAnsi="Gill Sans MT"/>
                <w:b/>
              </w:rPr>
            </w:pPr>
            <w:r w:rsidRPr="00BE068B">
              <w:rPr>
                <w:rFonts w:ascii="Gill Sans MT" w:hAnsi="Gill Sans MT"/>
                <w:b/>
              </w:rPr>
              <w:t>1</w:t>
            </w:r>
          </w:p>
        </w:tc>
        <w:tc>
          <w:tcPr>
            <w:tcW w:w="1025" w:type="dxa"/>
          </w:tcPr>
          <w:p w14:paraId="167672B6" w14:textId="77777777" w:rsidR="004A7491" w:rsidRPr="00BE068B" w:rsidRDefault="004A7491" w:rsidP="004A7491">
            <w:pPr>
              <w:contextualSpacing/>
              <w:jc w:val="center"/>
              <w:rPr>
                <w:rFonts w:ascii="Gill Sans MT" w:hAnsi="Gill Sans MT"/>
              </w:rPr>
            </w:pPr>
          </w:p>
        </w:tc>
        <w:tc>
          <w:tcPr>
            <w:tcW w:w="4050" w:type="dxa"/>
          </w:tcPr>
          <w:p w14:paraId="4072AC58" w14:textId="77777777" w:rsidR="004A7491" w:rsidRPr="00BE068B" w:rsidRDefault="004A7491" w:rsidP="004A7491">
            <w:pPr>
              <w:contextualSpacing/>
              <w:jc w:val="center"/>
              <w:rPr>
                <w:rFonts w:ascii="Gill Sans MT" w:hAnsi="Gill Sans MT"/>
              </w:rPr>
            </w:pPr>
          </w:p>
        </w:tc>
        <w:tc>
          <w:tcPr>
            <w:tcW w:w="3385" w:type="dxa"/>
          </w:tcPr>
          <w:p w14:paraId="4EB08406" w14:textId="4F2458E2" w:rsidR="004A7491" w:rsidRPr="00BE068B" w:rsidRDefault="004A7491" w:rsidP="004A7491">
            <w:pPr>
              <w:contextualSpacing/>
              <w:jc w:val="center"/>
              <w:rPr>
                <w:rFonts w:ascii="Gill Sans MT" w:hAnsi="Gill Sans MT"/>
              </w:rPr>
            </w:pPr>
          </w:p>
        </w:tc>
        <w:tc>
          <w:tcPr>
            <w:tcW w:w="4050" w:type="dxa"/>
          </w:tcPr>
          <w:p w14:paraId="323CE18D" w14:textId="0E2C25BD" w:rsidR="004A7491" w:rsidRPr="00BE068B" w:rsidRDefault="004A7491" w:rsidP="004A7491">
            <w:pPr>
              <w:contextualSpacing/>
              <w:jc w:val="center"/>
              <w:rPr>
                <w:rFonts w:ascii="Gill Sans MT" w:hAnsi="Gill Sans MT"/>
              </w:rPr>
            </w:pPr>
          </w:p>
        </w:tc>
      </w:tr>
      <w:tr w:rsidR="004A7491" w:rsidRPr="00BE068B" w14:paraId="387DDF45" w14:textId="77777777" w:rsidTr="004A7491">
        <w:trPr>
          <w:trHeight w:val="20"/>
        </w:trPr>
        <w:tc>
          <w:tcPr>
            <w:tcW w:w="990" w:type="dxa"/>
          </w:tcPr>
          <w:p w14:paraId="40883E0B" w14:textId="77777777" w:rsidR="004A7491" w:rsidRPr="00BE068B" w:rsidRDefault="004A7491" w:rsidP="004A7491">
            <w:pPr>
              <w:contextualSpacing/>
              <w:jc w:val="center"/>
              <w:rPr>
                <w:rFonts w:ascii="Gill Sans MT" w:hAnsi="Gill Sans MT"/>
                <w:b/>
              </w:rPr>
            </w:pPr>
            <w:r w:rsidRPr="00BE068B">
              <w:rPr>
                <w:rFonts w:ascii="Gill Sans MT" w:hAnsi="Gill Sans MT"/>
                <w:b/>
              </w:rPr>
              <w:t>2</w:t>
            </w:r>
          </w:p>
        </w:tc>
        <w:tc>
          <w:tcPr>
            <w:tcW w:w="1025" w:type="dxa"/>
          </w:tcPr>
          <w:p w14:paraId="45C0F8CC" w14:textId="77777777" w:rsidR="004A7491" w:rsidRPr="00BE068B" w:rsidRDefault="004A7491" w:rsidP="004A7491">
            <w:pPr>
              <w:contextualSpacing/>
              <w:jc w:val="center"/>
              <w:rPr>
                <w:rFonts w:ascii="Gill Sans MT" w:hAnsi="Gill Sans MT"/>
              </w:rPr>
            </w:pPr>
          </w:p>
        </w:tc>
        <w:tc>
          <w:tcPr>
            <w:tcW w:w="4050" w:type="dxa"/>
          </w:tcPr>
          <w:p w14:paraId="6860C358" w14:textId="77777777" w:rsidR="004A7491" w:rsidRPr="00BE068B" w:rsidRDefault="004A7491" w:rsidP="004A7491">
            <w:pPr>
              <w:contextualSpacing/>
              <w:jc w:val="center"/>
              <w:rPr>
                <w:rFonts w:ascii="Gill Sans MT" w:hAnsi="Gill Sans MT"/>
              </w:rPr>
            </w:pPr>
          </w:p>
        </w:tc>
        <w:tc>
          <w:tcPr>
            <w:tcW w:w="3385" w:type="dxa"/>
          </w:tcPr>
          <w:p w14:paraId="0FC3138D" w14:textId="0A4A886F" w:rsidR="004A7491" w:rsidRPr="00BE068B" w:rsidRDefault="004A7491" w:rsidP="004A7491">
            <w:pPr>
              <w:contextualSpacing/>
              <w:jc w:val="center"/>
              <w:rPr>
                <w:rFonts w:ascii="Gill Sans MT" w:hAnsi="Gill Sans MT"/>
              </w:rPr>
            </w:pPr>
          </w:p>
        </w:tc>
        <w:tc>
          <w:tcPr>
            <w:tcW w:w="4050" w:type="dxa"/>
          </w:tcPr>
          <w:p w14:paraId="494A0A67" w14:textId="64C5B524" w:rsidR="004A7491" w:rsidRPr="00BE068B" w:rsidRDefault="004A7491" w:rsidP="004A7491">
            <w:pPr>
              <w:contextualSpacing/>
              <w:jc w:val="center"/>
              <w:rPr>
                <w:rFonts w:ascii="Gill Sans MT" w:hAnsi="Gill Sans MT"/>
              </w:rPr>
            </w:pPr>
          </w:p>
        </w:tc>
      </w:tr>
      <w:tr w:rsidR="004A7491" w:rsidRPr="00BE068B" w14:paraId="1E2A9D10" w14:textId="77777777" w:rsidTr="004A7491">
        <w:trPr>
          <w:trHeight w:val="20"/>
        </w:trPr>
        <w:tc>
          <w:tcPr>
            <w:tcW w:w="990" w:type="dxa"/>
          </w:tcPr>
          <w:p w14:paraId="4FEB2957" w14:textId="77777777" w:rsidR="004A7491" w:rsidRPr="00BE068B" w:rsidRDefault="004A7491" w:rsidP="004A7491">
            <w:pPr>
              <w:contextualSpacing/>
              <w:jc w:val="center"/>
              <w:rPr>
                <w:rFonts w:ascii="Gill Sans MT" w:hAnsi="Gill Sans MT"/>
                <w:b/>
              </w:rPr>
            </w:pPr>
            <w:r w:rsidRPr="00BE068B">
              <w:rPr>
                <w:rFonts w:ascii="Gill Sans MT" w:hAnsi="Gill Sans MT"/>
                <w:b/>
              </w:rPr>
              <w:t>3</w:t>
            </w:r>
          </w:p>
        </w:tc>
        <w:tc>
          <w:tcPr>
            <w:tcW w:w="1025" w:type="dxa"/>
          </w:tcPr>
          <w:p w14:paraId="0B9DCF31" w14:textId="77777777" w:rsidR="004A7491" w:rsidRPr="00BE068B" w:rsidRDefault="004A7491" w:rsidP="004A7491">
            <w:pPr>
              <w:contextualSpacing/>
              <w:jc w:val="center"/>
              <w:rPr>
                <w:rFonts w:ascii="Gill Sans MT" w:hAnsi="Gill Sans MT"/>
              </w:rPr>
            </w:pPr>
          </w:p>
        </w:tc>
        <w:tc>
          <w:tcPr>
            <w:tcW w:w="4050" w:type="dxa"/>
          </w:tcPr>
          <w:p w14:paraId="333787BE" w14:textId="77777777" w:rsidR="004A7491" w:rsidRPr="00BE068B" w:rsidRDefault="004A7491" w:rsidP="004A7491">
            <w:pPr>
              <w:contextualSpacing/>
              <w:jc w:val="center"/>
              <w:rPr>
                <w:rFonts w:ascii="Gill Sans MT" w:hAnsi="Gill Sans MT"/>
              </w:rPr>
            </w:pPr>
          </w:p>
        </w:tc>
        <w:tc>
          <w:tcPr>
            <w:tcW w:w="3385" w:type="dxa"/>
          </w:tcPr>
          <w:p w14:paraId="10455ABE" w14:textId="6332E993" w:rsidR="004A7491" w:rsidRPr="00BE068B" w:rsidRDefault="004A7491" w:rsidP="004A7491">
            <w:pPr>
              <w:contextualSpacing/>
              <w:jc w:val="center"/>
              <w:rPr>
                <w:rFonts w:ascii="Gill Sans MT" w:hAnsi="Gill Sans MT"/>
              </w:rPr>
            </w:pPr>
          </w:p>
        </w:tc>
        <w:tc>
          <w:tcPr>
            <w:tcW w:w="4050" w:type="dxa"/>
          </w:tcPr>
          <w:p w14:paraId="211783DE" w14:textId="49D1CA29" w:rsidR="004A7491" w:rsidRPr="00BE068B" w:rsidRDefault="004A7491" w:rsidP="004A7491">
            <w:pPr>
              <w:contextualSpacing/>
              <w:jc w:val="center"/>
              <w:rPr>
                <w:rFonts w:ascii="Gill Sans MT" w:hAnsi="Gill Sans MT"/>
              </w:rPr>
            </w:pPr>
          </w:p>
        </w:tc>
      </w:tr>
    </w:tbl>
    <w:p w14:paraId="17830D96" w14:textId="77777777" w:rsidR="00474D3E" w:rsidRDefault="00474D3E">
      <w:pPr>
        <w:rPr>
          <w:rFonts w:ascii="Gill Sans MT" w:hAnsi="Gill Sans MT"/>
        </w:rPr>
      </w:pPr>
    </w:p>
    <w:p w14:paraId="26459708" w14:textId="56BFC7AD" w:rsidR="00474D3E" w:rsidRDefault="00474D3E">
      <w:pPr>
        <w:rPr>
          <w:rFonts w:ascii="Gill Sans MT" w:hAnsi="Gill Sans MT"/>
        </w:rPr>
      </w:pPr>
      <w:r>
        <w:rPr>
          <w:rFonts w:ascii="Gill Sans MT" w:hAnsi="Gill Sans MT"/>
        </w:rPr>
        <w:br w:type="page"/>
      </w:r>
    </w:p>
    <w:p w14:paraId="65617BA2"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lastRenderedPageBreak/>
        <w:t>Now I am going ask you some questions about events that could happen in your village. Please tell me how likely you think the following events are.</w:t>
      </w:r>
    </w:p>
    <w:tbl>
      <w:tblPr>
        <w:tblW w:w="10114" w:type="dxa"/>
        <w:tblInd w:w="-29" w:type="dxa"/>
        <w:tblLayout w:type="fixed"/>
        <w:tblCellMar>
          <w:left w:w="0" w:type="dxa"/>
          <w:right w:w="0" w:type="dxa"/>
        </w:tblCellMar>
        <w:tblLook w:val="0000" w:firstRow="0" w:lastRow="0" w:firstColumn="0" w:lastColumn="0" w:noHBand="0" w:noVBand="0"/>
      </w:tblPr>
      <w:tblGrid>
        <w:gridCol w:w="551"/>
        <w:gridCol w:w="5142"/>
        <w:gridCol w:w="3687"/>
        <w:gridCol w:w="734"/>
      </w:tblGrid>
      <w:tr w:rsidR="00474D3E" w:rsidRPr="00F71A9A" w14:paraId="2D8E2888"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7D0E38B"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D14</w:t>
            </w:r>
          </w:p>
        </w:tc>
        <w:tc>
          <w:tcPr>
            <w:tcW w:w="5130" w:type="dxa"/>
            <w:tcBorders>
              <w:top w:val="single" w:sz="4" w:space="0" w:color="000000"/>
              <w:left w:val="single" w:sz="4" w:space="0" w:color="000000"/>
              <w:bottom w:val="single" w:sz="4" w:space="0" w:color="000000"/>
            </w:tcBorders>
          </w:tcPr>
          <w:p w14:paraId="53B648B3"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w:t>
            </w:r>
            <w:commentRangeStart w:id="26"/>
            <w:r w:rsidRPr="00F71A9A">
              <w:rPr>
                <w:rFonts w:ascii="Gill Sans MT" w:hAnsi="Gill Sans MT"/>
                <w:color w:val="000000"/>
                <w:sz w:val="20"/>
                <w:szCs w:val="20"/>
              </w:rPr>
              <w:t xml:space="preserve">elites from Lusaka </w:t>
            </w:r>
            <w:commentRangeEnd w:id="26"/>
            <w:r w:rsidR="00116982">
              <w:rPr>
                <w:rStyle w:val="CommentReference"/>
              </w:rPr>
              <w:commentReference w:id="26"/>
            </w:r>
            <w:r w:rsidRPr="00F71A9A">
              <w:rPr>
                <w:rFonts w:ascii="Gill Sans MT" w:hAnsi="Gill Sans MT"/>
                <w:color w:val="000000"/>
                <w:sz w:val="20"/>
                <w:szCs w:val="20"/>
              </w:rPr>
              <w:t>will take some of the customary forest land used by your village w</w:t>
            </w:r>
            <w:r>
              <w:rPr>
                <w:rFonts w:ascii="Gill Sans MT" w:hAnsi="Gill Sans MT"/>
                <w:color w:val="000000"/>
                <w:sz w:val="20"/>
                <w:szCs w:val="20"/>
              </w:rPr>
              <w:t>ithout authorization from the community</w:t>
            </w:r>
            <w:r w:rsidRPr="00F71A9A">
              <w:rPr>
                <w:rFonts w:ascii="Gill Sans MT" w:hAnsi="Gill Sans MT"/>
                <w:color w:val="000000"/>
                <w:sz w:val="20"/>
                <w:szCs w:val="20"/>
              </w:rPr>
              <w:t xml:space="preserve"> in the next 1 to 3 years?   </w:t>
            </w:r>
            <w:r w:rsidRPr="00F71A9A">
              <w:rPr>
                <w:rFonts w:ascii="Gill Sans MT" w:hAnsi="Gill Sans MT"/>
                <w:b/>
                <w:color w:val="000000"/>
                <w:sz w:val="20"/>
                <w:szCs w:val="20"/>
              </w:rPr>
              <w:t>(helite1)</w:t>
            </w:r>
          </w:p>
        </w:tc>
        <w:tc>
          <w:tcPr>
            <w:tcW w:w="3678" w:type="dxa"/>
            <w:tcBorders>
              <w:top w:val="single" w:sz="4" w:space="0" w:color="000000"/>
              <w:bottom w:val="single" w:sz="4" w:space="0" w:color="000000"/>
              <w:right w:val="single" w:sz="18" w:space="0" w:color="000000"/>
            </w:tcBorders>
          </w:tcPr>
          <w:p w14:paraId="130FE8E0"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646597C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287D05F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5F5B7A1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5367097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2E2D68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34D9B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1346801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12ACA011" w14:textId="77777777" w:rsidR="00474D3E" w:rsidRPr="00F71A9A" w:rsidRDefault="00474D3E" w:rsidP="00474D3E">
            <w:pPr>
              <w:spacing w:after="0" w:line="240" w:lineRule="auto"/>
              <w:contextualSpacing/>
              <w:rPr>
                <w:rFonts w:ascii="Gill Sans MT" w:hAnsi="Gill Sans MT" w:cs="Times New Roman"/>
                <w:i/>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3855803"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5AAEFAEE"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41B5C126"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D15</w:t>
            </w:r>
          </w:p>
        </w:tc>
        <w:tc>
          <w:tcPr>
            <w:tcW w:w="5130" w:type="dxa"/>
            <w:tcBorders>
              <w:top w:val="single" w:sz="4" w:space="0" w:color="000000"/>
              <w:left w:val="single" w:sz="4" w:space="0" w:color="000000"/>
              <w:bottom w:val="single" w:sz="4" w:space="0" w:color="000000"/>
            </w:tcBorders>
          </w:tcPr>
          <w:p w14:paraId="74BF9D2D"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How likely is it that elites from Lusaka will take some of the customary forest land used by your village</w:t>
            </w:r>
            <w:r>
              <w:rPr>
                <w:rFonts w:ascii="Gill Sans MT" w:hAnsi="Gill Sans MT"/>
                <w:color w:val="000000"/>
                <w:sz w:val="20"/>
                <w:szCs w:val="20"/>
              </w:rPr>
              <w:t xml:space="preserve"> without authorization from the community</w:t>
            </w:r>
            <w:r w:rsidRPr="00F71A9A">
              <w:rPr>
                <w:rFonts w:ascii="Gill Sans MT" w:hAnsi="Gill Sans MT"/>
                <w:color w:val="000000"/>
                <w:sz w:val="20"/>
                <w:szCs w:val="20"/>
              </w:rPr>
              <w:t xml:space="preserve"> more than 3 years into the future? </w:t>
            </w:r>
            <w:r w:rsidRPr="00F71A9A">
              <w:rPr>
                <w:rFonts w:ascii="Gill Sans MT" w:hAnsi="Gill Sans MT"/>
                <w:b/>
                <w:color w:val="000000"/>
                <w:sz w:val="20"/>
                <w:szCs w:val="20"/>
              </w:rPr>
              <w:t>(helite3)</w:t>
            </w:r>
          </w:p>
        </w:tc>
        <w:tc>
          <w:tcPr>
            <w:tcW w:w="3678" w:type="dxa"/>
            <w:tcBorders>
              <w:top w:val="single" w:sz="4" w:space="0" w:color="000000"/>
              <w:bottom w:val="single" w:sz="4" w:space="0" w:color="000000"/>
              <w:right w:val="single" w:sz="18" w:space="0" w:color="000000"/>
            </w:tcBorders>
          </w:tcPr>
          <w:p w14:paraId="75FDC76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23D77E3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1D125FB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64EFF2B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643EFF2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CFE04C"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4DCAEFB"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131B82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4B73DD95"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3708764B"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249AC299"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05DD5495"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D16</w:t>
            </w:r>
          </w:p>
        </w:tc>
        <w:tc>
          <w:tcPr>
            <w:tcW w:w="5130" w:type="dxa"/>
            <w:tcBorders>
              <w:top w:val="single" w:sz="4" w:space="0" w:color="000000"/>
              <w:left w:val="single" w:sz="4" w:space="0" w:color="000000"/>
              <w:bottom w:val="single" w:sz="4" w:space="0" w:color="000000"/>
            </w:tcBorders>
          </w:tcPr>
          <w:p w14:paraId="17027C9F"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How likely is it that a chief will sell or give away customary forestland used by this village for investment purposes in the next 1-3 years without authorization from the community? </w:t>
            </w:r>
            <w:r w:rsidRPr="00F71A9A">
              <w:rPr>
                <w:rFonts w:ascii="Gill Sans MT" w:hAnsi="Gill Sans MT"/>
                <w:b/>
                <w:color w:val="000000"/>
                <w:sz w:val="20"/>
                <w:szCs w:val="20"/>
              </w:rPr>
              <w:t>(hchiefsell1)</w:t>
            </w:r>
          </w:p>
        </w:tc>
        <w:tc>
          <w:tcPr>
            <w:tcW w:w="3678" w:type="dxa"/>
            <w:tcBorders>
              <w:top w:val="single" w:sz="4" w:space="0" w:color="000000"/>
              <w:bottom w:val="single" w:sz="4" w:space="0" w:color="000000"/>
              <w:right w:val="single" w:sz="18" w:space="0" w:color="000000"/>
            </w:tcBorders>
          </w:tcPr>
          <w:p w14:paraId="5573A4D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087DE7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076D6514"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0ACB637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37B2C23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5FD17B7D"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027B5D81"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51BED157"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2071C848"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481D3C2F"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474D3E" w:rsidRPr="00F71A9A" w14:paraId="0A216E74" w14:textId="77777777" w:rsidTr="00474D3E">
        <w:trPr>
          <w:trHeight w:val="20"/>
        </w:trPr>
        <w:tc>
          <w:tcPr>
            <w:tcW w:w="550" w:type="dxa"/>
            <w:tcBorders>
              <w:top w:val="single" w:sz="4" w:space="0" w:color="000000"/>
              <w:left w:val="single" w:sz="4" w:space="0" w:color="000000"/>
              <w:bottom w:val="single" w:sz="4" w:space="0" w:color="000000"/>
              <w:right w:val="single" w:sz="4" w:space="0" w:color="000000"/>
            </w:tcBorders>
          </w:tcPr>
          <w:p w14:paraId="60283428" w14:textId="77777777" w:rsidR="00474D3E" w:rsidRPr="00F71A9A" w:rsidRDefault="00474D3E" w:rsidP="00474D3E">
            <w:pPr>
              <w:spacing w:after="0" w:line="240" w:lineRule="auto"/>
              <w:contextualSpacing/>
              <w:rPr>
                <w:rFonts w:ascii="Gill Sans MT" w:eastAsia="Calibri" w:hAnsi="Gill Sans MT" w:cs="Times New Roman"/>
                <w:sz w:val="20"/>
                <w:szCs w:val="20"/>
              </w:rPr>
            </w:pPr>
            <w:r w:rsidRPr="00F71A9A">
              <w:rPr>
                <w:rFonts w:ascii="Gill Sans MT" w:eastAsia="Calibri" w:hAnsi="Gill Sans MT" w:cs="Times New Roman"/>
                <w:sz w:val="20"/>
                <w:szCs w:val="20"/>
              </w:rPr>
              <w:t>D17</w:t>
            </w:r>
          </w:p>
        </w:tc>
        <w:tc>
          <w:tcPr>
            <w:tcW w:w="5130" w:type="dxa"/>
            <w:tcBorders>
              <w:top w:val="single" w:sz="4" w:space="0" w:color="000000"/>
              <w:left w:val="single" w:sz="4" w:space="0" w:color="000000"/>
              <w:bottom w:val="single" w:sz="4" w:space="0" w:color="000000"/>
            </w:tcBorders>
          </w:tcPr>
          <w:p w14:paraId="0165D4CD" w14:textId="77777777" w:rsidR="00474D3E" w:rsidRPr="00F71A9A" w:rsidRDefault="00474D3E" w:rsidP="00474D3E">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How likely is it that a chief will sell or give away the customary forestland used by this village for investment purposes more than 3 years into the future without authorization from the community?</w:t>
            </w:r>
            <w:r w:rsidRPr="00F71A9A">
              <w:rPr>
                <w:rFonts w:ascii="Gill Sans MT" w:hAnsi="Gill Sans MT"/>
                <w:sz w:val="20"/>
                <w:szCs w:val="20"/>
              </w:rPr>
              <w:t xml:space="preserve"> </w:t>
            </w:r>
            <w:r w:rsidRPr="00F71A9A">
              <w:rPr>
                <w:rFonts w:ascii="Gill Sans MT" w:hAnsi="Gill Sans MT"/>
                <w:b/>
                <w:sz w:val="20"/>
                <w:szCs w:val="20"/>
              </w:rPr>
              <w:t>(</w:t>
            </w:r>
            <w:r w:rsidRPr="00F71A9A">
              <w:rPr>
                <w:rFonts w:ascii="Gill Sans MT" w:hAnsi="Gill Sans MT"/>
                <w:b/>
                <w:color w:val="000000"/>
                <w:sz w:val="20"/>
                <w:szCs w:val="20"/>
              </w:rPr>
              <w:t>hchiefsell3)</w:t>
            </w:r>
          </w:p>
        </w:tc>
        <w:tc>
          <w:tcPr>
            <w:tcW w:w="3678" w:type="dxa"/>
            <w:tcBorders>
              <w:top w:val="single" w:sz="4" w:space="0" w:color="000000"/>
              <w:bottom w:val="single" w:sz="4" w:space="0" w:color="000000"/>
              <w:right w:val="single" w:sz="18" w:space="0" w:color="000000"/>
            </w:tcBorders>
          </w:tcPr>
          <w:p w14:paraId="3AA170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1=Impossible/would never happen</w:t>
            </w:r>
          </w:p>
          <w:p w14:paraId="5E536ED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2=Highly Unlikely</w:t>
            </w:r>
          </w:p>
          <w:p w14:paraId="41CF4F0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3=Unlikely  </w:t>
            </w:r>
          </w:p>
          <w:p w14:paraId="49175FC3"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4=Unsure/Don't know</w:t>
            </w:r>
          </w:p>
          <w:p w14:paraId="20C199BA"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5=Likely</w:t>
            </w:r>
          </w:p>
          <w:p w14:paraId="3E333EE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6=Highly Likely </w:t>
            </w:r>
          </w:p>
          <w:p w14:paraId="4F00DE96"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 xml:space="preserve">7=Happening right now </w:t>
            </w:r>
          </w:p>
          <w:p w14:paraId="6F6802F2"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888=Don't know</w:t>
            </w:r>
          </w:p>
          <w:p w14:paraId="0445F1AF" w14:textId="77777777" w:rsidR="00474D3E" w:rsidRPr="00F71A9A" w:rsidRDefault="00474D3E" w:rsidP="00474D3E">
            <w:pPr>
              <w:spacing w:after="0" w:line="240" w:lineRule="auto"/>
              <w:contextualSpacing/>
              <w:rPr>
                <w:rFonts w:ascii="Gill Sans MT" w:hAnsi="Gill Sans MT" w:cs="Times New Roman"/>
                <w:w w:val="105"/>
                <w:sz w:val="20"/>
                <w:szCs w:val="20"/>
              </w:rPr>
            </w:pPr>
            <w:r w:rsidRPr="00F71A9A">
              <w:rPr>
                <w:rFonts w:ascii="Gill Sans MT" w:hAnsi="Gill Sans MT" w:cs="Times New Roman"/>
                <w:w w:val="105"/>
                <w:sz w:val="20"/>
                <w:szCs w:val="20"/>
              </w:rPr>
              <w:t>999=Prefer not to respond</w:t>
            </w:r>
          </w:p>
        </w:tc>
        <w:tc>
          <w:tcPr>
            <w:tcW w:w="732" w:type="dxa"/>
            <w:tcBorders>
              <w:top w:val="single" w:sz="18" w:space="0" w:color="000000"/>
              <w:left w:val="single" w:sz="18" w:space="0" w:color="000000"/>
              <w:bottom w:val="single" w:sz="18" w:space="0" w:color="000000"/>
              <w:right w:val="single" w:sz="18" w:space="0" w:color="000000"/>
            </w:tcBorders>
          </w:tcPr>
          <w:p w14:paraId="0A556C1E" w14:textId="77777777" w:rsidR="00474D3E" w:rsidRPr="00F71A9A" w:rsidRDefault="00474D3E" w:rsidP="00474D3E">
            <w:pPr>
              <w:spacing w:after="0" w:line="240" w:lineRule="auto"/>
              <w:contextualSpacing/>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bl>
    <w:tbl>
      <w:tblPr>
        <w:tblpPr w:leftFromText="180" w:rightFromText="180" w:vertAnchor="page" w:horzAnchor="page" w:tblpX="1608" w:tblpY="6481"/>
        <w:tblW w:w="11773" w:type="dxa"/>
        <w:tblLayout w:type="fixed"/>
        <w:tblCellMar>
          <w:left w:w="29" w:type="dxa"/>
          <w:right w:w="29" w:type="dxa"/>
        </w:tblCellMar>
        <w:tblLook w:val="0000" w:firstRow="0" w:lastRow="0" w:firstColumn="0" w:lastColumn="0" w:noHBand="0" w:noVBand="0"/>
      </w:tblPr>
      <w:tblGrid>
        <w:gridCol w:w="1063"/>
        <w:gridCol w:w="4858"/>
        <w:gridCol w:w="4952"/>
        <w:gridCol w:w="900"/>
      </w:tblGrid>
      <w:tr w:rsidR="00474D3E" w:rsidRPr="00BE068B" w14:paraId="25C0ACBD"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6D65953F"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6D1B92B0" w14:textId="77777777" w:rsidR="00474D3E" w:rsidRPr="00297833" w:rsidRDefault="00474D3E" w:rsidP="00474D3E">
            <w:pPr>
              <w:spacing w:after="0"/>
              <w:rPr>
                <w:rFonts w:cs="Arial"/>
              </w:rPr>
            </w:pPr>
            <w:r w:rsidRPr="00297833">
              <w:rPr>
                <w:rFonts w:cs="Arial"/>
              </w:rPr>
              <w:t>Are there any forests that your household used to access that you are no longer allowed to access?</w:t>
            </w:r>
          </w:p>
          <w:p w14:paraId="55D74D11" w14:textId="77777777" w:rsidR="00474D3E" w:rsidRPr="00297833" w:rsidRDefault="00474D3E" w:rsidP="00474D3E">
            <w:pPr>
              <w:spacing w:after="0"/>
              <w:rPr>
                <w:rFonts w:eastAsia="Calibri" w:cs="Times New Roman"/>
                <w:w w:val="105"/>
              </w:rPr>
            </w:pPr>
            <w:r w:rsidRPr="00297833">
              <w:rPr>
                <w:rFonts w:cs="Arial"/>
                <w:i/>
              </w:rPr>
              <w:t>If 0, skip to Section G</w:t>
            </w:r>
            <w:r w:rsidRPr="00297833">
              <w:rPr>
                <w:rFonts w:cs="Arial"/>
              </w:rPr>
              <w:t xml:space="preserve"> </w:t>
            </w:r>
          </w:p>
        </w:tc>
        <w:tc>
          <w:tcPr>
            <w:tcW w:w="4952" w:type="dxa"/>
            <w:tcBorders>
              <w:top w:val="single" w:sz="4" w:space="0" w:color="000000"/>
              <w:bottom w:val="single" w:sz="4" w:space="0" w:color="000000"/>
              <w:right w:val="single" w:sz="18" w:space="0" w:color="000000"/>
            </w:tcBorders>
          </w:tcPr>
          <w:p w14:paraId="3FB46B01" w14:textId="77777777" w:rsidR="00474D3E" w:rsidRPr="00BE068B" w:rsidRDefault="00474D3E" w:rsidP="00474D3E">
            <w:pPr>
              <w:spacing w:after="0"/>
              <w:rPr>
                <w:rFonts w:ascii="Gill Sans MT" w:hAnsi="Gill Sans MT"/>
              </w:rPr>
            </w:pPr>
            <w:r w:rsidRPr="00BE068B">
              <w:rPr>
                <w:rFonts w:ascii="Gill Sans MT" w:hAnsi="Gill Sans MT"/>
              </w:rPr>
              <w:t>0=No</w:t>
            </w:r>
          </w:p>
          <w:p w14:paraId="0779D970" w14:textId="77777777" w:rsidR="00474D3E" w:rsidRPr="00BE068B" w:rsidRDefault="00474D3E" w:rsidP="00474D3E">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68974985" w14:textId="77777777" w:rsidR="00474D3E" w:rsidRPr="00BE068B" w:rsidRDefault="00474D3E" w:rsidP="00474D3E">
            <w:pPr>
              <w:spacing w:after="0"/>
              <w:rPr>
                <w:rFonts w:ascii="Gill Sans MT" w:hAnsi="Gill Sans MT"/>
              </w:rPr>
            </w:pPr>
            <w:r w:rsidRPr="00BE068B">
              <w:rPr>
                <w:rFonts w:ascii="Gill Sans MT" w:hAnsi="Gill Sans MT"/>
              </w:rPr>
              <w:t>888=Don’t know</w:t>
            </w:r>
          </w:p>
          <w:p w14:paraId="0EEC5720" w14:textId="77777777" w:rsidR="00474D3E" w:rsidRPr="00BE068B" w:rsidRDefault="00474D3E" w:rsidP="00474D3E">
            <w:pPr>
              <w:spacing w:after="0"/>
              <w:rPr>
                <w:rFonts w:ascii="Gill Sans MT" w:hAnsi="Gill Sans MT"/>
              </w:rPr>
            </w:pPr>
            <w:r w:rsidRPr="00BE068B">
              <w:rPr>
                <w:rFonts w:ascii="Gill Sans MT" w:hAnsi="Gill Sans MT"/>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1BD71801"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474D3E" w:rsidRPr="00BE068B" w14:paraId="0726E5B3"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right w:val="single" w:sz="4" w:space="0" w:color="auto"/>
            </w:tcBorders>
          </w:tcPr>
          <w:p w14:paraId="6BAFA859" w14:textId="77777777" w:rsidR="00474D3E" w:rsidRPr="00297833" w:rsidRDefault="00474D3E" w:rsidP="00474D3E">
            <w:pPr>
              <w:keepNext/>
              <w:spacing w:after="0" w:line="259" w:lineRule="auto"/>
              <w:outlineLvl w:val="7"/>
              <w:rPr>
                <w:rFonts w:eastAsia="SimSun"/>
                <w:b/>
              </w:rPr>
            </w:pPr>
          </w:p>
        </w:tc>
        <w:tc>
          <w:tcPr>
            <w:tcW w:w="4858" w:type="dxa"/>
            <w:tcBorders>
              <w:left w:val="single" w:sz="4" w:space="0" w:color="auto"/>
              <w:right w:val="single" w:sz="18" w:space="0" w:color="000000"/>
            </w:tcBorders>
          </w:tcPr>
          <w:p w14:paraId="4CDA486E" w14:textId="77777777" w:rsidR="00474D3E" w:rsidRPr="00297833" w:rsidRDefault="00474D3E" w:rsidP="00474D3E">
            <w:pPr>
              <w:spacing w:after="0"/>
              <w:rPr>
                <w:w w:val="105"/>
              </w:rPr>
            </w:pPr>
            <w:r w:rsidRPr="00297833">
              <w:rPr>
                <w:rFonts w:cs="Arial"/>
              </w:rPr>
              <w:t xml:space="preserve">What are the names of the forests where your household lost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6D198597" w14:textId="77777777" w:rsidR="00474D3E" w:rsidRPr="00BE068B" w:rsidRDefault="00474D3E" w:rsidP="00474D3E">
            <w:pPr>
              <w:spacing w:after="0"/>
              <w:rPr>
                <w:rFonts w:ascii="Gill Sans MT" w:hAnsi="Gill Sans MT"/>
                <w:w w:val="105"/>
              </w:rPr>
            </w:pPr>
            <w:r w:rsidRPr="00BE068B">
              <w:rPr>
                <w:rFonts w:ascii="Gill Sans MT" w:hAnsi="Gill Sans MT"/>
                <w:i/>
                <w:color w:val="A6A6A6" w:themeColor="background1" w:themeShade="A6"/>
              </w:rPr>
              <w:t>(Text)</w:t>
            </w:r>
          </w:p>
        </w:tc>
      </w:tr>
      <w:tr w:rsidR="00474D3E" w:rsidRPr="00BE068B" w14:paraId="14D78636"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top w:val="single" w:sz="4" w:space="0" w:color="000000"/>
              <w:left w:val="single" w:sz="4" w:space="0" w:color="auto"/>
              <w:bottom w:val="single" w:sz="4" w:space="0" w:color="000000"/>
              <w:right w:val="single" w:sz="4" w:space="0" w:color="auto"/>
            </w:tcBorders>
          </w:tcPr>
          <w:p w14:paraId="7A46B09B" w14:textId="77777777" w:rsidR="00474D3E" w:rsidRPr="00297833" w:rsidRDefault="00474D3E" w:rsidP="00474D3E">
            <w:pPr>
              <w:keepNext/>
              <w:spacing w:after="0" w:line="259" w:lineRule="auto"/>
              <w:outlineLvl w:val="7"/>
              <w:rPr>
                <w:rFonts w:eastAsia="SimSun"/>
                <w:b/>
              </w:rPr>
            </w:pPr>
          </w:p>
        </w:tc>
        <w:tc>
          <w:tcPr>
            <w:tcW w:w="4858" w:type="dxa"/>
            <w:tcBorders>
              <w:top w:val="single" w:sz="4" w:space="0" w:color="000000"/>
              <w:left w:val="single" w:sz="4" w:space="0" w:color="auto"/>
              <w:bottom w:val="single" w:sz="4" w:space="0" w:color="000000"/>
              <w:right w:val="single" w:sz="18" w:space="0" w:color="000000"/>
            </w:tcBorders>
          </w:tcPr>
          <w:p w14:paraId="04F22D70" w14:textId="77777777" w:rsidR="00474D3E" w:rsidRPr="00297833" w:rsidRDefault="00474D3E" w:rsidP="00474D3E">
            <w:pPr>
              <w:spacing w:after="0"/>
              <w:rPr>
                <w:w w:val="105"/>
              </w:rPr>
            </w:pPr>
            <w:r w:rsidRPr="00297833">
              <w:rPr>
                <w:rFonts w:cs="Arial"/>
              </w:rPr>
              <w:t xml:space="preserve">Why did your HH lose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59C5D05E" w14:textId="77777777" w:rsidR="00474D3E" w:rsidRPr="00BE068B" w:rsidRDefault="00474D3E" w:rsidP="00474D3E">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r w:rsidR="00474D3E" w:rsidRPr="00BE068B" w14:paraId="3D4DCEAA"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2B4473D9"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7C1D2871" w14:textId="77777777" w:rsidR="00474D3E" w:rsidRPr="00297833" w:rsidRDefault="00474D3E" w:rsidP="00474D3E">
            <w:pPr>
              <w:spacing w:after="0"/>
              <w:rPr>
                <w:rFonts w:eastAsia="Calibri" w:cs="Times New Roman"/>
                <w:w w:val="105"/>
              </w:rPr>
            </w:pPr>
            <w:r w:rsidRPr="00297833">
              <w:rPr>
                <w:rFonts w:cs="Arial"/>
              </w:rPr>
              <w:t>Please describe the impact of loosing access</w:t>
            </w:r>
            <w:r w:rsidRPr="00BE068B">
              <w:rPr>
                <w:rFonts w:ascii="Gill Sans MT" w:hAnsi="Gill Sans MT" w:cs="Arial"/>
                <w:highlight w:val="lightGray"/>
              </w:rPr>
              <w:t xml:space="preserve"> to the forest</w:t>
            </w:r>
            <w:r w:rsidRPr="00297833">
              <w:rPr>
                <w:rFonts w:cs="Arial"/>
              </w:rPr>
              <w:t xml:space="preserve"> on your household.  </w:t>
            </w:r>
          </w:p>
        </w:tc>
        <w:tc>
          <w:tcPr>
            <w:tcW w:w="4952" w:type="dxa"/>
            <w:tcBorders>
              <w:top w:val="single" w:sz="4" w:space="0" w:color="000000"/>
              <w:bottom w:val="single" w:sz="4" w:space="0" w:color="000000"/>
              <w:right w:val="single" w:sz="18" w:space="0" w:color="000000"/>
            </w:tcBorders>
          </w:tcPr>
          <w:p w14:paraId="05A56460" w14:textId="77777777" w:rsidR="00474D3E" w:rsidRPr="00BE068B" w:rsidRDefault="00474D3E" w:rsidP="00474D3E">
            <w:pPr>
              <w:spacing w:after="0"/>
              <w:rPr>
                <w:rFonts w:ascii="Gill Sans MT" w:hAnsi="Gill Sans MT"/>
              </w:rPr>
            </w:pPr>
          </w:p>
          <w:p w14:paraId="35086AF3" w14:textId="77777777" w:rsidR="00474D3E" w:rsidRPr="00BE068B" w:rsidRDefault="00474D3E" w:rsidP="00474D3E">
            <w:pPr>
              <w:spacing w:after="0"/>
              <w:rPr>
                <w:rFonts w:ascii="Gill Sans MT" w:hAnsi="Gill Sans MT"/>
              </w:rPr>
            </w:pPr>
          </w:p>
        </w:tc>
        <w:tc>
          <w:tcPr>
            <w:tcW w:w="900" w:type="dxa"/>
            <w:tcBorders>
              <w:top w:val="single" w:sz="18" w:space="0" w:color="000000"/>
              <w:left w:val="single" w:sz="18" w:space="0" w:color="000000"/>
              <w:bottom w:val="single" w:sz="18" w:space="0" w:color="000000"/>
              <w:right w:val="single" w:sz="18" w:space="0" w:color="000000"/>
            </w:tcBorders>
          </w:tcPr>
          <w:p w14:paraId="1EFBCF56"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65C136A" w14:textId="77777777" w:rsidR="00474D3E" w:rsidRDefault="00474D3E">
      <w:pPr>
        <w:rPr>
          <w:rFonts w:ascii="Gill Sans MT" w:hAnsi="Gill Sans MT"/>
        </w:rPr>
      </w:pPr>
    </w:p>
    <w:tbl>
      <w:tblPr>
        <w:tblpPr w:leftFromText="180" w:rightFromText="180" w:vertAnchor="page" w:horzAnchor="page" w:tblpX="1608" w:tblpY="6481"/>
        <w:tblW w:w="11773" w:type="dxa"/>
        <w:tblLayout w:type="fixed"/>
        <w:tblCellMar>
          <w:left w:w="29" w:type="dxa"/>
          <w:right w:w="29" w:type="dxa"/>
        </w:tblCellMar>
        <w:tblLook w:val="0000" w:firstRow="0" w:lastRow="0" w:firstColumn="0" w:lastColumn="0" w:noHBand="0" w:noVBand="0"/>
      </w:tblPr>
      <w:tblGrid>
        <w:gridCol w:w="1063"/>
        <w:gridCol w:w="4858"/>
        <w:gridCol w:w="4952"/>
        <w:gridCol w:w="900"/>
      </w:tblGrid>
      <w:tr w:rsidR="00474D3E" w:rsidRPr="00BE068B" w14:paraId="6E1DF5F0"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4F09CC2B"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45EA7FF6" w14:textId="77777777" w:rsidR="00474D3E" w:rsidRPr="00297833" w:rsidRDefault="00474D3E" w:rsidP="00474D3E">
            <w:pPr>
              <w:spacing w:after="0"/>
              <w:rPr>
                <w:rFonts w:cs="Arial"/>
              </w:rPr>
            </w:pPr>
            <w:r w:rsidRPr="00297833">
              <w:rPr>
                <w:rFonts w:cs="Arial"/>
              </w:rPr>
              <w:t>Are there any forests that your household used to access that you are no longer allowed to access?</w:t>
            </w:r>
          </w:p>
          <w:p w14:paraId="503BE140" w14:textId="77777777" w:rsidR="00474D3E" w:rsidRPr="00297833" w:rsidRDefault="00474D3E" w:rsidP="00474D3E">
            <w:pPr>
              <w:spacing w:after="0"/>
              <w:rPr>
                <w:rFonts w:eastAsia="Calibri" w:cs="Times New Roman"/>
                <w:w w:val="105"/>
              </w:rPr>
            </w:pPr>
            <w:r w:rsidRPr="00297833">
              <w:rPr>
                <w:rFonts w:cs="Arial"/>
                <w:i/>
              </w:rPr>
              <w:t>If 0, skip to Section G</w:t>
            </w:r>
            <w:r w:rsidRPr="00297833">
              <w:rPr>
                <w:rFonts w:cs="Arial"/>
              </w:rPr>
              <w:t xml:space="preserve"> </w:t>
            </w:r>
          </w:p>
        </w:tc>
        <w:tc>
          <w:tcPr>
            <w:tcW w:w="4952" w:type="dxa"/>
            <w:tcBorders>
              <w:top w:val="single" w:sz="4" w:space="0" w:color="000000"/>
              <w:bottom w:val="single" w:sz="4" w:space="0" w:color="000000"/>
              <w:right w:val="single" w:sz="18" w:space="0" w:color="000000"/>
            </w:tcBorders>
          </w:tcPr>
          <w:p w14:paraId="243D28C5" w14:textId="77777777" w:rsidR="00474D3E" w:rsidRPr="00BE068B" w:rsidRDefault="00474D3E" w:rsidP="00474D3E">
            <w:pPr>
              <w:spacing w:after="0"/>
              <w:rPr>
                <w:rFonts w:ascii="Gill Sans MT" w:hAnsi="Gill Sans MT"/>
              </w:rPr>
            </w:pPr>
            <w:r w:rsidRPr="00BE068B">
              <w:rPr>
                <w:rFonts w:ascii="Gill Sans MT" w:hAnsi="Gill Sans MT"/>
              </w:rPr>
              <w:t>0=No</w:t>
            </w:r>
          </w:p>
          <w:p w14:paraId="5951E335" w14:textId="77777777" w:rsidR="00474D3E" w:rsidRPr="00BE068B" w:rsidRDefault="00474D3E" w:rsidP="00474D3E">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358659B2" w14:textId="77777777" w:rsidR="00474D3E" w:rsidRPr="00BE068B" w:rsidRDefault="00474D3E" w:rsidP="00474D3E">
            <w:pPr>
              <w:spacing w:after="0"/>
              <w:rPr>
                <w:rFonts w:ascii="Gill Sans MT" w:hAnsi="Gill Sans MT"/>
              </w:rPr>
            </w:pPr>
            <w:r w:rsidRPr="00BE068B">
              <w:rPr>
                <w:rFonts w:ascii="Gill Sans MT" w:hAnsi="Gill Sans MT"/>
              </w:rPr>
              <w:t>888=Don’t know</w:t>
            </w:r>
          </w:p>
          <w:p w14:paraId="7E2BDBA6" w14:textId="77777777" w:rsidR="00474D3E" w:rsidRPr="00BE068B" w:rsidRDefault="00474D3E" w:rsidP="00474D3E">
            <w:pPr>
              <w:spacing w:after="0"/>
              <w:rPr>
                <w:rFonts w:ascii="Gill Sans MT" w:hAnsi="Gill Sans MT"/>
              </w:rPr>
            </w:pPr>
            <w:r w:rsidRPr="00BE068B">
              <w:rPr>
                <w:rFonts w:ascii="Gill Sans MT" w:hAnsi="Gill Sans MT"/>
              </w:rPr>
              <w:t>999=Prefer not to respond</w:t>
            </w:r>
          </w:p>
        </w:tc>
        <w:tc>
          <w:tcPr>
            <w:tcW w:w="900" w:type="dxa"/>
            <w:tcBorders>
              <w:top w:val="single" w:sz="18" w:space="0" w:color="000000"/>
              <w:left w:val="single" w:sz="18" w:space="0" w:color="000000"/>
              <w:bottom w:val="single" w:sz="18" w:space="0" w:color="000000"/>
              <w:right w:val="single" w:sz="18" w:space="0" w:color="000000"/>
            </w:tcBorders>
          </w:tcPr>
          <w:p w14:paraId="73967546"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474D3E" w:rsidRPr="00BE068B" w14:paraId="5E35823E"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right w:val="single" w:sz="4" w:space="0" w:color="auto"/>
            </w:tcBorders>
          </w:tcPr>
          <w:p w14:paraId="0E70ED9A" w14:textId="77777777" w:rsidR="00474D3E" w:rsidRPr="00297833" w:rsidRDefault="00474D3E" w:rsidP="00474D3E">
            <w:pPr>
              <w:keepNext/>
              <w:spacing w:after="0" w:line="259" w:lineRule="auto"/>
              <w:outlineLvl w:val="7"/>
              <w:rPr>
                <w:rFonts w:eastAsia="SimSun"/>
                <w:b/>
              </w:rPr>
            </w:pPr>
          </w:p>
        </w:tc>
        <w:tc>
          <w:tcPr>
            <w:tcW w:w="4858" w:type="dxa"/>
            <w:tcBorders>
              <w:left w:val="single" w:sz="4" w:space="0" w:color="auto"/>
              <w:right w:val="single" w:sz="18" w:space="0" w:color="000000"/>
            </w:tcBorders>
          </w:tcPr>
          <w:p w14:paraId="1D57F8B3" w14:textId="77777777" w:rsidR="00474D3E" w:rsidRPr="00297833" w:rsidRDefault="00474D3E" w:rsidP="00474D3E">
            <w:pPr>
              <w:spacing w:after="0"/>
              <w:rPr>
                <w:w w:val="105"/>
              </w:rPr>
            </w:pPr>
            <w:r w:rsidRPr="00297833">
              <w:rPr>
                <w:rFonts w:cs="Arial"/>
              </w:rPr>
              <w:t xml:space="preserve">What are the names of the forests where your household lost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52ECB701" w14:textId="77777777" w:rsidR="00474D3E" w:rsidRPr="00BE068B" w:rsidRDefault="00474D3E" w:rsidP="00474D3E">
            <w:pPr>
              <w:spacing w:after="0"/>
              <w:rPr>
                <w:rFonts w:ascii="Gill Sans MT" w:hAnsi="Gill Sans MT"/>
                <w:w w:val="105"/>
              </w:rPr>
            </w:pPr>
            <w:r w:rsidRPr="00BE068B">
              <w:rPr>
                <w:rFonts w:ascii="Gill Sans MT" w:hAnsi="Gill Sans MT"/>
                <w:i/>
                <w:color w:val="A6A6A6" w:themeColor="background1" w:themeShade="A6"/>
              </w:rPr>
              <w:t>(Text)</w:t>
            </w:r>
          </w:p>
        </w:tc>
      </w:tr>
      <w:tr w:rsidR="00474D3E" w:rsidRPr="00BE068B" w14:paraId="5E1EE4D6" w14:textId="77777777" w:rsidTr="00474D3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1063" w:type="dxa"/>
            <w:tcBorders>
              <w:top w:val="single" w:sz="4" w:space="0" w:color="000000"/>
              <w:left w:val="single" w:sz="4" w:space="0" w:color="auto"/>
              <w:bottom w:val="single" w:sz="4" w:space="0" w:color="000000"/>
              <w:right w:val="single" w:sz="4" w:space="0" w:color="auto"/>
            </w:tcBorders>
          </w:tcPr>
          <w:p w14:paraId="45D27F68" w14:textId="77777777" w:rsidR="00474D3E" w:rsidRPr="00297833" w:rsidRDefault="00474D3E" w:rsidP="00474D3E">
            <w:pPr>
              <w:keepNext/>
              <w:spacing w:after="0" w:line="259" w:lineRule="auto"/>
              <w:outlineLvl w:val="7"/>
              <w:rPr>
                <w:rFonts w:eastAsia="SimSun"/>
                <w:b/>
              </w:rPr>
            </w:pPr>
          </w:p>
        </w:tc>
        <w:tc>
          <w:tcPr>
            <w:tcW w:w="4858" w:type="dxa"/>
            <w:tcBorders>
              <w:top w:val="single" w:sz="4" w:space="0" w:color="000000"/>
              <w:left w:val="single" w:sz="4" w:space="0" w:color="auto"/>
              <w:bottom w:val="single" w:sz="4" w:space="0" w:color="000000"/>
              <w:right w:val="single" w:sz="18" w:space="0" w:color="000000"/>
            </w:tcBorders>
          </w:tcPr>
          <w:p w14:paraId="376E8E6D" w14:textId="77777777" w:rsidR="00474D3E" w:rsidRPr="00297833" w:rsidRDefault="00474D3E" w:rsidP="00474D3E">
            <w:pPr>
              <w:spacing w:after="0"/>
              <w:rPr>
                <w:w w:val="105"/>
              </w:rPr>
            </w:pPr>
            <w:r w:rsidRPr="00297833">
              <w:rPr>
                <w:rFonts w:cs="Arial"/>
              </w:rPr>
              <w:t xml:space="preserve">Why did your HH lose access? </w:t>
            </w:r>
          </w:p>
        </w:tc>
        <w:tc>
          <w:tcPr>
            <w:tcW w:w="5852" w:type="dxa"/>
            <w:gridSpan w:val="2"/>
            <w:tcBorders>
              <w:top w:val="single" w:sz="18" w:space="0" w:color="000000"/>
              <w:left w:val="single" w:sz="18" w:space="0" w:color="000000"/>
              <w:bottom w:val="single" w:sz="18" w:space="0" w:color="000000"/>
              <w:right w:val="single" w:sz="18" w:space="0" w:color="000000"/>
            </w:tcBorders>
          </w:tcPr>
          <w:p w14:paraId="275AB6AD" w14:textId="77777777" w:rsidR="00474D3E" w:rsidRPr="00BE068B" w:rsidRDefault="00474D3E" w:rsidP="00474D3E">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r w:rsidR="00474D3E" w:rsidRPr="00BE068B" w14:paraId="58CCB186" w14:textId="77777777" w:rsidTr="00474D3E">
        <w:trPr>
          <w:trHeight w:val="20"/>
        </w:trPr>
        <w:tc>
          <w:tcPr>
            <w:tcW w:w="1063" w:type="dxa"/>
            <w:tcBorders>
              <w:top w:val="single" w:sz="4" w:space="0" w:color="000000"/>
              <w:left w:val="single" w:sz="4" w:space="0" w:color="000000"/>
              <w:bottom w:val="single" w:sz="4" w:space="0" w:color="000000"/>
              <w:right w:val="single" w:sz="4" w:space="0" w:color="auto"/>
            </w:tcBorders>
          </w:tcPr>
          <w:p w14:paraId="623DC559" w14:textId="77777777" w:rsidR="00474D3E" w:rsidRPr="00297833" w:rsidRDefault="00474D3E" w:rsidP="00474D3E">
            <w:pPr>
              <w:spacing w:after="0"/>
              <w:rPr>
                <w:rFonts w:eastAsia="Calibri" w:cs="Times New Roman"/>
                <w:w w:val="105"/>
              </w:rPr>
            </w:pPr>
          </w:p>
        </w:tc>
        <w:tc>
          <w:tcPr>
            <w:tcW w:w="4858" w:type="dxa"/>
            <w:tcBorders>
              <w:top w:val="single" w:sz="4" w:space="0" w:color="000000"/>
              <w:left w:val="single" w:sz="4" w:space="0" w:color="auto"/>
              <w:bottom w:val="single" w:sz="4" w:space="0" w:color="000000"/>
            </w:tcBorders>
          </w:tcPr>
          <w:p w14:paraId="76C8DED7" w14:textId="77777777" w:rsidR="00474D3E" w:rsidRPr="00297833" w:rsidRDefault="00474D3E" w:rsidP="00474D3E">
            <w:pPr>
              <w:spacing w:after="0"/>
              <w:rPr>
                <w:rFonts w:eastAsia="Calibri" w:cs="Times New Roman"/>
                <w:w w:val="105"/>
              </w:rPr>
            </w:pPr>
            <w:r w:rsidRPr="00297833">
              <w:rPr>
                <w:rFonts w:cs="Arial"/>
              </w:rPr>
              <w:t>Please describe the impact of loosing access</w:t>
            </w:r>
            <w:r w:rsidRPr="00BE068B">
              <w:rPr>
                <w:rFonts w:ascii="Gill Sans MT" w:hAnsi="Gill Sans MT" w:cs="Arial"/>
                <w:highlight w:val="lightGray"/>
              </w:rPr>
              <w:t xml:space="preserve"> to the forest</w:t>
            </w:r>
            <w:r w:rsidRPr="00297833">
              <w:rPr>
                <w:rFonts w:cs="Arial"/>
              </w:rPr>
              <w:t xml:space="preserve"> on your household.  </w:t>
            </w:r>
          </w:p>
        </w:tc>
        <w:tc>
          <w:tcPr>
            <w:tcW w:w="4952" w:type="dxa"/>
            <w:tcBorders>
              <w:top w:val="single" w:sz="4" w:space="0" w:color="000000"/>
              <w:bottom w:val="single" w:sz="4" w:space="0" w:color="000000"/>
              <w:right w:val="single" w:sz="18" w:space="0" w:color="000000"/>
            </w:tcBorders>
          </w:tcPr>
          <w:p w14:paraId="1319D372" w14:textId="77777777" w:rsidR="00474D3E" w:rsidRPr="00BE068B" w:rsidRDefault="00474D3E" w:rsidP="00474D3E">
            <w:pPr>
              <w:spacing w:after="0"/>
              <w:rPr>
                <w:rFonts w:ascii="Gill Sans MT" w:hAnsi="Gill Sans MT"/>
              </w:rPr>
            </w:pPr>
          </w:p>
          <w:p w14:paraId="60D18146" w14:textId="77777777" w:rsidR="00474D3E" w:rsidRPr="00BE068B" w:rsidRDefault="00474D3E" w:rsidP="00474D3E">
            <w:pPr>
              <w:spacing w:after="0"/>
              <w:rPr>
                <w:rFonts w:ascii="Gill Sans MT" w:hAnsi="Gill Sans MT"/>
              </w:rPr>
            </w:pPr>
          </w:p>
        </w:tc>
        <w:tc>
          <w:tcPr>
            <w:tcW w:w="900" w:type="dxa"/>
            <w:tcBorders>
              <w:top w:val="single" w:sz="18" w:space="0" w:color="000000"/>
              <w:left w:val="single" w:sz="18" w:space="0" w:color="000000"/>
              <w:bottom w:val="single" w:sz="18" w:space="0" w:color="000000"/>
              <w:right w:val="single" w:sz="18" w:space="0" w:color="000000"/>
            </w:tcBorders>
          </w:tcPr>
          <w:p w14:paraId="6059317F" w14:textId="77777777" w:rsidR="00474D3E" w:rsidRPr="00BE068B" w:rsidRDefault="00474D3E" w:rsidP="00474D3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9ACE1F4" w14:textId="77777777" w:rsidR="00474D3E" w:rsidRDefault="00474D3E">
      <w:pPr>
        <w:rPr>
          <w:rFonts w:ascii="Gill Sans MT" w:hAnsi="Gill Sans MT"/>
        </w:rPr>
      </w:pPr>
    </w:p>
    <w:p w14:paraId="4A7B5F07" w14:textId="77777777" w:rsidR="00474D3E" w:rsidRDefault="00474D3E">
      <w:pPr>
        <w:rPr>
          <w:rFonts w:ascii="Gill Sans MT" w:hAnsi="Gill Sans MT"/>
        </w:rPr>
      </w:pPr>
    </w:p>
    <w:p w14:paraId="79F9627C" w14:textId="77777777" w:rsidR="00474D3E" w:rsidRDefault="00474D3E">
      <w:pPr>
        <w:rPr>
          <w:rFonts w:ascii="Gill Sans MT" w:hAnsi="Gill Sans MT"/>
        </w:rPr>
      </w:pPr>
    </w:p>
    <w:p w14:paraId="6F44322B" w14:textId="77777777" w:rsidR="00474D3E" w:rsidRDefault="00474D3E">
      <w:pPr>
        <w:rPr>
          <w:rFonts w:ascii="Gill Sans MT" w:hAnsi="Gill Sans MT"/>
        </w:rPr>
      </w:pPr>
    </w:p>
    <w:p w14:paraId="1864FDEF" w14:textId="77777777" w:rsidR="00474D3E" w:rsidRDefault="00474D3E">
      <w:pPr>
        <w:rPr>
          <w:rFonts w:ascii="Gill Sans MT" w:hAnsi="Gill Sans MT"/>
        </w:rPr>
      </w:pPr>
    </w:p>
    <w:p w14:paraId="3882DEDD" w14:textId="0FAC863A" w:rsidR="004A7491" w:rsidRDefault="004A7491">
      <w:pPr>
        <w:rPr>
          <w:rFonts w:ascii="Gill Sans MT" w:hAnsi="Gill Sans MT"/>
        </w:rPr>
      </w:pPr>
      <w:r>
        <w:rPr>
          <w:rFonts w:ascii="Gill Sans MT" w:hAnsi="Gill Sans MT"/>
        </w:rPr>
        <w:br w:type="page"/>
      </w:r>
    </w:p>
    <w:p w14:paraId="00AA120C" w14:textId="77777777" w:rsidR="00474D3E" w:rsidRDefault="00474D3E">
      <w:pPr>
        <w:rPr>
          <w:rFonts w:ascii="Gill Sans MT" w:hAnsi="Gill Sans MT"/>
        </w:rPr>
      </w:pPr>
    </w:p>
    <w:p w14:paraId="582E4D4A" w14:textId="4DF67546" w:rsidR="00CE542E" w:rsidRPr="00BE068B" w:rsidRDefault="006E721F" w:rsidP="001512DD">
      <w:pPr>
        <w:spacing w:after="0" w:line="240" w:lineRule="auto"/>
        <w:contextualSpacing/>
        <w:rPr>
          <w:rFonts w:ascii="Gill Sans MT" w:eastAsia="Calibri" w:hAnsi="Gill Sans MT" w:cs="TimesNewRomanPSMT"/>
        </w:rPr>
      </w:pPr>
      <w:r>
        <w:rPr>
          <w:rFonts w:ascii="Gill Sans MT" w:hAnsi="Gill Sans MT"/>
          <w:b/>
        </w:rPr>
        <w:t xml:space="preserve">FOREST PRODUCTS </w:t>
      </w:r>
    </w:p>
    <w:p w14:paraId="44A2C990" w14:textId="609AD283" w:rsidR="00020B58" w:rsidRPr="00BE068B" w:rsidRDefault="00020B58" w:rsidP="001512DD">
      <w:pPr>
        <w:spacing w:after="0" w:line="240" w:lineRule="auto"/>
        <w:contextualSpacing/>
        <w:rPr>
          <w:rFonts w:ascii="Gill Sans MT" w:eastAsia="Calibri" w:hAnsi="Gill Sans MT" w:cs="TimesNewRomanPSMT"/>
        </w:rPr>
      </w:pPr>
      <w:r w:rsidRPr="00BE068B">
        <w:rPr>
          <w:rFonts w:ascii="Gill Sans MT" w:eastAsia="Calibri" w:hAnsi="Gill Sans MT" w:cs="TimesNewRomanPSMT"/>
        </w:rPr>
        <w:t xml:space="preserve">We would like to ask you about wild products that members of your household </w:t>
      </w:r>
      <w:r w:rsidR="006E721F">
        <w:rPr>
          <w:rFonts w:ascii="Gill Sans MT" w:eastAsia="Calibri" w:hAnsi="Gill Sans MT" w:cs="TimesNewRomanPSMT"/>
        </w:rPr>
        <w:t xml:space="preserve">collect from the forests. </w:t>
      </w:r>
      <w:r w:rsidR="00FA5477" w:rsidRPr="00BE068B">
        <w:rPr>
          <w:rFonts w:ascii="Gill Sans MT" w:eastAsia="Calibri" w:hAnsi="Gill Sans MT" w:cs="TimesNewRomanPSMT"/>
        </w:rPr>
        <w:t xml:space="preserve"> </w:t>
      </w:r>
    </w:p>
    <w:tbl>
      <w:tblPr>
        <w:tblStyle w:val="TableGrid"/>
        <w:tblpPr w:leftFromText="180" w:rightFromText="180" w:vertAnchor="text" w:horzAnchor="page" w:tblpX="1189" w:tblpY="361"/>
        <w:tblOverlap w:val="never"/>
        <w:tblW w:w="12618" w:type="dxa"/>
        <w:tblLook w:val="04A0" w:firstRow="1" w:lastRow="0" w:firstColumn="1" w:lastColumn="0" w:noHBand="0" w:noVBand="1"/>
      </w:tblPr>
      <w:tblGrid>
        <w:gridCol w:w="452"/>
        <w:gridCol w:w="2045"/>
        <w:gridCol w:w="1982"/>
        <w:gridCol w:w="1027"/>
        <w:gridCol w:w="730"/>
        <w:gridCol w:w="1316"/>
        <w:gridCol w:w="1096"/>
        <w:gridCol w:w="761"/>
        <w:gridCol w:w="1705"/>
        <w:gridCol w:w="1504"/>
      </w:tblGrid>
      <w:tr w:rsidR="001D470B" w:rsidRPr="00BE068B" w14:paraId="5D15891C" w14:textId="77777777" w:rsidTr="001D470B">
        <w:tc>
          <w:tcPr>
            <w:tcW w:w="468" w:type="dxa"/>
          </w:tcPr>
          <w:p w14:paraId="5F9E4EEC" w14:textId="77777777" w:rsidR="001D470B" w:rsidRPr="00BE068B" w:rsidRDefault="001D470B" w:rsidP="001D470B">
            <w:pPr>
              <w:rPr>
                <w:rFonts w:ascii="Gill Sans MT" w:hAnsi="Gill Sans MT"/>
                <w:b/>
                <w:sz w:val="20"/>
                <w:szCs w:val="20"/>
              </w:rPr>
            </w:pPr>
          </w:p>
        </w:tc>
        <w:tc>
          <w:tcPr>
            <w:tcW w:w="2204" w:type="dxa"/>
          </w:tcPr>
          <w:p w14:paraId="5746A579" w14:textId="77777777" w:rsidR="001D470B" w:rsidRPr="00BE068B" w:rsidRDefault="001D470B" w:rsidP="001D470B">
            <w:pPr>
              <w:rPr>
                <w:rFonts w:ascii="Gill Sans MT" w:hAnsi="Gill Sans MT"/>
                <w:b/>
                <w:sz w:val="20"/>
                <w:szCs w:val="20"/>
              </w:rPr>
            </w:pPr>
          </w:p>
        </w:tc>
        <w:tc>
          <w:tcPr>
            <w:tcW w:w="2192" w:type="dxa"/>
          </w:tcPr>
          <w:p w14:paraId="4C4708D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K.3 </w:t>
            </w:r>
          </w:p>
        </w:tc>
        <w:tc>
          <w:tcPr>
            <w:tcW w:w="974" w:type="dxa"/>
          </w:tcPr>
          <w:p w14:paraId="5C2A2F6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w:t>
            </w:r>
          </w:p>
        </w:tc>
        <w:tc>
          <w:tcPr>
            <w:tcW w:w="766" w:type="dxa"/>
          </w:tcPr>
          <w:p w14:paraId="5969C827"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K.4b</w:t>
            </w:r>
          </w:p>
        </w:tc>
        <w:tc>
          <w:tcPr>
            <w:tcW w:w="1433" w:type="dxa"/>
          </w:tcPr>
          <w:p w14:paraId="4A30676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K.5</w:t>
            </w:r>
          </w:p>
        </w:tc>
        <w:tc>
          <w:tcPr>
            <w:tcW w:w="1058" w:type="dxa"/>
          </w:tcPr>
          <w:p w14:paraId="3DFC594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K.6</w:t>
            </w:r>
          </w:p>
        </w:tc>
        <w:tc>
          <w:tcPr>
            <w:tcW w:w="783" w:type="dxa"/>
          </w:tcPr>
          <w:p w14:paraId="14F8BCE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K.7</w:t>
            </w:r>
          </w:p>
        </w:tc>
        <w:tc>
          <w:tcPr>
            <w:tcW w:w="1150" w:type="dxa"/>
          </w:tcPr>
          <w:p w14:paraId="2572A1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K.8</w:t>
            </w:r>
          </w:p>
        </w:tc>
        <w:tc>
          <w:tcPr>
            <w:tcW w:w="1590" w:type="dxa"/>
          </w:tcPr>
          <w:p w14:paraId="39BB2F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K.9</w:t>
            </w:r>
          </w:p>
        </w:tc>
      </w:tr>
      <w:tr w:rsidR="001D470B" w:rsidRPr="00BE068B" w14:paraId="3141A48B" w14:textId="77777777" w:rsidTr="001D470B">
        <w:tc>
          <w:tcPr>
            <w:tcW w:w="468" w:type="dxa"/>
          </w:tcPr>
          <w:p w14:paraId="1E39CE17" w14:textId="77777777" w:rsidR="001D470B" w:rsidRPr="00BE068B" w:rsidRDefault="001D470B" w:rsidP="001D470B">
            <w:pPr>
              <w:rPr>
                <w:rFonts w:ascii="Gill Sans MT" w:hAnsi="Gill Sans MT"/>
                <w:b/>
                <w:sz w:val="20"/>
                <w:szCs w:val="20"/>
              </w:rPr>
            </w:pPr>
          </w:p>
        </w:tc>
        <w:tc>
          <w:tcPr>
            <w:tcW w:w="2204" w:type="dxa"/>
          </w:tcPr>
          <w:p w14:paraId="2AA416C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2192" w:type="dxa"/>
          </w:tcPr>
          <w:p w14:paraId="740BBD7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In the last 12 months, has &lt;product&gt; contributed to your household income?</w:t>
            </w:r>
          </w:p>
          <w:p w14:paraId="017170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7FF57D4"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1=Yes</w:t>
            </w:r>
          </w:p>
          <w:p w14:paraId="19D9574E"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activity</w:t>
            </w:r>
          </w:p>
        </w:tc>
        <w:tc>
          <w:tcPr>
            <w:tcW w:w="974" w:type="dxa"/>
          </w:tcPr>
          <w:p w14:paraId="41F710F2" w14:textId="77777777" w:rsidR="001D470B" w:rsidRPr="00BE068B" w:rsidRDefault="001D470B" w:rsidP="001D470B">
            <w:pPr>
              <w:rPr>
                <w:rFonts w:ascii="Gill Sans MT" w:hAnsi="Gill Sans MT"/>
                <w:sz w:val="20"/>
                <w:szCs w:val="20"/>
              </w:rPr>
            </w:pPr>
            <w:r>
              <w:rPr>
                <w:rFonts w:ascii="Gill Sans MT" w:hAnsi="Gill Sans MT"/>
                <w:sz w:val="20"/>
                <w:szCs w:val="20"/>
              </w:rPr>
              <w:t>On average, w</w:t>
            </w:r>
            <w:r w:rsidRPr="00BE068B">
              <w:rPr>
                <w:rFonts w:ascii="Gill Sans MT" w:hAnsi="Gill Sans MT"/>
                <w:sz w:val="20"/>
                <w:szCs w:val="20"/>
              </w:rPr>
              <w:t>hat quantity do you collect</w:t>
            </w:r>
            <w:r>
              <w:rPr>
                <w:rFonts w:ascii="Gill Sans MT" w:hAnsi="Gill Sans MT"/>
                <w:sz w:val="20"/>
                <w:szCs w:val="20"/>
              </w:rPr>
              <w:t xml:space="preserve"> in a MONTH</w:t>
            </w:r>
            <w:r w:rsidRPr="00BE068B">
              <w:rPr>
                <w:rFonts w:ascii="Gill Sans MT" w:hAnsi="Gill Sans MT"/>
                <w:sz w:val="20"/>
                <w:szCs w:val="20"/>
              </w:rPr>
              <w:t xml:space="preserve">? </w:t>
            </w:r>
          </w:p>
        </w:tc>
        <w:tc>
          <w:tcPr>
            <w:tcW w:w="766" w:type="dxa"/>
          </w:tcPr>
          <w:p w14:paraId="3E51E3F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1433" w:type="dxa"/>
          </w:tcPr>
          <w:p w14:paraId="66A247BA" w14:textId="77777777" w:rsidR="001D470B" w:rsidRPr="00BE068B" w:rsidRDefault="001D470B" w:rsidP="001D470B">
            <w:pPr>
              <w:rPr>
                <w:rFonts w:ascii="Gill Sans MT" w:hAnsi="Gill Sans MT"/>
                <w:sz w:val="20"/>
                <w:szCs w:val="20"/>
              </w:rPr>
            </w:pPr>
            <w:r>
              <w:rPr>
                <w:rFonts w:ascii="Gill Sans MT" w:hAnsi="Gill Sans MT"/>
                <w:sz w:val="20"/>
                <w:szCs w:val="20"/>
              </w:rPr>
              <w:t>Is this product</w:t>
            </w:r>
            <w:r w:rsidRPr="00BE068B">
              <w:rPr>
                <w:rFonts w:ascii="Gill Sans MT" w:hAnsi="Gill Sans MT"/>
                <w:sz w:val="20"/>
                <w:szCs w:val="20"/>
              </w:rPr>
              <w:t xml:space="preserve"> sold?</w:t>
            </w:r>
          </w:p>
          <w:p w14:paraId="7AA686B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618B9D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1=Yes</w:t>
            </w:r>
          </w:p>
          <w:p w14:paraId="4431DB00"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1058" w:type="dxa"/>
          </w:tcPr>
          <w:p w14:paraId="47AB6FCF"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Where is &lt;product&gt; sold?</w:t>
            </w:r>
          </w:p>
        </w:tc>
        <w:tc>
          <w:tcPr>
            <w:tcW w:w="783" w:type="dxa"/>
          </w:tcPr>
          <w:p w14:paraId="16ED25C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is the price per unit sold? </w:t>
            </w:r>
          </w:p>
        </w:tc>
        <w:tc>
          <w:tcPr>
            <w:tcW w:w="1150" w:type="dxa"/>
          </w:tcPr>
          <w:p w14:paraId="22CE1084" w14:textId="77777777" w:rsidR="001D470B" w:rsidRPr="00BE068B" w:rsidRDefault="001D470B" w:rsidP="001D470B">
            <w:pPr>
              <w:rPr>
                <w:rFonts w:ascii="Gill Sans MT" w:hAnsi="Gill Sans MT"/>
                <w:sz w:val="20"/>
                <w:szCs w:val="20"/>
              </w:rPr>
            </w:pPr>
            <w:commentRangeStart w:id="27"/>
            <w:r w:rsidRPr="00BE068B">
              <w:rPr>
                <w:rFonts w:ascii="Gill Sans MT" w:hAnsi="Gill Sans MT"/>
                <w:sz w:val="20"/>
                <w:szCs w:val="20"/>
              </w:rPr>
              <w:t>What is your total income from selling  &lt;product&gt;?</w:t>
            </w:r>
            <w:commentRangeEnd w:id="27"/>
            <w:r w:rsidR="00116982">
              <w:rPr>
                <w:rStyle w:val="CommentReference"/>
              </w:rPr>
              <w:commentReference w:id="27"/>
            </w:r>
          </w:p>
        </w:tc>
        <w:tc>
          <w:tcPr>
            <w:tcW w:w="1590" w:type="dxa"/>
          </w:tcPr>
          <w:p w14:paraId="565C62A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Which household </w:t>
            </w:r>
            <w:commentRangeStart w:id="28"/>
            <w:r w:rsidRPr="00BE068B">
              <w:rPr>
                <w:rFonts w:ascii="Gill Sans MT" w:hAnsi="Gill Sans MT"/>
                <w:sz w:val="20"/>
                <w:szCs w:val="20"/>
              </w:rPr>
              <w:t xml:space="preserve">member </w:t>
            </w:r>
            <w:commentRangeEnd w:id="28"/>
            <w:r w:rsidR="000450B6">
              <w:rPr>
                <w:rStyle w:val="CommentReference"/>
              </w:rPr>
              <w:commentReference w:id="28"/>
            </w:r>
            <w:r>
              <w:rPr>
                <w:rFonts w:ascii="Gill Sans MT" w:hAnsi="Gill Sans MT"/>
                <w:sz w:val="20"/>
                <w:szCs w:val="20"/>
              </w:rPr>
              <w:t>collects the product?</w:t>
            </w:r>
          </w:p>
        </w:tc>
      </w:tr>
      <w:tr w:rsidR="001D470B" w:rsidRPr="00BE068B" w14:paraId="3001056C" w14:textId="77777777" w:rsidTr="001D470B">
        <w:tc>
          <w:tcPr>
            <w:tcW w:w="468" w:type="dxa"/>
          </w:tcPr>
          <w:p w14:paraId="3E523659" w14:textId="77777777" w:rsidR="001D470B" w:rsidRPr="00BE068B" w:rsidRDefault="001D470B" w:rsidP="001D470B">
            <w:pPr>
              <w:rPr>
                <w:rFonts w:ascii="Gill Sans MT" w:hAnsi="Gill Sans MT"/>
              </w:rPr>
            </w:pPr>
            <w:r w:rsidRPr="00BE068B">
              <w:rPr>
                <w:rFonts w:ascii="Gill Sans MT" w:hAnsi="Gill Sans MT"/>
              </w:rPr>
              <w:t>a</w:t>
            </w:r>
          </w:p>
        </w:tc>
        <w:tc>
          <w:tcPr>
            <w:tcW w:w="2204" w:type="dxa"/>
          </w:tcPr>
          <w:p w14:paraId="72FBC39A" w14:textId="77777777" w:rsidR="001D470B" w:rsidRPr="00BE068B" w:rsidRDefault="001D470B" w:rsidP="001D470B">
            <w:pPr>
              <w:rPr>
                <w:rFonts w:ascii="Gill Sans MT" w:hAnsi="Gill Sans MT"/>
              </w:rPr>
            </w:pPr>
            <w:r>
              <w:rPr>
                <w:rFonts w:ascii="Gill Sans MT" w:hAnsi="Gill Sans MT"/>
              </w:rPr>
              <w:t>Timber</w:t>
            </w:r>
          </w:p>
        </w:tc>
        <w:tc>
          <w:tcPr>
            <w:tcW w:w="2192" w:type="dxa"/>
          </w:tcPr>
          <w:p w14:paraId="3F8BF1E4" w14:textId="77777777" w:rsidR="001D470B" w:rsidRPr="00BE068B" w:rsidRDefault="001D470B" w:rsidP="001D470B">
            <w:pPr>
              <w:rPr>
                <w:rFonts w:ascii="Gill Sans MT" w:hAnsi="Gill Sans MT"/>
              </w:rPr>
            </w:pPr>
          </w:p>
        </w:tc>
        <w:tc>
          <w:tcPr>
            <w:tcW w:w="974" w:type="dxa"/>
          </w:tcPr>
          <w:p w14:paraId="76CB96E9" w14:textId="77777777" w:rsidR="001D470B" w:rsidRPr="00BE068B" w:rsidRDefault="001D470B" w:rsidP="001D470B">
            <w:pPr>
              <w:rPr>
                <w:rFonts w:ascii="Gill Sans MT" w:hAnsi="Gill Sans MT"/>
              </w:rPr>
            </w:pPr>
          </w:p>
        </w:tc>
        <w:tc>
          <w:tcPr>
            <w:tcW w:w="766" w:type="dxa"/>
          </w:tcPr>
          <w:p w14:paraId="7B6955BD" w14:textId="77777777" w:rsidR="001D470B" w:rsidRPr="00BE068B" w:rsidRDefault="001D470B" w:rsidP="001D470B">
            <w:pPr>
              <w:rPr>
                <w:rFonts w:ascii="Gill Sans MT" w:hAnsi="Gill Sans MT"/>
              </w:rPr>
            </w:pPr>
          </w:p>
        </w:tc>
        <w:tc>
          <w:tcPr>
            <w:tcW w:w="1433" w:type="dxa"/>
          </w:tcPr>
          <w:p w14:paraId="130B1F7C" w14:textId="77777777" w:rsidR="001D470B" w:rsidRPr="00BE068B" w:rsidRDefault="001D470B" w:rsidP="001D470B">
            <w:pPr>
              <w:rPr>
                <w:rFonts w:ascii="Gill Sans MT" w:hAnsi="Gill Sans MT"/>
              </w:rPr>
            </w:pPr>
          </w:p>
        </w:tc>
        <w:tc>
          <w:tcPr>
            <w:tcW w:w="1058" w:type="dxa"/>
          </w:tcPr>
          <w:p w14:paraId="2CC39A36" w14:textId="77777777" w:rsidR="001D470B" w:rsidRPr="00BE068B" w:rsidRDefault="001D470B" w:rsidP="001D470B">
            <w:pPr>
              <w:rPr>
                <w:rFonts w:ascii="Gill Sans MT" w:hAnsi="Gill Sans MT"/>
              </w:rPr>
            </w:pPr>
          </w:p>
        </w:tc>
        <w:tc>
          <w:tcPr>
            <w:tcW w:w="783" w:type="dxa"/>
          </w:tcPr>
          <w:p w14:paraId="66FFCC00" w14:textId="77777777" w:rsidR="001D470B" w:rsidRPr="00BE068B" w:rsidRDefault="001D470B" w:rsidP="001D470B">
            <w:pPr>
              <w:rPr>
                <w:rFonts w:ascii="Gill Sans MT" w:hAnsi="Gill Sans MT"/>
              </w:rPr>
            </w:pPr>
          </w:p>
        </w:tc>
        <w:tc>
          <w:tcPr>
            <w:tcW w:w="1150" w:type="dxa"/>
          </w:tcPr>
          <w:p w14:paraId="7E4219A7" w14:textId="77777777" w:rsidR="001D470B" w:rsidRPr="00BE068B" w:rsidRDefault="001D470B" w:rsidP="001D470B">
            <w:pPr>
              <w:rPr>
                <w:rFonts w:ascii="Gill Sans MT" w:hAnsi="Gill Sans MT"/>
              </w:rPr>
            </w:pPr>
          </w:p>
        </w:tc>
        <w:tc>
          <w:tcPr>
            <w:tcW w:w="1590" w:type="dxa"/>
          </w:tcPr>
          <w:p w14:paraId="48DF0CF6" w14:textId="77777777" w:rsidR="001D470B" w:rsidRPr="00BE068B" w:rsidRDefault="001D470B" w:rsidP="001D470B">
            <w:pPr>
              <w:rPr>
                <w:rFonts w:ascii="Gill Sans MT" w:hAnsi="Gill Sans MT"/>
              </w:rPr>
            </w:pPr>
          </w:p>
        </w:tc>
      </w:tr>
      <w:tr w:rsidR="001D470B" w:rsidRPr="00BE068B" w14:paraId="43E0AC98" w14:textId="77777777" w:rsidTr="001D470B">
        <w:tc>
          <w:tcPr>
            <w:tcW w:w="468" w:type="dxa"/>
          </w:tcPr>
          <w:p w14:paraId="3239C1B9" w14:textId="77777777" w:rsidR="001D470B" w:rsidRPr="00BE068B" w:rsidRDefault="001D470B" w:rsidP="001D470B">
            <w:pPr>
              <w:rPr>
                <w:rFonts w:ascii="Gill Sans MT" w:hAnsi="Gill Sans MT"/>
              </w:rPr>
            </w:pPr>
            <w:r w:rsidRPr="00BE068B">
              <w:rPr>
                <w:rFonts w:ascii="Gill Sans MT" w:hAnsi="Gill Sans MT"/>
              </w:rPr>
              <w:t>b</w:t>
            </w:r>
          </w:p>
        </w:tc>
        <w:tc>
          <w:tcPr>
            <w:tcW w:w="2204" w:type="dxa"/>
          </w:tcPr>
          <w:p w14:paraId="6CC9A69A" w14:textId="77777777" w:rsidR="001D470B" w:rsidRPr="00BE068B" w:rsidRDefault="001D470B" w:rsidP="001D470B">
            <w:pPr>
              <w:rPr>
                <w:rFonts w:ascii="Gill Sans MT" w:hAnsi="Gill Sans MT"/>
              </w:rPr>
            </w:pPr>
            <w:r w:rsidRPr="00BE068B">
              <w:rPr>
                <w:rFonts w:ascii="Gill Sans MT" w:hAnsi="Gill Sans MT"/>
              </w:rPr>
              <w:t>Fuel wood</w:t>
            </w:r>
          </w:p>
        </w:tc>
        <w:tc>
          <w:tcPr>
            <w:tcW w:w="2192" w:type="dxa"/>
          </w:tcPr>
          <w:p w14:paraId="0F095E54" w14:textId="77777777" w:rsidR="001D470B" w:rsidRPr="00BE068B" w:rsidRDefault="001D470B" w:rsidP="001D470B">
            <w:pPr>
              <w:rPr>
                <w:rFonts w:ascii="Gill Sans MT" w:hAnsi="Gill Sans MT"/>
              </w:rPr>
            </w:pPr>
          </w:p>
        </w:tc>
        <w:tc>
          <w:tcPr>
            <w:tcW w:w="974" w:type="dxa"/>
          </w:tcPr>
          <w:p w14:paraId="75748412" w14:textId="77777777" w:rsidR="001D470B" w:rsidRPr="00BE068B" w:rsidRDefault="001D470B" w:rsidP="001D470B">
            <w:pPr>
              <w:rPr>
                <w:rFonts w:ascii="Gill Sans MT" w:hAnsi="Gill Sans MT"/>
              </w:rPr>
            </w:pPr>
          </w:p>
        </w:tc>
        <w:tc>
          <w:tcPr>
            <w:tcW w:w="766" w:type="dxa"/>
          </w:tcPr>
          <w:p w14:paraId="11FB924A" w14:textId="77777777" w:rsidR="001D470B" w:rsidRPr="00BE068B" w:rsidRDefault="001D470B" w:rsidP="001D470B">
            <w:pPr>
              <w:rPr>
                <w:rFonts w:ascii="Gill Sans MT" w:hAnsi="Gill Sans MT"/>
              </w:rPr>
            </w:pPr>
          </w:p>
        </w:tc>
        <w:tc>
          <w:tcPr>
            <w:tcW w:w="1433" w:type="dxa"/>
          </w:tcPr>
          <w:p w14:paraId="7B27DC26" w14:textId="77777777" w:rsidR="001D470B" w:rsidRPr="00BE068B" w:rsidRDefault="001D470B" w:rsidP="001D470B">
            <w:pPr>
              <w:rPr>
                <w:rFonts w:ascii="Gill Sans MT" w:hAnsi="Gill Sans MT"/>
              </w:rPr>
            </w:pPr>
          </w:p>
        </w:tc>
        <w:tc>
          <w:tcPr>
            <w:tcW w:w="1058" w:type="dxa"/>
          </w:tcPr>
          <w:p w14:paraId="433591A5" w14:textId="77777777" w:rsidR="001D470B" w:rsidRPr="00BE068B" w:rsidRDefault="001D470B" w:rsidP="001D470B">
            <w:pPr>
              <w:rPr>
                <w:rFonts w:ascii="Gill Sans MT" w:hAnsi="Gill Sans MT"/>
              </w:rPr>
            </w:pPr>
          </w:p>
        </w:tc>
        <w:tc>
          <w:tcPr>
            <w:tcW w:w="783" w:type="dxa"/>
          </w:tcPr>
          <w:p w14:paraId="792139E2" w14:textId="77777777" w:rsidR="001D470B" w:rsidRPr="00BE068B" w:rsidRDefault="001D470B" w:rsidP="001D470B">
            <w:pPr>
              <w:rPr>
                <w:rFonts w:ascii="Gill Sans MT" w:hAnsi="Gill Sans MT"/>
              </w:rPr>
            </w:pPr>
          </w:p>
        </w:tc>
        <w:tc>
          <w:tcPr>
            <w:tcW w:w="1150" w:type="dxa"/>
          </w:tcPr>
          <w:p w14:paraId="0AB6963B" w14:textId="77777777" w:rsidR="001D470B" w:rsidRPr="00BE068B" w:rsidRDefault="001D470B" w:rsidP="001D470B">
            <w:pPr>
              <w:rPr>
                <w:rFonts w:ascii="Gill Sans MT" w:hAnsi="Gill Sans MT"/>
              </w:rPr>
            </w:pPr>
          </w:p>
        </w:tc>
        <w:tc>
          <w:tcPr>
            <w:tcW w:w="1590" w:type="dxa"/>
          </w:tcPr>
          <w:p w14:paraId="19AE041E" w14:textId="77777777" w:rsidR="001D470B" w:rsidRPr="00BE068B" w:rsidRDefault="001D470B" w:rsidP="001D470B">
            <w:pPr>
              <w:rPr>
                <w:rFonts w:ascii="Gill Sans MT" w:hAnsi="Gill Sans MT"/>
              </w:rPr>
            </w:pPr>
          </w:p>
        </w:tc>
      </w:tr>
      <w:tr w:rsidR="001D470B" w:rsidRPr="00BE068B" w14:paraId="7B7C1C8E" w14:textId="77777777" w:rsidTr="001D470B">
        <w:tc>
          <w:tcPr>
            <w:tcW w:w="468" w:type="dxa"/>
          </w:tcPr>
          <w:p w14:paraId="1D4A17D1" w14:textId="77777777" w:rsidR="001D470B" w:rsidRPr="00BE068B" w:rsidRDefault="001D470B" w:rsidP="001D470B">
            <w:pPr>
              <w:rPr>
                <w:rFonts w:ascii="Gill Sans MT" w:hAnsi="Gill Sans MT"/>
              </w:rPr>
            </w:pPr>
            <w:r w:rsidRPr="00BE068B">
              <w:rPr>
                <w:rFonts w:ascii="Gill Sans MT" w:hAnsi="Gill Sans MT"/>
              </w:rPr>
              <w:t>c</w:t>
            </w:r>
          </w:p>
        </w:tc>
        <w:tc>
          <w:tcPr>
            <w:tcW w:w="2204" w:type="dxa"/>
          </w:tcPr>
          <w:p w14:paraId="3E80632D" w14:textId="77777777" w:rsidR="001D470B" w:rsidRPr="00BE068B" w:rsidRDefault="001D470B" w:rsidP="001D470B">
            <w:pPr>
              <w:rPr>
                <w:rFonts w:ascii="Gill Sans MT" w:hAnsi="Gill Sans MT"/>
              </w:rPr>
            </w:pPr>
            <w:r w:rsidRPr="00BE068B">
              <w:rPr>
                <w:rFonts w:ascii="Gill Sans MT" w:hAnsi="Gill Sans MT"/>
              </w:rPr>
              <w:t>Charcoal</w:t>
            </w:r>
          </w:p>
        </w:tc>
        <w:tc>
          <w:tcPr>
            <w:tcW w:w="2192" w:type="dxa"/>
          </w:tcPr>
          <w:p w14:paraId="5E697C4E" w14:textId="77777777" w:rsidR="001D470B" w:rsidRPr="00BE068B" w:rsidRDefault="001D470B" w:rsidP="001D470B">
            <w:pPr>
              <w:rPr>
                <w:rFonts w:ascii="Gill Sans MT" w:hAnsi="Gill Sans MT"/>
              </w:rPr>
            </w:pPr>
          </w:p>
        </w:tc>
        <w:tc>
          <w:tcPr>
            <w:tcW w:w="974" w:type="dxa"/>
          </w:tcPr>
          <w:p w14:paraId="0FD296B4" w14:textId="77777777" w:rsidR="001D470B" w:rsidRPr="00BE068B" w:rsidRDefault="001D470B" w:rsidP="001D470B">
            <w:pPr>
              <w:rPr>
                <w:rFonts w:ascii="Gill Sans MT" w:hAnsi="Gill Sans MT"/>
              </w:rPr>
            </w:pPr>
          </w:p>
        </w:tc>
        <w:tc>
          <w:tcPr>
            <w:tcW w:w="766" w:type="dxa"/>
          </w:tcPr>
          <w:p w14:paraId="1CEC2D1E" w14:textId="77777777" w:rsidR="001D470B" w:rsidRPr="00BE068B" w:rsidRDefault="001D470B" w:rsidP="001D470B">
            <w:pPr>
              <w:rPr>
                <w:rFonts w:ascii="Gill Sans MT" w:hAnsi="Gill Sans MT"/>
              </w:rPr>
            </w:pPr>
          </w:p>
        </w:tc>
        <w:tc>
          <w:tcPr>
            <w:tcW w:w="1433" w:type="dxa"/>
          </w:tcPr>
          <w:p w14:paraId="2B8B9471" w14:textId="77777777" w:rsidR="001D470B" w:rsidRPr="00BE068B" w:rsidRDefault="001D470B" w:rsidP="001D470B">
            <w:pPr>
              <w:rPr>
                <w:rFonts w:ascii="Gill Sans MT" w:hAnsi="Gill Sans MT"/>
              </w:rPr>
            </w:pPr>
          </w:p>
        </w:tc>
        <w:tc>
          <w:tcPr>
            <w:tcW w:w="1058" w:type="dxa"/>
          </w:tcPr>
          <w:p w14:paraId="24CA83E7" w14:textId="77777777" w:rsidR="001D470B" w:rsidRPr="00BE068B" w:rsidRDefault="001D470B" w:rsidP="001D470B">
            <w:pPr>
              <w:rPr>
                <w:rFonts w:ascii="Gill Sans MT" w:hAnsi="Gill Sans MT"/>
              </w:rPr>
            </w:pPr>
          </w:p>
        </w:tc>
        <w:tc>
          <w:tcPr>
            <w:tcW w:w="783" w:type="dxa"/>
          </w:tcPr>
          <w:p w14:paraId="0832E806" w14:textId="77777777" w:rsidR="001D470B" w:rsidRPr="00BE068B" w:rsidRDefault="001D470B" w:rsidP="001D470B">
            <w:pPr>
              <w:rPr>
                <w:rFonts w:ascii="Gill Sans MT" w:hAnsi="Gill Sans MT"/>
              </w:rPr>
            </w:pPr>
          </w:p>
        </w:tc>
        <w:tc>
          <w:tcPr>
            <w:tcW w:w="1150" w:type="dxa"/>
          </w:tcPr>
          <w:p w14:paraId="23FBDD03" w14:textId="77777777" w:rsidR="001D470B" w:rsidRPr="00BE068B" w:rsidRDefault="001D470B" w:rsidP="001D470B">
            <w:pPr>
              <w:rPr>
                <w:rFonts w:ascii="Gill Sans MT" w:hAnsi="Gill Sans MT"/>
              </w:rPr>
            </w:pPr>
          </w:p>
        </w:tc>
        <w:tc>
          <w:tcPr>
            <w:tcW w:w="1590" w:type="dxa"/>
          </w:tcPr>
          <w:p w14:paraId="105A83B9" w14:textId="77777777" w:rsidR="001D470B" w:rsidRPr="00BE068B" w:rsidRDefault="001D470B" w:rsidP="001D470B">
            <w:pPr>
              <w:rPr>
                <w:rFonts w:ascii="Gill Sans MT" w:hAnsi="Gill Sans MT"/>
              </w:rPr>
            </w:pPr>
          </w:p>
        </w:tc>
      </w:tr>
      <w:tr w:rsidR="001D470B" w:rsidRPr="00BE068B" w14:paraId="46A02A22" w14:textId="77777777" w:rsidTr="001D470B">
        <w:tc>
          <w:tcPr>
            <w:tcW w:w="468" w:type="dxa"/>
          </w:tcPr>
          <w:p w14:paraId="6360774F" w14:textId="77777777" w:rsidR="001D470B" w:rsidRPr="00BE068B" w:rsidRDefault="001D470B" w:rsidP="001D470B">
            <w:pPr>
              <w:rPr>
                <w:rFonts w:ascii="Gill Sans MT" w:hAnsi="Gill Sans MT"/>
              </w:rPr>
            </w:pPr>
            <w:r w:rsidRPr="00BE068B">
              <w:rPr>
                <w:rFonts w:ascii="Gill Sans MT" w:hAnsi="Gill Sans MT"/>
              </w:rPr>
              <w:t>d</w:t>
            </w:r>
          </w:p>
        </w:tc>
        <w:tc>
          <w:tcPr>
            <w:tcW w:w="2204" w:type="dxa"/>
          </w:tcPr>
          <w:p w14:paraId="06CDF821"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2192" w:type="dxa"/>
          </w:tcPr>
          <w:p w14:paraId="26B4C914" w14:textId="77777777" w:rsidR="001D470B" w:rsidRPr="00BE068B" w:rsidRDefault="001D470B" w:rsidP="001D470B">
            <w:pPr>
              <w:rPr>
                <w:rFonts w:ascii="Gill Sans MT" w:hAnsi="Gill Sans MT"/>
              </w:rPr>
            </w:pPr>
          </w:p>
        </w:tc>
        <w:tc>
          <w:tcPr>
            <w:tcW w:w="974" w:type="dxa"/>
          </w:tcPr>
          <w:p w14:paraId="0092DBDC" w14:textId="77777777" w:rsidR="001D470B" w:rsidRPr="00BE068B" w:rsidRDefault="001D470B" w:rsidP="001D470B">
            <w:pPr>
              <w:rPr>
                <w:rFonts w:ascii="Gill Sans MT" w:hAnsi="Gill Sans MT"/>
              </w:rPr>
            </w:pPr>
          </w:p>
        </w:tc>
        <w:tc>
          <w:tcPr>
            <w:tcW w:w="766" w:type="dxa"/>
          </w:tcPr>
          <w:p w14:paraId="1D09475D" w14:textId="77777777" w:rsidR="001D470B" w:rsidRPr="00BE068B" w:rsidRDefault="001D470B" w:rsidP="001D470B">
            <w:pPr>
              <w:rPr>
                <w:rFonts w:ascii="Gill Sans MT" w:hAnsi="Gill Sans MT"/>
              </w:rPr>
            </w:pPr>
          </w:p>
        </w:tc>
        <w:tc>
          <w:tcPr>
            <w:tcW w:w="1433" w:type="dxa"/>
          </w:tcPr>
          <w:p w14:paraId="0803765C" w14:textId="77777777" w:rsidR="001D470B" w:rsidRPr="00BE068B" w:rsidRDefault="001D470B" w:rsidP="001D470B">
            <w:pPr>
              <w:rPr>
                <w:rFonts w:ascii="Gill Sans MT" w:hAnsi="Gill Sans MT"/>
              </w:rPr>
            </w:pPr>
          </w:p>
        </w:tc>
        <w:tc>
          <w:tcPr>
            <w:tcW w:w="1058" w:type="dxa"/>
          </w:tcPr>
          <w:p w14:paraId="07E04F8D" w14:textId="77777777" w:rsidR="001D470B" w:rsidRPr="00BE068B" w:rsidRDefault="001D470B" w:rsidP="001D470B">
            <w:pPr>
              <w:rPr>
                <w:rFonts w:ascii="Gill Sans MT" w:hAnsi="Gill Sans MT"/>
              </w:rPr>
            </w:pPr>
          </w:p>
        </w:tc>
        <w:tc>
          <w:tcPr>
            <w:tcW w:w="783" w:type="dxa"/>
          </w:tcPr>
          <w:p w14:paraId="43587ED2" w14:textId="77777777" w:rsidR="001D470B" w:rsidRPr="00BE068B" w:rsidRDefault="001D470B" w:rsidP="001D470B">
            <w:pPr>
              <w:rPr>
                <w:rFonts w:ascii="Gill Sans MT" w:hAnsi="Gill Sans MT"/>
              </w:rPr>
            </w:pPr>
          </w:p>
        </w:tc>
        <w:tc>
          <w:tcPr>
            <w:tcW w:w="1150" w:type="dxa"/>
          </w:tcPr>
          <w:p w14:paraId="35060F06" w14:textId="77777777" w:rsidR="001D470B" w:rsidRPr="00BE068B" w:rsidRDefault="001D470B" w:rsidP="001D470B">
            <w:pPr>
              <w:rPr>
                <w:rFonts w:ascii="Gill Sans MT" w:hAnsi="Gill Sans MT"/>
              </w:rPr>
            </w:pPr>
          </w:p>
        </w:tc>
        <w:tc>
          <w:tcPr>
            <w:tcW w:w="1590" w:type="dxa"/>
          </w:tcPr>
          <w:p w14:paraId="447B3B56" w14:textId="77777777" w:rsidR="001D470B" w:rsidRPr="00BE068B" w:rsidRDefault="001D470B" w:rsidP="001D470B">
            <w:pPr>
              <w:rPr>
                <w:rFonts w:ascii="Gill Sans MT" w:hAnsi="Gill Sans MT"/>
              </w:rPr>
            </w:pPr>
          </w:p>
        </w:tc>
      </w:tr>
      <w:tr w:rsidR="001D470B" w:rsidRPr="00BE068B" w14:paraId="2B3EAF23" w14:textId="77777777" w:rsidTr="001D470B">
        <w:tc>
          <w:tcPr>
            <w:tcW w:w="468" w:type="dxa"/>
          </w:tcPr>
          <w:p w14:paraId="097D36AB" w14:textId="77777777" w:rsidR="001D470B" w:rsidRPr="00BE068B" w:rsidRDefault="001D470B" w:rsidP="001D470B">
            <w:pPr>
              <w:rPr>
                <w:rFonts w:ascii="Gill Sans MT" w:hAnsi="Gill Sans MT"/>
              </w:rPr>
            </w:pPr>
            <w:r w:rsidRPr="00BE068B">
              <w:rPr>
                <w:rFonts w:ascii="Gill Sans MT" w:hAnsi="Gill Sans MT"/>
              </w:rPr>
              <w:t>e</w:t>
            </w:r>
          </w:p>
        </w:tc>
        <w:tc>
          <w:tcPr>
            <w:tcW w:w="2204" w:type="dxa"/>
          </w:tcPr>
          <w:p w14:paraId="23A6E935" w14:textId="77777777" w:rsidR="001D470B" w:rsidRPr="00BE068B" w:rsidRDefault="001D470B" w:rsidP="001D470B">
            <w:pPr>
              <w:rPr>
                <w:rFonts w:ascii="Gill Sans MT" w:hAnsi="Gill Sans MT"/>
              </w:rPr>
            </w:pPr>
            <w:r w:rsidRPr="00BE068B">
              <w:rPr>
                <w:rFonts w:ascii="Gill Sans MT" w:hAnsi="Gill Sans MT"/>
              </w:rPr>
              <w:t>Wood for poles</w:t>
            </w:r>
          </w:p>
        </w:tc>
        <w:tc>
          <w:tcPr>
            <w:tcW w:w="2192" w:type="dxa"/>
          </w:tcPr>
          <w:p w14:paraId="554D5ABD" w14:textId="77777777" w:rsidR="001D470B" w:rsidRPr="00BE068B" w:rsidRDefault="001D470B" w:rsidP="001D470B">
            <w:pPr>
              <w:rPr>
                <w:rFonts w:ascii="Gill Sans MT" w:hAnsi="Gill Sans MT"/>
              </w:rPr>
            </w:pPr>
          </w:p>
        </w:tc>
        <w:tc>
          <w:tcPr>
            <w:tcW w:w="974" w:type="dxa"/>
          </w:tcPr>
          <w:p w14:paraId="139EDF40" w14:textId="77777777" w:rsidR="001D470B" w:rsidRPr="00BE068B" w:rsidRDefault="001D470B" w:rsidP="001D470B">
            <w:pPr>
              <w:rPr>
                <w:rFonts w:ascii="Gill Sans MT" w:hAnsi="Gill Sans MT"/>
              </w:rPr>
            </w:pPr>
          </w:p>
        </w:tc>
        <w:tc>
          <w:tcPr>
            <w:tcW w:w="766" w:type="dxa"/>
          </w:tcPr>
          <w:p w14:paraId="50E764E1" w14:textId="77777777" w:rsidR="001D470B" w:rsidRPr="00BE068B" w:rsidRDefault="001D470B" w:rsidP="001D470B">
            <w:pPr>
              <w:rPr>
                <w:rFonts w:ascii="Gill Sans MT" w:hAnsi="Gill Sans MT"/>
              </w:rPr>
            </w:pPr>
          </w:p>
        </w:tc>
        <w:tc>
          <w:tcPr>
            <w:tcW w:w="1433" w:type="dxa"/>
          </w:tcPr>
          <w:p w14:paraId="5815E248" w14:textId="77777777" w:rsidR="001D470B" w:rsidRPr="00BE068B" w:rsidRDefault="001D470B" w:rsidP="001D470B">
            <w:pPr>
              <w:rPr>
                <w:rFonts w:ascii="Gill Sans MT" w:hAnsi="Gill Sans MT"/>
              </w:rPr>
            </w:pPr>
          </w:p>
        </w:tc>
        <w:tc>
          <w:tcPr>
            <w:tcW w:w="1058" w:type="dxa"/>
          </w:tcPr>
          <w:p w14:paraId="5A96B620" w14:textId="77777777" w:rsidR="001D470B" w:rsidRPr="00BE068B" w:rsidRDefault="001D470B" w:rsidP="001D470B">
            <w:pPr>
              <w:rPr>
                <w:rFonts w:ascii="Gill Sans MT" w:hAnsi="Gill Sans MT"/>
              </w:rPr>
            </w:pPr>
          </w:p>
        </w:tc>
        <w:tc>
          <w:tcPr>
            <w:tcW w:w="783" w:type="dxa"/>
          </w:tcPr>
          <w:p w14:paraId="62D5DEE3" w14:textId="77777777" w:rsidR="001D470B" w:rsidRPr="00BE068B" w:rsidRDefault="001D470B" w:rsidP="001D470B">
            <w:pPr>
              <w:rPr>
                <w:rFonts w:ascii="Gill Sans MT" w:hAnsi="Gill Sans MT"/>
              </w:rPr>
            </w:pPr>
          </w:p>
        </w:tc>
        <w:tc>
          <w:tcPr>
            <w:tcW w:w="1150" w:type="dxa"/>
          </w:tcPr>
          <w:p w14:paraId="41D48E92" w14:textId="77777777" w:rsidR="001D470B" w:rsidRPr="00BE068B" w:rsidRDefault="001D470B" w:rsidP="001D470B">
            <w:pPr>
              <w:rPr>
                <w:rFonts w:ascii="Gill Sans MT" w:hAnsi="Gill Sans MT"/>
              </w:rPr>
            </w:pPr>
          </w:p>
        </w:tc>
        <w:tc>
          <w:tcPr>
            <w:tcW w:w="1590" w:type="dxa"/>
          </w:tcPr>
          <w:p w14:paraId="126E444B" w14:textId="77777777" w:rsidR="001D470B" w:rsidRPr="00BE068B" w:rsidRDefault="001D470B" w:rsidP="001D470B">
            <w:pPr>
              <w:rPr>
                <w:rFonts w:ascii="Gill Sans MT" w:hAnsi="Gill Sans MT"/>
              </w:rPr>
            </w:pPr>
          </w:p>
        </w:tc>
      </w:tr>
      <w:tr w:rsidR="001D470B" w:rsidRPr="00BE068B" w14:paraId="5FBCCB00" w14:textId="77777777" w:rsidTr="001D470B">
        <w:trPr>
          <w:trHeight w:val="179"/>
        </w:trPr>
        <w:tc>
          <w:tcPr>
            <w:tcW w:w="468" w:type="dxa"/>
          </w:tcPr>
          <w:p w14:paraId="1ED1ACE8" w14:textId="77777777" w:rsidR="001D470B" w:rsidRPr="00BE068B" w:rsidRDefault="001D470B" w:rsidP="001D470B">
            <w:pPr>
              <w:rPr>
                <w:rFonts w:ascii="Gill Sans MT" w:hAnsi="Gill Sans MT"/>
              </w:rPr>
            </w:pPr>
            <w:r w:rsidRPr="00BE068B">
              <w:rPr>
                <w:rFonts w:ascii="Gill Sans MT" w:hAnsi="Gill Sans MT"/>
              </w:rPr>
              <w:t>f</w:t>
            </w:r>
          </w:p>
        </w:tc>
        <w:tc>
          <w:tcPr>
            <w:tcW w:w="2204" w:type="dxa"/>
          </w:tcPr>
          <w:p w14:paraId="6CE2F5E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2192" w:type="dxa"/>
          </w:tcPr>
          <w:p w14:paraId="5A018766" w14:textId="77777777" w:rsidR="001D470B" w:rsidRPr="00BE068B" w:rsidRDefault="001D470B" w:rsidP="001D470B">
            <w:pPr>
              <w:rPr>
                <w:rFonts w:ascii="Gill Sans MT" w:hAnsi="Gill Sans MT"/>
              </w:rPr>
            </w:pPr>
          </w:p>
        </w:tc>
        <w:tc>
          <w:tcPr>
            <w:tcW w:w="974" w:type="dxa"/>
          </w:tcPr>
          <w:p w14:paraId="07B4291A" w14:textId="77777777" w:rsidR="001D470B" w:rsidRPr="00BE068B" w:rsidRDefault="001D470B" w:rsidP="001D470B">
            <w:pPr>
              <w:rPr>
                <w:rFonts w:ascii="Gill Sans MT" w:hAnsi="Gill Sans MT"/>
              </w:rPr>
            </w:pPr>
          </w:p>
        </w:tc>
        <w:tc>
          <w:tcPr>
            <w:tcW w:w="766" w:type="dxa"/>
          </w:tcPr>
          <w:p w14:paraId="25998424" w14:textId="77777777" w:rsidR="001D470B" w:rsidRPr="00BE068B" w:rsidRDefault="001D470B" w:rsidP="001D470B">
            <w:pPr>
              <w:rPr>
                <w:rFonts w:ascii="Gill Sans MT" w:hAnsi="Gill Sans MT"/>
              </w:rPr>
            </w:pPr>
          </w:p>
        </w:tc>
        <w:tc>
          <w:tcPr>
            <w:tcW w:w="1433" w:type="dxa"/>
          </w:tcPr>
          <w:p w14:paraId="0D6F2DAD" w14:textId="77777777" w:rsidR="001D470B" w:rsidRPr="00BE068B" w:rsidRDefault="001D470B" w:rsidP="001D470B">
            <w:pPr>
              <w:rPr>
                <w:rFonts w:ascii="Gill Sans MT" w:hAnsi="Gill Sans MT"/>
              </w:rPr>
            </w:pPr>
          </w:p>
        </w:tc>
        <w:tc>
          <w:tcPr>
            <w:tcW w:w="1058" w:type="dxa"/>
          </w:tcPr>
          <w:p w14:paraId="7D37FC18" w14:textId="77777777" w:rsidR="001D470B" w:rsidRPr="00BE068B" w:rsidRDefault="001D470B" w:rsidP="001D470B">
            <w:pPr>
              <w:rPr>
                <w:rFonts w:ascii="Gill Sans MT" w:hAnsi="Gill Sans MT"/>
              </w:rPr>
            </w:pPr>
          </w:p>
        </w:tc>
        <w:tc>
          <w:tcPr>
            <w:tcW w:w="783" w:type="dxa"/>
          </w:tcPr>
          <w:p w14:paraId="67CF1209" w14:textId="77777777" w:rsidR="001D470B" w:rsidRPr="00BE068B" w:rsidRDefault="001D470B" w:rsidP="001D470B">
            <w:pPr>
              <w:rPr>
                <w:rFonts w:ascii="Gill Sans MT" w:hAnsi="Gill Sans MT"/>
              </w:rPr>
            </w:pPr>
          </w:p>
        </w:tc>
        <w:tc>
          <w:tcPr>
            <w:tcW w:w="1150" w:type="dxa"/>
          </w:tcPr>
          <w:p w14:paraId="0DF3E413" w14:textId="77777777" w:rsidR="001D470B" w:rsidRPr="00BE068B" w:rsidRDefault="001D470B" w:rsidP="001D470B">
            <w:pPr>
              <w:rPr>
                <w:rFonts w:ascii="Gill Sans MT" w:hAnsi="Gill Sans MT"/>
              </w:rPr>
            </w:pPr>
          </w:p>
        </w:tc>
        <w:tc>
          <w:tcPr>
            <w:tcW w:w="1590" w:type="dxa"/>
          </w:tcPr>
          <w:p w14:paraId="60816998" w14:textId="77777777" w:rsidR="001D470B" w:rsidRPr="00BE068B" w:rsidRDefault="001D470B" w:rsidP="001D470B">
            <w:pPr>
              <w:rPr>
                <w:rFonts w:ascii="Gill Sans MT" w:hAnsi="Gill Sans MT"/>
              </w:rPr>
            </w:pPr>
          </w:p>
        </w:tc>
      </w:tr>
      <w:tr w:rsidR="001D470B" w:rsidRPr="00BE068B" w14:paraId="2C0427D1" w14:textId="77777777" w:rsidTr="001D470B">
        <w:tc>
          <w:tcPr>
            <w:tcW w:w="468" w:type="dxa"/>
          </w:tcPr>
          <w:p w14:paraId="68C4B695" w14:textId="77777777" w:rsidR="001D470B" w:rsidRPr="00BE068B" w:rsidRDefault="001D470B" w:rsidP="001D470B">
            <w:pPr>
              <w:rPr>
                <w:rFonts w:ascii="Gill Sans MT" w:hAnsi="Gill Sans MT"/>
              </w:rPr>
            </w:pPr>
            <w:r w:rsidRPr="00BE068B">
              <w:rPr>
                <w:rFonts w:ascii="Gill Sans MT" w:hAnsi="Gill Sans MT"/>
              </w:rPr>
              <w:t>g</w:t>
            </w:r>
          </w:p>
        </w:tc>
        <w:tc>
          <w:tcPr>
            <w:tcW w:w="2204" w:type="dxa"/>
          </w:tcPr>
          <w:p w14:paraId="5D9D6E6F" w14:textId="77777777" w:rsidR="001D470B" w:rsidRPr="00BE068B" w:rsidRDefault="001D470B" w:rsidP="001D470B">
            <w:pPr>
              <w:rPr>
                <w:rFonts w:ascii="Gill Sans MT" w:hAnsi="Gill Sans MT"/>
              </w:rPr>
            </w:pPr>
            <w:r w:rsidRPr="00BE068B">
              <w:rPr>
                <w:rFonts w:ascii="Gill Sans MT" w:hAnsi="Gill Sans MT"/>
              </w:rPr>
              <w:t>Mushrooms</w:t>
            </w:r>
          </w:p>
        </w:tc>
        <w:tc>
          <w:tcPr>
            <w:tcW w:w="2192" w:type="dxa"/>
          </w:tcPr>
          <w:p w14:paraId="7BA27F46" w14:textId="77777777" w:rsidR="001D470B" w:rsidRPr="00BE068B" w:rsidRDefault="001D470B" w:rsidP="001D470B">
            <w:pPr>
              <w:rPr>
                <w:rFonts w:ascii="Gill Sans MT" w:hAnsi="Gill Sans MT"/>
              </w:rPr>
            </w:pPr>
          </w:p>
        </w:tc>
        <w:tc>
          <w:tcPr>
            <w:tcW w:w="974" w:type="dxa"/>
          </w:tcPr>
          <w:p w14:paraId="23F9904D" w14:textId="77777777" w:rsidR="001D470B" w:rsidRPr="00BE068B" w:rsidRDefault="001D470B" w:rsidP="001D470B">
            <w:pPr>
              <w:rPr>
                <w:rFonts w:ascii="Gill Sans MT" w:hAnsi="Gill Sans MT"/>
              </w:rPr>
            </w:pPr>
          </w:p>
        </w:tc>
        <w:tc>
          <w:tcPr>
            <w:tcW w:w="766" w:type="dxa"/>
          </w:tcPr>
          <w:p w14:paraId="382194CB" w14:textId="77777777" w:rsidR="001D470B" w:rsidRPr="00BE068B" w:rsidRDefault="001D470B" w:rsidP="001D470B">
            <w:pPr>
              <w:rPr>
                <w:rFonts w:ascii="Gill Sans MT" w:hAnsi="Gill Sans MT"/>
              </w:rPr>
            </w:pPr>
          </w:p>
        </w:tc>
        <w:tc>
          <w:tcPr>
            <w:tcW w:w="1433" w:type="dxa"/>
          </w:tcPr>
          <w:p w14:paraId="7B55F9C6" w14:textId="77777777" w:rsidR="001D470B" w:rsidRPr="00BE068B" w:rsidRDefault="001D470B" w:rsidP="001D470B">
            <w:pPr>
              <w:rPr>
                <w:rFonts w:ascii="Gill Sans MT" w:hAnsi="Gill Sans MT"/>
              </w:rPr>
            </w:pPr>
          </w:p>
        </w:tc>
        <w:tc>
          <w:tcPr>
            <w:tcW w:w="1058" w:type="dxa"/>
          </w:tcPr>
          <w:p w14:paraId="2C5C0C74" w14:textId="77777777" w:rsidR="001D470B" w:rsidRPr="00BE068B" w:rsidRDefault="001D470B" w:rsidP="001D470B">
            <w:pPr>
              <w:rPr>
                <w:rFonts w:ascii="Gill Sans MT" w:hAnsi="Gill Sans MT"/>
              </w:rPr>
            </w:pPr>
          </w:p>
        </w:tc>
        <w:tc>
          <w:tcPr>
            <w:tcW w:w="783" w:type="dxa"/>
          </w:tcPr>
          <w:p w14:paraId="62568ACA" w14:textId="77777777" w:rsidR="001D470B" w:rsidRPr="00BE068B" w:rsidRDefault="001D470B" w:rsidP="001D470B">
            <w:pPr>
              <w:rPr>
                <w:rFonts w:ascii="Gill Sans MT" w:hAnsi="Gill Sans MT"/>
              </w:rPr>
            </w:pPr>
          </w:p>
        </w:tc>
        <w:tc>
          <w:tcPr>
            <w:tcW w:w="1150" w:type="dxa"/>
          </w:tcPr>
          <w:p w14:paraId="2D17609E" w14:textId="77777777" w:rsidR="001D470B" w:rsidRPr="00BE068B" w:rsidRDefault="001D470B" w:rsidP="001D470B">
            <w:pPr>
              <w:rPr>
                <w:rFonts w:ascii="Gill Sans MT" w:hAnsi="Gill Sans MT"/>
              </w:rPr>
            </w:pPr>
          </w:p>
        </w:tc>
        <w:tc>
          <w:tcPr>
            <w:tcW w:w="1590" w:type="dxa"/>
          </w:tcPr>
          <w:p w14:paraId="74E26330" w14:textId="77777777" w:rsidR="001D470B" w:rsidRPr="00BE068B" w:rsidRDefault="001D470B" w:rsidP="001D470B">
            <w:pPr>
              <w:rPr>
                <w:rFonts w:ascii="Gill Sans MT" w:hAnsi="Gill Sans MT"/>
              </w:rPr>
            </w:pPr>
          </w:p>
        </w:tc>
      </w:tr>
      <w:tr w:rsidR="001D470B" w:rsidRPr="00BE068B" w14:paraId="05116091" w14:textId="77777777" w:rsidTr="001D470B">
        <w:tc>
          <w:tcPr>
            <w:tcW w:w="468" w:type="dxa"/>
          </w:tcPr>
          <w:p w14:paraId="36784EAC" w14:textId="77777777" w:rsidR="001D470B" w:rsidRPr="00BE068B" w:rsidRDefault="001D470B" w:rsidP="001D470B">
            <w:pPr>
              <w:rPr>
                <w:rFonts w:ascii="Gill Sans MT" w:hAnsi="Gill Sans MT"/>
              </w:rPr>
            </w:pPr>
            <w:r w:rsidRPr="00BE068B">
              <w:rPr>
                <w:rFonts w:ascii="Gill Sans MT" w:hAnsi="Gill Sans MT"/>
              </w:rPr>
              <w:t>h</w:t>
            </w:r>
          </w:p>
        </w:tc>
        <w:tc>
          <w:tcPr>
            <w:tcW w:w="2204" w:type="dxa"/>
          </w:tcPr>
          <w:p w14:paraId="406EFCD8" w14:textId="77777777" w:rsidR="001D470B" w:rsidRPr="00BE068B" w:rsidRDefault="001D470B" w:rsidP="001D470B">
            <w:pPr>
              <w:rPr>
                <w:rFonts w:ascii="Gill Sans MT" w:hAnsi="Gill Sans MT"/>
              </w:rPr>
            </w:pPr>
            <w:r w:rsidRPr="00BE068B">
              <w:rPr>
                <w:rFonts w:ascii="Gill Sans MT" w:hAnsi="Gill Sans MT"/>
              </w:rPr>
              <w:t>Fodder</w:t>
            </w:r>
          </w:p>
        </w:tc>
        <w:tc>
          <w:tcPr>
            <w:tcW w:w="2192" w:type="dxa"/>
          </w:tcPr>
          <w:p w14:paraId="7CE6B492" w14:textId="77777777" w:rsidR="001D470B" w:rsidRPr="00BE068B" w:rsidRDefault="001D470B" w:rsidP="001D470B">
            <w:pPr>
              <w:rPr>
                <w:rFonts w:ascii="Gill Sans MT" w:hAnsi="Gill Sans MT"/>
              </w:rPr>
            </w:pPr>
          </w:p>
        </w:tc>
        <w:tc>
          <w:tcPr>
            <w:tcW w:w="974" w:type="dxa"/>
          </w:tcPr>
          <w:p w14:paraId="39AA3788" w14:textId="77777777" w:rsidR="001D470B" w:rsidRPr="00BE068B" w:rsidRDefault="001D470B" w:rsidP="001D470B">
            <w:pPr>
              <w:rPr>
                <w:rFonts w:ascii="Gill Sans MT" w:hAnsi="Gill Sans MT"/>
              </w:rPr>
            </w:pPr>
          </w:p>
        </w:tc>
        <w:tc>
          <w:tcPr>
            <w:tcW w:w="766" w:type="dxa"/>
          </w:tcPr>
          <w:p w14:paraId="522124DC" w14:textId="77777777" w:rsidR="001D470B" w:rsidRPr="00BE068B" w:rsidRDefault="001D470B" w:rsidP="001D470B">
            <w:pPr>
              <w:rPr>
                <w:rFonts w:ascii="Gill Sans MT" w:hAnsi="Gill Sans MT"/>
              </w:rPr>
            </w:pPr>
          </w:p>
        </w:tc>
        <w:tc>
          <w:tcPr>
            <w:tcW w:w="1433" w:type="dxa"/>
          </w:tcPr>
          <w:p w14:paraId="5C8FFE90" w14:textId="77777777" w:rsidR="001D470B" w:rsidRPr="00BE068B" w:rsidRDefault="001D470B" w:rsidP="001D470B">
            <w:pPr>
              <w:rPr>
                <w:rFonts w:ascii="Gill Sans MT" w:hAnsi="Gill Sans MT"/>
              </w:rPr>
            </w:pPr>
          </w:p>
        </w:tc>
        <w:tc>
          <w:tcPr>
            <w:tcW w:w="1058" w:type="dxa"/>
          </w:tcPr>
          <w:p w14:paraId="1B25B0B5" w14:textId="77777777" w:rsidR="001D470B" w:rsidRPr="00BE068B" w:rsidRDefault="001D470B" w:rsidP="001D470B">
            <w:pPr>
              <w:rPr>
                <w:rFonts w:ascii="Gill Sans MT" w:hAnsi="Gill Sans MT"/>
              </w:rPr>
            </w:pPr>
          </w:p>
        </w:tc>
        <w:tc>
          <w:tcPr>
            <w:tcW w:w="783" w:type="dxa"/>
          </w:tcPr>
          <w:p w14:paraId="0FF8D3CB" w14:textId="77777777" w:rsidR="001D470B" w:rsidRPr="00BE068B" w:rsidRDefault="001D470B" w:rsidP="001D470B">
            <w:pPr>
              <w:rPr>
                <w:rFonts w:ascii="Gill Sans MT" w:hAnsi="Gill Sans MT"/>
              </w:rPr>
            </w:pPr>
          </w:p>
        </w:tc>
        <w:tc>
          <w:tcPr>
            <w:tcW w:w="1150" w:type="dxa"/>
          </w:tcPr>
          <w:p w14:paraId="57E1C386" w14:textId="77777777" w:rsidR="001D470B" w:rsidRPr="00BE068B" w:rsidRDefault="001D470B" w:rsidP="001D470B">
            <w:pPr>
              <w:rPr>
                <w:rFonts w:ascii="Gill Sans MT" w:hAnsi="Gill Sans MT"/>
              </w:rPr>
            </w:pPr>
          </w:p>
        </w:tc>
        <w:tc>
          <w:tcPr>
            <w:tcW w:w="1590" w:type="dxa"/>
          </w:tcPr>
          <w:p w14:paraId="0B16CF0A" w14:textId="77777777" w:rsidR="001D470B" w:rsidRPr="00BE068B" w:rsidRDefault="001D470B" w:rsidP="001D470B">
            <w:pPr>
              <w:rPr>
                <w:rFonts w:ascii="Gill Sans MT" w:hAnsi="Gill Sans MT"/>
              </w:rPr>
            </w:pPr>
          </w:p>
        </w:tc>
      </w:tr>
      <w:tr w:rsidR="001D470B" w:rsidRPr="00BE068B" w14:paraId="21CA9312" w14:textId="77777777" w:rsidTr="001D470B">
        <w:tc>
          <w:tcPr>
            <w:tcW w:w="468" w:type="dxa"/>
          </w:tcPr>
          <w:p w14:paraId="06B25B6B" w14:textId="77777777" w:rsidR="001D470B" w:rsidRPr="00BE068B" w:rsidRDefault="001D470B" w:rsidP="001D470B">
            <w:pPr>
              <w:rPr>
                <w:rFonts w:ascii="Gill Sans MT" w:hAnsi="Gill Sans MT"/>
              </w:rPr>
            </w:pPr>
            <w:r w:rsidRPr="00BE068B">
              <w:rPr>
                <w:rFonts w:ascii="Gill Sans MT" w:hAnsi="Gill Sans MT"/>
              </w:rPr>
              <w:t>i</w:t>
            </w:r>
          </w:p>
        </w:tc>
        <w:tc>
          <w:tcPr>
            <w:tcW w:w="2204" w:type="dxa"/>
          </w:tcPr>
          <w:p w14:paraId="0369C8F4" w14:textId="77777777" w:rsidR="001D470B" w:rsidRPr="00BE068B" w:rsidRDefault="001D470B" w:rsidP="001D470B">
            <w:pPr>
              <w:rPr>
                <w:rFonts w:ascii="Gill Sans MT" w:hAnsi="Gill Sans MT"/>
              </w:rPr>
            </w:pPr>
            <w:r w:rsidRPr="00BE068B">
              <w:rPr>
                <w:rFonts w:ascii="Gill Sans MT" w:hAnsi="Gill Sans MT"/>
              </w:rPr>
              <w:t>Rattan</w:t>
            </w:r>
          </w:p>
        </w:tc>
        <w:tc>
          <w:tcPr>
            <w:tcW w:w="2192" w:type="dxa"/>
          </w:tcPr>
          <w:p w14:paraId="0C4EEB25" w14:textId="77777777" w:rsidR="001D470B" w:rsidRPr="00BE068B" w:rsidRDefault="001D470B" w:rsidP="001D470B">
            <w:pPr>
              <w:rPr>
                <w:rFonts w:ascii="Gill Sans MT" w:hAnsi="Gill Sans MT"/>
              </w:rPr>
            </w:pPr>
          </w:p>
        </w:tc>
        <w:tc>
          <w:tcPr>
            <w:tcW w:w="974" w:type="dxa"/>
          </w:tcPr>
          <w:p w14:paraId="4A9FAE40" w14:textId="77777777" w:rsidR="001D470B" w:rsidRPr="00BE068B" w:rsidRDefault="001D470B" w:rsidP="001D470B">
            <w:pPr>
              <w:rPr>
                <w:rFonts w:ascii="Gill Sans MT" w:hAnsi="Gill Sans MT"/>
              </w:rPr>
            </w:pPr>
          </w:p>
        </w:tc>
        <w:tc>
          <w:tcPr>
            <w:tcW w:w="766" w:type="dxa"/>
          </w:tcPr>
          <w:p w14:paraId="6AECB5D9" w14:textId="77777777" w:rsidR="001D470B" w:rsidRPr="00BE068B" w:rsidRDefault="001D470B" w:rsidP="001D470B">
            <w:pPr>
              <w:rPr>
                <w:rFonts w:ascii="Gill Sans MT" w:hAnsi="Gill Sans MT"/>
              </w:rPr>
            </w:pPr>
          </w:p>
        </w:tc>
        <w:tc>
          <w:tcPr>
            <w:tcW w:w="1433" w:type="dxa"/>
          </w:tcPr>
          <w:p w14:paraId="1609358E" w14:textId="77777777" w:rsidR="001D470B" w:rsidRPr="00BE068B" w:rsidRDefault="001D470B" w:rsidP="001D470B">
            <w:pPr>
              <w:rPr>
                <w:rFonts w:ascii="Gill Sans MT" w:hAnsi="Gill Sans MT"/>
              </w:rPr>
            </w:pPr>
          </w:p>
        </w:tc>
        <w:tc>
          <w:tcPr>
            <w:tcW w:w="1058" w:type="dxa"/>
          </w:tcPr>
          <w:p w14:paraId="7A583577" w14:textId="77777777" w:rsidR="001D470B" w:rsidRPr="00BE068B" w:rsidRDefault="001D470B" w:rsidP="001D470B">
            <w:pPr>
              <w:rPr>
                <w:rFonts w:ascii="Gill Sans MT" w:hAnsi="Gill Sans MT"/>
              </w:rPr>
            </w:pPr>
          </w:p>
        </w:tc>
        <w:tc>
          <w:tcPr>
            <w:tcW w:w="783" w:type="dxa"/>
          </w:tcPr>
          <w:p w14:paraId="25080EDE" w14:textId="77777777" w:rsidR="001D470B" w:rsidRPr="00BE068B" w:rsidRDefault="001D470B" w:rsidP="001D470B">
            <w:pPr>
              <w:rPr>
                <w:rFonts w:ascii="Gill Sans MT" w:hAnsi="Gill Sans MT"/>
              </w:rPr>
            </w:pPr>
          </w:p>
        </w:tc>
        <w:tc>
          <w:tcPr>
            <w:tcW w:w="1150" w:type="dxa"/>
          </w:tcPr>
          <w:p w14:paraId="412F1F35" w14:textId="77777777" w:rsidR="001D470B" w:rsidRPr="00BE068B" w:rsidRDefault="001D470B" w:rsidP="001D470B">
            <w:pPr>
              <w:rPr>
                <w:rFonts w:ascii="Gill Sans MT" w:hAnsi="Gill Sans MT"/>
              </w:rPr>
            </w:pPr>
          </w:p>
        </w:tc>
        <w:tc>
          <w:tcPr>
            <w:tcW w:w="1590" w:type="dxa"/>
          </w:tcPr>
          <w:p w14:paraId="47CD15CF" w14:textId="77777777" w:rsidR="001D470B" w:rsidRPr="00BE068B" w:rsidRDefault="001D470B" w:rsidP="001D470B">
            <w:pPr>
              <w:rPr>
                <w:rFonts w:ascii="Gill Sans MT" w:hAnsi="Gill Sans MT"/>
              </w:rPr>
            </w:pPr>
          </w:p>
        </w:tc>
      </w:tr>
      <w:tr w:rsidR="001D470B" w:rsidRPr="00BE068B" w14:paraId="155DB6C1" w14:textId="77777777" w:rsidTr="001D470B">
        <w:tc>
          <w:tcPr>
            <w:tcW w:w="468" w:type="dxa"/>
          </w:tcPr>
          <w:p w14:paraId="7378F074" w14:textId="77777777" w:rsidR="001D470B" w:rsidRPr="00BE068B" w:rsidRDefault="001D470B" w:rsidP="001D470B">
            <w:pPr>
              <w:rPr>
                <w:rFonts w:ascii="Gill Sans MT" w:hAnsi="Gill Sans MT"/>
              </w:rPr>
            </w:pPr>
            <w:r w:rsidRPr="00BE068B">
              <w:rPr>
                <w:rFonts w:ascii="Gill Sans MT" w:hAnsi="Gill Sans MT"/>
              </w:rPr>
              <w:t>j</w:t>
            </w:r>
          </w:p>
        </w:tc>
        <w:tc>
          <w:tcPr>
            <w:tcW w:w="2204" w:type="dxa"/>
          </w:tcPr>
          <w:p w14:paraId="01AD86F5" w14:textId="77777777" w:rsidR="001D470B" w:rsidRPr="00BE068B" w:rsidRDefault="001D470B" w:rsidP="001D470B">
            <w:pPr>
              <w:rPr>
                <w:rFonts w:ascii="Gill Sans MT" w:hAnsi="Gill Sans MT"/>
              </w:rPr>
            </w:pPr>
            <w:r w:rsidRPr="00BE068B">
              <w:rPr>
                <w:rFonts w:ascii="Gill Sans MT" w:hAnsi="Gill Sans MT"/>
              </w:rPr>
              <w:t>Plant medicines</w:t>
            </w:r>
          </w:p>
        </w:tc>
        <w:tc>
          <w:tcPr>
            <w:tcW w:w="2192" w:type="dxa"/>
          </w:tcPr>
          <w:p w14:paraId="791F1F5F" w14:textId="77777777" w:rsidR="001D470B" w:rsidRPr="00BE068B" w:rsidRDefault="001D470B" w:rsidP="001D470B">
            <w:pPr>
              <w:rPr>
                <w:rFonts w:ascii="Gill Sans MT" w:hAnsi="Gill Sans MT"/>
              </w:rPr>
            </w:pPr>
          </w:p>
        </w:tc>
        <w:tc>
          <w:tcPr>
            <w:tcW w:w="974" w:type="dxa"/>
          </w:tcPr>
          <w:p w14:paraId="3A036C76" w14:textId="77777777" w:rsidR="001D470B" w:rsidRPr="00BE068B" w:rsidRDefault="001D470B" w:rsidP="001D470B">
            <w:pPr>
              <w:rPr>
                <w:rFonts w:ascii="Gill Sans MT" w:hAnsi="Gill Sans MT"/>
              </w:rPr>
            </w:pPr>
          </w:p>
        </w:tc>
        <w:tc>
          <w:tcPr>
            <w:tcW w:w="766" w:type="dxa"/>
          </w:tcPr>
          <w:p w14:paraId="3064B978" w14:textId="77777777" w:rsidR="001D470B" w:rsidRPr="00BE068B" w:rsidRDefault="001D470B" w:rsidP="001D470B">
            <w:pPr>
              <w:rPr>
                <w:rFonts w:ascii="Gill Sans MT" w:hAnsi="Gill Sans MT"/>
              </w:rPr>
            </w:pPr>
          </w:p>
        </w:tc>
        <w:tc>
          <w:tcPr>
            <w:tcW w:w="1433" w:type="dxa"/>
          </w:tcPr>
          <w:p w14:paraId="232BF8D4" w14:textId="77777777" w:rsidR="001D470B" w:rsidRPr="00BE068B" w:rsidRDefault="001D470B" w:rsidP="001D470B">
            <w:pPr>
              <w:rPr>
                <w:rFonts w:ascii="Gill Sans MT" w:hAnsi="Gill Sans MT"/>
              </w:rPr>
            </w:pPr>
          </w:p>
        </w:tc>
        <w:tc>
          <w:tcPr>
            <w:tcW w:w="1058" w:type="dxa"/>
          </w:tcPr>
          <w:p w14:paraId="68F59463" w14:textId="77777777" w:rsidR="001D470B" w:rsidRPr="00BE068B" w:rsidRDefault="001D470B" w:rsidP="001D470B">
            <w:pPr>
              <w:rPr>
                <w:rFonts w:ascii="Gill Sans MT" w:hAnsi="Gill Sans MT"/>
              </w:rPr>
            </w:pPr>
          </w:p>
        </w:tc>
        <w:tc>
          <w:tcPr>
            <w:tcW w:w="783" w:type="dxa"/>
          </w:tcPr>
          <w:p w14:paraId="304A7CB9" w14:textId="77777777" w:rsidR="001D470B" w:rsidRPr="00BE068B" w:rsidRDefault="001D470B" w:rsidP="001D470B">
            <w:pPr>
              <w:rPr>
                <w:rFonts w:ascii="Gill Sans MT" w:hAnsi="Gill Sans MT"/>
              </w:rPr>
            </w:pPr>
          </w:p>
        </w:tc>
        <w:tc>
          <w:tcPr>
            <w:tcW w:w="1150" w:type="dxa"/>
          </w:tcPr>
          <w:p w14:paraId="349F881E" w14:textId="77777777" w:rsidR="001D470B" w:rsidRPr="00BE068B" w:rsidRDefault="001D470B" w:rsidP="001D470B">
            <w:pPr>
              <w:rPr>
                <w:rFonts w:ascii="Gill Sans MT" w:hAnsi="Gill Sans MT"/>
              </w:rPr>
            </w:pPr>
          </w:p>
        </w:tc>
        <w:tc>
          <w:tcPr>
            <w:tcW w:w="1590" w:type="dxa"/>
          </w:tcPr>
          <w:p w14:paraId="6735C89A" w14:textId="77777777" w:rsidR="001D470B" w:rsidRPr="00BE068B" w:rsidRDefault="001D470B" w:rsidP="001D470B">
            <w:pPr>
              <w:rPr>
                <w:rFonts w:ascii="Gill Sans MT" w:hAnsi="Gill Sans MT"/>
              </w:rPr>
            </w:pPr>
          </w:p>
        </w:tc>
      </w:tr>
      <w:tr w:rsidR="001D470B" w:rsidRPr="00BE068B" w14:paraId="07569801" w14:textId="77777777" w:rsidTr="001D470B">
        <w:tc>
          <w:tcPr>
            <w:tcW w:w="468" w:type="dxa"/>
          </w:tcPr>
          <w:p w14:paraId="4738D8CA" w14:textId="77777777" w:rsidR="001D470B" w:rsidRPr="00BE068B" w:rsidRDefault="001D470B" w:rsidP="001D470B">
            <w:pPr>
              <w:rPr>
                <w:rFonts w:ascii="Gill Sans MT" w:hAnsi="Gill Sans MT"/>
              </w:rPr>
            </w:pPr>
            <w:r w:rsidRPr="00BE068B">
              <w:rPr>
                <w:rFonts w:ascii="Gill Sans MT" w:hAnsi="Gill Sans MT"/>
              </w:rPr>
              <w:t>k</w:t>
            </w:r>
          </w:p>
        </w:tc>
        <w:tc>
          <w:tcPr>
            <w:tcW w:w="2204" w:type="dxa"/>
          </w:tcPr>
          <w:p w14:paraId="6AE18C94" w14:textId="77777777" w:rsidR="001D470B" w:rsidRPr="00BE068B" w:rsidRDefault="001D470B" w:rsidP="001D470B">
            <w:pPr>
              <w:rPr>
                <w:rFonts w:ascii="Gill Sans MT" w:hAnsi="Gill Sans MT"/>
              </w:rPr>
            </w:pPr>
            <w:r w:rsidRPr="00BE068B">
              <w:rPr>
                <w:rFonts w:ascii="Gill Sans MT" w:hAnsi="Gill Sans MT"/>
              </w:rPr>
              <w:t>Herbs and spices</w:t>
            </w:r>
          </w:p>
        </w:tc>
        <w:tc>
          <w:tcPr>
            <w:tcW w:w="2192" w:type="dxa"/>
          </w:tcPr>
          <w:p w14:paraId="69DB09BE" w14:textId="77777777" w:rsidR="001D470B" w:rsidRPr="00BE068B" w:rsidRDefault="001D470B" w:rsidP="001D470B">
            <w:pPr>
              <w:rPr>
                <w:rFonts w:ascii="Gill Sans MT" w:hAnsi="Gill Sans MT"/>
              </w:rPr>
            </w:pPr>
          </w:p>
        </w:tc>
        <w:tc>
          <w:tcPr>
            <w:tcW w:w="974" w:type="dxa"/>
          </w:tcPr>
          <w:p w14:paraId="1311A128" w14:textId="77777777" w:rsidR="001D470B" w:rsidRPr="00BE068B" w:rsidRDefault="001D470B" w:rsidP="001D470B">
            <w:pPr>
              <w:rPr>
                <w:rFonts w:ascii="Gill Sans MT" w:hAnsi="Gill Sans MT"/>
              </w:rPr>
            </w:pPr>
          </w:p>
        </w:tc>
        <w:tc>
          <w:tcPr>
            <w:tcW w:w="766" w:type="dxa"/>
          </w:tcPr>
          <w:p w14:paraId="26603AEC" w14:textId="77777777" w:rsidR="001D470B" w:rsidRPr="00BE068B" w:rsidRDefault="001D470B" w:rsidP="001D470B">
            <w:pPr>
              <w:rPr>
                <w:rFonts w:ascii="Gill Sans MT" w:hAnsi="Gill Sans MT"/>
              </w:rPr>
            </w:pPr>
          </w:p>
        </w:tc>
        <w:tc>
          <w:tcPr>
            <w:tcW w:w="1433" w:type="dxa"/>
          </w:tcPr>
          <w:p w14:paraId="54C13CD6" w14:textId="77777777" w:rsidR="001D470B" w:rsidRPr="00BE068B" w:rsidRDefault="001D470B" w:rsidP="001D470B">
            <w:pPr>
              <w:rPr>
                <w:rFonts w:ascii="Gill Sans MT" w:hAnsi="Gill Sans MT"/>
              </w:rPr>
            </w:pPr>
          </w:p>
        </w:tc>
        <w:tc>
          <w:tcPr>
            <w:tcW w:w="1058" w:type="dxa"/>
          </w:tcPr>
          <w:p w14:paraId="1447B410" w14:textId="77777777" w:rsidR="001D470B" w:rsidRPr="00BE068B" w:rsidRDefault="001D470B" w:rsidP="001D470B">
            <w:pPr>
              <w:rPr>
                <w:rFonts w:ascii="Gill Sans MT" w:hAnsi="Gill Sans MT"/>
              </w:rPr>
            </w:pPr>
          </w:p>
        </w:tc>
        <w:tc>
          <w:tcPr>
            <w:tcW w:w="783" w:type="dxa"/>
          </w:tcPr>
          <w:p w14:paraId="1DD386E2" w14:textId="77777777" w:rsidR="001D470B" w:rsidRPr="00BE068B" w:rsidRDefault="001D470B" w:rsidP="001D470B">
            <w:pPr>
              <w:rPr>
                <w:rFonts w:ascii="Gill Sans MT" w:hAnsi="Gill Sans MT"/>
              </w:rPr>
            </w:pPr>
          </w:p>
        </w:tc>
        <w:tc>
          <w:tcPr>
            <w:tcW w:w="1150" w:type="dxa"/>
          </w:tcPr>
          <w:p w14:paraId="56EA4100" w14:textId="77777777" w:rsidR="001D470B" w:rsidRPr="00BE068B" w:rsidRDefault="001D470B" w:rsidP="001D470B">
            <w:pPr>
              <w:rPr>
                <w:rFonts w:ascii="Gill Sans MT" w:hAnsi="Gill Sans MT"/>
              </w:rPr>
            </w:pPr>
          </w:p>
        </w:tc>
        <w:tc>
          <w:tcPr>
            <w:tcW w:w="1590" w:type="dxa"/>
          </w:tcPr>
          <w:p w14:paraId="73CC7FFA" w14:textId="77777777" w:rsidR="001D470B" w:rsidRPr="00BE068B" w:rsidRDefault="001D470B" w:rsidP="001D470B">
            <w:pPr>
              <w:rPr>
                <w:rFonts w:ascii="Gill Sans MT" w:hAnsi="Gill Sans MT"/>
              </w:rPr>
            </w:pPr>
          </w:p>
        </w:tc>
      </w:tr>
      <w:tr w:rsidR="001D470B" w:rsidRPr="00BE068B" w14:paraId="76BFCAD8" w14:textId="77777777" w:rsidTr="001D470B">
        <w:tc>
          <w:tcPr>
            <w:tcW w:w="468" w:type="dxa"/>
          </w:tcPr>
          <w:p w14:paraId="20120D58" w14:textId="77777777" w:rsidR="001D470B" w:rsidRPr="00BE068B" w:rsidRDefault="001D470B" w:rsidP="001D470B">
            <w:pPr>
              <w:rPr>
                <w:rFonts w:ascii="Gill Sans MT" w:hAnsi="Gill Sans MT"/>
              </w:rPr>
            </w:pPr>
            <w:r w:rsidRPr="00BE068B">
              <w:rPr>
                <w:rFonts w:ascii="Gill Sans MT" w:hAnsi="Gill Sans MT"/>
              </w:rPr>
              <w:t>l</w:t>
            </w:r>
          </w:p>
        </w:tc>
        <w:tc>
          <w:tcPr>
            <w:tcW w:w="2204" w:type="dxa"/>
          </w:tcPr>
          <w:p w14:paraId="6F96BE89" w14:textId="77777777" w:rsidR="001D470B" w:rsidRPr="00BE068B" w:rsidRDefault="001D470B" w:rsidP="001D470B">
            <w:pPr>
              <w:rPr>
                <w:rFonts w:ascii="Gill Sans MT" w:hAnsi="Gill Sans MT"/>
              </w:rPr>
            </w:pPr>
            <w:r w:rsidRPr="00BE068B">
              <w:rPr>
                <w:rFonts w:ascii="Gill Sans MT" w:hAnsi="Gill Sans MT"/>
              </w:rPr>
              <w:t>Dying/tanning</w:t>
            </w:r>
          </w:p>
        </w:tc>
        <w:tc>
          <w:tcPr>
            <w:tcW w:w="2192" w:type="dxa"/>
          </w:tcPr>
          <w:p w14:paraId="0518783F" w14:textId="77777777" w:rsidR="001D470B" w:rsidRPr="00BE068B" w:rsidRDefault="001D470B" w:rsidP="001D470B">
            <w:pPr>
              <w:rPr>
                <w:rFonts w:ascii="Gill Sans MT" w:hAnsi="Gill Sans MT"/>
              </w:rPr>
            </w:pPr>
          </w:p>
        </w:tc>
        <w:tc>
          <w:tcPr>
            <w:tcW w:w="974" w:type="dxa"/>
          </w:tcPr>
          <w:p w14:paraId="16C9C0B6" w14:textId="77777777" w:rsidR="001D470B" w:rsidRPr="00BE068B" w:rsidRDefault="001D470B" w:rsidP="001D470B">
            <w:pPr>
              <w:rPr>
                <w:rFonts w:ascii="Gill Sans MT" w:hAnsi="Gill Sans MT"/>
              </w:rPr>
            </w:pPr>
          </w:p>
        </w:tc>
        <w:tc>
          <w:tcPr>
            <w:tcW w:w="766" w:type="dxa"/>
          </w:tcPr>
          <w:p w14:paraId="54F2C5F5" w14:textId="77777777" w:rsidR="001D470B" w:rsidRPr="00BE068B" w:rsidRDefault="001D470B" w:rsidP="001D470B">
            <w:pPr>
              <w:rPr>
                <w:rFonts w:ascii="Gill Sans MT" w:hAnsi="Gill Sans MT"/>
              </w:rPr>
            </w:pPr>
          </w:p>
        </w:tc>
        <w:tc>
          <w:tcPr>
            <w:tcW w:w="1433" w:type="dxa"/>
          </w:tcPr>
          <w:p w14:paraId="00A1188E" w14:textId="77777777" w:rsidR="001D470B" w:rsidRPr="00BE068B" w:rsidRDefault="001D470B" w:rsidP="001D470B">
            <w:pPr>
              <w:rPr>
                <w:rFonts w:ascii="Gill Sans MT" w:hAnsi="Gill Sans MT"/>
              </w:rPr>
            </w:pPr>
          </w:p>
        </w:tc>
        <w:tc>
          <w:tcPr>
            <w:tcW w:w="1058" w:type="dxa"/>
          </w:tcPr>
          <w:p w14:paraId="3F37BD2D" w14:textId="77777777" w:rsidR="001D470B" w:rsidRPr="00BE068B" w:rsidRDefault="001D470B" w:rsidP="001D470B">
            <w:pPr>
              <w:rPr>
                <w:rFonts w:ascii="Gill Sans MT" w:hAnsi="Gill Sans MT"/>
              </w:rPr>
            </w:pPr>
          </w:p>
        </w:tc>
        <w:tc>
          <w:tcPr>
            <w:tcW w:w="783" w:type="dxa"/>
          </w:tcPr>
          <w:p w14:paraId="58614D06" w14:textId="77777777" w:rsidR="001D470B" w:rsidRPr="00BE068B" w:rsidRDefault="001D470B" w:rsidP="001D470B">
            <w:pPr>
              <w:rPr>
                <w:rFonts w:ascii="Gill Sans MT" w:hAnsi="Gill Sans MT"/>
              </w:rPr>
            </w:pPr>
          </w:p>
        </w:tc>
        <w:tc>
          <w:tcPr>
            <w:tcW w:w="1150" w:type="dxa"/>
          </w:tcPr>
          <w:p w14:paraId="27D4D724" w14:textId="77777777" w:rsidR="001D470B" w:rsidRPr="00BE068B" w:rsidRDefault="001D470B" w:rsidP="001D470B">
            <w:pPr>
              <w:rPr>
                <w:rFonts w:ascii="Gill Sans MT" w:hAnsi="Gill Sans MT"/>
              </w:rPr>
            </w:pPr>
          </w:p>
        </w:tc>
        <w:tc>
          <w:tcPr>
            <w:tcW w:w="1590" w:type="dxa"/>
          </w:tcPr>
          <w:p w14:paraId="2B4E5280" w14:textId="77777777" w:rsidR="001D470B" w:rsidRPr="00BE068B" w:rsidRDefault="001D470B" w:rsidP="001D470B">
            <w:pPr>
              <w:rPr>
                <w:rFonts w:ascii="Gill Sans MT" w:hAnsi="Gill Sans MT"/>
              </w:rPr>
            </w:pPr>
          </w:p>
        </w:tc>
      </w:tr>
      <w:tr w:rsidR="001D470B" w:rsidRPr="00BE068B" w14:paraId="5AF4EB84" w14:textId="77777777" w:rsidTr="001D470B">
        <w:tc>
          <w:tcPr>
            <w:tcW w:w="468" w:type="dxa"/>
          </w:tcPr>
          <w:p w14:paraId="36D5B236" w14:textId="77777777" w:rsidR="001D470B" w:rsidRPr="00BE068B" w:rsidRDefault="001D470B" w:rsidP="001D470B">
            <w:pPr>
              <w:rPr>
                <w:rFonts w:ascii="Gill Sans MT" w:hAnsi="Gill Sans MT"/>
              </w:rPr>
            </w:pPr>
            <w:r w:rsidRPr="00BE068B">
              <w:rPr>
                <w:rFonts w:ascii="Gill Sans MT" w:hAnsi="Gill Sans MT"/>
              </w:rPr>
              <w:t>m</w:t>
            </w:r>
          </w:p>
        </w:tc>
        <w:tc>
          <w:tcPr>
            <w:tcW w:w="2204" w:type="dxa"/>
          </w:tcPr>
          <w:p w14:paraId="3F229144"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2192" w:type="dxa"/>
          </w:tcPr>
          <w:p w14:paraId="2C2BBAC4" w14:textId="77777777" w:rsidR="001D470B" w:rsidRPr="00BE068B" w:rsidRDefault="001D470B" w:rsidP="001D470B">
            <w:pPr>
              <w:rPr>
                <w:rFonts w:ascii="Gill Sans MT" w:hAnsi="Gill Sans MT"/>
              </w:rPr>
            </w:pPr>
          </w:p>
        </w:tc>
        <w:tc>
          <w:tcPr>
            <w:tcW w:w="974" w:type="dxa"/>
          </w:tcPr>
          <w:p w14:paraId="24A8BB9C" w14:textId="77777777" w:rsidR="001D470B" w:rsidRPr="00BE068B" w:rsidRDefault="001D470B" w:rsidP="001D470B">
            <w:pPr>
              <w:rPr>
                <w:rFonts w:ascii="Gill Sans MT" w:hAnsi="Gill Sans MT"/>
              </w:rPr>
            </w:pPr>
          </w:p>
        </w:tc>
        <w:tc>
          <w:tcPr>
            <w:tcW w:w="766" w:type="dxa"/>
          </w:tcPr>
          <w:p w14:paraId="7832114E" w14:textId="77777777" w:rsidR="001D470B" w:rsidRPr="00BE068B" w:rsidRDefault="001D470B" w:rsidP="001D470B">
            <w:pPr>
              <w:rPr>
                <w:rFonts w:ascii="Gill Sans MT" w:hAnsi="Gill Sans MT"/>
              </w:rPr>
            </w:pPr>
          </w:p>
        </w:tc>
        <w:tc>
          <w:tcPr>
            <w:tcW w:w="1433" w:type="dxa"/>
          </w:tcPr>
          <w:p w14:paraId="33CEE209" w14:textId="77777777" w:rsidR="001D470B" w:rsidRPr="00BE068B" w:rsidRDefault="001D470B" w:rsidP="001D470B">
            <w:pPr>
              <w:rPr>
                <w:rFonts w:ascii="Gill Sans MT" w:hAnsi="Gill Sans MT"/>
              </w:rPr>
            </w:pPr>
          </w:p>
        </w:tc>
        <w:tc>
          <w:tcPr>
            <w:tcW w:w="1058" w:type="dxa"/>
          </w:tcPr>
          <w:p w14:paraId="22C2411F" w14:textId="77777777" w:rsidR="001D470B" w:rsidRPr="00BE068B" w:rsidRDefault="001D470B" w:rsidP="001D470B">
            <w:pPr>
              <w:rPr>
                <w:rFonts w:ascii="Gill Sans MT" w:hAnsi="Gill Sans MT"/>
              </w:rPr>
            </w:pPr>
          </w:p>
        </w:tc>
        <w:tc>
          <w:tcPr>
            <w:tcW w:w="783" w:type="dxa"/>
          </w:tcPr>
          <w:p w14:paraId="1149118A" w14:textId="77777777" w:rsidR="001D470B" w:rsidRPr="00BE068B" w:rsidRDefault="001D470B" w:rsidP="001D470B">
            <w:pPr>
              <w:rPr>
                <w:rFonts w:ascii="Gill Sans MT" w:hAnsi="Gill Sans MT"/>
              </w:rPr>
            </w:pPr>
          </w:p>
        </w:tc>
        <w:tc>
          <w:tcPr>
            <w:tcW w:w="1150" w:type="dxa"/>
          </w:tcPr>
          <w:p w14:paraId="3B32955A" w14:textId="77777777" w:rsidR="001D470B" w:rsidRPr="00BE068B" w:rsidRDefault="001D470B" w:rsidP="001D470B">
            <w:pPr>
              <w:rPr>
                <w:rFonts w:ascii="Gill Sans MT" w:hAnsi="Gill Sans MT"/>
              </w:rPr>
            </w:pPr>
          </w:p>
        </w:tc>
        <w:tc>
          <w:tcPr>
            <w:tcW w:w="1590" w:type="dxa"/>
          </w:tcPr>
          <w:p w14:paraId="1E987CB5" w14:textId="77777777" w:rsidR="001D470B" w:rsidRPr="00BE068B" w:rsidRDefault="001D470B" w:rsidP="001D470B">
            <w:pPr>
              <w:rPr>
                <w:rFonts w:ascii="Gill Sans MT" w:hAnsi="Gill Sans MT"/>
              </w:rPr>
            </w:pPr>
          </w:p>
        </w:tc>
      </w:tr>
      <w:tr w:rsidR="001D470B" w:rsidRPr="00BE068B" w14:paraId="261FC84C" w14:textId="77777777" w:rsidTr="001D470B">
        <w:tc>
          <w:tcPr>
            <w:tcW w:w="468" w:type="dxa"/>
          </w:tcPr>
          <w:p w14:paraId="00FC16E6" w14:textId="77777777" w:rsidR="001D470B" w:rsidRPr="00BE068B" w:rsidRDefault="001D470B" w:rsidP="001D470B">
            <w:pPr>
              <w:rPr>
                <w:rFonts w:ascii="Gill Sans MT" w:hAnsi="Gill Sans MT"/>
              </w:rPr>
            </w:pPr>
            <w:r w:rsidRPr="00BE068B">
              <w:rPr>
                <w:rFonts w:ascii="Gill Sans MT" w:hAnsi="Gill Sans MT"/>
              </w:rPr>
              <w:t>n</w:t>
            </w:r>
          </w:p>
        </w:tc>
        <w:tc>
          <w:tcPr>
            <w:tcW w:w="2204" w:type="dxa"/>
          </w:tcPr>
          <w:p w14:paraId="62073744" w14:textId="77777777" w:rsidR="001D470B" w:rsidRPr="00BE068B" w:rsidRDefault="001D470B" w:rsidP="001D470B">
            <w:pPr>
              <w:rPr>
                <w:rFonts w:ascii="Gill Sans MT" w:hAnsi="Gill Sans MT"/>
              </w:rPr>
            </w:pPr>
            <w:r w:rsidRPr="00BE068B">
              <w:rPr>
                <w:rFonts w:ascii="Gill Sans MT" w:hAnsi="Gill Sans MT"/>
              </w:rPr>
              <w:t>Fibres (for rope, etc)</w:t>
            </w:r>
          </w:p>
        </w:tc>
        <w:tc>
          <w:tcPr>
            <w:tcW w:w="2192" w:type="dxa"/>
          </w:tcPr>
          <w:p w14:paraId="49E01102" w14:textId="77777777" w:rsidR="001D470B" w:rsidRPr="00BE068B" w:rsidRDefault="001D470B" w:rsidP="001D470B">
            <w:pPr>
              <w:rPr>
                <w:rFonts w:ascii="Gill Sans MT" w:hAnsi="Gill Sans MT"/>
              </w:rPr>
            </w:pPr>
          </w:p>
        </w:tc>
        <w:tc>
          <w:tcPr>
            <w:tcW w:w="974" w:type="dxa"/>
          </w:tcPr>
          <w:p w14:paraId="33F94ED9" w14:textId="77777777" w:rsidR="001D470B" w:rsidRPr="00BE068B" w:rsidRDefault="001D470B" w:rsidP="001D470B">
            <w:pPr>
              <w:rPr>
                <w:rFonts w:ascii="Gill Sans MT" w:hAnsi="Gill Sans MT"/>
              </w:rPr>
            </w:pPr>
          </w:p>
        </w:tc>
        <w:tc>
          <w:tcPr>
            <w:tcW w:w="766" w:type="dxa"/>
          </w:tcPr>
          <w:p w14:paraId="7E529B7E" w14:textId="77777777" w:rsidR="001D470B" w:rsidRPr="00BE068B" w:rsidRDefault="001D470B" w:rsidP="001D470B">
            <w:pPr>
              <w:rPr>
                <w:rFonts w:ascii="Gill Sans MT" w:hAnsi="Gill Sans MT"/>
              </w:rPr>
            </w:pPr>
          </w:p>
        </w:tc>
        <w:tc>
          <w:tcPr>
            <w:tcW w:w="1433" w:type="dxa"/>
          </w:tcPr>
          <w:p w14:paraId="4224279C" w14:textId="77777777" w:rsidR="001D470B" w:rsidRPr="00BE068B" w:rsidRDefault="001D470B" w:rsidP="001D470B">
            <w:pPr>
              <w:rPr>
                <w:rFonts w:ascii="Gill Sans MT" w:hAnsi="Gill Sans MT"/>
              </w:rPr>
            </w:pPr>
          </w:p>
        </w:tc>
        <w:tc>
          <w:tcPr>
            <w:tcW w:w="1058" w:type="dxa"/>
          </w:tcPr>
          <w:p w14:paraId="001068D0" w14:textId="77777777" w:rsidR="001D470B" w:rsidRPr="00BE068B" w:rsidRDefault="001D470B" w:rsidP="001D470B">
            <w:pPr>
              <w:rPr>
                <w:rFonts w:ascii="Gill Sans MT" w:hAnsi="Gill Sans MT"/>
              </w:rPr>
            </w:pPr>
          </w:p>
        </w:tc>
        <w:tc>
          <w:tcPr>
            <w:tcW w:w="783" w:type="dxa"/>
          </w:tcPr>
          <w:p w14:paraId="10919E93" w14:textId="77777777" w:rsidR="001D470B" w:rsidRPr="00BE068B" w:rsidRDefault="001D470B" w:rsidP="001D470B">
            <w:pPr>
              <w:rPr>
                <w:rFonts w:ascii="Gill Sans MT" w:hAnsi="Gill Sans MT"/>
              </w:rPr>
            </w:pPr>
          </w:p>
        </w:tc>
        <w:tc>
          <w:tcPr>
            <w:tcW w:w="1150" w:type="dxa"/>
          </w:tcPr>
          <w:p w14:paraId="3D7D2AEC" w14:textId="77777777" w:rsidR="001D470B" w:rsidRPr="00BE068B" w:rsidRDefault="001D470B" w:rsidP="001D470B">
            <w:pPr>
              <w:rPr>
                <w:rFonts w:ascii="Gill Sans MT" w:hAnsi="Gill Sans MT"/>
              </w:rPr>
            </w:pPr>
          </w:p>
        </w:tc>
        <w:tc>
          <w:tcPr>
            <w:tcW w:w="1590" w:type="dxa"/>
          </w:tcPr>
          <w:p w14:paraId="05E465BD" w14:textId="77777777" w:rsidR="001D470B" w:rsidRPr="00BE068B" w:rsidRDefault="001D470B" w:rsidP="001D470B">
            <w:pPr>
              <w:rPr>
                <w:rFonts w:ascii="Gill Sans MT" w:hAnsi="Gill Sans MT"/>
              </w:rPr>
            </w:pPr>
          </w:p>
        </w:tc>
      </w:tr>
      <w:tr w:rsidR="001D470B" w:rsidRPr="00BE068B" w14:paraId="3BBEB210" w14:textId="77777777" w:rsidTr="001D470B">
        <w:tc>
          <w:tcPr>
            <w:tcW w:w="468" w:type="dxa"/>
          </w:tcPr>
          <w:p w14:paraId="2C53CDC6" w14:textId="77777777" w:rsidR="001D470B" w:rsidRPr="00BE068B" w:rsidRDefault="001D470B" w:rsidP="001D470B">
            <w:pPr>
              <w:rPr>
                <w:rFonts w:ascii="Gill Sans MT" w:hAnsi="Gill Sans MT"/>
              </w:rPr>
            </w:pPr>
            <w:r w:rsidRPr="00BE068B">
              <w:rPr>
                <w:rFonts w:ascii="Gill Sans MT" w:hAnsi="Gill Sans MT"/>
              </w:rPr>
              <w:t>o</w:t>
            </w:r>
          </w:p>
        </w:tc>
        <w:tc>
          <w:tcPr>
            <w:tcW w:w="2204" w:type="dxa"/>
          </w:tcPr>
          <w:p w14:paraId="2609E751"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2192" w:type="dxa"/>
          </w:tcPr>
          <w:p w14:paraId="64FBE5B7" w14:textId="77777777" w:rsidR="001D470B" w:rsidRPr="00BE068B" w:rsidRDefault="001D470B" w:rsidP="001D470B">
            <w:pPr>
              <w:rPr>
                <w:rFonts w:ascii="Gill Sans MT" w:hAnsi="Gill Sans MT"/>
              </w:rPr>
            </w:pPr>
          </w:p>
        </w:tc>
        <w:tc>
          <w:tcPr>
            <w:tcW w:w="974" w:type="dxa"/>
          </w:tcPr>
          <w:p w14:paraId="2EA88EC6" w14:textId="77777777" w:rsidR="001D470B" w:rsidRPr="00BE068B" w:rsidRDefault="001D470B" w:rsidP="001D470B">
            <w:pPr>
              <w:rPr>
                <w:rFonts w:ascii="Gill Sans MT" w:hAnsi="Gill Sans MT"/>
              </w:rPr>
            </w:pPr>
          </w:p>
        </w:tc>
        <w:tc>
          <w:tcPr>
            <w:tcW w:w="766" w:type="dxa"/>
          </w:tcPr>
          <w:p w14:paraId="137A0DFC" w14:textId="77777777" w:rsidR="001D470B" w:rsidRPr="00BE068B" w:rsidRDefault="001D470B" w:rsidP="001D470B">
            <w:pPr>
              <w:rPr>
                <w:rFonts w:ascii="Gill Sans MT" w:hAnsi="Gill Sans MT"/>
              </w:rPr>
            </w:pPr>
          </w:p>
        </w:tc>
        <w:tc>
          <w:tcPr>
            <w:tcW w:w="1433" w:type="dxa"/>
          </w:tcPr>
          <w:p w14:paraId="4C773E09" w14:textId="77777777" w:rsidR="001D470B" w:rsidRPr="00BE068B" w:rsidRDefault="001D470B" w:rsidP="001D470B">
            <w:pPr>
              <w:rPr>
                <w:rFonts w:ascii="Gill Sans MT" w:hAnsi="Gill Sans MT"/>
              </w:rPr>
            </w:pPr>
          </w:p>
        </w:tc>
        <w:tc>
          <w:tcPr>
            <w:tcW w:w="1058" w:type="dxa"/>
          </w:tcPr>
          <w:p w14:paraId="1593AFAC" w14:textId="77777777" w:rsidR="001D470B" w:rsidRPr="00BE068B" w:rsidRDefault="001D470B" w:rsidP="001D470B">
            <w:pPr>
              <w:rPr>
                <w:rFonts w:ascii="Gill Sans MT" w:hAnsi="Gill Sans MT"/>
              </w:rPr>
            </w:pPr>
          </w:p>
        </w:tc>
        <w:tc>
          <w:tcPr>
            <w:tcW w:w="783" w:type="dxa"/>
          </w:tcPr>
          <w:p w14:paraId="5DC70923" w14:textId="77777777" w:rsidR="001D470B" w:rsidRPr="00BE068B" w:rsidRDefault="001D470B" w:rsidP="001D470B">
            <w:pPr>
              <w:rPr>
                <w:rFonts w:ascii="Gill Sans MT" w:hAnsi="Gill Sans MT"/>
              </w:rPr>
            </w:pPr>
          </w:p>
        </w:tc>
        <w:tc>
          <w:tcPr>
            <w:tcW w:w="1150" w:type="dxa"/>
          </w:tcPr>
          <w:p w14:paraId="37B671A3" w14:textId="77777777" w:rsidR="001D470B" w:rsidRPr="00BE068B" w:rsidRDefault="001D470B" w:rsidP="001D470B">
            <w:pPr>
              <w:rPr>
                <w:rFonts w:ascii="Gill Sans MT" w:hAnsi="Gill Sans MT"/>
              </w:rPr>
            </w:pPr>
          </w:p>
        </w:tc>
        <w:tc>
          <w:tcPr>
            <w:tcW w:w="1590" w:type="dxa"/>
          </w:tcPr>
          <w:p w14:paraId="6D323F99" w14:textId="77777777" w:rsidR="001D470B" w:rsidRPr="00BE068B" w:rsidRDefault="001D470B" w:rsidP="001D470B">
            <w:pPr>
              <w:rPr>
                <w:rFonts w:ascii="Gill Sans MT" w:hAnsi="Gill Sans MT"/>
              </w:rPr>
            </w:pPr>
          </w:p>
        </w:tc>
      </w:tr>
      <w:tr w:rsidR="001D470B" w:rsidRPr="00BE068B" w14:paraId="6928CC1B" w14:textId="77777777" w:rsidTr="001D470B">
        <w:tc>
          <w:tcPr>
            <w:tcW w:w="468" w:type="dxa"/>
          </w:tcPr>
          <w:p w14:paraId="1DC1F5CB" w14:textId="77777777" w:rsidR="001D470B" w:rsidRPr="00BE068B" w:rsidRDefault="001D470B" w:rsidP="001D470B">
            <w:pPr>
              <w:rPr>
                <w:rFonts w:ascii="Gill Sans MT" w:hAnsi="Gill Sans MT"/>
              </w:rPr>
            </w:pPr>
            <w:r w:rsidRPr="00BE068B">
              <w:rPr>
                <w:rFonts w:ascii="Gill Sans MT" w:hAnsi="Gill Sans MT"/>
              </w:rPr>
              <w:t>p</w:t>
            </w:r>
          </w:p>
        </w:tc>
        <w:tc>
          <w:tcPr>
            <w:tcW w:w="2204" w:type="dxa"/>
          </w:tcPr>
          <w:p w14:paraId="34FF2864" w14:textId="77777777" w:rsidR="001D470B" w:rsidRPr="00BE068B" w:rsidRDefault="001D470B" w:rsidP="001D470B">
            <w:pPr>
              <w:rPr>
                <w:rFonts w:ascii="Gill Sans MT" w:hAnsi="Gill Sans MT"/>
              </w:rPr>
            </w:pPr>
            <w:r w:rsidRPr="00BE068B">
              <w:rPr>
                <w:rFonts w:ascii="Gill Sans MT" w:hAnsi="Gill Sans MT"/>
              </w:rPr>
              <w:t>Wildlife (including bushmeat)</w:t>
            </w:r>
          </w:p>
        </w:tc>
        <w:tc>
          <w:tcPr>
            <w:tcW w:w="2192" w:type="dxa"/>
          </w:tcPr>
          <w:p w14:paraId="3BBD4E48" w14:textId="77777777" w:rsidR="001D470B" w:rsidRPr="00BE068B" w:rsidRDefault="001D470B" w:rsidP="001D470B">
            <w:pPr>
              <w:rPr>
                <w:rFonts w:ascii="Gill Sans MT" w:hAnsi="Gill Sans MT"/>
              </w:rPr>
            </w:pPr>
          </w:p>
        </w:tc>
        <w:tc>
          <w:tcPr>
            <w:tcW w:w="974" w:type="dxa"/>
          </w:tcPr>
          <w:p w14:paraId="687104B5" w14:textId="77777777" w:rsidR="001D470B" w:rsidRPr="00BE068B" w:rsidRDefault="001D470B" w:rsidP="001D470B">
            <w:pPr>
              <w:rPr>
                <w:rFonts w:ascii="Gill Sans MT" w:hAnsi="Gill Sans MT"/>
              </w:rPr>
            </w:pPr>
          </w:p>
        </w:tc>
        <w:tc>
          <w:tcPr>
            <w:tcW w:w="766" w:type="dxa"/>
          </w:tcPr>
          <w:p w14:paraId="52CE8AD0" w14:textId="77777777" w:rsidR="001D470B" w:rsidRPr="00BE068B" w:rsidRDefault="001D470B" w:rsidP="001D470B">
            <w:pPr>
              <w:rPr>
                <w:rFonts w:ascii="Gill Sans MT" w:hAnsi="Gill Sans MT"/>
              </w:rPr>
            </w:pPr>
          </w:p>
        </w:tc>
        <w:tc>
          <w:tcPr>
            <w:tcW w:w="1433" w:type="dxa"/>
          </w:tcPr>
          <w:p w14:paraId="58B03F74" w14:textId="77777777" w:rsidR="001D470B" w:rsidRPr="00BE068B" w:rsidRDefault="001D470B" w:rsidP="001D470B">
            <w:pPr>
              <w:rPr>
                <w:rFonts w:ascii="Gill Sans MT" w:hAnsi="Gill Sans MT"/>
              </w:rPr>
            </w:pPr>
          </w:p>
        </w:tc>
        <w:tc>
          <w:tcPr>
            <w:tcW w:w="1058" w:type="dxa"/>
          </w:tcPr>
          <w:p w14:paraId="7C7F2293" w14:textId="77777777" w:rsidR="001D470B" w:rsidRPr="00BE068B" w:rsidRDefault="001D470B" w:rsidP="001D470B">
            <w:pPr>
              <w:rPr>
                <w:rFonts w:ascii="Gill Sans MT" w:hAnsi="Gill Sans MT"/>
              </w:rPr>
            </w:pPr>
          </w:p>
        </w:tc>
        <w:tc>
          <w:tcPr>
            <w:tcW w:w="783" w:type="dxa"/>
          </w:tcPr>
          <w:p w14:paraId="345E4EA6" w14:textId="77777777" w:rsidR="001D470B" w:rsidRPr="00BE068B" w:rsidRDefault="001D470B" w:rsidP="001D470B">
            <w:pPr>
              <w:rPr>
                <w:rFonts w:ascii="Gill Sans MT" w:hAnsi="Gill Sans MT"/>
              </w:rPr>
            </w:pPr>
          </w:p>
        </w:tc>
        <w:tc>
          <w:tcPr>
            <w:tcW w:w="1150" w:type="dxa"/>
          </w:tcPr>
          <w:p w14:paraId="20FC09DA" w14:textId="77777777" w:rsidR="001D470B" w:rsidRPr="00BE068B" w:rsidRDefault="001D470B" w:rsidP="001D470B">
            <w:pPr>
              <w:rPr>
                <w:rFonts w:ascii="Gill Sans MT" w:hAnsi="Gill Sans MT"/>
              </w:rPr>
            </w:pPr>
          </w:p>
        </w:tc>
        <w:tc>
          <w:tcPr>
            <w:tcW w:w="1590" w:type="dxa"/>
          </w:tcPr>
          <w:p w14:paraId="0012B7FB" w14:textId="77777777" w:rsidR="001D470B" w:rsidRPr="00BE068B" w:rsidRDefault="001D470B" w:rsidP="001D470B">
            <w:pPr>
              <w:rPr>
                <w:rFonts w:ascii="Gill Sans MT" w:hAnsi="Gill Sans MT"/>
              </w:rPr>
            </w:pPr>
          </w:p>
        </w:tc>
      </w:tr>
      <w:tr w:rsidR="001D470B" w:rsidRPr="00BE068B" w14:paraId="49BA0434" w14:textId="77777777" w:rsidTr="001D470B">
        <w:tc>
          <w:tcPr>
            <w:tcW w:w="468" w:type="dxa"/>
          </w:tcPr>
          <w:p w14:paraId="5D2B234A" w14:textId="77777777" w:rsidR="001D470B" w:rsidRPr="00BE068B" w:rsidRDefault="001D470B" w:rsidP="001D470B">
            <w:pPr>
              <w:rPr>
                <w:rFonts w:ascii="Gill Sans MT" w:hAnsi="Gill Sans MT"/>
              </w:rPr>
            </w:pPr>
            <w:r w:rsidRPr="00BE068B">
              <w:rPr>
                <w:rFonts w:ascii="Gill Sans MT" w:hAnsi="Gill Sans MT"/>
              </w:rPr>
              <w:t>q</w:t>
            </w:r>
          </w:p>
        </w:tc>
        <w:tc>
          <w:tcPr>
            <w:tcW w:w="2204" w:type="dxa"/>
          </w:tcPr>
          <w:p w14:paraId="5AF5C28B"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2192" w:type="dxa"/>
          </w:tcPr>
          <w:p w14:paraId="21354795" w14:textId="77777777" w:rsidR="001D470B" w:rsidRPr="00BE068B" w:rsidRDefault="001D470B" w:rsidP="001D470B">
            <w:pPr>
              <w:rPr>
                <w:rFonts w:ascii="Gill Sans MT" w:hAnsi="Gill Sans MT"/>
              </w:rPr>
            </w:pPr>
          </w:p>
        </w:tc>
        <w:tc>
          <w:tcPr>
            <w:tcW w:w="974" w:type="dxa"/>
          </w:tcPr>
          <w:p w14:paraId="1407E6FD" w14:textId="77777777" w:rsidR="001D470B" w:rsidRPr="00BE068B" w:rsidRDefault="001D470B" w:rsidP="001D470B">
            <w:pPr>
              <w:rPr>
                <w:rFonts w:ascii="Gill Sans MT" w:hAnsi="Gill Sans MT"/>
              </w:rPr>
            </w:pPr>
          </w:p>
        </w:tc>
        <w:tc>
          <w:tcPr>
            <w:tcW w:w="766" w:type="dxa"/>
          </w:tcPr>
          <w:p w14:paraId="0E3532CF" w14:textId="77777777" w:rsidR="001D470B" w:rsidRPr="00BE068B" w:rsidRDefault="001D470B" w:rsidP="001D470B">
            <w:pPr>
              <w:rPr>
                <w:rFonts w:ascii="Gill Sans MT" w:hAnsi="Gill Sans MT"/>
              </w:rPr>
            </w:pPr>
          </w:p>
        </w:tc>
        <w:tc>
          <w:tcPr>
            <w:tcW w:w="1433" w:type="dxa"/>
          </w:tcPr>
          <w:p w14:paraId="29EAD9D6" w14:textId="77777777" w:rsidR="001D470B" w:rsidRPr="00BE068B" w:rsidRDefault="001D470B" w:rsidP="001D470B">
            <w:pPr>
              <w:rPr>
                <w:rFonts w:ascii="Gill Sans MT" w:hAnsi="Gill Sans MT"/>
              </w:rPr>
            </w:pPr>
          </w:p>
        </w:tc>
        <w:tc>
          <w:tcPr>
            <w:tcW w:w="1058" w:type="dxa"/>
          </w:tcPr>
          <w:p w14:paraId="31B3A7C8" w14:textId="77777777" w:rsidR="001D470B" w:rsidRPr="00BE068B" w:rsidRDefault="001D470B" w:rsidP="001D470B">
            <w:pPr>
              <w:rPr>
                <w:rFonts w:ascii="Gill Sans MT" w:hAnsi="Gill Sans MT"/>
              </w:rPr>
            </w:pPr>
          </w:p>
        </w:tc>
        <w:tc>
          <w:tcPr>
            <w:tcW w:w="783" w:type="dxa"/>
          </w:tcPr>
          <w:p w14:paraId="5438709B" w14:textId="77777777" w:rsidR="001D470B" w:rsidRPr="00BE068B" w:rsidRDefault="001D470B" w:rsidP="001D470B">
            <w:pPr>
              <w:rPr>
                <w:rFonts w:ascii="Gill Sans MT" w:hAnsi="Gill Sans MT"/>
              </w:rPr>
            </w:pPr>
          </w:p>
        </w:tc>
        <w:tc>
          <w:tcPr>
            <w:tcW w:w="1150" w:type="dxa"/>
          </w:tcPr>
          <w:p w14:paraId="1444D90E" w14:textId="77777777" w:rsidR="001D470B" w:rsidRPr="00BE068B" w:rsidRDefault="001D470B" w:rsidP="001D470B">
            <w:pPr>
              <w:rPr>
                <w:rFonts w:ascii="Gill Sans MT" w:hAnsi="Gill Sans MT"/>
              </w:rPr>
            </w:pPr>
          </w:p>
        </w:tc>
        <w:tc>
          <w:tcPr>
            <w:tcW w:w="1590" w:type="dxa"/>
          </w:tcPr>
          <w:p w14:paraId="3047B365" w14:textId="77777777" w:rsidR="001D470B" w:rsidRPr="00BE068B" w:rsidRDefault="001D470B" w:rsidP="001D470B">
            <w:pPr>
              <w:rPr>
                <w:rFonts w:ascii="Gill Sans MT" w:hAnsi="Gill Sans MT"/>
              </w:rPr>
            </w:pPr>
          </w:p>
        </w:tc>
      </w:tr>
      <w:tr w:rsidR="001D470B" w:rsidRPr="00BE068B" w14:paraId="5638C901" w14:textId="77777777" w:rsidTr="001D470B">
        <w:tc>
          <w:tcPr>
            <w:tcW w:w="468" w:type="dxa"/>
          </w:tcPr>
          <w:p w14:paraId="004028EB" w14:textId="77777777" w:rsidR="001D470B" w:rsidRPr="00BE068B" w:rsidRDefault="001D470B" w:rsidP="001D470B">
            <w:pPr>
              <w:rPr>
                <w:rFonts w:ascii="Gill Sans MT" w:hAnsi="Gill Sans MT"/>
              </w:rPr>
            </w:pPr>
            <w:r w:rsidRPr="00BE068B">
              <w:rPr>
                <w:rFonts w:ascii="Gill Sans MT" w:hAnsi="Gill Sans MT"/>
              </w:rPr>
              <w:t>r</w:t>
            </w:r>
          </w:p>
        </w:tc>
        <w:tc>
          <w:tcPr>
            <w:tcW w:w="2204" w:type="dxa"/>
          </w:tcPr>
          <w:p w14:paraId="386E73AC" w14:textId="77777777" w:rsidR="001D470B" w:rsidRPr="00BE068B" w:rsidRDefault="001D470B" w:rsidP="001D470B">
            <w:pPr>
              <w:rPr>
                <w:rFonts w:ascii="Gill Sans MT" w:hAnsi="Gill Sans MT"/>
              </w:rPr>
            </w:pPr>
            <w:r w:rsidRPr="00BE068B">
              <w:rPr>
                <w:rFonts w:ascii="Gill Sans MT" w:hAnsi="Gill Sans MT"/>
              </w:rPr>
              <w:t>Caterpillar</w:t>
            </w:r>
          </w:p>
        </w:tc>
        <w:tc>
          <w:tcPr>
            <w:tcW w:w="2192" w:type="dxa"/>
          </w:tcPr>
          <w:p w14:paraId="00585F16" w14:textId="77777777" w:rsidR="001D470B" w:rsidRPr="00BE068B" w:rsidRDefault="001D470B" w:rsidP="001D470B">
            <w:pPr>
              <w:rPr>
                <w:rFonts w:ascii="Gill Sans MT" w:hAnsi="Gill Sans MT"/>
              </w:rPr>
            </w:pPr>
          </w:p>
        </w:tc>
        <w:tc>
          <w:tcPr>
            <w:tcW w:w="974" w:type="dxa"/>
          </w:tcPr>
          <w:p w14:paraId="5944896F" w14:textId="77777777" w:rsidR="001D470B" w:rsidRPr="00BE068B" w:rsidRDefault="001D470B" w:rsidP="001D470B">
            <w:pPr>
              <w:rPr>
                <w:rFonts w:ascii="Gill Sans MT" w:hAnsi="Gill Sans MT"/>
              </w:rPr>
            </w:pPr>
          </w:p>
        </w:tc>
        <w:tc>
          <w:tcPr>
            <w:tcW w:w="766" w:type="dxa"/>
          </w:tcPr>
          <w:p w14:paraId="35595B3E" w14:textId="77777777" w:rsidR="001D470B" w:rsidRPr="00BE068B" w:rsidRDefault="001D470B" w:rsidP="001D470B">
            <w:pPr>
              <w:rPr>
                <w:rFonts w:ascii="Gill Sans MT" w:hAnsi="Gill Sans MT"/>
              </w:rPr>
            </w:pPr>
          </w:p>
        </w:tc>
        <w:tc>
          <w:tcPr>
            <w:tcW w:w="1433" w:type="dxa"/>
          </w:tcPr>
          <w:p w14:paraId="400E1B50" w14:textId="77777777" w:rsidR="001D470B" w:rsidRPr="00BE068B" w:rsidRDefault="001D470B" w:rsidP="001D470B">
            <w:pPr>
              <w:rPr>
                <w:rFonts w:ascii="Gill Sans MT" w:hAnsi="Gill Sans MT"/>
              </w:rPr>
            </w:pPr>
          </w:p>
        </w:tc>
        <w:tc>
          <w:tcPr>
            <w:tcW w:w="1058" w:type="dxa"/>
          </w:tcPr>
          <w:p w14:paraId="783A91F8" w14:textId="77777777" w:rsidR="001D470B" w:rsidRPr="00BE068B" w:rsidRDefault="001D470B" w:rsidP="001D470B">
            <w:pPr>
              <w:rPr>
                <w:rFonts w:ascii="Gill Sans MT" w:hAnsi="Gill Sans MT"/>
              </w:rPr>
            </w:pPr>
          </w:p>
        </w:tc>
        <w:tc>
          <w:tcPr>
            <w:tcW w:w="783" w:type="dxa"/>
          </w:tcPr>
          <w:p w14:paraId="79FEC2FD" w14:textId="77777777" w:rsidR="001D470B" w:rsidRPr="00BE068B" w:rsidRDefault="001D470B" w:rsidP="001D470B">
            <w:pPr>
              <w:rPr>
                <w:rFonts w:ascii="Gill Sans MT" w:hAnsi="Gill Sans MT"/>
              </w:rPr>
            </w:pPr>
          </w:p>
        </w:tc>
        <w:tc>
          <w:tcPr>
            <w:tcW w:w="1150" w:type="dxa"/>
          </w:tcPr>
          <w:p w14:paraId="3D8B5354" w14:textId="77777777" w:rsidR="001D470B" w:rsidRPr="00BE068B" w:rsidRDefault="001D470B" w:rsidP="001D470B">
            <w:pPr>
              <w:rPr>
                <w:rFonts w:ascii="Gill Sans MT" w:hAnsi="Gill Sans MT"/>
              </w:rPr>
            </w:pPr>
          </w:p>
        </w:tc>
        <w:tc>
          <w:tcPr>
            <w:tcW w:w="1590" w:type="dxa"/>
          </w:tcPr>
          <w:p w14:paraId="25089B41" w14:textId="77777777" w:rsidR="001D470B" w:rsidRPr="00BE068B" w:rsidRDefault="001D470B" w:rsidP="001D470B">
            <w:pPr>
              <w:rPr>
                <w:rFonts w:ascii="Gill Sans MT" w:hAnsi="Gill Sans MT"/>
              </w:rPr>
            </w:pPr>
          </w:p>
        </w:tc>
      </w:tr>
      <w:tr w:rsidR="001D470B" w:rsidRPr="00BE068B" w14:paraId="59E83CEC" w14:textId="77777777" w:rsidTr="001D470B">
        <w:tc>
          <w:tcPr>
            <w:tcW w:w="468" w:type="dxa"/>
          </w:tcPr>
          <w:p w14:paraId="5B8414A3" w14:textId="77777777" w:rsidR="001D470B" w:rsidRPr="00BE068B" w:rsidRDefault="001D470B" w:rsidP="001D470B">
            <w:pPr>
              <w:rPr>
                <w:rFonts w:ascii="Gill Sans MT" w:hAnsi="Gill Sans MT"/>
              </w:rPr>
            </w:pPr>
            <w:r w:rsidRPr="00BE068B">
              <w:rPr>
                <w:rFonts w:ascii="Gill Sans MT" w:hAnsi="Gill Sans MT"/>
              </w:rPr>
              <w:t>s</w:t>
            </w:r>
          </w:p>
        </w:tc>
        <w:tc>
          <w:tcPr>
            <w:tcW w:w="2204" w:type="dxa"/>
          </w:tcPr>
          <w:p w14:paraId="751892E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2192" w:type="dxa"/>
          </w:tcPr>
          <w:p w14:paraId="4AC93C2E" w14:textId="77777777" w:rsidR="001D470B" w:rsidRPr="00BE068B" w:rsidRDefault="001D470B" w:rsidP="001D470B">
            <w:pPr>
              <w:rPr>
                <w:rFonts w:ascii="Gill Sans MT" w:hAnsi="Gill Sans MT"/>
              </w:rPr>
            </w:pPr>
          </w:p>
        </w:tc>
        <w:tc>
          <w:tcPr>
            <w:tcW w:w="974" w:type="dxa"/>
          </w:tcPr>
          <w:p w14:paraId="25167F76" w14:textId="77777777" w:rsidR="001D470B" w:rsidRPr="00BE068B" w:rsidRDefault="001D470B" w:rsidP="001D470B">
            <w:pPr>
              <w:rPr>
                <w:rFonts w:ascii="Gill Sans MT" w:hAnsi="Gill Sans MT"/>
              </w:rPr>
            </w:pPr>
          </w:p>
        </w:tc>
        <w:tc>
          <w:tcPr>
            <w:tcW w:w="766" w:type="dxa"/>
          </w:tcPr>
          <w:p w14:paraId="6B24A808" w14:textId="77777777" w:rsidR="001D470B" w:rsidRPr="00BE068B" w:rsidRDefault="001D470B" w:rsidP="001D470B">
            <w:pPr>
              <w:rPr>
                <w:rFonts w:ascii="Gill Sans MT" w:hAnsi="Gill Sans MT"/>
              </w:rPr>
            </w:pPr>
          </w:p>
        </w:tc>
        <w:tc>
          <w:tcPr>
            <w:tcW w:w="1433" w:type="dxa"/>
          </w:tcPr>
          <w:p w14:paraId="784F36C2" w14:textId="77777777" w:rsidR="001D470B" w:rsidRPr="00BE068B" w:rsidRDefault="001D470B" w:rsidP="001D470B">
            <w:pPr>
              <w:rPr>
                <w:rFonts w:ascii="Gill Sans MT" w:hAnsi="Gill Sans MT"/>
              </w:rPr>
            </w:pPr>
          </w:p>
        </w:tc>
        <w:tc>
          <w:tcPr>
            <w:tcW w:w="1058" w:type="dxa"/>
          </w:tcPr>
          <w:p w14:paraId="11F4BA6C" w14:textId="77777777" w:rsidR="001D470B" w:rsidRPr="00BE068B" w:rsidRDefault="001D470B" w:rsidP="001D470B">
            <w:pPr>
              <w:rPr>
                <w:rFonts w:ascii="Gill Sans MT" w:hAnsi="Gill Sans MT"/>
              </w:rPr>
            </w:pPr>
          </w:p>
        </w:tc>
        <w:tc>
          <w:tcPr>
            <w:tcW w:w="783" w:type="dxa"/>
          </w:tcPr>
          <w:p w14:paraId="74A08424" w14:textId="77777777" w:rsidR="001D470B" w:rsidRPr="00BE068B" w:rsidRDefault="001D470B" w:rsidP="001D470B">
            <w:pPr>
              <w:rPr>
                <w:rFonts w:ascii="Gill Sans MT" w:hAnsi="Gill Sans MT"/>
              </w:rPr>
            </w:pPr>
          </w:p>
        </w:tc>
        <w:tc>
          <w:tcPr>
            <w:tcW w:w="1150" w:type="dxa"/>
          </w:tcPr>
          <w:p w14:paraId="4CFA6126" w14:textId="77777777" w:rsidR="001D470B" w:rsidRPr="00BE068B" w:rsidRDefault="001D470B" w:rsidP="001D470B">
            <w:pPr>
              <w:rPr>
                <w:rFonts w:ascii="Gill Sans MT" w:hAnsi="Gill Sans MT"/>
              </w:rPr>
            </w:pPr>
          </w:p>
        </w:tc>
        <w:tc>
          <w:tcPr>
            <w:tcW w:w="1590" w:type="dxa"/>
          </w:tcPr>
          <w:p w14:paraId="3C6DC340" w14:textId="77777777" w:rsidR="001D470B" w:rsidRPr="00BE068B" w:rsidRDefault="001D470B" w:rsidP="001D470B">
            <w:pPr>
              <w:rPr>
                <w:rFonts w:ascii="Gill Sans MT" w:hAnsi="Gill Sans MT"/>
              </w:rPr>
            </w:pPr>
          </w:p>
        </w:tc>
      </w:tr>
    </w:tbl>
    <w:p w14:paraId="3D761F4C"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2996" w:type="dxa"/>
        <w:tblLayout w:type="fixed"/>
        <w:tblLook w:val="04A0" w:firstRow="1" w:lastRow="0" w:firstColumn="1" w:lastColumn="0" w:noHBand="0" w:noVBand="1"/>
      </w:tblPr>
      <w:tblGrid>
        <w:gridCol w:w="468"/>
        <w:gridCol w:w="2361"/>
        <w:gridCol w:w="1791"/>
        <w:gridCol w:w="990"/>
        <w:gridCol w:w="810"/>
        <w:gridCol w:w="2346"/>
        <w:gridCol w:w="1350"/>
        <w:gridCol w:w="1170"/>
        <w:gridCol w:w="1710"/>
      </w:tblGrid>
      <w:tr w:rsidR="001D470B" w:rsidRPr="00BE068B" w14:paraId="2D440638" w14:textId="77777777" w:rsidTr="001D470B">
        <w:tc>
          <w:tcPr>
            <w:tcW w:w="468" w:type="dxa"/>
          </w:tcPr>
          <w:p w14:paraId="779B8038" w14:textId="77777777" w:rsidR="001D470B" w:rsidRPr="00BE068B" w:rsidRDefault="001D470B" w:rsidP="001D470B">
            <w:pPr>
              <w:rPr>
                <w:rFonts w:ascii="Gill Sans MT" w:hAnsi="Gill Sans MT"/>
                <w:b/>
                <w:sz w:val="20"/>
                <w:szCs w:val="20"/>
              </w:rPr>
            </w:pPr>
          </w:p>
        </w:tc>
        <w:tc>
          <w:tcPr>
            <w:tcW w:w="2361" w:type="dxa"/>
          </w:tcPr>
          <w:p w14:paraId="2392EDD7" w14:textId="77777777" w:rsidR="001D470B" w:rsidRPr="00BE068B" w:rsidRDefault="001D470B" w:rsidP="001D470B">
            <w:pPr>
              <w:rPr>
                <w:rFonts w:ascii="Gill Sans MT" w:hAnsi="Gill Sans MT"/>
                <w:b/>
                <w:sz w:val="20"/>
                <w:szCs w:val="20"/>
              </w:rPr>
            </w:pPr>
          </w:p>
        </w:tc>
        <w:tc>
          <w:tcPr>
            <w:tcW w:w="1791" w:type="dxa"/>
          </w:tcPr>
          <w:p w14:paraId="56BB109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K.10</w:t>
            </w:r>
          </w:p>
        </w:tc>
        <w:tc>
          <w:tcPr>
            <w:tcW w:w="990" w:type="dxa"/>
          </w:tcPr>
          <w:p w14:paraId="6177851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w:t>
            </w:r>
          </w:p>
        </w:tc>
        <w:tc>
          <w:tcPr>
            <w:tcW w:w="810" w:type="dxa"/>
          </w:tcPr>
          <w:p w14:paraId="413A555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K.11b</w:t>
            </w:r>
          </w:p>
        </w:tc>
        <w:tc>
          <w:tcPr>
            <w:tcW w:w="2346" w:type="dxa"/>
          </w:tcPr>
          <w:p w14:paraId="75E9DAF3"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K.12a</w:t>
            </w:r>
          </w:p>
        </w:tc>
        <w:tc>
          <w:tcPr>
            <w:tcW w:w="1350" w:type="dxa"/>
          </w:tcPr>
          <w:p w14:paraId="27819A6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K.12b</w:t>
            </w:r>
          </w:p>
        </w:tc>
        <w:tc>
          <w:tcPr>
            <w:tcW w:w="1170" w:type="dxa"/>
          </w:tcPr>
          <w:p w14:paraId="320C700D"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K.12c</w:t>
            </w:r>
          </w:p>
        </w:tc>
        <w:tc>
          <w:tcPr>
            <w:tcW w:w="1710" w:type="dxa"/>
          </w:tcPr>
          <w:p w14:paraId="2233836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K.13</w:t>
            </w:r>
          </w:p>
        </w:tc>
      </w:tr>
      <w:tr w:rsidR="001D470B" w:rsidRPr="00BE068B" w14:paraId="2EC73F7B" w14:textId="77777777" w:rsidTr="001D470B">
        <w:tc>
          <w:tcPr>
            <w:tcW w:w="468" w:type="dxa"/>
          </w:tcPr>
          <w:p w14:paraId="25AF4DFD" w14:textId="77777777" w:rsidR="001D470B" w:rsidRPr="00BE068B" w:rsidRDefault="001D470B" w:rsidP="001D470B">
            <w:pPr>
              <w:rPr>
                <w:rFonts w:ascii="Gill Sans MT" w:hAnsi="Gill Sans MT"/>
                <w:b/>
                <w:sz w:val="20"/>
                <w:szCs w:val="20"/>
              </w:rPr>
            </w:pPr>
          </w:p>
        </w:tc>
        <w:tc>
          <w:tcPr>
            <w:tcW w:w="2361" w:type="dxa"/>
          </w:tcPr>
          <w:p w14:paraId="514FACDD"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791" w:type="dxa"/>
          </w:tcPr>
          <w:p w14:paraId="78A77ED6" w14:textId="77777777" w:rsidR="001D470B" w:rsidRPr="00BE068B" w:rsidRDefault="001D470B" w:rsidP="001D470B">
            <w:pPr>
              <w:rPr>
                <w:rFonts w:ascii="Gill Sans MT" w:hAnsi="Gill Sans MT"/>
                <w:i/>
                <w:sz w:val="20"/>
                <w:szCs w:val="20"/>
              </w:rPr>
            </w:pPr>
            <w:r w:rsidRPr="00BE068B">
              <w:rPr>
                <w:rFonts w:ascii="Gill Sans MT" w:hAnsi="Gill Sans MT"/>
                <w:sz w:val="20"/>
                <w:szCs w:val="20"/>
              </w:rPr>
              <w:t xml:space="preserve">Please rank the top three most important products for the household’s own consumption </w:t>
            </w:r>
          </w:p>
        </w:tc>
        <w:tc>
          <w:tcPr>
            <w:tcW w:w="990" w:type="dxa"/>
          </w:tcPr>
          <w:p w14:paraId="4CB9CECE"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quantity do you collect</w:t>
            </w:r>
            <w:r>
              <w:rPr>
                <w:rFonts w:ascii="Gill Sans MT" w:hAnsi="Gill Sans MT"/>
                <w:sz w:val="20"/>
                <w:szCs w:val="20"/>
              </w:rPr>
              <w:t xml:space="preserve"> over the course of a MONTH</w:t>
            </w:r>
            <w:r w:rsidRPr="00BE068B">
              <w:rPr>
                <w:rFonts w:ascii="Gill Sans MT" w:hAnsi="Gill Sans MT"/>
                <w:sz w:val="20"/>
                <w:szCs w:val="20"/>
              </w:rPr>
              <w:t xml:space="preserve">? </w:t>
            </w:r>
          </w:p>
        </w:tc>
        <w:tc>
          <w:tcPr>
            <w:tcW w:w="810" w:type="dxa"/>
          </w:tcPr>
          <w:p w14:paraId="0F3F8071"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Unit</w:t>
            </w:r>
          </w:p>
        </w:tc>
        <w:tc>
          <w:tcPr>
            <w:tcW w:w="2346" w:type="dxa"/>
          </w:tcPr>
          <w:p w14:paraId="122F2D1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What are the main species you harvest (per product) </w:t>
            </w:r>
          </w:p>
          <w:p w14:paraId="36E1B47B"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 </w:t>
            </w:r>
            <w:commentRangeStart w:id="29"/>
            <w:r w:rsidRPr="00BE068B">
              <w:rPr>
                <w:rFonts w:ascii="Gill Sans MT" w:hAnsi="Gill Sans MT"/>
                <w:sz w:val="20"/>
                <w:szCs w:val="20"/>
              </w:rPr>
              <w:t xml:space="preserve">List </w:t>
            </w:r>
            <w:commentRangeEnd w:id="29"/>
            <w:r w:rsidR="006A3552">
              <w:rPr>
                <w:rStyle w:val="CommentReference"/>
              </w:rPr>
              <w:commentReference w:id="29"/>
            </w:r>
            <w:r w:rsidRPr="00BE068B">
              <w:rPr>
                <w:rFonts w:ascii="Gill Sans MT" w:hAnsi="Gill Sans MT"/>
                <w:sz w:val="20"/>
                <w:szCs w:val="20"/>
              </w:rPr>
              <w:t>from the most important to the lease important</w:t>
            </w:r>
          </w:p>
          <w:p w14:paraId="0BD5A675"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1</w:t>
            </w:r>
          </w:p>
        </w:tc>
        <w:tc>
          <w:tcPr>
            <w:tcW w:w="1350" w:type="dxa"/>
          </w:tcPr>
          <w:p w14:paraId="1E5F8CD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Species 2</w:t>
            </w:r>
          </w:p>
        </w:tc>
        <w:tc>
          <w:tcPr>
            <w:tcW w:w="1170" w:type="dxa"/>
          </w:tcPr>
          <w:p w14:paraId="52AA6EF1"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 xml:space="preserve">Species 3 </w:t>
            </w:r>
          </w:p>
        </w:tc>
        <w:tc>
          <w:tcPr>
            <w:tcW w:w="1710" w:type="dxa"/>
          </w:tcPr>
          <w:p w14:paraId="6F6EE9C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Has the availability of &lt;product&gt; changed over the past </w:t>
            </w:r>
            <w:commentRangeStart w:id="30"/>
            <w:r w:rsidRPr="00BE068B">
              <w:rPr>
                <w:rFonts w:ascii="Gill Sans MT" w:hAnsi="Gill Sans MT"/>
                <w:sz w:val="20"/>
                <w:szCs w:val="20"/>
              </w:rPr>
              <w:t>5 years</w:t>
            </w:r>
            <w:commentRangeEnd w:id="30"/>
            <w:r w:rsidR="00116982">
              <w:rPr>
                <w:rStyle w:val="CommentReference"/>
              </w:rPr>
              <w:commentReference w:id="30"/>
            </w:r>
            <w:r w:rsidRPr="00BE068B">
              <w:rPr>
                <w:rFonts w:ascii="Gill Sans MT" w:hAnsi="Gill Sans MT"/>
                <w:sz w:val="20"/>
                <w:szCs w:val="20"/>
              </w:rPr>
              <w:t>?</w:t>
            </w:r>
          </w:p>
          <w:p w14:paraId="0D0BED36"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1= Increase</w:t>
            </w:r>
          </w:p>
          <w:p w14:paraId="1D97E9CA"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2= No change</w:t>
            </w:r>
          </w:p>
          <w:p w14:paraId="67F0B48F"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3=Decline</w:t>
            </w:r>
          </w:p>
          <w:p w14:paraId="184BCB69"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888= Do not know</w:t>
            </w:r>
          </w:p>
        </w:tc>
      </w:tr>
      <w:tr w:rsidR="001D470B" w:rsidRPr="00BE068B" w14:paraId="64345196" w14:textId="77777777" w:rsidTr="001D470B">
        <w:tc>
          <w:tcPr>
            <w:tcW w:w="468" w:type="dxa"/>
          </w:tcPr>
          <w:p w14:paraId="2CDB1E56" w14:textId="77777777" w:rsidR="001D470B" w:rsidRPr="00BE068B" w:rsidRDefault="001D470B" w:rsidP="001D470B">
            <w:pPr>
              <w:rPr>
                <w:rFonts w:ascii="Gill Sans MT" w:hAnsi="Gill Sans MT"/>
              </w:rPr>
            </w:pPr>
            <w:r w:rsidRPr="00BE068B">
              <w:rPr>
                <w:rFonts w:ascii="Gill Sans MT" w:hAnsi="Gill Sans MT"/>
              </w:rPr>
              <w:t>a</w:t>
            </w:r>
          </w:p>
        </w:tc>
        <w:tc>
          <w:tcPr>
            <w:tcW w:w="2361" w:type="dxa"/>
          </w:tcPr>
          <w:p w14:paraId="6D279C1C" w14:textId="77777777" w:rsidR="001D470B" w:rsidRPr="00BE068B" w:rsidRDefault="001D470B" w:rsidP="001D470B">
            <w:pPr>
              <w:rPr>
                <w:rFonts w:ascii="Gill Sans MT" w:hAnsi="Gill Sans MT"/>
              </w:rPr>
            </w:pPr>
            <w:r>
              <w:rPr>
                <w:rFonts w:ascii="Gill Sans MT" w:hAnsi="Gill Sans MT"/>
              </w:rPr>
              <w:t>Timber</w:t>
            </w:r>
          </w:p>
        </w:tc>
        <w:tc>
          <w:tcPr>
            <w:tcW w:w="1791" w:type="dxa"/>
          </w:tcPr>
          <w:p w14:paraId="239CDA55" w14:textId="77777777" w:rsidR="001D470B" w:rsidRPr="00BE068B" w:rsidRDefault="001D470B" w:rsidP="001D470B">
            <w:pPr>
              <w:rPr>
                <w:rFonts w:ascii="Gill Sans MT" w:hAnsi="Gill Sans MT"/>
              </w:rPr>
            </w:pPr>
          </w:p>
        </w:tc>
        <w:tc>
          <w:tcPr>
            <w:tcW w:w="990" w:type="dxa"/>
          </w:tcPr>
          <w:p w14:paraId="5370A19B" w14:textId="77777777" w:rsidR="001D470B" w:rsidRPr="00BE068B" w:rsidRDefault="001D470B" w:rsidP="001D470B">
            <w:pPr>
              <w:rPr>
                <w:rFonts w:ascii="Gill Sans MT" w:hAnsi="Gill Sans MT"/>
              </w:rPr>
            </w:pPr>
          </w:p>
        </w:tc>
        <w:tc>
          <w:tcPr>
            <w:tcW w:w="810" w:type="dxa"/>
          </w:tcPr>
          <w:p w14:paraId="22F49007" w14:textId="77777777" w:rsidR="001D470B" w:rsidRPr="00BE068B" w:rsidRDefault="001D470B" w:rsidP="001D470B">
            <w:pPr>
              <w:rPr>
                <w:rFonts w:ascii="Gill Sans MT" w:hAnsi="Gill Sans MT"/>
              </w:rPr>
            </w:pPr>
          </w:p>
        </w:tc>
        <w:tc>
          <w:tcPr>
            <w:tcW w:w="2346" w:type="dxa"/>
          </w:tcPr>
          <w:p w14:paraId="1B46126B" w14:textId="77777777" w:rsidR="001D470B" w:rsidRPr="00BE068B" w:rsidRDefault="001D470B" w:rsidP="001D470B">
            <w:pPr>
              <w:rPr>
                <w:rFonts w:ascii="Gill Sans MT" w:hAnsi="Gill Sans MT"/>
              </w:rPr>
            </w:pPr>
          </w:p>
        </w:tc>
        <w:tc>
          <w:tcPr>
            <w:tcW w:w="1350" w:type="dxa"/>
          </w:tcPr>
          <w:p w14:paraId="6A3D5D59" w14:textId="77777777" w:rsidR="001D470B" w:rsidRPr="00BE068B" w:rsidRDefault="001D470B" w:rsidP="001D470B">
            <w:pPr>
              <w:rPr>
                <w:rFonts w:ascii="Gill Sans MT" w:hAnsi="Gill Sans MT"/>
              </w:rPr>
            </w:pPr>
          </w:p>
        </w:tc>
        <w:tc>
          <w:tcPr>
            <w:tcW w:w="1170" w:type="dxa"/>
          </w:tcPr>
          <w:p w14:paraId="4F330E4D" w14:textId="77777777" w:rsidR="001D470B" w:rsidRPr="00BE068B" w:rsidRDefault="001D470B" w:rsidP="001D470B">
            <w:pPr>
              <w:rPr>
                <w:rFonts w:ascii="Gill Sans MT" w:hAnsi="Gill Sans MT"/>
              </w:rPr>
            </w:pPr>
          </w:p>
        </w:tc>
        <w:tc>
          <w:tcPr>
            <w:tcW w:w="1710" w:type="dxa"/>
          </w:tcPr>
          <w:p w14:paraId="74B87A2F" w14:textId="77777777" w:rsidR="001D470B" w:rsidRPr="00BE068B" w:rsidRDefault="001D470B" w:rsidP="001D470B">
            <w:pPr>
              <w:rPr>
                <w:rFonts w:ascii="Gill Sans MT" w:hAnsi="Gill Sans MT"/>
              </w:rPr>
            </w:pPr>
          </w:p>
        </w:tc>
      </w:tr>
      <w:tr w:rsidR="001D470B" w:rsidRPr="00BE068B" w14:paraId="0CC85194" w14:textId="77777777" w:rsidTr="001D470B">
        <w:tc>
          <w:tcPr>
            <w:tcW w:w="468" w:type="dxa"/>
          </w:tcPr>
          <w:p w14:paraId="462AD2B7" w14:textId="77777777" w:rsidR="001D470B" w:rsidRPr="00BE068B" w:rsidRDefault="001D470B" w:rsidP="001D470B">
            <w:pPr>
              <w:rPr>
                <w:rFonts w:ascii="Gill Sans MT" w:hAnsi="Gill Sans MT"/>
              </w:rPr>
            </w:pPr>
            <w:r w:rsidRPr="00BE068B">
              <w:rPr>
                <w:rFonts w:ascii="Gill Sans MT" w:hAnsi="Gill Sans MT"/>
              </w:rPr>
              <w:t>b</w:t>
            </w:r>
          </w:p>
        </w:tc>
        <w:tc>
          <w:tcPr>
            <w:tcW w:w="2361" w:type="dxa"/>
          </w:tcPr>
          <w:p w14:paraId="73E28D8B" w14:textId="77777777" w:rsidR="001D470B" w:rsidRPr="00BE068B" w:rsidRDefault="001D470B" w:rsidP="001D470B">
            <w:pPr>
              <w:rPr>
                <w:rFonts w:ascii="Gill Sans MT" w:hAnsi="Gill Sans MT"/>
              </w:rPr>
            </w:pPr>
            <w:r w:rsidRPr="00BE068B">
              <w:rPr>
                <w:rFonts w:ascii="Gill Sans MT" w:hAnsi="Gill Sans MT"/>
              </w:rPr>
              <w:t>Fuel wood</w:t>
            </w:r>
          </w:p>
        </w:tc>
        <w:tc>
          <w:tcPr>
            <w:tcW w:w="1791" w:type="dxa"/>
          </w:tcPr>
          <w:p w14:paraId="555D103F" w14:textId="77777777" w:rsidR="001D470B" w:rsidRPr="00BE068B" w:rsidRDefault="001D470B" w:rsidP="001D470B">
            <w:pPr>
              <w:rPr>
                <w:rFonts w:ascii="Gill Sans MT" w:hAnsi="Gill Sans MT"/>
              </w:rPr>
            </w:pPr>
          </w:p>
        </w:tc>
        <w:tc>
          <w:tcPr>
            <w:tcW w:w="990" w:type="dxa"/>
          </w:tcPr>
          <w:p w14:paraId="6E451960" w14:textId="77777777" w:rsidR="001D470B" w:rsidRPr="00BE068B" w:rsidRDefault="001D470B" w:rsidP="001D470B">
            <w:pPr>
              <w:rPr>
                <w:rFonts w:ascii="Gill Sans MT" w:hAnsi="Gill Sans MT"/>
              </w:rPr>
            </w:pPr>
          </w:p>
        </w:tc>
        <w:tc>
          <w:tcPr>
            <w:tcW w:w="810" w:type="dxa"/>
          </w:tcPr>
          <w:p w14:paraId="6BEB6591" w14:textId="77777777" w:rsidR="001D470B" w:rsidRPr="00BE068B" w:rsidRDefault="001D470B" w:rsidP="001D470B">
            <w:pPr>
              <w:rPr>
                <w:rFonts w:ascii="Gill Sans MT" w:hAnsi="Gill Sans MT"/>
              </w:rPr>
            </w:pPr>
          </w:p>
        </w:tc>
        <w:tc>
          <w:tcPr>
            <w:tcW w:w="2346" w:type="dxa"/>
          </w:tcPr>
          <w:p w14:paraId="40A468E2" w14:textId="77777777" w:rsidR="001D470B" w:rsidRPr="00BE068B" w:rsidRDefault="001D470B" w:rsidP="001D470B">
            <w:pPr>
              <w:rPr>
                <w:rFonts w:ascii="Gill Sans MT" w:hAnsi="Gill Sans MT"/>
              </w:rPr>
            </w:pPr>
          </w:p>
        </w:tc>
        <w:tc>
          <w:tcPr>
            <w:tcW w:w="1350" w:type="dxa"/>
          </w:tcPr>
          <w:p w14:paraId="7E586DA8" w14:textId="77777777" w:rsidR="001D470B" w:rsidRPr="00BE068B" w:rsidRDefault="001D470B" w:rsidP="001D470B">
            <w:pPr>
              <w:rPr>
                <w:rFonts w:ascii="Gill Sans MT" w:hAnsi="Gill Sans MT"/>
              </w:rPr>
            </w:pPr>
          </w:p>
        </w:tc>
        <w:tc>
          <w:tcPr>
            <w:tcW w:w="1170" w:type="dxa"/>
          </w:tcPr>
          <w:p w14:paraId="2173B1C8" w14:textId="77777777" w:rsidR="001D470B" w:rsidRPr="00BE068B" w:rsidRDefault="001D470B" w:rsidP="001D470B">
            <w:pPr>
              <w:rPr>
                <w:rFonts w:ascii="Gill Sans MT" w:hAnsi="Gill Sans MT"/>
              </w:rPr>
            </w:pPr>
          </w:p>
        </w:tc>
        <w:tc>
          <w:tcPr>
            <w:tcW w:w="1710" w:type="dxa"/>
          </w:tcPr>
          <w:p w14:paraId="6E7800EC" w14:textId="77777777" w:rsidR="001D470B" w:rsidRPr="00BE068B" w:rsidRDefault="001D470B" w:rsidP="001D470B">
            <w:pPr>
              <w:rPr>
                <w:rFonts w:ascii="Gill Sans MT" w:hAnsi="Gill Sans MT"/>
              </w:rPr>
            </w:pPr>
          </w:p>
        </w:tc>
      </w:tr>
      <w:tr w:rsidR="001D470B" w:rsidRPr="00BE068B" w14:paraId="374FF737" w14:textId="77777777" w:rsidTr="001D470B">
        <w:tc>
          <w:tcPr>
            <w:tcW w:w="468" w:type="dxa"/>
          </w:tcPr>
          <w:p w14:paraId="7BEE4758" w14:textId="77777777" w:rsidR="001D470B" w:rsidRPr="00BE068B" w:rsidRDefault="001D470B" w:rsidP="001D470B">
            <w:pPr>
              <w:rPr>
                <w:rFonts w:ascii="Gill Sans MT" w:hAnsi="Gill Sans MT"/>
              </w:rPr>
            </w:pPr>
            <w:r w:rsidRPr="00BE068B">
              <w:rPr>
                <w:rFonts w:ascii="Gill Sans MT" w:hAnsi="Gill Sans MT"/>
              </w:rPr>
              <w:t>c</w:t>
            </w:r>
          </w:p>
        </w:tc>
        <w:tc>
          <w:tcPr>
            <w:tcW w:w="2361" w:type="dxa"/>
          </w:tcPr>
          <w:p w14:paraId="7F33FE17" w14:textId="77777777" w:rsidR="001D470B" w:rsidRPr="00BE068B" w:rsidRDefault="001D470B" w:rsidP="001D470B">
            <w:pPr>
              <w:rPr>
                <w:rFonts w:ascii="Gill Sans MT" w:hAnsi="Gill Sans MT"/>
              </w:rPr>
            </w:pPr>
            <w:r w:rsidRPr="00BE068B">
              <w:rPr>
                <w:rFonts w:ascii="Gill Sans MT" w:hAnsi="Gill Sans MT"/>
              </w:rPr>
              <w:t>Charcoal</w:t>
            </w:r>
          </w:p>
        </w:tc>
        <w:tc>
          <w:tcPr>
            <w:tcW w:w="1791" w:type="dxa"/>
          </w:tcPr>
          <w:p w14:paraId="08A7B3C4" w14:textId="77777777" w:rsidR="001D470B" w:rsidRPr="00BE068B" w:rsidRDefault="001D470B" w:rsidP="001D470B">
            <w:pPr>
              <w:rPr>
                <w:rFonts w:ascii="Gill Sans MT" w:hAnsi="Gill Sans MT"/>
              </w:rPr>
            </w:pPr>
          </w:p>
        </w:tc>
        <w:tc>
          <w:tcPr>
            <w:tcW w:w="990" w:type="dxa"/>
          </w:tcPr>
          <w:p w14:paraId="24A81FFA" w14:textId="77777777" w:rsidR="001D470B" w:rsidRPr="00BE068B" w:rsidRDefault="001D470B" w:rsidP="001D470B">
            <w:pPr>
              <w:rPr>
                <w:rFonts w:ascii="Gill Sans MT" w:hAnsi="Gill Sans MT"/>
              </w:rPr>
            </w:pPr>
          </w:p>
        </w:tc>
        <w:tc>
          <w:tcPr>
            <w:tcW w:w="810" w:type="dxa"/>
          </w:tcPr>
          <w:p w14:paraId="60DF6F05" w14:textId="77777777" w:rsidR="001D470B" w:rsidRPr="00BE068B" w:rsidRDefault="001D470B" w:rsidP="001D470B">
            <w:pPr>
              <w:rPr>
                <w:rFonts w:ascii="Gill Sans MT" w:hAnsi="Gill Sans MT"/>
              </w:rPr>
            </w:pPr>
          </w:p>
        </w:tc>
        <w:tc>
          <w:tcPr>
            <w:tcW w:w="2346" w:type="dxa"/>
          </w:tcPr>
          <w:p w14:paraId="76B2EB4E" w14:textId="77777777" w:rsidR="001D470B" w:rsidRPr="00BE068B" w:rsidRDefault="001D470B" w:rsidP="001D470B">
            <w:pPr>
              <w:rPr>
                <w:rFonts w:ascii="Gill Sans MT" w:hAnsi="Gill Sans MT"/>
              </w:rPr>
            </w:pPr>
          </w:p>
        </w:tc>
        <w:tc>
          <w:tcPr>
            <w:tcW w:w="1350" w:type="dxa"/>
          </w:tcPr>
          <w:p w14:paraId="48F9FD08" w14:textId="77777777" w:rsidR="001D470B" w:rsidRPr="00BE068B" w:rsidRDefault="001D470B" w:rsidP="001D470B">
            <w:pPr>
              <w:rPr>
                <w:rFonts w:ascii="Gill Sans MT" w:hAnsi="Gill Sans MT"/>
              </w:rPr>
            </w:pPr>
          </w:p>
        </w:tc>
        <w:tc>
          <w:tcPr>
            <w:tcW w:w="1170" w:type="dxa"/>
          </w:tcPr>
          <w:p w14:paraId="396CF2C0" w14:textId="77777777" w:rsidR="001D470B" w:rsidRPr="00BE068B" w:rsidRDefault="001D470B" w:rsidP="001D470B">
            <w:pPr>
              <w:rPr>
                <w:rFonts w:ascii="Gill Sans MT" w:hAnsi="Gill Sans MT"/>
              </w:rPr>
            </w:pPr>
          </w:p>
        </w:tc>
        <w:tc>
          <w:tcPr>
            <w:tcW w:w="1710" w:type="dxa"/>
          </w:tcPr>
          <w:p w14:paraId="23A9773C" w14:textId="77777777" w:rsidR="001D470B" w:rsidRPr="00BE068B" w:rsidRDefault="001D470B" w:rsidP="001D470B">
            <w:pPr>
              <w:rPr>
                <w:rFonts w:ascii="Gill Sans MT" w:hAnsi="Gill Sans MT"/>
              </w:rPr>
            </w:pPr>
          </w:p>
        </w:tc>
      </w:tr>
      <w:tr w:rsidR="001D470B" w:rsidRPr="00BE068B" w14:paraId="1BD6B8A6" w14:textId="77777777" w:rsidTr="001D470B">
        <w:tc>
          <w:tcPr>
            <w:tcW w:w="468" w:type="dxa"/>
          </w:tcPr>
          <w:p w14:paraId="11CBB839" w14:textId="77777777" w:rsidR="001D470B" w:rsidRPr="00BE068B" w:rsidRDefault="001D470B" w:rsidP="001D470B">
            <w:pPr>
              <w:rPr>
                <w:rFonts w:ascii="Gill Sans MT" w:hAnsi="Gill Sans MT"/>
              </w:rPr>
            </w:pPr>
            <w:r w:rsidRPr="00BE068B">
              <w:rPr>
                <w:rFonts w:ascii="Gill Sans MT" w:hAnsi="Gill Sans MT"/>
              </w:rPr>
              <w:t>d</w:t>
            </w:r>
          </w:p>
        </w:tc>
        <w:tc>
          <w:tcPr>
            <w:tcW w:w="2361" w:type="dxa"/>
          </w:tcPr>
          <w:p w14:paraId="4F6721D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791" w:type="dxa"/>
          </w:tcPr>
          <w:p w14:paraId="428B4692" w14:textId="77777777" w:rsidR="001D470B" w:rsidRPr="00BE068B" w:rsidRDefault="001D470B" w:rsidP="001D470B">
            <w:pPr>
              <w:rPr>
                <w:rFonts w:ascii="Gill Sans MT" w:hAnsi="Gill Sans MT"/>
              </w:rPr>
            </w:pPr>
          </w:p>
        </w:tc>
        <w:tc>
          <w:tcPr>
            <w:tcW w:w="990" w:type="dxa"/>
          </w:tcPr>
          <w:p w14:paraId="741F31B7" w14:textId="77777777" w:rsidR="001D470B" w:rsidRPr="00BE068B" w:rsidRDefault="001D470B" w:rsidP="001D470B">
            <w:pPr>
              <w:rPr>
                <w:rFonts w:ascii="Gill Sans MT" w:hAnsi="Gill Sans MT"/>
              </w:rPr>
            </w:pPr>
          </w:p>
        </w:tc>
        <w:tc>
          <w:tcPr>
            <w:tcW w:w="810" w:type="dxa"/>
          </w:tcPr>
          <w:p w14:paraId="6BC34226" w14:textId="77777777" w:rsidR="001D470B" w:rsidRPr="00BE068B" w:rsidRDefault="001D470B" w:rsidP="001D470B">
            <w:pPr>
              <w:rPr>
                <w:rFonts w:ascii="Gill Sans MT" w:hAnsi="Gill Sans MT"/>
              </w:rPr>
            </w:pPr>
          </w:p>
        </w:tc>
        <w:tc>
          <w:tcPr>
            <w:tcW w:w="2346" w:type="dxa"/>
          </w:tcPr>
          <w:p w14:paraId="3CCD91A2" w14:textId="77777777" w:rsidR="001D470B" w:rsidRPr="00BE068B" w:rsidRDefault="001D470B" w:rsidP="001D470B">
            <w:pPr>
              <w:rPr>
                <w:rFonts w:ascii="Gill Sans MT" w:hAnsi="Gill Sans MT"/>
              </w:rPr>
            </w:pPr>
          </w:p>
        </w:tc>
        <w:tc>
          <w:tcPr>
            <w:tcW w:w="1350" w:type="dxa"/>
          </w:tcPr>
          <w:p w14:paraId="3558C7FF" w14:textId="77777777" w:rsidR="001D470B" w:rsidRPr="00BE068B" w:rsidRDefault="001D470B" w:rsidP="001D470B">
            <w:pPr>
              <w:rPr>
                <w:rFonts w:ascii="Gill Sans MT" w:hAnsi="Gill Sans MT"/>
              </w:rPr>
            </w:pPr>
          </w:p>
        </w:tc>
        <w:tc>
          <w:tcPr>
            <w:tcW w:w="1170" w:type="dxa"/>
          </w:tcPr>
          <w:p w14:paraId="29FD5ACE" w14:textId="77777777" w:rsidR="001D470B" w:rsidRPr="00BE068B" w:rsidRDefault="001D470B" w:rsidP="001D470B">
            <w:pPr>
              <w:rPr>
                <w:rFonts w:ascii="Gill Sans MT" w:hAnsi="Gill Sans MT"/>
              </w:rPr>
            </w:pPr>
          </w:p>
        </w:tc>
        <w:tc>
          <w:tcPr>
            <w:tcW w:w="1710" w:type="dxa"/>
          </w:tcPr>
          <w:p w14:paraId="77914A27" w14:textId="77777777" w:rsidR="001D470B" w:rsidRPr="00BE068B" w:rsidRDefault="001D470B" w:rsidP="001D470B">
            <w:pPr>
              <w:rPr>
                <w:rFonts w:ascii="Gill Sans MT" w:hAnsi="Gill Sans MT"/>
              </w:rPr>
            </w:pPr>
          </w:p>
        </w:tc>
      </w:tr>
      <w:tr w:rsidR="001D470B" w:rsidRPr="00BE068B" w14:paraId="2668E9A9" w14:textId="77777777" w:rsidTr="001D470B">
        <w:tc>
          <w:tcPr>
            <w:tcW w:w="468" w:type="dxa"/>
          </w:tcPr>
          <w:p w14:paraId="17768329" w14:textId="77777777" w:rsidR="001D470B" w:rsidRPr="00BE068B" w:rsidRDefault="001D470B" w:rsidP="001D470B">
            <w:pPr>
              <w:rPr>
                <w:rFonts w:ascii="Gill Sans MT" w:hAnsi="Gill Sans MT"/>
              </w:rPr>
            </w:pPr>
            <w:r w:rsidRPr="00BE068B">
              <w:rPr>
                <w:rFonts w:ascii="Gill Sans MT" w:hAnsi="Gill Sans MT"/>
              </w:rPr>
              <w:t>e</w:t>
            </w:r>
          </w:p>
        </w:tc>
        <w:tc>
          <w:tcPr>
            <w:tcW w:w="2361" w:type="dxa"/>
          </w:tcPr>
          <w:p w14:paraId="389280FB" w14:textId="77777777" w:rsidR="001D470B" w:rsidRPr="00BE068B" w:rsidRDefault="001D470B" w:rsidP="001D470B">
            <w:pPr>
              <w:rPr>
                <w:rFonts w:ascii="Gill Sans MT" w:hAnsi="Gill Sans MT"/>
              </w:rPr>
            </w:pPr>
            <w:r w:rsidRPr="00BE068B">
              <w:rPr>
                <w:rFonts w:ascii="Gill Sans MT" w:hAnsi="Gill Sans MT"/>
              </w:rPr>
              <w:t>Wood for poles</w:t>
            </w:r>
          </w:p>
        </w:tc>
        <w:tc>
          <w:tcPr>
            <w:tcW w:w="1791" w:type="dxa"/>
          </w:tcPr>
          <w:p w14:paraId="676AE2CA" w14:textId="77777777" w:rsidR="001D470B" w:rsidRPr="00BE068B" w:rsidRDefault="001D470B" w:rsidP="001D470B">
            <w:pPr>
              <w:rPr>
                <w:rFonts w:ascii="Gill Sans MT" w:hAnsi="Gill Sans MT"/>
              </w:rPr>
            </w:pPr>
          </w:p>
        </w:tc>
        <w:tc>
          <w:tcPr>
            <w:tcW w:w="990" w:type="dxa"/>
          </w:tcPr>
          <w:p w14:paraId="0A8B55C6" w14:textId="77777777" w:rsidR="001D470B" w:rsidRPr="00BE068B" w:rsidRDefault="001D470B" w:rsidP="001D470B">
            <w:pPr>
              <w:rPr>
                <w:rFonts w:ascii="Gill Sans MT" w:hAnsi="Gill Sans MT"/>
              </w:rPr>
            </w:pPr>
          </w:p>
        </w:tc>
        <w:tc>
          <w:tcPr>
            <w:tcW w:w="810" w:type="dxa"/>
          </w:tcPr>
          <w:p w14:paraId="1E66401C" w14:textId="77777777" w:rsidR="001D470B" w:rsidRPr="00BE068B" w:rsidRDefault="001D470B" w:rsidP="001D470B">
            <w:pPr>
              <w:rPr>
                <w:rFonts w:ascii="Gill Sans MT" w:hAnsi="Gill Sans MT"/>
              </w:rPr>
            </w:pPr>
          </w:p>
        </w:tc>
        <w:tc>
          <w:tcPr>
            <w:tcW w:w="2346" w:type="dxa"/>
          </w:tcPr>
          <w:p w14:paraId="53B627F8" w14:textId="77777777" w:rsidR="001D470B" w:rsidRPr="00BE068B" w:rsidRDefault="001D470B" w:rsidP="001D470B">
            <w:pPr>
              <w:rPr>
                <w:rFonts w:ascii="Gill Sans MT" w:hAnsi="Gill Sans MT"/>
              </w:rPr>
            </w:pPr>
          </w:p>
        </w:tc>
        <w:tc>
          <w:tcPr>
            <w:tcW w:w="1350" w:type="dxa"/>
          </w:tcPr>
          <w:p w14:paraId="0E283EF9" w14:textId="77777777" w:rsidR="001D470B" w:rsidRPr="00BE068B" w:rsidRDefault="001D470B" w:rsidP="001D470B">
            <w:pPr>
              <w:rPr>
                <w:rFonts w:ascii="Gill Sans MT" w:hAnsi="Gill Sans MT"/>
              </w:rPr>
            </w:pPr>
          </w:p>
        </w:tc>
        <w:tc>
          <w:tcPr>
            <w:tcW w:w="1170" w:type="dxa"/>
          </w:tcPr>
          <w:p w14:paraId="39047CD2" w14:textId="77777777" w:rsidR="001D470B" w:rsidRPr="00BE068B" w:rsidRDefault="001D470B" w:rsidP="001D470B">
            <w:pPr>
              <w:rPr>
                <w:rFonts w:ascii="Gill Sans MT" w:hAnsi="Gill Sans MT"/>
              </w:rPr>
            </w:pPr>
          </w:p>
        </w:tc>
        <w:tc>
          <w:tcPr>
            <w:tcW w:w="1710" w:type="dxa"/>
          </w:tcPr>
          <w:p w14:paraId="7C355E20" w14:textId="77777777" w:rsidR="001D470B" w:rsidRPr="00BE068B" w:rsidRDefault="001D470B" w:rsidP="001D470B">
            <w:pPr>
              <w:rPr>
                <w:rFonts w:ascii="Gill Sans MT" w:hAnsi="Gill Sans MT"/>
              </w:rPr>
            </w:pPr>
          </w:p>
        </w:tc>
      </w:tr>
      <w:tr w:rsidR="001D470B" w:rsidRPr="00BE068B" w14:paraId="57231538" w14:textId="77777777" w:rsidTr="001D470B">
        <w:trPr>
          <w:trHeight w:val="179"/>
        </w:trPr>
        <w:tc>
          <w:tcPr>
            <w:tcW w:w="468" w:type="dxa"/>
          </w:tcPr>
          <w:p w14:paraId="21D8D1F0" w14:textId="77777777" w:rsidR="001D470B" w:rsidRPr="00BE068B" w:rsidRDefault="001D470B" w:rsidP="001D470B">
            <w:pPr>
              <w:rPr>
                <w:rFonts w:ascii="Gill Sans MT" w:hAnsi="Gill Sans MT"/>
              </w:rPr>
            </w:pPr>
            <w:r w:rsidRPr="00BE068B">
              <w:rPr>
                <w:rFonts w:ascii="Gill Sans MT" w:hAnsi="Gill Sans MT"/>
              </w:rPr>
              <w:t>f</w:t>
            </w:r>
          </w:p>
        </w:tc>
        <w:tc>
          <w:tcPr>
            <w:tcW w:w="2361" w:type="dxa"/>
          </w:tcPr>
          <w:p w14:paraId="15FA99FD"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791" w:type="dxa"/>
          </w:tcPr>
          <w:p w14:paraId="49F2426C" w14:textId="77777777" w:rsidR="001D470B" w:rsidRPr="00BE068B" w:rsidRDefault="001D470B" w:rsidP="001D470B">
            <w:pPr>
              <w:rPr>
                <w:rFonts w:ascii="Gill Sans MT" w:hAnsi="Gill Sans MT"/>
              </w:rPr>
            </w:pPr>
          </w:p>
        </w:tc>
        <w:tc>
          <w:tcPr>
            <w:tcW w:w="990" w:type="dxa"/>
          </w:tcPr>
          <w:p w14:paraId="6DEAF5F5" w14:textId="77777777" w:rsidR="001D470B" w:rsidRPr="00BE068B" w:rsidRDefault="001D470B" w:rsidP="001D470B">
            <w:pPr>
              <w:rPr>
                <w:rFonts w:ascii="Gill Sans MT" w:hAnsi="Gill Sans MT"/>
              </w:rPr>
            </w:pPr>
          </w:p>
        </w:tc>
        <w:tc>
          <w:tcPr>
            <w:tcW w:w="810" w:type="dxa"/>
          </w:tcPr>
          <w:p w14:paraId="69EAB834" w14:textId="77777777" w:rsidR="001D470B" w:rsidRPr="00BE068B" w:rsidRDefault="001D470B" w:rsidP="001D470B">
            <w:pPr>
              <w:rPr>
                <w:rFonts w:ascii="Gill Sans MT" w:hAnsi="Gill Sans MT"/>
              </w:rPr>
            </w:pPr>
          </w:p>
        </w:tc>
        <w:tc>
          <w:tcPr>
            <w:tcW w:w="2346" w:type="dxa"/>
          </w:tcPr>
          <w:p w14:paraId="6CA99B00" w14:textId="77777777" w:rsidR="001D470B" w:rsidRPr="00BE068B" w:rsidRDefault="001D470B" w:rsidP="001D470B">
            <w:pPr>
              <w:rPr>
                <w:rFonts w:ascii="Gill Sans MT" w:hAnsi="Gill Sans MT"/>
              </w:rPr>
            </w:pPr>
          </w:p>
        </w:tc>
        <w:tc>
          <w:tcPr>
            <w:tcW w:w="1350" w:type="dxa"/>
          </w:tcPr>
          <w:p w14:paraId="41AC2F5C" w14:textId="77777777" w:rsidR="001D470B" w:rsidRPr="00BE068B" w:rsidRDefault="001D470B" w:rsidP="001D470B">
            <w:pPr>
              <w:rPr>
                <w:rFonts w:ascii="Gill Sans MT" w:hAnsi="Gill Sans MT"/>
              </w:rPr>
            </w:pPr>
          </w:p>
        </w:tc>
        <w:tc>
          <w:tcPr>
            <w:tcW w:w="1170" w:type="dxa"/>
          </w:tcPr>
          <w:p w14:paraId="05A1A6AE" w14:textId="77777777" w:rsidR="001D470B" w:rsidRPr="00BE068B" w:rsidRDefault="001D470B" w:rsidP="001D470B">
            <w:pPr>
              <w:rPr>
                <w:rFonts w:ascii="Gill Sans MT" w:hAnsi="Gill Sans MT"/>
              </w:rPr>
            </w:pPr>
          </w:p>
        </w:tc>
        <w:tc>
          <w:tcPr>
            <w:tcW w:w="1710" w:type="dxa"/>
          </w:tcPr>
          <w:p w14:paraId="258414EA" w14:textId="77777777" w:rsidR="001D470B" w:rsidRPr="00BE068B" w:rsidRDefault="001D470B" w:rsidP="001D470B">
            <w:pPr>
              <w:rPr>
                <w:rFonts w:ascii="Gill Sans MT" w:hAnsi="Gill Sans MT"/>
              </w:rPr>
            </w:pPr>
          </w:p>
        </w:tc>
      </w:tr>
      <w:tr w:rsidR="001D470B" w:rsidRPr="00BE068B" w14:paraId="5BD841A9" w14:textId="77777777" w:rsidTr="001D470B">
        <w:tc>
          <w:tcPr>
            <w:tcW w:w="468" w:type="dxa"/>
          </w:tcPr>
          <w:p w14:paraId="77F1F8BB" w14:textId="77777777" w:rsidR="001D470B" w:rsidRPr="00BE068B" w:rsidRDefault="001D470B" w:rsidP="001D470B">
            <w:pPr>
              <w:rPr>
                <w:rFonts w:ascii="Gill Sans MT" w:hAnsi="Gill Sans MT"/>
              </w:rPr>
            </w:pPr>
            <w:r w:rsidRPr="00BE068B">
              <w:rPr>
                <w:rFonts w:ascii="Gill Sans MT" w:hAnsi="Gill Sans MT"/>
              </w:rPr>
              <w:t>g</w:t>
            </w:r>
          </w:p>
        </w:tc>
        <w:tc>
          <w:tcPr>
            <w:tcW w:w="2361" w:type="dxa"/>
          </w:tcPr>
          <w:p w14:paraId="18E013A6" w14:textId="77777777" w:rsidR="001D470B" w:rsidRPr="00BE068B" w:rsidRDefault="001D470B" w:rsidP="001D470B">
            <w:pPr>
              <w:rPr>
                <w:rFonts w:ascii="Gill Sans MT" w:hAnsi="Gill Sans MT"/>
              </w:rPr>
            </w:pPr>
            <w:r w:rsidRPr="00BE068B">
              <w:rPr>
                <w:rFonts w:ascii="Gill Sans MT" w:hAnsi="Gill Sans MT"/>
              </w:rPr>
              <w:t>Mushrooms</w:t>
            </w:r>
          </w:p>
        </w:tc>
        <w:tc>
          <w:tcPr>
            <w:tcW w:w="1791" w:type="dxa"/>
          </w:tcPr>
          <w:p w14:paraId="675E8891" w14:textId="77777777" w:rsidR="001D470B" w:rsidRPr="00BE068B" w:rsidRDefault="001D470B" w:rsidP="001D470B">
            <w:pPr>
              <w:rPr>
                <w:rFonts w:ascii="Gill Sans MT" w:hAnsi="Gill Sans MT"/>
              </w:rPr>
            </w:pPr>
          </w:p>
        </w:tc>
        <w:tc>
          <w:tcPr>
            <w:tcW w:w="990" w:type="dxa"/>
          </w:tcPr>
          <w:p w14:paraId="30AA0489" w14:textId="77777777" w:rsidR="001D470B" w:rsidRPr="00BE068B" w:rsidRDefault="001D470B" w:rsidP="001D470B">
            <w:pPr>
              <w:rPr>
                <w:rFonts w:ascii="Gill Sans MT" w:hAnsi="Gill Sans MT"/>
              </w:rPr>
            </w:pPr>
          </w:p>
        </w:tc>
        <w:tc>
          <w:tcPr>
            <w:tcW w:w="810" w:type="dxa"/>
          </w:tcPr>
          <w:p w14:paraId="057CB7CA" w14:textId="77777777" w:rsidR="001D470B" w:rsidRPr="00BE068B" w:rsidRDefault="001D470B" w:rsidP="001D470B">
            <w:pPr>
              <w:rPr>
                <w:rFonts w:ascii="Gill Sans MT" w:hAnsi="Gill Sans MT"/>
              </w:rPr>
            </w:pPr>
          </w:p>
        </w:tc>
        <w:tc>
          <w:tcPr>
            <w:tcW w:w="2346" w:type="dxa"/>
          </w:tcPr>
          <w:p w14:paraId="1CA386D1" w14:textId="77777777" w:rsidR="001D470B" w:rsidRPr="00BE068B" w:rsidRDefault="001D470B" w:rsidP="001D470B">
            <w:pPr>
              <w:rPr>
                <w:rFonts w:ascii="Gill Sans MT" w:hAnsi="Gill Sans MT"/>
              </w:rPr>
            </w:pPr>
          </w:p>
        </w:tc>
        <w:tc>
          <w:tcPr>
            <w:tcW w:w="1350" w:type="dxa"/>
          </w:tcPr>
          <w:p w14:paraId="4877CFE0" w14:textId="77777777" w:rsidR="001D470B" w:rsidRPr="00BE068B" w:rsidRDefault="001D470B" w:rsidP="001D470B">
            <w:pPr>
              <w:rPr>
                <w:rFonts w:ascii="Gill Sans MT" w:hAnsi="Gill Sans MT"/>
              </w:rPr>
            </w:pPr>
          </w:p>
        </w:tc>
        <w:tc>
          <w:tcPr>
            <w:tcW w:w="1170" w:type="dxa"/>
          </w:tcPr>
          <w:p w14:paraId="376E96F2" w14:textId="77777777" w:rsidR="001D470B" w:rsidRPr="00BE068B" w:rsidRDefault="001D470B" w:rsidP="001D470B">
            <w:pPr>
              <w:rPr>
                <w:rFonts w:ascii="Gill Sans MT" w:hAnsi="Gill Sans MT"/>
              </w:rPr>
            </w:pPr>
          </w:p>
        </w:tc>
        <w:tc>
          <w:tcPr>
            <w:tcW w:w="1710" w:type="dxa"/>
          </w:tcPr>
          <w:p w14:paraId="28A1A233" w14:textId="77777777" w:rsidR="001D470B" w:rsidRPr="00BE068B" w:rsidRDefault="001D470B" w:rsidP="001D470B">
            <w:pPr>
              <w:rPr>
                <w:rFonts w:ascii="Gill Sans MT" w:hAnsi="Gill Sans MT"/>
              </w:rPr>
            </w:pPr>
          </w:p>
        </w:tc>
      </w:tr>
      <w:tr w:rsidR="001D470B" w:rsidRPr="00BE068B" w14:paraId="66BB66F7" w14:textId="77777777" w:rsidTr="001D470B">
        <w:tc>
          <w:tcPr>
            <w:tcW w:w="468" w:type="dxa"/>
          </w:tcPr>
          <w:p w14:paraId="125BE702" w14:textId="77777777" w:rsidR="001D470B" w:rsidRPr="00BE068B" w:rsidRDefault="001D470B" w:rsidP="001D470B">
            <w:pPr>
              <w:rPr>
                <w:rFonts w:ascii="Gill Sans MT" w:hAnsi="Gill Sans MT"/>
              </w:rPr>
            </w:pPr>
            <w:r w:rsidRPr="00BE068B">
              <w:rPr>
                <w:rFonts w:ascii="Gill Sans MT" w:hAnsi="Gill Sans MT"/>
              </w:rPr>
              <w:t>h</w:t>
            </w:r>
          </w:p>
        </w:tc>
        <w:tc>
          <w:tcPr>
            <w:tcW w:w="2361" w:type="dxa"/>
          </w:tcPr>
          <w:p w14:paraId="6AB9FFCE" w14:textId="77777777" w:rsidR="001D470B" w:rsidRPr="00BE068B" w:rsidRDefault="001D470B" w:rsidP="001D470B">
            <w:pPr>
              <w:rPr>
                <w:rFonts w:ascii="Gill Sans MT" w:hAnsi="Gill Sans MT"/>
              </w:rPr>
            </w:pPr>
            <w:r w:rsidRPr="00BE068B">
              <w:rPr>
                <w:rFonts w:ascii="Gill Sans MT" w:hAnsi="Gill Sans MT"/>
              </w:rPr>
              <w:t>Fodder</w:t>
            </w:r>
          </w:p>
        </w:tc>
        <w:tc>
          <w:tcPr>
            <w:tcW w:w="1791" w:type="dxa"/>
          </w:tcPr>
          <w:p w14:paraId="7C9777FF" w14:textId="77777777" w:rsidR="001D470B" w:rsidRPr="00BE068B" w:rsidRDefault="001D470B" w:rsidP="001D470B">
            <w:pPr>
              <w:rPr>
                <w:rFonts w:ascii="Gill Sans MT" w:hAnsi="Gill Sans MT"/>
              </w:rPr>
            </w:pPr>
          </w:p>
        </w:tc>
        <w:tc>
          <w:tcPr>
            <w:tcW w:w="990" w:type="dxa"/>
          </w:tcPr>
          <w:p w14:paraId="59E35CA2" w14:textId="77777777" w:rsidR="001D470B" w:rsidRPr="00BE068B" w:rsidRDefault="001D470B" w:rsidP="001D470B">
            <w:pPr>
              <w:rPr>
                <w:rFonts w:ascii="Gill Sans MT" w:hAnsi="Gill Sans MT"/>
              </w:rPr>
            </w:pPr>
          </w:p>
        </w:tc>
        <w:tc>
          <w:tcPr>
            <w:tcW w:w="810" w:type="dxa"/>
          </w:tcPr>
          <w:p w14:paraId="02659B61" w14:textId="77777777" w:rsidR="001D470B" w:rsidRPr="00BE068B" w:rsidRDefault="001D470B" w:rsidP="001D470B">
            <w:pPr>
              <w:rPr>
                <w:rFonts w:ascii="Gill Sans MT" w:hAnsi="Gill Sans MT"/>
              </w:rPr>
            </w:pPr>
          </w:p>
        </w:tc>
        <w:tc>
          <w:tcPr>
            <w:tcW w:w="2346" w:type="dxa"/>
          </w:tcPr>
          <w:p w14:paraId="0F069AA1" w14:textId="77777777" w:rsidR="001D470B" w:rsidRPr="00BE068B" w:rsidRDefault="001D470B" w:rsidP="001D470B">
            <w:pPr>
              <w:rPr>
                <w:rFonts w:ascii="Gill Sans MT" w:hAnsi="Gill Sans MT"/>
              </w:rPr>
            </w:pPr>
          </w:p>
        </w:tc>
        <w:tc>
          <w:tcPr>
            <w:tcW w:w="1350" w:type="dxa"/>
          </w:tcPr>
          <w:p w14:paraId="0B66C36C" w14:textId="77777777" w:rsidR="001D470B" w:rsidRPr="00BE068B" w:rsidRDefault="001D470B" w:rsidP="001D470B">
            <w:pPr>
              <w:rPr>
                <w:rFonts w:ascii="Gill Sans MT" w:hAnsi="Gill Sans MT"/>
              </w:rPr>
            </w:pPr>
          </w:p>
        </w:tc>
        <w:tc>
          <w:tcPr>
            <w:tcW w:w="1170" w:type="dxa"/>
          </w:tcPr>
          <w:p w14:paraId="0063C1CE" w14:textId="77777777" w:rsidR="001D470B" w:rsidRPr="00BE068B" w:rsidRDefault="001D470B" w:rsidP="001D470B">
            <w:pPr>
              <w:rPr>
                <w:rFonts w:ascii="Gill Sans MT" w:hAnsi="Gill Sans MT"/>
              </w:rPr>
            </w:pPr>
          </w:p>
        </w:tc>
        <w:tc>
          <w:tcPr>
            <w:tcW w:w="1710" w:type="dxa"/>
          </w:tcPr>
          <w:p w14:paraId="0E0EBED3" w14:textId="77777777" w:rsidR="001D470B" w:rsidRPr="00BE068B" w:rsidRDefault="001D470B" w:rsidP="001D470B">
            <w:pPr>
              <w:rPr>
                <w:rFonts w:ascii="Gill Sans MT" w:hAnsi="Gill Sans MT"/>
              </w:rPr>
            </w:pPr>
          </w:p>
        </w:tc>
      </w:tr>
      <w:tr w:rsidR="001D470B" w:rsidRPr="00BE068B" w14:paraId="6124F92C" w14:textId="77777777" w:rsidTr="001D470B">
        <w:tc>
          <w:tcPr>
            <w:tcW w:w="468" w:type="dxa"/>
          </w:tcPr>
          <w:p w14:paraId="3E69F06C" w14:textId="77777777" w:rsidR="001D470B" w:rsidRPr="00BE068B" w:rsidRDefault="001D470B" w:rsidP="001D470B">
            <w:pPr>
              <w:rPr>
                <w:rFonts w:ascii="Gill Sans MT" w:hAnsi="Gill Sans MT"/>
              </w:rPr>
            </w:pPr>
            <w:r w:rsidRPr="00BE068B">
              <w:rPr>
                <w:rFonts w:ascii="Gill Sans MT" w:hAnsi="Gill Sans MT"/>
              </w:rPr>
              <w:t>i</w:t>
            </w:r>
          </w:p>
        </w:tc>
        <w:tc>
          <w:tcPr>
            <w:tcW w:w="2361" w:type="dxa"/>
          </w:tcPr>
          <w:p w14:paraId="0139315C" w14:textId="77777777" w:rsidR="001D470B" w:rsidRPr="00BE068B" w:rsidRDefault="001D470B" w:rsidP="001D470B">
            <w:pPr>
              <w:rPr>
                <w:rFonts w:ascii="Gill Sans MT" w:hAnsi="Gill Sans MT"/>
              </w:rPr>
            </w:pPr>
            <w:r w:rsidRPr="00BE068B">
              <w:rPr>
                <w:rFonts w:ascii="Gill Sans MT" w:hAnsi="Gill Sans MT"/>
              </w:rPr>
              <w:t>Rattan</w:t>
            </w:r>
          </w:p>
        </w:tc>
        <w:tc>
          <w:tcPr>
            <w:tcW w:w="1791" w:type="dxa"/>
          </w:tcPr>
          <w:p w14:paraId="0A274CE6" w14:textId="77777777" w:rsidR="001D470B" w:rsidRPr="00BE068B" w:rsidRDefault="001D470B" w:rsidP="001D470B">
            <w:pPr>
              <w:rPr>
                <w:rFonts w:ascii="Gill Sans MT" w:hAnsi="Gill Sans MT"/>
              </w:rPr>
            </w:pPr>
          </w:p>
        </w:tc>
        <w:tc>
          <w:tcPr>
            <w:tcW w:w="990" w:type="dxa"/>
          </w:tcPr>
          <w:p w14:paraId="20BDC90F" w14:textId="77777777" w:rsidR="001D470B" w:rsidRPr="00BE068B" w:rsidRDefault="001D470B" w:rsidP="001D470B">
            <w:pPr>
              <w:rPr>
                <w:rFonts w:ascii="Gill Sans MT" w:hAnsi="Gill Sans MT"/>
              </w:rPr>
            </w:pPr>
          </w:p>
        </w:tc>
        <w:tc>
          <w:tcPr>
            <w:tcW w:w="810" w:type="dxa"/>
          </w:tcPr>
          <w:p w14:paraId="2BD6F797" w14:textId="77777777" w:rsidR="001D470B" w:rsidRPr="00BE068B" w:rsidRDefault="001D470B" w:rsidP="001D470B">
            <w:pPr>
              <w:rPr>
                <w:rFonts w:ascii="Gill Sans MT" w:hAnsi="Gill Sans MT"/>
              </w:rPr>
            </w:pPr>
          </w:p>
        </w:tc>
        <w:tc>
          <w:tcPr>
            <w:tcW w:w="2346" w:type="dxa"/>
          </w:tcPr>
          <w:p w14:paraId="70E52159" w14:textId="77777777" w:rsidR="001D470B" w:rsidRPr="00BE068B" w:rsidRDefault="001D470B" w:rsidP="001D470B">
            <w:pPr>
              <w:rPr>
                <w:rFonts w:ascii="Gill Sans MT" w:hAnsi="Gill Sans MT"/>
              </w:rPr>
            </w:pPr>
          </w:p>
        </w:tc>
        <w:tc>
          <w:tcPr>
            <w:tcW w:w="1350" w:type="dxa"/>
          </w:tcPr>
          <w:p w14:paraId="213D5273" w14:textId="77777777" w:rsidR="001D470B" w:rsidRPr="00BE068B" w:rsidRDefault="001D470B" w:rsidP="001D470B">
            <w:pPr>
              <w:rPr>
                <w:rFonts w:ascii="Gill Sans MT" w:hAnsi="Gill Sans MT"/>
              </w:rPr>
            </w:pPr>
          </w:p>
        </w:tc>
        <w:tc>
          <w:tcPr>
            <w:tcW w:w="1170" w:type="dxa"/>
          </w:tcPr>
          <w:p w14:paraId="4890D26E" w14:textId="77777777" w:rsidR="001D470B" w:rsidRPr="00BE068B" w:rsidRDefault="001D470B" w:rsidP="001D470B">
            <w:pPr>
              <w:rPr>
                <w:rFonts w:ascii="Gill Sans MT" w:hAnsi="Gill Sans MT"/>
              </w:rPr>
            </w:pPr>
          </w:p>
        </w:tc>
        <w:tc>
          <w:tcPr>
            <w:tcW w:w="1710" w:type="dxa"/>
          </w:tcPr>
          <w:p w14:paraId="76E598D4" w14:textId="77777777" w:rsidR="001D470B" w:rsidRPr="00BE068B" w:rsidRDefault="001D470B" w:rsidP="001D470B">
            <w:pPr>
              <w:rPr>
                <w:rFonts w:ascii="Gill Sans MT" w:hAnsi="Gill Sans MT"/>
              </w:rPr>
            </w:pPr>
          </w:p>
        </w:tc>
      </w:tr>
      <w:tr w:rsidR="001D470B" w:rsidRPr="00BE068B" w14:paraId="18160C31" w14:textId="77777777" w:rsidTr="001D470B">
        <w:tc>
          <w:tcPr>
            <w:tcW w:w="468" w:type="dxa"/>
          </w:tcPr>
          <w:p w14:paraId="6277E613" w14:textId="77777777" w:rsidR="001D470B" w:rsidRPr="00BE068B" w:rsidRDefault="001D470B" w:rsidP="001D470B">
            <w:pPr>
              <w:rPr>
                <w:rFonts w:ascii="Gill Sans MT" w:hAnsi="Gill Sans MT"/>
              </w:rPr>
            </w:pPr>
            <w:r w:rsidRPr="00BE068B">
              <w:rPr>
                <w:rFonts w:ascii="Gill Sans MT" w:hAnsi="Gill Sans MT"/>
              </w:rPr>
              <w:t>j</w:t>
            </w:r>
          </w:p>
        </w:tc>
        <w:tc>
          <w:tcPr>
            <w:tcW w:w="2361" w:type="dxa"/>
          </w:tcPr>
          <w:p w14:paraId="2CC23F9E" w14:textId="77777777" w:rsidR="001D470B" w:rsidRPr="00BE068B" w:rsidRDefault="001D470B" w:rsidP="001D470B">
            <w:pPr>
              <w:rPr>
                <w:rFonts w:ascii="Gill Sans MT" w:hAnsi="Gill Sans MT"/>
              </w:rPr>
            </w:pPr>
            <w:r w:rsidRPr="00BE068B">
              <w:rPr>
                <w:rFonts w:ascii="Gill Sans MT" w:hAnsi="Gill Sans MT"/>
              </w:rPr>
              <w:t>Plant medicines</w:t>
            </w:r>
          </w:p>
        </w:tc>
        <w:tc>
          <w:tcPr>
            <w:tcW w:w="1791" w:type="dxa"/>
          </w:tcPr>
          <w:p w14:paraId="330F6CA3" w14:textId="77777777" w:rsidR="001D470B" w:rsidRPr="00BE068B" w:rsidRDefault="001D470B" w:rsidP="001D470B">
            <w:pPr>
              <w:rPr>
                <w:rFonts w:ascii="Gill Sans MT" w:hAnsi="Gill Sans MT"/>
              </w:rPr>
            </w:pPr>
          </w:p>
        </w:tc>
        <w:tc>
          <w:tcPr>
            <w:tcW w:w="990" w:type="dxa"/>
          </w:tcPr>
          <w:p w14:paraId="71C773B1" w14:textId="77777777" w:rsidR="001D470B" w:rsidRPr="00BE068B" w:rsidRDefault="001D470B" w:rsidP="001D470B">
            <w:pPr>
              <w:rPr>
                <w:rFonts w:ascii="Gill Sans MT" w:hAnsi="Gill Sans MT"/>
              </w:rPr>
            </w:pPr>
          </w:p>
        </w:tc>
        <w:tc>
          <w:tcPr>
            <w:tcW w:w="810" w:type="dxa"/>
          </w:tcPr>
          <w:p w14:paraId="0BAE3C46" w14:textId="77777777" w:rsidR="001D470B" w:rsidRPr="00BE068B" w:rsidRDefault="001D470B" w:rsidP="001D470B">
            <w:pPr>
              <w:rPr>
                <w:rFonts w:ascii="Gill Sans MT" w:hAnsi="Gill Sans MT"/>
              </w:rPr>
            </w:pPr>
          </w:p>
        </w:tc>
        <w:tc>
          <w:tcPr>
            <w:tcW w:w="2346" w:type="dxa"/>
          </w:tcPr>
          <w:p w14:paraId="364AFD5B" w14:textId="77777777" w:rsidR="001D470B" w:rsidRPr="00BE068B" w:rsidRDefault="001D470B" w:rsidP="001D470B">
            <w:pPr>
              <w:rPr>
                <w:rFonts w:ascii="Gill Sans MT" w:hAnsi="Gill Sans MT"/>
              </w:rPr>
            </w:pPr>
          </w:p>
        </w:tc>
        <w:tc>
          <w:tcPr>
            <w:tcW w:w="1350" w:type="dxa"/>
          </w:tcPr>
          <w:p w14:paraId="75E6612D" w14:textId="77777777" w:rsidR="001D470B" w:rsidRPr="00BE068B" w:rsidRDefault="001D470B" w:rsidP="001D470B">
            <w:pPr>
              <w:rPr>
                <w:rFonts w:ascii="Gill Sans MT" w:hAnsi="Gill Sans MT"/>
              </w:rPr>
            </w:pPr>
          </w:p>
        </w:tc>
        <w:tc>
          <w:tcPr>
            <w:tcW w:w="1170" w:type="dxa"/>
          </w:tcPr>
          <w:p w14:paraId="222AE260" w14:textId="77777777" w:rsidR="001D470B" w:rsidRPr="00BE068B" w:rsidRDefault="001D470B" w:rsidP="001D470B">
            <w:pPr>
              <w:rPr>
                <w:rFonts w:ascii="Gill Sans MT" w:hAnsi="Gill Sans MT"/>
              </w:rPr>
            </w:pPr>
          </w:p>
        </w:tc>
        <w:tc>
          <w:tcPr>
            <w:tcW w:w="1710" w:type="dxa"/>
          </w:tcPr>
          <w:p w14:paraId="623B4D6C" w14:textId="77777777" w:rsidR="001D470B" w:rsidRPr="00BE068B" w:rsidRDefault="001D470B" w:rsidP="001D470B">
            <w:pPr>
              <w:rPr>
                <w:rFonts w:ascii="Gill Sans MT" w:hAnsi="Gill Sans MT"/>
              </w:rPr>
            </w:pPr>
          </w:p>
        </w:tc>
      </w:tr>
      <w:tr w:rsidR="001D470B" w:rsidRPr="00BE068B" w14:paraId="1DFE1D76" w14:textId="77777777" w:rsidTr="001D470B">
        <w:tc>
          <w:tcPr>
            <w:tcW w:w="468" w:type="dxa"/>
          </w:tcPr>
          <w:p w14:paraId="20DE731E" w14:textId="77777777" w:rsidR="001D470B" w:rsidRPr="00BE068B" w:rsidRDefault="001D470B" w:rsidP="001D470B">
            <w:pPr>
              <w:rPr>
                <w:rFonts w:ascii="Gill Sans MT" w:hAnsi="Gill Sans MT"/>
              </w:rPr>
            </w:pPr>
            <w:r w:rsidRPr="00BE068B">
              <w:rPr>
                <w:rFonts w:ascii="Gill Sans MT" w:hAnsi="Gill Sans MT"/>
              </w:rPr>
              <w:t>k</w:t>
            </w:r>
          </w:p>
        </w:tc>
        <w:tc>
          <w:tcPr>
            <w:tcW w:w="2361" w:type="dxa"/>
          </w:tcPr>
          <w:p w14:paraId="10F30C09" w14:textId="77777777" w:rsidR="001D470B" w:rsidRPr="00BE068B" w:rsidRDefault="001D470B" w:rsidP="001D470B">
            <w:pPr>
              <w:rPr>
                <w:rFonts w:ascii="Gill Sans MT" w:hAnsi="Gill Sans MT"/>
              </w:rPr>
            </w:pPr>
            <w:r w:rsidRPr="00BE068B">
              <w:rPr>
                <w:rFonts w:ascii="Gill Sans MT" w:hAnsi="Gill Sans MT"/>
              </w:rPr>
              <w:t>Herbs and spices</w:t>
            </w:r>
          </w:p>
        </w:tc>
        <w:tc>
          <w:tcPr>
            <w:tcW w:w="1791" w:type="dxa"/>
          </w:tcPr>
          <w:p w14:paraId="57216958" w14:textId="77777777" w:rsidR="001D470B" w:rsidRPr="00BE068B" w:rsidRDefault="001D470B" w:rsidP="001D470B">
            <w:pPr>
              <w:rPr>
                <w:rFonts w:ascii="Gill Sans MT" w:hAnsi="Gill Sans MT"/>
              </w:rPr>
            </w:pPr>
          </w:p>
        </w:tc>
        <w:tc>
          <w:tcPr>
            <w:tcW w:w="990" w:type="dxa"/>
          </w:tcPr>
          <w:p w14:paraId="37D33806" w14:textId="77777777" w:rsidR="001D470B" w:rsidRPr="00BE068B" w:rsidRDefault="001D470B" w:rsidP="001D470B">
            <w:pPr>
              <w:rPr>
                <w:rFonts w:ascii="Gill Sans MT" w:hAnsi="Gill Sans MT"/>
              </w:rPr>
            </w:pPr>
          </w:p>
        </w:tc>
        <w:tc>
          <w:tcPr>
            <w:tcW w:w="810" w:type="dxa"/>
          </w:tcPr>
          <w:p w14:paraId="3D191CF7" w14:textId="77777777" w:rsidR="001D470B" w:rsidRPr="00BE068B" w:rsidRDefault="001D470B" w:rsidP="001D470B">
            <w:pPr>
              <w:rPr>
                <w:rFonts w:ascii="Gill Sans MT" w:hAnsi="Gill Sans MT"/>
              </w:rPr>
            </w:pPr>
          </w:p>
        </w:tc>
        <w:tc>
          <w:tcPr>
            <w:tcW w:w="2346" w:type="dxa"/>
          </w:tcPr>
          <w:p w14:paraId="077900F5" w14:textId="77777777" w:rsidR="001D470B" w:rsidRPr="00BE068B" w:rsidRDefault="001D470B" w:rsidP="001D470B">
            <w:pPr>
              <w:rPr>
                <w:rFonts w:ascii="Gill Sans MT" w:hAnsi="Gill Sans MT"/>
              </w:rPr>
            </w:pPr>
          </w:p>
        </w:tc>
        <w:tc>
          <w:tcPr>
            <w:tcW w:w="1350" w:type="dxa"/>
          </w:tcPr>
          <w:p w14:paraId="48266695" w14:textId="77777777" w:rsidR="001D470B" w:rsidRPr="00BE068B" w:rsidRDefault="001D470B" w:rsidP="001D470B">
            <w:pPr>
              <w:rPr>
                <w:rFonts w:ascii="Gill Sans MT" w:hAnsi="Gill Sans MT"/>
              </w:rPr>
            </w:pPr>
          </w:p>
        </w:tc>
        <w:tc>
          <w:tcPr>
            <w:tcW w:w="1170" w:type="dxa"/>
          </w:tcPr>
          <w:p w14:paraId="043A4916" w14:textId="77777777" w:rsidR="001D470B" w:rsidRPr="00BE068B" w:rsidRDefault="001D470B" w:rsidP="001D470B">
            <w:pPr>
              <w:rPr>
                <w:rFonts w:ascii="Gill Sans MT" w:hAnsi="Gill Sans MT"/>
              </w:rPr>
            </w:pPr>
          </w:p>
        </w:tc>
        <w:tc>
          <w:tcPr>
            <w:tcW w:w="1710" w:type="dxa"/>
          </w:tcPr>
          <w:p w14:paraId="4B127422" w14:textId="77777777" w:rsidR="001D470B" w:rsidRPr="00BE068B" w:rsidRDefault="001D470B" w:rsidP="001D470B">
            <w:pPr>
              <w:rPr>
                <w:rFonts w:ascii="Gill Sans MT" w:hAnsi="Gill Sans MT"/>
              </w:rPr>
            </w:pPr>
          </w:p>
        </w:tc>
      </w:tr>
      <w:tr w:rsidR="001D470B" w:rsidRPr="00BE068B" w14:paraId="6777A187" w14:textId="77777777" w:rsidTr="001D470B">
        <w:tc>
          <w:tcPr>
            <w:tcW w:w="468" w:type="dxa"/>
          </w:tcPr>
          <w:p w14:paraId="38BCFAEE" w14:textId="77777777" w:rsidR="001D470B" w:rsidRPr="00BE068B" w:rsidRDefault="001D470B" w:rsidP="001D470B">
            <w:pPr>
              <w:rPr>
                <w:rFonts w:ascii="Gill Sans MT" w:hAnsi="Gill Sans MT"/>
              </w:rPr>
            </w:pPr>
            <w:r w:rsidRPr="00BE068B">
              <w:rPr>
                <w:rFonts w:ascii="Gill Sans MT" w:hAnsi="Gill Sans MT"/>
              </w:rPr>
              <w:t>l</w:t>
            </w:r>
          </w:p>
        </w:tc>
        <w:tc>
          <w:tcPr>
            <w:tcW w:w="2361" w:type="dxa"/>
          </w:tcPr>
          <w:p w14:paraId="44F345BE" w14:textId="77777777" w:rsidR="001D470B" w:rsidRPr="00BE068B" w:rsidRDefault="001D470B" w:rsidP="001D470B">
            <w:pPr>
              <w:rPr>
                <w:rFonts w:ascii="Gill Sans MT" w:hAnsi="Gill Sans MT"/>
              </w:rPr>
            </w:pPr>
            <w:r w:rsidRPr="00BE068B">
              <w:rPr>
                <w:rFonts w:ascii="Gill Sans MT" w:hAnsi="Gill Sans MT"/>
              </w:rPr>
              <w:t>Dying/tanning</w:t>
            </w:r>
          </w:p>
        </w:tc>
        <w:tc>
          <w:tcPr>
            <w:tcW w:w="1791" w:type="dxa"/>
          </w:tcPr>
          <w:p w14:paraId="43C7563A" w14:textId="77777777" w:rsidR="001D470B" w:rsidRPr="00BE068B" w:rsidRDefault="001D470B" w:rsidP="001D470B">
            <w:pPr>
              <w:rPr>
                <w:rFonts w:ascii="Gill Sans MT" w:hAnsi="Gill Sans MT"/>
              </w:rPr>
            </w:pPr>
          </w:p>
        </w:tc>
        <w:tc>
          <w:tcPr>
            <w:tcW w:w="990" w:type="dxa"/>
          </w:tcPr>
          <w:p w14:paraId="5143BE7E" w14:textId="77777777" w:rsidR="001D470B" w:rsidRPr="00BE068B" w:rsidRDefault="001D470B" w:rsidP="001D470B">
            <w:pPr>
              <w:rPr>
                <w:rFonts w:ascii="Gill Sans MT" w:hAnsi="Gill Sans MT"/>
              </w:rPr>
            </w:pPr>
          </w:p>
        </w:tc>
        <w:tc>
          <w:tcPr>
            <w:tcW w:w="810" w:type="dxa"/>
          </w:tcPr>
          <w:p w14:paraId="2EEFD64B" w14:textId="77777777" w:rsidR="001D470B" w:rsidRPr="00BE068B" w:rsidRDefault="001D470B" w:rsidP="001D470B">
            <w:pPr>
              <w:rPr>
                <w:rFonts w:ascii="Gill Sans MT" w:hAnsi="Gill Sans MT"/>
              </w:rPr>
            </w:pPr>
          </w:p>
        </w:tc>
        <w:tc>
          <w:tcPr>
            <w:tcW w:w="2346" w:type="dxa"/>
          </w:tcPr>
          <w:p w14:paraId="41FCD203" w14:textId="77777777" w:rsidR="001D470B" w:rsidRPr="00BE068B" w:rsidRDefault="001D470B" w:rsidP="001D470B">
            <w:pPr>
              <w:rPr>
                <w:rFonts w:ascii="Gill Sans MT" w:hAnsi="Gill Sans MT"/>
              </w:rPr>
            </w:pPr>
          </w:p>
        </w:tc>
        <w:tc>
          <w:tcPr>
            <w:tcW w:w="1350" w:type="dxa"/>
          </w:tcPr>
          <w:p w14:paraId="1B11A3F8" w14:textId="77777777" w:rsidR="001D470B" w:rsidRPr="00BE068B" w:rsidRDefault="001D470B" w:rsidP="001D470B">
            <w:pPr>
              <w:rPr>
                <w:rFonts w:ascii="Gill Sans MT" w:hAnsi="Gill Sans MT"/>
              </w:rPr>
            </w:pPr>
          </w:p>
        </w:tc>
        <w:tc>
          <w:tcPr>
            <w:tcW w:w="1170" w:type="dxa"/>
          </w:tcPr>
          <w:p w14:paraId="0ECC23A2" w14:textId="77777777" w:rsidR="001D470B" w:rsidRPr="00BE068B" w:rsidRDefault="001D470B" w:rsidP="001D470B">
            <w:pPr>
              <w:rPr>
                <w:rFonts w:ascii="Gill Sans MT" w:hAnsi="Gill Sans MT"/>
              </w:rPr>
            </w:pPr>
          </w:p>
        </w:tc>
        <w:tc>
          <w:tcPr>
            <w:tcW w:w="1710" w:type="dxa"/>
          </w:tcPr>
          <w:p w14:paraId="487FBCB7" w14:textId="77777777" w:rsidR="001D470B" w:rsidRPr="00BE068B" w:rsidRDefault="001D470B" w:rsidP="001D470B">
            <w:pPr>
              <w:rPr>
                <w:rFonts w:ascii="Gill Sans MT" w:hAnsi="Gill Sans MT"/>
              </w:rPr>
            </w:pPr>
          </w:p>
        </w:tc>
      </w:tr>
      <w:tr w:rsidR="001D470B" w:rsidRPr="00BE068B" w14:paraId="60F9B8B7" w14:textId="77777777" w:rsidTr="001D470B">
        <w:tc>
          <w:tcPr>
            <w:tcW w:w="468" w:type="dxa"/>
          </w:tcPr>
          <w:p w14:paraId="737CAB34" w14:textId="77777777" w:rsidR="001D470B" w:rsidRPr="00BE068B" w:rsidRDefault="001D470B" w:rsidP="001D470B">
            <w:pPr>
              <w:rPr>
                <w:rFonts w:ascii="Gill Sans MT" w:hAnsi="Gill Sans MT"/>
              </w:rPr>
            </w:pPr>
            <w:r w:rsidRPr="00BE068B">
              <w:rPr>
                <w:rFonts w:ascii="Gill Sans MT" w:hAnsi="Gill Sans MT"/>
              </w:rPr>
              <w:t>m</w:t>
            </w:r>
          </w:p>
        </w:tc>
        <w:tc>
          <w:tcPr>
            <w:tcW w:w="2361" w:type="dxa"/>
          </w:tcPr>
          <w:p w14:paraId="10C0F111"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791" w:type="dxa"/>
          </w:tcPr>
          <w:p w14:paraId="54ECC05D" w14:textId="77777777" w:rsidR="001D470B" w:rsidRPr="00BE068B" w:rsidRDefault="001D470B" w:rsidP="001D470B">
            <w:pPr>
              <w:rPr>
                <w:rFonts w:ascii="Gill Sans MT" w:hAnsi="Gill Sans MT"/>
              </w:rPr>
            </w:pPr>
          </w:p>
        </w:tc>
        <w:tc>
          <w:tcPr>
            <w:tcW w:w="990" w:type="dxa"/>
          </w:tcPr>
          <w:p w14:paraId="199C898D" w14:textId="77777777" w:rsidR="001D470B" w:rsidRPr="00BE068B" w:rsidRDefault="001D470B" w:rsidP="001D470B">
            <w:pPr>
              <w:rPr>
                <w:rFonts w:ascii="Gill Sans MT" w:hAnsi="Gill Sans MT"/>
              </w:rPr>
            </w:pPr>
          </w:p>
        </w:tc>
        <w:tc>
          <w:tcPr>
            <w:tcW w:w="810" w:type="dxa"/>
          </w:tcPr>
          <w:p w14:paraId="2555B0EE" w14:textId="77777777" w:rsidR="001D470B" w:rsidRPr="00BE068B" w:rsidRDefault="001D470B" w:rsidP="001D470B">
            <w:pPr>
              <w:rPr>
                <w:rFonts w:ascii="Gill Sans MT" w:hAnsi="Gill Sans MT"/>
              </w:rPr>
            </w:pPr>
          </w:p>
        </w:tc>
        <w:tc>
          <w:tcPr>
            <w:tcW w:w="2346" w:type="dxa"/>
          </w:tcPr>
          <w:p w14:paraId="6371519B" w14:textId="77777777" w:rsidR="001D470B" w:rsidRPr="00BE068B" w:rsidRDefault="001D470B" w:rsidP="001D470B">
            <w:pPr>
              <w:rPr>
                <w:rFonts w:ascii="Gill Sans MT" w:hAnsi="Gill Sans MT"/>
              </w:rPr>
            </w:pPr>
          </w:p>
        </w:tc>
        <w:tc>
          <w:tcPr>
            <w:tcW w:w="1350" w:type="dxa"/>
          </w:tcPr>
          <w:p w14:paraId="0D549B87" w14:textId="77777777" w:rsidR="001D470B" w:rsidRPr="00BE068B" w:rsidRDefault="001D470B" w:rsidP="001D470B">
            <w:pPr>
              <w:rPr>
                <w:rFonts w:ascii="Gill Sans MT" w:hAnsi="Gill Sans MT"/>
              </w:rPr>
            </w:pPr>
          </w:p>
        </w:tc>
        <w:tc>
          <w:tcPr>
            <w:tcW w:w="1170" w:type="dxa"/>
          </w:tcPr>
          <w:p w14:paraId="01DF32F5" w14:textId="77777777" w:rsidR="001D470B" w:rsidRPr="00BE068B" w:rsidRDefault="001D470B" w:rsidP="001D470B">
            <w:pPr>
              <w:rPr>
                <w:rFonts w:ascii="Gill Sans MT" w:hAnsi="Gill Sans MT"/>
              </w:rPr>
            </w:pPr>
          </w:p>
        </w:tc>
        <w:tc>
          <w:tcPr>
            <w:tcW w:w="1710" w:type="dxa"/>
          </w:tcPr>
          <w:p w14:paraId="6AB29B39" w14:textId="77777777" w:rsidR="001D470B" w:rsidRPr="00BE068B" w:rsidRDefault="001D470B" w:rsidP="001D470B">
            <w:pPr>
              <w:rPr>
                <w:rFonts w:ascii="Gill Sans MT" w:hAnsi="Gill Sans MT"/>
              </w:rPr>
            </w:pPr>
          </w:p>
        </w:tc>
      </w:tr>
      <w:tr w:rsidR="001D470B" w:rsidRPr="00BE068B" w14:paraId="316F498A" w14:textId="77777777" w:rsidTr="001D470B">
        <w:tc>
          <w:tcPr>
            <w:tcW w:w="468" w:type="dxa"/>
          </w:tcPr>
          <w:p w14:paraId="6730419C" w14:textId="77777777" w:rsidR="001D470B" w:rsidRPr="00BE068B" w:rsidRDefault="001D470B" w:rsidP="001D470B">
            <w:pPr>
              <w:rPr>
                <w:rFonts w:ascii="Gill Sans MT" w:hAnsi="Gill Sans MT"/>
              </w:rPr>
            </w:pPr>
            <w:r w:rsidRPr="00BE068B">
              <w:rPr>
                <w:rFonts w:ascii="Gill Sans MT" w:hAnsi="Gill Sans MT"/>
              </w:rPr>
              <w:t>n</w:t>
            </w:r>
          </w:p>
        </w:tc>
        <w:tc>
          <w:tcPr>
            <w:tcW w:w="2361" w:type="dxa"/>
          </w:tcPr>
          <w:p w14:paraId="4151E48C" w14:textId="77777777" w:rsidR="001D470B" w:rsidRPr="00BE068B" w:rsidRDefault="001D470B" w:rsidP="001D470B">
            <w:pPr>
              <w:rPr>
                <w:rFonts w:ascii="Gill Sans MT" w:hAnsi="Gill Sans MT"/>
              </w:rPr>
            </w:pPr>
            <w:r w:rsidRPr="00BE068B">
              <w:rPr>
                <w:rFonts w:ascii="Gill Sans MT" w:hAnsi="Gill Sans MT"/>
              </w:rPr>
              <w:t>Fibres (for rope, etc)</w:t>
            </w:r>
          </w:p>
        </w:tc>
        <w:tc>
          <w:tcPr>
            <w:tcW w:w="1791" w:type="dxa"/>
          </w:tcPr>
          <w:p w14:paraId="7DB9B7C1" w14:textId="77777777" w:rsidR="001D470B" w:rsidRPr="00BE068B" w:rsidRDefault="001D470B" w:rsidP="001D470B">
            <w:pPr>
              <w:rPr>
                <w:rFonts w:ascii="Gill Sans MT" w:hAnsi="Gill Sans MT"/>
              </w:rPr>
            </w:pPr>
          </w:p>
        </w:tc>
        <w:tc>
          <w:tcPr>
            <w:tcW w:w="990" w:type="dxa"/>
          </w:tcPr>
          <w:p w14:paraId="58CB72B4" w14:textId="77777777" w:rsidR="001D470B" w:rsidRPr="00BE068B" w:rsidRDefault="001D470B" w:rsidP="001D470B">
            <w:pPr>
              <w:rPr>
                <w:rFonts w:ascii="Gill Sans MT" w:hAnsi="Gill Sans MT"/>
              </w:rPr>
            </w:pPr>
          </w:p>
        </w:tc>
        <w:tc>
          <w:tcPr>
            <w:tcW w:w="810" w:type="dxa"/>
          </w:tcPr>
          <w:p w14:paraId="0FFC4C85" w14:textId="77777777" w:rsidR="001D470B" w:rsidRPr="00BE068B" w:rsidRDefault="001D470B" w:rsidP="001D470B">
            <w:pPr>
              <w:rPr>
                <w:rFonts w:ascii="Gill Sans MT" w:hAnsi="Gill Sans MT"/>
              </w:rPr>
            </w:pPr>
          </w:p>
        </w:tc>
        <w:tc>
          <w:tcPr>
            <w:tcW w:w="2346" w:type="dxa"/>
          </w:tcPr>
          <w:p w14:paraId="5D1037B9" w14:textId="77777777" w:rsidR="001D470B" w:rsidRPr="00BE068B" w:rsidRDefault="001D470B" w:rsidP="001D470B">
            <w:pPr>
              <w:rPr>
                <w:rFonts w:ascii="Gill Sans MT" w:hAnsi="Gill Sans MT"/>
              </w:rPr>
            </w:pPr>
          </w:p>
        </w:tc>
        <w:tc>
          <w:tcPr>
            <w:tcW w:w="1350" w:type="dxa"/>
          </w:tcPr>
          <w:p w14:paraId="523690E4" w14:textId="77777777" w:rsidR="001D470B" w:rsidRPr="00BE068B" w:rsidRDefault="001D470B" w:rsidP="001D470B">
            <w:pPr>
              <w:rPr>
                <w:rFonts w:ascii="Gill Sans MT" w:hAnsi="Gill Sans MT"/>
              </w:rPr>
            </w:pPr>
          </w:p>
        </w:tc>
        <w:tc>
          <w:tcPr>
            <w:tcW w:w="1170" w:type="dxa"/>
          </w:tcPr>
          <w:p w14:paraId="12616F1F" w14:textId="77777777" w:rsidR="001D470B" w:rsidRPr="00BE068B" w:rsidRDefault="001D470B" w:rsidP="001D470B">
            <w:pPr>
              <w:rPr>
                <w:rFonts w:ascii="Gill Sans MT" w:hAnsi="Gill Sans MT"/>
              </w:rPr>
            </w:pPr>
          </w:p>
        </w:tc>
        <w:tc>
          <w:tcPr>
            <w:tcW w:w="1710" w:type="dxa"/>
          </w:tcPr>
          <w:p w14:paraId="3EF0A824" w14:textId="77777777" w:rsidR="001D470B" w:rsidRPr="00BE068B" w:rsidRDefault="001D470B" w:rsidP="001D470B">
            <w:pPr>
              <w:rPr>
                <w:rFonts w:ascii="Gill Sans MT" w:hAnsi="Gill Sans MT"/>
              </w:rPr>
            </w:pPr>
          </w:p>
        </w:tc>
      </w:tr>
      <w:tr w:rsidR="001D470B" w:rsidRPr="00BE068B" w14:paraId="38259D70" w14:textId="77777777" w:rsidTr="001D470B">
        <w:tc>
          <w:tcPr>
            <w:tcW w:w="468" w:type="dxa"/>
          </w:tcPr>
          <w:p w14:paraId="15651285" w14:textId="77777777" w:rsidR="001D470B" w:rsidRPr="00BE068B" w:rsidRDefault="001D470B" w:rsidP="001D470B">
            <w:pPr>
              <w:rPr>
                <w:rFonts w:ascii="Gill Sans MT" w:hAnsi="Gill Sans MT"/>
              </w:rPr>
            </w:pPr>
            <w:r w:rsidRPr="00BE068B">
              <w:rPr>
                <w:rFonts w:ascii="Gill Sans MT" w:hAnsi="Gill Sans MT"/>
              </w:rPr>
              <w:t>o</w:t>
            </w:r>
          </w:p>
        </w:tc>
        <w:tc>
          <w:tcPr>
            <w:tcW w:w="2361" w:type="dxa"/>
          </w:tcPr>
          <w:p w14:paraId="6184348F"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791" w:type="dxa"/>
          </w:tcPr>
          <w:p w14:paraId="27E12D4A" w14:textId="77777777" w:rsidR="001D470B" w:rsidRPr="00BE068B" w:rsidRDefault="001D470B" w:rsidP="001D470B">
            <w:pPr>
              <w:rPr>
                <w:rFonts w:ascii="Gill Sans MT" w:hAnsi="Gill Sans MT"/>
              </w:rPr>
            </w:pPr>
          </w:p>
        </w:tc>
        <w:tc>
          <w:tcPr>
            <w:tcW w:w="990" w:type="dxa"/>
          </w:tcPr>
          <w:p w14:paraId="04933379" w14:textId="77777777" w:rsidR="001D470B" w:rsidRPr="00BE068B" w:rsidRDefault="001D470B" w:rsidP="001D470B">
            <w:pPr>
              <w:rPr>
                <w:rFonts w:ascii="Gill Sans MT" w:hAnsi="Gill Sans MT"/>
              </w:rPr>
            </w:pPr>
          </w:p>
        </w:tc>
        <w:tc>
          <w:tcPr>
            <w:tcW w:w="810" w:type="dxa"/>
          </w:tcPr>
          <w:p w14:paraId="1E2A564B" w14:textId="77777777" w:rsidR="001D470B" w:rsidRPr="00BE068B" w:rsidRDefault="001D470B" w:rsidP="001D470B">
            <w:pPr>
              <w:rPr>
                <w:rFonts w:ascii="Gill Sans MT" w:hAnsi="Gill Sans MT"/>
              </w:rPr>
            </w:pPr>
          </w:p>
        </w:tc>
        <w:tc>
          <w:tcPr>
            <w:tcW w:w="2346" w:type="dxa"/>
          </w:tcPr>
          <w:p w14:paraId="593D2A99" w14:textId="77777777" w:rsidR="001D470B" w:rsidRPr="00BE068B" w:rsidRDefault="001D470B" w:rsidP="001D470B">
            <w:pPr>
              <w:rPr>
                <w:rFonts w:ascii="Gill Sans MT" w:hAnsi="Gill Sans MT"/>
              </w:rPr>
            </w:pPr>
          </w:p>
        </w:tc>
        <w:tc>
          <w:tcPr>
            <w:tcW w:w="1350" w:type="dxa"/>
          </w:tcPr>
          <w:p w14:paraId="1A9827FF" w14:textId="77777777" w:rsidR="001D470B" w:rsidRPr="00BE068B" w:rsidRDefault="001D470B" w:rsidP="001D470B">
            <w:pPr>
              <w:rPr>
                <w:rFonts w:ascii="Gill Sans MT" w:hAnsi="Gill Sans MT"/>
              </w:rPr>
            </w:pPr>
          </w:p>
        </w:tc>
        <w:tc>
          <w:tcPr>
            <w:tcW w:w="1170" w:type="dxa"/>
          </w:tcPr>
          <w:p w14:paraId="5A431124" w14:textId="77777777" w:rsidR="001D470B" w:rsidRPr="00BE068B" w:rsidRDefault="001D470B" w:rsidP="001D470B">
            <w:pPr>
              <w:rPr>
                <w:rFonts w:ascii="Gill Sans MT" w:hAnsi="Gill Sans MT"/>
              </w:rPr>
            </w:pPr>
          </w:p>
        </w:tc>
        <w:tc>
          <w:tcPr>
            <w:tcW w:w="1710" w:type="dxa"/>
          </w:tcPr>
          <w:p w14:paraId="59F5720F" w14:textId="77777777" w:rsidR="001D470B" w:rsidRPr="00BE068B" w:rsidRDefault="001D470B" w:rsidP="001D470B">
            <w:pPr>
              <w:rPr>
                <w:rFonts w:ascii="Gill Sans MT" w:hAnsi="Gill Sans MT"/>
              </w:rPr>
            </w:pPr>
          </w:p>
        </w:tc>
      </w:tr>
      <w:tr w:rsidR="001D470B" w:rsidRPr="00BE068B" w14:paraId="4A95B955" w14:textId="77777777" w:rsidTr="001D470B">
        <w:tc>
          <w:tcPr>
            <w:tcW w:w="468" w:type="dxa"/>
          </w:tcPr>
          <w:p w14:paraId="1615B26C" w14:textId="77777777" w:rsidR="001D470B" w:rsidRPr="00BE068B" w:rsidRDefault="001D470B" w:rsidP="001D470B">
            <w:pPr>
              <w:rPr>
                <w:rFonts w:ascii="Gill Sans MT" w:hAnsi="Gill Sans MT"/>
              </w:rPr>
            </w:pPr>
            <w:r w:rsidRPr="00BE068B">
              <w:rPr>
                <w:rFonts w:ascii="Gill Sans MT" w:hAnsi="Gill Sans MT"/>
              </w:rPr>
              <w:t>p</w:t>
            </w:r>
          </w:p>
        </w:tc>
        <w:tc>
          <w:tcPr>
            <w:tcW w:w="2361" w:type="dxa"/>
          </w:tcPr>
          <w:p w14:paraId="596A9FD1" w14:textId="77777777" w:rsidR="001D470B" w:rsidRPr="00BE068B" w:rsidRDefault="001D470B" w:rsidP="001D470B">
            <w:pPr>
              <w:rPr>
                <w:rFonts w:ascii="Gill Sans MT" w:hAnsi="Gill Sans MT"/>
              </w:rPr>
            </w:pPr>
            <w:r w:rsidRPr="00BE068B">
              <w:rPr>
                <w:rFonts w:ascii="Gill Sans MT" w:hAnsi="Gill Sans MT"/>
              </w:rPr>
              <w:t>Wildlife (including bushmeat)</w:t>
            </w:r>
          </w:p>
        </w:tc>
        <w:tc>
          <w:tcPr>
            <w:tcW w:w="1791" w:type="dxa"/>
          </w:tcPr>
          <w:p w14:paraId="6A81F2CF" w14:textId="77777777" w:rsidR="001D470B" w:rsidRPr="00BE068B" w:rsidRDefault="001D470B" w:rsidP="001D470B">
            <w:pPr>
              <w:rPr>
                <w:rFonts w:ascii="Gill Sans MT" w:hAnsi="Gill Sans MT"/>
              </w:rPr>
            </w:pPr>
          </w:p>
        </w:tc>
        <w:tc>
          <w:tcPr>
            <w:tcW w:w="990" w:type="dxa"/>
          </w:tcPr>
          <w:p w14:paraId="164CDFE5" w14:textId="77777777" w:rsidR="001D470B" w:rsidRPr="00BE068B" w:rsidRDefault="001D470B" w:rsidP="001D470B">
            <w:pPr>
              <w:rPr>
                <w:rFonts w:ascii="Gill Sans MT" w:hAnsi="Gill Sans MT"/>
              </w:rPr>
            </w:pPr>
          </w:p>
        </w:tc>
        <w:tc>
          <w:tcPr>
            <w:tcW w:w="810" w:type="dxa"/>
          </w:tcPr>
          <w:p w14:paraId="1E360EDD" w14:textId="77777777" w:rsidR="001D470B" w:rsidRPr="00BE068B" w:rsidRDefault="001D470B" w:rsidP="001D470B">
            <w:pPr>
              <w:rPr>
                <w:rFonts w:ascii="Gill Sans MT" w:hAnsi="Gill Sans MT"/>
              </w:rPr>
            </w:pPr>
          </w:p>
        </w:tc>
        <w:tc>
          <w:tcPr>
            <w:tcW w:w="2346" w:type="dxa"/>
          </w:tcPr>
          <w:p w14:paraId="1AE4F061" w14:textId="77777777" w:rsidR="001D470B" w:rsidRPr="00BE068B" w:rsidRDefault="001D470B" w:rsidP="001D470B">
            <w:pPr>
              <w:rPr>
                <w:rFonts w:ascii="Gill Sans MT" w:hAnsi="Gill Sans MT"/>
              </w:rPr>
            </w:pPr>
          </w:p>
        </w:tc>
        <w:tc>
          <w:tcPr>
            <w:tcW w:w="1350" w:type="dxa"/>
          </w:tcPr>
          <w:p w14:paraId="5BE686A3" w14:textId="77777777" w:rsidR="001D470B" w:rsidRPr="00BE068B" w:rsidRDefault="001D470B" w:rsidP="001D470B">
            <w:pPr>
              <w:rPr>
                <w:rFonts w:ascii="Gill Sans MT" w:hAnsi="Gill Sans MT"/>
              </w:rPr>
            </w:pPr>
          </w:p>
        </w:tc>
        <w:tc>
          <w:tcPr>
            <w:tcW w:w="1170" w:type="dxa"/>
          </w:tcPr>
          <w:p w14:paraId="35C80D68" w14:textId="77777777" w:rsidR="001D470B" w:rsidRPr="00BE068B" w:rsidRDefault="001D470B" w:rsidP="001D470B">
            <w:pPr>
              <w:rPr>
                <w:rFonts w:ascii="Gill Sans MT" w:hAnsi="Gill Sans MT"/>
              </w:rPr>
            </w:pPr>
          </w:p>
        </w:tc>
        <w:tc>
          <w:tcPr>
            <w:tcW w:w="1710" w:type="dxa"/>
          </w:tcPr>
          <w:p w14:paraId="56B721BA" w14:textId="77777777" w:rsidR="001D470B" w:rsidRPr="00BE068B" w:rsidRDefault="001D470B" w:rsidP="001D470B">
            <w:pPr>
              <w:rPr>
                <w:rFonts w:ascii="Gill Sans MT" w:hAnsi="Gill Sans MT"/>
              </w:rPr>
            </w:pPr>
          </w:p>
        </w:tc>
      </w:tr>
      <w:tr w:rsidR="001D470B" w:rsidRPr="00BE068B" w14:paraId="665B5637" w14:textId="77777777" w:rsidTr="001D470B">
        <w:tc>
          <w:tcPr>
            <w:tcW w:w="468" w:type="dxa"/>
          </w:tcPr>
          <w:p w14:paraId="6CF3C6C5" w14:textId="77777777" w:rsidR="001D470B" w:rsidRPr="00BE068B" w:rsidRDefault="001D470B" w:rsidP="001D470B">
            <w:pPr>
              <w:rPr>
                <w:rFonts w:ascii="Gill Sans MT" w:hAnsi="Gill Sans MT"/>
              </w:rPr>
            </w:pPr>
            <w:r w:rsidRPr="00BE068B">
              <w:rPr>
                <w:rFonts w:ascii="Gill Sans MT" w:hAnsi="Gill Sans MT"/>
              </w:rPr>
              <w:t>q</w:t>
            </w:r>
          </w:p>
        </w:tc>
        <w:tc>
          <w:tcPr>
            <w:tcW w:w="2361" w:type="dxa"/>
          </w:tcPr>
          <w:p w14:paraId="5F1D6C0D"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791" w:type="dxa"/>
          </w:tcPr>
          <w:p w14:paraId="06C70B90" w14:textId="77777777" w:rsidR="001D470B" w:rsidRPr="00BE068B" w:rsidRDefault="001D470B" w:rsidP="001D470B">
            <w:pPr>
              <w:rPr>
                <w:rFonts w:ascii="Gill Sans MT" w:hAnsi="Gill Sans MT"/>
              </w:rPr>
            </w:pPr>
          </w:p>
        </w:tc>
        <w:tc>
          <w:tcPr>
            <w:tcW w:w="990" w:type="dxa"/>
          </w:tcPr>
          <w:p w14:paraId="1D1348D0" w14:textId="77777777" w:rsidR="001D470B" w:rsidRPr="00BE068B" w:rsidRDefault="001D470B" w:rsidP="001D470B">
            <w:pPr>
              <w:rPr>
                <w:rFonts w:ascii="Gill Sans MT" w:hAnsi="Gill Sans MT"/>
              </w:rPr>
            </w:pPr>
          </w:p>
        </w:tc>
        <w:tc>
          <w:tcPr>
            <w:tcW w:w="810" w:type="dxa"/>
          </w:tcPr>
          <w:p w14:paraId="07DD2191" w14:textId="77777777" w:rsidR="001D470B" w:rsidRPr="00BE068B" w:rsidRDefault="001D470B" w:rsidP="001D470B">
            <w:pPr>
              <w:rPr>
                <w:rFonts w:ascii="Gill Sans MT" w:hAnsi="Gill Sans MT"/>
              </w:rPr>
            </w:pPr>
          </w:p>
        </w:tc>
        <w:tc>
          <w:tcPr>
            <w:tcW w:w="2346" w:type="dxa"/>
          </w:tcPr>
          <w:p w14:paraId="495D6E86" w14:textId="77777777" w:rsidR="001D470B" w:rsidRPr="00BE068B" w:rsidRDefault="001D470B" w:rsidP="001D470B">
            <w:pPr>
              <w:rPr>
                <w:rFonts w:ascii="Gill Sans MT" w:hAnsi="Gill Sans MT"/>
              </w:rPr>
            </w:pPr>
          </w:p>
        </w:tc>
        <w:tc>
          <w:tcPr>
            <w:tcW w:w="1350" w:type="dxa"/>
          </w:tcPr>
          <w:p w14:paraId="2065E306" w14:textId="77777777" w:rsidR="001D470B" w:rsidRPr="00BE068B" w:rsidRDefault="001D470B" w:rsidP="001D470B">
            <w:pPr>
              <w:rPr>
                <w:rFonts w:ascii="Gill Sans MT" w:hAnsi="Gill Sans MT"/>
              </w:rPr>
            </w:pPr>
          </w:p>
        </w:tc>
        <w:tc>
          <w:tcPr>
            <w:tcW w:w="1170" w:type="dxa"/>
          </w:tcPr>
          <w:p w14:paraId="7FC31692" w14:textId="77777777" w:rsidR="001D470B" w:rsidRPr="00BE068B" w:rsidRDefault="001D470B" w:rsidP="001D470B">
            <w:pPr>
              <w:rPr>
                <w:rFonts w:ascii="Gill Sans MT" w:hAnsi="Gill Sans MT"/>
              </w:rPr>
            </w:pPr>
          </w:p>
        </w:tc>
        <w:tc>
          <w:tcPr>
            <w:tcW w:w="1710" w:type="dxa"/>
          </w:tcPr>
          <w:p w14:paraId="7A45E47C" w14:textId="77777777" w:rsidR="001D470B" w:rsidRPr="00BE068B" w:rsidRDefault="001D470B" w:rsidP="001D470B">
            <w:pPr>
              <w:rPr>
                <w:rFonts w:ascii="Gill Sans MT" w:hAnsi="Gill Sans MT"/>
              </w:rPr>
            </w:pPr>
          </w:p>
        </w:tc>
      </w:tr>
      <w:tr w:rsidR="001D470B" w:rsidRPr="00BE068B" w14:paraId="19F2B301" w14:textId="77777777" w:rsidTr="001D470B">
        <w:tc>
          <w:tcPr>
            <w:tcW w:w="468" w:type="dxa"/>
          </w:tcPr>
          <w:p w14:paraId="59076ED8" w14:textId="77777777" w:rsidR="001D470B" w:rsidRPr="00BE068B" w:rsidRDefault="001D470B" w:rsidP="001D470B">
            <w:pPr>
              <w:rPr>
                <w:rFonts w:ascii="Gill Sans MT" w:hAnsi="Gill Sans MT"/>
              </w:rPr>
            </w:pPr>
            <w:r w:rsidRPr="00BE068B">
              <w:rPr>
                <w:rFonts w:ascii="Gill Sans MT" w:hAnsi="Gill Sans MT"/>
              </w:rPr>
              <w:t>r</w:t>
            </w:r>
          </w:p>
        </w:tc>
        <w:tc>
          <w:tcPr>
            <w:tcW w:w="2361" w:type="dxa"/>
          </w:tcPr>
          <w:p w14:paraId="0D343FC5" w14:textId="77777777" w:rsidR="001D470B" w:rsidRPr="00BE068B" w:rsidRDefault="001D470B" w:rsidP="001D470B">
            <w:pPr>
              <w:rPr>
                <w:rFonts w:ascii="Gill Sans MT" w:hAnsi="Gill Sans MT"/>
              </w:rPr>
            </w:pPr>
            <w:r w:rsidRPr="00BE068B">
              <w:rPr>
                <w:rFonts w:ascii="Gill Sans MT" w:hAnsi="Gill Sans MT"/>
              </w:rPr>
              <w:t>Caterpillar</w:t>
            </w:r>
          </w:p>
        </w:tc>
        <w:tc>
          <w:tcPr>
            <w:tcW w:w="1791" w:type="dxa"/>
          </w:tcPr>
          <w:p w14:paraId="287F203D" w14:textId="77777777" w:rsidR="001D470B" w:rsidRPr="00BE068B" w:rsidRDefault="001D470B" w:rsidP="001D470B">
            <w:pPr>
              <w:rPr>
                <w:rFonts w:ascii="Gill Sans MT" w:hAnsi="Gill Sans MT"/>
              </w:rPr>
            </w:pPr>
          </w:p>
        </w:tc>
        <w:tc>
          <w:tcPr>
            <w:tcW w:w="990" w:type="dxa"/>
          </w:tcPr>
          <w:p w14:paraId="30049C6D" w14:textId="77777777" w:rsidR="001D470B" w:rsidRPr="00BE068B" w:rsidRDefault="001D470B" w:rsidP="001D470B">
            <w:pPr>
              <w:rPr>
                <w:rFonts w:ascii="Gill Sans MT" w:hAnsi="Gill Sans MT"/>
              </w:rPr>
            </w:pPr>
          </w:p>
        </w:tc>
        <w:tc>
          <w:tcPr>
            <w:tcW w:w="810" w:type="dxa"/>
          </w:tcPr>
          <w:p w14:paraId="3BF1DA63" w14:textId="77777777" w:rsidR="001D470B" w:rsidRPr="00BE068B" w:rsidRDefault="001D470B" w:rsidP="001D470B">
            <w:pPr>
              <w:rPr>
                <w:rFonts w:ascii="Gill Sans MT" w:hAnsi="Gill Sans MT"/>
              </w:rPr>
            </w:pPr>
          </w:p>
        </w:tc>
        <w:tc>
          <w:tcPr>
            <w:tcW w:w="2346" w:type="dxa"/>
          </w:tcPr>
          <w:p w14:paraId="4853EB2B" w14:textId="77777777" w:rsidR="001D470B" w:rsidRPr="00BE068B" w:rsidRDefault="001D470B" w:rsidP="001D470B">
            <w:pPr>
              <w:rPr>
                <w:rFonts w:ascii="Gill Sans MT" w:hAnsi="Gill Sans MT"/>
              </w:rPr>
            </w:pPr>
          </w:p>
        </w:tc>
        <w:tc>
          <w:tcPr>
            <w:tcW w:w="1350" w:type="dxa"/>
          </w:tcPr>
          <w:p w14:paraId="5671BD57" w14:textId="77777777" w:rsidR="001D470B" w:rsidRPr="00BE068B" w:rsidRDefault="001D470B" w:rsidP="001D470B">
            <w:pPr>
              <w:rPr>
                <w:rFonts w:ascii="Gill Sans MT" w:hAnsi="Gill Sans MT"/>
              </w:rPr>
            </w:pPr>
          </w:p>
        </w:tc>
        <w:tc>
          <w:tcPr>
            <w:tcW w:w="1170" w:type="dxa"/>
          </w:tcPr>
          <w:p w14:paraId="6479A1F2" w14:textId="77777777" w:rsidR="001D470B" w:rsidRPr="00BE068B" w:rsidRDefault="001D470B" w:rsidP="001D470B">
            <w:pPr>
              <w:rPr>
                <w:rFonts w:ascii="Gill Sans MT" w:hAnsi="Gill Sans MT"/>
              </w:rPr>
            </w:pPr>
          </w:p>
        </w:tc>
        <w:tc>
          <w:tcPr>
            <w:tcW w:w="1710" w:type="dxa"/>
          </w:tcPr>
          <w:p w14:paraId="2946BDF9" w14:textId="77777777" w:rsidR="001D470B" w:rsidRPr="00BE068B" w:rsidRDefault="001D470B" w:rsidP="001D470B">
            <w:pPr>
              <w:rPr>
                <w:rFonts w:ascii="Gill Sans MT" w:hAnsi="Gill Sans MT"/>
              </w:rPr>
            </w:pPr>
          </w:p>
        </w:tc>
      </w:tr>
      <w:tr w:rsidR="001D470B" w:rsidRPr="00BE068B" w14:paraId="448EFF84" w14:textId="77777777" w:rsidTr="001D470B">
        <w:tc>
          <w:tcPr>
            <w:tcW w:w="468" w:type="dxa"/>
          </w:tcPr>
          <w:p w14:paraId="0EC9F406" w14:textId="77777777" w:rsidR="001D470B" w:rsidRPr="00BE068B" w:rsidRDefault="001D470B" w:rsidP="001D470B">
            <w:pPr>
              <w:rPr>
                <w:rFonts w:ascii="Gill Sans MT" w:hAnsi="Gill Sans MT"/>
              </w:rPr>
            </w:pPr>
            <w:r w:rsidRPr="00BE068B">
              <w:rPr>
                <w:rFonts w:ascii="Gill Sans MT" w:hAnsi="Gill Sans MT"/>
              </w:rPr>
              <w:t>s</w:t>
            </w:r>
          </w:p>
        </w:tc>
        <w:tc>
          <w:tcPr>
            <w:tcW w:w="2361" w:type="dxa"/>
          </w:tcPr>
          <w:p w14:paraId="74A348AB"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791" w:type="dxa"/>
          </w:tcPr>
          <w:p w14:paraId="3727B4B1" w14:textId="77777777" w:rsidR="001D470B" w:rsidRPr="00BE068B" w:rsidRDefault="001D470B" w:rsidP="001D470B">
            <w:pPr>
              <w:rPr>
                <w:rFonts w:ascii="Gill Sans MT" w:hAnsi="Gill Sans MT"/>
              </w:rPr>
            </w:pPr>
          </w:p>
        </w:tc>
        <w:tc>
          <w:tcPr>
            <w:tcW w:w="990" w:type="dxa"/>
          </w:tcPr>
          <w:p w14:paraId="094BCBC9" w14:textId="77777777" w:rsidR="001D470B" w:rsidRPr="00BE068B" w:rsidRDefault="001D470B" w:rsidP="001D470B">
            <w:pPr>
              <w:rPr>
                <w:rFonts w:ascii="Gill Sans MT" w:hAnsi="Gill Sans MT"/>
              </w:rPr>
            </w:pPr>
          </w:p>
        </w:tc>
        <w:tc>
          <w:tcPr>
            <w:tcW w:w="810" w:type="dxa"/>
          </w:tcPr>
          <w:p w14:paraId="3BD59D8F" w14:textId="77777777" w:rsidR="001D470B" w:rsidRPr="00BE068B" w:rsidRDefault="001D470B" w:rsidP="001D470B">
            <w:pPr>
              <w:rPr>
                <w:rFonts w:ascii="Gill Sans MT" w:hAnsi="Gill Sans MT"/>
              </w:rPr>
            </w:pPr>
          </w:p>
        </w:tc>
        <w:tc>
          <w:tcPr>
            <w:tcW w:w="2346" w:type="dxa"/>
          </w:tcPr>
          <w:p w14:paraId="0D0A51FE" w14:textId="77777777" w:rsidR="001D470B" w:rsidRPr="00BE068B" w:rsidRDefault="001D470B" w:rsidP="001D470B">
            <w:pPr>
              <w:rPr>
                <w:rFonts w:ascii="Gill Sans MT" w:hAnsi="Gill Sans MT"/>
              </w:rPr>
            </w:pPr>
          </w:p>
        </w:tc>
        <w:tc>
          <w:tcPr>
            <w:tcW w:w="1350" w:type="dxa"/>
          </w:tcPr>
          <w:p w14:paraId="5FF824FC" w14:textId="77777777" w:rsidR="001D470B" w:rsidRPr="00BE068B" w:rsidRDefault="001D470B" w:rsidP="001D470B">
            <w:pPr>
              <w:rPr>
                <w:rFonts w:ascii="Gill Sans MT" w:hAnsi="Gill Sans MT"/>
              </w:rPr>
            </w:pPr>
          </w:p>
        </w:tc>
        <w:tc>
          <w:tcPr>
            <w:tcW w:w="1170" w:type="dxa"/>
          </w:tcPr>
          <w:p w14:paraId="4DAFBBBA" w14:textId="77777777" w:rsidR="001D470B" w:rsidRPr="00BE068B" w:rsidRDefault="001D470B" w:rsidP="001D470B">
            <w:pPr>
              <w:rPr>
                <w:rFonts w:ascii="Gill Sans MT" w:hAnsi="Gill Sans MT"/>
              </w:rPr>
            </w:pPr>
          </w:p>
        </w:tc>
        <w:tc>
          <w:tcPr>
            <w:tcW w:w="1710" w:type="dxa"/>
          </w:tcPr>
          <w:p w14:paraId="69C1A2CA" w14:textId="77777777" w:rsidR="001D470B" w:rsidRPr="00BE068B" w:rsidRDefault="001D470B" w:rsidP="001D470B">
            <w:pPr>
              <w:rPr>
                <w:rFonts w:ascii="Gill Sans MT" w:hAnsi="Gill Sans MT"/>
              </w:rPr>
            </w:pPr>
          </w:p>
        </w:tc>
      </w:tr>
    </w:tbl>
    <w:p w14:paraId="3CED4684" w14:textId="77777777" w:rsidR="001D470B" w:rsidRPr="00BE068B" w:rsidRDefault="001D470B" w:rsidP="001D470B">
      <w:pPr>
        <w:rPr>
          <w:rFonts w:ascii="Gill Sans MT" w:hAnsi="Gill Sans MT"/>
        </w:rPr>
      </w:pPr>
    </w:p>
    <w:p w14:paraId="75B70E71" w14:textId="77777777" w:rsidR="001D470B" w:rsidRPr="00BE068B" w:rsidRDefault="001D470B" w:rsidP="001D470B">
      <w:pPr>
        <w:rPr>
          <w:rFonts w:ascii="Gill Sans MT" w:hAnsi="Gill Sans MT"/>
        </w:rPr>
      </w:pPr>
      <w:r w:rsidRPr="00BE068B">
        <w:rPr>
          <w:rFonts w:ascii="Gill Sans MT" w:hAnsi="Gill Sans MT"/>
        </w:rPr>
        <w:br w:type="page"/>
      </w:r>
    </w:p>
    <w:tbl>
      <w:tblPr>
        <w:tblStyle w:val="TableGrid"/>
        <w:tblW w:w="13428" w:type="dxa"/>
        <w:tblLayout w:type="fixed"/>
        <w:tblLook w:val="04A0" w:firstRow="1" w:lastRow="0" w:firstColumn="1" w:lastColumn="0" w:noHBand="0" w:noVBand="1"/>
      </w:tblPr>
      <w:tblGrid>
        <w:gridCol w:w="468"/>
        <w:gridCol w:w="2361"/>
        <w:gridCol w:w="1692"/>
        <w:gridCol w:w="2346"/>
        <w:gridCol w:w="2346"/>
        <w:gridCol w:w="4215"/>
      </w:tblGrid>
      <w:tr w:rsidR="001D470B" w:rsidRPr="00BE068B" w14:paraId="388CE029" w14:textId="77777777" w:rsidTr="001D470B">
        <w:tc>
          <w:tcPr>
            <w:tcW w:w="468" w:type="dxa"/>
          </w:tcPr>
          <w:p w14:paraId="0AB1F2C0" w14:textId="77777777" w:rsidR="001D470B" w:rsidRPr="00BE068B" w:rsidRDefault="001D470B" w:rsidP="001D470B">
            <w:pPr>
              <w:rPr>
                <w:rFonts w:ascii="Gill Sans MT" w:hAnsi="Gill Sans MT"/>
                <w:b/>
                <w:sz w:val="20"/>
                <w:szCs w:val="20"/>
              </w:rPr>
            </w:pPr>
          </w:p>
        </w:tc>
        <w:tc>
          <w:tcPr>
            <w:tcW w:w="2361" w:type="dxa"/>
          </w:tcPr>
          <w:p w14:paraId="67BA603A" w14:textId="77777777" w:rsidR="001D470B" w:rsidRPr="00BE068B" w:rsidRDefault="001D470B" w:rsidP="001D470B">
            <w:pPr>
              <w:rPr>
                <w:rFonts w:ascii="Gill Sans MT" w:hAnsi="Gill Sans MT"/>
                <w:b/>
                <w:sz w:val="20"/>
                <w:szCs w:val="20"/>
              </w:rPr>
            </w:pPr>
          </w:p>
        </w:tc>
        <w:tc>
          <w:tcPr>
            <w:tcW w:w="1692" w:type="dxa"/>
          </w:tcPr>
          <w:p w14:paraId="740A7EE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K.16</w:t>
            </w:r>
          </w:p>
        </w:tc>
        <w:tc>
          <w:tcPr>
            <w:tcW w:w="2346" w:type="dxa"/>
          </w:tcPr>
          <w:p w14:paraId="51B3BB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K.17</w:t>
            </w:r>
          </w:p>
        </w:tc>
        <w:tc>
          <w:tcPr>
            <w:tcW w:w="2346" w:type="dxa"/>
          </w:tcPr>
          <w:p w14:paraId="6FB54F3D" w14:textId="06109DA1" w:rsidR="001D470B" w:rsidRPr="00BE068B" w:rsidRDefault="001D470B" w:rsidP="001D470B">
            <w:pPr>
              <w:rPr>
                <w:rFonts w:ascii="Gill Sans MT" w:hAnsi="Gill Sans MT"/>
                <w:sz w:val="20"/>
                <w:szCs w:val="20"/>
              </w:rPr>
            </w:pPr>
            <w:r w:rsidRPr="00BE068B">
              <w:rPr>
                <w:rFonts w:ascii="Gill Sans MT" w:hAnsi="Gill Sans MT"/>
                <w:sz w:val="20"/>
                <w:szCs w:val="20"/>
              </w:rPr>
              <w:t>K.18</w:t>
            </w:r>
          </w:p>
        </w:tc>
        <w:tc>
          <w:tcPr>
            <w:tcW w:w="4215" w:type="dxa"/>
            <w:vMerge w:val="restart"/>
          </w:tcPr>
          <w:p w14:paraId="6AEC47FA" w14:textId="29AF0F38" w:rsidR="001D470B" w:rsidRDefault="001D470B" w:rsidP="001D470B">
            <w:pPr>
              <w:rPr>
                <w:rFonts w:ascii="Gill Sans MT" w:hAnsi="Gill Sans MT"/>
                <w:sz w:val="20"/>
                <w:szCs w:val="20"/>
              </w:rPr>
            </w:pPr>
            <w:r w:rsidRPr="00BE068B">
              <w:rPr>
                <w:rFonts w:ascii="Gill Sans MT" w:hAnsi="Gill Sans MT"/>
              </w:rPr>
              <w:t>Response to decline - 125</w:t>
            </w:r>
          </w:p>
          <w:p w14:paraId="05922D32" w14:textId="77777777" w:rsidR="001D470B" w:rsidRDefault="001D470B" w:rsidP="001D470B">
            <w:pPr>
              <w:rPr>
                <w:rFonts w:ascii="Gill Sans MT" w:hAnsi="Gill Sans MT"/>
                <w:sz w:val="20"/>
                <w:szCs w:val="20"/>
              </w:rPr>
            </w:pPr>
          </w:p>
          <w:p w14:paraId="1C51BB66" w14:textId="77777777" w:rsidR="001D470B" w:rsidRPr="00BE068B" w:rsidRDefault="001D470B" w:rsidP="001D470B">
            <w:pPr>
              <w:rPr>
                <w:rFonts w:ascii="Gill Sans MT" w:hAnsi="Gill Sans MT"/>
              </w:rPr>
            </w:pPr>
            <w:r w:rsidRPr="00BE068B">
              <w:rPr>
                <w:rFonts w:ascii="Gill Sans MT" w:hAnsi="Gill Sans MT"/>
                <w:sz w:val="20"/>
                <w:szCs w:val="20"/>
              </w:rPr>
              <w:t xml:space="preserve"> </w:t>
            </w:r>
            <w:r w:rsidRPr="00BE068B">
              <w:rPr>
                <w:rFonts w:ascii="Gill Sans MT" w:hAnsi="Gill Sans MT"/>
              </w:rPr>
              <w:t>1=It did not influence the harvest of forest products</w:t>
            </w:r>
          </w:p>
          <w:p w14:paraId="068F0516" w14:textId="77777777" w:rsidR="001D470B" w:rsidRPr="00BE068B" w:rsidRDefault="001D470B" w:rsidP="001D470B">
            <w:pPr>
              <w:rPr>
                <w:rFonts w:ascii="Gill Sans MT" w:hAnsi="Gill Sans MT"/>
              </w:rPr>
            </w:pPr>
            <w:r w:rsidRPr="00BE068B">
              <w:rPr>
                <w:rFonts w:ascii="Gill Sans MT" w:hAnsi="Gill Sans MT"/>
              </w:rPr>
              <w:t>2=Increase collection time (including travelling to areas further away)</w:t>
            </w:r>
          </w:p>
          <w:p w14:paraId="37C2C5FB" w14:textId="77777777" w:rsidR="001D470B" w:rsidRPr="00BE068B" w:rsidRDefault="001D470B" w:rsidP="001D470B">
            <w:pPr>
              <w:rPr>
                <w:rFonts w:ascii="Gill Sans MT" w:hAnsi="Gill Sans MT"/>
              </w:rPr>
            </w:pPr>
            <w:r w:rsidRPr="00BE068B">
              <w:rPr>
                <w:rFonts w:ascii="Gill Sans MT" w:hAnsi="Gill Sans MT"/>
              </w:rPr>
              <w:t>3=Buy the product from other suppliers</w:t>
            </w:r>
          </w:p>
          <w:p w14:paraId="4631EF5F" w14:textId="77777777" w:rsidR="001D470B" w:rsidRPr="00BE068B" w:rsidRDefault="001D470B" w:rsidP="001D470B">
            <w:pPr>
              <w:rPr>
                <w:rFonts w:ascii="Gill Sans MT" w:hAnsi="Gill Sans MT"/>
              </w:rPr>
            </w:pPr>
            <w:r w:rsidRPr="00BE068B">
              <w:rPr>
                <w:rFonts w:ascii="Gill Sans MT" w:hAnsi="Gill Sans MT"/>
              </w:rPr>
              <w:t>4=Reduce harvesting of the product</w:t>
            </w:r>
          </w:p>
          <w:p w14:paraId="04B8EA67" w14:textId="77777777" w:rsidR="001D470B" w:rsidRPr="00BE068B" w:rsidRDefault="001D470B" w:rsidP="001D470B">
            <w:pPr>
              <w:rPr>
                <w:rFonts w:ascii="Gill Sans MT" w:hAnsi="Gill Sans MT"/>
              </w:rPr>
            </w:pPr>
            <w:r w:rsidRPr="00BE068B">
              <w:rPr>
                <w:rFonts w:ascii="Gill Sans MT" w:hAnsi="Gill Sans MT"/>
              </w:rPr>
              <w:t>5=Stop harvesting of the product</w:t>
            </w:r>
          </w:p>
          <w:p w14:paraId="4505318E" w14:textId="77777777" w:rsidR="001D470B" w:rsidRPr="00BE068B" w:rsidRDefault="001D470B" w:rsidP="001D470B">
            <w:pPr>
              <w:rPr>
                <w:rFonts w:ascii="Gill Sans MT" w:hAnsi="Gill Sans MT"/>
              </w:rPr>
            </w:pPr>
            <w:r w:rsidRPr="00BE068B">
              <w:rPr>
                <w:rFonts w:ascii="Gill Sans MT" w:hAnsi="Gill Sans MT"/>
              </w:rPr>
              <w:t>6=Substitute with other type of forest products</w:t>
            </w:r>
          </w:p>
          <w:p w14:paraId="734B0101" w14:textId="77777777" w:rsidR="001D470B" w:rsidRPr="00BE068B" w:rsidRDefault="001D470B" w:rsidP="001D470B">
            <w:pPr>
              <w:rPr>
                <w:rFonts w:ascii="Gill Sans MT" w:hAnsi="Gill Sans MT"/>
              </w:rPr>
            </w:pPr>
            <w:r w:rsidRPr="00BE068B">
              <w:rPr>
                <w:rFonts w:ascii="Gill Sans MT" w:hAnsi="Gill Sans MT"/>
              </w:rPr>
              <w:t>7=Substitute with agricultural products</w:t>
            </w:r>
          </w:p>
          <w:p w14:paraId="1F727D33" w14:textId="77777777" w:rsidR="001D470B" w:rsidRPr="00BE068B" w:rsidRDefault="001D470B" w:rsidP="001D470B">
            <w:pPr>
              <w:rPr>
                <w:rFonts w:ascii="Gill Sans MT" w:hAnsi="Gill Sans MT"/>
              </w:rPr>
            </w:pPr>
            <w:r w:rsidRPr="00BE068B">
              <w:rPr>
                <w:rFonts w:ascii="Gill Sans MT" w:hAnsi="Gill Sans MT"/>
              </w:rPr>
              <w:t>8=Conserving standing trees</w:t>
            </w:r>
          </w:p>
          <w:p w14:paraId="0639CE7E" w14:textId="77777777" w:rsidR="001D470B" w:rsidRPr="00BE068B" w:rsidRDefault="001D470B" w:rsidP="001D470B">
            <w:pPr>
              <w:rPr>
                <w:rFonts w:ascii="Gill Sans MT" w:hAnsi="Gill Sans MT"/>
              </w:rPr>
            </w:pPr>
            <w:r w:rsidRPr="00BE068B">
              <w:rPr>
                <w:rFonts w:ascii="Gill Sans MT" w:hAnsi="Gill Sans MT"/>
              </w:rPr>
              <w:t>9=Planting trees</w:t>
            </w:r>
          </w:p>
          <w:p w14:paraId="7737F3B2" w14:textId="72B37DC1" w:rsidR="001D470B" w:rsidRPr="00BE068B" w:rsidRDefault="001D470B" w:rsidP="001D470B">
            <w:pPr>
              <w:rPr>
                <w:rFonts w:ascii="Gill Sans MT" w:hAnsi="Gill Sans MT"/>
                <w:sz w:val="20"/>
                <w:szCs w:val="20"/>
              </w:rPr>
            </w:pPr>
            <w:r w:rsidRPr="00BE068B">
              <w:rPr>
                <w:rFonts w:ascii="Gill Sans MT" w:hAnsi="Gill Sans MT"/>
              </w:rPr>
              <w:t>10=Restricting access/use of forest</w:t>
            </w:r>
          </w:p>
        </w:tc>
      </w:tr>
      <w:tr w:rsidR="001D470B" w:rsidRPr="00BE068B" w14:paraId="0C6AF418" w14:textId="77777777" w:rsidTr="001D470B">
        <w:tc>
          <w:tcPr>
            <w:tcW w:w="468" w:type="dxa"/>
          </w:tcPr>
          <w:p w14:paraId="0F805F56" w14:textId="77777777" w:rsidR="001D470B" w:rsidRPr="00BE068B" w:rsidRDefault="001D470B" w:rsidP="001D470B">
            <w:pPr>
              <w:rPr>
                <w:rFonts w:ascii="Gill Sans MT" w:hAnsi="Gill Sans MT"/>
                <w:b/>
                <w:sz w:val="20"/>
                <w:szCs w:val="20"/>
              </w:rPr>
            </w:pPr>
          </w:p>
        </w:tc>
        <w:tc>
          <w:tcPr>
            <w:tcW w:w="2361" w:type="dxa"/>
          </w:tcPr>
          <w:p w14:paraId="4AD622EF" w14:textId="77777777" w:rsidR="001D470B" w:rsidRPr="00BE068B" w:rsidRDefault="001D470B" w:rsidP="001D470B">
            <w:pPr>
              <w:rPr>
                <w:rFonts w:ascii="Gill Sans MT" w:hAnsi="Gill Sans MT"/>
                <w:b/>
                <w:sz w:val="20"/>
                <w:szCs w:val="20"/>
              </w:rPr>
            </w:pPr>
            <w:r w:rsidRPr="00BE068B">
              <w:rPr>
                <w:rFonts w:ascii="Gill Sans MT" w:hAnsi="Gill Sans MT"/>
                <w:b/>
                <w:sz w:val="20"/>
                <w:szCs w:val="20"/>
              </w:rPr>
              <w:t>Wood/forest product</w:t>
            </w:r>
          </w:p>
        </w:tc>
        <w:tc>
          <w:tcPr>
            <w:tcW w:w="1692" w:type="dxa"/>
          </w:tcPr>
          <w:p w14:paraId="1407099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have you done in response to the decline in availability of &lt;product&gt;?</w:t>
            </w:r>
          </w:p>
          <w:p w14:paraId="6D0876E4"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See code 125</w:t>
            </w:r>
          </w:p>
          <w:p w14:paraId="78C605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Probe and code, Select all that apply</w:t>
            </w:r>
          </w:p>
        </w:tc>
        <w:tc>
          <w:tcPr>
            <w:tcW w:w="2346" w:type="dxa"/>
          </w:tcPr>
          <w:p w14:paraId="5FBFD060"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Have you experienced any conflicts in relation to harvesting &lt;product&gt; in the last five years? </w:t>
            </w:r>
          </w:p>
          <w:p w14:paraId="5CA9E9C9"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0=No</w:t>
            </w:r>
          </w:p>
          <w:p w14:paraId="7D7AA7F8"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 xml:space="preserve">1=Yes </w:t>
            </w:r>
          </w:p>
          <w:p w14:paraId="658AE122" w14:textId="77777777" w:rsidR="001D470B" w:rsidRPr="00BE068B" w:rsidRDefault="001D470B" w:rsidP="001D470B">
            <w:pPr>
              <w:rPr>
                <w:rFonts w:ascii="Gill Sans MT" w:hAnsi="Gill Sans MT"/>
                <w:i/>
                <w:sz w:val="20"/>
                <w:szCs w:val="20"/>
              </w:rPr>
            </w:pPr>
            <w:r w:rsidRPr="00BE068B">
              <w:rPr>
                <w:rFonts w:ascii="Gill Sans MT" w:hAnsi="Gill Sans MT"/>
                <w:i/>
                <w:sz w:val="20"/>
                <w:szCs w:val="20"/>
              </w:rPr>
              <w:t>If 0, skip to next product</w:t>
            </w:r>
          </w:p>
        </w:tc>
        <w:tc>
          <w:tcPr>
            <w:tcW w:w="2346" w:type="dxa"/>
          </w:tcPr>
          <w:p w14:paraId="0AE2616A"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What type of conflict?</w:t>
            </w:r>
          </w:p>
          <w:p w14:paraId="29BFDC6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1=Conflict with FD</w:t>
            </w:r>
          </w:p>
          <w:p w14:paraId="40780E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2=Conflict with concessioners</w:t>
            </w:r>
          </w:p>
          <w:p w14:paraId="58E15EF5"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3=Land-use conflicts with community members</w:t>
            </w:r>
          </w:p>
          <w:p w14:paraId="5904B412"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4=Land-use conflicts with neighboring communities</w:t>
            </w:r>
          </w:p>
          <w:p w14:paraId="247CF2ED" w14:textId="77777777" w:rsidR="001D470B" w:rsidRPr="00BE068B" w:rsidRDefault="001D470B" w:rsidP="001D470B">
            <w:pPr>
              <w:rPr>
                <w:rFonts w:ascii="Gill Sans MT" w:hAnsi="Gill Sans MT"/>
                <w:sz w:val="20"/>
                <w:szCs w:val="20"/>
              </w:rPr>
            </w:pPr>
            <w:r w:rsidRPr="00BE068B">
              <w:rPr>
                <w:rFonts w:ascii="Gill Sans MT" w:hAnsi="Gill Sans MT"/>
                <w:sz w:val="20"/>
                <w:szCs w:val="20"/>
              </w:rPr>
              <w:t>5=Conflicts with outsiders</w:t>
            </w:r>
          </w:p>
          <w:p w14:paraId="3AD317A3" w14:textId="68804683" w:rsidR="001D470B" w:rsidRPr="00BE068B" w:rsidRDefault="001D470B" w:rsidP="001D470B">
            <w:pPr>
              <w:rPr>
                <w:rFonts w:ascii="Gill Sans MT" w:hAnsi="Gill Sans MT"/>
                <w:sz w:val="20"/>
                <w:szCs w:val="20"/>
              </w:rPr>
            </w:pPr>
            <w:r w:rsidRPr="00BE068B">
              <w:rPr>
                <w:rFonts w:ascii="Gill Sans MT" w:hAnsi="Gill Sans MT"/>
                <w:sz w:val="20"/>
                <w:szCs w:val="20"/>
              </w:rPr>
              <w:t>97=Other, specify</w:t>
            </w:r>
          </w:p>
        </w:tc>
        <w:tc>
          <w:tcPr>
            <w:tcW w:w="4215" w:type="dxa"/>
            <w:vMerge/>
          </w:tcPr>
          <w:p w14:paraId="26EA7A84" w14:textId="5B3A0128" w:rsidR="001D470B" w:rsidRPr="00BE068B" w:rsidRDefault="001D470B" w:rsidP="001D470B">
            <w:pPr>
              <w:rPr>
                <w:rFonts w:ascii="Gill Sans MT" w:hAnsi="Gill Sans MT"/>
                <w:sz w:val="20"/>
                <w:szCs w:val="20"/>
              </w:rPr>
            </w:pPr>
          </w:p>
        </w:tc>
      </w:tr>
      <w:tr w:rsidR="001D470B" w:rsidRPr="00BE068B" w14:paraId="247017E4" w14:textId="77777777" w:rsidTr="001D470B">
        <w:tc>
          <w:tcPr>
            <w:tcW w:w="468" w:type="dxa"/>
          </w:tcPr>
          <w:p w14:paraId="7E2303E6" w14:textId="77777777" w:rsidR="001D470B" w:rsidRPr="00BE068B" w:rsidRDefault="001D470B" w:rsidP="001D470B">
            <w:pPr>
              <w:rPr>
                <w:rFonts w:ascii="Gill Sans MT" w:hAnsi="Gill Sans MT"/>
              </w:rPr>
            </w:pPr>
            <w:r w:rsidRPr="00BE068B">
              <w:rPr>
                <w:rFonts w:ascii="Gill Sans MT" w:hAnsi="Gill Sans MT"/>
              </w:rPr>
              <w:t>a</w:t>
            </w:r>
          </w:p>
        </w:tc>
        <w:tc>
          <w:tcPr>
            <w:tcW w:w="2361" w:type="dxa"/>
          </w:tcPr>
          <w:p w14:paraId="20597DD3" w14:textId="77777777" w:rsidR="001D470B" w:rsidRPr="00BE068B" w:rsidRDefault="001D470B" w:rsidP="001D470B">
            <w:pPr>
              <w:rPr>
                <w:rFonts w:ascii="Gill Sans MT" w:hAnsi="Gill Sans MT"/>
              </w:rPr>
            </w:pPr>
            <w:r>
              <w:rPr>
                <w:rFonts w:ascii="Gill Sans MT" w:hAnsi="Gill Sans MT"/>
              </w:rPr>
              <w:t>Timber</w:t>
            </w:r>
          </w:p>
        </w:tc>
        <w:tc>
          <w:tcPr>
            <w:tcW w:w="1692" w:type="dxa"/>
          </w:tcPr>
          <w:p w14:paraId="243CD774" w14:textId="77777777" w:rsidR="001D470B" w:rsidRPr="00BE068B" w:rsidRDefault="001D470B" w:rsidP="001D470B">
            <w:pPr>
              <w:rPr>
                <w:rFonts w:ascii="Gill Sans MT" w:hAnsi="Gill Sans MT"/>
              </w:rPr>
            </w:pPr>
          </w:p>
        </w:tc>
        <w:tc>
          <w:tcPr>
            <w:tcW w:w="2346" w:type="dxa"/>
          </w:tcPr>
          <w:p w14:paraId="4D2241C6" w14:textId="77777777" w:rsidR="001D470B" w:rsidRPr="00BE068B" w:rsidRDefault="001D470B" w:rsidP="001D470B">
            <w:pPr>
              <w:rPr>
                <w:rFonts w:ascii="Gill Sans MT" w:hAnsi="Gill Sans MT"/>
              </w:rPr>
            </w:pPr>
          </w:p>
        </w:tc>
        <w:tc>
          <w:tcPr>
            <w:tcW w:w="2346" w:type="dxa"/>
          </w:tcPr>
          <w:p w14:paraId="2FB971D2" w14:textId="77777777" w:rsidR="001D470B" w:rsidRPr="00BE068B" w:rsidRDefault="001D470B" w:rsidP="001D470B">
            <w:pPr>
              <w:rPr>
                <w:rFonts w:ascii="Gill Sans MT" w:hAnsi="Gill Sans MT"/>
              </w:rPr>
            </w:pPr>
          </w:p>
        </w:tc>
        <w:tc>
          <w:tcPr>
            <w:tcW w:w="4215" w:type="dxa"/>
            <w:vMerge/>
          </w:tcPr>
          <w:p w14:paraId="36423175" w14:textId="4F3E9A7C" w:rsidR="001D470B" w:rsidRPr="00BE068B" w:rsidRDefault="001D470B" w:rsidP="001D470B">
            <w:pPr>
              <w:rPr>
                <w:rFonts w:ascii="Gill Sans MT" w:hAnsi="Gill Sans MT"/>
              </w:rPr>
            </w:pPr>
          </w:p>
        </w:tc>
      </w:tr>
      <w:tr w:rsidR="001D470B" w:rsidRPr="00BE068B" w14:paraId="0BDEA163" w14:textId="77777777" w:rsidTr="001D470B">
        <w:tc>
          <w:tcPr>
            <w:tcW w:w="468" w:type="dxa"/>
          </w:tcPr>
          <w:p w14:paraId="7B515D1E" w14:textId="77777777" w:rsidR="001D470B" w:rsidRPr="00BE068B" w:rsidRDefault="001D470B" w:rsidP="001D470B">
            <w:pPr>
              <w:rPr>
                <w:rFonts w:ascii="Gill Sans MT" w:hAnsi="Gill Sans MT"/>
              </w:rPr>
            </w:pPr>
            <w:r w:rsidRPr="00BE068B">
              <w:rPr>
                <w:rFonts w:ascii="Gill Sans MT" w:hAnsi="Gill Sans MT"/>
              </w:rPr>
              <w:t>b</w:t>
            </w:r>
          </w:p>
        </w:tc>
        <w:tc>
          <w:tcPr>
            <w:tcW w:w="2361" w:type="dxa"/>
          </w:tcPr>
          <w:p w14:paraId="7B6E3930" w14:textId="77777777" w:rsidR="001D470B" w:rsidRPr="00BE068B" w:rsidRDefault="001D470B" w:rsidP="001D470B">
            <w:pPr>
              <w:rPr>
                <w:rFonts w:ascii="Gill Sans MT" w:hAnsi="Gill Sans MT"/>
              </w:rPr>
            </w:pPr>
            <w:r w:rsidRPr="00BE068B">
              <w:rPr>
                <w:rFonts w:ascii="Gill Sans MT" w:hAnsi="Gill Sans MT"/>
              </w:rPr>
              <w:t>Fuel wood</w:t>
            </w:r>
          </w:p>
        </w:tc>
        <w:tc>
          <w:tcPr>
            <w:tcW w:w="1692" w:type="dxa"/>
          </w:tcPr>
          <w:p w14:paraId="4E94D8DA" w14:textId="77777777" w:rsidR="001D470B" w:rsidRPr="00BE068B" w:rsidRDefault="001D470B" w:rsidP="001D470B">
            <w:pPr>
              <w:rPr>
                <w:rFonts w:ascii="Gill Sans MT" w:hAnsi="Gill Sans MT"/>
              </w:rPr>
            </w:pPr>
          </w:p>
        </w:tc>
        <w:tc>
          <w:tcPr>
            <w:tcW w:w="2346" w:type="dxa"/>
          </w:tcPr>
          <w:p w14:paraId="3F500B1F" w14:textId="77777777" w:rsidR="001D470B" w:rsidRPr="00BE068B" w:rsidRDefault="001D470B" w:rsidP="001D470B">
            <w:pPr>
              <w:rPr>
                <w:rFonts w:ascii="Gill Sans MT" w:hAnsi="Gill Sans MT"/>
              </w:rPr>
            </w:pPr>
          </w:p>
        </w:tc>
        <w:tc>
          <w:tcPr>
            <w:tcW w:w="2346" w:type="dxa"/>
          </w:tcPr>
          <w:p w14:paraId="3D6FB165" w14:textId="77777777" w:rsidR="001D470B" w:rsidRPr="00BE068B" w:rsidRDefault="001D470B" w:rsidP="001D470B">
            <w:pPr>
              <w:rPr>
                <w:rFonts w:ascii="Gill Sans MT" w:hAnsi="Gill Sans MT"/>
              </w:rPr>
            </w:pPr>
          </w:p>
        </w:tc>
        <w:tc>
          <w:tcPr>
            <w:tcW w:w="4215" w:type="dxa"/>
            <w:vMerge/>
          </w:tcPr>
          <w:p w14:paraId="7CC77BA0" w14:textId="785058E8" w:rsidR="001D470B" w:rsidRPr="00BE068B" w:rsidRDefault="001D470B" w:rsidP="001D470B">
            <w:pPr>
              <w:rPr>
                <w:rFonts w:ascii="Gill Sans MT" w:hAnsi="Gill Sans MT"/>
              </w:rPr>
            </w:pPr>
          </w:p>
        </w:tc>
      </w:tr>
      <w:tr w:rsidR="001D470B" w:rsidRPr="00BE068B" w14:paraId="789883FB" w14:textId="77777777" w:rsidTr="001D470B">
        <w:tc>
          <w:tcPr>
            <w:tcW w:w="468" w:type="dxa"/>
          </w:tcPr>
          <w:p w14:paraId="76E21AF8" w14:textId="77777777" w:rsidR="001D470B" w:rsidRPr="00BE068B" w:rsidRDefault="001D470B" w:rsidP="001D470B">
            <w:pPr>
              <w:rPr>
                <w:rFonts w:ascii="Gill Sans MT" w:hAnsi="Gill Sans MT"/>
              </w:rPr>
            </w:pPr>
            <w:r w:rsidRPr="00BE068B">
              <w:rPr>
                <w:rFonts w:ascii="Gill Sans MT" w:hAnsi="Gill Sans MT"/>
              </w:rPr>
              <w:t>c</w:t>
            </w:r>
          </w:p>
        </w:tc>
        <w:tc>
          <w:tcPr>
            <w:tcW w:w="2361" w:type="dxa"/>
          </w:tcPr>
          <w:p w14:paraId="5B318B49" w14:textId="77777777" w:rsidR="001D470B" w:rsidRPr="00BE068B" w:rsidRDefault="001D470B" w:rsidP="001D470B">
            <w:pPr>
              <w:rPr>
                <w:rFonts w:ascii="Gill Sans MT" w:hAnsi="Gill Sans MT"/>
              </w:rPr>
            </w:pPr>
            <w:r w:rsidRPr="00BE068B">
              <w:rPr>
                <w:rFonts w:ascii="Gill Sans MT" w:hAnsi="Gill Sans MT"/>
              </w:rPr>
              <w:t>Charcoal</w:t>
            </w:r>
          </w:p>
        </w:tc>
        <w:tc>
          <w:tcPr>
            <w:tcW w:w="1692" w:type="dxa"/>
          </w:tcPr>
          <w:p w14:paraId="16B95EA4" w14:textId="77777777" w:rsidR="001D470B" w:rsidRPr="00BE068B" w:rsidRDefault="001D470B" w:rsidP="001D470B">
            <w:pPr>
              <w:rPr>
                <w:rFonts w:ascii="Gill Sans MT" w:hAnsi="Gill Sans MT"/>
              </w:rPr>
            </w:pPr>
          </w:p>
        </w:tc>
        <w:tc>
          <w:tcPr>
            <w:tcW w:w="2346" w:type="dxa"/>
          </w:tcPr>
          <w:p w14:paraId="60707B5D" w14:textId="77777777" w:rsidR="001D470B" w:rsidRPr="00BE068B" w:rsidRDefault="001D470B" w:rsidP="001D470B">
            <w:pPr>
              <w:rPr>
                <w:rFonts w:ascii="Gill Sans MT" w:hAnsi="Gill Sans MT"/>
              </w:rPr>
            </w:pPr>
          </w:p>
        </w:tc>
        <w:tc>
          <w:tcPr>
            <w:tcW w:w="2346" w:type="dxa"/>
          </w:tcPr>
          <w:p w14:paraId="5C88BE49" w14:textId="77777777" w:rsidR="001D470B" w:rsidRPr="00BE068B" w:rsidRDefault="001D470B" w:rsidP="001D470B">
            <w:pPr>
              <w:rPr>
                <w:rFonts w:ascii="Gill Sans MT" w:hAnsi="Gill Sans MT"/>
              </w:rPr>
            </w:pPr>
          </w:p>
        </w:tc>
        <w:tc>
          <w:tcPr>
            <w:tcW w:w="4215" w:type="dxa"/>
            <w:vMerge/>
          </w:tcPr>
          <w:p w14:paraId="56398B0E" w14:textId="00F545F0" w:rsidR="001D470B" w:rsidRPr="00BE068B" w:rsidRDefault="001D470B" w:rsidP="001D470B">
            <w:pPr>
              <w:rPr>
                <w:rFonts w:ascii="Gill Sans MT" w:hAnsi="Gill Sans MT"/>
              </w:rPr>
            </w:pPr>
          </w:p>
        </w:tc>
      </w:tr>
      <w:tr w:rsidR="001D470B" w:rsidRPr="00BE068B" w14:paraId="4403ED48" w14:textId="77777777" w:rsidTr="001D470B">
        <w:tc>
          <w:tcPr>
            <w:tcW w:w="468" w:type="dxa"/>
          </w:tcPr>
          <w:p w14:paraId="0E0C239B" w14:textId="77777777" w:rsidR="001D470B" w:rsidRPr="00BE068B" w:rsidRDefault="001D470B" w:rsidP="001D470B">
            <w:pPr>
              <w:rPr>
                <w:rFonts w:ascii="Gill Sans MT" w:hAnsi="Gill Sans MT"/>
              </w:rPr>
            </w:pPr>
            <w:r w:rsidRPr="00BE068B">
              <w:rPr>
                <w:rFonts w:ascii="Gill Sans MT" w:hAnsi="Gill Sans MT"/>
              </w:rPr>
              <w:t>d</w:t>
            </w:r>
          </w:p>
        </w:tc>
        <w:tc>
          <w:tcPr>
            <w:tcW w:w="2361" w:type="dxa"/>
          </w:tcPr>
          <w:p w14:paraId="02BEA8AF" w14:textId="77777777" w:rsidR="001D470B" w:rsidRPr="00BE068B" w:rsidRDefault="001D470B" w:rsidP="001D470B">
            <w:pPr>
              <w:rPr>
                <w:rFonts w:ascii="Gill Sans MT" w:hAnsi="Gill Sans MT"/>
              </w:rPr>
            </w:pPr>
            <w:r w:rsidRPr="00BE068B">
              <w:rPr>
                <w:rFonts w:ascii="Gill Sans MT" w:hAnsi="Gill Sans MT"/>
              </w:rPr>
              <w:t>Wood for wood carving</w:t>
            </w:r>
          </w:p>
        </w:tc>
        <w:tc>
          <w:tcPr>
            <w:tcW w:w="1692" w:type="dxa"/>
          </w:tcPr>
          <w:p w14:paraId="6759FDF7" w14:textId="77777777" w:rsidR="001D470B" w:rsidRPr="00BE068B" w:rsidRDefault="001D470B" w:rsidP="001D470B">
            <w:pPr>
              <w:rPr>
                <w:rFonts w:ascii="Gill Sans MT" w:hAnsi="Gill Sans MT"/>
              </w:rPr>
            </w:pPr>
          </w:p>
        </w:tc>
        <w:tc>
          <w:tcPr>
            <w:tcW w:w="2346" w:type="dxa"/>
          </w:tcPr>
          <w:p w14:paraId="0270D603" w14:textId="77777777" w:rsidR="001D470B" w:rsidRPr="00BE068B" w:rsidRDefault="001D470B" w:rsidP="001D470B">
            <w:pPr>
              <w:rPr>
                <w:rFonts w:ascii="Gill Sans MT" w:hAnsi="Gill Sans MT"/>
              </w:rPr>
            </w:pPr>
          </w:p>
        </w:tc>
        <w:tc>
          <w:tcPr>
            <w:tcW w:w="2346" w:type="dxa"/>
          </w:tcPr>
          <w:p w14:paraId="5932ECFD" w14:textId="77777777" w:rsidR="001D470B" w:rsidRPr="00BE068B" w:rsidRDefault="001D470B" w:rsidP="001D470B">
            <w:pPr>
              <w:rPr>
                <w:rFonts w:ascii="Gill Sans MT" w:hAnsi="Gill Sans MT"/>
              </w:rPr>
            </w:pPr>
          </w:p>
        </w:tc>
        <w:tc>
          <w:tcPr>
            <w:tcW w:w="4215" w:type="dxa"/>
            <w:vMerge/>
          </w:tcPr>
          <w:p w14:paraId="3DCEDD13" w14:textId="04F8D5E9" w:rsidR="001D470B" w:rsidRPr="00BE068B" w:rsidRDefault="001D470B" w:rsidP="001D470B">
            <w:pPr>
              <w:rPr>
                <w:rFonts w:ascii="Gill Sans MT" w:hAnsi="Gill Sans MT"/>
              </w:rPr>
            </w:pPr>
          </w:p>
        </w:tc>
      </w:tr>
      <w:tr w:rsidR="001D470B" w:rsidRPr="00BE068B" w14:paraId="46773C23" w14:textId="77777777" w:rsidTr="001D470B">
        <w:tc>
          <w:tcPr>
            <w:tcW w:w="468" w:type="dxa"/>
          </w:tcPr>
          <w:p w14:paraId="65B2C9A8" w14:textId="77777777" w:rsidR="001D470B" w:rsidRPr="00BE068B" w:rsidRDefault="001D470B" w:rsidP="001D470B">
            <w:pPr>
              <w:rPr>
                <w:rFonts w:ascii="Gill Sans MT" w:hAnsi="Gill Sans MT"/>
              </w:rPr>
            </w:pPr>
            <w:r w:rsidRPr="00BE068B">
              <w:rPr>
                <w:rFonts w:ascii="Gill Sans MT" w:hAnsi="Gill Sans MT"/>
              </w:rPr>
              <w:t>e</w:t>
            </w:r>
          </w:p>
        </w:tc>
        <w:tc>
          <w:tcPr>
            <w:tcW w:w="2361" w:type="dxa"/>
          </w:tcPr>
          <w:p w14:paraId="16EF1E75" w14:textId="77777777" w:rsidR="001D470B" w:rsidRPr="00BE068B" w:rsidRDefault="001D470B" w:rsidP="001D470B">
            <w:pPr>
              <w:rPr>
                <w:rFonts w:ascii="Gill Sans MT" w:hAnsi="Gill Sans MT"/>
              </w:rPr>
            </w:pPr>
            <w:r w:rsidRPr="00BE068B">
              <w:rPr>
                <w:rFonts w:ascii="Gill Sans MT" w:hAnsi="Gill Sans MT"/>
              </w:rPr>
              <w:t>Wood for poles</w:t>
            </w:r>
          </w:p>
        </w:tc>
        <w:tc>
          <w:tcPr>
            <w:tcW w:w="1692" w:type="dxa"/>
          </w:tcPr>
          <w:p w14:paraId="6E701B9C" w14:textId="77777777" w:rsidR="001D470B" w:rsidRPr="00BE068B" w:rsidRDefault="001D470B" w:rsidP="001D470B">
            <w:pPr>
              <w:rPr>
                <w:rFonts w:ascii="Gill Sans MT" w:hAnsi="Gill Sans MT"/>
              </w:rPr>
            </w:pPr>
          </w:p>
        </w:tc>
        <w:tc>
          <w:tcPr>
            <w:tcW w:w="2346" w:type="dxa"/>
          </w:tcPr>
          <w:p w14:paraId="5DE016D9" w14:textId="77777777" w:rsidR="001D470B" w:rsidRPr="00BE068B" w:rsidRDefault="001D470B" w:rsidP="001D470B">
            <w:pPr>
              <w:rPr>
                <w:rFonts w:ascii="Gill Sans MT" w:hAnsi="Gill Sans MT"/>
              </w:rPr>
            </w:pPr>
          </w:p>
        </w:tc>
        <w:tc>
          <w:tcPr>
            <w:tcW w:w="2346" w:type="dxa"/>
          </w:tcPr>
          <w:p w14:paraId="39C9A5AD" w14:textId="77777777" w:rsidR="001D470B" w:rsidRPr="00BE068B" w:rsidRDefault="001D470B" w:rsidP="001D470B">
            <w:pPr>
              <w:rPr>
                <w:rFonts w:ascii="Gill Sans MT" w:hAnsi="Gill Sans MT"/>
              </w:rPr>
            </w:pPr>
          </w:p>
        </w:tc>
        <w:tc>
          <w:tcPr>
            <w:tcW w:w="4215" w:type="dxa"/>
            <w:vMerge/>
          </w:tcPr>
          <w:p w14:paraId="78D96150" w14:textId="11BA793C" w:rsidR="001D470B" w:rsidRPr="00BE068B" w:rsidRDefault="001D470B" w:rsidP="001D470B">
            <w:pPr>
              <w:rPr>
                <w:rFonts w:ascii="Gill Sans MT" w:hAnsi="Gill Sans MT"/>
              </w:rPr>
            </w:pPr>
          </w:p>
        </w:tc>
      </w:tr>
      <w:tr w:rsidR="001D470B" w:rsidRPr="00BE068B" w14:paraId="6729BCBF" w14:textId="77777777" w:rsidTr="001D470B">
        <w:trPr>
          <w:trHeight w:val="179"/>
        </w:trPr>
        <w:tc>
          <w:tcPr>
            <w:tcW w:w="468" w:type="dxa"/>
          </w:tcPr>
          <w:p w14:paraId="674AF124" w14:textId="77777777" w:rsidR="001D470B" w:rsidRPr="00BE068B" w:rsidRDefault="001D470B" w:rsidP="001D470B">
            <w:pPr>
              <w:rPr>
                <w:rFonts w:ascii="Gill Sans MT" w:hAnsi="Gill Sans MT"/>
              </w:rPr>
            </w:pPr>
            <w:r w:rsidRPr="00BE068B">
              <w:rPr>
                <w:rFonts w:ascii="Gill Sans MT" w:hAnsi="Gill Sans MT"/>
              </w:rPr>
              <w:t>f</w:t>
            </w:r>
          </w:p>
        </w:tc>
        <w:tc>
          <w:tcPr>
            <w:tcW w:w="2361" w:type="dxa"/>
          </w:tcPr>
          <w:p w14:paraId="4111D788" w14:textId="77777777" w:rsidR="001D470B" w:rsidRPr="00BE068B" w:rsidRDefault="001D470B" w:rsidP="001D470B">
            <w:pPr>
              <w:rPr>
                <w:rFonts w:ascii="Gill Sans MT" w:hAnsi="Gill Sans MT"/>
              </w:rPr>
            </w:pPr>
            <w:r w:rsidRPr="00BE068B">
              <w:rPr>
                <w:rFonts w:ascii="Gill Sans MT" w:hAnsi="Gill Sans MT"/>
              </w:rPr>
              <w:t xml:space="preserve">Fruit, nuts, seeds, roots, berries, etc. </w:t>
            </w:r>
          </w:p>
        </w:tc>
        <w:tc>
          <w:tcPr>
            <w:tcW w:w="1692" w:type="dxa"/>
          </w:tcPr>
          <w:p w14:paraId="648653FF" w14:textId="77777777" w:rsidR="001D470B" w:rsidRPr="00BE068B" w:rsidRDefault="001D470B" w:rsidP="001D470B">
            <w:pPr>
              <w:rPr>
                <w:rFonts w:ascii="Gill Sans MT" w:hAnsi="Gill Sans MT"/>
              </w:rPr>
            </w:pPr>
          </w:p>
        </w:tc>
        <w:tc>
          <w:tcPr>
            <w:tcW w:w="2346" w:type="dxa"/>
          </w:tcPr>
          <w:p w14:paraId="10514471" w14:textId="77777777" w:rsidR="001D470B" w:rsidRPr="00BE068B" w:rsidRDefault="001D470B" w:rsidP="001D470B">
            <w:pPr>
              <w:rPr>
                <w:rFonts w:ascii="Gill Sans MT" w:hAnsi="Gill Sans MT"/>
              </w:rPr>
            </w:pPr>
          </w:p>
        </w:tc>
        <w:tc>
          <w:tcPr>
            <w:tcW w:w="2346" w:type="dxa"/>
          </w:tcPr>
          <w:p w14:paraId="0EF078B6" w14:textId="77777777" w:rsidR="001D470B" w:rsidRPr="00BE068B" w:rsidRDefault="001D470B" w:rsidP="001D470B">
            <w:pPr>
              <w:rPr>
                <w:rFonts w:ascii="Gill Sans MT" w:hAnsi="Gill Sans MT"/>
              </w:rPr>
            </w:pPr>
          </w:p>
        </w:tc>
        <w:tc>
          <w:tcPr>
            <w:tcW w:w="4215" w:type="dxa"/>
            <w:vMerge/>
          </w:tcPr>
          <w:p w14:paraId="18BB5E9F" w14:textId="07E59E24" w:rsidR="001D470B" w:rsidRPr="00BE068B" w:rsidRDefault="001D470B" w:rsidP="001D470B">
            <w:pPr>
              <w:rPr>
                <w:rFonts w:ascii="Gill Sans MT" w:hAnsi="Gill Sans MT"/>
              </w:rPr>
            </w:pPr>
          </w:p>
        </w:tc>
      </w:tr>
      <w:tr w:rsidR="001D470B" w:rsidRPr="00BE068B" w14:paraId="3E1EE340" w14:textId="77777777" w:rsidTr="001D470B">
        <w:tc>
          <w:tcPr>
            <w:tcW w:w="468" w:type="dxa"/>
          </w:tcPr>
          <w:p w14:paraId="473AD410" w14:textId="77777777" w:rsidR="001D470B" w:rsidRPr="00BE068B" w:rsidRDefault="001D470B" w:rsidP="001D470B">
            <w:pPr>
              <w:rPr>
                <w:rFonts w:ascii="Gill Sans MT" w:hAnsi="Gill Sans MT"/>
              </w:rPr>
            </w:pPr>
            <w:r w:rsidRPr="00BE068B">
              <w:rPr>
                <w:rFonts w:ascii="Gill Sans MT" w:hAnsi="Gill Sans MT"/>
              </w:rPr>
              <w:t>g</w:t>
            </w:r>
          </w:p>
        </w:tc>
        <w:tc>
          <w:tcPr>
            <w:tcW w:w="2361" w:type="dxa"/>
          </w:tcPr>
          <w:p w14:paraId="36E63A23" w14:textId="77777777" w:rsidR="001D470B" w:rsidRPr="00BE068B" w:rsidRDefault="001D470B" w:rsidP="001D470B">
            <w:pPr>
              <w:rPr>
                <w:rFonts w:ascii="Gill Sans MT" w:hAnsi="Gill Sans MT"/>
              </w:rPr>
            </w:pPr>
            <w:r w:rsidRPr="00BE068B">
              <w:rPr>
                <w:rFonts w:ascii="Gill Sans MT" w:hAnsi="Gill Sans MT"/>
              </w:rPr>
              <w:t>Mushrooms</w:t>
            </w:r>
          </w:p>
        </w:tc>
        <w:tc>
          <w:tcPr>
            <w:tcW w:w="1692" w:type="dxa"/>
          </w:tcPr>
          <w:p w14:paraId="39511FC4" w14:textId="77777777" w:rsidR="001D470B" w:rsidRPr="00BE068B" w:rsidRDefault="001D470B" w:rsidP="001D470B">
            <w:pPr>
              <w:rPr>
                <w:rFonts w:ascii="Gill Sans MT" w:hAnsi="Gill Sans MT"/>
              </w:rPr>
            </w:pPr>
          </w:p>
        </w:tc>
        <w:tc>
          <w:tcPr>
            <w:tcW w:w="2346" w:type="dxa"/>
          </w:tcPr>
          <w:p w14:paraId="783C6DE1" w14:textId="77777777" w:rsidR="001D470B" w:rsidRPr="00BE068B" w:rsidRDefault="001D470B" w:rsidP="001D470B">
            <w:pPr>
              <w:rPr>
                <w:rFonts w:ascii="Gill Sans MT" w:hAnsi="Gill Sans MT"/>
              </w:rPr>
            </w:pPr>
          </w:p>
        </w:tc>
        <w:tc>
          <w:tcPr>
            <w:tcW w:w="2346" w:type="dxa"/>
          </w:tcPr>
          <w:p w14:paraId="36947CE5" w14:textId="77777777" w:rsidR="001D470B" w:rsidRPr="00BE068B" w:rsidRDefault="001D470B" w:rsidP="001D470B">
            <w:pPr>
              <w:rPr>
                <w:rFonts w:ascii="Gill Sans MT" w:hAnsi="Gill Sans MT"/>
              </w:rPr>
            </w:pPr>
          </w:p>
        </w:tc>
        <w:tc>
          <w:tcPr>
            <w:tcW w:w="4215" w:type="dxa"/>
            <w:vMerge/>
          </w:tcPr>
          <w:p w14:paraId="41503C1C" w14:textId="3A53A959" w:rsidR="001D470B" w:rsidRPr="00BE068B" w:rsidRDefault="001D470B" w:rsidP="001D470B">
            <w:pPr>
              <w:rPr>
                <w:rFonts w:ascii="Gill Sans MT" w:hAnsi="Gill Sans MT"/>
              </w:rPr>
            </w:pPr>
          </w:p>
        </w:tc>
      </w:tr>
      <w:tr w:rsidR="001D470B" w:rsidRPr="00BE068B" w14:paraId="081027B6" w14:textId="77777777" w:rsidTr="001D470B">
        <w:tc>
          <w:tcPr>
            <w:tcW w:w="468" w:type="dxa"/>
          </w:tcPr>
          <w:p w14:paraId="4200E95D" w14:textId="77777777" w:rsidR="001D470B" w:rsidRPr="00BE068B" w:rsidRDefault="001D470B" w:rsidP="001D470B">
            <w:pPr>
              <w:rPr>
                <w:rFonts w:ascii="Gill Sans MT" w:hAnsi="Gill Sans MT"/>
              </w:rPr>
            </w:pPr>
            <w:r w:rsidRPr="00BE068B">
              <w:rPr>
                <w:rFonts w:ascii="Gill Sans MT" w:hAnsi="Gill Sans MT"/>
              </w:rPr>
              <w:t>h</w:t>
            </w:r>
          </w:p>
        </w:tc>
        <w:tc>
          <w:tcPr>
            <w:tcW w:w="2361" w:type="dxa"/>
          </w:tcPr>
          <w:p w14:paraId="380569D4" w14:textId="77777777" w:rsidR="001D470B" w:rsidRPr="00BE068B" w:rsidRDefault="001D470B" w:rsidP="001D470B">
            <w:pPr>
              <w:rPr>
                <w:rFonts w:ascii="Gill Sans MT" w:hAnsi="Gill Sans MT"/>
              </w:rPr>
            </w:pPr>
            <w:r w:rsidRPr="00BE068B">
              <w:rPr>
                <w:rFonts w:ascii="Gill Sans MT" w:hAnsi="Gill Sans MT"/>
              </w:rPr>
              <w:t>Fodder</w:t>
            </w:r>
          </w:p>
        </w:tc>
        <w:tc>
          <w:tcPr>
            <w:tcW w:w="1692" w:type="dxa"/>
          </w:tcPr>
          <w:p w14:paraId="42B9CA13" w14:textId="77777777" w:rsidR="001D470B" w:rsidRPr="00BE068B" w:rsidRDefault="001D470B" w:rsidP="001D470B">
            <w:pPr>
              <w:rPr>
                <w:rFonts w:ascii="Gill Sans MT" w:hAnsi="Gill Sans MT"/>
              </w:rPr>
            </w:pPr>
          </w:p>
        </w:tc>
        <w:tc>
          <w:tcPr>
            <w:tcW w:w="2346" w:type="dxa"/>
          </w:tcPr>
          <w:p w14:paraId="6C8A0F7E" w14:textId="77777777" w:rsidR="001D470B" w:rsidRPr="00BE068B" w:rsidRDefault="001D470B" w:rsidP="001D470B">
            <w:pPr>
              <w:rPr>
                <w:rFonts w:ascii="Gill Sans MT" w:hAnsi="Gill Sans MT"/>
              </w:rPr>
            </w:pPr>
          </w:p>
        </w:tc>
        <w:tc>
          <w:tcPr>
            <w:tcW w:w="2346" w:type="dxa"/>
          </w:tcPr>
          <w:p w14:paraId="795523D8" w14:textId="77777777" w:rsidR="001D470B" w:rsidRPr="00BE068B" w:rsidRDefault="001D470B" w:rsidP="001D470B">
            <w:pPr>
              <w:rPr>
                <w:rFonts w:ascii="Gill Sans MT" w:hAnsi="Gill Sans MT"/>
              </w:rPr>
            </w:pPr>
          </w:p>
        </w:tc>
        <w:tc>
          <w:tcPr>
            <w:tcW w:w="4215" w:type="dxa"/>
            <w:vMerge/>
          </w:tcPr>
          <w:p w14:paraId="078157C0" w14:textId="7988348E" w:rsidR="001D470B" w:rsidRPr="00BE068B" w:rsidRDefault="001D470B" w:rsidP="001D470B">
            <w:pPr>
              <w:rPr>
                <w:rFonts w:ascii="Gill Sans MT" w:hAnsi="Gill Sans MT"/>
              </w:rPr>
            </w:pPr>
          </w:p>
        </w:tc>
      </w:tr>
      <w:tr w:rsidR="001D470B" w:rsidRPr="00BE068B" w14:paraId="44559A59" w14:textId="77777777" w:rsidTr="001D470B">
        <w:tc>
          <w:tcPr>
            <w:tcW w:w="468" w:type="dxa"/>
          </w:tcPr>
          <w:p w14:paraId="6ED0251D" w14:textId="77777777" w:rsidR="001D470B" w:rsidRPr="00BE068B" w:rsidRDefault="001D470B" w:rsidP="001D470B">
            <w:pPr>
              <w:rPr>
                <w:rFonts w:ascii="Gill Sans MT" w:hAnsi="Gill Sans MT"/>
              </w:rPr>
            </w:pPr>
            <w:r w:rsidRPr="00BE068B">
              <w:rPr>
                <w:rFonts w:ascii="Gill Sans MT" w:hAnsi="Gill Sans MT"/>
              </w:rPr>
              <w:t>i</w:t>
            </w:r>
          </w:p>
        </w:tc>
        <w:tc>
          <w:tcPr>
            <w:tcW w:w="2361" w:type="dxa"/>
          </w:tcPr>
          <w:p w14:paraId="422CCBFC" w14:textId="77777777" w:rsidR="001D470B" w:rsidRPr="00BE068B" w:rsidRDefault="001D470B" w:rsidP="001D470B">
            <w:pPr>
              <w:rPr>
                <w:rFonts w:ascii="Gill Sans MT" w:hAnsi="Gill Sans MT"/>
              </w:rPr>
            </w:pPr>
            <w:r w:rsidRPr="00BE068B">
              <w:rPr>
                <w:rFonts w:ascii="Gill Sans MT" w:hAnsi="Gill Sans MT"/>
              </w:rPr>
              <w:t>Rattan</w:t>
            </w:r>
          </w:p>
        </w:tc>
        <w:tc>
          <w:tcPr>
            <w:tcW w:w="1692" w:type="dxa"/>
          </w:tcPr>
          <w:p w14:paraId="4B9A6587" w14:textId="77777777" w:rsidR="001D470B" w:rsidRPr="00BE068B" w:rsidRDefault="001D470B" w:rsidP="001D470B">
            <w:pPr>
              <w:rPr>
                <w:rFonts w:ascii="Gill Sans MT" w:hAnsi="Gill Sans MT"/>
              </w:rPr>
            </w:pPr>
          </w:p>
        </w:tc>
        <w:tc>
          <w:tcPr>
            <w:tcW w:w="2346" w:type="dxa"/>
          </w:tcPr>
          <w:p w14:paraId="7D35C3DB" w14:textId="77777777" w:rsidR="001D470B" w:rsidRPr="00BE068B" w:rsidRDefault="001D470B" w:rsidP="001D470B">
            <w:pPr>
              <w:rPr>
                <w:rFonts w:ascii="Gill Sans MT" w:hAnsi="Gill Sans MT"/>
              </w:rPr>
            </w:pPr>
          </w:p>
        </w:tc>
        <w:tc>
          <w:tcPr>
            <w:tcW w:w="2346" w:type="dxa"/>
          </w:tcPr>
          <w:p w14:paraId="6F991802" w14:textId="77777777" w:rsidR="001D470B" w:rsidRPr="00BE068B" w:rsidRDefault="001D470B" w:rsidP="001D470B">
            <w:pPr>
              <w:rPr>
                <w:rFonts w:ascii="Gill Sans MT" w:hAnsi="Gill Sans MT"/>
              </w:rPr>
            </w:pPr>
          </w:p>
        </w:tc>
        <w:tc>
          <w:tcPr>
            <w:tcW w:w="4215" w:type="dxa"/>
            <w:vMerge/>
          </w:tcPr>
          <w:p w14:paraId="12A7A445" w14:textId="524D03D6" w:rsidR="001D470B" w:rsidRPr="00BE068B" w:rsidRDefault="001D470B" w:rsidP="001D470B">
            <w:pPr>
              <w:rPr>
                <w:rFonts w:ascii="Gill Sans MT" w:hAnsi="Gill Sans MT"/>
              </w:rPr>
            </w:pPr>
          </w:p>
        </w:tc>
      </w:tr>
      <w:tr w:rsidR="001D470B" w:rsidRPr="00BE068B" w14:paraId="1EAD6B2C" w14:textId="77777777" w:rsidTr="001D470B">
        <w:tc>
          <w:tcPr>
            <w:tcW w:w="468" w:type="dxa"/>
          </w:tcPr>
          <w:p w14:paraId="230F136A" w14:textId="77777777" w:rsidR="001D470B" w:rsidRPr="00BE068B" w:rsidRDefault="001D470B" w:rsidP="001D470B">
            <w:pPr>
              <w:rPr>
                <w:rFonts w:ascii="Gill Sans MT" w:hAnsi="Gill Sans MT"/>
              </w:rPr>
            </w:pPr>
            <w:r w:rsidRPr="00BE068B">
              <w:rPr>
                <w:rFonts w:ascii="Gill Sans MT" w:hAnsi="Gill Sans MT"/>
              </w:rPr>
              <w:t>j</w:t>
            </w:r>
          </w:p>
        </w:tc>
        <w:tc>
          <w:tcPr>
            <w:tcW w:w="2361" w:type="dxa"/>
          </w:tcPr>
          <w:p w14:paraId="14687D23" w14:textId="77777777" w:rsidR="001D470B" w:rsidRPr="00BE068B" w:rsidRDefault="001D470B" w:rsidP="001D470B">
            <w:pPr>
              <w:rPr>
                <w:rFonts w:ascii="Gill Sans MT" w:hAnsi="Gill Sans MT"/>
              </w:rPr>
            </w:pPr>
            <w:r w:rsidRPr="00BE068B">
              <w:rPr>
                <w:rFonts w:ascii="Gill Sans MT" w:hAnsi="Gill Sans MT"/>
              </w:rPr>
              <w:t>Plant medicines</w:t>
            </w:r>
          </w:p>
        </w:tc>
        <w:tc>
          <w:tcPr>
            <w:tcW w:w="1692" w:type="dxa"/>
          </w:tcPr>
          <w:p w14:paraId="079560F7" w14:textId="77777777" w:rsidR="001D470B" w:rsidRPr="00BE068B" w:rsidRDefault="001D470B" w:rsidP="001D470B">
            <w:pPr>
              <w:rPr>
                <w:rFonts w:ascii="Gill Sans MT" w:hAnsi="Gill Sans MT"/>
              </w:rPr>
            </w:pPr>
          </w:p>
        </w:tc>
        <w:tc>
          <w:tcPr>
            <w:tcW w:w="2346" w:type="dxa"/>
          </w:tcPr>
          <w:p w14:paraId="08B58E85" w14:textId="77777777" w:rsidR="001D470B" w:rsidRPr="00BE068B" w:rsidRDefault="001D470B" w:rsidP="001D470B">
            <w:pPr>
              <w:rPr>
                <w:rFonts w:ascii="Gill Sans MT" w:hAnsi="Gill Sans MT"/>
              </w:rPr>
            </w:pPr>
          </w:p>
        </w:tc>
        <w:tc>
          <w:tcPr>
            <w:tcW w:w="2346" w:type="dxa"/>
          </w:tcPr>
          <w:p w14:paraId="74B4E197" w14:textId="77777777" w:rsidR="001D470B" w:rsidRPr="00BE068B" w:rsidRDefault="001D470B" w:rsidP="001D470B">
            <w:pPr>
              <w:rPr>
                <w:rFonts w:ascii="Gill Sans MT" w:hAnsi="Gill Sans MT"/>
              </w:rPr>
            </w:pPr>
          </w:p>
        </w:tc>
        <w:tc>
          <w:tcPr>
            <w:tcW w:w="4215" w:type="dxa"/>
            <w:vMerge/>
          </w:tcPr>
          <w:p w14:paraId="38292CEE" w14:textId="5F3AFAD0" w:rsidR="001D470B" w:rsidRPr="00BE068B" w:rsidRDefault="001D470B" w:rsidP="001D470B">
            <w:pPr>
              <w:rPr>
                <w:rFonts w:ascii="Gill Sans MT" w:hAnsi="Gill Sans MT"/>
              </w:rPr>
            </w:pPr>
          </w:p>
        </w:tc>
      </w:tr>
      <w:tr w:rsidR="001D470B" w:rsidRPr="00BE068B" w14:paraId="1574C46A" w14:textId="77777777" w:rsidTr="001D470B">
        <w:tc>
          <w:tcPr>
            <w:tcW w:w="468" w:type="dxa"/>
          </w:tcPr>
          <w:p w14:paraId="7DF5401C" w14:textId="77777777" w:rsidR="001D470B" w:rsidRPr="00BE068B" w:rsidRDefault="001D470B" w:rsidP="001D470B">
            <w:pPr>
              <w:rPr>
                <w:rFonts w:ascii="Gill Sans MT" w:hAnsi="Gill Sans MT"/>
              </w:rPr>
            </w:pPr>
            <w:r w:rsidRPr="00BE068B">
              <w:rPr>
                <w:rFonts w:ascii="Gill Sans MT" w:hAnsi="Gill Sans MT"/>
              </w:rPr>
              <w:t>k</w:t>
            </w:r>
          </w:p>
        </w:tc>
        <w:tc>
          <w:tcPr>
            <w:tcW w:w="2361" w:type="dxa"/>
          </w:tcPr>
          <w:p w14:paraId="44A97D2A" w14:textId="77777777" w:rsidR="001D470B" w:rsidRPr="00BE068B" w:rsidRDefault="001D470B" w:rsidP="001D470B">
            <w:pPr>
              <w:rPr>
                <w:rFonts w:ascii="Gill Sans MT" w:hAnsi="Gill Sans MT"/>
              </w:rPr>
            </w:pPr>
            <w:r w:rsidRPr="00BE068B">
              <w:rPr>
                <w:rFonts w:ascii="Gill Sans MT" w:hAnsi="Gill Sans MT"/>
              </w:rPr>
              <w:t>Herbs and spices</w:t>
            </w:r>
          </w:p>
        </w:tc>
        <w:tc>
          <w:tcPr>
            <w:tcW w:w="1692" w:type="dxa"/>
          </w:tcPr>
          <w:p w14:paraId="35338C00" w14:textId="77777777" w:rsidR="001D470B" w:rsidRPr="00BE068B" w:rsidRDefault="001D470B" w:rsidP="001D470B">
            <w:pPr>
              <w:rPr>
                <w:rFonts w:ascii="Gill Sans MT" w:hAnsi="Gill Sans MT"/>
              </w:rPr>
            </w:pPr>
          </w:p>
        </w:tc>
        <w:tc>
          <w:tcPr>
            <w:tcW w:w="2346" w:type="dxa"/>
          </w:tcPr>
          <w:p w14:paraId="158EAA61" w14:textId="77777777" w:rsidR="001D470B" w:rsidRPr="00BE068B" w:rsidRDefault="001D470B" w:rsidP="001D470B">
            <w:pPr>
              <w:rPr>
                <w:rFonts w:ascii="Gill Sans MT" w:hAnsi="Gill Sans MT"/>
              </w:rPr>
            </w:pPr>
          </w:p>
        </w:tc>
        <w:tc>
          <w:tcPr>
            <w:tcW w:w="2346" w:type="dxa"/>
          </w:tcPr>
          <w:p w14:paraId="4919F906" w14:textId="77777777" w:rsidR="001D470B" w:rsidRPr="00BE068B" w:rsidRDefault="001D470B" w:rsidP="001D470B">
            <w:pPr>
              <w:rPr>
                <w:rFonts w:ascii="Gill Sans MT" w:hAnsi="Gill Sans MT"/>
              </w:rPr>
            </w:pPr>
          </w:p>
        </w:tc>
        <w:tc>
          <w:tcPr>
            <w:tcW w:w="4215" w:type="dxa"/>
            <w:vMerge/>
          </w:tcPr>
          <w:p w14:paraId="1D2AFE91" w14:textId="5A3F4A80" w:rsidR="001D470B" w:rsidRPr="00BE068B" w:rsidRDefault="001D470B" w:rsidP="001D470B">
            <w:pPr>
              <w:rPr>
                <w:rFonts w:ascii="Gill Sans MT" w:hAnsi="Gill Sans MT"/>
              </w:rPr>
            </w:pPr>
          </w:p>
        </w:tc>
      </w:tr>
      <w:tr w:rsidR="001D470B" w:rsidRPr="00BE068B" w14:paraId="05B89B77" w14:textId="77777777" w:rsidTr="001D470B">
        <w:tc>
          <w:tcPr>
            <w:tcW w:w="468" w:type="dxa"/>
          </w:tcPr>
          <w:p w14:paraId="3B9FD1C7" w14:textId="77777777" w:rsidR="001D470B" w:rsidRPr="00BE068B" w:rsidRDefault="001D470B" w:rsidP="001D470B">
            <w:pPr>
              <w:rPr>
                <w:rFonts w:ascii="Gill Sans MT" w:hAnsi="Gill Sans MT"/>
              </w:rPr>
            </w:pPr>
            <w:r w:rsidRPr="00BE068B">
              <w:rPr>
                <w:rFonts w:ascii="Gill Sans MT" w:hAnsi="Gill Sans MT"/>
              </w:rPr>
              <w:t>l</w:t>
            </w:r>
          </w:p>
        </w:tc>
        <w:tc>
          <w:tcPr>
            <w:tcW w:w="2361" w:type="dxa"/>
          </w:tcPr>
          <w:p w14:paraId="7D3F8CC4" w14:textId="77777777" w:rsidR="001D470B" w:rsidRPr="00BE068B" w:rsidRDefault="001D470B" w:rsidP="001D470B">
            <w:pPr>
              <w:rPr>
                <w:rFonts w:ascii="Gill Sans MT" w:hAnsi="Gill Sans MT"/>
              </w:rPr>
            </w:pPr>
            <w:r w:rsidRPr="00BE068B">
              <w:rPr>
                <w:rFonts w:ascii="Gill Sans MT" w:hAnsi="Gill Sans MT"/>
              </w:rPr>
              <w:t>Dying/tanning</w:t>
            </w:r>
          </w:p>
        </w:tc>
        <w:tc>
          <w:tcPr>
            <w:tcW w:w="1692" w:type="dxa"/>
          </w:tcPr>
          <w:p w14:paraId="0A08345E" w14:textId="77777777" w:rsidR="001D470B" w:rsidRPr="00BE068B" w:rsidRDefault="001D470B" w:rsidP="001D470B">
            <w:pPr>
              <w:rPr>
                <w:rFonts w:ascii="Gill Sans MT" w:hAnsi="Gill Sans MT"/>
              </w:rPr>
            </w:pPr>
          </w:p>
        </w:tc>
        <w:tc>
          <w:tcPr>
            <w:tcW w:w="2346" w:type="dxa"/>
          </w:tcPr>
          <w:p w14:paraId="77CDA2AE" w14:textId="77777777" w:rsidR="001D470B" w:rsidRPr="00BE068B" w:rsidRDefault="001D470B" w:rsidP="001D470B">
            <w:pPr>
              <w:rPr>
                <w:rFonts w:ascii="Gill Sans MT" w:hAnsi="Gill Sans MT"/>
              </w:rPr>
            </w:pPr>
          </w:p>
        </w:tc>
        <w:tc>
          <w:tcPr>
            <w:tcW w:w="2346" w:type="dxa"/>
          </w:tcPr>
          <w:p w14:paraId="5501D8C0" w14:textId="77777777" w:rsidR="001D470B" w:rsidRPr="00BE068B" w:rsidRDefault="001D470B" w:rsidP="001D470B">
            <w:pPr>
              <w:rPr>
                <w:rFonts w:ascii="Gill Sans MT" w:hAnsi="Gill Sans MT"/>
              </w:rPr>
            </w:pPr>
          </w:p>
        </w:tc>
        <w:tc>
          <w:tcPr>
            <w:tcW w:w="4215" w:type="dxa"/>
            <w:vMerge/>
          </w:tcPr>
          <w:p w14:paraId="26E6F7AE" w14:textId="047343EF" w:rsidR="001D470B" w:rsidRPr="00BE068B" w:rsidRDefault="001D470B" w:rsidP="001D470B">
            <w:pPr>
              <w:rPr>
                <w:rFonts w:ascii="Gill Sans MT" w:hAnsi="Gill Sans MT"/>
              </w:rPr>
            </w:pPr>
          </w:p>
        </w:tc>
      </w:tr>
      <w:tr w:rsidR="001D470B" w:rsidRPr="00BE068B" w14:paraId="2888E7B8" w14:textId="77777777" w:rsidTr="001D470B">
        <w:tc>
          <w:tcPr>
            <w:tcW w:w="468" w:type="dxa"/>
          </w:tcPr>
          <w:p w14:paraId="1630E220" w14:textId="77777777" w:rsidR="001D470B" w:rsidRPr="00BE068B" w:rsidRDefault="001D470B" w:rsidP="001D470B">
            <w:pPr>
              <w:rPr>
                <w:rFonts w:ascii="Gill Sans MT" w:hAnsi="Gill Sans MT"/>
              </w:rPr>
            </w:pPr>
            <w:r w:rsidRPr="00BE068B">
              <w:rPr>
                <w:rFonts w:ascii="Gill Sans MT" w:hAnsi="Gill Sans MT"/>
              </w:rPr>
              <w:t>m</w:t>
            </w:r>
          </w:p>
        </w:tc>
        <w:tc>
          <w:tcPr>
            <w:tcW w:w="2361" w:type="dxa"/>
          </w:tcPr>
          <w:p w14:paraId="6C5F9A72" w14:textId="77777777" w:rsidR="001D470B" w:rsidRPr="00BE068B" w:rsidRDefault="001D470B" w:rsidP="001D470B">
            <w:pPr>
              <w:rPr>
                <w:rFonts w:ascii="Gill Sans MT" w:hAnsi="Gill Sans MT"/>
              </w:rPr>
            </w:pPr>
            <w:r w:rsidRPr="00BE068B">
              <w:rPr>
                <w:rFonts w:ascii="Gill Sans MT" w:hAnsi="Gill Sans MT"/>
              </w:rPr>
              <w:t>Seeds (for regeneration purposes)</w:t>
            </w:r>
          </w:p>
        </w:tc>
        <w:tc>
          <w:tcPr>
            <w:tcW w:w="1692" w:type="dxa"/>
          </w:tcPr>
          <w:p w14:paraId="2AB509CA" w14:textId="77777777" w:rsidR="001D470B" w:rsidRPr="00BE068B" w:rsidRDefault="001D470B" w:rsidP="001D470B">
            <w:pPr>
              <w:rPr>
                <w:rFonts w:ascii="Gill Sans MT" w:hAnsi="Gill Sans MT"/>
              </w:rPr>
            </w:pPr>
          </w:p>
        </w:tc>
        <w:tc>
          <w:tcPr>
            <w:tcW w:w="2346" w:type="dxa"/>
          </w:tcPr>
          <w:p w14:paraId="7E456651" w14:textId="77777777" w:rsidR="001D470B" w:rsidRPr="00BE068B" w:rsidRDefault="001D470B" w:rsidP="001D470B">
            <w:pPr>
              <w:rPr>
                <w:rFonts w:ascii="Gill Sans MT" w:hAnsi="Gill Sans MT"/>
              </w:rPr>
            </w:pPr>
          </w:p>
        </w:tc>
        <w:tc>
          <w:tcPr>
            <w:tcW w:w="2346" w:type="dxa"/>
          </w:tcPr>
          <w:p w14:paraId="6D4A850C" w14:textId="77777777" w:rsidR="001D470B" w:rsidRPr="00BE068B" w:rsidRDefault="001D470B" w:rsidP="001D470B">
            <w:pPr>
              <w:rPr>
                <w:rFonts w:ascii="Gill Sans MT" w:hAnsi="Gill Sans MT"/>
              </w:rPr>
            </w:pPr>
          </w:p>
        </w:tc>
        <w:tc>
          <w:tcPr>
            <w:tcW w:w="4215" w:type="dxa"/>
            <w:vMerge/>
          </w:tcPr>
          <w:p w14:paraId="47732CC2" w14:textId="42E52F0B" w:rsidR="001D470B" w:rsidRPr="00BE068B" w:rsidRDefault="001D470B" w:rsidP="001D470B">
            <w:pPr>
              <w:rPr>
                <w:rFonts w:ascii="Gill Sans MT" w:hAnsi="Gill Sans MT"/>
              </w:rPr>
            </w:pPr>
          </w:p>
        </w:tc>
      </w:tr>
      <w:tr w:rsidR="001D470B" w:rsidRPr="00BE068B" w14:paraId="436286EC" w14:textId="77777777" w:rsidTr="001D470B">
        <w:tc>
          <w:tcPr>
            <w:tcW w:w="468" w:type="dxa"/>
          </w:tcPr>
          <w:p w14:paraId="272E3E22" w14:textId="77777777" w:rsidR="001D470B" w:rsidRPr="00BE068B" w:rsidRDefault="001D470B" w:rsidP="001D470B">
            <w:pPr>
              <w:rPr>
                <w:rFonts w:ascii="Gill Sans MT" w:hAnsi="Gill Sans MT"/>
              </w:rPr>
            </w:pPr>
            <w:r w:rsidRPr="00BE068B">
              <w:rPr>
                <w:rFonts w:ascii="Gill Sans MT" w:hAnsi="Gill Sans MT"/>
              </w:rPr>
              <w:t>n</w:t>
            </w:r>
          </w:p>
        </w:tc>
        <w:tc>
          <w:tcPr>
            <w:tcW w:w="2361" w:type="dxa"/>
          </w:tcPr>
          <w:p w14:paraId="34127259" w14:textId="77777777" w:rsidR="001D470B" w:rsidRPr="00BE068B" w:rsidRDefault="001D470B" w:rsidP="001D470B">
            <w:pPr>
              <w:rPr>
                <w:rFonts w:ascii="Gill Sans MT" w:hAnsi="Gill Sans MT"/>
              </w:rPr>
            </w:pPr>
            <w:r w:rsidRPr="00BE068B">
              <w:rPr>
                <w:rFonts w:ascii="Gill Sans MT" w:hAnsi="Gill Sans MT"/>
              </w:rPr>
              <w:t>Fibres (for rope, etc)</w:t>
            </w:r>
          </w:p>
        </w:tc>
        <w:tc>
          <w:tcPr>
            <w:tcW w:w="1692" w:type="dxa"/>
          </w:tcPr>
          <w:p w14:paraId="42B98B8F" w14:textId="77777777" w:rsidR="001D470B" w:rsidRPr="00BE068B" w:rsidRDefault="001D470B" w:rsidP="001D470B">
            <w:pPr>
              <w:rPr>
                <w:rFonts w:ascii="Gill Sans MT" w:hAnsi="Gill Sans MT"/>
              </w:rPr>
            </w:pPr>
          </w:p>
        </w:tc>
        <w:tc>
          <w:tcPr>
            <w:tcW w:w="2346" w:type="dxa"/>
          </w:tcPr>
          <w:p w14:paraId="632BD4DF" w14:textId="77777777" w:rsidR="001D470B" w:rsidRPr="00BE068B" w:rsidRDefault="001D470B" w:rsidP="001D470B">
            <w:pPr>
              <w:rPr>
                <w:rFonts w:ascii="Gill Sans MT" w:hAnsi="Gill Sans MT"/>
              </w:rPr>
            </w:pPr>
          </w:p>
        </w:tc>
        <w:tc>
          <w:tcPr>
            <w:tcW w:w="2346" w:type="dxa"/>
          </w:tcPr>
          <w:p w14:paraId="2CD7B92B" w14:textId="77777777" w:rsidR="001D470B" w:rsidRPr="00BE068B" w:rsidRDefault="001D470B" w:rsidP="001D470B">
            <w:pPr>
              <w:rPr>
                <w:rFonts w:ascii="Gill Sans MT" w:hAnsi="Gill Sans MT"/>
              </w:rPr>
            </w:pPr>
          </w:p>
        </w:tc>
        <w:tc>
          <w:tcPr>
            <w:tcW w:w="4215" w:type="dxa"/>
            <w:vMerge/>
          </w:tcPr>
          <w:p w14:paraId="23926CBE" w14:textId="5EDF0535" w:rsidR="001D470B" w:rsidRPr="00BE068B" w:rsidRDefault="001D470B" w:rsidP="001D470B">
            <w:pPr>
              <w:rPr>
                <w:rFonts w:ascii="Gill Sans MT" w:hAnsi="Gill Sans MT"/>
              </w:rPr>
            </w:pPr>
          </w:p>
        </w:tc>
      </w:tr>
      <w:tr w:rsidR="001D470B" w:rsidRPr="00BE068B" w14:paraId="32BFFB75" w14:textId="77777777" w:rsidTr="001D470B">
        <w:tc>
          <w:tcPr>
            <w:tcW w:w="468" w:type="dxa"/>
          </w:tcPr>
          <w:p w14:paraId="35DED3AB" w14:textId="77777777" w:rsidR="001D470B" w:rsidRPr="00BE068B" w:rsidRDefault="001D470B" w:rsidP="001D470B">
            <w:pPr>
              <w:rPr>
                <w:rFonts w:ascii="Gill Sans MT" w:hAnsi="Gill Sans MT"/>
              </w:rPr>
            </w:pPr>
            <w:r w:rsidRPr="00BE068B">
              <w:rPr>
                <w:rFonts w:ascii="Gill Sans MT" w:hAnsi="Gill Sans MT"/>
              </w:rPr>
              <w:t>o</w:t>
            </w:r>
          </w:p>
        </w:tc>
        <w:tc>
          <w:tcPr>
            <w:tcW w:w="2361" w:type="dxa"/>
          </w:tcPr>
          <w:p w14:paraId="406B08FC" w14:textId="77777777" w:rsidR="001D470B" w:rsidRPr="00BE068B" w:rsidRDefault="001D470B" w:rsidP="001D470B">
            <w:pPr>
              <w:rPr>
                <w:rFonts w:ascii="Gill Sans MT" w:hAnsi="Gill Sans MT"/>
              </w:rPr>
            </w:pPr>
            <w:r w:rsidRPr="00BE068B">
              <w:rPr>
                <w:rFonts w:ascii="Gill Sans MT" w:hAnsi="Gill Sans MT"/>
              </w:rPr>
              <w:t>Other plant products</w:t>
            </w:r>
          </w:p>
        </w:tc>
        <w:tc>
          <w:tcPr>
            <w:tcW w:w="1692" w:type="dxa"/>
          </w:tcPr>
          <w:p w14:paraId="6544786C" w14:textId="77777777" w:rsidR="001D470B" w:rsidRPr="00BE068B" w:rsidRDefault="001D470B" w:rsidP="001D470B">
            <w:pPr>
              <w:rPr>
                <w:rFonts w:ascii="Gill Sans MT" w:hAnsi="Gill Sans MT"/>
              </w:rPr>
            </w:pPr>
          </w:p>
        </w:tc>
        <w:tc>
          <w:tcPr>
            <w:tcW w:w="2346" w:type="dxa"/>
          </w:tcPr>
          <w:p w14:paraId="0ECCAF03" w14:textId="77777777" w:rsidR="001D470B" w:rsidRPr="00BE068B" w:rsidRDefault="001D470B" w:rsidP="001D470B">
            <w:pPr>
              <w:rPr>
                <w:rFonts w:ascii="Gill Sans MT" w:hAnsi="Gill Sans MT"/>
              </w:rPr>
            </w:pPr>
          </w:p>
        </w:tc>
        <w:tc>
          <w:tcPr>
            <w:tcW w:w="2346" w:type="dxa"/>
          </w:tcPr>
          <w:p w14:paraId="49FC514B" w14:textId="77777777" w:rsidR="001D470B" w:rsidRPr="00BE068B" w:rsidRDefault="001D470B" w:rsidP="001D470B">
            <w:pPr>
              <w:rPr>
                <w:rFonts w:ascii="Gill Sans MT" w:hAnsi="Gill Sans MT"/>
              </w:rPr>
            </w:pPr>
          </w:p>
        </w:tc>
        <w:tc>
          <w:tcPr>
            <w:tcW w:w="4215" w:type="dxa"/>
            <w:vMerge/>
          </w:tcPr>
          <w:p w14:paraId="5D62CF85" w14:textId="6AE76436" w:rsidR="001D470B" w:rsidRPr="00BE068B" w:rsidRDefault="001D470B" w:rsidP="001D470B">
            <w:pPr>
              <w:rPr>
                <w:rFonts w:ascii="Gill Sans MT" w:hAnsi="Gill Sans MT"/>
              </w:rPr>
            </w:pPr>
          </w:p>
        </w:tc>
      </w:tr>
      <w:tr w:rsidR="001D470B" w:rsidRPr="00BE068B" w14:paraId="64BE0FC5" w14:textId="77777777" w:rsidTr="001D470B">
        <w:tc>
          <w:tcPr>
            <w:tcW w:w="468" w:type="dxa"/>
          </w:tcPr>
          <w:p w14:paraId="0A1E7EB0" w14:textId="77777777" w:rsidR="001D470B" w:rsidRPr="00BE068B" w:rsidRDefault="001D470B" w:rsidP="001D470B">
            <w:pPr>
              <w:rPr>
                <w:rFonts w:ascii="Gill Sans MT" w:hAnsi="Gill Sans MT"/>
              </w:rPr>
            </w:pPr>
            <w:r w:rsidRPr="00BE068B">
              <w:rPr>
                <w:rFonts w:ascii="Gill Sans MT" w:hAnsi="Gill Sans MT"/>
              </w:rPr>
              <w:t>p</w:t>
            </w:r>
          </w:p>
        </w:tc>
        <w:tc>
          <w:tcPr>
            <w:tcW w:w="2361" w:type="dxa"/>
          </w:tcPr>
          <w:p w14:paraId="4EEEEED8" w14:textId="77777777" w:rsidR="001D470B" w:rsidRPr="00BE068B" w:rsidRDefault="001D470B" w:rsidP="001D470B">
            <w:pPr>
              <w:rPr>
                <w:rFonts w:ascii="Gill Sans MT" w:hAnsi="Gill Sans MT"/>
              </w:rPr>
            </w:pPr>
            <w:r w:rsidRPr="00BE068B">
              <w:rPr>
                <w:rFonts w:ascii="Gill Sans MT" w:hAnsi="Gill Sans MT"/>
              </w:rPr>
              <w:t>Wildlife (including bushmeat)</w:t>
            </w:r>
          </w:p>
        </w:tc>
        <w:tc>
          <w:tcPr>
            <w:tcW w:w="1692" w:type="dxa"/>
          </w:tcPr>
          <w:p w14:paraId="3F4DA431" w14:textId="77777777" w:rsidR="001D470B" w:rsidRPr="00BE068B" w:rsidRDefault="001D470B" w:rsidP="001D470B">
            <w:pPr>
              <w:rPr>
                <w:rFonts w:ascii="Gill Sans MT" w:hAnsi="Gill Sans MT"/>
              </w:rPr>
            </w:pPr>
          </w:p>
        </w:tc>
        <w:tc>
          <w:tcPr>
            <w:tcW w:w="2346" w:type="dxa"/>
          </w:tcPr>
          <w:p w14:paraId="20A0CFD5" w14:textId="77777777" w:rsidR="001D470B" w:rsidRPr="00BE068B" w:rsidRDefault="001D470B" w:rsidP="001D470B">
            <w:pPr>
              <w:rPr>
                <w:rFonts w:ascii="Gill Sans MT" w:hAnsi="Gill Sans MT"/>
              </w:rPr>
            </w:pPr>
          </w:p>
        </w:tc>
        <w:tc>
          <w:tcPr>
            <w:tcW w:w="2346" w:type="dxa"/>
          </w:tcPr>
          <w:p w14:paraId="56F1B155" w14:textId="77777777" w:rsidR="001D470B" w:rsidRPr="00BE068B" w:rsidRDefault="001D470B" w:rsidP="001D470B">
            <w:pPr>
              <w:rPr>
                <w:rFonts w:ascii="Gill Sans MT" w:hAnsi="Gill Sans MT"/>
              </w:rPr>
            </w:pPr>
          </w:p>
        </w:tc>
        <w:tc>
          <w:tcPr>
            <w:tcW w:w="4215" w:type="dxa"/>
            <w:vMerge/>
          </w:tcPr>
          <w:p w14:paraId="5451E4A9" w14:textId="6FC796D1" w:rsidR="001D470B" w:rsidRPr="00BE068B" w:rsidRDefault="001D470B" w:rsidP="001D470B">
            <w:pPr>
              <w:rPr>
                <w:rFonts w:ascii="Gill Sans MT" w:hAnsi="Gill Sans MT"/>
              </w:rPr>
            </w:pPr>
          </w:p>
        </w:tc>
      </w:tr>
      <w:tr w:rsidR="001D470B" w:rsidRPr="00BE068B" w14:paraId="1D478512" w14:textId="77777777" w:rsidTr="001D470B">
        <w:tc>
          <w:tcPr>
            <w:tcW w:w="468" w:type="dxa"/>
          </w:tcPr>
          <w:p w14:paraId="6A6FD361" w14:textId="77777777" w:rsidR="001D470B" w:rsidRPr="00BE068B" w:rsidRDefault="001D470B" w:rsidP="001D470B">
            <w:pPr>
              <w:rPr>
                <w:rFonts w:ascii="Gill Sans MT" w:hAnsi="Gill Sans MT"/>
              </w:rPr>
            </w:pPr>
            <w:r w:rsidRPr="00BE068B">
              <w:rPr>
                <w:rFonts w:ascii="Gill Sans MT" w:hAnsi="Gill Sans MT"/>
              </w:rPr>
              <w:t>q</w:t>
            </w:r>
          </w:p>
        </w:tc>
        <w:tc>
          <w:tcPr>
            <w:tcW w:w="2361" w:type="dxa"/>
          </w:tcPr>
          <w:p w14:paraId="5F0D0FC5" w14:textId="77777777" w:rsidR="001D470B" w:rsidRPr="00BE068B" w:rsidRDefault="001D470B" w:rsidP="001D470B">
            <w:pPr>
              <w:rPr>
                <w:rFonts w:ascii="Gill Sans MT" w:hAnsi="Gill Sans MT"/>
              </w:rPr>
            </w:pPr>
            <w:r w:rsidRPr="00BE068B">
              <w:rPr>
                <w:rFonts w:ascii="Gill Sans MT" w:hAnsi="Gill Sans MT"/>
              </w:rPr>
              <w:t xml:space="preserve">Beekeeping activities (e.g. honey) </w:t>
            </w:r>
          </w:p>
        </w:tc>
        <w:tc>
          <w:tcPr>
            <w:tcW w:w="1692" w:type="dxa"/>
          </w:tcPr>
          <w:p w14:paraId="1322E91D" w14:textId="77777777" w:rsidR="001D470B" w:rsidRPr="00BE068B" w:rsidRDefault="001D470B" w:rsidP="001D470B">
            <w:pPr>
              <w:rPr>
                <w:rFonts w:ascii="Gill Sans MT" w:hAnsi="Gill Sans MT"/>
              </w:rPr>
            </w:pPr>
          </w:p>
        </w:tc>
        <w:tc>
          <w:tcPr>
            <w:tcW w:w="2346" w:type="dxa"/>
          </w:tcPr>
          <w:p w14:paraId="3D55AA45" w14:textId="77777777" w:rsidR="001D470B" w:rsidRPr="00BE068B" w:rsidRDefault="001D470B" w:rsidP="001D470B">
            <w:pPr>
              <w:rPr>
                <w:rFonts w:ascii="Gill Sans MT" w:hAnsi="Gill Sans MT"/>
              </w:rPr>
            </w:pPr>
          </w:p>
        </w:tc>
        <w:tc>
          <w:tcPr>
            <w:tcW w:w="2346" w:type="dxa"/>
          </w:tcPr>
          <w:p w14:paraId="02EC52BA" w14:textId="77777777" w:rsidR="001D470B" w:rsidRPr="00BE068B" w:rsidRDefault="001D470B" w:rsidP="001D470B">
            <w:pPr>
              <w:rPr>
                <w:rFonts w:ascii="Gill Sans MT" w:hAnsi="Gill Sans MT"/>
              </w:rPr>
            </w:pPr>
          </w:p>
        </w:tc>
        <w:tc>
          <w:tcPr>
            <w:tcW w:w="4215" w:type="dxa"/>
            <w:vMerge/>
          </w:tcPr>
          <w:p w14:paraId="1A71DD67" w14:textId="112CE8D1" w:rsidR="001D470B" w:rsidRPr="00BE068B" w:rsidRDefault="001D470B" w:rsidP="001D470B">
            <w:pPr>
              <w:rPr>
                <w:rFonts w:ascii="Gill Sans MT" w:hAnsi="Gill Sans MT"/>
              </w:rPr>
            </w:pPr>
          </w:p>
        </w:tc>
      </w:tr>
      <w:tr w:rsidR="001D470B" w:rsidRPr="00BE068B" w14:paraId="24ABD582" w14:textId="77777777" w:rsidTr="001D470B">
        <w:tc>
          <w:tcPr>
            <w:tcW w:w="468" w:type="dxa"/>
          </w:tcPr>
          <w:p w14:paraId="5BC8D669" w14:textId="77777777" w:rsidR="001D470B" w:rsidRPr="00BE068B" w:rsidRDefault="001D470B" w:rsidP="001D470B">
            <w:pPr>
              <w:rPr>
                <w:rFonts w:ascii="Gill Sans MT" w:hAnsi="Gill Sans MT"/>
              </w:rPr>
            </w:pPr>
            <w:r w:rsidRPr="00BE068B">
              <w:rPr>
                <w:rFonts w:ascii="Gill Sans MT" w:hAnsi="Gill Sans MT"/>
              </w:rPr>
              <w:t>r</w:t>
            </w:r>
          </w:p>
        </w:tc>
        <w:tc>
          <w:tcPr>
            <w:tcW w:w="2361" w:type="dxa"/>
          </w:tcPr>
          <w:p w14:paraId="42D64FF0" w14:textId="77777777" w:rsidR="001D470B" w:rsidRPr="00BE068B" w:rsidRDefault="001D470B" w:rsidP="001D470B">
            <w:pPr>
              <w:rPr>
                <w:rFonts w:ascii="Gill Sans MT" w:hAnsi="Gill Sans MT"/>
              </w:rPr>
            </w:pPr>
            <w:r w:rsidRPr="00BE068B">
              <w:rPr>
                <w:rFonts w:ascii="Gill Sans MT" w:hAnsi="Gill Sans MT"/>
              </w:rPr>
              <w:t>Caterpillar</w:t>
            </w:r>
          </w:p>
        </w:tc>
        <w:tc>
          <w:tcPr>
            <w:tcW w:w="1692" w:type="dxa"/>
          </w:tcPr>
          <w:p w14:paraId="32C58334" w14:textId="77777777" w:rsidR="001D470B" w:rsidRPr="00BE068B" w:rsidRDefault="001D470B" w:rsidP="001D470B">
            <w:pPr>
              <w:rPr>
                <w:rFonts w:ascii="Gill Sans MT" w:hAnsi="Gill Sans MT"/>
              </w:rPr>
            </w:pPr>
          </w:p>
        </w:tc>
        <w:tc>
          <w:tcPr>
            <w:tcW w:w="2346" w:type="dxa"/>
          </w:tcPr>
          <w:p w14:paraId="5E4733A3" w14:textId="77777777" w:rsidR="001D470B" w:rsidRPr="00BE068B" w:rsidRDefault="001D470B" w:rsidP="001D470B">
            <w:pPr>
              <w:rPr>
                <w:rFonts w:ascii="Gill Sans MT" w:hAnsi="Gill Sans MT"/>
              </w:rPr>
            </w:pPr>
          </w:p>
        </w:tc>
        <w:tc>
          <w:tcPr>
            <w:tcW w:w="2346" w:type="dxa"/>
          </w:tcPr>
          <w:p w14:paraId="6EE2BBFB" w14:textId="77777777" w:rsidR="001D470B" w:rsidRPr="00BE068B" w:rsidRDefault="001D470B" w:rsidP="001D470B">
            <w:pPr>
              <w:rPr>
                <w:rFonts w:ascii="Gill Sans MT" w:hAnsi="Gill Sans MT"/>
              </w:rPr>
            </w:pPr>
          </w:p>
        </w:tc>
        <w:tc>
          <w:tcPr>
            <w:tcW w:w="4215" w:type="dxa"/>
            <w:vMerge/>
          </w:tcPr>
          <w:p w14:paraId="6C94D492" w14:textId="3F2E50E8" w:rsidR="001D470B" w:rsidRPr="00BE068B" w:rsidRDefault="001D470B" w:rsidP="001D470B">
            <w:pPr>
              <w:rPr>
                <w:rFonts w:ascii="Gill Sans MT" w:hAnsi="Gill Sans MT"/>
              </w:rPr>
            </w:pPr>
          </w:p>
        </w:tc>
      </w:tr>
      <w:tr w:rsidR="001D470B" w:rsidRPr="00BE068B" w14:paraId="3D7B2D83" w14:textId="77777777" w:rsidTr="001D470B">
        <w:tc>
          <w:tcPr>
            <w:tcW w:w="468" w:type="dxa"/>
          </w:tcPr>
          <w:p w14:paraId="6F2AA86D" w14:textId="77777777" w:rsidR="001D470B" w:rsidRPr="00BE068B" w:rsidRDefault="001D470B" w:rsidP="001D470B">
            <w:pPr>
              <w:rPr>
                <w:rFonts w:ascii="Gill Sans MT" w:hAnsi="Gill Sans MT"/>
              </w:rPr>
            </w:pPr>
            <w:r w:rsidRPr="00BE068B">
              <w:rPr>
                <w:rFonts w:ascii="Gill Sans MT" w:hAnsi="Gill Sans MT"/>
              </w:rPr>
              <w:t>s</w:t>
            </w:r>
          </w:p>
        </w:tc>
        <w:tc>
          <w:tcPr>
            <w:tcW w:w="2361" w:type="dxa"/>
          </w:tcPr>
          <w:p w14:paraId="528C5362" w14:textId="77777777" w:rsidR="001D470B" w:rsidRPr="00BE068B" w:rsidRDefault="001D470B" w:rsidP="001D470B">
            <w:pPr>
              <w:rPr>
                <w:rFonts w:ascii="Gill Sans MT" w:hAnsi="Gill Sans MT"/>
              </w:rPr>
            </w:pPr>
            <w:r w:rsidRPr="00BE068B">
              <w:rPr>
                <w:rFonts w:ascii="Gill Sans MT" w:hAnsi="Gill Sans MT"/>
              </w:rPr>
              <w:t xml:space="preserve">Other, specify </w:t>
            </w:r>
          </w:p>
        </w:tc>
        <w:tc>
          <w:tcPr>
            <w:tcW w:w="1692" w:type="dxa"/>
          </w:tcPr>
          <w:p w14:paraId="6C67C51E" w14:textId="77777777" w:rsidR="001D470B" w:rsidRPr="00BE068B" w:rsidRDefault="001D470B" w:rsidP="001D470B">
            <w:pPr>
              <w:rPr>
                <w:rFonts w:ascii="Gill Sans MT" w:hAnsi="Gill Sans MT"/>
              </w:rPr>
            </w:pPr>
          </w:p>
        </w:tc>
        <w:tc>
          <w:tcPr>
            <w:tcW w:w="2346" w:type="dxa"/>
          </w:tcPr>
          <w:p w14:paraId="64020D07" w14:textId="77777777" w:rsidR="001D470B" w:rsidRPr="00BE068B" w:rsidRDefault="001D470B" w:rsidP="001D470B">
            <w:pPr>
              <w:rPr>
                <w:rFonts w:ascii="Gill Sans MT" w:hAnsi="Gill Sans MT"/>
              </w:rPr>
            </w:pPr>
          </w:p>
        </w:tc>
        <w:tc>
          <w:tcPr>
            <w:tcW w:w="2346" w:type="dxa"/>
          </w:tcPr>
          <w:p w14:paraId="78D2246E" w14:textId="77777777" w:rsidR="001D470B" w:rsidRPr="00BE068B" w:rsidRDefault="001D470B" w:rsidP="001D470B">
            <w:pPr>
              <w:rPr>
                <w:rFonts w:ascii="Gill Sans MT" w:hAnsi="Gill Sans MT"/>
              </w:rPr>
            </w:pPr>
          </w:p>
        </w:tc>
        <w:tc>
          <w:tcPr>
            <w:tcW w:w="4215" w:type="dxa"/>
            <w:vMerge/>
          </w:tcPr>
          <w:p w14:paraId="3DBAAC92" w14:textId="0B528C04" w:rsidR="001D470B" w:rsidRPr="00BE068B" w:rsidRDefault="001D470B" w:rsidP="001D470B">
            <w:pPr>
              <w:rPr>
                <w:rFonts w:ascii="Gill Sans MT" w:hAnsi="Gill Sans MT"/>
              </w:rPr>
            </w:pPr>
          </w:p>
        </w:tc>
      </w:tr>
    </w:tbl>
    <w:p w14:paraId="151959BC" w14:textId="77777777" w:rsidR="00732114" w:rsidRPr="00BE068B" w:rsidRDefault="00732114" w:rsidP="001512DD">
      <w:pPr>
        <w:spacing w:after="0" w:line="240" w:lineRule="auto"/>
        <w:contextualSpacing/>
        <w:rPr>
          <w:rFonts w:ascii="Gill Sans MT" w:hAnsi="Gill Sans MT"/>
        </w:rPr>
      </w:pPr>
    </w:p>
    <w:p w14:paraId="08945140" w14:textId="77777777" w:rsidR="00732114" w:rsidRPr="00BE068B" w:rsidRDefault="00732114" w:rsidP="001512DD">
      <w:pPr>
        <w:spacing w:after="0" w:line="240" w:lineRule="auto"/>
        <w:contextualSpacing/>
        <w:rPr>
          <w:rFonts w:ascii="Gill Sans MT" w:hAnsi="Gill Sans MT"/>
        </w:rPr>
      </w:pPr>
    </w:p>
    <w:p w14:paraId="16DF71B1" w14:textId="77777777" w:rsidR="00732114" w:rsidRPr="00BE068B" w:rsidRDefault="00732114">
      <w:pPr>
        <w:rPr>
          <w:rFonts w:ascii="Gill Sans MT" w:hAnsi="Gill Sans MT"/>
        </w:rPr>
      </w:pPr>
    </w:p>
    <w:p w14:paraId="4EDA1FFA" w14:textId="2E8ACC07" w:rsidR="00297833" w:rsidRPr="00BE068B" w:rsidRDefault="00DC552F" w:rsidP="006E721F">
      <w:pPr>
        <w:rPr>
          <w:rFonts w:ascii="Gill Sans MT" w:hAnsi="Gill Sans MT"/>
        </w:rPr>
      </w:pPr>
      <w:r w:rsidRPr="00BE068B">
        <w:rPr>
          <w:rFonts w:ascii="Gill Sans MT" w:hAnsi="Gill Sans MT"/>
        </w:rPr>
        <w:br w:type="page"/>
      </w:r>
    </w:p>
    <w:p w14:paraId="4C8C3B57" w14:textId="77777777" w:rsidR="006E365E" w:rsidRPr="00BE068B" w:rsidRDefault="006E365E" w:rsidP="006E365E">
      <w:pPr>
        <w:spacing w:afterLines="20" w:after="48" w:line="240" w:lineRule="auto"/>
        <w:contextualSpacing/>
        <w:rPr>
          <w:rFonts w:ascii="Gill Sans MT" w:eastAsia="Times New Roman" w:hAnsi="Gill Sans MT" w:cs="Times New Roman"/>
          <w:b/>
          <w:bCs/>
        </w:rPr>
      </w:pPr>
    </w:p>
    <w:p w14:paraId="38E77D73" w14:textId="6DB6119F" w:rsidR="00F7697D" w:rsidRPr="00BE068B" w:rsidRDefault="00F7697D" w:rsidP="00F7697D">
      <w:pPr>
        <w:spacing w:after="0" w:line="240" w:lineRule="auto"/>
        <w:contextualSpacing/>
        <w:rPr>
          <w:rFonts w:ascii="Gill Sans MT" w:eastAsia="Times New Roman" w:hAnsi="Gill Sans MT" w:cs="Times New Roman"/>
          <w:b/>
          <w:bCs/>
        </w:rPr>
      </w:pPr>
      <w:commentRangeStart w:id="31"/>
      <w:commentRangeStart w:id="32"/>
      <w:r w:rsidRPr="00BE068B">
        <w:rPr>
          <w:rFonts w:ascii="Gill Sans MT" w:eastAsia="Times New Roman" w:hAnsi="Gill Sans MT" w:cs="Times New Roman"/>
          <w:b/>
          <w:bCs/>
        </w:rPr>
        <w:t>S</w:t>
      </w:r>
      <w:r w:rsidR="00CE542E" w:rsidRPr="00BE068B">
        <w:rPr>
          <w:rFonts w:ascii="Gill Sans MT" w:eastAsia="Times New Roman" w:hAnsi="Gill Sans MT" w:cs="Times New Roman"/>
          <w:b/>
          <w:bCs/>
        </w:rPr>
        <w:t>ECTION E</w:t>
      </w:r>
      <w:r w:rsidRPr="00BE068B">
        <w:rPr>
          <w:rFonts w:ascii="Gill Sans MT" w:eastAsia="Times New Roman" w:hAnsi="Gill Sans MT" w:cs="Times New Roman"/>
          <w:b/>
          <w:bCs/>
        </w:rPr>
        <w:t>. FOREST CONFLICT</w:t>
      </w:r>
      <w:commentRangeEnd w:id="31"/>
      <w:r w:rsidRPr="00BE068B">
        <w:rPr>
          <w:rStyle w:val="CommentReference"/>
          <w:rFonts w:ascii="Gill Sans MT" w:hAnsi="Gill Sans MT"/>
        </w:rPr>
        <w:commentReference w:id="31"/>
      </w:r>
      <w:commentRangeEnd w:id="32"/>
      <w:r w:rsidR="00300F1D" w:rsidRPr="00BE068B">
        <w:rPr>
          <w:rStyle w:val="CommentReference"/>
          <w:rFonts w:ascii="Gill Sans MT" w:hAnsi="Gill Sans MT"/>
        </w:rPr>
        <w:commentReference w:id="32"/>
      </w:r>
    </w:p>
    <w:tbl>
      <w:tblPr>
        <w:tblStyle w:val="TableGrid"/>
        <w:tblpPr w:leftFromText="180" w:rightFromText="180" w:vertAnchor="text" w:horzAnchor="page" w:tblpX="1110" w:tblpY="453"/>
        <w:tblW w:w="12925" w:type="dxa"/>
        <w:tblLayout w:type="fixed"/>
        <w:tblCellMar>
          <w:left w:w="29" w:type="dxa"/>
          <w:right w:w="29" w:type="dxa"/>
        </w:tblCellMar>
        <w:tblLook w:val="04A0" w:firstRow="1" w:lastRow="0" w:firstColumn="1" w:lastColumn="0" w:noHBand="0" w:noVBand="1"/>
      </w:tblPr>
      <w:tblGrid>
        <w:gridCol w:w="731"/>
        <w:gridCol w:w="810"/>
        <w:gridCol w:w="1548"/>
        <w:gridCol w:w="990"/>
        <w:gridCol w:w="1278"/>
        <w:gridCol w:w="1080"/>
        <w:gridCol w:w="1080"/>
        <w:gridCol w:w="1512"/>
        <w:gridCol w:w="1196"/>
        <w:gridCol w:w="1440"/>
        <w:gridCol w:w="1260"/>
      </w:tblGrid>
      <w:tr w:rsidR="00B12D76" w:rsidRPr="00BE068B" w14:paraId="2F459DC8" w14:textId="77777777" w:rsidTr="005856F5">
        <w:trPr>
          <w:trHeight w:val="350"/>
        </w:trPr>
        <w:tc>
          <w:tcPr>
            <w:tcW w:w="731" w:type="dxa"/>
          </w:tcPr>
          <w:p w14:paraId="20DB146C" w14:textId="77777777" w:rsidR="00B12D76" w:rsidRPr="00BE068B" w:rsidRDefault="00B12D76" w:rsidP="00CE542E">
            <w:pPr>
              <w:contextualSpacing/>
              <w:jc w:val="center"/>
              <w:rPr>
                <w:rFonts w:ascii="Gill Sans MT" w:hAnsi="Gill Sans MT"/>
                <w:b/>
                <w:sz w:val="20"/>
              </w:rPr>
            </w:pPr>
          </w:p>
        </w:tc>
        <w:tc>
          <w:tcPr>
            <w:tcW w:w="810" w:type="dxa"/>
          </w:tcPr>
          <w:p w14:paraId="0FAB2A4F" w14:textId="77777777" w:rsidR="00B12D76" w:rsidRPr="00BE068B" w:rsidRDefault="00B12D76" w:rsidP="00CE542E">
            <w:pPr>
              <w:contextualSpacing/>
              <w:jc w:val="center"/>
              <w:rPr>
                <w:rFonts w:ascii="Gill Sans MT" w:hAnsi="Gill Sans MT"/>
                <w:sz w:val="20"/>
              </w:rPr>
            </w:pPr>
          </w:p>
        </w:tc>
        <w:tc>
          <w:tcPr>
            <w:tcW w:w="1548" w:type="dxa"/>
          </w:tcPr>
          <w:p w14:paraId="3482DF95" w14:textId="1CC2CCE3" w:rsidR="00B12D76" w:rsidRPr="00BE068B" w:rsidRDefault="00B12D76" w:rsidP="00CE542E">
            <w:pPr>
              <w:contextualSpacing/>
              <w:jc w:val="center"/>
              <w:rPr>
                <w:rFonts w:ascii="Gill Sans MT" w:hAnsi="Gill Sans MT"/>
                <w:sz w:val="20"/>
              </w:rPr>
            </w:pPr>
            <w:r w:rsidRPr="00BE068B">
              <w:rPr>
                <w:rFonts w:ascii="Gill Sans MT" w:hAnsi="Gill Sans MT"/>
                <w:sz w:val="20"/>
              </w:rPr>
              <w:t>E.1</w:t>
            </w:r>
          </w:p>
        </w:tc>
        <w:tc>
          <w:tcPr>
            <w:tcW w:w="990" w:type="dxa"/>
          </w:tcPr>
          <w:p w14:paraId="1BC82A87" w14:textId="2076780F"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E.2</w:t>
            </w:r>
          </w:p>
        </w:tc>
        <w:tc>
          <w:tcPr>
            <w:tcW w:w="1278" w:type="dxa"/>
          </w:tcPr>
          <w:p w14:paraId="691436E3" w14:textId="7BE8884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E.3</w:t>
            </w:r>
          </w:p>
        </w:tc>
        <w:tc>
          <w:tcPr>
            <w:tcW w:w="1080" w:type="dxa"/>
          </w:tcPr>
          <w:p w14:paraId="478A84FF" w14:textId="22C1DC4C"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E.4</w:t>
            </w:r>
          </w:p>
        </w:tc>
        <w:tc>
          <w:tcPr>
            <w:tcW w:w="1080" w:type="dxa"/>
          </w:tcPr>
          <w:p w14:paraId="281CFF02" w14:textId="022D1FDD" w:rsidR="00B12D76" w:rsidRPr="00BE068B" w:rsidRDefault="005856F5" w:rsidP="00CE542E">
            <w:pPr>
              <w:contextualSpacing/>
              <w:jc w:val="center"/>
              <w:rPr>
                <w:rFonts w:ascii="Gill Sans MT" w:hAnsi="Gill Sans MT"/>
                <w:sz w:val="20"/>
                <w:szCs w:val="20"/>
              </w:rPr>
            </w:pPr>
            <w:r w:rsidRPr="00BE068B">
              <w:rPr>
                <w:rFonts w:ascii="Gill Sans MT" w:hAnsi="Gill Sans MT"/>
                <w:sz w:val="20"/>
                <w:szCs w:val="20"/>
              </w:rPr>
              <w:t>E.5</w:t>
            </w:r>
          </w:p>
        </w:tc>
        <w:tc>
          <w:tcPr>
            <w:tcW w:w="1512" w:type="dxa"/>
          </w:tcPr>
          <w:p w14:paraId="7B6FB76E" w14:textId="182C0301" w:rsidR="00B12D76" w:rsidRPr="00BE068B" w:rsidRDefault="005856F5" w:rsidP="00CE542E">
            <w:pPr>
              <w:contextualSpacing/>
              <w:jc w:val="center"/>
              <w:rPr>
                <w:rFonts w:ascii="Gill Sans MT" w:hAnsi="Gill Sans MT"/>
                <w:sz w:val="20"/>
              </w:rPr>
            </w:pPr>
            <w:r w:rsidRPr="00BE068B">
              <w:rPr>
                <w:rFonts w:ascii="Gill Sans MT" w:hAnsi="Gill Sans MT"/>
                <w:sz w:val="20"/>
              </w:rPr>
              <w:t>E.6</w:t>
            </w:r>
          </w:p>
        </w:tc>
        <w:tc>
          <w:tcPr>
            <w:tcW w:w="1196" w:type="dxa"/>
            <w:vAlign w:val="center"/>
          </w:tcPr>
          <w:p w14:paraId="07DCF0A6" w14:textId="6B7C0D29" w:rsidR="00B12D76" w:rsidRPr="00BE068B" w:rsidRDefault="005856F5" w:rsidP="00CE542E">
            <w:pPr>
              <w:contextualSpacing/>
              <w:jc w:val="center"/>
              <w:rPr>
                <w:rFonts w:ascii="Gill Sans MT" w:hAnsi="Gill Sans MT"/>
                <w:sz w:val="20"/>
              </w:rPr>
            </w:pPr>
            <w:r w:rsidRPr="00BE068B">
              <w:rPr>
                <w:rFonts w:ascii="Gill Sans MT" w:hAnsi="Gill Sans MT"/>
                <w:sz w:val="20"/>
              </w:rPr>
              <w:t>E.7</w:t>
            </w:r>
          </w:p>
        </w:tc>
        <w:tc>
          <w:tcPr>
            <w:tcW w:w="1440" w:type="dxa"/>
            <w:vAlign w:val="center"/>
          </w:tcPr>
          <w:p w14:paraId="4208C32E" w14:textId="191308FF" w:rsidR="00B12D76" w:rsidRPr="00BE068B" w:rsidRDefault="005856F5" w:rsidP="00CE542E">
            <w:pPr>
              <w:contextualSpacing/>
              <w:jc w:val="center"/>
              <w:rPr>
                <w:rFonts w:ascii="Gill Sans MT" w:hAnsi="Gill Sans MT"/>
                <w:sz w:val="20"/>
              </w:rPr>
            </w:pPr>
            <w:r w:rsidRPr="00BE068B">
              <w:rPr>
                <w:rFonts w:ascii="Gill Sans MT" w:hAnsi="Gill Sans MT"/>
                <w:sz w:val="20"/>
              </w:rPr>
              <w:t>E.8</w:t>
            </w:r>
          </w:p>
        </w:tc>
        <w:tc>
          <w:tcPr>
            <w:tcW w:w="1260" w:type="dxa"/>
            <w:vAlign w:val="center"/>
          </w:tcPr>
          <w:p w14:paraId="6534A25C" w14:textId="75C733B9" w:rsidR="00B12D76" w:rsidRPr="00BE068B" w:rsidRDefault="005856F5" w:rsidP="00CE542E">
            <w:pPr>
              <w:contextualSpacing/>
              <w:jc w:val="center"/>
              <w:rPr>
                <w:rFonts w:ascii="Gill Sans MT" w:hAnsi="Gill Sans MT"/>
                <w:sz w:val="20"/>
              </w:rPr>
            </w:pPr>
            <w:r w:rsidRPr="00BE068B">
              <w:rPr>
                <w:rFonts w:ascii="Gill Sans MT" w:hAnsi="Gill Sans MT"/>
                <w:sz w:val="20"/>
              </w:rPr>
              <w:t>E.9</w:t>
            </w:r>
          </w:p>
        </w:tc>
      </w:tr>
      <w:tr w:rsidR="00B12D76" w:rsidRPr="00BE068B" w14:paraId="66F01CAD" w14:textId="77777777" w:rsidTr="005856F5">
        <w:trPr>
          <w:trHeight w:val="2060"/>
        </w:trPr>
        <w:tc>
          <w:tcPr>
            <w:tcW w:w="731" w:type="dxa"/>
          </w:tcPr>
          <w:p w14:paraId="79315286" w14:textId="77777777" w:rsidR="00CE542E" w:rsidRPr="00BE068B" w:rsidRDefault="00CE542E" w:rsidP="005856F5">
            <w:pPr>
              <w:contextualSpacing/>
              <w:rPr>
                <w:rFonts w:ascii="Gill Sans MT" w:hAnsi="Gill Sans MT"/>
                <w:b/>
                <w:sz w:val="20"/>
              </w:rPr>
            </w:pPr>
            <w:r w:rsidRPr="00BE068B">
              <w:rPr>
                <w:rFonts w:ascii="Gill Sans MT" w:hAnsi="Gill Sans MT"/>
                <w:b/>
                <w:sz w:val="20"/>
              </w:rPr>
              <w:t>Forest</w:t>
            </w:r>
          </w:p>
          <w:p w14:paraId="7437CB8C" w14:textId="77777777" w:rsidR="00CE542E" w:rsidRPr="00BE068B" w:rsidRDefault="00CE542E" w:rsidP="005856F5">
            <w:pPr>
              <w:contextualSpacing/>
              <w:rPr>
                <w:rFonts w:ascii="Gill Sans MT" w:hAnsi="Gill Sans MT"/>
                <w:b/>
                <w:sz w:val="20"/>
              </w:rPr>
            </w:pPr>
            <w:r w:rsidRPr="00BE068B">
              <w:rPr>
                <w:rFonts w:ascii="Gill Sans MT" w:hAnsi="Gill Sans MT"/>
                <w:b/>
                <w:sz w:val="20"/>
              </w:rPr>
              <w:t>code</w:t>
            </w:r>
          </w:p>
        </w:tc>
        <w:tc>
          <w:tcPr>
            <w:tcW w:w="810" w:type="dxa"/>
          </w:tcPr>
          <w:p w14:paraId="1B88B738" w14:textId="77777777" w:rsidR="00CE542E" w:rsidRPr="00BE068B" w:rsidRDefault="00CE542E" w:rsidP="005856F5">
            <w:pPr>
              <w:contextualSpacing/>
              <w:rPr>
                <w:rFonts w:ascii="Gill Sans MT" w:hAnsi="Gill Sans MT"/>
                <w:sz w:val="20"/>
              </w:rPr>
            </w:pPr>
            <w:r w:rsidRPr="00BE068B">
              <w:rPr>
                <w:rFonts w:ascii="Gill Sans MT" w:hAnsi="Gill Sans MT"/>
                <w:sz w:val="20"/>
              </w:rPr>
              <w:t>Name of the forest</w:t>
            </w:r>
          </w:p>
        </w:tc>
        <w:tc>
          <w:tcPr>
            <w:tcW w:w="1548" w:type="dxa"/>
          </w:tcPr>
          <w:p w14:paraId="66E98E79" w14:textId="783AE206" w:rsidR="00CE542E" w:rsidRPr="00BE068B" w:rsidRDefault="00CE542E" w:rsidP="005856F5">
            <w:pPr>
              <w:contextualSpacing/>
              <w:rPr>
                <w:rFonts w:ascii="Gill Sans MT" w:hAnsi="Gill Sans MT"/>
                <w:sz w:val="20"/>
              </w:rPr>
            </w:pPr>
            <w:r w:rsidRPr="00BE068B">
              <w:rPr>
                <w:rFonts w:ascii="Gill Sans MT" w:hAnsi="Gill Sans MT"/>
                <w:sz w:val="20"/>
              </w:rPr>
              <w:t>Have you ever experienced a conflict over use or access to this forest over the pa</w:t>
            </w:r>
            <w:r w:rsidR="00B12D76" w:rsidRPr="00BE068B">
              <w:rPr>
                <w:rFonts w:ascii="Gill Sans MT" w:hAnsi="Gill Sans MT"/>
                <w:sz w:val="20"/>
              </w:rPr>
              <w:t>st 12 months</w:t>
            </w:r>
            <w:r w:rsidRPr="00BE068B">
              <w:rPr>
                <w:rFonts w:ascii="Gill Sans MT" w:hAnsi="Gill Sans MT"/>
                <w:sz w:val="20"/>
              </w:rPr>
              <w:t xml:space="preserve">? </w:t>
            </w:r>
          </w:p>
          <w:p w14:paraId="290B9B77" w14:textId="77777777" w:rsidR="00CE542E" w:rsidRPr="00BE068B" w:rsidRDefault="00CE542E" w:rsidP="005856F5">
            <w:pPr>
              <w:contextualSpacing/>
              <w:rPr>
                <w:rFonts w:ascii="Gill Sans MT" w:hAnsi="Gill Sans MT"/>
                <w:sz w:val="20"/>
              </w:rPr>
            </w:pPr>
            <w:r w:rsidRPr="00BE068B">
              <w:rPr>
                <w:rFonts w:ascii="Gill Sans MT" w:hAnsi="Gill Sans MT"/>
                <w:sz w:val="20"/>
              </w:rPr>
              <w:t>0=No</w:t>
            </w:r>
          </w:p>
          <w:p w14:paraId="4129A4BC" w14:textId="77777777" w:rsidR="00CE542E" w:rsidRPr="00BE068B" w:rsidRDefault="00CE542E" w:rsidP="005856F5">
            <w:pPr>
              <w:contextualSpacing/>
              <w:rPr>
                <w:rFonts w:ascii="Gill Sans MT" w:hAnsi="Gill Sans MT"/>
                <w:sz w:val="20"/>
              </w:rPr>
            </w:pPr>
            <w:r w:rsidRPr="00BE068B">
              <w:rPr>
                <w:rFonts w:ascii="Gill Sans MT" w:hAnsi="Gill Sans MT"/>
                <w:sz w:val="20"/>
              </w:rPr>
              <w:t>1=Yes</w:t>
            </w:r>
          </w:p>
          <w:p w14:paraId="3D57E019" w14:textId="75A1A572" w:rsidR="005856F5" w:rsidRPr="00BE068B" w:rsidRDefault="005856F5" w:rsidP="005856F5">
            <w:pPr>
              <w:contextualSpacing/>
              <w:rPr>
                <w:rFonts w:ascii="Gill Sans MT" w:hAnsi="Gill Sans MT"/>
                <w:i/>
                <w:sz w:val="20"/>
              </w:rPr>
            </w:pPr>
            <w:r w:rsidRPr="00BE068B">
              <w:rPr>
                <w:rFonts w:ascii="Gill Sans MT" w:hAnsi="Gill Sans MT"/>
                <w:i/>
                <w:sz w:val="20"/>
              </w:rPr>
              <w:t>If 0, skip to next forest</w:t>
            </w:r>
          </w:p>
        </w:tc>
        <w:tc>
          <w:tcPr>
            <w:tcW w:w="990" w:type="dxa"/>
          </w:tcPr>
          <w:p w14:paraId="6F3CFDF0" w14:textId="77777777" w:rsidR="00CE542E" w:rsidRPr="00BE068B" w:rsidRDefault="00CE542E" w:rsidP="005856F5">
            <w:pPr>
              <w:contextualSpacing/>
              <w:rPr>
                <w:rFonts w:ascii="Gill Sans MT" w:hAnsi="Gill Sans MT"/>
                <w:sz w:val="20"/>
                <w:szCs w:val="20"/>
              </w:rPr>
            </w:pPr>
            <w:r w:rsidRPr="00BE068B">
              <w:rPr>
                <w:rFonts w:ascii="Gill Sans MT" w:hAnsi="Gill Sans MT"/>
                <w:sz w:val="20"/>
                <w:szCs w:val="20"/>
              </w:rPr>
              <w:t xml:space="preserve">What was this dispute </w:t>
            </w:r>
            <w:commentRangeStart w:id="33"/>
            <w:r w:rsidRPr="00BE068B">
              <w:rPr>
                <w:rFonts w:ascii="Gill Sans MT" w:hAnsi="Gill Sans MT"/>
                <w:sz w:val="20"/>
                <w:szCs w:val="20"/>
              </w:rPr>
              <w:t>about</w:t>
            </w:r>
            <w:commentRangeEnd w:id="33"/>
            <w:r w:rsidR="00DF2B2C">
              <w:rPr>
                <w:rStyle w:val="CommentReference"/>
              </w:rPr>
              <w:commentReference w:id="33"/>
            </w:r>
            <w:r w:rsidRPr="00BE068B">
              <w:rPr>
                <w:rFonts w:ascii="Gill Sans MT" w:hAnsi="Gill Sans MT"/>
                <w:sz w:val="20"/>
                <w:szCs w:val="20"/>
              </w:rPr>
              <w:t>?</w:t>
            </w:r>
          </w:p>
        </w:tc>
        <w:tc>
          <w:tcPr>
            <w:tcW w:w="1278" w:type="dxa"/>
          </w:tcPr>
          <w:p w14:paraId="05FDFDEA" w14:textId="77777777" w:rsidR="00CE542E" w:rsidRPr="00BE068B" w:rsidRDefault="00CE542E" w:rsidP="005856F5">
            <w:pPr>
              <w:rPr>
                <w:rFonts w:ascii="Gill Sans MT" w:hAnsi="Gill Sans MT"/>
                <w:sz w:val="20"/>
                <w:szCs w:val="20"/>
              </w:rPr>
            </w:pPr>
            <w:r w:rsidRPr="00BE068B">
              <w:rPr>
                <w:rFonts w:ascii="Gill Sans MT" w:hAnsi="Gill Sans MT"/>
                <w:sz w:val="20"/>
                <w:szCs w:val="20"/>
              </w:rPr>
              <w:t>Who was involved in the dispute?</w:t>
            </w:r>
          </w:p>
          <w:p w14:paraId="3D79850C" w14:textId="77777777" w:rsidR="00B12D76" w:rsidRPr="00BE068B" w:rsidRDefault="00B12D76" w:rsidP="005856F5">
            <w:pPr>
              <w:rPr>
                <w:rFonts w:ascii="Gill Sans MT" w:hAnsi="Gill Sans MT"/>
                <w:sz w:val="20"/>
                <w:szCs w:val="20"/>
              </w:rPr>
            </w:pPr>
          </w:p>
          <w:p w14:paraId="572142FB" w14:textId="701CA3CD" w:rsidR="00B12D76" w:rsidRPr="00BE068B" w:rsidRDefault="00B12D76" w:rsidP="005856F5">
            <w:pPr>
              <w:rPr>
                <w:rFonts w:ascii="Gill Sans MT" w:hAnsi="Gill Sans MT"/>
                <w:i/>
                <w:sz w:val="20"/>
                <w:szCs w:val="20"/>
              </w:rPr>
            </w:pPr>
            <w:r w:rsidRPr="00BE068B">
              <w:rPr>
                <w:rFonts w:ascii="Gill Sans MT" w:hAnsi="Gill Sans MT"/>
                <w:i/>
                <w:sz w:val="20"/>
                <w:szCs w:val="20"/>
              </w:rPr>
              <w:t xml:space="preserve">See codes 112- Select all that apply  </w:t>
            </w:r>
          </w:p>
        </w:tc>
        <w:tc>
          <w:tcPr>
            <w:tcW w:w="1080" w:type="dxa"/>
          </w:tcPr>
          <w:p w14:paraId="32138A6D" w14:textId="15C4E45D" w:rsidR="00CE542E" w:rsidRPr="00BE068B" w:rsidRDefault="00B12D76" w:rsidP="005856F5">
            <w:pPr>
              <w:ind w:right="10"/>
              <w:contextualSpacing/>
              <w:rPr>
                <w:rFonts w:ascii="Gill Sans MT" w:hAnsi="Gill Sans MT"/>
                <w:sz w:val="20"/>
                <w:szCs w:val="20"/>
              </w:rPr>
            </w:pPr>
            <w:r w:rsidRPr="00BE068B">
              <w:rPr>
                <w:rFonts w:ascii="Gill Sans MT" w:hAnsi="Gill Sans MT"/>
                <w:sz w:val="20"/>
                <w:szCs w:val="20"/>
              </w:rPr>
              <w:t xml:space="preserve">Other, specify </w:t>
            </w:r>
          </w:p>
        </w:tc>
        <w:tc>
          <w:tcPr>
            <w:tcW w:w="1080" w:type="dxa"/>
          </w:tcPr>
          <w:p w14:paraId="32B23903" w14:textId="77777777" w:rsidR="00CE542E" w:rsidRPr="00BE068B" w:rsidRDefault="00CE542E" w:rsidP="005856F5">
            <w:pPr>
              <w:contextualSpacing/>
              <w:rPr>
                <w:rFonts w:ascii="Gill Sans MT" w:hAnsi="Gill Sans MT"/>
                <w:sz w:val="20"/>
                <w:szCs w:val="20"/>
              </w:rPr>
            </w:pPr>
            <w:r w:rsidRPr="00BE068B">
              <w:rPr>
                <w:rFonts w:ascii="Gill Sans MT" w:hAnsi="Gill Sans MT"/>
                <w:sz w:val="20"/>
                <w:szCs w:val="20"/>
              </w:rPr>
              <w:t xml:space="preserve">Is the conflict </w:t>
            </w:r>
            <w:commentRangeStart w:id="34"/>
            <w:r w:rsidRPr="00BE068B">
              <w:rPr>
                <w:rFonts w:ascii="Gill Sans MT" w:hAnsi="Gill Sans MT"/>
                <w:sz w:val="20"/>
                <w:szCs w:val="20"/>
              </w:rPr>
              <w:t>resolved</w:t>
            </w:r>
            <w:commentRangeEnd w:id="34"/>
            <w:r w:rsidR="00DF2B2C">
              <w:rPr>
                <w:rStyle w:val="CommentReference"/>
              </w:rPr>
              <w:commentReference w:id="34"/>
            </w:r>
            <w:r w:rsidRPr="00BE068B">
              <w:rPr>
                <w:rFonts w:ascii="Gill Sans MT" w:hAnsi="Gill Sans MT"/>
                <w:sz w:val="20"/>
                <w:szCs w:val="20"/>
              </w:rPr>
              <w:t xml:space="preserve">? </w:t>
            </w:r>
          </w:p>
        </w:tc>
        <w:tc>
          <w:tcPr>
            <w:tcW w:w="1512" w:type="dxa"/>
          </w:tcPr>
          <w:p w14:paraId="7A41F184" w14:textId="77777777" w:rsidR="00CE542E" w:rsidRPr="00BE068B" w:rsidRDefault="00CE542E" w:rsidP="005856F5">
            <w:pPr>
              <w:contextualSpacing/>
              <w:rPr>
                <w:rFonts w:ascii="Gill Sans MT" w:hAnsi="Gill Sans MT"/>
                <w:sz w:val="20"/>
              </w:rPr>
            </w:pPr>
            <w:r w:rsidRPr="00BE068B">
              <w:rPr>
                <w:rFonts w:ascii="Gill Sans MT" w:hAnsi="Gill Sans MT"/>
                <w:sz w:val="20"/>
              </w:rPr>
              <w:t>H.22Where is the FIRST place this dispute was taken to be resolved?</w:t>
            </w:r>
          </w:p>
          <w:p w14:paraId="7E3A4C71" w14:textId="77777777" w:rsidR="005856F5" w:rsidRPr="00BE068B" w:rsidRDefault="005856F5" w:rsidP="005856F5">
            <w:pPr>
              <w:contextualSpacing/>
              <w:rPr>
                <w:rFonts w:ascii="Gill Sans MT" w:hAnsi="Gill Sans MT"/>
                <w:sz w:val="20"/>
              </w:rPr>
            </w:pPr>
          </w:p>
          <w:p w14:paraId="4EDB5574" w14:textId="26901F67"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114 </w:t>
            </w:r>
            <w:r w:rsidRPr="00BE068B">
              <w:rPr>
                <w:rFonts w:ascii="Gill Sans MT" w:hAnsi="Gill Sans MT"/>
                <w:i/>
                <w:sz w:val="20"/>
              </w:rPr>
              <w:t>Below)</w:t>
            </w:r>
          </w:p>
        </w:tc>
        <w:tc>
          <w:tcPr>
            <w:tcW w:w="1196" w:type="dxa"/>
          </w:tcPr>
          <w:p w14:paraId="4F6A30C3" w14:textId="77777777" w:rsidR="00CE542E" w:rsidRPr="00BE068B" w:rsidRDefault="00CE542E" w:rsidP="005856F5">
            <w:pPr>
              <w:contextualSpacing/>
              <w:rPr>
                <w:rFonts w:ascii="Gill Sans MT" w:hAnsi="Gill Sans MT"/>
                <w:sz w:val="20"/>
                <w:szCs w:val="20"/>
              </w:rPr>
            </w:pPr>
            <w:r w:rsidRPr="00BE068B">
              <w:rPr>
                <w:rFonts w:ascii="Gill Sans MT" w:hAnsi="Gill Sans MT"/>
                <w:sz w:val="20"/>
              </w:rPr>
              <w:t xml:space="preserve">Are there any other places that the dispute was taken for resolution? </w:t>
            </w:r>
          </w:p>
        </w:tc>
        <w:tc>
          <w:tcPr>
            <w:tcW w:w="1440" w:type="dxa"/>
          </w:tcPr>
          <w:p w14:paraId="37DD78B7" w14:textId="305F2E16" w:rsidR="00CE542E" w:rsidRPr="00BE068B" w:rsidRDefault="00CE542E" w:rsidP="005856F5">
            <w:pPr>
              <w:contextualSpacing/>
              <w:rPr>
                <w:rFonts w:ascii="Gill Sans MT" w:hAnsi="Gill Sans MT"/>
                <w:sz w:val="20"/>
              </w:rPr>
            </w:pPr>
            <w:r w:rsidRPr="00BE068B">
              <w:rPr>
                <w:rFonts w:ascii="Gill Sans MT" w:hAnsi="Gill Sans MT"/>
                <w:sz w:val="20"/>
              </w:rPr>
              <w:t>How long did it take for the dispute to be resolved?</w:t>
            </w:r>
          </w:p>
          <w:p w14:paraId="1D9390E0" w14:textId="77777777" w:rsidR="005856F5" w:rsidRPr="00BE068B" w:rsidRDefault="005856F5" w:rsidP="005856F5">
            <w:pPr>
              <w:contextualSpacing/>
              <w:rPr>
                <w:rFonts w:ascii="Gill Sans MT" w:hAnsi="Gill Sans MT"/>
                <w:sz w:val="20"/>
              </w:rPr>
            </w:pPr>
          </w:p>
          <w:p w14:paraId="466CD015" w14:textId="0A4CF0FD"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113 </w:t>
            </w:r>
            <w:r w:rsidRPr="00BE068B">
              <w:rPr>
                <w:rFonts w:ascii="Gill Sans MT" w:hAnsi="Gill Sans MT"/>
                <w:i/>
                <w:sz w:val="20"/>
              </w:rPr>
              <w:t>below)</w:t>
            </w:r>
          </w:p>
        </w:tc>
        <w:tc>
          <w:tcPr>
            <w:tcW w:w="1260" w:type="dxa"/>
          </w:tcPr>
          <w:p w14:paraId="57779A08" w14:textId="4E77C49A" w:rsidR="00CE542E" w:rsidRPr="00BE068B" w:rsidRDefault="00CE542E" w:rsidP="005856F5">
            <w:pPr>
              <w:contextualSpacing/>
              <w:rPr>
                <w:rFonts w:ascii="Gill Sans MT" w:hAnsi="Gill Sans MT"/>
                <w:sz w:val="20"/>
              </w:rPr>
            </w:pPr>
            <w:r w:rsidRPr="00BE068B">
              <w:rPr>
                <w:rFonts w:ascii="Gill Sans MT" w:hAnsi="Gill Sans MT"/>
                <w:sz w:val="20"/>
              </w:rPr>
              <w:t>How satisfied were you with the outcome?</w:t>
            </w:r>
          </w:p>
          <w:p w14:paraId="67CEA91B" w14:textId="77777777" w:rsidR="005856F5" w:rsidRPr="00BE068B" w:rsidRDefault="005856F5" w:rsidP="005856F5">
            <w:pPr>
              <w:contextualSpacing/>
              <w:rPr>
                <w:rFonts w:ascii="Gill Sans MT" w:hAnsi="Gill Sans MT"/>
                <w:sz w:val="20"/>
              </w:rPr>
            </w:pPr>
          </w:p>
          <w:p w14:paraId="225D0E08" w14:textId="713A5998" w:rsidR="00CE542E" w:rsidRPr="00BE068B" w:rsidRDefault="00CE542E" w:rsidP="005856F5">
            <w:pPr>
              <w:contextualSpacing/>
              <w:rPr>
                <w:rFonts w:ascii="Gill Sans MT" w:hAnsi="Gill Sans MT"/>
                <w:i/>
                <w:sz w:val="20"/>
                <w:szCs w:val="20"/>
              </w:rPr>
            </w:pPr>
            <w:r w:rsidRPr="00BE068B">
              <w:rPr>
                <w:rFonts w:ascii="Gill Sans MT" w:hAnsi="Gill Sans MT"/>
                <w:i/>
                <w:sz w:val="20"/>
              </w:rPr>
              <w:t xml:space="preserve">(See Code </w:t>
            </w:r>
            <w:r w:rsidR="005856F5" w:rsidRPr="00BE068B">
              <w:rPr>
                <w:rFonts w:ascii="Gill Sans MT" w:hAnsi="Gill Sans MT"/>
                <w:i/>
                <w:sz w:val="20"/>
              </w:rPr>
              <w:t xml:space="preserve">115 </w:t>
            </w:r>
            <w:r w:rsidRPr="00BE068B">
              <w:rPr>
                <w:rFonts w:ascii="Gill Sans MT" w:hAnsi="Gill Sans MT"/>
                <w:i/>
                <w:sz w:val="20"/>
              </w:rPr>
              <w:t>Below)</w:t>
            </w:r>
          </w:p>
        </w:tc>
      </w:tr>
      <w:tr w:rsidR="005856F5" w:rsidRPr="00BE068B" w14:paraId="25AEBCB3" w14:textId="77777777" w:rsidTr="005856F5">
        <w:trPr>
          <w:trHeight w:val="503"/>
        </w:trPr>
        <w:tc>
          <w:tcPr>
            <w:tcW w:w="731" w:type="dxa"/>
          </w:tcPr>
          <w:p w14:paraId="4CA93FE0" w14:textId="77777777" w:rsidR="005856F5" w:rsidRPr="00BE068B" w:rsidRDefault="005856F5" w:rsidP="005856F5">
            <w:pPr>
              <w:contextualSpacing/>
              <w:rPr>
                <w:rFonts w:ascii="Gill Sans MT" w:hAnsi="Gill Sans MT"/>
                <w:b/>
                <w:sz w:val="20"/>
              </w:rPr>
            </w:pPr>
          </w:p>
        </w:tc>
        <w:tc>
          <w:tcPr>
            <w:tcW w:w="810" w:type="dxa"/>
          </w:tcPr>
          <w:p w14:paraId="14044095" w14:textId="77777777" w:rsidR="005856F5" w:rsidRPr="00BE068B" w:rsidRDefault="005856F5" w:rsidP="005856F5">
            <w:pPr>
              <w:contextualSpacing/>
              <w:rPr>
                <w:rFonts w:ascii="Gill Sans MT" w:hAnsi="Gill Sans MT"/>
                <w:sz w:val="20"/>
              </w:rPr>
            </w:pPr>
          </w:p>
        </w:tc>
        <w:tc>
          <w:tcPr>
            <w:tcW w:w="1548" w:type="dxa"/>
          </w:tcPr>
          <w:p w14:paraId="022E3D32" w14:textId="77777777" w:rsidR="005856F5" w:rsidRPr="00BE068B" w:rsidRDefault="005856F5" w:rsidP="005856F5">
            <w:pPr>
              <w:contextualSpacing/>
              <w:rPr>
                <w:rFonts w:ascii="Gill Sans MT" w:hAnsi="Gill Sans MT"/>
                <w:sz w:val="20"/>
              </w:rPr>
            </w:pPr>
          </w:p>
        </w:tc>
        <w:tc>
          <w:tcPr>
            <w:tcW w:w="990" w:type="dxa"/>
          </w:tcPr>
          <w:p w14:paraId="42EE48F5" w14:textId="77777777" w:rsidR="005856F5" w:rsidRPr="00BE068B" w:rsidRDefault="005856F5" w:rsidP="005856F5">
            <w:pPr>
              <w:contextualSpacing/>
              <w:rPr>
                <w:rFonts w:ascii="Gill Sans MT" w:hAnsi="Gill Sans MT"/>
                <w:sz w:val="20"/>
                <w:szCs w:val="20"/>
              </w:rPr>
            </w:pPr>
          </w:p>
        </w:tc>
        <w:tc>
          <w:tcPr>
            <w:tcW w:w="1278" w:type="dxa"/>
          </w:tcPr>
          <w:p w14:paraId="4A71B5C6" w14:textId="77777777" w:rsidR="005856F5" w:rsidRPr="00BE068B" w:rsidRDefault="005856F5" w:rsidP="005856F5">
            <w:pPr>
              <w:rPr>
                <w:rFonts w:ascii="Gill Sans MT" w:hAnsi="Gill Sans MT"/>
                <w:sz w:val="20"/>
                <w:szCs w:val="20"/>
              </w:rPr>
            </w:pPr>
          </w:p>
        </w:tc>
        <w:tc>
          <w:tcPr>
            <w:tcW w:w="1080" w:type="dxa"/>
          </w:tcPr>
          <w:p w14:paraId="07574473" w14:textId="77777777" w:rsidR="005856F5" w:rsidRPr="00BE068B" w:rsidRDefault="005856F5" w:rsidP="005856F5">
            <w:pPr>
              <w:ind w:right="10"/>
              <w:contextualSpacing/>
              <w:rPr>
                <w:rFonts w:ascii="Gill Sans MT" w:hAnsi="Gill Sans MT"/>
                <w:sz w:val="20"/>
                <w:szCs w:val="20"/>
              </w:rPr>
            </w:pPr>
          </w:p>
        </w:tc>
        <w:tc>
          <w:tcPr>
            <w:tcW w:w="1080" w:type="dxa"/>
          </w:tcPr>
          <w:p w14:paraId="39E9A93F" w14:textId="77777777" w:rsidR="005856F5" w:rsidRPr="00BE068B" w:rsidRDefault="005856F5" w:rsidP="005856F5">
            <w:pPr>
              <w:contextualSpacing/>
              <w:rPr>
                <w:rFonts w:ascii="Gill Sans MT" w:hAnsi="Gill Sans MT"/>
                <w:sz w:val="20"/>
                <w:szCs w:val="20"/>
              </w:rPr>
            </w:pPr>
          </w:p>
        </w:tc>
        <w:tc>
          <w:tcPr>
            <w:tcW w:w="1512" w:type="dxa"/>
          </w:tcPr>
          <w:p w14:paraId="540EBBF0" w14:textId="77777777" w:rsidR="005856F5" w:rsidRPr="00BE068B" w:rsidRDefault="005856F5" w:rsidP="005856F5">
            <w:pPr>
              <w:contextualSpacing/>
              <w:rPr>
                <w:rFonts w:ascii="Gill Sans MT" w:hAnsi="Gill Sans MT"/>
                <w:sz w:val="20"/>
              </w:rPr>
            </w:pPr>
          </w:p>
        </w:tc>
        <w:tc>
          <w:tcPr>
            <w:tcW w:w="1196" w:type="dxa"/>
          </w:tcPr>
          <w:p w14:paraId="544CCF29" w14:textId="77777777" w:rsidR="005856F5" w:rsidRPr="00BE068B" w:rsidRDefault="005856F5" w:rsidP="005856F5">
            <w:pPr>
              <w:contextualSpacing/>
              <w:rPr>
                <w:rFonts w:ascii="Gill Sans MT" w:hAnsi="Gill Sans MT"/>
                <w:sz w:val="20"/>
              </w:rPr>
            </w:pPr>
          </w:p>
        </w:tc>
        <w:tc>
          <w:tcPr>
            <w:tcW w:w="1440" w:type="dxa"/>
          </w:tcPr>
          <w:p w14:paraId="21B44418" w14:textId="77777777" w:rsidR="005856F5" w:rsidRPr="00BE068B" w:rsidRDefault="005856F5" w:rsidP="005856F5">
            <w:pPr>
              <w:contextualSpacing/>
              <w:rPr>
                <w:rFonts w:ascii="Gill Sans MT" w:hAnsi="Gill Sans MT"/>
                <w:sz w:val="20"/>
              </w:rPr>
            </w:pPr>
          </w:p>
        </w:tc>
        <w:tc>
          <w:tcPr>
            <w:tcW w:w="1260" w:type="dxa"/>
          </w:tcPr>
          <w:p w14:paraId="1BA50B49" w14:textId="77777777" w:rsidR="005856F5" w:rsidRPr="00BE068B" w:rsidRDefault="005856F5" w:rsidP="005856F5">
            <w:pPr>
              <w:contextualSpacing/>
              <w:rPr>
                <w:rFonts w:ascii="Gill Sans MT" w:hAnsi="Gill Sans MT"/>
                <w:sz w:val="20"/>
              </w:rPr>
            </w:pPr>
          </w:p>
        </w:tc>
      </w:tr>
      <w:tr w:rsidR="005856F5" w:rsidRPr="00BE068B" w14:paraId="400CCB59" w14:textId="77777777" w:rsidTr="005856F5">
        <w:trPr>
          <w:trHeight w:val="503"/>
        </w:trPr>
        <w:tc>
          <w:tcPr>
            <w:tcW w:w="731" w:type="dxa"/>
          </w:tcPr>
          <w:p w14:paraId="2B5FDF97" w14:textId="710D3738" w:rsidR="005856F5" w:rsidRPr="00BE068B" w:rsidRDefault="005856F5" w:rsidP="005856F5">
            <w:pPr>
              <w:contextualSpacing/>
              <w:rPr>
                <w:rFonts w:ascii="Gill Sans MT" w:hAnsi="Gill Sans MT"/>
                <w:b/>
                <w:sz w:val="20"/>
              </w:rPr>
            </w:pPr>
            <w:r w:rsidRPr="00BE068B">
              <w:rPr>
                <w:rFonts w:ascii="Gill Sans MT" w:hAnsi="Gill Sans MT"/>
                <w:b/>
                <w:sz w:val="20"/>
              </w:rPr>
              <w:t>1</w:t>
            </w:r>
          </w:p>
        </w:tc>
        <w:tc>
          <w:tcPr>
            <w:tcW w:w="810" w:type="dxa"/>
          </w:tcPr>
          <w:p w14:paraId="18117ADA" w14:textId="77777777" w:rsidR="005856F5" w:rsidRPr="00BE068B" w:rsidRDefault="005856F5" w:rsidP="005856F5">
            <w:pPr>
              <w:contextualSpacing/>
              <w:rPr>
                <w:rFonts w:ascii="Gill Sans MT" w:hAnsi="Gill Sans MT"/>
                <w:sz w:val="20"/>
              </w:rPr>
            </w:pPr>
          </w:p>
        </w:tc>
        <w:tc>
          <w:tcPr>
            <w:tcW w:w="1548" w:type="dxa"/>
          </w:tcPr>
          <w:p w14:paraId="71A2AC3F" w14:textId="77777777" w:rsidR="005856F5" w:rsidRPr="00BE068B" w:rsidRDefault="005856F5" w:rsidP="005856F5">
            <w:pPr>
              <w:contextualSpacing/>
              <w:rPr>
                <w:rFonts w:ascii="Gill Sans MT" w:hAnsi="Gill Sans MT"/>
                <w:sz w:val="20"/>
              </w:rPr>
            </w:pPr>
          </w:p>
        </w:tc>
        <w:tc>
          <w:tcPr>
            <w:tcW w:w="990" w:type="dxa"/>
          </w:tcPr>
          <w:p w14:paraId="08B6EFCA" w14:textId="77777777" w:rsidR="005856F5" w:rsidRPr="00BE068B" w:rsidRDefault="005856F5" w:rsidP="005856F5">
            <w:pPr>
              <w:contextualSpacing/>
              <w:rPr>
                <w:rFonts w:ascii="Gill Sans MT" w:hAnsi="Gill Sans MT"/>
                <w:sz w:val="20"/>
                <w:szCs w:val="20"/>
              </w:rPr>
            </w:pPr>
          </w:p>
        </w:tc>
        <w:tc>
          <w:tcPr>
            <w:tcW w:w="1278" w:type="dxa"/>
          </w:tcPr>
          <w:p w14:paraId="6D19D872" w14:textId="77777777" w:rsidR="005856F5" w:rsidRPr="00BE068B" w:rsidRDefault="005856F5" w:rsidP="005856F5">
            <w:pPr>
              <w:rPr>
                <w:rFonts w:ascii="Gill Sans MT" w:hAnsi="Gill Sans MT"/>
                <w:sz w:val="20"/>
                <w:szCs w:val="20"/>
              </w:rPr>
            </w:pPr>
          </w:p>
        </w:tc>
        <w:tc>
          <w:tcPr>
            <w:tcW w:w="1080" w:type="dxa"/>
          </w:tcPr>
          <w:p w14:paraId="139172DF" w14:textId="77777777" w:rsidR="005856F5" w:rsidRPr="00BE068B" w:rsidRDefault="005856F5" w:rsidP="005856F5">
            <w:pPr>
              <w:ind w:right="10"/>
              <w:contextualSpacing/>
              <w:rPr>
                <w:rFonts w:ascii="Gill Sans MT" w:hAnsi="Gill Sans MT"/>
                <w:sz w:val="20"/>
                <w:szCs w:val="20"/>
              </w:rPr>
            </w:pPr>
          </w:p>
        </w:tc>
        <w:tc>
          <w:tcPr>
            <w:tcW w:w="1080" w:type="dxa"/>
          </w:tcPr>
          <w:p w14:paraId="4DF08664" w14:textId="77777777" w:rsidR="005856F5" w:rsidRPr="00BE068B" w:rsidRDefault="005856F5" w:rsidP="005856F5">
            <w:pPr>
              <w:contextualSpacing/>
              <w:rPr>
                <w:rFonts w:ascii="Gill Sans MT" w:hAnsi="Gill Sans MT"/>
                <w:sz w:val="20"/>
                <w:szCs w:val="20"/>
              </w:rPr>
            </w:pPr>
          </w:p>
        </w:tc>
        <w:tc>
          <w:tcPr>
            <w:tcW w:w="1512" w:type="dxa"/>
          </w:tcPr>
          <w:p w14:paraId="1F6078B5" w14:textId="77777777" w:rsidR="005856F5" w:rsidRPr="00BE068B" w:rsidRDefault="005856F5" w:rsidP="005856F5">
            <w:pPr>
              <w:contextualSpacing/>
              <w:rPr>
                <w:rFonts w:ascii="Gill Sans MT" w:hAnsi="Gill Sans MT"/>
                <w:sz w:val="20"/>
              </w:rPr>
            </w:pPr>
          </w:p>
        </w:tc>
        <w:tc>
          <w:tcPr>
            <w:tcW w:w="1196" w:type="dxa"/>
          </w:tcPr>
          <w:p w14:paraId="53036B14" w14:textId="77777777" w:rsidR="005856F5" w:rsidRPr="00BE068B" w:rsidRDefault="005856F5" w:rsidP="005856F5">
            <w:pPr>
              <w:contextualSpacing/>
              <w:rPr>
                <w:rFonts w:ascii="Gill Sans MT" w:hAnsi="Gill Sans MT"/>
                <w:sz w:val="20"/>
              </w:rPr>
            </w:pPr>
          </w:p>
        </w:tc>
        <w:tc>
          <w:tcPr>
            <w:tcW w:w="1440" w:type="dxa"/>
          </w:tcPr>
          <w:p w14:paraId="452FC85D" w14:textId="77777777" w:rsidR="005856F5" w:rsidRPr="00BE068B" w:rsidRDefault="005856F5" w:rsidP="005856F5">
            <w:pPr>
              <w:contextualSpacing/>
              <w:rPr>
                <w:rFonts w:ascii="Gill Sans MT" w:hAnsi="Gill Sans MT"/>
                <w:sz w:val="20"/>
              </w:rPr>
            </w:pPr>
          </w:p>
        </w:tc>
        <w:tc>
          <w:tcPr>
            <w:tcW w:w="1260" w:type="dxa"/>
          </w:tcPr>
          <w:p w14:paraId="5526796A" w14:textId="77777777" w:rsidR="005856F5" w:rsidRPr="00BE068B" w:rsidRDefault="005856F5" w:rsidP="005856F5">
            <w:pPr>
              <w:contextualSpacing/>
              <w:rPr>
                <w:rFonts w:ascii="Gill Sans MT" w:hAnsi="Gill Sans MT"/>
                <w:sz w:val="20"/>
              </w:rPr>
            </w:pPr>
          </w:p>
        </w:tc>
      </w:tr>
      <w:tr w:rsidR="005856F5" w:rsidRPr="00BE068B" w14:paraId="0EEF6965" w14:textId="77777777" w:rsidTr="005856F5">
        <w:trPr>
          <w:trHeight w:val="503"/>
        </w:trPr>
        <w:tc>
          <w:tcPr>
            <w:tcW w:w="731" w:type="dxa"/>
          </w:tcPr>
          <w:p w14:paraId="7A2C8CE2" w14:textId="230C5129" w:rsidR="005856F5" w:rsidRPr="00BE068B" w:rsidRDefault="005856F5" w:rsidP="005856F5">
            <w:pPr>
              <w:contextualSpacing/>
              <w:rPr>
                <w:rFonts w:ascii="Gill Sans MT" w:hAnsi="Gill Sans MT"/>
                <w:b/>
                <w:sz w:val="20"/>
              </w:rPr>
            </w:pPr>
            <w:r w:rsidRPr="00BE068B">
              <w:rPr>
                <w:rFonts w:ascii="Gill Sans MT" w:hAnsi="Gill Sans MT"/>
                <w:b/>
                <w:sz w:val="20"/>
              </w:rPr>
              <w:t>2</w:t>
            </w:r>
          </w:p>
        </w:tc>
        <w:tc>
          <w:tcPr>
            <w:tcW w:w="810" w:type="dxa"/>
          </w:tcPr>
          <w:p w14:paraId="1A25BB5B" w14:textId="77777777" w:rsidR="005856F5" w:rsidRPr="00BE068B" w:rsidRDefault="005856F5" w:rsidP="005856F5">
            <w:pPr>
              <w:contextualSpacing/>
              <w:rPr>
                <w:rFonts w:ascii="Gill Sans MT" w:hAnsi="Gill Sans MT"/>
                <w:sz w:val="20"/>
              </w:rPr>
            </w:pPr>
          </w:p>
        </w:tc>
        <w:tc>
          <w:tcPr>
            <w:tcW w:w="1548" w:type="dxa"/>
          </w:tcPr>
          <w:p w14:paraId="34915246" w14:textId="77777777" w:rsidR="005856F5" w:rsidRPr="00BE068B" w:rsidRDefault="005856F5" w:rsidP="005856F5">
            <w:pPr>
              <w:contextualSpacing/>
              <w:rPr>
                <w:rFonts w:ascii="Gill Sans MT" w:hAnsi="Gill Sans MT"/>
                <w:sz w:val="20"/>
              </w:rPr>
            </w:pPr>
          </w:p>
        </w:tc>
        <w:tc>
          <w:tcPr>
            <w:tcW w:w="990" w:type="dxa"/>
          </w:tcPr>
          <w:p w14:paraId="460E1475" w14:textId="77777777" w:rsidR="005856F5" w:rsidRPr="00BE068B" w:rsidRDefault="005856F5" w:rsidP="005856F5">
            <w:pPr>
              <w:contextualSpacing/>
              <w:rPr>
                <w:rFonts w:ascii="Gill Sans MT" w:hAnsi="Gill Sans MT"/>
                <w:sz w:val="20"/>
                <w:szCs w:val="20"/>
              </w:rPr>
            </w:pPr>
          </w:p>
        </w:tc>
        <w:tc>
          <w:tcPr>
            <w:tcW w:w="1278" w:type="dxa"/>
          </w:tcPr>
          <w:p w14:paraId="25339BDB" w14:textId="77777777" w:rsidR="005856F5" w:rsidRPr="00BE068B" w:rsidRDefault="005856F5" w:rsidP="005856F5">
            <w:pPr>
              <w:rPr>
                <w:rFonts w:ascii="Gill Sans MT" w:hAnsi="Gill Sans MT"/>
                <w:sz w:val="20"/>
                <w:szCs w:val="20"/>
              </w:rPr>
            </w:pPr>
          </w:p>
        </w:tc>
        <w:tc>
          <w:tcPr>
            <w:tcW w:w="1080" w:type="dxa"/>
          </w:tcPr>
          <w:p w14:paraId="47EEE1BF" w14:textId="77777777" w:rsidR="005856F5" w:rsidRPr="00BE068B" w:rsidRDefault="005856F5" w:rsidP="005856F5">
            <w:pPr>
              <w:ind w:right="10"/>
              <w:contextualSpacing/>
              <w:rPr>
                <w:rFonts w:ascii="Gill Sans MT" w:hAnsi="Gill Sans MT"/>
                <w:sz w:val="20"/>
                <w:szCs w:val="20"/>
              </w:rPr>
            </w:pPr>
          </w:p>
        </w:tc>
        <w:tc>
          <w:tcPr>
            <w:tcW w:w="1080" w:type="dxa"/>
          </w:tcPr>
          <w:p w14:paraId="32573747" w14:textId="77777777" w:rsidR="005856F5" w:rsidRPr="00BE068B" w:rsidRDefault="005856F5" w:rsidP="005856F5">
            <w:pPr>
              <w:contextualSpacing/>
              <w:rPr>
                <w:rFonts w:ascii="Gill Sans MT" w:hAnsi="Gill Sans MT"/>
                <w:sz w:val="20"/>
                <w:szCs w:val="20"/>
              </w:rPr>
            </w:pPr>
          </w:p>
        </w:tc>
        <w:tc>
          <w:tcPr>
            <w:tcW w:w="1512" w:type="dxa"/>
          </w:tcPr>
          <w:p w14:paraId="56F05EEE" w14:textId="77777777" w:rsidR="005856F5" w:rsidRPr="00BE068B" w:rsidRDefault="005856F5" w:rsidP="005856F5">
            <w:pPr>
              <w:contextualSpacing/>
              <w:rPr>
                <w:rFonts w:ascii="Gill Sans MT" w:hAnsi="Gill Sans MT"/>
                <w:sz w:val="20"/>
              </w:rPr>
            </w:pPr>
          </w:p>
        </w:tc>
        <w:tc>
          <w:tcPr>
            <w:tcW w:w="1196" w:type="dxa"/>
          </w:tcPr>
          <w:p w14:paraId="5E76BCE1" w14:textId="77777777" w:rsidR="005856F5" w:rsidRPr="00BE068B" w:rsidRDefault="005856F5" w:rsidP="005856F5">
            <w:pPr>
              <w:contextualSpacing/>
              <w:rPr>
                <w:rFonts w:ascii="Gill Sans MT" w:hAnsi="Gill Sans MT"/>
                <w:sz w:val="20"/>
              </w:rPr>
            </w:pPr>
          </w:p>
        </w:tc>
        <w:tc>
          <w:tcPr>
            <w:tcW w:w="1440" w:type="dxa"/>
          </w:tcPr>
          <w:p w14:paraId="0C38FD93" w14:textId="77777777" w:rsidR="005856F5" w:rsidRPr="00BE068B" w:rsidRDefault="005856F5" w:rsidP="005856F5">
            <w:pPr>
              <w:contextualSpacing/>
              <w:rPr>
                <w:rFonts w:ascii="Gill Sans MT" w:hAnsi="Gill Sans MT"/>
                <w:sz w:val="20"/>
              </w:rPr>
            </w:pPr>
          </w:p>
        </w:tc>
        <w:tc>
          <w:tcPr>
            <w:tcW w:w="1260" w:type="dxa"/>
          </w:tcPr>
          <w:p w14:paraId="0164B138" w14:textId="77777777" w:rsidR="005856F5" w:rsidRPr="00BE068B" w:rsidRDefault="005856F5" w:rsidP="005856F5">
            <w:pPr>
              <w:contextualSpacing/>
              <w:rPr>
                <w:rFonts w:ascii="Gill Sans MT" w:hAnsi="Gill Sans MT"/>
                <w:sz w:val="20"/>
              </w:rPr>
            </w:pPr>
          </w:p>
        </w:tc>
      </w:tr>
      <w:tr w:rsidR="005856F5" w:rsidRPr="00BE068B" w14:paraId="1D627E64" w14:textId="77777777" w:rsidTr="005856F5">
        <w:trPr>
          <w:trHeight w:val="503"/>
        </w:trPr>
        <w:tc>
          <w:tcPr>
            <w:tcW w:w="731" w:type="dxa"/>
          </w:tcPr>
          <w:p w14:paraId="36A65955" w14:textId="2A926870" w:rsidR="005856F5" w:rsidRPr="00BE068B" w:rsidRDefault="005856F5" w:rsidP="005856F5">
            <w:pPr>
              <w:contextualSpacing/>
              <w:rPr>
                <w:rFonts w:ascii="Gill Sans MT" w:hAnsi="Gill Sans MT"/>
                <w:b/>
                <w:sz w:val="20"/>
              </w:rPr>
            </w:pPr>
            <w:r w:rsidRPr="00BE068B">
              <w:rPr>
                <w:rFonts w:ascii="Gill Sans MT" w:hAnsi="Gill Sans MT"/>
                <w:b/>
                <w:sz w:val="20"/>
              </w:rPr>
              <w:t>3</w:t>
            </w:r>
          </w:p>
        </w:tc>
        <w:tc>
          <w:tcPr>
            <w:tcW w:w="810" w:type="dxa"/>
          </w:tcPr>
          <w:p w14:paraId="26BDF490" w14:textId="77777777" w:rsidR="005856F5" w:rsidRPr="00BE068B" w:rsidRDefault="005856F5" w:rsidP="005856F5">
            <w:pPr>
              <w:contextualSpacing/>
              <w:rPr>
                <w:rFonts w:ascii="Gill Sans MT" w:hAnsi="Gill Sans MT"/>
                <w:sz w:val="20"/>
              </w:rPr>
            </w:pPr>
          </w:p>
        </w:tc>
        <w:tc>
          <w:tcPr>
            <w:tcW w:w="1548" w:type="dxa"/>
          </w:tcPr>
          <w:p w14:paraId="605C0B42" w14:textId="77777777" w:rsidR="005856F5" w:rsidRPr="00BE068B" w:rsidRDefault="005856F5" w:rsidP="005856F5">
            <w:pPr>
              <w:contextualSpacing/>
              <w:rPr>
                <w:rFonts w:ascii="Gill Sans MT" w:hAnsi="Gill Sans MT"/>
                <w:sz w:val="20"/>
              </w:rPr>
            </w:pPr>
          </w:p>
        </w:tc>
        <w:tc>
          <w:tcPr>
            <w:tcW w:w="990" w:type="dxa"/>
          </w:tcPr>
          <w:p w14:paraId="4628BFBD" w14:textId="77777777" w:rsidR="005856F5" w:rsidRPr="00BE068B" w:rsidRDefault="005856F5" w:rsidP="005856F5">
            <w:pPr>
              <w:contextualSpacing/>
              <w:rPr>
                <w:rFonts w:ascii="Gill Sans MT" w:hAnsi="Gill Sans MT"/>
                <w:sz w:val="20"/>
                <w:szCs w:val="20"/>
              </w:rPr>
            </w:pPr>
          </w:p>
        </w:tc>
        <w:tc>
          <w:tcPr>
            <w:tcW w:w="1278" w:type="dxa"/>
          </w:tcPr>
          <w:p w14:paraId="24508A8E" w14:textId="77777777" w:rsidR="005856F5" w:rsidRPr="00BE068B" w:rsidRDefault="005856F5" w:rsidP="005856F5">
            <w:pPr>
              <w:rPr>
                <w:rFonts w:ascii="Gill Sans MT" w:hAnsi="Gill Sans MT"/>
                <w:sz w:val="20"/>
                <w:szCs w:val="20"/>
              </w:rPr>
            </w:pPr>
          </w:p>
        </w:tc>
        <w:tc>
          <w:tcPr>
            <w:tcW w:w="1080" w:type="dxa"/>
          </w:tcPr>
          <w:p w14:paraId="40E03BB5" w14:textId="77777777" w:rsidR="005856F5" w:rsidRPr="00BE068B" w:rsidRDefault="005856F5" w:rsidP="005856F5">
            <w:pPr>
              <w:ind w:right="10"/>
              <w:contextualSpacing/>
              <w:rPr>
                <w:rFonts w:ascii="Gill Sans MT" w:hAnsi="Gill Sans MT"/>
                <w:sz w:val="20"/>
                <w:szCs w:val="20"/>
              </w:rPr>
            </w:pPr>
          </w:p>
        </w:tc>
        <w:tc>
          <w:tcPr>
            <w:tcW w:w="1080" w:type="dxa"/>
          </w:tcPr>
          <w:p w14:paraId="755F6B96" w14:textId="77777777" w:rsidR="005856F5" w:rsidRPr="00BE068B" w:rsidRDefault="005856F5" w:rsidP="005856F5">
            <w:pPr>
              <w:contextualSpacing/>
              <w:rPr>
                <w:rFonts w:ascii="Gill Sans MT" w:hAnsi="Gill Sans MT"/>
                <w:sz w:val="20"/>
                <w:szCs w:val="20"/>
              </w:rPr>
            </w:pPr>
          </w:p>
        </w:tc>
        <w:tc>
          <w:tcPr>
            <w:tcW w:w="1512" w:type="dxa"/>
          </w:tcPr>
          <w:p w14:paraId="68AF5BB7" w14:textId="77777777" w:rsidR="005856F5" w:rsidRPr="00BE068B" w:rsidRDefault="005856F5" w:rsidP="005856F5">
            <w:pPr>
              <w:contextualSpacing/>
              <w:rPr>
                <w:rFonts w:ascii="Gill Sans MT" w:hAnsi="Gill Sans MT"/>
                <w:sz w:val="20"/>
              </w:rPr>
            </w:pPr>
          </w:p>
        </w:tc>
        <w:tc>
          <w:tcPr>
            <w:tcW w:w="1196" w:type="dxa"/>
          </w:tcPr>
          <w:p w14:paraId="2A5E6FFF" w14:textId="77777777" w:rsidR="005856F5" w:rsidRPr="00BE068B" w:rsidRDefault="005856F5" w:rsidP="005856F5">
            <w:pPr>
              <w:contextualSpacing/>
              <w:rPr>
                <w:rFonts w:ascii="Gill Sans MT" w:hAnsi="Gill Sans MT"/>
                <w:sz w:val="20"/>
              </w:rPr>
            </w:pPr>
          </w:p>
        </w:tc>
        <w:tc>
          <w:tcPr>
            <w:tcW w:w="1440" w:type="dxa"/>
          </w:tcPr>
          <w:p w14:paraId="03FB4E6D" w14:textId="77777777" w:rsidR="005856F5" w:rsidRPr="00BE068B" w:rsidRDefault="005856F5" w:rsidP="005856F5">
            <w:pPr>
              <w:contextualSpacing/>
              <w:rPr>
                <w:rFonts w:ascii="Gill Sans MT" w:hAnsi="Gill Sans MT"/>
                <w:sz w:val="20"/>
              </w:rPr>
            </w:pPr>
          </w:p>
        </w:tc>
        <w:tc>
          <w:tcPr>
            <w:tcW w:w="1260" w:type="dxa"/>
          </w:tcPr>
          <w:p w14:paraId="5AFC5555" w14:textId="77777777" w:rsidR="005856F5" w:rsidRPr="00BE068B" w:rsidRDefault="005856F5" w:rsidP="005856F5">
            <w:pPr>
              <w:contextualSpacing/>
              <w:rPr>
                <w:rFonts w:ascii="Gill Sans MT" w:hAnsi="Gill Sans MT"/>
                <w:sz w:val="20"/>
              </w:rPr>
            </w:pPr>
          </w:p>
        </w:tc>
      </w:tr>
      <w:tr w:rsidR="005856F5" w:rsidRPr="00BE068B" w14:paraId="117FDB50" w14:textId="77777777" w:rsidTr="005856F5">
        <w:trPr>
          <w:trHeight w:val="503"/>
        </w:trPr>
        <w:tc>
          <w:tcPr>
            <w:tcW w:w="731" w:type="dxa"/>
          </w:tcPr>
          <w:p w14:paraId="6236A482" w14:textId="4DBD62A9" w:rsidR="005856F5" w:rsidRPr="00BE068B" w:rsidRDefault="005856F5" w:rsidP="005856F5">
            <w:pPr>
              <w:contextualSpacing/>
              <w:rPr>
                <w:rFonts w:ascii="Gill Sans MT" w:hAnsi="Gill Sans MT"/>
                <w:b/>
                <w:sz w:val="20"/>
              </w:rPr>
            </w:pPr>
            <w:r w:rsidRPr="00BE068B">
              <w:rPr>
                <w:rFonts w:ascii="Gill Sans MT" w:hAnsi="Gill Sans MT"/>
                <w:b/>
                <w:sz w:val="20"/>
              </w:rPr>
              <w:t>4</w:t>
            </w:r>
          </w:p>
        </w:tc>
        <w:tc>
          <w:tcPr>
            <w:tcW w:w="810" w:type="dxa"/>
          </w:tcPr>
          <w:p w14:paraId="6551FB59" w14:textId="77777777" w:rsidR="005856F5" w:rsidRPr="00BE068B" w:rsidRDefault="005856F5" w:rsidP="005856F5">
            <w:pPr>
              <w:contextualSpacing/>
              <w:rPr>
                <w:rFonts w:ascii="Gill Sans MT" w:hAnsi="Gill Sans MT"/>
                <w:sz w:val="20"/>
              </w:rPr>
            </w:pPr>
          </w:p>
        </w:tc>
        <w:tc>
          <w:tcPr>
            <w:tcW w:w="1548" w:type="dxa"/>
          </w:tcPr>
          <w:p w14:paraId="1524634C" w14:textId="77777777" w:rsidR="005856F5" w:rsidRPr="00BE068B" w:rsidRDefault="005856F5" w:rsidP="005856F5">
            <w:pPr>
              <w:contextualSpacing/>
              <w:rPr>
                <w:rFonts w:ascii="Gill Sans MT" w:hAnsi="Gill Sans MT"/>
                <w:sz w:val="20"/>
              </w:rPr>
            </w:pPr>
          </w:p>
        </w:tc>
        <w:tc>
          <w:tcPr>
            <w:tcW w:w="990" w:type="dxa"/>
          </w:tcPr>
          <w:p w14:paraId="3002058B" w14:textId="77777777" w:rsidR="005856F5" w:rsidRPr="00BE068B" w:rsidRDefault="005856F5" w:rsidP="005856F5">
            <w:pPr>
              <w:contextualSpacing/>
              <w:rPr>
                <w:rFonts w:ascii="Gill Sans MT" w:hAnsi="Gill Sans MT"/>
                <w:sz w:val="20"/>
                <w:szCs w:val="20"/>
              </w:rPr>
            </w:pPr>
          </w:p>
        </w:tc>
        <w:tc>
          <w:tcPr>
            <w:tcW w:w="1278" w:type="dxa"/>
          </w:tcPr>
          <w:p w14:paraId="589B8268" w14:textId="77777777" w:rsidR="005856F5" w:rsidRPr="00BE068B" w:rsidRDefault="005856F5" w:rsidP="005856F5">
            <w:pPr>
              <w:rPr>
                <w:rFonts w:ascii="Gill Sans MT" w:hAnsi="Gill Sans MT"/>
                <w:sz w:val="20"/>
                <w:szCs w:val="20"/>
              </w:rPr>
            </w:pPr>
          </w:p>
        </w:tc>
        <w:tc>
          <w:tcPr>
            <w:tcW w:w="1080" w:type="dxa"/>
          </w:tcPr>
          <w:p w14:paraId="60E6B29C" w14:textId="77777777" w:rsidR="005856F5" w:rsidRPr="00BE068B" w:rsidRDefault="005856F5" w:rsidP="005856F5">
            <w:pPr>
              <w:ind w:right="10"/>
              <w:contextualSpacing/>
              <w:rPr>
                <w:rFonts w:ascii="Gill Sans MT" w:hAnsi="Gill Sans MT"/>
                <w:sz w:val="20"/>
                <w:szCs w:val="20"/>
              </w:rPr>
            </w:pPr>
          </w:p>
        </w:tc>
        <w:tc>
          <w:tcPr>
            <w:tcW w:w="1080" w:type="dxa"/>
          </w:tcPr>
          <w:p w14:paraId="0D5EFAEB" w14:textId="77777777" w:rsidR="005856F5" w:rsidRPr="00BE068B" w:rsidRDefault="005856F5" w:rsidP="005856F5">
            <w:pPr>
              <w:contextualSpacing/>
              <w:rPr>
                <w:rFonts w:ascii="Gill Sans MT" w:hAnsi="Gill Sans MT"/>
                <w:sz w:val="20"/>
                <w:szCs w:val="20"/>
              </w:rPr>
            </w:pPr>
          </w:p>
        </w:tc>
        <w:tc>
          <w:tcPr>
            <w:tcW w:w="1512" w:type="dxa"/>
          </w:tcPr>
          <w:p w14:paraId="0FCCC099" w14:textId="77777777" w:rsidR="005856F5" w:rsidRPr="00BE068B" w:rsidRDefault="005856F5" w:rsidP="005856F5">
            <w:pPr>
              <w:contextualSpacing/>
              <w:rPr>
                <w:rFonts w:ascii="Gill Sans MT" w:hAnsi="Gill Sans MT"/>
                <w:sz w:val="20"/>
              </w:rPr>
            </w:pPr>
          </w:p>
        </w:tc>
        <w:tc>
          <w:tcPr>
            <w:tcW w:w="1196" w:type="dxa"/>
          </w:tcPr>
          <w:p w14:paraId="3D055C0A" w14:textId="77777777" w:rsidR="005856F5" w:rsidRPr="00BE068B" w:rsidRDefault="005856F5" w:rsidP="005856F5">
            <w:pPr>
              <w:contextualSpacing/>
              <w:rPr>
                <w:rFonts w:ascii="Gill Sans MT" w:hAnsi="Gill Sans MT"/>
                <w:sz w:val="20"/>
              </w:rPr>
            </w:pPr>
          </w:p>
        </w:tc>
        <w:tc>
          <w:tcPr>
            <w:tcW w:w="1440" w:type="dxa"/>
          </w:tcPr>
          <w:p w14:paraId="11A8B6CA" w14:textId="77777777" w:rsidR="005856F5" w:rsidRPr="00BE068B" w:rsidRDefault="005856F5" w:rsidP="005856F5">
            <w:pPr>
              <w:contextualSpacing/>
              <w:rPr>
                <w:rFonts w:ascii="Gill Sans MT" w:hAnsi="Gill Sans MT"/>
                <w:sz w:val="20"/>
              </w:rPr>
            </w:pPr>
          </w:p>
        </w:tc>
        <w:tc>
          <w:tcPr>
            <w:tcW w:w="1260" w:type="dxa"/>
          </w:tcPr>
          <w:p w14:paraId="10791DFB" w14:textId="77777777" w:rsidR="005856F5" w:rsidRPr="00BE068B" w:rsidRDefault="005856F5" w:rsidP="005856F5">
            <w:pPr>
              <w:contextualSpacing/>
              <w:rPr>
                <w:rFonts w:ascii="Gill Sans MT" w:hAnsi="Gill Sans MT"/>
                <w:sz w:val="20"/>
              </w:rPr>
            </w:pPr>
          </w:p>
        </w:tc>
      </w:tr>
      <w:tr w:rsidR="005856F5" w:rsidRPr="00BE068B" w14:paraId="52D83E2C" w14:textId="77777777" w:rsidTr="005856F5">
        <w:trPr>
          <w:trHeight w:val="503"/>
        </w:trPr>
        <w:tc>
          <w:tcPr>
            <w:tcW w:w="731" w:type="dxa"/>
          </w:tcPr>
          <w:p w14:paraId="707E72B3" w14:textId="4CD607DC" w:rsidR="005856F5" w:rsidRPr="00BE068B" w:rsidRDefault="005856F5" w:rsidP="005856F5">
            <w:pPr>
              <w:contextualSpacing/>
              <w:rPr>
                <w:rFonts w:ascii="Gill Sans MT" w:hAnsi="Gill Sans MT"/>
                <w:b/>
                <w:sz w:val="20"/>
              </w:rPr>
            </w:pPr>
            <w:r w:rsidRPr="00BE068B">
              <w:rPr>
                <w:rFonts w:ascii="Gill Sans MT" w:hAnsi="Gill Sans MT"/>
                <w:b/>
                <w:sz w:val="20"/>
              </w:rPr>
              <w:t>5</w:t>
            </w:r>
          </w:p>
        </w:tc>
        <w:tc>
          <w:tcPr>
            <w:tcW w:w="810" w:type="dxa"/>
          </w:tcPr>
          <w:p w14:paraId="3E032BFF" w14:textId="77777777" w:rsidR="005856F5" w:rsidRPr="00BE068B" w:rsidRDefault="005856F5" w:rsidP="005856F5">
            <w:pPr>
              <w:contextualSpacing/>
              <w:rPr>
                <w:rFonts w:ascii="Gill Sans MT" w:hAnsi="Gill Sans MT"/>
                <w:sz w:val="20"/>
              </w:rPr>
            </w:pPr>
          </w:p>
        </w:tc>
        <w:tc>
          <w:tcPr>
            <w:tcW w:w="1548" w:type="dxa"/>
          </w:tcPr>
          <w:p w14:paraId="1ABBAFEE" w14:textId="77777777" w:rsidR="005856F5" w:rsidRPr="00BE068B" w:rsidRDefault="005856F5" w:rsidP="005856F5">
            <w:pPr>
              <w:contextualSpacing/>
              <w:rPr>
                <w:rFonts w:ascii="Gill Sans MT" w:hAnsi="Gill Sans MT"/>
                <w:sz w:val="20"/>
              </w:rPr>
            </w:pPr>
          </w:p>
        </w:tc>
        <w:tc>
          <w:tcPr>
            <w:tcW w:w="990" w:type="dxa"/>
          </w:tcPr>
          <w:p w14:paraId="2D58EC38" w14:textId="77777777" w:rsidR="005856F5" w:rsidRPr="00BE068B" w:rsidRDefault="005856F5" w:rsidP="005856F5">
            <w:pPr>
              <w:contextualSpacing/>
              <w:rPr>
                <w:rFonts w:ascii="Gill Sans MT" w:hAnsi="Gill Sans MT"/>
                <w:sz w:val="20"/>
                <w:szCs w:val="20"/>
              </w:rPr>
            </w:pPr>
          </w:p>
        </w:tc>
        <w:tc>
          <w:tcPr>
            <w:tcW w:w="1278" w:type="dxa"/>
          </w:tcPr>
          <w:p w14:paraId="476AE102" w14:textId="77777777" w:rsidR="005856F5" w:rsidRPr="00BE068B" w:rsidRDefault="005856F5" w:rsidP="005856F5">
            <w:pPr>
              <w:rPr>
                <w:rFonts w:ascii="Gill Sans MT" w:hAnsi="Gill Sans MT"/>
                <w:sz w:val="20"/>
                <w:szCs w:val="20"/>
              </w:rPr>
            </w:pPr>
          </w:p>
        </w:tc>
        <w:tc>
          <w:tcPr>
            <w:tcW w:w="1080" w:type="dxa"/>
          </w:tcPr>
          <w:p w14:paraId="6A46DA33" w14:textId="77777777" w:rsidR="005856F5" w:rsidRPr="00BE068B" w:rsidRDefault="005856F5" w:rsidP="005856F5">
            <w:pPr>
              <w:ind w:right="10"/>
              <w:contextualSpacing/>
              <w:rPr>
                <w:rFonts w:ascii="Gill Sans MT" w:hAnsi="Gill Sans MT"/>
                <w:sz w:val="20"/>
                <w:szCs w:val="20"/>
              </w:rPr>
            </w:pPr>
          </w:p>
        </w:tc>
        <w:tc>
          <w:tcPr>
            <w:tcW w:w="1080" w:type="dxa"/>
          </w:tcPr>
          <w:p w14:paraId="3B2DB384" w14:textId="77777777" w:rsidR="005856F5" w:rsidRPr="00BE068B" w:rsidRDefault="005856F5" w:rsidP="005856F5">
            <w:pPr>
              <w:contextualSpacing/>
              <w:rPr>
                <w:rFonts w:ascii="Gill Sans MT" w:hAnsi="Gill Sans MT"/>
                <w:sz w:val="20"/>
                <w:szCs w:val="20"/>
              </w:rPr>
            </w:pPr>
          </w:p>
        </w:tc>
        <w:tc>
          <w:tcPr>
            <w:tcW w:w="1512" w:type="dxa"/>
          </w:tcPr>
          <w:p w14:paraId="634C9263" w14:textId="77777777" w:rsidR="005856F5" w:rsidRPr="00BE068B" w:rsidRDefault="005856F5" w:rsidP="005856F5">
            <w:pPr>
              <w:contextualSpacing/>
              <w:rPr>
                <w:rFonts w:ascii="Gill Sans MT" w:hAnsi="Gill Sans MT"/>
                <w:sz w:val="20"/>
              </w:rPr>
            </w:pPr>
          </w:p>
        </w:tc>
        <w:tc>
          <w:tcPr>
            <w:tcW w:w="1196" w:type="dxa"/>
          </w:tcPr>
          <w:p w14:paraId="0B98CC17" w14:textId="77777777" w:rsidR="005856F5" w:rsidRPr="00BE068B" w:rsidRDefault="005856F5" w:rsidP="005856F5">
            <w:pPr>
              <w:contextualSpacing/>
              <w:rPr>
                <w:rFonts w:ascii="Gill Sans MT" w:hAnsi="Gill Sans MT"/>
                <w:sz w:val="20"/>
              </w:rPr>
            </w:pPr>
          </w:p>
        </w:tc>
        <w:tc>
          <w:tcPr>
            <w:tcW w:w="1440" w:type="dxa"/>
          </w:tcPr>
          <w:p w14:paraId="7FDA45F3" w14:textId="77777777" w:rsidR="005856F5" w:rsidRPr="00BE068B" w:rsidRDefault="005856F5" w:rsidP="005856F5">
            <w:pPr>
              <w:contextualSpacing/>
              <w:rPr>
                <w:rFonts w:ascii="Gill Sans MT" w:hAnsi="Gill Sans MT"/>
                <w:sz w:val="20"/>
              </w:rPr>
            </w:pPr>
          </w:p>
        </w:tc>
        <w:tc>
          <w:tcPr>
            <w:tcW w:w="1260" w:type="dxa"/>
          </w:tcPr>
          <w:p w14:paraId="73BA72EF" w14:textId="77777777" w:rsidR="005856F5" w:rsidRPr="00BE068B" w:rsidRDefault="005856F5" w:rsidP="005856F5">
            <w:pPr>
              <w:contextualSpacing/>
              <w:rPr>
                <w:rFonts w:ascii="Gill Sans MT" w:hAnsi="Gill Sans MT"/>
                <w:sz w:val="20"/>
              </w:rPr>
            </w:pPr>
          </w:p>
        </w:tc>
      </w:tr>
    </w:tbl>
    <w:p w14:paraId="454878EA"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8537EA8"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62E97C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4805460"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A31C67D"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32D3BA4" w14:textId="77777777" w:rsidR="002954A7" w:rsidRPr="00BE068B" w:rsidRDefault="002954A7" w:rsidP="00F7697D">
      <w:pPr>
        <w:spacing w:after="0" w:line="240" w:lineRule="auto"/>
        <w:contextualSpacing/>
        <w:rPr>
          <w:rFonts w:ascii="Gill Sans MT" w:eastAsia="Times New Roman" w:hAnsi="Gill Sans MT" w:cs="Times New Roman"/>
          <w:b/>
          <w:bCs/>
        </w:rPr>
      </w:pPr>
    </w:p>
    <w:p w14:paraId="32985432"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18E2D12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0C0F96A4" w14:textId="77777777" w:rsidR="00F7697D" w:rsidRPr="00BE068B" w:rsidRDefault="00F7697D" w:rsidP="00F7697D">
      <w:pPr>
        <w:spacing w:after="0" w:line="240" w:lineRule="auto"/>
        <w:contextualSpacing/>
        <w:rPr>
          <w:rFonts w:ascii="Gill Sans MT" w:eastAsia="Times New Roman" w:hAnsi="Gill Sans MT" w:cs="Times New Roman"/>
          <w:b/>
          <w:bCs/>
        </w:rPr>
      </w:pPr>
    </w:p>
    <w:p w14:paraId="45C89524" w14:textId="77777777" w:rsidR="00F7697D" w:rsidRPr="00BE068B" w:rsidRDefault="00F7697D" w:rsidP="00F7697D">
      <w:pPr>
        <w:spacing w:after="0" w:line="240" w:lineRule="auto"/>
        <w:contextualSpacing/>
        <w:rPr>
          <w:rFonts w:ascii="Gill Sans MT" w:eastAsia="SimSun" w:hAnsi="Gill Sans MT"/>
        </w:rPr>
      </w:pPr>
    </w:p>
    <w:tbl>
      <w:tblPr>
        <w:tblStyle w:val="TableGrid2"/>
        <w:tblpPr w:leftFromText="180" w:rightFromText="180" w:vertAnchor="page" w:horzAnchor="page" w:tblpX="1110" w:tblpY="8281"/>
        <w:tblW w:w="12629" w:type="dxa"/>
        <w:tblCellMar>
          <w:left w:w="29" w:type="dxa"/>
          <w:right w:w="29" w:type="dxa"/>
        </w:tblCellMar>
        <w:tblLook w:val="04A0" w:firstRow="1" w:lastRow="0" w:firstColumn="1" w:lastColumn="0" w:noHBand="0" w:noVBand="1"/>
      </w:tblPr>
      <w:tblGrid>
        <w:gridCol w:w="3200"/>
        <w:gridCol w:w="1817"/>
        <w:gridCol w:w="5329"/>
        <w:gridCol w:w="2283"/>
      </w:tblGrid>
      <w:tr w:rsidR="00B12D76" w:rsidRPr="00BE068B" w14:paraId="47435BDA" w14:textId="77777777" w:rsidTr="005856F5">
        <w:tc>
          <w:tcPr>
            <w:tcW w:w="3269" w:type="dxa"/>
          </w:tcPr>
          <w:p w14:paraId="05C0BD52" w14:textId="77777777" w:rsidR="00B12D76" w:rsidRPr="00BE068B" w:rsidRDefault="00B12D76"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112- Involved in conflict</w:t>
            </w:r>
          </w:p>
        </w:tc>
        <w:tc>
          <w:tcPr>
            <w:tcW w:w="1957" w:type="dxa"/>
          </w:tcPr>
          <w:p w14:paraId="4E2BB267" w14:textId="3068CFE7" w:rsidR="00B12D76" w:rsidRPr="00BE068B" w:rsidRDefault="005856F5"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113- </w:t>
            </w:r>
            <w:r w:rsidR="00B12D76" w:rsidRPr="00BE068B">
              <w:rPr>
                <w:rFonts w:ascii="Gill Sans MT" w:hAnsi="Gill Sans MT" w:cs="Times New Roman"/>
                <w:b/>
                <w:sz w:val="20"/>
              </w:rPr>
              <w:t xml:space="preserve">Time Period </w:t>
            </w:r>
          </w:p>
        </w:tc>
        <w:tc>
          <w:tcPr>
            <w:tcW w:w="5855" w:type="dxa"/>
          </w:tcPr>
          <w:p w14:paraId="7D67FB6C" w14:textId="72815CB6" w:rsidR="00B12D76" w:rsidRPr="00BE068B" w:rsidRDefault="005856F5" w:rsidP="00B12D76">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114- Dispute Place </w:t>
            </w:r>
          </w:p>
        </w:tc>
        <w:tc>
          <w:tcPr>
            <w:tcW w:w="1548" w:type="dxa"/>
          </w:tcPr>
          <w:p w14:paraId="19254E8E" w14:textId="785F4EFF" w:rsidR="00B12D76" w:rsidRPr="00BE068B" w:rsidRDefault="005856F5" w:rsidP="005856F5">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 xml:space="preserve">115- </w:t>
            </w:r>
            <w:del w:id="35" w:author="usaiduser" w:date="2014-11-09T10:46:00Z">
              <w:r w:rsidRPr="00BE068B" w:rsidDel="00DF2B2C">
                <w:rPr>
                  <w:rFonts w:ascii="Gill Sans MT" w:hAnsi="Gill Sans MT" w:cs="Times New Roman"/>
                  <w:b/>
                  <w:sz w:val="20"/>
                </w:rPr>
                <w:delText>Satisfication</w:delText>
              </w:r>
            </w:del>
            <w:ins w:id="36" w:author="usaiduser" w:date="2014-11-09T10:46:00Z">
              <w:r w:rsidR="00DF2B2C" w:rsidRPr="00BE068B">
                <w:rPr>
                  <w:rFonts w:ascii="Gill Sans MT" w:hAnsi="Gill Sans MT" w:cs="Times New Roman"/>
                  <w:b/>
                  <w:sz w:val="20"/>
                </w:rPr>
                <w:t>Satisfaction</w:t>
              </w:r>
            </w:ins>
          </w:p>
        </w:tc>
      </w:tr>
      <w:tr w:rsidR="00B12D76" w:rsidRPr="00BE068B" w14:paraId="7CA60C24" w14:textId="77777777" w:rsidTr="005856F5">
        <w:tc>
          <w:tcPr>
            <w:tcW w:w="3269" w:type="dxa"/>
          </w:tcPr>
          <w:p w14:paraId="7E2791DC"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1=Official or leader from your village</w:t>
            </w:r>
          </w:p>
          <w:p w14:paraId="4F1392B1"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2=Official or leader from outside your village</w:t>
            </w:r>
          </w:p>
          <w:p w14:paraId="3CEF6E30"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3=Household/Strangers/migrants from another village </w:t>
            </w:r>
          </w:p>
          <w:p w14:paraId="4862F1C4"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4=Chief or other higher authority figure</w:t>
            </w:r>
          </w:p>
          <w:p w14:paraId="16E1CD3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5=Forest service</w:t>
            </w:r>
          </w:p>
          <w:p w14:paraId="6F8B5940"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6=ZAWA</w:t>
            </w:r>
          </w:p>
          <w:p w14:paraId="4FEBE003"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97=Other, speciy </w:t>
            </w:r>
          </w:p>
        </w:tc>
        <w:tc>
          <w:tcPr>
            <w:tcW w:w="1957" w:type="dxa"/>
          </w:tcPr>
          <w:p w14:paraId="26FDC55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1=A couple days</w:t>
            </w:r>
          </w:p>
          <w:p w14:paraId="70890DF8"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2=About 1 week</w:t>
            </w:r>
          </w:p>
          <w:p w14:paraId="54E9E219"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3=Several weeks</w:t>
            </w:r>
          </w:p>
          <w:p w14:paraId="2B93AE6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4=About one month</w:t>
            </w:r>
          </w:p>
          <w:p w14:paraId="5B97612A"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5=Several month</w:t>
            </w:r>
          </w:p>
          <w:p w14:paraId="597772B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6=About one year</w:t>
            </w:r>
          </w:p>
          <w:p w14:paraId="56794E0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7=2-3 years</w:t>
            </w:r>
          </w:p>
          <w:p w14:paraId="06B3DB3C"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8=More than 3 years</w:t>
            </w:r>
          </w:p>
        </w:tc>
        <w:tc>
          <w:tcPr>
            <w:tcW w:w="5855" w:type="dxa"/>
          </w:tcPr>
          <w:p w14:paraId="3CEE3B1A"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1=Headman/woman</w:t>
            </w:r>
          </w:p>
          <w:p w14:paraId="1A5E3807"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2=NGO </w:t>
            </w:r>
          </w:p>
          <w:p w14:paraId="2B982761"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3=Cooperative farmer group</w:t>
            </w:r>
          </w:p>
          <w:p w14:paraId="072B8EF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4=Chipata  District Land Alliance</w:t>
            </w:r>
          </w:p>
          <w:p w14:paraId="2D18E563"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5=Village Land Committee</w:t>
            </w:r>
          </w:p>
          <w:p w14:paraId="2F24D544"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6=Neighbor</w:t>
            </w:r>
          </w:p>
          <w:p w14:paraId="3316646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7=YGL</w:t>
            </w:r>
          </w:p>
          <w:p w14:paraId="7D177173"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8=Chief or other higher authority</w:t>
            </w:r>
          </w:p>
          <w:p w14:paraId="07685067"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9=Induna</w:t>
            </w:r>
          </w:p>
          <w:p w14:paraId="47E12A34"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10=Resolved myself</w:t>
            </w:r>
          </w:p>
          <w:p w14:paraId="241CDBDE"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c>
          <w:tcPr>
            <w:tcW w:w="1548" w:type="dxa"/>
          </w:tcPr>
          <w:p w14:paraId="022B985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1=Very satisfied</w:t>
            </w:r>
          </w:p>
          <w:p w14:paraId="5D80CA8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2=Satisfied</w:t>
            </w:r>
          </w:p>
          <w:p w14:paraId="30E767DB"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3=Neutral</w:t>
            </w:r>
          </w:p>
          <w:p w14:paraId="388804D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4=Dissatisfied</w:t>
            </w:r>
          </w:p>
          <w:p w14:paraId="552F76FD"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5=Very dissatisfied</w:t>
            </w:r>
          </w:p>
          <w:p w14:paraId="18F4A68C" w14:textId="77777777" w:rsidR="00B12D76" w:rsidRPr="00BE068B" w:rsidRDefault="00B12D76" w:rsidP="00B12D76">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6=Prefer not to answer</w:t>
            </w:r>
          </w:p>
        </w:tc>
      </w:tr>
    </w:tbl>
    <w:p w14:paraId="6DE2BAB4" w14:textId="77777777" w:rsidR="00F7697D" w:rsidRPr="00BE068B" w:rsidRDefault="00F7697D" w:rsidP="00F7697D">
      <w:pPr>
        <w:spacing w:after="0" w:line="240" w:lineRule="auto"/>
        <w:contextualSpacing/>
        <w:rPr>
          <w:rFonts w:ascii="Gill Sans MT" w:eastAsia="SimSun" w:hAnsi="Gill Sans MT"/>
        </w:rPr>
      </w:pPr>
    </w:p>
    <w:p w14:paraId="184ACA9C" w14:textId="77777777" w:rsidR="006E365E" w:rsidRPr="00BE068B" w:rsidRDefault="006E365E">
      <w:pPr>
        <w:rPr>
          <w:rFonts w:ascii="Gill Sans MT" w:eastAsia="Times New Roman" w:hAnsi="Gill Sans MT" w:cs="Times New Roman"/>
          <w:b/>
          <w:bCs/>
        </w:rPr>
        <w:sectPr w:rsidR="006E365E" w:rsidRPr="00BE068B" w:rsidSect="006E365E">
          <w:type w:val="continuous"/>
          <w:pgSz w:w="15840" w:h="12240" w:orient="landscape"/>
          <w:pgMar w:top="720" w:right="720" w:bottom="1080" w:left="720" w:header="720" w:footer="84" w:gutter="0"/>
          <w:cols w:space="720"/>
          <w:docGrid w:linePitch="360"/>
        </w:sectPr>
        <w:pPrChange w:id="37" w:author="Aleta Haflett" w:date="2014-11-03T16:31:00Z">
          <w:pPr>
            <w:spacing w:afterLines="20" w:after="48" w:line="240" w:lineRule="auto"/>
            <w:contextualSpacing/>
          </w:pPr>
        </w:pPrChange>
      </w:pPr>
    </w:p>
    <w:p w14:paraId="378859D5" w14:textId="77777777" w:rsidR="00297833" w:rsidRPr="00B87173" w:rsidRDefault="00297833" w:rsidP="00297833">
      <w:pPr>
        <w:rPr>
          <w:rFonts w:ascii="Gill Sans MT" w:hAnsi="Gill Sans MT"/>
          <w:b/>
          <w:color w:val="000000" w:themeColor="text1"/>
          <w:sz w:val="20"/>
          <w:szCs w:val="20"/>
        </w:rPr>
      </w:pPr>
      <w:r w:rsidRPr="00F71A9A">
        <w:rPr>
          <w:rFonts w:ascii="Gill Sans MT" w:hAnsi="Gill Sans MT"/>
          <w:b/>
          <w:color w:val="000000" w:themeColor="text1"/>
          <w:sz w:val="20"/>
          <w:szCs w:val="20"/>
        </w:rPr>
        <w:lastRenderedPageBreak/>
        <w:t xml:space="preserve">DEFORESTATION &amp; CLIMATE CHANGE </w:t>
      </w:r>
    </w:p>
    <w:tbl>
      <w:tblPr>
        <w:tblW w:w="11080" w:type="dxa"/>
        <w:tblInd w:w="-5" w:type="dxa"/>
        <w:tblLayout w:type="fixed"/>
        <w:tblCellMar>
          <w:left w:w="0" w:type="dxa"/>
          <w:right w:w="0" w:type="dxa"/>
        </w:tblCellMar>
        <w:tblLook w:val="0000" w:firstRow="0" w:lastRow="0" w:firstColumn="0" w:lastColumn="0" w:noHBand="0" w:noVBand="0"/>
      </w:tblPr>
      <w:tblGrid>
        <w:gridCol w:w="190"/>
        <w:gridCol w:w="5490"/>
        <w:gridCol w:w="4590"/>
        <w:gridCol w:w="810"/>
      </w:tblGrid>
      <w:tr w:rsidR="00297833" w:rsidRPr="00F71A9A" w14:paraId="6A996BC1" w14:textId="77777777" w:rsidTr="00297833">
        <w:trPr>
          <w:trHeight w:val="20"/>
        </w:trPr>
        <w:tc>
          <w:tcPr>
            <w:tcW w:w="190" w:type="dxa"/>
            <w:tcBorders>
              <w:top w:val="single" w:sz="4" w:space="0" w:color="000000"/>
              <w:left w:val="single" w:sz="4" w:space="0" w:color="000000"/>
              <w:bottom w:val="single" w:sz="4" w:space="0" w:color="000000"/>
              <w:right w:val="single" w:sz="4" w:space="0" w:color="000000"/>
            </w:tcBorders>
          </w:tcPr>
          <w:p w14:paraId="04EB199F"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4A42A90D" w14:textId="77777777" w:rsidR="00297833" w:rsidRPr="00F71A9A" w:rsidRDefault="00297833" w:rsidP="00297833">
            <w:pPr>
              <w:spacing w:line="240" w:lineRule="auto"/>
              <w:ind w:right="-108"/>
              <w:contextualSpacing/>
              <w:rPr>
                <w:rFonts w:ascii="Gill Sans MT" w:hAnsi="Gill Sans MT"/>
                <w:sz w:val="20"/>
                <w:szCs w:val="20"/>
              </w:rPr>
            </w:pPr>
            <w:r w:rsidRPr="00F71A9A">
              <w:rPr>
                <w:rFonts w:ascii="Gill Sans MT" w:hAnsi="Gill Sans MT" w:cs="Arial"/>
                <w:sz w:val="20"/>
                <w:szCs w:val="20"/>
              </w:rPr>
              <w:t xml:space="preserve">In the past 5 years, have you observed any of the following changes in your community? </w:t>
            </w:r>
          </w:p>
          <w:p w14:paraId="7A5C2BB7" w14:textId="77777777" w:rsidR="00297833" w:rsidRPr="00F71A9A" w:rsidRDefault="00297833" w:rsidP="00297833">
            <w:pPr>
              <w:spacing w:line="240" w:lineRule="auto"/>
              <w:contextualSpacing/>
              <w:rPr>
                <w:rFonts w:ascii="Gill Sans MT" w:hAnsi="Gill Sans MT"/>
                <w:sz w:val="20"/>
                <w:szCs w:val="20"/>
              </w:rPr>
            </w:pPr>
          </w:p>
        </w:tc>
        <w:tc>
          <w:tcPr>
            <w:tcW w:w="4590" w:type="dxa"/>
            <w:tcBorders>
              <w:top w:val="single" w:sz="4" w:space="0" w:color="000000"/>
              <w:bottom w:val="single" w:sz="4" w:space="0" w:color="000000"/>
              <w:right w:val="single" w:sz="18" w:space="0" w:color="000000"/>
            </w:tcBorders>
          </w:tcPr>
          <w:p w14:paraId="3D05FD12"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1=Reduced rainfall</w:t>
            </w:r>
            <w:r w:rsidRPr="00F71A9A">
              <w:rPr>
                <w:rFonts w:ascii="Gill Sans MT" w:eastAsia="MS Gothic" w:hAnsi="Gill Sans MT" w:cs="MS Gothic"/>
                <w:sz w:val="20"/>
                <w:szCs w:val="20"/>
              </w:rPr>
              <w:t> </w:t>
            </w:r>
          </w:p>
          <w:p w14:paraId="29CA8377" w14:textId="77777777" w:rsidR="00297833" w:rsidRPr="00F71A9A" w:rsidRDefault="00297833" w:rsidP="00297833">
            <w:pPr>
              <w:spacing w:line="240" w:lineRule="auto"/>
              <w:ind w:right="-115"/>
              <w:contextualSpacing/>
              <w:rPr>
                <w:rFonts w:ascii="Gill Sans MT" w:hAnsi="Gill Sans MT" w:cs="Arial"/>
                <w:sz w:val="20"/>
                <w:szCs w:val="20"/>
              </w:rPr>
            </w:pPr>
            <w:r w:rsidRPr="00F71A9A">
              <w:rPr>
                <w:rFonts w:ascii="Gill Sans MT" w:hAnsi="Gill Sans MT" w:cs="Arial"/>
                <w:sz w:val="20"/>
                <w:szCs w:val="20"/>
              </w:rPr>
              <w:t>2=Increased rainfall</w:t>
            </w:r>
          </w:p>
          <w:p w14:paraId="59224398"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sz w:val="20"/>
                <w:szCs w:val="20"/>
              </w:rPr>
              <w:t>3=</w:t>
            </w:r>
            <w:r w:rsidRPr="00F71A9A">
              <w:rPr>
                <w:rFonts w:ascii="Gill Sans MT" w:hAnsi="Gill Sans MT" w:cs="Arial"/>
                <w:sz w:val="20"/>
                <w:szCs w:val="20"/>
              </w:rPr>
              <w:t xml:space="preserve">Changes in seasonal patterns (when rainy and dry seasons occur) </w:t>
            </w:r>
          </w:p>
          <w:p w14:paraId="1288167B"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4=Drought</w:t>
            </w:r>
            <w:r w:rsidRPr="00F71A9A">
              <w:rPr>
                <w:rFonts w:ascii="Gill Sans MT" w:eastAsia="MS Gothic" w:hAnsi="Gill Sans MT" w:cs="MS Gothic"/>
                <w:sz w:val="20"/>
                <w:szCs w:val="20"/>
              </w:rPr>
              <w:t> </w:t>
            </w:r>
          </w:p>
          <w:p w14:paraId="09D3349E"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5=Flooding/landslides</w:t>
            </w:r>
            <w:r w:rsidRPr="00F71A9A">
              <w:rPr>
                <w:rFonts w:ascii="Gill Sans MT" w:eastAsia="MS Gothic" w:hAnsi="Gill Sans MT" w:cs="MS Gothic"/>
                <w:sz w:val="20"/>
                <w:szCs w:val="20"/>
              </w:rPr>
              <w:t> </w:t>
            </w:r>
          </w:p>
          <w:p w14:paraId="06965344" w14:textId="77777777" w:rsidR="00297833" w:rsidRPr="00F71A9A" w:rsidRDefault="00297833" w:rsidP="00297833">
            <w:pPr>
              <w:spacing w:line="240" w:lineRule="auto"/>
              <w:ind w:right="-115"/>
              <w:contextualSpacing/>
              <w:rPr>
                <w:rFonts w:ascii="Gill Sans MT" w:hAnsi="Gill Sans MT"/>
                <w:sz w:val="20"/>
                <w:szCs w:val="20"/>
              </w:rPr>
            </w:pPr>
            <w:r w:rsidRPr="00F71A9A">
              <w:rPr>
                <w:rFonts w:ascii="Gill Sans MT" w:hAnsi="Gill Sans MT" w:cs="Arial"/>
                <w:sz w:val="20"/>
                <w:szCs w:val="20"/>
              </w:rPr>
              <w:t>6=Other (specify)</w:t>
            </w:r>
          </w:p>
        </w:tc>
        <w:tc>
          <w:tcPr>
            <w:tcW w:w="810" w:type="dxa"/>
            <w:tcBorders>
              <w:top w:val="single" w:sz="18" w:space="0" w:color="000000"/>
              <w:left w:val="single" w:sz="18" w:space="0" w:color="000000"/>
              <w:bottom w:val="single" w:sz="18" w:space="0" w:color="000000"/>
              <w:right w:val="single" w:sz="18" w:space="0" w:color="000000"/>
            </w:tcBorders>
          </w:tcPr>
          <w:p w14:paraId="5004FE37"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r w:rsidR="00297833" w:rsidRPr="00F71A9A" w14:paraId="66FD6E5A" w14:textId="77777777" w:rsidTr="00297833">
        <w:trPr>
          <w:trHeight w:val="20"/>
        </w:trPr>
        <w:tc>
          <w:tcPr>
            <w:tcW w:w="190" w:type="dxa"/>
            <w:tcBorders>
              <w:top w:val="single" w:sz="4" w:space="0" w:color="000000"/>
              <w:left w:val="single" w:sz="4" w:space="0" w:color="000000"/>
              <w:bottom w:val="single" w:sz="4" w:space="0" w:color="000000"/>
              <w:right w:val="single" w:sz="4" w:space="0" w:color="000000"/>
            </w:tcBorders>
          </w:tcPr>
          <w:p w14:paraId="1AC7BAE9" w14:textId="77777777" w:rsidR="00297833" w:rsidRPr="00F71A9A" w:rsidRDefault="00297833" w:rsidP="00297833">
            <w:pPr>
              <w:spacing w:line="240" w:lineRule="auto"/>
              <w:contextualSpacing/>
              <w:rPr>
                <w:rFonts w:ascii="Gill Sans MT" w:eastAsia="Calibri" w:hAnsi="Gill Sans MT" w:cs="Times New Roman"/>
                <w:sz w:val="20"/>
                <w:szCs w:val="20"/>
              </w:rPr>
            </w:pPr>
          </w:p>
        </w:tc>
        <w:tc>
          <w:tcPr>
            <w:tcW w:w="5490" w:type="dxa"/>
            <w:tcBorders>
              <w:top w:val="single" w:sz="4" w:space="0" w:color="000000"/>
              <w:left w:val="single" w:sz="4" w:space="0" w:color="000000"/>
              <w:bottom w:val="single" w:sz="4" w:space="0" w:color="000000"/>
            </w:tcBorders>
          </w:tcPr>
          <w:p w14:paraId="7B5A306B"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In the past 5 years, have you observed any of the following changes in the forest area that you think are due to change in temperature or rainfall patterns? </w:t>
            </w:r>
          </w:p>
          <w:p w14:paraId="4E00666A" w14:textId="77777777" w:rsidR="00297833" w:rsidRPr="00F71A9A" w:rsidRDefault="00297833" w:rsidP="00297833">
            <w:pPr>
              <w:spacing w:line="240" w:lineRule="auto"/>
              <w:ind w:right="-108"/>
              <w:contextualSpacing/>
              <w:rPr>
                <w:rFonts w:ascii="Gill Sans MT" w:hAnsi="Gill Sans MT" w:cs="Arial"/>
                <w:sz w:val="20"/>
                <w:szCs w:val="20"/>
              </w:rPr>
            </w:pPr>
          </w:p>
        </w:tc>
        <w:tc>
          <w:tcPr>
            <w:tcW w:w="4590" w:type="dxa"/>
            <w:tcBorders>
              <w:top w:val="single" w:sz="4" w:space="0" w:color="000000"/>
              <w:bottom w:val="single" w:sz="4" w:space="0" w:color="000000"/>
              <w:right w:val="single" w:sz="18" w:space="0" w:color="000000"/>
            </w:tcBorders>
          </w:tcPr>
          <w:p w14:paraId="0065DFEE"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1=Decline in abundance of game and non-timber forest products </w:t>
            </w:r>
          </w:p>
          <w:p w14:paraId="5F4C64C2"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2=Decline in productivity or health of fisheries</w:t>
            </w:r>
            <w:r w:rsidRPr="00F71A9A">
              <w:rPr>
                <w:rFonts w:ascii="Gill Sans MT" w:eastAsia="MS Gothic" w:hAnsi="Gill Sans MT" w:cs="MS Gothic"/>
                <w:sz w:val="20"/>
                <w:szCs w:val="20"/>
              </w:rPr>
              <w:t> </w:t>
            </w:r>
          </w:p>
          <w:p w14:paraId="10C24245"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3=Change in seasons of flowering or fruiting</w:t>
            </w:r>
            <w:r w:rsidRPr="00F71A9A">
              <w:rPr>
                <w:rFonts w:ascii="Gill Sans MT" w:eastAsia="MS Gothic" w:hAnsi="Gill Sans MT" w:cs="MS Gothic"/>
                <w:sz w:val="20"/>
                <w:szCs w:val="20"/>
              </w:rPr>
              <w:t> </w:t>
            </w:r>
          </w:p>
          <w:p w14:paraId="07750020"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4=Decline in crops/harvest cycles</w:t>
            </w:r>
          </w:p>
          <w:p w14:paraId="2E9281CD" w14:textId="77777777" w:rsidR="00297833" w:rsidRPr="00F71A9A" w:rsidRDefault="00297833" w:rsidP="00297833">
            <w:pPr>
              <w:spacing w:line="240" w:lineRule="auto"/>
              <w:contextualSpacing/>
              <w:rPr>
                <w:rFonts w:ascii="Gill Sans MT" w:hAnsi="Gill Sans MT" w:cs="Arial"/>
                <w:sz w:val="20"/>
                <w:szCs w:val="20"/>
              </w:rPr>
            </w:pPr>
            <w:r w:rsidRPr="00F71A9A">
              <w:rPr>
                <w:rFonts w:ascii="Gill Sans MT" w:hAnsi="Gill Sans MT" w:cs="Arial"/>
                <w:sz w:val="20"/>
                <w:szCs w:val="20"/>
              </w:rPr>
              <w:t xml:space="preserve">5=Other (specify): </w:t>
            </w:r>
          </w:p>
        </w:tc>
        <w:tc>
          <w:tcPr>
            <w:tcW w:w="810" w:type="dxa"/>
            <w:tcBorders>
              <w:top w:val="single" w:sz="18" w:space="0" w:color="000000"/>
              <w:left w:val="single" w:sz="18" w:space="0" w:color="000000"/>
              <w:bottom w:val="single" w:sz="18" w:space="0" w:color="000000"/>
              <w:right w:val="single" w:sz="18" w:space="0" w:color="000000"/>
            </w:tcBorders>
          </w:tcPr>
          <w:p w14:paraId="458A5576" w14:textId="77777777" w:rsidR="00297833" w:rsidRPr="00F71A9A" w:rsidRDefault="00297833" w:rsidP="00297833">
            <w:pPr>
              <w:spacing w:line="240" w:lineRule="auto"/>
              <w:contextualSpacing/>
              <w:rPr>
                <w:rFonts w:ascii="Gill Sans MT" w:eastAsia="Calibri" w:hAnsi="Gill Sans MT" w:cs="Times New Roman"/>
                <w:i/>
                <w:color w:val="A6A6A6"/>
                <w:sz w:val="20"/>
                <w:szCs w:val="20"/>
              </w:rPr>
            </w:pPr>
          </w:p>
        </w:tc>
      </w:tr>
    </w:tbl>
    <w:p w14:paraId="237F4E69" w14:textId="77777777" w:rsidR="00297833" w:rsidRPr="00F71A9A" w:rsidRDefault="00297833" w:rsidP="00297833">
      <w:pPr>
        <w:rPr>
          <w:ins w:id="38" w:author="Aleta Haflett" w:date="2014-11-04T15:54:00Z"/>
          <w:rFonts w:ascii="Gill Sans MT" w:eastAsia="Times New Roman" w:hAnsi="Gill Sans MT" w:cs="Times New Roman"/>
          <w:b/>
          <w:bCs/>
          <w:color w:val="000000"/>
          <w:sz w:val="20"/>
          <w:szCs w:val="20"/>
        </w:rPr>
      </w:pPr>
    </w:p>
    <w:tbl>
      <w:tblPr>
        <w:tblW w:w="11080" w:type="dxa"/>
        <w:tblInd w:w="-5" w:type="dxa"/>
        <w:tblLayout w:type="fixed"/>
        <w:tblCellMar>
          <w:left w:w="0" w:type="dxa"/>
          <w:right w:w="0" w:type="dxa"/>
        </w:tblCellMar>
        <w:tblLook w:val="0000" w:firstRow="0" w:lastRow="0" w:firstColumn="0" w:lastColumn="0" w:noHBand="0" w:noVBand="0"/>
      </w:tblPr>
      <w:tblGrid>
        <w:gridCol w:w="370"/>
        <w:gridCol w:w="4500"/>
        <w:gridCol w:w="3150"/>
        <w:gridCol w:w="3060"/>
      </w:tblGrid>
      <w:tr w:rsidR="00297833" w:rsidRPr="00F71A9A" w14:paraId="43B57D1E"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65EFD235" w14:textId="77777777" w:rsidR="00297833" w:rsidRPr="00F71A9A" w:rsidRDefault="00297833" w:rsidP="00297833">
            <w:pPr>
              <w:spacing w:after="0" w:line="240" w:lineRule="auto"/>
              <w:contextualSpacing/>
              <w:rPr>
                <w:rFonts w:ascii="Gill Sans MT" w:hAnsi="Gill Sans MT"/>
                <w:w w:val="105"/>
                <w:sz w:val="20"/>
                <w:szCs w:val="20"/>
              </w:rPr>
            </w:pPr>
          </w:p>
        </w:tc>
        <w:tc>
          <w:tcPr>
            <w:tcW w:w="4500" w:type="dxa"/>
            <w:tcBorders>
              <w:top w:val="single" w:sz="4" w:space="0" w:color="000000"/>
              <w:left w:val="single" w:sz="4" w:space="0" w:color="auto"/>
              <w:bottom w:val="single" w:sz="4" w:space="0" w:color="000000"/>
              <w:right w:val="single" w:sz="18" w:space="0" w:color="000000"/>
            </w:tcBorders>
          </w:tcPr>
          <w:p w14:paraId="3C6020B5" w14:textId="77777777" w:rsidR="00297833" w:rsidRPr="00F71A9A" w:rsidRDefault="00297833" w:rsidP="00297833">
            <w:pPr>
              <w:spacing w:after="0" w:line="240" w:lineRule="auto"/>
              <w:contextualSpacing/>
              <w:rPr>
                <w:rFonts w:ascii="Gill Sans MT" w:hAnsi="Gill Sans MT"/>
                <w:i/>
                <w:color w:val="000000"/>
                <w:sz w:val="20"/>
                <w:szCs w:val="20"/>
              </w:rPr>
            </w:pPr>
            <w:r w:rsidRPr="00F71A9A">
              <w:rPr>
                <w:rFonts w:ascii="Gill Sans MT" w:hAnsi="Gill Sans MT"/>
                <w:color w:val="000000"/>
                <w:sz w:val="20"/>
                <w:szCs w:val="20"/>
              </w:rPr>
              <w:t xml:space="preserve">In your opinion, what other benefits does the nearby forest, wooded area, or trees provide, apart from products that are harvested?  </w:t>
            </w:r>
            <w:r w:rsidRPr="00F71A9A">
              <w:rPr>
                <w:rFonts w:ascii="Gill Sans MT" w:hAnsi="Gill Sans MT"/>
                <w:i/>
                <w:color w:val="000000"/>
                <w:sz w:val="20"/>
                <w:szCs w:val="20"/>
              </w:rPr>
              <w:t>Please rank the top three</w:t>
            </w:r>
          </w:p>
        </w:tc>
        <w:tc>
          <w:tcPr>
            <w:tcW w:w="3150" w:type="dxa"/>
            <w:tcBorders>
              <w:top w:val="single" w:sz="4" w:space="0" w:color="000000"/>
              <w:left w:val="single" w:sz="4" w:space="0" w:color="auto"/>
              <w:bottom w:val="single" w:sz="4" w:space="0" w:color="000000"/>
            </w:tcBorders>
          </w:tcPr>
          <w:p w14:paraId="4ED3975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1=None</w:t>
            </w:r>
          </w:p>
          <w:p w14:paraId="2661F1C6"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2=Soil protected</w:t>
            </w:r>
          </w:p>
          <w:p w14:paraId="1684F480"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3=Soil fertility</w:t>
            </w:r>
          </w:p>
          <w:p w14:paraId="05A4957D"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4=Area for grazing areas</w:t>
            </w:r>
          </w:p>
          <w:p w14:paraId="16079EB9"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5=Water conservation </w:t>
            </w:r>
          </w:p>
          <w:p w14:paraId="3D60EF8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6=Water purification</w:t>
            </w:r>
          </w:p>
          <w:p w14:paraId="4AD20375"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7=Climate regulation</w:t>
            </w:r>
          </w:p>
          <w:p w14:paraId="75DB6B2E"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 xml:space="preserve">8=Disease control </w:t>
            </w:r>
          </w:p>
          <w:p w14:paraId="7DABAF14"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9=Windbreak</w:t>
            </w:r>
          </w:p>
          <w:p w14:paraId="3E689DB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10=Shade</w:t>
            </w:r>
          </w:p>
        </w:tc>
        <w:tc>
          <w:tcPr>
            <w:tcW w:w="3060" w:type="dxa"/>
            <w:tcBorders>
              <w:top w:val="single" w:sz="18" w:space="0" w:color="000000"/>
              <w:bottom w:val="single" w:sz="18" w:space="0" w:color="000000"/>
              <w:right w:val="single" w:sz="18" w:space="0" w:color="000000"/>
            </w:tcBorders>
          </w:tcPr>
          <w:p w14:paraId="4E7703F1"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11=Religious/spiritual</w:t>
            </w:r>
          </w:p>
          <w:p w14:paraId="46DF1090"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12=Cultural heritage</w:t>
            </w:r>
          </w:p>
          <w:p w14:paraId="768B403F"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13=Recreation/tourism</w:t>
            </w:r>
          </w:p>
          <w:p w14:paraId="572CAC3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14=Aesthetic</w:t>
            </w:r>
          </w:p>
          <w:p w14:paraId="67D7B99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15=Education/scientific studies</w:t>
            </w:r>
          </w:p>
          <w:p w14:paraId="59F76FC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16=Employment</w:t>
            </w:r>
          </w:p>
          <w:p w14:paraId="04881FA8"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17=Other</w:t>
            </w:r>
          </w:p>
          <w:p w14:paraId="753314E5" w14:textId="77777777" w:rsidR="00297833" w:rsidRPr="00F71A9A" w:rsidRDefault="00297833" w:rsidP="00297833">
            <w:pPr>
              <w:spacing w:after="0" w:line="240" w:lineRule="auto"/>
              <w:contextualSpacing/>
              <w:rPr>
                <w:rFonts w:ascii="Gill Sans MT" w:hAnsi="Gill Sans MT"/>
                <w:color w:val="A6A6A6" w:themeColor="background1" w:themeShade="A6"/>
                <w:sz w:val="20"/>
                <w:szCs w:val="20"/>
              </w:rPr>
            </w:pPr>
            <w:r w:rsidRPr="00F71A9A">
              <w:rPr>
                <w:rFonts w:ascii="Gill Sans MT" w:hAnsi="Gill Sans MT"/>
                <w:color w:val="A6A6A6" w:themeColor="background1" w:themeShade="A6"/>
                <w:sz w:val="20"/>
                <w:szCs w:val="20"/>
              </w:rPr>
              <w:t>999=Not applicable</w:t>
            </w:r>
          </w:p>
        </w:tc>
      </w:tr>
      <w:tr w:rsidR="00297833" w:rsidRPr="00F71A9A" w14:paraId="6D8AA5E0"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248DBF57"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F1a</w:t>
            </w:r>
          </w:p>
        </w:tc>
        <w:tc>
          <w:tcPr>
            <w:tcW w:w="7650" w:type="dxa"/>
            <w:gridSpan w:val="2"/>
            <w:tcBorders>
              <w:top w:val="single" w:sz="4" w:space="0" w:color="000000"/>
              <w:left w:val="single" w:sz="4" w:space="0" w:color="auto"/>
              <w:bottom w:val="single" w:sz="4" w:space="0" w:color="000000"/>
              <w:right w:val="single" w:sz="18" w:space="0" w:color="000000"/>
            </w:tcBorders>
          </w:tcPr>
          <w:p w14:paraId="6CF24578"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1st</w:t>
            </w:r>
          </w:p>
        </w:tc>
        <w:tc>
          <w:tcPr>
            <w:tcW w:w="3060" w:type="dxa"/>
            <w:tcBorders>
              <w:top w:val="single" w:sz="18" w:space="0" w:color="000000"/>
              <w:left w:val="single" w:sz="18" w:space="0" w:color="000000"/>
              <w:bottom w:val="single" w:sz="18" w:space="0" w:color="000000"/>
              <w:right w:val="single" w:sz="18" w:space="0" w:color="000000"/>
            </w:tcBorders>
          </w:tcPr>
          <w:p w14:paraId="255FF6C5"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60887E9C"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7B0A790F"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F1b</w:t>
            </w:r>
          </w:p>
        </w:tc>
        <w:tc>
          <w:tcPr>
            <w:tcW w:w="7650" w:type="dxa"/>
            <w:gridSpan w:val="2"/>
            <w:tcBorders>
              <w:top w:val="single" w:sz="4" w:space="0" w:color="000000"/>
              <w:left w:val="single" w:sz="4" w:space="0" w:color="auto"/>
              <w:bottom w:val="single" w:sz="4" w:space="0" w:color="000000"/>
              <w:right w:val="single" w:sz="18" w:space="0" w:color="000000"/>
            </w:tcBorders>
          </w:tcPr>
          <w:p w14:paraId="5BD329DC"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2nd</w:t>
            </w:r>
          </w:p>
        </w:tc>
        <w:tc>
          <w:tcPr>
            <w:tcW w:w="3060" w:type="dxa"/>
            <w:tcBorders>
              <w:top w:val="single" w:sz="18" w:space="0" w:color="000000"/>
              <w:left w:val="single" w:sz="18" w:space="0" w:color="000000"/>
              <w:bottom w:val="single" w:sz="18" w:space="0" w:color="000000"/>
              <w:right w:val="single" w:sz="18" w:space="0" w:color="000000"/>
            </w:tcBorders>
          </w:tcPr>
          <w:p w14:paraId="4EF9CF09"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r w:rsidR="00297833" w:rsidRPr="00F71A9A" w14:paraId="39B8094B" w14:textId="77777777" w:rsidTr="00297833">
        <w:trPr>
          <w:trHeight w:val="20"/>
        </w:trPr>
        <w:tc>
          <w:tcPr>
            <w:tcW w:w="370" w:type="dxa"/>
            <w:tcBorders>
              <w:top w:val="single" w:sz="4" w:space="0" w:color="000000"/>
              <w:left w:val="single" w:sz="4" w:space="0" w:color="000000"/>
              <w:bottom w:val="single" w:sz="4" w:space="0" w:color="000000"/>
              <w:right w:val="single" w:sz="4" w:space="0" w:color="auto"/>
            </w:tcBorders>
          </w:tcPr>
          <w:p w14:paraId="6F6E078D" w14:textId="77777777" w:rsidR="00297833" w:rsidRPr="00F71A9A" w:rsidRDefault="00297833" w:rsidP="00297833">
            <w:pPr>
              <w:spacing w:after="0" w:line="240" w:lineRule="auto"/>
              <w:contextualSpacing/>
              <w:rPr>
                <w:rFonts w:ascii="Gill Sans MT" w:hAnsi="Gill Sans MT"/>
                <w:w w:val="105"/>
                <w:sz w:val="20"/>
                <w:szCs w:val="20"/>
              </w:rPr>
            </w:pPr>
            <w:r w:rsidRPr="00F71A9A">
              <w:rPr>
                <w:rFonts w:ascii="Gill Sans MT" w:hAnsi="Gill Sans MT"/>
                <w:w w:val="105"/>
                <w:sz w:val="20"/>
                <w:szCs w:val="20"/>
              </w:rPr>
              <w:t>F1c</w:t>
            </w:r>
          </w:p>
        </w:tc>
        <w:tc>
          <w:tcPr>
            <w:tcW w:w="7650" w:type="dxa"/>
            <w:gridSpan w:val="2"/>
            <w:tcBorders>
              <w:top w:val="single" w:sz="4" w:space="0" w:color="000000"/>
              <w:left w:val="single" w:sz="4" w:space="0" w:color="auto"/>
              <w:bottom w:val="single" w:sz="4" w:space="0" w:color="000000"/>
              <w:right w:val="single" w:sz="18" w:space="0" w:color="000000"/>
            </w:tcBorders>
          </w:tcPr>
          <w:p w14:paraId="6B24A71A" w14:textId="77777777" w:rsidR="00297833" w:rsidRPr="00F71A9A" w:rsidRDefault="00297833" w:rsidP="00297833">
            <w:pPr>
              <w:spacing w:after="0" w:line="240" w:lineRule="auto"/>
              <w:contextualSpacing/>
              <w:rPr>
                <w:rFonts w:ascii="Gill Sans MT" w:hAnsi="Gill Sans MT"/>
                <w:color w:val="000000"/>
                <w:sz w:val="20"/>
                <w:szCs w:val="20"/>
              </w:rPr>
            </w:pPr>
            <w:r w:rsidRPr="00F71A9A">
              <w:rPr>
                <w:rFonts w:ascii="Gill Sans MT" w:hAnsi="Gill Sans MT"/>
                <w:color w:val="000000"/>
                <w:sz w:val="20"/>
                <w:szCs w:val="20"/>
              </w:rPr>
              <w:t>3rd</w:t>
            </w:r>
          </w:p>
        </w:tc>
        <w:tc>
          <w:tcPr>
            <w:tcW w:w="3060" w:type="dxa"/>
            <w:tcBorders>
              <w:top w:val="single" w:sz="18" w:space="0" w:color="000000"/>
              <w:left w:val="single" w:sz="18" w:space="0" w:color="000000"/>
              <w:bottom w:val="single" w:sz="18" w:space="0" w:color="000000"/>
              <w:right w:val="single" w:sz="18" w:space="0" w:color="000000"/>
            </w:tcBorders>
          </w:tcPr>
          <w:p w14:paraId="782B8C73" w14:textId="77777777" w:rsidR="00297833" w:rsidRPr="00F71A9A" w:rsidRDefault="00297833" w:rsidP="00297833">
            <w:pPr>
              <w:spacing w:after="0" w:line="240" w:lineRule="auto"/>
              <w:contextualSpacing/>
              <w:rPr>
                <w:rFonts w:ascii="Gill Sans MT" w:hAnsi="Gill Sans MT"/>
                <w:i/>
                <w:color w:val="A6A6A6" w:themeColor="background1" w:themeShade="A6"/>
                <w:sz w:val="20"/>
                <w:szCs w:val="20"/>
              </w:rPr>
            </w:pPr>
          </w:p>
        </w:tc>
      </w:tr>
    </w:tbl>
    <w:p w14:paraId="64496347" w14:textId="77777777" w:rsidR="00297833" w:rsidRPr="00F71A9A" w:rsidRDefault="00297833" w:rsidP="00297833">
      <w:pPr>
        <w:rPr>
          <w:rFonts w:ascii="Gill Sans MT" w:hAnsi="Gill Sans MT"/>
          <w:sz w:val="20"/>
          <w:szCs w:val="20"/>
        </w:rPr>
      </w:pPr>
    </w:p>
    <w:tbl>
      <w:tblPr>
        <w:tblW w:w="11104" w:type="dxa"/>
        <w:tblInd w:w="-5" w:type="dxa"/>
        <w:tblLayout w:type="fixed"/>
        <w:tblCellMar>
          <w:left w:w="29" w:type="dxa"/>
          <w:right w:w="29" w:type="dxa"/>
        </w:tblCellMar>
        <w:tblLook w:val="0000" w:firstRow="0" w:lastRow="0" w:firstColumn="0" w:lastColumn="0" w:noHBand="0" w:noVBand="0"/>
      </w:tblPr>
      <w:tblGrid>
        <w:gridCol w:w="664"/>
        <w:gridCol w:w="4895"/>
        <w:gridCol w:w="3475"/>
        <w:gridCol w:w="810"/>
        <w:gridCol w:w="1260"/>
      </w:tblGrid>
      <w:tr w:rsidR="00297833" w:rsidRPr="00F71A9A" w14:paraId="1E58F9F5" w14:textId="77777777" w:rsidTr="00297833">
        <w:trPr>
          <w:trHeight w:hRule="exact" w:val="810"/>
        </w:trPr>
        <w:tc>
          <w:tcPr>
            <w:tcW w:w="664" w:type="dxa"/>
            <w:tcBorders>
              <w:top w:val="single" w:sz="4" w:space="0" w:color="000000"/>
              <w:left w:val="single" w:sz="4" w:space="0" w:color="000000"/>
              <w:bottom w:val="single" w:sz="4" w:space="0" w:color="000000"/>
              <w:right w:val="single" w:sz="4" w:space="0" w:color="auto"/>
            </w:tcBorders>
          </w:tcPr>
          <w:p w14:paraId="6E727D3F" w14:textId="77777777" w:rsidR="00297833" w:rsidRPr="00F71A9A" w:rsidRDefault="00297833" w:rsidP="00297833">
            <w:pPr>
              <w:rPr>
                <w:rFonts w:ascii="Gill Sans MT" w:hAnsi="Gill Sans MT"/>
                <w:w w:val="105"/>
                <w:sz w:val="20"/>
                <w:szCs w:val="20"/>
              </w:rPr>
            </w:pPr>
            <w:r w:rsidRPr="00F71A9A">
              <w:rPr>
                <w:rFonts w:ascii="Gill Sans MT" w:hAnsi="Gill Sans MT"/>
                <w:w w:val="105"/>
                <w:sz w:val="20"/>
                <w:szCs w:val="20"/>
              </w:rPr>
              <w:t>F.2</w:t>
            </w:r>
          </w:p>
        </w:tc>
        <w:tc>
          <w:tcPr>
            <w:tcW w:w="9180" w:type="dxa"/>
            <w:gridSpan w:val="3"/>
            <w:tcBorders>
              <w:top w:val="single" w:sz="4" w:space="0" w:color="000000"/>
              <w:left w:val="single" w:sz="4" w:space="0" w:color="auto"/>
              <w:bottom w:val="single" w:sz="4" w:space="0" w:color="000000"/>
              <w:right w:val="single" w:sz="18" w:space="0" w:color="000000"/>
            </w:tcBorders>
          </w:tcPr>
          <w:p w14:paraId="393BCDA7" w14:textId="77777777" w:rsidR="00297833" w:rsidRPr="00F71A9A" w:rsidRDefault="00297833" w:rsidP="00297833">
            <w:pPr>
              <w:spacing w:after="0"/>
              <w:rPr>
                <w:rFonts w:ascii="Gill Sans MT" w:hAnsi="Gill Sans MT"/>
                <w:w w:val="105"/>
                <w:sz w:val="20"/>
                <w:szCs w:val="20"/>
              </w:rPr>
            </w:pPr>
            <w:r w:rsidRPr="00F71A9A">
              <w:rPr>
                <w:rFonts w:ascii="Gill Sans MT" w:hAnsi="Gill Sans MT" w:cs="Arial"/>
                <w:sz w:val="20"/>
                <w:szCs w:val="20"/>
              </w:rPr>
              <w:t xml:space="preserve">What do you think is the </w:t>
            </w:r>
            <w:commentRangeStart w:id="39"/>
            <w:r w:rsidRPr="00F71A9A">
              <w:rPr>
                <w:rFonts w:ascii="Gill Sans MT" w:hAnsi="Gill Sans MT" w:cs="Arial"/>
                <w:sz w:val="20"/>
                <w:szCs w:val="20"/>
              </w:rPr>
              <w:t xml:space="preserve">value of all the trees </w:t>
            </w:r>
            <w:commentRangeEnd w:id="39"/>
            <w:r w:rsidR="00116982">
              <w:rPr>
                <w:rStyle w:val="CommentReference"/>
              </w:rPr>
              <w:commentReference w:id="39"/>
            </w:r>
            <w:r w:rsidRPr="00F71A9A">
              <w:rPr>
                <w:rFonts w:ascii="Gill Sans MT" w:hAnsi="Gill Sans MT" w:cs="Arial"/>
                <w:sz w:val="20"/>
                <w:szCs w:val="20"/>
              </w:rPr>
              <w:t>on a well-forested ha of your community land?</w:t>
            </w:r>
          </w:p>
        </w:tc>
        <w:tc>
          <w:tcPr>
            <w:tcW w:w="1260" w:type="dxa"/>
            <w:tcBorders>
              <w:top w:val="single" w:sz="18" w:space="0" w:color="000000"/>
              <w:left w:val="single" w:sz="18" w:space="0" w:color="000000"/>
              <w:bottom w:val="single" w:sz="18" w:space="0" w:color="000000"/>
              <w:right w:val="single" w:sz="18" w:space="0" w:color="000000"/>
            </w:tcBorders>
          </w:tcPr>
          <w:p w14:paraId="464D4B92" w14:textId="77777777" w:rsidR="00297833" w:rsidRPr="00F71A9A" w:rsidRDefault="00297833" w:rsidP="00297833">
            <w:pPr>
              <w:spacing w:after="0"/>
              <w:rPr>
                <w:rFonts w:ascii="Gill Sans MT" w:hAnsi="Gill Sans MT"/>
                <w:i/>
                <w:color w:val="A6A6A6" w:themeColor="background1" w:themeShade="A6"/>
                <w:sz w:val="20"/>
                <w:szCs w:val="20"/>
              </w:rPr>
            </w:pPr>
            <w:r w:rsidRPr="00F71A9A">
              <w:rPr>
                <w:rFonts w:ascii="Gill Sans MT" w:hAnsi="Gill Sans MT"/>
                <w:i/>
                <w:color w:val="A6A6A6" w:themeColor="background1" w:themeShade="A6"/>
                <w:sz w:val="20"/>
                <w:szCs w:val="20"/>
              </w:rPr>
              <w:t>(Integer)</w:t>
            </w:r>
          </w:p>
        </w:tc>
      </w:tr>
      <w:tr w:rsidR="00297833" w:rsidRPr="00F71A9A" w14:paraId="74E13532" w14:textId="77777777" w:rsidTr="00297833">
        <w:trPr>
          <w:trHeight w:val="20"/>
        </w:trPr>
        <w:tc>
          <w:tcPr>
            <w:tcW w:w="5559" w:type="dxa"/>
            <w:gridSpan w:val="2"/>
            <w:tcBorders>
              <w:top w:val="single" w:sz="4" w:space="0" w:color="000000"/>
              <w:left w:val="single" w:sz="4" w:space="0" w:color="000000"/>
              <w:bottom w:val="single" w:sz="4" w:space="0" w:color="000000"/>
            </w:tcBorders>
          </w:tcPr>
          <w:p w14:paraId="5679DE48"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Now I am going to read you a series of statements. Please tell me how much you agree or disagree with the following.</w:t>
            </w:r>
          </w:p>
        </w:tc>
        <w:tc>
          <w:tcPr>
            <w:tcW w:w="5545" w:type="dxa"/>
            <w:gridSpan w:val="3"/>
            <w:tcBorders>
              <w:top w:val="single" w:sz="4" w:space="0" w:color="000000"/>
              <w:bottom w:val="single" w:sz="4" w:space="0" w:color="000000"/>
              <w:right w:val="single" w:sz="18" w:space="0" w:color="000000"/>
            </w:tcBorders>
          </w:tcPr>
          <w:p w14:paraId="1C51456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5D0E2A8"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7EC2ADC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0D90C937"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Forest degradation is a big problem facing this community.</w:t>
            </w:r>
            <w:ins w:id="40" w:author="Vanessa Retana" w:date="2014-11-05T20:35:00Z">
              <w:r w:rsidRPr="00F71A9A">
                <w:rPr>
                  <w:rFonts w:ascii="Gill Sans MT" w:hAnsi="Gill Sans MT" w:cs="Arial"/>
                  <w:sz w:val="20"/>
                  <w:szCs w:val="20"/>
                </w:rPr>
                <w:t xml:space="preserve"> </w:t>
              </w:r>
            </w:ins>
          </w:p>
          <w:p w14:paraId="0683FF74" w14:textId="77777777" w:rsidR="00297833" w:rsidRPr="00F71A9A" w:rsidRDefault="00297833" w:rsidP="00297833">
            <w:pPr>
              <w:spacing w:after="0"/>
              <w:rPr>
                <w:rFonts w:ascii="Gill Sans MT" w:hAnsi="Gill Sans MT" w:cs="Arial"/>
                <w:sz w:val="20"/>
                <w:szCs w:val="20"/>
              </w:rPr>
            </w:pPr>
          </w:p>
          <w:p w14:paraId="10EBA8A9"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ALTERNATIVE WORDING: Reduction in the amount and quality of products (wildlife, wood, etc.) obtained from forests is a big problem facing this community.</w:t>
            </w:r>
          </w:p>
        </w:tc>
        <w:tc>
          <w:tcPr>
            <w:tcW w:w="3475" w:type="dxa"/>
            <w:tcBorders>
              <w:top w:val="single" w:sz="4" w:space="0" w:color="000000"/>
              <w:bottom w:val="single" w:sz="4" w:space="0" w:color="000000"/>
              <w:right w:val="single" w:sz="18" w:space="0" w:color="000000"/>
            </w:tcBorders>
          </w:tcPr>
          <w:p w14:paraId="3BB2129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39810C38"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6BE8B8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76FA6817"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F783C3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2AA8EDA"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43713B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6FFB469D"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1C868E7E"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099416FC"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11426DC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It is important to take steps reduce deforestation and the degradation of forest resources.</w:t>
            </w:r>
          </w:p>
        </w:tc>
        <w:tc>
          <w:tcPr>
            <w:tcW w:w="3475" w:type="dxa"/>
            <w:tcBorders>
              <w:top w:val="single" w:sz="4" w:space="0" w:color="000000"/>
              <w:bottom w:val="single" w:sz="4" w:space="0" w:color="000000"/>
              <w:right w:val="single" w:sz="18" w:space="0" w:color="000000"/>
            </w:tcBorders>
          </w:tcPr>
          <w:p w14:paraId="3C79656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1833BD3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13EDD10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2579A7C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472759A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4BA686D9"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4E901B5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lastRenderedPageBreak/>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09765AD0"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lastRenderedPageBreak/>
              <w:t>(Code)</w:t>
            </w:r>
          </w:p>
        </w:tc>
      </w:tr>
      <w:tr w:rsidR="00297833" w:rsidRPr="00F71A9A" w14:paraId="4A8480CE"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711542B3"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57ACBF71"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Changes in temperature and rainfall patterns are a big problem facing this community.</w:t>
            </w:r>
          </w:p>
        </w:tc>
        <w:tc>
          <w:tcPr>
            <w:tcW w:w="3475" w:type="dxa"/>
            <w:tcBorders>
              <w:top w:val="single" w:sz="4" w:space="0" w:color="000000"/>
              <w:bottom w:val="single" w:sz="4" w:space="0" w:color="000000"/>
              <w:right w:val="single" w:sz="18" w:space="0" w:color="000000"/>
            </w:tcBorders>
          </w:tcPr>
          <w:p w14:paraId="193939F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43720330"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07F11A5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78C1D2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65480935"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1796297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76C2AE8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25AF20A8" w14:textId="77777777" w:rsidR="00297833" w:rsidRPr="00F71A9A" w:rsidRDefault="00297833" w:rsidP="00297833">
            <w:pPr>
              <w:spacing w:after="0"/>
              <w:rPr>
                <w:rFonts w:ascii="Gill Sans MT" w:eastAsia="Calibri" w:hAnsi="Gill Sans MT" w:cs="Times New Roman"/>
                <w:i/>
                <w:color w:val="A6A6A6"/>
                <w:sz w:val="20"/>
                <w:szCs w:val="20"/>
              </w:rPr>
            </w:pPr>
          </w:p>
        </w:tc>
      </w:tr>
      <w:tr w:rsidR="00297833" w:rsidRPr="00F71A9A" w14:paraId="6BFD3168"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584E4C61"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4ED51482"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 xml:space="preserve">It is important for the community to take steps to protect themselves from these changes in temperature and rainfall patterns. </w:t>
            </w:r>
          </w:p>
        </w:tc>
        <w:tc>
          <w:tcPr>
            <w:tcW w:w="3475" w:type="dxa"/>
            <w:tcBorders>
              <w:top w:val="single" w:sz="4" w:space="0" w:color="000000"/>
              <w:bottom w:val="single" w:sz="4" w:space="0" w:color="000000"/>
              <w:right w:val="single" w:sz="18" w:space="0" w:color="000000"/>
            </w:tcBorders>
          </w:tcPr>
          <w:p w14:paraId="5F808EF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61F8E44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245B70FC"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630A358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19B589C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472DD5F"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25A3760E"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0AF4CA2F" w14:textId="77777777" w:rsidR="00297833" w:rsidRPr="00F71A9A" w:rsidRDefault="00297833" w:rsidP="00297833">
            <w:pPr>
              <w:spacing w:after="0"/>
              <w:rPr>
                <w:rFonts w:ascii="Gill Sans MT" w:eastAsia="Calibri" w:hAnsi="Gill Sans MT" w:cs="Times New Roman"/>
                <w:i/>
                <w:color w:val="A6A6A6"/>
                <w:sz w:val="20"/>
                <w:szCs w:val="20"/>
              </w:rPr>
            </w:pPr>
            <w:r w:rsidRPr="00F71A9A">
              <w:rPr>
                <w:rFonts w:ascii="Gill Sans MT" w:eastAsia="Calibri" w:hAnsi="Gill Sans MT" w:cs="Times New Roman"/>
                <w:i/>
                <w:color w:val="A6A6A6"/>
                <w:sz w:val="20"/>
                <w:szCs w:val="20"/>
              </w:rPr>
              <w:t>(Code)</w:t>
            </w:r>
          </w:p>
        </w:tc>
      </w:tr>
      <w:tr w:rsidR="00297833" w:rsidRPr="00F71A9A" w14:paraId="07943605" w14:textId="77777777" w:rsidTr="00297833">
        <w:trPr>
          <w:trHeight w:val="20"/>
        </w:trPr>
        <w:tc>
          <w:tcPr>
            <w:tcW w:w="664" w:type="dxa"/>
            <w:tcBorders>
              <w:top w:val="single" w:sz="4" w:space="0" w:color="000000"/>
              <w:left w:val="single" w:sz="4" w:space="0" w:color="000000"/>
              <w:bottom w:val="single" w:sz="4" w:space="0" w:color="000000"/>
              <w:right w:val="single" w:sz="4" w:space="0" w:color="auto"/>
            </w:tcBorders>
          </w:tcPr>
          <w:p w14:paraId="6B5D55CB" w14:textId="77777777" w:rsidR="00297833" w:rsidRPr="00F71A9A" w:rsidRDefault="00297833" w:rsidP="00297833">
            <w:pPr>
              <w:spacing w:after="0"/>
              <w:rPr>
                <w:rFonts w:ascii="Gill Sans MT" w:eastAsia="Calibri" w:hAnsi="Gill Sans MT" w:cs="Times New Roman"/>
                <w:w w:val="105"/>
                <w:sz w:val="20"/>
                <w:szCs w:val="20"/>
              </w:rPr>
            </w:pPr>
          </w:p>
        </w:tc>
        <w:tc>
          <w:tcPr>
            <w:tcW w:w="4895" w:type="dxa"/>
            <w:tcBorders>
              <w:top w:val="single" w:sz="4" w:space="0" w:color="000000"/>
              <w:left w:val="single" w:sz="4" w:space="0" w:color="auto"/>
              <w:bottom w:val="single" w:sz="4" w:space="0" w:color="000000"/>
            </w:tcBorders>
          </w:tcPr>
          <w:p w14:paraId="76B1460D" w14:textId="77777777" w:rsidR="00297833" w:rsidRPr="00F71A9A" w:rsidRDefault="00297833" w:rsidP="00297833">
            <w:pPr>
              <w:spacing w:after="0"/>
              <w:rPr>
                <w:rFonts w:ascii="Gill Sans MT" w:hAnsi="Gill Sans MT" w:cs="Arial"/>
                <w:sz w:val="20"/>
                <w:szCs w:val="20"/>
              </w:rPr>
            </w:pPr>
            <w:r w:rsidRPr="00F71A9A">
              <w:rPr>
                <w:rFonts w:ascii="Gill Sans MT" w:hAnsi="Gill Sans MT" w:cs="Arial"/>
                <w:sz w:val="20"/>
                <w:szCs w:val="20"/>
              </w:rPr>
              <w:t>I believe it is important to protect the forests in my community.</w:t>
            </w:r>
          </w:p>
        </w:tc>
        <w:tc>
          <w:tcPr>
            <w:tcW w:w="3475" w:type="dxa"/>
            <w:tcBorders>
              <w:top w:val="single" w:sz="4" w:space="0" w:color="000000"/>
              <w:bottom w:val="single" w:sz="4" w:space="0" w:color="000000"/>
              <w:right w:val="single" w:sz="18" w:space="0" w:color="000000"/>
            </w:tcBorders>
          </w:tcPr>
          <w:p w14:paraId="09D963ED"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1=Strongly agree</w:t>
            </w:r>
          </w:p>
          <w:p w14:paraId="73DB30AB"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2=Agree</w:t>
            </w:r>
          </w:p>
          <w:p w14:paraId="3AE70B74"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3=Neither agree nor disagree</w:t>
            </w:r>
          </w:p>
          <w:p w14:paraId="4CAF3A61"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4=Disagree</w:t>
            </w:r>
            <w:r w:rsidRPr="00F71A9A">
              <w:rPr>
                <w:rFonts w:ascii="Gill Sans MT" w:hAnsi="Gill Sans MT"/>
                <w:sz w:val="20"/>
                <w:szCs w:val="20"/>
              </w:rPr>
              <w:tab/>
            </w:r>
          </w:p>
          <w:p w14:paraId="795F81E3"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5=Strongly disagree</w:t>
            </w:r>
          </w:p>
          <w:p w14:paraId="6006DBD2"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888=Don't know</w:t>
            </w:r>
          </w:p>
          <w:p w14:paraId="022BF8F6" w14:textId="77777777" w:rsidR="00297833" w:rsidRPr="00F71A9A" w:rsidRDefault="00297833" w:rsidP="00297833">
            <w:pPr>
              <w:spacing w:after="0"/>
              <w:rPr>
                <w:rFonts w:ascii="Gill Sans MT" w:hAnsi="Gill Sans MT"/>
                <w:sz w:val="20"/>
                <w:szCs w:val="20"/>
              </w:rPr>
            </w:pPr>
            <w:r w:rsidRPr="00F71A9A">
              <w:rPr>
                <w:rFonts w:ascii="Gill Sans MT" w:hAnsi="Gill Sans MT"/>
                <w:sz w:val="20"/>
                <w:szCs w:val="20"/>
              </w:rPr>
              <w:t>999=Prefer not to respond</w:t>
            </w:r>
          </w:p>
        </w:tc>
        <w:tc>
          <w:tcPr>
            <w:tcW w:w="2070" w:type="dxa"/>
            <w:gridSpan w:val="2"/>
            <w:tcBorders>
              <w:top w:val="single" w:sz="18" w:space="0" w:color="000000"/>
              <w:left w:val="single" w:sz="18" w:space="0" w:color="000000"/>
              <w:bottom w:val="single" w:sz="18" w:space="0" w:color="000000"/>
              <w:right w:val="single" w:sz="18" w:space="0" w:color="000000"/>
            </w:tcBorders>
          </w:tcPr>
          <w:p w14:paraId="6BFA9788" w14:textId="77777777" w:rsidR="00297833" w:rsidRPr="00F71A9A" w:rsidRDefault="00297833" w:rsidP="00297833">
            <w:pPr>
              <w:spacing w:after="0"/>
              <w:rPr>
                <w:rFonts w:ascii="Gill Sans MT" w:eastAsia="Calibri" w:hAnsi="Gill Sans MT" w:cs="Times New Roman"/>
                <w:i/>
                <w:color w:val="A6A6A6"/>
                <w:sz w:val="20"/>
                <w:szCs w:val="20"/>
              </w:rPr>
            </w:pPr>
          </w:p>
        </w:tc>
      </w:tr>
    </w:tbl>
    <w:p w14:paraId="5BE920BA" w14:textId="77777777" w:rsidR="00297833" w:rsidRPr="00F71A9A" w:rsidRDefault="00297833" w:rsidP="00297833">
      <w:pPr>
        <w:rPr>
          <w:rFonts w:ascii="Gill Sans MT" w:hAnsi="Gill Sans MT"/>
          <w:sz w:val="20"/>
          <w:szCs w:val="20"/>
        </w:rPr>
      </w:pPr>
    </w:p>
    <w:p w14:paraId="75C559DC" w14:textId="17BEE003" w:rsidR="005856F5" w:rsidRPr="00BE068B" w:rsidRDefault="005856F5" w:rsidP="009559BE">
      <w:pPr>
        <w:spacing w:after="0" w:line="240" w:lineRule="auto"/>
        <w:rPr>
          <w:rFonts w:ascii="Gill Sans MT" w:hAnsi="Gill Sans MT" w:cs="Arial"/>
          <w:b/>
        </w:rPr>
      </w:pPr>
      <w:r w:rsidRPr="00BE068B">
        <w:rPr>
          <w:rFonts w:ascii="Gill Sans MT" w:hAnsi="Gill Sans MT" w:cs="Arial"/>
          <w:b/>
        </w:rPr>
        <w:t xml:space="preserve">Section F: Forest Valuation part 2 </w:t>
      </w:r>
    </w:p>
    <w:p w14:paraId="5607C085" w14:textId="4C64256E" w:rsidR="00152B2F" w:rsidRPr="00BE068B" w:rsidRDefault="009559BE" w:rsidP="009559BE">
      <w:pPr>
        <w:spacing w:after="0" w:line="240" w:lineRule="auto"/>
        <w:rPr>
          <w:rFonts w:ascii="Gill Sans MT" w:hAnsi="Gill Sans MT"/>
        </w:rPr>
      </w:pPr>
      <w:commentRangeStart w:id="41"/>
      <w:commentRangeStart w:id="42"/>
      <w:r w:rsidRPr="00BE068B">
        <w:rPr>
          <w:rFonts w:ascii="Gill Sans MT" w:hAnsi="Gill Sans MT" w:cs="Arial"/>
        </w:rPr>
        <w:t>Please rank/ grade the following list of assets/resources</w:t>
      </w:r>
      <w:r w:rsidRPr="00BE068B">
        <w:rPr>
          <w:rFonts w:ascii="Gill Sans MT" w:hAnsi="Gill Sans MT" w:cs="Arial"/>
          <w:b/>
        </w:rPr>
        <w:t xml:space="preserve">/ </w:t>
      </w:r>
      <w:r w:rsidRPr="00BE068B">
        <w:rPr>
          <w:rFonts w:ascii="Gill Sans MT" w:hAnsi="Gill Sans MT" w:cs="Arial"/>
        </w:rPr>
        <w:t xml:space="preserve">properties in terms of most important to least important for the future/development of your community from first to third most </w:t>
      </w:r>
      <w:commentRangeStart w:id="43"/>
      <w:r w:rsidRPr="00BE068B">
        <w:rPr>
          <w:rFonts w:ascii="Gill Sans MT" w:hAnsi="Gill Sans MT" w:cs="Arial"/>
        </w:rPr>
        <w:t>important</w:t>
      </w:r>
      <w:commentRangeEnd w:id="43"/>
      <w:r w:rsidR="00DF2B2C">
        <w:rPr>
          <w:rStyle w:val="CommentReference"/>
        </w:rPr>
        <w:commentReference w:id="43"/>
      </w:r>
      <w:r w:rsidRPr="00BE068B">
        <w:rPr>
          <w:rFonts w:ascii="Gill Sans MT" w:hAnsi="Gill Sans MT" w:cs="Arial"/>
        </w:rPr>
        <w:t>.</w:t>
      </w:r>
      <w:commentRangeEnd w:id="41"/>
      <w:r w:rsidR="00736B28" w:rsidRPr="00BE068B">
        <w:rPr>
          <w:rStyle w:val="CommentReference"/>
          <w:rFonts w:ascii="Gill Sans MT" w:hAnsi="Gill Sans MT"/>
        </w:rPr>
        <w:commentReference w:id="41"/>
      </w:r>
      <w:commentRangeEnd w:id="42"/>
      <w:r w:rsidR="00FA5477" w:rsidRPr="00BE068B">
        <w:rPr>
          <w:rStyle w:val="CommentReference"/>
          <w:rFonts w:ascii="Gill Sans MT" w:hAnsi="Gill Sans MT"/>
        </w:rPr>
        <w:commentReference w:id="42"/>
      </w:r>
    </w:p>
    <w:tbl>
      <w:tblPr>
        <w:tblW w:w="9844" w:type="dxa"/>
        <w:tblInd w:w="-5" w:type="dxa"/>
        <w:tblLayout w:type="fixed"/>
        <w:tblCellMar>
          <w:left w:w="29" w:type="dxa"/>
          <w:right w:w="29" w:type="dxa"/>
        </w:tblCellMar>
        <w:tblLook w:val="0000" w:firstRow="0" w:lastRow="0" w:firstColumn="0" w:lastColumn="0" w:noHBand="0" w:noVBand="0"/>
      </w:tblPr>
      <w:tblGrid>
        <w:gridCol w:w="664"/>
        <w:gridCol w:w="7261"/>
        <w:gridCol w:w="1919"/>
      </w:tblGrid>
      <w:tr w:rsidR="009559BE" w:rsidRPr="00BE068B" w14:paraId="42DF92B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CFB3B5" w14:textId="16D4BF2E" w:rsidR="009559BE" w:rsidRPr="00BE068B" w:rsidRDefault="005856F5" w:rsidP="006D5C10">
            <w:pPr>
              <w:rPr>
                <w:rFonts w:ascii="Gill Sans MT" w:hAnsi="Gill Sans MT"/>
                <w:w w:val="105"/>
              </w:rPr>
            </w:pPr>
            <w:r w:rsidRPr="00BE068B">
              <w:rPr>
                <w:rFonts w:ascii="Gill Sans MT" w:hAnsi="Gill Sans MT"/>
                <w:w w:val="105"/>
              </w:rPr>
              <w:t>F.1a</w:t>
            </w:r>
          </w:p>
        </w:tc>
        <w:tc>
          <w:tcPr>
            <w:tcW w:w="7261" w:type="dxa"/>
            <w:tcBorders>
              <w:top w:val="single" w:sz="4" w:space="0" w:color="000000"/>
              <w:left w:val="single" w:sz="4" w:space="0" w:color="auto"/>
              <w:bottom w:val="single" w:sz="4" w:space="0" w:color="000000"/>
              <w:right w:val="single" w:sz="18" w:space="0" w:color="000000"/>
            </w:tcBorders>
          </w:tcPr>
          <w:p w14:paraId="5F2E1A38" w14:textId="368D4277" w:rsidR="009559BE" w:rsidRPr="00BE068B" w:rsidRDefault="009559BE" w:rsidP="006D5C10">
            <w:pPr>
              <w:spacing w:after="0"/>
              <w:rPr>
                <w:rFonts w:ascii="Gill Sans MT" w:hAnsi="Gill Sans MT"/>
                <w:w w:val="105"/>
              </w:rPr>
            </w:pPr>
            <w:r w:rsidRPr="00BE068B">
              <w:rPr>
                <w:rFonts w:ascii="Gill Sans MT" w:hAnsi="Gill Sans MT"/>
                <w:w w:val="105"/>
              </w:rPr>
              <w:t>Health Clinic</w:t>
            </w:r>
          </w:p>
        </w:tc>
        <w:tc>
          <w:tcPr>
            <w:tcW w:w="1919"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CE38ED1"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60B8DCF" w14:textId="5D3BBF27" w:rsidR="009559BE" w:rsidRPr="00BE068B" w:rsidRDefault="005856F5" w:rsidP="006D5C10">
            <w:pPr>
              <w:rPr>
                <w:rFonts w:ascii="Gill Sans MT" w:hAnsi="Gill Sans MT"/>
                <w:w w:val="105"/>
              </w:rPr>
            </w:pPr>
            <w:r w:rsidRPr="00BE068B">
              <w:rPr>
                <w:rFonts w:ascii="Gill Sans MT" w:hAnsi="Gill Sans MT"/>
                <w:w w:val="105"/>
              </w:rPr>
              <w:t>F.1b</w:t>
            </w:r>
          </w:p>
        </w:tc>
        <w:tc>
          <w:tcPr>
            <w:tcW w:w="7261" w:type="dxa"/>
            <w:tcBorders>
              <w:top w:val="single" w:sz="4" w:space="0" w:color="000000"/>
              <w:left w:val="single" w:sz="4" w:space="0" w:color="auto"/>
              <w:bottom w:val="single" w:sz="4" w:space="0" w:color="000000"/>
              <w:right w:val="single" w:sz="18" w:space="0" w:color="000000"/>
            </w:tcBorders>
          </w:tcPr>
          <w:p w14:paraId="544BFB31" w14:textId="643BA253" w:rsidR="009559BE" w:rsidRPr="00BE068B" w:rsidRDefault="009559BE" w:rsidP="006D5C10">
            <w:pPr>
              <w:spacing w:after="0"/>
              <w:rPr>
                <w:rFonts w:ascii="Gill Sans MT" w:hAnsi="Gill Sans MT"/>
                <w:w w:val="105"/>
              </w:rPr>
            </w:pPr>
            <w:r w:rsidRPr="00BE068B">
              <w:rPr>
                <w:rFonts w:ascii="Gill Sans MT" w:hAnsi="Gill Sans MT"/>
                <w:w w:val="105"/>
              </w:rPr>
              <w:t>Enough land to farm on</w:t>
            </w:r>
          </w:p>
        </w:tc>
        <w:tc>
          <w:tcPr>
            <w:tcW w:w="1919"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4378230"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0EAE5BC" w14:textId="0C01136E" w:rsidR="009559BE" w:rsidRPr="00BE068B" w:rsidRDefault="005856F5" w:rsidP="006D5C10">
            <w:pPr>
              <w:rPr>
                <w:rFonts w:ascii="Gill Sans MT" w:hAnsi="Gill Sans MT"/>
                <w:w w:val="105"/>
              </w:rPr>
            </w:pPr>
            <w:r w:rsidRPr="00BE068B">
              <w:rPr>
                <w:rFonts w:ascii="Gill Sans MT" w:hAnsi="Gill Sans MT"/>
                <w:w w:val="105"/>
              </w:rPr>
              <w:t>F.1c</w:t>
            </w:r>
          </w:p>
        </w:tc>
        <w:tc>
          <w:tcPr>
            <w:tcW w:w="7261" w:type="dxa"/>
            <w:tcBorders>
              <w:top w:val="single" w:sz="4" w:space="0" w:color="000000"/>
              <w:left w:val="single" w:sz="4" w:space="0" w:color="auto"/>
              <w:bottom w:val="single" w:sz="4" w:space="0" w:color="000000"/>
              <w:right w:val="single" w:sz="18" w:space="0" w:color="000000"/>
            </w:tcBorders>
          </w:tcPr>
          <w:p w14:paraId="0E7C26CE" w14:textId="5ECF34D9" w:rsidR="009559BE" w:rsidRPr="00BE068B" w:rsidRDefault="009559BE" w:rsidP="006D5C10">
            <w:pPr>
              <w:spacing w:after="0"/>
              <w:rPr>
                <w:rFonts w:ascii="Gill Sans MT" w:hAnsi="Gill Sans MT"/>
                <w:w w:val="105"/>
              </w:rPr>
            </w:pPr>
            <w:r w:rsidRPr="00BE068B">
              <w:rPr>
                <w:rFonts w:ascii="Gill Sans MT" w:hAnsi="Gill Sans MT"/>
                <w:w w:val="105"/>
              </w:rPr>
              <w:t>New school</w:t>
            </w:r>
          </w:p>
        </w:tc>
        <w:tc>
          <w:tcPr>
            <w:tcW w:w="1919"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3C4718DD"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08A5B14" w14:textId="20532846" w:rsidR="009559BE" w:rsidRPr="00BE068B" w:rsidRDefault="005856F5" w:rsidP="006D5C10">
            <w:pPr>
              <w:rPr>
                <w:rFonts w:ascii="Gill Sans MT" w:hAnsi="Gill Sans MT"/>
                <w:w w:val="105"/>
              </w:rPr>
            </w:pPr>
            <w:r w:rsidRPr="00BE068B">
              <w:rPr>
                <w:rFonts w:ascii="Gill Sans MT" w:hAnsi="Gill Sans MT"/>
                <w:w w:val="105"/>
              </w:rPr>
              <w:t>F.1d</w:t>
            </w:r>
          </w:p>
        </w:tc>
        <w:tc>
          <w:tcPr>
            <w:tcW w:w="7261" w:type="dxa"/>
            <w:tcBorders>
              <w:top w:val="single" w:sz="4" w:space="0" w:color="000000"/>
              <w:left w:val="single" w:sz="4" w:space="0" w:color="auto"/>
              <w:bottom w:val="single" w:sz="4" w:space="0" w:color="000000"/>
              <w:right w:val="single" w:sz="18" w:space="0" w:color="000000"/>
            </w:tcBorders>
          </w:tcPr>
          <w:p w14:paraId="06D500D6" w14:textId="7CC3DD2E" w:rsidR="009559BE" w:rsidRPr="00BE068B" w:rsidRDefault="009559BE" w:rsidP="006D5C10">
            <w:pPr>
              <w:spacing w:after="0"/>
              <w:rPr>
                <w:rFonts w:ascii="Gill Sans MT" w:hAnsi="Gill Sans MT"/>
                <w:w w:val="105"/>
              </w:rPr>
            </w:pPr>
            <w:r w:rsidRPr="00BE068B">
              <w:rPr>
                <w:rFonts w:ascii="Gill Sans MT" w:hAnsi="Gill Sans MT"/>
                <w:w w:val="105"/>
              </w:rPr>
              <w:t>Paved roads</w:t>
            </w:r>
          </w:p>
        </w:tc>
        <w:tc>
          <w:tcPr>
            <w:tcW w:w="1919"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5E6098C2"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E91A8EF" w14:textId="313CB995" w:rsidR="009559BE" w:rsidRPr="00BE068B" w:rsidRDefault="005856F5" w:rsidP="006D5C10">
            <w:pPr>
              <w:rPr>
                <w:rFonts w:ascii="Gill Sans MT" w:hAnsi="Gill Sans MT"/>
                <w:w w:val="105"/>
              </w:rPr>
            </w:pPr>
            <w:r w:rsidRPr="00BE068B">
              <w:rPr>
                <w:rFonts w:ascii="Gill Sans MT" w:hAnsi="Gill Sans MT"/>
                <w:w w:val="105"/>
              </w:rPr>
              <w:t>F.1e</w:t>
            </w:r>
          </w:p>
        </w:tc>
        <w:tc>
          <w:tcPr>
            <w:tcW w:w="7261" w:type="dxa"/>
            <w:tcBorders>
              <w:top w:val="single" w:sz="4" w:space="0" w:color="000000"/>
              <w:left w:val="single" w:sz="4" w:space="0" w:color="auto"/>
              <w:bottom w:val="single" w:sz="4" w:space="0" w:color="000000"/>
              <w:right w:val="single" w:sz="18" w:space="0" w:color="000000"/>
            </w:tcBorders>
          </w:tcPr>
          <w:p w14:paraId="050A99B7" w14:textId="01092D2B" w:rsidR="009559BE" w:rsidRPr="00BE068B" w:rsidRDefault="009559BE" w:rsidP="006D5C10">
            <w:pPr>
              <w:spacing w:after="0"/>
              <w:rPr>
                <w:rFonts w:ascii="Gill Sans MT" w:hAnsi="Gill Sans MT"/>
                <w:w w:val="105"/>
              </w:rPr>
            </w:pPr>
            <w:r w:rsidRPr="00BE068B">
              <w:rPr>
                <w:rFonts w:ascii="Gill Sans MT" w:hAnsi="Gill Sans MT"/>
                <w:w w:val="105"/>
              </w:rPr>
              <w:t>Forest resources</w:t>
            </w:r>
          </w:p>
        </w:tc>
        <w:tc>
          <w:tcPr>
            <w:tcW w:w="1919"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9CDA3D9"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AD13567" w14:textId="01A84CCB" w:rsidR="009559BE" w:rsidRPr="00BE068B" w:rsidRDefault="005856F5" w:rsidP="006D5C10">
            <w:pPr>
              <w:rPr>
                <w:rFonts w:ascii="Gill Sans MT" w:hAnsi="Gill Sans MT"/>
                <w:w w:val="105"/>
              </w:rPr>
            </w:pPr>
            <w:r w:rsidRPr="00BE068B">
              <w:rPr>
                <w:rFonts w:ascii="Gill Sans MT" w:hAnsi="Gill Sans MT"/>
                <w:w w:val="105"/>
              </w:rPr>
              <w:t>F.1f</w:t>
            </w:r>
          </w:p>
        </w:tc>
        <w:tc>
          <w:tcPr>
            <w:tcW w:w="7261" w:type="dxa"/>
            <w:tcBorders>
              <w:top w:val="single" w:sz="4" w:space="0" w:color="000000"/>
              <w:left w:val="single" w:sz="4" w:space="0" w:color="auto"/>
              <w:bottom w:val="single" w:sz="4" w:space="0" w:color="000000"/>
              <w:right w:val="single" w:sz="18" w:space="0" w:color="000000"/>
            </w:tcBorders>
          </w:tcPr>
          <w:p w14:paraId="06FA829E" w14:textId="58167D0C" w:rsidR="009559BE" w:rsidRPr="00BE068B" w:rsidRDefault="009559BE" w:rsidP="006D5C10">
            <w:pPr>
              <w:spacing w:after="0"/>
              <w:rPr>
                <w:rFonts w:ascii="Gill Sans MT" w:hAnsi="Gill Sans MT"/>
                <w:w w:val="105"/>
              </w:rPr>
            </w:pPr>
            <w:r w:rsidRPr="00BE068B">
              <w:rPr>
                <w:rFonts w:ascii="Gill Sans MT" w:hAnsi="Gill Sans MT"/>
                <w:w w:val="105"/>
              </w:rPr>
              <w:t>Electricity</w:t>
            </w:r>
          </w:p>
        </w:tc>
        <w:tc>
          <w:tcPr>
            <w:tcW w:w="1919"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4CA878CE" w14:textId="77777777" w:rsidTr="005856F5">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1138A34" w14:textId="3096BC0C" w:rsidR="009559BE" w:rsidRPr="00BE068B" w:rsidRDefault="005856F5" w:rsidP="006D5C10">
            <w:pPr>
              <w:rPr>
                <w:rFonts w:ascii="Gill Sans MT" w:hAnsi="Gill Sans MT"/>
                <w:w w:val="105"/>
              </w:rPr>
            </w:pPr>
            <w:r w:rsidRPr="00BE068B">
              <w:rPr>
                <w:rFonts w:ascii="Gill Sans MT" w:hAnsi="Gill Sans MT"/>
                <w:w w:val="105"/>
              </w:rPr>
              <w:t>F.1g</w:t>
            </w:r>
          </w:p>
        </w:tc>
        <w:tc>
          <w:tcPr>
            <w:tcW w:w="7261" w:type="dxa"/>
            <w:tcBorders>
              <w:top w:val="single" w:sz="4" w:space="0" w:color="000000"/>
              <w:left w:val="single" w:sz="4" w:space="0" w:color="auto"/>
              <w:bottom w:val="single" w:sz="4" w:space="0" w:color="000000"/>
              <w:right w:val="single" w:sz="18" w:space="0" w:color="000000"/>
            </w:tcBorders>
          </w:tcPr>
          <w:p w14:paraId="15A9ECF2" w14:textId="71C81890" w:rsidR="009559BE" w:rsidRPr="00BE068B" w:rsidRDefault="009559BE" w:rsidP="006D5C10">
            <w:pPr>
              <w:spacing w:after="0"/>
              <w:rPr>
                <w:rFonts w:ascii="Gill Sans MT" w:hAnsi="Gill Sans MT"/>
                <w:w w:val="105"/>
              </w:rPr>
            </w:pPr>
            <w:r w:rsidRPr="00BE068B">
              <w:rPr>
                <w:rFonts w:ascii="Gill Sans MT" w:hAnsi="Gill Sans MT"/>
                <w:w w:val="105"/>
              </w:rPr>
              <w:t>Clean water</w:t>
            </w:r>
          </w:p>
        </w:tc>
        <w:tc>
          <w:tcPr>
            <w:tcW w:w="1919"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9559BE" w:rsidRPr="00BE068B" w14:paraId="79C931ED" w14:textId="77777777" w:rsidTr="005856F5">
        <w:trPr>
          <w:trHeight w:hRule="exact" w:val="453"/>
        </w:trPr>
        <w:tc>
          <w:tcPr>
            <w:tcW w:w="664" w:type="dxa"/>
            <w:tcBorders>
              <w:top w:val="single" w:sz="4" w:space="0" w:color="000000"/>
              <w:left w:val="single" w:sz="4" w:space="0" w:color="000000"/>
              <w:bottom w:val="single" w:sz="4" w:space="0" w:color="auto"/>
              <w:right w:val="single" w:sz="4" w:space="0" w:color="auto"/>
            </w:tcBorders>
          </w:tcPr>
          <w:p w14:paraId="762F668D" w14:textId="21B8E9F6" w:rsidR="009559BE" w:rsidRPr="00BE068B" w:rsidRDefault="005856F5" w:rsidP="006D5C10">
            <w:pPr>
              <w:rPr>
                <w:rFonts w:ascii="Gill Sans MT" w:hAnsi="Gill Sans MT"/>
                <w:w w:val="105"/>
              </w:rPr>
            </w:pPr>
            <w:r w:rsidRPr="00BE068B">
              <w:rPr>
                <w:rFonts w:ascii="Gill Sans MT" w:hAnsi="Gill Sans MT"/>
                <w:w w:val="105"/>
              </w:rPr>
              <w:t>F.1h</w:t>
            </w:r>
          </w:p>
        </w:tc>
        <w:tc>
          <w:tcPr>
            <w:tcW w:w="7261" w:type="dxa"/>
            <w:tcBorders>
              <w:top w:val="single" w:sz="4" w:space="0" w:color="000000"/>
              <w:left w:val="single" w:sz="4" w:space="0" w:color="auto"/>
              <w:bottom w:val="single" w:sz="4" w:space="0" w:color="auto"/>
              <w:right w:val="single" w:sz="18" w:space="0" w:color="000000"/>
            </w:tcBorders>
          </w:tcPr>
          <w:p w14:paraId="7FCF883E" w14:textId="59B42E92" w:rsidR="00EC091D" w:rsidRPr="00BE068B" w:rsidRDefault="009559BE" w:rsidP="006D5C10">
            <w:pPr>
              <w:spacing w:after="0"/>
              <w:rPr>
                <w:rFonts w:ascii="Gill Sans MT" w:hAnsi="Gill Sans MT"/>
                <w:w w:val="105"/>
              </w:rPr>
            </w:pPr>
            <w:r w:rsidRPr="00BE068B">
              <w:rPr>
                <w:rFonts w:ascii="Gill Sans MT" w:hAnsi="Gill Sans MT"/>
                <w:w w:val="105"/>
              </w:rPr>
              <w:t>Salary jobs</w:t>
            </w:r>
          </w:p>
          <w:p w14:paraId="57AAAEAE" w14:textId="77777777" w:rsidR="00EC091D" w:rsidRPr="00BE068B" w:rsidRDefault="00EC091D" w:rsidP="006D5C10">
            <w:pPr>
              <w:spacing w:after="0"/>
              <w:rPr>
                <w:rFonts w:ascii="Gill Sans MT" w:hAnsi="Gill Sans MT"/>
                <w:w w:val="105"/>
              </w:rPr>
            </w:pPr>
          </w:p>
          <w:p w14:paraId="6B2183F0" w14:textId="77777777" w:rsidR="00EC091D" w:rsidRPr="00BE068B" w:rsidRDefault="00EC091D" w:rsidP="006D5C10">
            <w:pPr>
              <w:spacing w:after="0"/>
              <w:rPr>
                <w:rFonts w:ascii="Gill Sans MT" w:hAnsi="Gill Sans MT"/>
                <w:w w:val="105"/>
              </w:rPr>
            </w:pPr>
          </w:p>
          <w:p w14:paraId="137E28C2" w14:textId="24634480" w:rsidR="00EC091D" w:rsidRPr="00BE068B" w:rsidRDefault="00EC091D" w:rsidP="006D5C10">
            <w:pPr>
              <w:spacing w:after="0"/>
              <w:rPr>
                <w:rFonts w:ascii="Gill Sans MT" w:hAnsi="Gill Sans MT"/>
                <w:w w:val="105"/>
              </w:rPr>
            </w:pPr>
          </w:p>
        </w:tc>
        <w:tc>
          <w:tcPr>
            <w:tcW w:w="1919" w:type="dxa"/>
            <w:tcBorders>
              <w:top w:val="single" w:sz="18" w:space="0" w:color="000000"/>
              <w:left w:val="single" w:sz="18" w:space="0" w:color="000000"/>
              <w:bottom w:val="single" w:sz="4" w:space="0" w:color="auto"/>
              <w:right w:val="single" w:sz="18" w:space="0" w:color="000000"/>
            </w:tcBorders>
          </w:tcPr>
          <w:p w14:paraId="69EE65ED" w14:textId="77777777" w:rsidR="009559BE" w:rsidRPr="00BE068B" w:rsidRDefault="009559BE" w:rsidP="006D5C1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C091D" w:rsidRPr="00BE068B" w14:paraId="0D730151" w14:textId="77777777" w:rsidTr="005856F5">
        <w:trPr>
          <w:trHeight w:hRule="exact" w:val="550"/>
        </w:trPr>
        <w:tc>
          <w:tcPr>
            <w:tcW w:w="664" w:type="dxa"/>
            <w:tcBorders>
              <w:top w:val="single" w:sz="4" w:space="0" w:color="auto"/>
              <w:left w:val="single" w:sz="4" w:space="0" w:color="000000"/>
              <w:bottom w:val="single" w:sz="4" w:space="0" w:color="000000"/>
              <w:right w:val="single" w:sz="4" w:space="0" w:color="auto"/>
            </w:tcBorders>
          </w:tcPr>
          <w:p w14:paraId="4612A6F3" w14:textId="4DF439ED" w:rsidR="00EC091D" w:rsidRPr="00BE068B" w:rsidRDefault="005856F5" w:rsidP="006D5C10">
            <w:pPr>
              <w:rPr>
                <w:rFonts w:ascii="Gill Sans MT" w:hAnsi="Gill Sans MT"/>
                <w:w w:val="105"/>
              </w:rPr>
            </w:pPr>
            <w:r w:rsidRPr="00BE068B">
              <w:rPr>
                <w:rFonts w:ascii="Gill Sans MT" w:hAnsi="Gill Sans MT"/>
                <w:w w:val="105"/>
              </w:rPr>
              <w:t xml:space="preserve">f.1i </w:t>
            </w:r>
          </w:p>
        </w:tc>
        <w:tc>
          <w:tcPr>
            <w:tcW w:w="7261" w:type="dxa"/>
            <w:tcBorders>
              <w:top w:val="single" w:sz="4" w:space="0" w:color="auto"/>
              <w:left w:val="single" w:sz="4" w:space="0" w:color="auto"/>
              <w:bottom w:val="single" w:sz="4" w:space="0" w:color="000000"/>
              <w:right w:val="single" w:sz="18" w:space="0" w:color="000000"/>
            </w:tcBorders>
          </w:tcPr>
          <w:p w14:paraId="549BA4B3" w14:textId="153B26B8" w:rsidR="00EC091D" w:rsidRPr="00BE068B" w:rsidRDefault="0076042F" w:rsidP="0086308D">
            <w:pPr>
              <w:spacing w:after="0"/>
              <w:rPr>
                <w:rFonts w:ascii="Gill Sans MT" w:hAnsi="Gill Sans MT"/>
                <w:w w:val="105"/>
              </w:rPr>
            </w:pPr>
            <w:r w:rsidRPr="00BE068B">
              <w:rPr>
                <w:rFonts w:ascii="Gill Sans MT" w:hAnsi="Gill Sans MT"/>
                <w:w w:val="105"/>
              </w:rPr>
              <w:t>Enhanced a</w:t>
            </w:r>
            <w:r w:rsidR="00EC091D" w:rsidRPr="00BE068B">
              <w:rPr>
                <w:rFonts w:ascii="Gill Sans MT" w:hAnsi="Gill Sans MT"/>
                <w:w w:val="105"/>
              </w:rPr>
              <w:t xml:space="preserve">ccess to markets </w:t>
            </w:r>
          </w:p>
        </w:tc>
        <w:tc>
          <w:tcPr>
            <w:tcW w:w="1919" w:type="dxa"/>
            <w:tcBorders>
              <w:top w:val="single" w:sz="4" w:space="0" w:color="auto"/>
              <w:left w:val="single" w:sz="18" w:space="0" w:color="000000"/>
              <w:bottom w:val="single" w:sz="18" w:space="0" w:color="000000"/>
              <w:right w:val="single" w:sz="18" w:space="0" w:color="000000"/>
            </w:tcBorders>
          </w:tcPr>
          <w:p w14:paraId="720A3A7F" w14:textId="77777777" w:rsidR="00EC091D" w:rsidRPr="00BE068B" w:rsidRDefault="00EC091D" w:rsidP="006D5C10">
            <w:pPr>
              <w:spacing w:after="0"/>
              <w:rPr>
                <w:rFonts w:ascii="Gill Sans MT" w:hAnsi="Gill Sans MT"/>
                <w:i/>
                <w:color w:val="A6A6A6" w:themeColor="background1" w:themeShade="A6"/>
              </w:rPr>
            </w:pPr>
          </w:p>
        </w:tc>
      </w:tr>
    </w:tbl>
    <w:p w14:paraId="5D272309" w14:textId="77777777" w:rsidR="00C52F57" w:rsidRPr="00BE068B" w:rsidRDefault="00C52F57" w:rsidP="009559BE">
      <w:pPr>
        <w:spacing w:after="0" w:line="240" w:lineRule="auto"/>
        <w:rPr>
          <w:rFonts w:ascii="Gill Sans MT" w:hAnsi="Gill Sans MT"/>
        </w:rPr>
      </w:pPr>
    </w:p>
    <w:p w14:paraId="4178036F" w14:textId="77777777" w:rsidR="00C52F57" w:rsidRPr="00BE068B" w:rsidRDefault="00C52F57" w:rsidP="009559BE">
      <w:pPr>
        <w:spacing w:after="0" w:line="240" w:lineRule="auto"/>
        <w:rPr>
          <w:rFonts w:ascii="Gill Sans MT" w:hAnsi="Gill Sans MT"/>
        </w:rPr>
      </w:pPr>
    </w:p>
    <w:p w14:paraId="6512A5AA" w14:textId="24C4FF1B" w:rsidR="00DA7C5C" w:rsidRPr="00BE068B" w:rsidRDefault="00BF7C36" w:rsidP="00BF7C36">
      <w:pPr>
        <w:rPr>
          <w:rFonts w:ascii="Gill Sans MT" w:eastAsia="Times New Roman" w:hAnsi="Gill Sans MT" w:cs="Times New Roman"/>
          <w:b/>
          <w:bCs/>
        </w:rPr>
      </w:pPr>
      <w:r w:rsidRPr="00BE068B">
        <w:rPr>
          <w:rFonts w:ascii="Gill Sans MT" w:eastAsia="Times New Roman" w:hAnsi="Gill Sans MT" w:cs="Times New Roman"/>
          <w:b/>
          <w:bCs/>
        </w:rPr>
        <w:t>G</w:t>
      </w:r>
      <w:r w:rsidR="00DA7C5C" w:rsidRPr="00BE068B">
        <w:rPr>
          <w:rFonts w:ascii="Gill Sans MT" w:eastAsia="Times New Roman" w:hAnsi="Gill Sans MT" w:cs="Times New Roman"/>
          <w:b/>
          <w:bCs/>
        </w:rPr>
        <w:t>. GOVERNANCE AND ACCOUNTABILITY</w:t>
      </w:r>
    </w:p>
    <w:p w14:paraId="176A6126" w14:textId="48BEE144" w:rsidR="00D437F1"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ask you some questions about decision-making about </w:t>
      </w:r>
      <w:r w:rsidR="00FE537B" w:rsidRPr="00BE068B">
        <w:rPr>
          <w:rFonts w:ascii="Gill Sans MT" w:eastAsia="Times New Roman" w:hAnsi="Gill Sans MT"/>
          <w:sz w:val="22"/>
          <w:szCs w:val="22"/>
          <w:lang w:eastAsia="zh-CN"/>
        </w:rPr>
        <w:t>forest-</w:t>
      </w:r>
      <w:r w:rsidRPr="00BE068B">
        <w:rPr>
          <w:rFonts w:ascii="Gill Sans MT" w:eastAsia="Times New Roman" w:hAnsi="Gill Sans MT"/>
          <w:sz w:val="22"/>
          <w:szCs w:val="22"/>
          <w:lang w:eastAsia="zh-CN"/>
        </w:rPr>
        <w:t>related issues in your village.</w:t>
      </w:r>
    </w:p>
    <w:tbl>
      <w:tblPr>
        <w:tblW w:w="10296" w:type="dxa"/>
        <w:tblInd w:w="-5" w:type="dxa"/>
        <w:tblLayout w:type="fixed"/>
        <w:tblCellMar>
          <w:left w:w="29" w:type="dxa"/>
          <w:right w:w="29" w:type="dxa"/>
        </w:tblCellMar>
        <w:tblLook w:val="0000" w:firstRow="0" w:lastRow="0" w:firstColumn="0" w:lastColumn="0" w:noHBand="0" w:noVBand="0"/>
      </w:tblPr>
      <w:tblGrid>
        <w:gridCol w:w="573"/>
        <w:gridCol w:w="4771"/>
        <w:gridCol w:w="3995"/>
        <w:gridCol w:w="235"/>
        <w:gridCol w:w="714"/>
        <w:gridCol w:w="8"/>
      </w:tblGrid>
      <w:tr w:rsidR="00A34F12" w:rsidRPr="00BE068B" w14:paraId="1B2ECD91" w14:textId="77777777" w:rsidTr="00BF7C36">
        <w:trPr>
          <w:trHeight w:val="20"/>
        </w:trPr>
        <w:tc>
          <w:tcPr>
            <w:tcW w:w="573" w:type="dxa"/>
            <w:tcBorders>
              <w:top w:val="single" w:sz="4" w:space="0" w:color="000000"/>
              <w:left w:val="single" w:sz="4" w:space="0" w:color="000000"/>
              <w:bottom w:val="single" w:sz="4" w:space="0" w:color="000000"/>
              <w:right w:val="single" w:sz="4" w:space="0" w:color="auto"/>
            </w:tcBorders>
          </w:tcPr>
          <w:p w14:paraId="54D5481B" w14:textId="347B6296" w:rsidR="00A34F12" w:rsidRPr="00BE068B" w:rsidRDefault="00BF7C36" w:rsidP="00A34F12">
            <w:pPr>
              <w:spacing w:after="0"/>
              <w:rPr>
                <w:rFonts w:ascii="Gill Sans MT" w:eastAsia="Calibri" w:hAnsi="Gill Sans MT" w:cs="Times New Roman"/>
                <w:w w:val="105"/>
              </w:rPr>
            </w:pPr>
            <w:r w:rsidRPr="00BE068B">
              <w:rPr>
                <w:rFonts w:ascii="Gill Sans MT" w:eastAsia="Calibri" w:hAnsi="Gill Sans MT" w:cs="Times New Roman"/>
                <w:w w:val="105"/>
              </w:rPr>
              <w:t>G.1</w:t>
            </w:r>
          </w:p>
        </w:tc>
        <w:tc>
          <w:tcPr>
            <w:tcW w:w="4771" w:type="dxa"/>
            <w:tcBorders>
              <w:top w:val="single" w:sz="4" w:space="0" w:color="000000"/>
              <w:left w:val="single" w:sz="4" w:space="0" w:color="auto"/>
              <w:bottom w:val="single" w:sz="4" w:space="0" w:color="000000"/>
            </w:tcBorders>
          </w:tcPr>
          <w:p w14:paraId="153C1A77" w14:textId="1CD544C1" w:rsidR="00A34F12" w:rsidRPr="00BE068B" w:rsidRDefault="00764E8A" w:rsidP="00A34F12">
            <w:pPr>
              <w:spacing w:after="0"/>
              <w:rPr>
                <w:rFonts w:ascii="Gill Sans MT" w:eastAsia="Calibri" w:hAnsi="Gill Sans MT" w:cs="Times New Roman"/>
                <w:w w:val="105"/>
              </w:rPr>
            </w:pPr>
            <w:r w:rsidRPr="00BE068B">
              <w:rPr>
                <w:rFonts w:ascii="Gill Sans MT" w:hAnsi="Gill Sans MT"/>
                <w:w w:val="105"/>
              </w:rPr>
              <w:t xml:space="preserve"> In your village, what person or group</w:t>
            </w:r>
            <w:r w:rsidR="00A34F12" w:rsidRPr="00BE068B">
              <w:rPr>
                <w:rFonts w:ascii="Gill Sans MT" w:hAnsi="Gill Sans MT"/>
                <w:w w:val="105"/>
              </w:rPr>
              <w:t xml:space="preserve"> is the most imp</w:t>
            </w:r>
            <w:r w:rsidR="0086308D" w:rsidRPr="00BE068B">
              <w:rPr>
                <w:rFonts w:ascii="Gill Sans MT" w:hAnsi="Gill Sans MT"/>
                <w:w w:val="105"/>
              </w:rPr>
              <w:t>ortant decisio</w:t>
            </w:r>
            <w:r w:rsidRPr="00BE068B">
              <w:rPr>
                <w:rFonts w:ascii="Gill Sans MT" w:hAnsi="Gill Sans MT"/>
                <w:w w:val="105"/>
              </w:rPr>
              <w:t xml:space="preserve">n maker about the forests that </w:t>
            </w:r>
            <w:r w:rsidRPr="00BE068B">
              <w:rPr>
                <w:rFonts w:ascii="Gill Sans MT" w:hAnsi="Gill Sans MT"/>
                <w:w w:val="105"/>
              </w:rPr>
              <w:lastRenderedPageBreak/>
              <w:t>your community uses</w:t>
            </w:r>
            <w:r w:rsidR="00A34F12" w:rsidRPr="00BE068B">
              <w:rPr>
                <w:rFonts w:ascii="Gill Sans MT" w:hAnsi="Gill Sans MT"/>
                <w:w w:val="105"/>
              </w:rPr>
              <w:t>? (</w:t>
            </w:r>
            <w:r w:rsidR="0086308D" w:rsidRPr="00BE068B">
              <w:rPr>
                <w:rFonts w:ascii="Gill Sans MT" w:hAnsi="Gill Sans MT"/>
                <w:b/>
                <w:w w:val="105"/>
              </w:rPr>
              <w:t>forest</w:t>
            </w:r>
            <w:r w:rsidR="00A34F12" w:rsidRPr="00BE068B">
              <w:rPr>
                <w:rFonts w:ascii="Gill Sans MT" w:hAnsi="Gill Sans MT"/>
                <w:b/>
                <w:w w:val="105"/>
              </w:rPr>
              <w:t>_leaders</w:t>
            </w:r>
            <w:r w:rsidR="00A34F12" w:rsidRPr="00BE068B">
              <w:rPr>
                <w:rFonts w:ascii="Gill Sans MT" w:hAnsi="Gill Sans MT"/>
                <w:w w:val="105"/>
              </w:rPr>
              <w:t>)</w:t>
            </w:r>
          </w:p>
        </w:tc>
        <w:tc>
          <w:tcPr>
            <w:tcW w:w="3995" w:type="dxa"/>
            <w:tcBorders>
              <w:top w:val="single" w:sz="4" w:space="0" w:color="000000"/>
              <w:bottom w:val="single" w:sz="4" w:space="0" w:color="000000"/>
              <w:right w:val="single" w:sz="18" w:space="0" w:color="000000"/>
            </w:tcBorders>
          </w:tcPr>
          <w:p w14:paraId="3DCFF4DD" w14:textId="0B801288" w:rsidR="00A34F12" w:rsidRPr="00BE068B" w:rsidRDefault="00A34F12" w:rsidP="00A34F12">
            <w:pPr>
              <w:spacing w:after="0"/>
              <w:rPr>
                <w:rFonts w:ascii="Gill Sans MT" w:hAnsi="Gill Sans MT"/>
              </w:rPr>
            </w:pPr>
            <w:r w:rsidRPr="00BE068B">
              <w:rPr>
                <w:rFonts w:ascii="Gill Sans MT" w:hAnsi="Gill Sans MT"/>
              </w:rPr>
              <w:lastRenderedPageBreak/>
              <w:t>1=Headman</w:t>
            </w:r>
          </w:p>
          <w:p w14:paraId="6DF18D83" w14:textId="4B539E22" w:rsidR="00A34F12" w:rsidRPr="00BE068B" w:rsidRDefault="00A34F12" w:rsidP="00A34F12">
            <w:pPr>
              <w:spacing w:after="0"/>
              <w:rPr>
                <w:rFonts w:ascii="Gill Sans MT" w:hAnsi="Gill Sans MT"/>
              </w:rPr>
            </w:pPr>
            <w:r w:rsidRPr="00BE068B">
              <w:rPr>
                <w:rFonts w:ascii="Gill Sans MT" w:hAnsi="Gill Sans MT"/>
              </w:rPr>
              <w:t>2=Induna</w:t>
            </w:r>
          </w:p>
          <w:p w14:paraId="25091965" w14:textId="0800E7B2" w:rsidR="00A34F12" w:rsidRPr="00BE068B" w:rsidRDefault="00A34F12" w:rsidP="00A34F12">
            <w:pPr>
              <w:spacing w:after="0"/>
              <w:rPr>
                <w:rFonts w:ascii="Gill Sans MT" w:hAnsi="Gill Sans MT"/>
              </w:rPr>
            </w:pPr>
            <w:r w:rsidRPr="00BE068B">
              <w:rPr>
                <w:rFonts w:ascii="Gill Sans MT" w:hAnsi="Gill Sans MT"/>
              </w:rPr>
              <w:lastRenderedPageBreak/>
              <w:t>3=Chief</w:t>
            </w:r>
          </w:p>
          <w:p w14:paraId="2FD85814" w14:textId="3787836D" w:rsidR="00A34F12" w:rsidRPr="00BE068B" w:rsidRDefault="00E94596" w:rsidP="00A34F12">
            <w:pPr>
              <w:spacing w:after="0"/>
              <w:rPr>
                <w:rFonts w:ascii="Gill Sans MT" w:hAnsi="Gill Sans MT"/>
              </w:rPr>
            </w:pPr>
            <w:r w:rsidRPr="00BE068B">
              <w:rPr>
                <w:rFonts w:ascii="Gill Sans MT" w:hAnsi="Gill Sans MT"/>
              </w:rPr>
              <w:t>4</w:t>
            </w:r>
            <w:r w:rsidR="00A34F12" w:rsidRPr="00BE068B">
              <w:rPr>
                <w:rFonts w:ascii="Gill Sans MT" w:hAnsi="Gill Sans MT"/>
              </w:rPr>
              <w:t>=</w:t>
            </w:r>
            <w:r w:rsidR="00F554F5" w:rsidRPr="00BE068B">
              <w:rPr>
                <w:rFonts w:ascii="Gill Sans MT" w:hAnsi="Gill Sans MT"/>
              </w:rPr>
              <w:t xml:space="preserve">Council of </w:t>
            </w:r>
            <w:r w:rsidR="00A34F12" w:rsidRPr="00BE068B">
              <w:rPr>
                <w:rFonts w:ascii="Gill Sans MT" w:hAnsi="Gill Sans MT"/>
              </w:rPr>
              <w:t>Elders</w:t>
            </w:r>
          </w:p>
          <w:p w14:paraId="0CB9EB25" w14:textId="7BD05D12" w:rsidR="00764E8A" w:rsidRPr="00BE068B" w:rsidRDefault="00E94596" w:rsidP="00A34F12">
            <w:pPr>
              <w:spacing w:after="0"/>
              <w:rPr>
                <w:rFonts w:ascii="Gill Sans MT" w:hAnsi="Gill Sans MT"/>
              </w:rPr>
            </w:pPr>
            <w:r w:rsidRPr="00BE068B">
              <w:rPr>
                <w:rFonts w:ascii="Gill Sans MT" w:hAnsi="Gill Sans MT"/>
              </w:rPr>
              <w:t>5</w:t>
            </w:r>
            <w:r w:rsidR="00764E8A" w:rsidRPr="00BE068B">
              <w:rPr>
                <w:rFonts w:ascii="Gill Sans MT" w:hAnsi="Gill Sans MT"/>
              </w:rPr>
              <w:t>=Community Resource Board</w:t>
            </w:r>
          </w:p>
          <w:p w14:paraId="18FE9F2F" w14:textId="30F2CC23" w:rsidR="00764E8A" w:rsidRPr="00BE068B" w:rsidRDefault="00E94596" w:rsidP="00A34F12">
            <w:pPr>
              <w:spacing w:after="0"/>
              <w:rPr>
                <w:rFonts w:ascii="Gill Sans MT" w:hAnsi="Gill Sans MT"/>
              </w:rPr>
            </w:pPr>
            <w:r w:rsidRPr="00BE068B">
              <w:rPr>
                <w:rFonts w:ascii="Gill Sans MT" w:hAnsi="Gill Sans MT"/>
              </w:rPr>
              <w:t>6</w:t>
            </w:r>
            <w:r w:rsidR="00764E8A" w:rsidRPr="00BE068B">
              <w:rPr>
                <w:rFonts w:ascii="Gill Sans MT" w:hAnsi="Gill Sans MT"/>
              </w:rPr>
              <w:t>=Local government</w:t>
            </w:r>
          </w:p>
          <w:p w14:paraId="7B2D9926" w14:textId="0033036A" w:rsidR="00764E8A" w:rsidRPr="00BE068B" w:rsidRDefault="00E94596" w:rsidP="00A34F12">
            <w:pPr>
              <w:spacing w:after="0"/>
              <w:rPr>
                <w:rFonts w:ascii="Gill Sans MT" w:hAnsi="Gill Sans MT"/>
              </w:rPr>
            </w:pPr>
            <w:r w:rsidRPr="00BE068B">
              <w:rPr>
                <w:rFonts w:ascii="Gill Sans MT" w:hAnsi="Gill Sans MT"/>
              </w:rPr>
              <w:t>7</w:t>
            </w:r>
            <w:r w:rsidR="00764E8A" w:rsidRPr="00BE068B">
              <w:rPr>
                <w:rFonts w:ascii="Gill Sans MT" w:hAnsi="Gill Sans MT"/>
              </w:rPr>
              <w:t>=DFO</w:t>
            </w:r>
          </w:p>
          <w:p w14:paraId="022AAA22" w14:textId="04E91C47" w:rsidR="00A34F12" w:rsidRPr="00BE068B" w:rsidRDefault="00A34F12" w:rsidP="00A34F12">
            <w:pPr>
              <w:spacing w:after="0"/>
              <w:rPr>
                <w:rFonts w:ascii="Gill Sans MT" w:hAnsi="Gill Sans MT"/>
              </w:rPr>
            </w:pPr>
            <w:r w:rsidRPr="00BE068B">
              <w:rPr>
                <w:rFonts w:ascii="Gill Sans MT" w:hAnsi="Gill Sans MT"/>
              </w:rPr>
              <w:t>97=Other, please specify</w:t>
            </w:r>
          </w:p>
        </w:tc>
        <w:tc>
          <w:tcPr>
            <w:tcW w:w="957" w:type="dxa"/>
            <w:gridSpan w:val="3"/>
            <w:tcBorders>
              <w:top w:val="single" w:sz="18" w:space="0" w:color="000000"/>
              <w:left w:val="single" w:sz="18" w:space="0" w:color="000000"/>
              <w:bottom w:val="single" w:sz="18" w:space="0" w:color="000000"/>
              <w:right w:val="single" w:sz="18" w:space="0" w:color="000000"/>
            </w:tcBorders>
          </w:tcPr>
          <w:p w14:paraId="39CD7C85"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A34F12" w:rsidRPr="00BE068B" w14:paraId="4DE62A22"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5671E46C" w14:textId="3CBB6FEA" w:rsidR="00A34F12" w:rsidRPr="00BE068B" w:rsidRDefault="00BF7C36" w:rsidP="00A34F12">
            <w:pPr>
              <w:spacing w:after="0"/>
              <w:rPr>
                <w:rFonts w:ascii="Gill Sans MT" w:hAnsi="Gill Sans MT"/>
              </w:rPr>
            </w:pPr>
            <w:r w:rsidRPr="00BE068B">
              <w:rPr>
                <w:rFonts w:ascii="Gill Sans MT" w:hAnsi="Gill Sans MT"/>
              </w:rPr>
              <w:lastRenderedPageBreak/>
              <w:t>G.1b</w:t>
            </w:r>
          </w:p>
        </w:tc>
        <w:tc>
          <w:tcPr>
            <w:tcW w:w="4771" w:type="dxa"/>
            <w:tcBorders>
              <w:left w:val="single" w:sz="4" w:space="0" w:color="auto"/>
              <w:right w:val="single" w:sz="18" w:space="0" w:color="000000"/>
            </w:tcBorders>
          </w:tcPr>
          <w:p w14:paraId="6A54D8BA" w14:textId="3254154B" w:rsidR="00A34F12" w:rsidRPr="00BE068B" w:rsidRDefault="00A34F12" w:rsidP="00A34F12">
            <w:pPr>
              <w:spacing w:after="0"/>
              <w:rPr>
                <w:rFonts w:ascii="Gill Sans MT" w:hAnsi="Gill Sans MT"/>
                <w:w w:val="105"/>
              </w:rPr>
            </w:pPr>
            <w:r w:rsidRPr="00BE068B">
              <w:rPr>
                <w:rFonts w:ascii="Gill Sans MT" w:hAnsi="Gill Sans MT"/>
                <w:w w:val="105"/>
              </w:rPr>
              <w:t>If other, please specify</w:t>
            </w:r>
            <w:r w:rsidR="00BF7C36" w:rsidRPr="00BE068B">
              <w:rPr>
                <w:rFonts w:ascii="Gill Sans MT" w:hAnsi="Gill Sans MT"/>
                <w:w w:val="105"/>
              </w:rPr>
              <w:t xml:space="preserve"> </w:t>
            </w:r>
            <w:r w:rsidRPr="00BE068B">
              <w:rPr>
                <w:rFonts w:ascii="Gill Sans MT" w:hAnsi="Gill Sans MT"/>
                <w:w w:val="105"/>
              </w:rPr>
              <w:t>(</w:t>
            </w:r>
            <w:r w:rsidR="00E94596" w:rsidRPr="00BE068B">
              <w:rPr>
                <w:rFonts w:ascii="Gill Sans MT" w:hAnsi="Gill Sans MT"/>
                <w:b/>
                <w:w w:val="105"/>
              </w:rPr>
              <w:t>forest</w:t>
            </w:r>
            <w:r w:rsidRPr="00BE068B">
              <w:rPr>
                <w:rFonts w:ascii="Gill Sans MT" w:hAnsi="Gill Sans MT"/>
                <w:b/>
                <w:w w:val="105"/>
              </w:rPr>
              <w:t>_leaderso</w:t>
            </w:r>
            <w:r w:rsidRPr="00BE068B">
              <w:rPr>
                <w:rFonts w:ascii="Gill Sans MT" w:hAnsi="Gill Sans MT"/>
                <w:w w:val="105"/>
              </w:rPr>
              <w:t>)</w:t>
            </w:r>
          </w:p>
        </w:tc>
        <w:tc>
          <w:tcPr>
            <w:tcW w:w="4952" w:type="dxa"/>
            <w:gridSpan w:val="4"/>
            <w:tcBorders>
              <w:top w:val="single" w:sz="18" w:space="0" w:color="000000"/>
              <w:left w:val="single" w:sz="18" w:space="0" w:color="000000"/>
              <w:bottom w:val="single" w:sz="18" w:space="0" w:color="000000"/>
              <w:right w:val="single" w:sz="18" w:space="0" w:color="000000"/>
            </w:tcBorders>
          </w:tcPr>
          <w:p w14:paraId="540B3B13" w14:textId="77777777" w:rsidR="00A34F12" w:rsidRPr="00BE068B" w:rsidRDefault="00A34F12" w:rsidP="00A34F12">
            <w:pPr>
              <w:spacing w:after="0"/>
              <w:rPr>
                <w:rFonts w:ascii="Gill Sans MT" w:hAnsi="Gill Sans MT"/>
                <w:w w:val="105"/>
              </w:rPr>
            </w:pPr>
            <w:r w:rsidRPr="00BE068B">
              <w:rPr>
                <w:rFonts w:ascii="Gill Sans MT" w:hAnsi="Gill Sans MT"/>
                <w:i/>
                <w:color w:val="A6A6A6" w:themeColor="background1" w:themeShade="A6"/>
              </w:rPr>
              <w:t>(Text)</w:t>
            </w:r>
          </w:p>
        </w:tc>
      </w:tr>
      <w:tr w:rsidR="00BF7C36" w:rsidRPr="00BE068B" w14:paraId="7DF0D645"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760"/>
        </w:trPr>
        <w:tc>
          <w:tcPr>
            <w:tcW w:w="573" w:type="dxa"/>
            <w:tcBorders>
              <w:top w:val="single" w:sz="4" w:space="0" w:color="000000"/>
              <w:left w:val="single" w:sz="4" w:space="0" w:color="auto"/>
              <w:bottom w:val="single" w:sz="4" w:space="0" w:color="auto"/>
              <w:right w:val="single" w:sz="4" w:space="0" w:color="auto"/>
            </w:tcBorders>
          </w:tcPr>
          <w:p w14:paraId="5611FF6C" w14:textId="3C1DCB14" w:rsidR="00BF7C36" w:rsidRPr="00BE068B" w:rsidRDefault="00BF7C36" w:rsidP="00A34F12">
            <w:pPr>
              <w:spacing w:after="0"/>
              <w:rPr>
                <w:rFonts w:ascii="Gill Sans MT" w:hAnsi="Gill Sans MT"/>
              </w:rPr>
            </w:pPr>
            <w:r w:rsidRPr="00BE068B">
              <w:rPr>
                <w:rFonts w:ascii="Gill Sans MT" w:hAnsi="Gill Sans MT"/>
              </w:rPr>
              <w:t>G.2</w:t>
            </w:r>
          </w:p>
        </w:tc>
        <w:tc>
          <w:tcPr>
            <w:tcW w:w="4771" w:type="dxa"/>
            <w:tcBorders>
              <w:top w:val="single" w:sz="4" w:space="0" w:color="000000"/>
              <w:left w:val="single" w:sz="4" w:space="0" w:color="auto"/>
              <w:bottom w:val="single" w:sz="4" w:space="0" w:color="auto"/>
              <w:right w:val="nil"/>
            </w:tcBorders>
          </w:tcPr>
          <w:p w14:paraId="3F1FA66E" w14:textId="21F56DF2" w:rsidR="00BF7C36" w:rsidRPr="00BE068B" w:rsidRDefault="00BF7C36" w:rsidP="00A34F12">
            <w:pPr>
              <w:spacing w:after="0"/>
              <w:rPr>
                <w:rFonts w:ascii="Gill Sans MT" w:hAnsi="Gill Sans MT"/>
                <w:w w:val="105"/>
              </w:rPr>
            </w:pPr>
            <w:r w:rsidRPr="00BE068B">
              <w:rPr>
                <w:rFonts w:ascii="Gill Sans MT" w:hAnsi="Gill Sans MT"/>
                <w:w w:val="105"/>
              </w:rPr>
              <w:t>How satisfied are you with how forests are managed in this village? (</w:t>
            </w:r>
            <w:r w:rsidRPr="00BE068B">
              <w:rPr>
                <w:rFonts w:ascii="Gill Sans MT" w:hAnsi="Gill Sans MT"/>
                <w:b/>
                <w:w w:val="105"/>
              </w:rPr>
              <w:t>forest_satisfied</w:t>
            </w:r>
            <w:r w:rsidRPr="00BE068B">
              <w:rPr>
                <w:rFonts w:ascii="Gill Sans MT" w:hAnsi="Gill Sans MT"/>
                <w:w w:val="105"/>
              </w:rPr>
              <w:t>)</w:t>
            </w:r>
          </w:p>
          <w:p w14:paraId="68DCABE1" w14:textId="77777777" w:rsidR="00BF7C36" w:rsidRPr="00BE068B" w:rsidRDefault="00BF7C36" w:rsidP="00A34F12">
            <w:pPr>
              <w:spacing w:after="0"/>
              <w:rPr>
                <w:rFonts w:ascii="Gill Sans MT" w:hAnsi="Gill Sans MT"/>
                <w:w w:val="105"/>
              </w:rPr>
            </w:pPr>
          </w:p>
          <w:p w14:paraId="4F13283E" w14:textId="7D99AC66" w:rsidR="00BF7C36" w:rsidRPr="00BE068B" w:rsidRDefault="00BF7C36" w:rsidP="00E94596">
            <w:pPr>
              <w:spacing w:after="0"/>
              <w:rPr>
                <w:rFonts w:ascii="Gill Sans MT" w:hAnsi="Gill Sans MT" w:cs="Times New Roman"/>
                <w:w w:val="105"/>
              </w:rPr>
            </w:pPr>
          </w:p>
        </w:tc>
        <w:tc>
          <w:tcPr>
            <w:tcW w:w="4230" w:type="dxa"/>
            <w:gridSpan w:val="2"/>
            <w:tcBorders>
              <w:top w:val="single" w:sz="4" w:space="0" w:color="000000"/>
              <w:left w:val="nil"/>
              <w:bottom w:val="single" w:sz="4" w:space="0" w:color="auto"/>
              <w:right w:val="single" w:sz="18" w:space="0" w:color="000000"/>
            </w:tcBorders>
          </w:tcPr>
          <w:p w14:paraId="0B77CBDB" w14:textId="77777777"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1=Very satisfied</w:t>
            </w:r>
          </w:p>
          <w:p w14:paraId="2CFBBC40" w14:textId="0DD43B59" w:rsidR="00BF7C36" w:rsidRPr="00BE068B" w:rsidRDefault="00BF7C36" w:rsidP="00BF7C36">
            <w:pPr>
              <w:spacing w:after="0"/>
              <w:rPr>
                <w:rFonts w:ascii="Gill Sans MT" w:hAnsi="Gill Sans MT" w:cs="Times New Roman"/>
                <w:w w:val="105"/>
              </w:rPr>
            </w:pPr>
            <w:r w:rsidRPr="00BE068B">
              <w:rPr>
                <w:rFonts w:ascii="Gill Sans MT" w:hAnsi="Gill Sans MT" w:cs="Times New Roman"/>
                <w:w w:val="105"/>
              </w:rPr>
              <w:t>2=Satisfied</w:t>
            </w:r>
          </w:p>
          <w:p w14:paraId="10FB56B7" w14:textId="7DAC1E4B"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3=Neutral</w:t>
            </w:r>
          </w:p>
          <w:p w14:paraId="153A6F31"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4=Dissatisfied</w:t>
            </w:r>
          </w:p>
          <w:p w14:paraId="7DC873ED" w14:textId="77777777" w:rsidR="00BF7C36" w:rsidRPr="00BE068B" w:rsidRDefault="00BF7C36" w:rsidP="00E94596">
            <w:pPr>
              <w:spacing w:after="0"/>
              <w:rPr>
                <w:rFonts w:ascii="Gill Sans MT" w:hAnsi="Gill Sans MT" w:cs="Times New Roman"/>
                <w:w w:val="105"/>
              </w:rPr>
            </w:pPr>
            <w:r w:rsidRPr="00BE068B">
              <w:rPr>
                <w:rFonts w:ascii="Gill Sans MT" w:hAnsi="Gill Sans MT" w:cs="Times New Roman"/>
                <w:w w:val="105"/>
              </w:rPr>
              <w:t>5=Very dissatisfied</w:t>
            </w:r>
          </w:p>
          <w:p w14:paraId="0B80C51A" w14:textId="3D378819" w:rsidR="00BF7C36" w:rsidRPr="00BE068B" w:rsidRDefault="00BF7C36" w:rsidP="00A34F12">
            <w:pPr>
              <w:spacing w:after="0"/>
              <w:rPr>
                <w:rFonts w:ascii="Gill Sans MT" w:hAnsi="Gill Sans MT"/>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00647495" w14:textId="743D22CD" w:rsidR="00BF7C36" w:rsidRPr="00BE068B" w:rsidRDefault="00BF7C36" w:rsidP="00A34F12">
            <w:pPr>
              <w:spacing w:after="0"/>
              <w:rPr>
                <w:rFonts w:ascii="Gill Sans MT" w:hAnsi="Gill Sans MT"/>
                <w:i/>
                <w:color w:val="A6A6A6" w:themeColor="background1" w:themeShade="A6"/>
              </w:rPr>
            </w:pPr>
            <w:r w:rsidRPr="00BE068B">
              <w:rPr>
                <w:rFonts w:ascii="Gill Sans MT" w:eastAsia="Calibri" w:hAnsi="Gill Sans MT" w:cs="Times New Roman"/>
                <w:i/>
                <w:color w:val="A6A6A6"/>
              </w:rPr>
              <w:t>(Code)</w:t>
            </w:r>
          </w:p>
          <w:p w14:paraId="28D91A5F" w14:textId="77777777" w:rsidR="00BF7C36" w:rsidRPr="00BE068B" w:rsidRDefault="00BF7C36" w:rsidP="00A34F12">
            <w:pPr>
              <w:spacing w:after="0"/>
              <w:rPr>
                <w:rFonts w:ascii="Gill Sans MT" w:hAnsi="Gill Sans MT"/>
                <w:i/>
                <w:color w:val="A6A6A6" w:themeColor="background1" w:themeShade="A6"/>
              </w:rPr>
            </w:pPr>
          </w:p>
          <w:p w14:paraId="66163B61" w14:textId="7B4D556E" w:rsidR="00BF7C36" w:rsidRPr="00BE068B" w:rsidRDefault="00BF7C36" w:rsidP="00A34F12">
            <w:pPr>
              <w:spacing w:after="0"/>
              <w:rPr>
                <w:rFonts w:ascii="Gill Sans MT" w:hAnsi="Gill Sans MT"/>
                <w:i/>
                <w:color w:val="A6A6A6" w:themeColor="background1" w:themeShade="A6"/>
              </w:rPr>
            </w:pPr>
          </w:p>
        </w:tc>
      </w:tr>
      <w:tr w:rsidR="00E94596" w:rsidRPr="00BE068B" w14:paraId="3D3DA340" w14:textId="77777777" w:rsidTr="00BE781E">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692"/>
        </w:trPr>
        <w:tc>
          <w:tcPr>
            <w:tcW w:w="573" w:type="dxa"/>
            <w:tcBorders>
              <w:top w:val="single" w:sz="4" w:space="0" w:color="auto"/>
              <w:left w:val="single" w:sz="4" w:space="0" w:color="auto"/>
              <w:bottom w:val="single" w:sz="4" w:space="0" w:color="000000"/>
              <w:right w:val="single" w:sz="4" w:space="0" w:color="auto"/>
            </w:tcBorders>
          </w:tcPr>
          <w:p w14:paraId="2BFA1DB5" w14:textId="5E0497F4" w:rsidR="00E94596" w:rsidRPr="00BE068B" w:rsidRDefault="00BF7C36" w:rsidP="00A34F12">
            <w:pPr>
              <w:spacing w:after="0"/>
              <w:rPr>
                <w:rFonts w:ascii="Gill Sans MT" w:hAnsi="Gill Sans MT"/>
              </w:rPr>
            </w:pPr>
            <w:r w:rsidRPr="00BE068B">
              <w:rPr>
                <w:rFonts w:ascii="Gill Sans MT" w:hAnsi="Gill Sans MT"/>
              </w:rPr>
              <w:t>G.3</w:t>
            </w:r>
          </w:p>
        </w:tc>
        <w:tc>
          <w:tcPr>
            <w:tcW w:w="9001" w:type="dxa"/>
            <w:gridSpan w:val="3"/>
            <w:tcBorders>
              <w:top w:val="single" w:sz="4" w:space="0" w:color="auto"/>
              <w:left w:val="single" w:sz="4" w:space="0" w:color="auto"/>
              <w:bottom w:val="single" w:sz="4" w:space="0" w:color="000000"/>
              <w:right w:val="single" w:sz="18" w:space="0" w:color="000000"/>
            </w:tcBorders>
          </w:tcPr>
          <w:p w14:paraId="355267D8" w14:textId="0E25EDAD" w:rsidR="00E94596" w:rsidRPr="00BE068B" w:rsidRDefault="00E94596" w:rsidP="000D7BE9">
            <w:pPr>
              <w:spacing w:after="0"/>
              <w:rPr>
                <w:rFonts w:ascii="Gill Sans MT" w:hAnsi="Gill Sans MT"/>
                <w:w w:val="105"/>
              </w:rPr>
            </w:pPr>
            <w:r w:rsidRPr="00BE068B">
              <w:rPr>
                <w:rFonts w:ascii="Gill Sans MT" w:hAnsi="Gill Sans MT"/>
                <w:w w:val="105"/>
              </w:rPr>
              <w:t>In the past year, how many meetings were held about forest related issues in your village</w:t>
            </w:r>
            <w:ins w:id="44" w:author="Vanessa Retana" w:date="2014-11-05T18:23:00Z">
              <w:r w:rsidR="00E53EF1" w:rsidRPr="00BE068B">
                <w:rPr>
                  <w:rFonts w:ascii="Gill Sans MT" w:hAnsi="Gill Sans MT"/>
                  <w:w w:val="105"/>
                </w:rPr>
                <w:t xml:space="preserve">, </w:t>
              </w:r>
            </w:ins>
            <w:r w:rsidR="00E53EF1" w:rsidRPr="00BE068B">
              <w:rPr>
                <w:rFonts w:ascii="Gill Sans MT" w:hAnsi="Gill Sans MT"/>
                <w:w w:val="105"/>
              </w:rPr>
              <w:t xml:space="preserve">including </w:t>
            </w:r>
            <w:r w:rsidR="000D7BE9" w:rsidRPr="00BE068B">
              <w:rPr>
                <w:rFonts w:ascii="Gill Sans MT" w:hAnsi="Gill Sans MT"/>
                <w:w w:val="105"/>
              </w:rPr>
              <w:t>meetings on land or natural resources where forests were discussed</w:t>
            </w:r>
            <w:r w:rsidRPr="00BE068B">
              <w:rPr>
                <w:rFonts w:ascii="Gill Sans MT" w:hAnsi="Gill Sans MT"/>
                <w:w w:val="105"/>
              </w:rPr>
              <w:t>? (</w:t>
            </w:r>
            <w:r w:rsidRPr="00BE068B">
              <w:rPr>
                <w:rFonts w:ascii="Gill Sans MT" w:hAnsi="Gill Sans MT"/>
                <w:b/>
                <w:w w:val="105"/>
              </w:rPr>
              <w:t>forest_meetings</w:t>
            </w:r>
            <w:r w:rsidRPr="00BE068B">
              <w:rPr>
                <w:rFonts w:ascii="Gill Sans MT" w:hAnsi="Gill Sans MT"/>
                <w:w w:val="105"/>
              </w:rPr>
              <w:t>)</w:t>
            </w:r>
          </w:p>
        </w:tc>
        <w:tc>
          <w:tcPr>
            <w:tcW w:w="722" w:type="dxa"/>
            <w:gridSpan w:val="2"/>
            <w:tcBorders>
              <w:top w:val="single" w:sz="4" w:space="0" w:color="auto"/>
              <w:left w:val="single" w:sz="18" w:space="0" w:color="000000"/>
              <w:bottom w:val="single" w:sz="18" w:space="0" w:color="000000"/>
              <w:right w:val="single" w:sz="18" w:space="0" w:color="000000"/>
            </w:tcBorders>
          </w:tcPr>
          <w:p w14:paraId="11720319" w14:textId="77777777" w:rsidR="00E94596" w:rsidRPr="00BE068B" w:rsidRDefault="00E94596" w:rsidP="00A34F12">
            <w:pPr>
              <w:spacing w:after="0"/>
              <w:rPr>
                <w:rFonts w:ascii="Gill Sans MT" w:hAnsi="Gill Sans MT"/>
                <w:i/>
                <w:color w:val="A6A6A6" w:themeColor="background1" w:themeShade="A6"/>
              </w:rPr>
            </w:pPr>
          </w:p>
          <w:p w14:paraId="3566A110" w14:textId="5DED7FD1" w:rsidR="00E94596" w:rsidRPr="00BE068B" w:rsidRDefault="00E94596" w:rsidP="00A34F12">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A34F12" w:rsidRPr="00BE068B" w14:paraId="0D5B2755" w14:textId="77777777" w:rsidTr="00BE781E">
        <w:trPr>
          <w:trHeight w:val="2319"/>
        </w:trPr>
        <w:tc>
          <w:tcPr>
            <w:tcW w:w="573" w:type="dxa"/>
            <w:tcBorders>
              <w:top w:val="single" w:sz="4" w:space="0" w:color="000000"/>
              <w:left w:val="single" w:sz="4" w:space="0" w:color="000000"/>
              <w:bottom w:val="single" w:sz="4" w:space="0" w:color="auto"/>
              <w:right w:val="single" w:sz="4" w:space="0" w:color="000000"/>
            </w:tcBorders>
          </w:tcPr>
          <w:p w14:paraId="00F2670F" w14:textId="714655BD"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 xml:space="preserve">G.4 </w:t>
            </w:r>
          </w:p>
        </w:tc>
        <w:tc>
          <w:tcPr>
            <w:tcW w:w="4771" w:type="dxa"/>
            <w:tcBorders>
              <w:top w:val="single" w:sz="4" w:space="0" w:color="000000"/>
              <w:left w:val="single" w:sz="4" w:space="0" w:color="000000"/>
              <w:bottom w:val="single" w:sz="4" w:space="0" w:color="auto"/>
            </w:tcBorders>
          </w:tcPr>
          <w:p w14:paraId="08FF6AA8" w14:textId="2EBDE23E" w:rsidR="00A34F12" w:rsidRPr="00BE068B" w:rsidRDefault="00A34F12" w:rsidP="00A34F12">
            <w:pPr>
              <w:kinsoku w:val="0"/>
              <w:overflowPunct w:val="0"/>
              <w:spacing w:afterLines="20" w:after="48" w:line="240" w:lineRule="auto"/>
              <w:contextualSpacing/>
              <w:rPr>
                <w:rFonts w:ascii="Gill Sans MT" w:hAnsi="Gill Sans MT"/>
                <w:w w:val="105"/>
              </w:rPr>
            </w:pPr>
            <w:r w:rsidRPr="00BE068B">
              <w:rPr>
                <w:rFonts w:ascii="Gill Sans MT" w:hAnsi="Gill Sans MT"/>
                <w:w w:val="105"/>
              </w:rPr>
              <w:t>How often did you or anyone in your household a</w:t>
            </w:r>
            <w:r w:rsidR="00E94596" w:rsidRPr="00BE068B">
              <w:rPr>
                <w:rFonts w:ascii="Gill Sans MT" w:hAnsi="Gill Sans MT"/>
                <w:w w:val="105"/>
              </w:rPr>
              <w:t>ttend meetings about forest use, management,</w:t>
            </w:r>
            <w:r w:rsidRPr="00BE068B">
              <w:rPr>
                <w:rFonts w:ascii="Gill Sans MT" w:hAnsi="Gill Sans MT"/>
                <w:w w:val="105"/>
              </w:rPr>
              <w:t xml:space="preserve"> conflicts or resolution of disputes? (</w:t>
            </w:r>
            <w:r w:rsidR="00E94596" w:rsidRPr="00BE068B">
              <w:rPr>
                <w:rFonts w:ascii="Gill Sans MT" w:hAnsi="Gill Sans MT"/>
                <w:b/>
                <w:w w:val="105"/>
              </w:rPr>
              <w:t>forest</w:t>
            </w:r>
            <w:r w:rsidRPr="00BE068B">
              <w:rPr>
                <w:rFonts w:ascii="Gill Sans MT" w:hAnsi="Gill Sans MT"/>
                <w:b/>
                <w:w w:val="105"/>
              </w:rPr>
              <w:t>_participate</w:t>
            </w:r>
            <w:r w:rsidRPr="00BE068B">
              <w:rPr>
                <w:rFonts w:ascii="Gill Sans MT" w:hAnsi="Gill Sans MT"/>
                <w:w w:val="105"/>
              </w:rPr>
              <w:t>)</w:t>
            </w:r>
          </w:p>
          <w:p w14:paraId="49AB67AD" w14:textId="77777777" w:rsidR="00A34F12" w:rsidRPr="00BE068B" w:rsidRDefault="00A34F12" w:rsidP="00A34F12">
            <w:pPr>
              <w:kinsoku w:val="0"/>
              <w:overflowPunct w:val="0"/>
              <w:spacing w:afterLines="20" w:after="48" w:line="240" w:lineRule="auto"/>
              <w:contextualSpacing/>
              <w:rPr>
                <w:rFonts w:ascii="Gill Sans MT" w:hAnsi="Gill Sans MT"/>
                <w:w w:val="105"/>
              </w:rPr>
            </w:pPr>
          </w:p>
          <w:p w14:paraId="6E685FA5" w14:textId="2D05A2C7" w:rsidR="00A34F12" w:rsidRPr="00BE068B" w:rsidRDefault="00A34F12" w:rsidP="00BF7C36">
            <w:pPr>
              <w:spacing w:after="0"/>
              <w:rPr>
                <w:rFonts w:ascii="Gill Sans MT" w:hAnsi="Gill Sans MT"/>
                <w:color w:val="000000"/>
              </w:rPr>
            </w:pPr>
            <w:r w:rsidRPr="00BE068B">
              <w:rPr>
                <w:rFonts w:ascii="Gill Sans MT" w:hAnsi="Gill Sans MT"/>
                <w:i/>
                <w:w w:val="105"/>
              </w:rPr>
              <w:t xml:space="preserve">If </w:t>
            </w:r>
            <w:r w:rsidR="00BF7C36" w:rsidRPr="00BE068B">
              <w:rPr>
                <w:rFonts w:ascii="Gill Sans MT" w:hAnsi="Gill Sans MT"/>
                <w:i/>
                <w:w w:val="105"/>
              </w:rPr>
              <w:t>G.4=5, ask G5</w:t>
            </w:r>
          </w:p>
        </w:tc>
        <w:tc>
          <w:tcPr>
            <w:tcW w:w="4230" w:type="dxa"/>
            <w:gridSpan w:val="2"/>
            <w:tcBorders>
              <w:top w:val="single" w:sz="4" w:space="0" w:color="000000"/>
              <w:bottom w:val="single" w:sz="4" w:space="0" w:color="auto"/>
              <w:right w:val="single" w:sz="18" w:space="0" w:color="000000"/>
            </w:tcBorders>
          </w:tcPr>
          <w:p w14:paraId="352A3BCC" w14:textId="77176966"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1=Always or nearly every time one was held</w:t>
            </w:r>
          </w:p>
          <w:p w14:paraId="3044D40E" w14:textId="5833562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2=Often</w:t>
            </w:r>
          </w:p>
          <w:p w14:paraId="5B87F9D9" w14:textId="447C155E"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3=A few times</w:t>
            </w:r>
          </w:p>
          <w:p w14:paraId="0A88CEBB" w14:textId="674C87C5"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4=Once or twice</w:t>
            </w:r>
          </w:p>
          <w:p w14:paraId="7D3BCBEA" w14:textId="19EB4BF8" w:rsidR="00A34F12" w:rsidRPr="00BE068B" w:rsidRDefault="00A34F12" w:rsidP="00A34F12">
            <w:pPr>
              <w:spacing w:after="0"/>
              <w:rPr>
                <w:rFonts w:ascii="Gill Sans MT" w:hAnsi="Gill Sans MT"/>
              </w:rPr>
            </w:pPr>
            <w:r w:rsidRPr="00BE068B">
              <w:rPr>
                <w:rFonts w:ascii="Gill Sans MT" w:hAnsi="Gill Sans MT" w:cs="Times New Roman"/>
                <w:w w:val="105"/>
              </w:rPr>
              <w:t>5=Never</w:t>
            </w:r>
          </w:p>
          <w:p w14:paraId="7A0ABB27" w14:textId="77777777"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888=Don't know</w:t>
            </w:r>
          </w:p>
          <w:p w14:paraId="08BABDC8" w14:textId="1256DFCF" w:rsidR="00BE781E" w:rsidRPr="00BE068B" w:rsidRDefault="00A34F12" w:rsidP="00A34F12">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4" w:space="0" w:color="auto"/>
              <w:right w:val="single" w:sz="18" w:space="0" w:color="000000"/>
            </w:tcBorders>
          </w:tcPr>
          <w:p w14:paraId="7F0F69CF"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781E" w:rsidRPr="00BE068B" w14:paraId="7A05BBD7" w14:textId="77777777" w:rsidTr="00BE781E">
        <w:trPr>
          <w:trHeight w:val="621"/>
        </w:trPr>
        <w:tc>
          <w:tcPr>
            <w:tcW w:w="573" w:type="dxa"/>
            <w:tcBorders>
              <w:top w:val="single" w:sz="4" w:space="0" w:color="auto"/>
              <w:left w:val="single" w:sz="4" w:space="0" w:color="000000"/>
              <w:bottom w:val="single" w:sz="4" w:space="0" w:color="000000"/>
              <w:right w:val="single" w:sz="4" w:space="0" w:color="000000"/>
            </w:tcBorders>
          </w:tcPr>
          <w:p w14:paraId="2144B65C" w14:textId="77777777" w:rsidR="00BE781E" w:rsidRPr="00BE068B" w:rsidRDefault="00BE781E" w:rsidP="00A34F12">
            <w:pPr>
              <w:spacing w:after="0"/>
              <w:rPr>
                <w:rFonts w:ascii="Gill Sans MT" w:eastAsia="Calibri" w:hAnsi="Gill Sans MT" w:cs="Times New Roman"/>
              </w:rPr>
            </w:pPr>
          </w:p>
        </w:tc>
        <w:tc>
          <w:tcPr>
            <w:tcW w:w="4771" w:type="dxa"/>
            <w:tcBorders>
              <w:top w:val="single" w:sz="4" w:space="0" w:color="auto"/>
              <w:left w:val="single" w:sz="4" w:space="0" w:color="000000"/>
              <w:bottom w:val="single" w:sz="4" w:space="0" w:color="000000"/>
            </w:tcBorders>
          </w:tcPr>
          <w:p w14:paraId="684CC29A" w14:textId="77777777" w:rsidR="00BE781E" w:rsidRDefault="00BE781E" w:rsidP="00BF7C36">
            <w:pPr>
              <w:spacing w:after="0"/>
              <w:rPr>
                <w:rFonts w:ascii="Gill Sans MT" w:hAnsi="Gill Sans MT"/>
                <w:w w:val="105"/>
              </w:rPr>
            </w:pPr>
            <w:r>
              <w:rPr>
                <w:rFonts w:ascii="Gill Sans MT" w:hAnsi="Gill Sans MT"/>
                <w:w w:val="105"/>
              </w:rPr>
              <w:t xml:space="preserve">Who in the household attends these meetings? </w:t>
            </w:r>
          </w:p>
          <w:p w14:paraId="6414A469" w14:textId="1AF76D0A" w:rsidR="00BE781E" w:rsidRPr="00BE781E" w:rsidRDefault="00BE781E" w:rsidP="00BF7C36">
            <w:pPr>
              <w:spacing w:after="0"/>
              <w:rPr>
                <w:rFonts w:ascii="Gill Sans MT" w:hAnsi="Gill Sans MT"/>
                <w:i/>
                <w:w w:val="105"/>
              </w:rPr>
            </w:pPr>
            <w:r>
              <w:rPr>
                <w:rFonts w:ascii="Gill Sans MT" w:hAnsi="Gill Sans MT"/>
                <w:i/>
                <w:w w:val="105"/>
              </w:rPr>
              <w:t xml:space="preserve">Enumerator – please refer to the HH roster </w:t>
            </w:r>
          </w:p>
        </w:tc>
        <w:tc>
          <w:tcPr>
            <w:tcW w:w="4230" w:type="dxa"/>
            <w:gridSpan w:val="2"/>
            <w:tcBorders>
              <w:top w:val="single" w:sz="4" w:space="0" w:color="auto"/>
              <w:bottom w:val="single" w:sz="4" w:space="0" w:color="000000"/>
              <w:right w:val="single" w:sz="18" w:space="0" w:color="000000"/>
            </w:tcBorders>
          </w:tcPr>
          <w:p w14:paraId="4DC1794A" w14:textId="77777777" w:rsidR="00BE781E" w:rsidRDefault="00BE781E" w:rsidP="00A34F12">
            <w:pPr>
              <w:spacing w:after="0"/>
              <w:rPr>
                <w:rFonts w:ascii="Gill Sans MT" w:hAnsi="Gill Sans MT" w:cs="Times New Roman"/>
                <w:w w:val="105"/>
              </w:rPr>
            </w:pPr>
          </w:p>
          <w:p w14:paraId="06F44ACE" w14:textId="77777777" w:rsidR="00BE781E" w:rsidRPr="00BE068B" w:rsidRDefault="00BE781E" w:rsidP="00A34F12">
            <w:pPr>
              <w:spacing w:after="0"/>
              <w:rPr>
                <w:rFonts w:ascii="Gill Sans MT" w:hAnsi="Gill Sans MT" w:cs="Times New Roman"/>
                <w:w w:val="105"/>
              </w:rPr>
            </w:pPr>
          </w:p>
        </w:tc>
        <w:tc>
          <w:tcPr>
            <w:tcW w:w="722" w:type="dxa"/>
            <w:gridSpan w:val="2"/>
            <w:tcBorders>
              <w:top w:val="single" w:sz="4" w:space="0" w:color="auto"/>
              <w:left w:val="single" w:sz="18" w:space="0" w:color="000000"/>
              <w:bottom w:val="single" w:sz="18" w:space="0" w:color="000000"/>
              <w:right w:val="single" w:sz="18" w:space="0" w:color="000000"/>
            </w:tcBorders>
          </w:tcPr>
          <w:p w14:paraId="64E68192" w14:textId="77777777" w:rsidR="00BE781E" w:rsidRPr="00BE068B" w:rsidRDefault="00BE781E" w:rsidP="00A34F12">
            <w:pPr>
              <w:spacing w:after="0"/>
              <w:rPr>
                <w:rFonts w:ascii="Gill Sans MT" w:eastAsia="Calibri" w:hAnsi="Gill Sans MT" w:cs="Times New Roman"/>
                <w:i/>
                <w:color w:val="A6A6A6"/>
              </w:rPr>
            </w:pPr>
          </w:p>
        </w:tc>
      </w:tr>
      <w:tr w:rsidR="00A34F12" w:rsidRPr="00BE068B" w14:paraId="5E6D0AA6" w14:textId="77777777" w:rsidTr="00BE781E">
        <w:trPr>
          <w:trHeight w:val="20"/>
        </w:trPr>
        <w:tc>
          <w:tcPr>
            <w:tcW w:w="573" w:type="dxa"/>
            <w:tcBorders>
              <w:top w:val="single" w:sz="4" w:space="0" w:color="000000"/>
              <w:left w:val="single" w:sz="4" w:space="0" w:color="000000"/>
              <w:bottom w:val="single" w:sz="4" w:space="0" w:color="000000"/>
              <w:right w:val="single" w:sz="4" w:space="0" w:color="000000"/>
            </w:tcBorders>
          </w:tcPr>
          <w:p w14:paraId="7D00A88A" w14:textId="63D28F32" w:rsidR="00A34F12" w:rsidRPr="00BE068B" w:rsidRDefault="00BF7C36" w:rsidP="00A34F12">
            <w:pPr>
              <w:spacing w:after="0"/>
              <w:rPr>
                <w:rFonts w:ascii="Gill Sans MT" w:eastAsia="Calibri" w:hAnsi="Gill Sans MT" w:cs="Times New Roman"/>
              </w:rPr>
            </w:pPr>
            <w:r w:rsidRPr="00BE068B">
              <w:rPr>
                <w:rFonts w:ascii="Gill Sans MT" w:eastAsia="Calibri" w:hAnsi="Gill Sans MT" w:cs="Times New Roman"/>
              </w:rPr>
              <w:t>G.5</w:t>
            </w:r>
          </w:p>
        </w:tc>
        <w:tc>
          <w:tcPr>
            <w:tcW w:w="4771" w:type="dxa"/>
            <w:tcBorders>
              <w:top w:val="single" w:sz="4" w:space="0" w:color="000000"/>
              <w:left w:val="single" w:sz="4" w:space="0" w:color="000000"/>
              <w:bottom w:val="single" w:sz="4" w:space="0" w:color="000000"/>
            </w:tcBorders>
          </w:tcPr>
          <w:p w14:paraId="2361E9D2" w14:textId="459D3C44" w:rsidR="00E4165E" w:rsidRPr="00BE068B" w:rsidRDefault="00E4165E" w:rsidP="00E4165E">
            <w:pPr>
              <w:spacing w:after="0"/>
              <w:rPr>
                <w:rFonts w:ascii="Gill Sans MT" w:hAnsi="Gill Sans MT"/>
                <w:color w:val="000000"/>
              </w:rPr>
            </w:pPr>
            <w:r w:rsidRPr="00BE068B">
              <w:rPr>
                <w:rFonts w:ascii="Gill Sans MT" w:hAnsi="Gill Sans MT"/>
                <w:color w:val="000000"/>
              </w:rPr>
              <w:t>Why did you not attend these meetings? (</w:t>
            </w:r>
            <w:r w:rsidR="00E94596" w:rsidRPr="00BE068B">
              <w:rPr>
                <w:rFonts w:ascii="Gill Sans MT" w:hAnsi="Gill Sans MT"/>
                <w:b/>
                <w:color w:val="000000"/>
              </w:rPr>
              <w:t>forest</w:t>
            </w:r>
            <w:r w:rsidRPr="00BE068B">
              <w:rPr>
                <w:rFonts w:ascii="Gill Sans MT" w:hAnsi="Gill Sans MT"/>
                <w:b/>
                <w:color w:val="000000"/>
              </w:rPr>
              <w:t>_noparticipate</w:t>
            </w:r>
            <w:r w:rsidRPr="00BE068B">
              <w:rPr>
                <w:rFonts w:ascii="Gill Sans MT" w:hAnsi="Gill Sans MT"/>
                <w:color w:val="000000"/>
              </w:rPr>
              <w:t>)</w:t>
            </w:r>
          </w:p>
          <w:p w14:paraId="1D4EACF9" w14:textId="46E88AE0" w:rsidR="00A34F12" w:rsidRPr="00BE068B" w:rsidRDefault="00E4165E" w:rsidP="00E4165E">
            <w:pPr>
              <w:spacing w:after="0"/>
              <w:rPr>
                <w:rFonts w:ascii="Gill Sans MT" w:hAnsi="Gill Sans MT"/>
                <w:i/>
                <w:color w:val="000000"/>
              </w:rPr>
            </w:pPr>
            <w:r w:rsidRPr="00BE068B">
              <w:rPr>
                <w:rFonts w:ascii="Gill Sans MT" w:hAnsi="Gill Sans MT"/>
                <w:i/>
                <w:color w:val="000000"/>
              </w:rPr>
              <w:t>Probe and code</w:t>
            </w:r>
            <w:r w:rsidR="00BF7C36" w:rsidRPr="00BE068B">
              <w:rPr>
                <w:rFonts w:ascii="Gill Sans MT" w:hAnsi="Gill Sans MT"/>
                <w:i/>
                <w:color w:val="000000"/>
              </w:rPr>
              <w:t xml:space="preserve">. </w:t>
            </w:r>
          </w:p>
        </w:tc>
        <w:tc>
          <w:tcPr>
            <w:tcW w:w="4230" w:type="dxa"/>
            <w:gridSpan w:val="2"/>
            <w:tcBorders>
              <w:top w:val="single" w:sz="4" w:space="0" w:color="000000"/>
              <w:bottom w:val="single" w:sz="4" w:space="0" w:color="000000"/>
              <w:right w:val="single" w:sz="18" w:space="0" w:color="000000"/>
            </w:tcBorders>
          </w:tcPr>
          <w:p w14:paraId="6E4E833A" w14:textId="1618A9AB"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1=Not interested</w:t>
            </w:r>
          </w:p>
          <w:p w14:paraId="550D3FCE" w14:textId="4B31CE2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2=Feel they are not useful</w:t>
            </w:r>
          </w:p>
          <w:p w14:paraId="7855A5DD" w14:textId="2E5298FD"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3=Was no informed/did not know about the meeting</w:t>
            </w:r>
          </w:p>
          <w:p w14:paraId="08C8FBEF" w14:textId="31C3DCE1"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4=No meetings were held on these issues</w:t>
            </w:r>
          </w:p>
          <w:p w14:paraId="41FD7BB4" w14:textId="48C47A6C"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5=Busy working/traveling</w:t>
            </w:r>
          </w:p>
          <w:p w14:paraId="629849D2" w14:textId="0754E36C" w:rsidR="00BF7C36" w:rsidRPr="00BE068B" w:rsidRDefault="00BF7C36" w:rsidP="00A34F12">
            <w:pPr>
              <w:spacing w:after="0"/>
              <w:rPr>
                <w:rFonts w:ascii="Gill Sans MT" w:hAnsi="Gill Sans MT" w:cs="Times New Roman"/>
                <w:w w:val="105"/>
              </w:rPr>
            </w:pPr>
            <w:r w:rsidRPr="00BE068B">
              <w:rPr>
                <w:rFonts w:ascii="Gill Sans MT" w:hAnsi="Gill Sans MT" w:cs="Times New Roman"/>
                <w:w w:val="105"/>
              </w:rPr>
              <w:t>6=Was not invited to the meeting/people like me do not attend these meetings</w:t>
            </w:r>
          </w:p>
          <w:p w14:paraId="20A0B8F4" w14:textId="26F44379" w:rsidR="00A34F12" w:rsidRPr="00BE068B" w:rsidRDefault="00A34F12" w:rsidP="00A34F12">
            <w:pPr>
              <w:spacing w:after="0"/>
              <w:rPr>
                <w:rFonts w:ascii="Gill Sans MT" w:hAnsi="Gill Sans MT" w:cs="Times New Roman"/>
                <w:w w:val="105"/>
              </w:rPr>
            </w:pPr>
            <w:r w:rsidRPr="00BE068B">
              <w:rPr>
                <w:rFonts w:ascii="Gill Sans MT" w:hAnsi="Gill Sans MT"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BE068B" w:rsidRDefault="00A34F12" w:rsidP="00A34F12">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A34F12" w:rsidRPr="00BE068B" w14:paraId="296645D6" w14:textId="77777777" w:rsidTr="00BF7C3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8" w:type="dxa"/>
          <w:trHeight w:val="20"/>
        </w:trPr>
        <w:tc>
          <w:tcPr>
            <w:tcW w:w="573" w:type="dxa"/>
            <w:tcBorders>
              <w:top w:val="single" w:sz="4" w:space="0" w:color="000000"/>
              <w:left w:val="single" w:sz="4" w:space="0" w:color="auto"/>
              <w:bottom w:val="single" w:sz="4" w:space="0" w:color="000000"/>
              <w:right w:val="single" w:sz="4" w:space="0" w:color="auto"/>
            </w:tcBorders>
          </w:tcPr>
          <w:p w14:paraId="01D1E2CD" w14:textId="3B56F3CD" w:rsidR="00A34F12" w:rsidRPr="00BE068B" w:rsidRDefault="00BF7C36" w:rsidP="00A34F12">
            <w:pPr>
              <w:spacing w:after="0" w:line="240" w:lineRule="auto"/>
              <w:contextualSpacing/>
              <w:rPr>
                <w:rFonts w:ascii="Gill Sans MT" w:eastAsiaTheme="minorEastAsia" w:hAnsi="Gill Sans MT"/>
                <w:lang w:eastAsia="zh-CN"/>
              </w:rPr>
            </w:pPr>
            <w:r w:rsidRPr="00BE068B">
              <w:rPr>
                <w:rFonts w:ascii="Gill Sans MT" w:eastAsiaTheme="minorEastAsia" w:hAnsi="Gill Sans MT"/>
                <w:lang w:eastAsia="zh-CN"/>
              </w:rPr>
              <w:t>G</w:t>
            </w:r>
            <w:r w:rsidR="00A405FF" w:rsidRPr="00BE068B">
              <w:rPr>
                <w:rFonts w:ascii="Gill Sans MT" w:eastAsiaTheme="minorEastAsia" w:hAnsi="Gill Sans MT"/>
                <w:lang w:eastAsia="zh-CN"/>
              </w:rPr>
              <w:t>5b</w:t>
            </w:r>
          </w:p>
        </w:tc>
        <w:tc>
          <w:tcPr>
            <w:tcW w:w="4771" w:type="dxa"/>
            <w:tcBorders>
              <w:top w:val="single" w:sz="4" w:space="0" w:color="000000"/>
              <w:left w:val="single" w:sz="4" w:space="0" w:color="auto"/>
              <w:bottom w:val="single" w:sz="4" w:space="0" w:color="000000"/>
              <w:right w:val="single" w:sz="18" w:space="0" w:color="000000"/>
            </w:tcBorders>
          </w:tcPr>
          <w:p w14:paraId="6BF67A2F" w14:textId="2D54ACB8" w:rsidR="00A34F12" w:rsidRPr="00BE068B" w:rsidRDefault="00A34F12" w:rsidP="00A34F12">
            <w:pPr>
              <w:spacing w:after="0" w:line="240" w:lineRule="auto"/>
              <w:contextualSpacing/>
              <w:rPr>
                <w:rFonts w:ascii="Gill Sans MT" w:eastAsiaTheme="minorEastAsia" w:hAnsi="Gill Sans MT"/>
                <w:w w:val="105"/>
                <w:lang w:eastAsia="zh-CN"/>
              </w:rPr>
            </w:pPr>
            <w:r w:rsidRPr="00BE068B">
              <w:rPr>
                <w:rFonts w:ascii="Gill Sans MT" w:hAnsi="Gill Sans MT"/>
                <w:w w:val="105"/>
              </w:rPr>
              <w:t xml:space="preserve">If other, please specify </w:t>
            </w:r>
          </w:p>
        </w:tc>
        <w:tc>
          <w:tcPr>
            <w:tcW w:w="4944" w:type="dxa"/>
            <w:gridSpan w:val="3"/>
            <w:tcBorders>
              <w:top w:val="single" w:sz="18" w:space="0" w:color="000000"/>
              <w:left w:val="single" w:sz="18" w:space="0" w:color="000000"/>
              <w:bottom w:val="single" w:sz="18" w:space="0" w:color="000000"/>
              <w:right w:val="single" w:sz="18" w:space="0" w:color="000000"/>
            </w:tcBorders>
          </w:tcPr>
          <w:p w14:paraId="69BA4141" w14:textId="77777777" w:rsidR="00A34F12" w:rsidRPr="00BE068B" w:rsidRDefault="00A34F12" w:rsidP="00A34F12">
            <w:pPr>
              <w:spacing w:after="0" w:line="240" w:lineRule="auto"/>
              <w:contextualSpacing/>
              <w:rPr>
                <w:rFonts w:ascii="Gill Sans MT" w:eastAsiaTheme="minorEastAsia" w:hAnsi="Gill Sans MT"/>
                <w:i/>
                <w:lang w:eastAsia="zh-CN"/>
              </w:rPr>
            </w:pPr>
            <w:r w:rsidRPr="00BE068B">
              <w:rPr>
                <w:rFonts w:ascii="Gill Sans MT" w:eastAsiaTheme="minorEastAsia" w:hAnsi="Gill Sans MT"/>
                <w:i/>
                <w:lang w:eastAsia="zh-CN"/>
              </w:rPr>
              <w:t>(Text)</w:t>
            </w:r>
          </w:p>
        </w:tc>
      </w:tr>
    </w:tbl>
    <w:p w14:paraId="671DA1FB" w14:textId="77777777" w:rsidR="00D437F1" w:rsidRPr="00BE068B" w:rsidRDefault="00D437F1"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3BFD9880"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0AD03028" w14:textId="77777777" w:rsidR="00A405FF" w:rsidRPr="00BE068B" w:rsidRDefault="00A405FF" w:rsidP="001512DD">
      <w:pPr>
        <w:pStyle w:val="TableParagraph"/>
        <w:autoSpaceDE/>
        <w:autoSpaceDN/>
        <w:adjustRightInd/>
        <w:spacing w:afterLines="20" w:after="48"/>
        <w:contextualSpacing/>
        <w:rPr>
          <w:rFonts w:ascii="Gill Sans MT" w:eastAsia="Times New Roman" w:hAnsi="Gill Sans MT"/>
          <w:sz w:val="22"/>
          <w:szCs w:val="22"/>
          <w:lang w:eastAsia="zh-CN"/>
        </w:rPr>
      </w:pPr>
    </w:p>
    <w:p w14:paraId="5F9F7AE0" w14:textId="6241668C" w:rsidR="00DA7C5C" w:rsidRPr="00BE068B" w:rsidRDefault="00DA7C5C"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 xml:space="preserve">Now I am going to read some </w:t>
      </w:r>
      <w:r w:rsidR="00E94596" w:rsidRPr="00BE068B">
        <w:rPr>
          <w:rFonts w:ascii="Gill Sans MT" w:eastAsia="Times New Roman" w:hAnsi="Gill Sans MT"/>
          <w:sz w:val="22"/>
          <w:szCs w:val="22"/>
          <w:lang w:eastAsia="zh-CN"/>
        </w:rPr>
        <w:t>statements about forest</w:t>
      </w:r>
      <w:r w:rsidRPr="00BE068B">
        <w:rPr>
          <w:rFonts w:ascii="Gill Sans MT" w:eastAsia="Times New Roman" w:hAnsi="Gill Sans MT"/>
          <w:sz w:val="22"/>
          <w:szCs w:val="22"/>
          <w:lang w:eastAsia="zh-CN"/>
        </w:rPr>
        <w:t xml:space="preserve">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574"/>
        <w:gridCol w:w="4467"/>
        <w:gridCol w:w="2161"/>
        <w:gridCol w:w="2167"/>
        <w:gridCol w:w="721"/>
      </w:tblGrid>
      <w:tr w:rsidR="001949A5" w:rsidRPr="00BE068B" w14:paraId="5B07D742"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D2C41AF" w14:textId="317F1CEF" w:rsidR="001949A5" w:rsidRPr="00BE068B" w:rsidRDefault="00A405FF" w:rsidP="001949A5">
            <w:pPr>
              <w:spacing w:after="0"/>
              <w:rPr>
                <w:rFonts w:ascii="Gill Sans MT" w:hAnsi="Gill Sans MT"/>
                <w:w w:val="105"/>
              </w:rPr>
            </w:pPr>
            <w:r w:rsidRPr="00BE068B">
              <w:rPr>
                <w:rFonts w:ascii="Gill Sans MT" w:hAnsi="Gill Sans MT"/>
                <w:w w:val="105"/>
              </w:rPr>
              <w:t>G6</w:t>
            </w:r>
          </w:p>
        </w:tc>
        <w:tc>
          <w:tcPr>
            <w:tcW w:w="4467" w:type="dxa"/>
            <w:tcBorders>
              <w:top w:val="single" w:sz="4" w:space="0" w:color="000000"/>
              <w:left w:val="single" w:sz="4" w:space="0" w:color="auto"/>
              <w:bottom w:val="single" w:sz="4" w:space="0" w:color="000000"/>
              <w:right w:val="nil"/>
            </w:tcBorders>
          </w:tcPr>
          <w:p w14:paraId="277A84E7" w14:textId="11D3C994" w:rsidR="001949A5" w:rsidRPr="00BE068B" w:rsidRDefault="00E94596" w:rsidP="001949A5">
            <w:pPr>
              <w:spacing w:after="0"/>
              <w:rPr>
                <w:rFonts w:ascii="Gill Sans MT" w:hAnsi="Gill Sans MT"/>
              </w:rPr>
            </w:pPr>
            <w:r w:rsidRPr="00BE068B">
              <w:rPr>
                <w:rFonts w:ascii="Gill Sans MT" w:hAnsi="Gill Sans MT"/>
                <w:w w:val="105"/>
              </w:rPr>
              <w:t xml:space="preserve">The village leaders in charge of forest management </w:t>
            </w:r>
            <w:r w:rsidR="001949A5" w:rsidRPr="00BE068B">
              <w:rPr>
                <w:rFonts w:ascii="Gill Sans MT" w:hAnsi="Gill Sans MT"/>
                <w:w w:val="105"/>
              </w:rPr>
              <w:t xml:space="preserve">are trusted and honest. </w:t>
            </w:r>
            <w:r w:rsidR="001949A5" w:rsidRPr="00BE068B">
              <w:rPr>
                <w:rFonts w:ascii="Gill Sans MT" w:hAnsi="Gill Sans MT"/>
                <w:w w:val="105"/>
              </w:rPr>
              <w:lastRenderedPageBreak/>
              <w:t>(</w:t>
            </w:r>
            <w:r w:rsidR="001949A5" w:rsidRPr="00BE068B">
              <w:rPr>
                <w:rFonts w:ascii="Gill Sans MT" w:hAnsi="Gill Sans MT"/>
                <w:b/>
                <w:w w:val="105"/>
              </w:rPr>
              <w:t>leader_trust</w:t>
            </w:r>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6DCDB30" w14:textId="77777777" w:rsidR="001949A5" w:rsidRPr="00BE068B" w:rsidRDefault="001949A5" w:rsidP="001949A5">
            <w:pPr>
              <w:spacing w:after="0"/>
              <w:rPr>
                <w:rFonts w:ascii="Gill Sans MT" w:hAnsi="Gill Sans MT"/>
              </w:rPr>
            </w:pPr>
            <w:r w:rsidRPr="00BE068B">
              <w:rPr>
                <w:rFonts w:ascii="Gill Sans MT" w:hAnsi="Gill Sans MT"/>
              </w:rPr>
              <w:lastRenderedPageBreak/>
              <w:t>1=Strongly agree</w:t>
            </w:r>
          </w:p>
          <w:p w14:paraId="41D1BDFB" w14:textId="77777777" w:rsidR="001949A5" w:rsidRPr="00BE068B" w:rsidRDefault="001949A5" w:rsidP="001949A5">
            <w:pPr>
              <w:spacing w:after="0"/>
              <w:rPr>
                <w:rFonts w:ascii="Gill Sans MT" w:hAnsi="Gill Sans MT"/>
              </w:rPr>
            </w:pPr>
            <w:r w:rsidRPr="00BE068B">
              <w:rPr>
                <w:rFonts w:ascii="Gill Sans MT" w:hAnsi="Gill Sans MT"/>
              </w:rPr>
              <w:t>2=Agree</w:t>
            </w:r>
          </w:p>
          <w:p w14:paraId="267219CE" w14:textId="77777777" w:rsidR="001949A5" w:rsidRPr="00BE068B" w:rsidRDefault="001949A5" w:rsidP="001949A5">
            <w:pPr>
              <w:spacing w:after="0"/>
              <w:rPr>
                <w:rFonts w:ascii="Gill Sans MT" w:hAnsi="Gill Sans MT"/>
              </w:rPr>
            </w:pPr>
            <w:r w:rsidRPr="00BE068B">
              <w:rPr>
                <w:rFonts w:ascii="Gill Sans MT" w:hAnsi="Gill Sans MT"/>
              </w:rPr>
              <w:lastRenderedPageBreak/>
              <w:t>3=Neither agree nor disagree</w:t>
            </w:r>
          </w:p>
          <w:p w14:paraId="0254C297"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BE068B" w:rsidRDefault="001949A5" w:rsidP="001949A5">
            <w:pPr>
              <w:spacing w:after="0"/>
              <w:rPr>
                <w:rFonts w:ascii="Gill Sans MT" w:hAnsi="Gill Sans MT"/>
              </w:rPr>
            </w:pPr>
            <w:r w:rsidRPr="00BE068B">
              <w:rPr>
                <w:rFonts w:ascii="Gill Sans MT" w:hAnsi="Gill Sans MT"/>
              </w:rPr>
              <w:lastRenderedPageBreak/>
              <w:t>5=Strongly disagree</w:t>
            </w:r>
          </w:p>
          <w:p w14:paraId="5AA08AE4" w14:textId="77777777" w:rsidR="001949A5" w:rsidRPr="00BE068B" w:rsidRDefault="001949A5" w:rsidP="001949A5">
            <w:pPr>
              <w:spacing w:after="0"/>
              <w:rPr>
                <w:rFonts w:ascii="Gill Sans MT" w:hAnsi="Gill Sans MT" w:cs="Times New Roman"/>
                <w:w w:val="105"/>
              </w:rPr>
            </w:pPr>
            <w:r w:rsidRPr="00BE068B">
              <w:rPr>
                <w:rFonts w:ascii="Gill Sans MT" w:hAnsi="Gill Sans MT" w:cs="Times New Roman"/>
                <w:w w:val="105"/>
              </w:rPr>
              <w:t>888=Don't know</w:t>
            </w:r>
          </w:p>
          <w:p w14:paraId="5BFD20F6" w14:textId="77777777" w:rsidR="001949A5" w:rsidRPr="00BE068B" w:rsidRDefault="001949A5" w:rsidP="001949A5">
            <w:pPr>
              <w:spacing w:after="0"/>
              <w:rPr>
                <w:rFonts w:ascii="Gill Sans MT" w:hAnsi="Gill Sans MT"/>
              </w:rPr>
            </w:pPr>
            <w:r w:rsidRPr="00BE068B">
              <w:rPr>
                <w:rFonts w:ascii="Gill Sans MT" w:hAnsi="Gill Sans MT" w:cs="Times New Roman"/>
                <w:w w:val="105"/>
              </w:rPr>
              <w:lastRenderedPageBreak/>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BE068B" w:rsidRDefault="001949A5" w:rsidP="001949A5">
            <w:pPr>
              <w:spacing w:after="0"/>
              <w:rPr>
                <w:rFonts w:ascii="Gill Sans MT" w:hAnsi="Gill Sans MT"/>
              </w:rPr>
            </w:pPr>
            <w:r w:rsidRPr="00BE068B">
              <w:rPr>
                <w:rFonts w:ascii="Gill Sans MT" w:hAnsi="Gill Sans MT"/>
              </w:rPr>
              <w:lastRenderedPageBreak/>
              <w:t>(Code)</w:t>
            </w:r>
          </w:p>
        </w:tc>
      </w:tr>
      <w:tr w:rsidR="001949A5" w:rsidRPr="00BE068B" w14:paraId="3B9869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6D9D3CB" w14:textId="7485BAB6" w:rsidR="001949A5" w:rsidRPr="00BE068B" w:rsidRDefault="00A405FF" w:rsidP="001949A5">
            <w:pPr>
              <w:spacing w:after="0"/>
              <w:rPr>
                <w:rFonts w:ascii="Gill Sans MT" w:hAnsi="Gill Sans MT"/>
                <w:w w:val="105"/>
              </w:rPr>
            </w:pPr>
            <w:r w:rsidRPr="00BE068B">
              <w:rPr>
                <w:rFonts w:ascii="Gill Sans MT" w:hAnsi="Gill Sans MT"/>
                <w:w w:val="105"/>
              </w:rPr>
              <w:lastRenderedPageBreak/>
              <w:t>G7</w:t>
            </w:r>
          </w:p>
        </w:tc>
        <w:tc>
          <w:tcPr>
            <w:tcW w:w="4467" w:type="dxa"/>
            <w:tcBorders>
              <w:top w:val="single" w:sz="4" w:space="0" w:color="000000"/>
              <w:left w:val="single" w:sz="4" w:space="0" w:color="auto"/>
              <w:bottom w:val="single" w:sz="4" w:space="0" w:color="000000"/>
              <w:right w:val="nil"/>
            </w:tcBorders>
          </w:tcPr>
          <w:p w14:paraId="73D1F900" w14:textId="79875FA5" w:rsidR="001949A5" w:rsidRPr="00BE068B" w:rsidRDefault="00A405FF" w:rsidP="001949A5">
            <w:pPr>
              <w:spacing w:after="0"/>
              <w:rPr>
                <w:rFonts w:ascii="Gill Sans MT" w:hAnsi="Gill Sans MT"/>
              </w:rPr>
            </w:pPr>
            <w:r w:rsidRPr="00BE068B">
              <w:rPr>
                <w:rFonts w:ascii="Gill Sans MT" w:hAnsi="Gill Sans MT"/>
                <w:w w:val="105"/>
              </w:rPr>
              <w:t>The</w:t>
            </w:r>
            <w:r w:rsidR="00E94596" w:rsidRPr="00BE068B">
              <w:rPr>
                <w:rFonts w:ascii="Gill Sans MT" w:hAnsi="Gill Sans MT"/>
                <w:w w:val="105"/>
              </w:rPr>
              <w:t xml:space="preserve"> village leaders protect shared community forests</w:t>
            </w:r>
            <w:r w:rsidR="001949A5" w:rsidRPr="00BE068B">
              <w:rPr>
                <w:rFonts w:ascii="Gill Sans MT" w:hAnsi="Gill Sans MT"/>
                <w:w w:val="105"/>
              </w:rPr>
              <w:t xml:space="preserve"> from being taken or encroached upon. (</w:t>
            </w:r>
            <w:r w:rsidR="001949A5" w:rsidRPr="00BE068B">
              <w:rPr>
                <w:rFonts w:ascii="Gill Sans MT" w:hAnsi="Gill Sans MT"/>
                <w:b/>
                <w:w w:val="105"/>
              </w:rPr>
              <w:t>leader_protect</w:t>
            </w:r>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8735F4C"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D1BC23F" w14:textId="77777777" w:rsidR="001949A5" w:rsidRPr="00BE068B" w:rsidRDefault="001949A5" w:rsidP="001949A5">
            <w:pPr>
              <w:spacing w:after="0"/>
              <w:rPr>
                <w:rFonts w:ascii="Gill Sans MT" w:hAnsi="Gill Sans MT"/>
              </w:rPr>
            </w:pPr>
            <w:r w:rsidRPr="00BE068B">
              <w:rPr>
                <w:rFonts w:ascii="Gill Sans MT" w:hAnsi="Gill Sans MT"/>
              </w:rPr>
              <w:t>2=Agree</w:t>
            </w:r>
          </w:p>
          <w:p w14:paraId="0CF7CA5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91A7B8C"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D5EE270"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3C21D93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698955E"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11D33D3" w14:textId="4958D9AB" w:rsidR="001949A5" w:rsidRPr="00BE068B" w:rsidRDefault="00A405FF" w:rsidP="001949A5">
            <w:pPr>
              <w:spacing w:after="0"/>
              <w:rPr>
                <w:rFonts w:ascii="Gill Sans MT" w:hAnsi="Gill Sans MT"/>
                <w:w w:val="105"/>
              </w:rPr>
            </w:pPr>
            <w:r w:rsidRPr="00BE068B">
              <w:rPr>
                <w:rFonts w:ascii="Gill Sans MT" w:hAnsi="Gill Sans MT"/>
                <w:w w:val="105"/>
              </w:rPr>
              <w:t>G8</w:t>
            </w:r>
          </w:p>
        </w:tc>
        <w:tc>
          <w:tcPr>
            <w:tcW w:w="4467" w:type="dxa"/>
            <w:tcBorders>
              <w:top w:val="single" w:sz="4" w:space="0" w:color="000000"/>
              <w:left w:val="single" w:sz="4" w:space="0" w:color="auto"/>
              <w:bottom w:val="single" w:sz="4" w:space="0" w:color="000000"/>
              <w:right w:val="nil"/>
            </w:tcBorders>
          </w:tcPr>
          <w:p w14:paraId="1950F420" w14:textId="4CC73DAC" w:rsidR="001949A5" w:rsidRPr="00BE068B" w:rsidRDefault="00E94596" w:rsidP="00E94596">
            <w:pPr>
              <w:spacing w:after="0"/>
              <w:rPr>
                <w:rFonts w:ascii="Gill Sans MT" w:hAnsi="Gill Sans MT"/>
              </w:rPr>
            </w:pPr>
            <w:r w:rsidRPr="00BE068B">
              <w:rPr>
                <w:rFonts w:ascii="Gill Sans MT" w:hAnsi="Gill Sans MT"/>
                <w:w w:val="105"/>
              </w:rPr>
              <w:t xml:space="preserve">The village leaders allow fair access to the forest and forest products </w:t>
            </w:r>
            <w:r w:rsidR="001949A5" w:rsidRPr="00BE068B">
              <w:rPr>
                <w:rFonts w:ascii="Gill Sans MT" w:hAnsi="Gill Sans MT"/>
                <w:w w:val="105"/>
              </w:rPr>
              <w:t>(</w:t>
            </w:r>
            <w:r w:rsidR="001949A5" w:rsidRPr="00BE068B">
              <w:rPr>
                <w:rFonts w:ascii="Gill Sans MT" w:hAnsi="Gill Sans MT"/>
                <w:b/>
                <w:w w:val="105"/>
              </w:rPr>
              <w:t>leader_fair</w:t>
            </w:r>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74993DA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5DFC2CE" w14:textId="77777777" w:rsidR="001949A5" w:rsidRPr="00BE068B" w:rsidRDefault="001949A5" w:rsidP="001949A5">
            <w:pPr>
              <w:spacing w:after="0"/>
              <w:rPr>
                <w:rFonts w:ascii="Gill Sans MT" w:hAnsi="Gill Sans MT"/>
              </w:rPr>
            </w:pPr>
            <w:r w:rsidRPr="00BE068B">
              <w:rPr>
                <w:rFonts w:ascii="Gill Sans MT" w:hAnsi="Gill Sans MT"/>
              </w:rPr>
              <w:t>2=Agree</w:t>
            </w:r>
          </w:p>
          <w:p w14:paraId="6441321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2AE98E"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13EDF5C"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40B8DFB"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8CD20A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66A71D6C" w14:textId="70A35135" w:rsidR="001949A5" w:rsidRPr="00BE068B" w:rsidRDefault="00A405FF" w:rsidP="001949A5">
            <w:pPr>
              <w:spacing w:after="0"/>
              <w:rPr>
                <w:rFonts w:ascii="Gill Sans MT" w:hAnsi="Gill Sans MT"/>
                <w:w w:val="105"/>
              </w:rPr>
            </w:pPr>
            <w:r w:rsidRPr="00BE068B">
              <w:rPr>
                <w:rFonts w:ascii="Gill Sans MT" w:hAnsi="Gill Sans MT"/>
                <w:w w:val="105"/>
              </w:rPr>
              <w:t>G9</w:t>
            </w:r>
          </w:p>
        </w:tc>
        <w:tc>
          <w:tcPr>
            <w:tcW w:w="4467" w:type="dxa"/>
            <w:tcBorders>
              <w:top w:val="single" w:sz="4" w:space="0" w:color="000000"/>
              <w:left w:val="single" w:sz="4" w:space="0" w:color="auto"/>
              <w:bottom w:val="single" w:sz="4" w:space="0" w:color="000000"/>
              <w:right w:val="nil"/>
            </w:tcBorders>
          </w:tcPr>
          <w:p w14:paraId="3AD1046B" w14:textId="1C1D7786"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work hard</w:t>
            </w:r>
            <w:r w:rsidRPr="00BE068B">
              <w:rPr>
                <w:rFonts w:ascii="Gill Sans MT" w:hAnsi="Gill Sans MT"/>
                <w:w w:val="105"/>
              </w:rPr>
              <w:t xml:space="preserve"> to protect the forests and forest resources</w:t>
            </w:r>
            <w:r w:rsidR="001949A5" w:rsidRPr="00BE068B">
              <w:rPr>
                <w:rFonts w:ascii="Gill Sans MT" w:hAnsi="Gill Sans MT"/>
                <w:w w:val="105"/>
              </w:rPr>
              <w:t>. (</w:t>
            </w:r>
            <w:r w:rsidR="001949A5" w:rsidRPr="00BE068B">
              <w:rPr>
                <w:rFonts w:ascii="Gill Sans MT" w:hAnsi="Gill Sans MT"/>
                <w:b/>
                <w:w w:val="105"/>
              </w:rPr>
              <w:t>leader_work</w:t>
            </w:r>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65F7565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CB93A33" w14:textId="77777777" w:rsidR="001949A5" w:rsidRPr="00BE068B" w:rsidRDefault="001949A5" w:rsidP="001949A5">
            <w:pPr>
              <w:spacing w:after="0"/>
              <w:rPr>
                <w:rFonts w:ascii="Gill Sans MT" w:hAnsi="Gill Sans MT"/>
              </w:rPr>
            </w:pPr>
            <w:r w:rsidRPr="00BE068B">
              <w:rPr>
                <w:rFonts w:ascii="Gill Sans MT" w:hAnsi="Gill Sans MT"/>
              </w:rPr>
              <w:t>2=Agree</w:t>
            </w:r>
          </w:p>
          <w:p w14:paraId="48FA9F80"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1C5DDB2"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38CC666"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AA3EDFA"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976E96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0697996" w14:textId="446F4129" w:rsidR="001949A5" w:rsidRPr="00BE068B" w:rsidRDefault="00A405FF" w:rsidP="001949A5">
            <w:pPr>
              <w:spacing w:after="0"/>
              <w:rPr>
                <w:rFonts w:ascii="Gill Sans MT" w:hAnsi="Gill Sans MT"/>
                <w:w w:val="105"/>
              </w:rPr>
            </w:pPr>
            <w:r w:rsidRPr="00BE068B">
              <w:rPr>
                <w:rFonts w:ascii="Gill Sans MT" w:hAnsi="Gill Sans MT"/>
                <w:w w:val="105"/>
              </w:rPr>
              <w:t>G10</w:t>
            </w:r>
          </w:p>
        </w:tc>
        <w:tc>
          <w:tcPr>
            <w:tcW w:w="4467" w:type="dxa"/>
            <w:tcBorders>
              <w:top w:val="single" w:sz="4" w:space="0" w:color="000000"/>
              <w:left w:val="single" w:sz="4" w:space="0" w:color="auto"/>
              <w:bottom w:val="single" w:sz="4" w:space="0" w:color="000000"/>
              <w:right w:val="nil"/>
            </w:tcBorders>
          </w:tcPr>
          <w:p w14:paraId="37DDBA51" w14:textId="11966D98" w:rsidR="001949A5" w:rsidRPr="00BE068B" w:rsidRDefault="00A405FF" w:rsidP="001949A5">
            <w:pPr>
              <w:spacing w:after="0"/>
              <w:rPr>
                <w:rFonts w:ascii="Gill Sans MT" w:hAnsi="Gill Sans MT"/>
              </w:rPr>
            </w:pPr>
            <w:r w:rsidRPr="00BE068B">
              <w:rPr>
                <w:rFonts w:ascii="Gill Sans MT" w:hAnsi="Gill Sans MT"/>
                <w:w w:val="105"/>
              </w:rPr>
              <w:t>T</w:t>
            </w:r>
            <w:r w:rsidR="00E94596" w:rsidRPr="00BE068B">
              <w:rPr>
                <w:rFonts w:ascii="Gill Sans MT" w:hAnsi="Gill Sans MT"/>
                <w:w w:val="105"/>
              </w:rPr>
              <w:t xml:space="preserve">he village leaders </w:t>
            </w:r>
            <w:r w:rsidR="001949A5" w:rsidRPr="00BE068B">
              <w:rPr>
                <w:rFonts w:ascii="Gill Sans MT" w:hAnsi="Gill Sans MT"/>
                <w:w w:val="105"/>
              </w:rPr>
              <w:t>do not take bribes. (</w:t>
            </w:r>
            <w:r w:rsidR="001949A5" w:rsidRPr="00BE068B">
              <w:rPr>
                <w:rFonts w:ascii="Gill Sans MT" w:hAnsi="Gill Sans MT"/>
                <w:b/>
                <w:w w:val="105"/>
              </w:rPr>
              <w:t>leader_bribes</w:t>
            </w:r>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A27FA9B"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7AC5F6A1" w14:textId="77777777" w:rsidR="001949A5" w:rsidRPr="00BE068B" w:rsidRDefault="001949A5" w:rsidP="001949A5">
            <w:pPr>
              <w:spacing w:after="0"/>
              <w:rPr>
                <w:rFonts w:ascii="Gill Sans MT" w:hAnsi="Gill Sans MT"/>
              </w:rPr>
            </w:pPr>
            <w:r w:rsidRPr="00BE068B">
              <w:rPr>
                <w:rFonts w:ascii="Gill Sans MT" w:hAnsi="Gill Sans MT"/>
              </w:rPr>
              <w:t>2=Agree</w:t>
            </w:r>
          </w:p>
          <w:p w14:paraId="1793750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EFD4EC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720466AE"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2DE40E02"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66A4660"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1E58E28" w14:textId="7B2392BD" w:rsidR="001949A5" w:rsidRPr="00BE068B" w:rsidRDefault="00A405FF" w:rsidP="001949A5">
            <w:pPr>
              <w:spacing w:after="0"/>
              <w:rPr>
                <w:rFonts w:ascii="Gill Sans MT" w:hAnsi="Gill Sans MT"/>
                <w:w w:val="105"/>
              </w:rPr>
            </w:pPr>
            <w:r w:rsidRPr="00BE068B">
              <w:rPr>
                <w:rFonts w:ascii="Gill Sans MT" w:hAnsi="Gill Sans MT"/>
                <w:w w:val="105"/>
              </w:rPr>
              <w:t>G11</w:t>
            </w:r>
          </w:p>
        </w:tc>
        <w:tc>
          <w:tcPr>
            <w:tcW w:w="4467" w:type="dxa"/>
            <w:tcBorders>
              <w:top w:val="single" w:sz="4" w:space="0" w:color="000000"/>
              <w:left w:val="single" w:sz="4" w:space="0" w:color="auto"/>
              <w:bottom w:val="single" w:sz="4" w:space="0" w:color="000000"/>
              <w:right w:val="nil"/>
            </w:tcBorders>
          </w:tcPr>
          <w:p w14:paraId="7CB205ED" w14:textId="6B11CCF7" w:rsidR="001949A5" w:rsidRPr="00BE068B" w:rsidRDefault="00E94596" w:rsidP="001949A5">
            <w:pPr>
              <w:spacing w:after="0"/>
              <w:rPr>
                <w:rFonts w:ascii="Gill Sans MT" w:hAnsi="Gill Sans MT"/>
              </w:rPr>
            </w:pPr>
            <w:r w:rsidRPr="00BE068B">
              <w:rPr>
                <w:rFonts w:ascii="Gill Sans MT" w:hAnsi="Gill Sans MT"/>
                <w:w w:val="105"/>
              </w:rPr>
              <w:t xml:space="preserve">The village leaders </w:t>
            </w:r>
            <w:r w:rsidR="001949A5" w:rsidRPr="00BE068B">
              <w:rPr>
                <w:rFonts w:ascii="Gill Sans MT" w:hAnsi="Gill Sans MT"/>
                <w:w w:val="105"/>
              </w:rPr>
              <w:t>do not act in secret; they are open with the community about their decisions. (</w:t>
            </w:r>
            <w:r w:rsidR="001949A5" w:rsidRPr="00BE068B">
              <w:rPr>
                <w:rFonts w:ascii="Gill Sans MT" w:hAnsi="Gill Sans MT"/>
                <w:b/>
                <w:w w:val="105"/>
              </w:rPr>
              <w:t>leader_transparent</w:t>
            </w:r>
            <w:r w:rsidR="001949A5"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2AF0B5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505403AB" w14:textId="77777777" w:rsidR="001949A5" w:rsidRPr="00BE068B" w:rsidRDefault="001949A5" w:rsidP="001949A5">
            <w:pPr>
              <w:spacing w:after="0"/>
              <w:rPr>
                <w:rFonts w:ascii="Gill Sans MT" w:hAnsi="Gill Sans MT"/>
              </w:rPr>
            </w:pPr>
            <w:r w:rsidRPr="00BE068B">
              <w:rPr>
                <w:rFonts w:ascii="Gill Sans MT" w:hAnsi="Gill Sans MT"/>
              </w:rPr>
              <w:t>2=Agree</w:t>
            </w:r>
          </w:p>
          <w:p w14:paraId="421D8DE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02D9245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358A6818"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19C83A69"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607CA3B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361A77FD" w14:textId="1EC15C7D" w:rsidR="001949A5" w:rsidRPr="00BE068B" w:rsidRDefault="00A405FF" w:rsidP="001949A5">
            <w:pPr>
              <w:spacing w:after="0"/>
              <w:rPr>
                <w:rFonts w:ascii="Gill Sans MT" w:hAnsi="Gill Sans MT"/>
                <w:w w:val="105"/>
              </w:rPr>
            </w:pPr>
            <w:r w:rsidRPr="00BE068B">
              <w:rPr>
                <w:rFonts w:ascii="Gill Sans MT" w:hAnsi="Gill Sans MT"/>
                <w:w w:val="105"/>
              </w:rPr>
              <w:t>G12</w:t>
            </w:r>
          </w:p>
        </w:tc>
        <w:tc>
          <w:tcPr>
            <w:tcW w:w="4467" w:type="dxa"/>
            <w:tcBorders>
              <w:top w:val="single" w:sz="4" w:space="0" w:color="000000"/>
              <w:left w:val="single" w:sz="4" w:space="0" w:color="auto"/>
              <w:bottom w:val="single" w:sz="4" w:space="0" w:color="000000"/>
              <w:right w:val="nil"/>
            </w:tcBorders>
          </w:tcPr>
          <w:p w14:paraId="3E460E0D" w14:textId="4D833243" w:rsidR="001949A5" w:rsidRPr="00BE068B" w:rsidRDefault="001949A5" w:rsidP="00236681">
            <w:pPr>
              <w:spacing w:after="0"/>
              <w:rPr>
                <w:rFonts w:ascii="Gill Sans MT" w:hAnsi="Gill Sans MT"/>
              </w:rPr>
            </w:pPr>
            <w:r w:rsidRPr="00BE068B">
              <w:rPr>
                <w:rFonts w:ascii="Gill Sans MT" w:hAnsi="Gill Sans MT"/>
                <w:w w:val="105"/>
              </w:rPr>
              <w:t xml:space="preserve">I feel that rules about </w:t>
            </w:r>
            <w:r w:rsidR="00236681" w:rsidRPr="00BE068B">
              <w:rPr>
                <w:rFonts w:ascii="Gill Sans MT" w:hAnsi="Gill Sans MT"/>
                <w:w w:val="105"/>
              </w:rPr>
              <w:t>forest access and use are easy to understand</w:t>
            </w:r>
            <w:r w:rsidRPr="00BE068B">
              <w:rPr>
                <w:rFonts w:ascii="Gill Sans MT" w:hAnsi="Gill Sans MT"/>
                <w:w w:val="105"/>
              </w:rPr>
              <w:t>. (</w:t>
            </w:r>
            <w:r w:rsidRPr="00BE068B">
              <w:rPr>
                <w:rFonts w:ascii="Gill Sans MT" w:hAnsi="Gill Sans MT"/>
                <w:b/>
                <w:w w:val="105"/>
              </w:rPr>
              <w:t>rules_clear</w:t>
            </w:r>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220A99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A166FE7" w14:textId="77777777" w:rsidR="001949A5" w:rsidRPr="00BE068B" w:rsidRDefault="001949A5" w:rsidP="001949A5">
            <w:pPr>
              <w:spacing w:after="0"/>
              <w:rPr>
                <w:rFonts w:ascii="Gill Sans MT" w:hAnsi="Gill Sans MT"/>
              </w:rPr>
            </w:pPr>
            <w:r w:rsidRPr="00BE068B">
              <w:rPr>
                <w:rFonts w:ascii="Gill Sans MT" w:hAnsi="Gill Sans MT"/>
              </w:rPr>
              <w:t>2=Agree</w:t>
            </w:r>
          </w:p>
          <w:p w14:paraId="59CFC24A"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125D74C4"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2EDA5A7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9CDD463"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08F2044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28A25903" w14:textId="7B05FCC0" w:rsidR="001949A5" w:rsidRPr="00BE068B" w:rsidRDefault="00A405FF" w:rsidP="001949A5">
            <w:pPr>
              <w:spacing w:after="0"/>
              <w:rPr>
                <w:rFonts w:ascii="Gill Sans MT" w:hAnsi="Gill Sans MT"/>
                <w:w w:val="105"/>
              </w:rPr>
            </w:pPr>
            <w:r w:rsidRPr="00BE068B">
              <w:rPr>
                <w:rFonts w:ascii="Gill Sans MT" w:hAnsi="Gill Sans MT"/>
                <w:w w:val="105"/>
              </w:rPr>
              <w:t>G13</w:t>
            </w:r>
          </w:p>
        </w:tc>
        <w:tc>
          <w:tcPr>
            <w:tcW w:w="4467" w:type="dxa"/>
            <w:tcBorders>
              <w:top w:val="single" w:sz="4" w:space="0" w:color="000000"/>
              <w:left w:val="single" w:sz="4" w:space="0" w:color="auto"/>
              <w:bottom w:val="single" w:sz="4" w:space="0" w:color="000000"/>
              <w:right w:val="nil"/>
            </w:tcBorders>
          </w:tcPr>
          <w:p w14:paraId="2EA07CD3" w14:textId="392CE9EC" w:rsidR="001949A5" w:rsidRPr="00BE068B" w:rsidRDefault="00236681" w:rsidP="001949A5">
            <w:pPr>
              <w:spacing w:after="0"/>
              <w:rPr>
                <w:rFonts w:ascii="Gill Sans MT" w:hAnsi="Gill Sans MT"/>
              </w:rPr>
            </w:pPr>
            <w:r w:rsidRPr="00BE068B">
              <w:rPr>
                <w:rFonts w:ascii="Gill Sans MT" w:hAnsi="Gill Sans MT"/>
                <w:w w:val="105"/>
              </w:rPr>
              <w:t>I feel that rules about forest access and use are well-know</w:t>
            </w:r>
            <w:ins w:id="45" w:author="usaiduser" w:date="2014-11-09T10:51:00Z">
              <w:r w:rsidR="00D11B9E">
                <w:rPr>
                  <w:rFonts w:ascii="Gill Sans MT" w:hAnsi="Gill Sans MT"/>
                  <w:w w:val="105"/>
                </w:rPr>
                <w:t>n</w:t>
              </w:r>
            </w:ins>
            <w:r w:rsidRPr="00BE068B">
              <w:rPr>
                <w:rFonts w:ascii="Gill Sans MT" w:hAnsi="Gill Sans MT"/>
                <w:w w:val="105"/>
              </w:rPr>
              <w:t xml:space="preserve"> by most people in the community. (</w:t>
            </w:r>
            <w:r w:rsidRPr="00BE068B">
              <w:rPr>
                <w:rFonts w:ascii="Gill Sans MT" w:hAnsi="Gill Sans MT"/>
                <w:b/>
                <w:w w:val="105"/>
              </w:rPr>
              <w:t>rules_known</w:t>
            </w:r>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0EC843AF"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3D950CA" w14:textId="77777777" w:rsidR="001949A5" w:rsidRPr="00BE068B" w:rsidRDefault="001949A5" w:rsidP="001949A5">
            <w:pPr>
              <w:spacing w:after="0"/>
              <w:rPr>
                <w:rFonts w:ascii="Gill Sans MT" w:hAnsi="Gill Sans MT"/>
              </w:rPr>
            </w:pPr>
            <w:r w:rsidRPr="00BE068B">
              <w:rPr>
                <w:rFonts w:ascii="Gill Sans MT" w:hAnsi="Gill Sans MT"/>
              </w:rPr>
              <w:t>2=Agree</w:t>
            </w:r>
          </w:p>
          <w:p w14:paraId="32FD2269"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341DE57F"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6051D0B"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0D37EF3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4E87D5D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79B726F" w14:textId="423EEBEC" w:rsidR="001949A5" w:rsidRPr="00BE068B" w:rsidRDefault="00A405FF" w:rsidP="001949A5">
            <w:pPr>
              <w:spacing w:after="0"/>
              <w:rPr>
                <w:rFonts w:ascii="Gill Sans MT" w:hAnsi="Gill Sans MT"/>
                <w:w w:val="105"/>
              </w:rPr>
            </w:pPr>
            <w:r w:rsidRPr="00BE068B">
              <w:rPr>
                <w:rFonts w:ascii="Gill Sans MT" w:hAnsi="Gill Sans MT"/>
                <w:w w:val="105"/>
              </w:rPr>
              <w:t>G14</w:t>
            </w:r>
          </w:p>
        </w:tc>
        <w:tc>
          <w:tcPr>
            <w:tcW w:w="4467" w:type="dxa"/>
            <w:tcBorders>
              <w:top w:val="single" w:sz="4" w:space="0" w:color="000000"/>
              <w:left w:val="single" w:sz="4" w:space="0" w:color="auto"/>
              <w:bottom w:val="single" w:sz="4" w:space="0" w:color="000000"/>
              <w:right w:val="nil"/>
            </w:tcBorders>
          </w:tcPr>
          <w:p w14:paraId="2F514B32" w14:textId="7296049C" w:rsidR="001949A5" w:rsidRPr="00BE068B" w:rsidRDefault="001949A5" w:rsidP="001949A5">
            <w:pPr>
              <w:spacing w:after="0"/>
              <w:rPr>
                <w:rFonts w:ascii="Gill Sans MT" w:hAnsi="Gill Sans MT"/>
              </w:rPr>
            </w:pPr>
            <w:r w:rsidRPr="00BE068B">
              <w:rPr>
                <w:rFonts w:ascii="Gill Sans MT" w:hAnsi="Gill Sans MT"/>
                <w:w w:val="105"/>
              </w:rPr>
              <w:t>I feel that decisions</w:t>
            </w:r>
            <w:r w:rsidR="00236681" w:rsidRPr="00BE068B">
              <w:rPr>
                <w:rFonts w:ascii="Gill Sans MT" w:hAnsi="Gill Sans MT"/>
                <w:w w:val="105"/>
              </w:rPr>
              <w:t xml:space="preserve"> about forest use</w:t>
            </w:r>
            <w:r w:rsidR="00492CDC" w:rsidRPr="00BE068B">
              <w:rPr>
                <w:rFonts w:ascii="Gill Sans MT" w:hAnsi="Gill Sans MT"/>
                <w:w w:val="105"/>
              </w:rPr>
              <w:t xml:space="preserve"> and access</w:t>
            </w:r>
            <w:r w:rsidRPr="00BE068B">
              <w:rPr>
                <w:rFonts w:ascii="Gill Sans MT" w:hAnsi="Gill Sans MT"/>
                <w:w w:val="105"/>
              </w:rPr>
              <w:t xml:space="preserve"> are fair. (</w:t>
            </w:r>
            <w:r w:rsidRPr="00BE068B">
              <w:rPr>
                <w:rFonts w:ascii="Gill Sans MT" w:hAnsi="Gill Sans MT"/>
                <w:b/>
                <w:w w:val="105"/>
              </w:rPr>
              <w:t>decisions_fair</w:t>
            </w:r>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F8FE91E"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2EEF1052" w14:textId="77777777" w:rsidR="001949A5" w:rsidRPr="00BE068B" w:rsidRDefault="001949A5" w:rsidP="001949A5">
            <w:pPr>
              <w:spacing w:after="0"/>
              <w:rPr>
                <w:rFonts w:ascii="Gill Sans MT" w:hAnsi="Gill Sans MT"/>
              </w:rPr>
            </w:pPr>
            <w:r w:rsidRPr="00BE068B">
              <w:rPr>
                <w:rFonts w:ascii="Gill Sans MT" w:hAnsi="Gill Sans MT"/>
              </w:rPr>
              <w:t>2=Agree</w:t>
            </w:r>
          </w:p>
          <w:p w14:paraId="2451ED43"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7607E426" w14:textId="77777777" w:rsidR="001949A5" w:rsidRPr="00BE068B" w:rsidRDefault="001949A5" w:rsidP="001949A5">
            <w:pPr>
              <w:spacing w:after="0"/>
              <w:rPr>
                <w:rFonts w:ascii="Gill Sans MT" w:hAnsi="Gill Sans MT"/>
              </w:rPr>
            </w:pPr>
            <w:r w:rsidRPr="00BE068B">
              <w:rPr>
                <w:rFonts w:ascii="Gill Sans MT" w:hAnsi="Gill Sans MT"/>
              </w:rPr>
              <w:lastRenderedPageBreak/>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BE068B" w:rsidRDefault="001949A5" w:rsidP="001949A5">
            <w:pPr>
              <w:spacing w:after="0"/>
              <w:rPr>
                <w:rFonts w:ascii="Gill Sans MT" w:hAnsi="Gill Sans MT"/>
              </w:rPr>
            </w:pPr>
            <w:r w:rsidRPr="00BE068B">
              <w:rPr>
                <w:rFonts w:ascii="Gill Sans MT" w:hAnsi="Gill Sans MT"/>
              </w:rPr>
              <w:lastRenderedPageBreak/>
              <w:t>5=Strongly disagree</w:t>
            </w:r>
          </w:p>
          <w:p w14:paraId="53792482"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697A79C6"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3B649FE7"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C236E26" w14:textId="02ED8D49" w:rsidR="001949A5" w:rsidRPr="00BE068B" w:rsidRDefault="00A405FF" w:rsidP="001949A5">
            <w:pPr>
              <w:spacing w:after="0"/>
              <w:rPr>
                <w:rFonts w:ascii="Gill Sans MT" w:hAnsi="Gill Sans MT"/>
                <w:w w:val="105"/>
              </w:rPr>
            </w:pPr>
            <w:r w:rsidRPr="00BE068B">
              <w:rPr>
                <w:rFonts w:ascii="Gill Sans MT" w:hAnsi="Gill Sans MT"/>
                <w:w w:val="105"/>
              </w:rPr>
              <w:lastRenderedPageBreak/>
              <w:t>G15</w:t>
            </w:r>
          </w:p>
        </w:tc>
        <w:tc>
          <w:tcPr>
            <w:tcW w:w="4467" w:type="dxa"/>
            <w:tcBorders>
              <w:top w:val="single" w:sz="4" w:space="0" w:color="000000"/>
              <w:left w:val="single" w:sz="4" w:space="0" w:color="auto"/>
              <w:bottom w:val="single" w:sz="4" w:space="0" w:color="000000"/>
              <w:right w:val="nil"/>
            </w:tcBorders>
          </w:tcPr>
          <w:p w14:paraId="174C2C2F" w14:textId="2FD3FCCD" w:rsidR="001949A5" w:rsidRPr="00BE068B" w:rsidRDefault="001949A5" w:rsidP="001949A5">
            <w:pPr>
              <w:spacing w:after="0"/>
              <w:rPr>
                <w:rFonts w:ascii="Gill Sans MT" w:hAnsi="Gill Sans MT"/>
              </w:rPr>
            </w:pPr>
            <w:r w:rsidRPr="00BE068B">
              <w:rPr>
                <w:rFonts w:ascii="Gill Sans MT" w:hAnsi="Gill Sans MT"/>
                <w:w w:val="105"/>
              </w:rPr>
              <w:t>I feel that women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r w:rsidRPr="00BE068B">
              <w:rPr>
                <w:rFonts w:ascii="Gill Sans MT" w:hAnsi="Gill Sans MT"/>
                <w:b/>
                <w:w w:val="105"/>
              </w:rPr>
              <w:t>women_status</w:t>
            </w:r>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479FDE1"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470D7D59" w14:textId="77777777" w:rsidR="001949A5" w:rsidRPr="00BE068B" w:rsidRDefault="001949A5" w:rsidP="001949A5">
            <w:pPr>
              <w:spacing w:after="0"/>
              <w:rPr>
                <w:rFonts w:ascii="Gill Sans MT" w:hAnsi="Gill Sans MT"/>
              </w:rPr>
            </w:pPr>
            <w:r w:rsidRPr="00BE068B">
              <w:rPr>
                <w:rFonts w:ascii="Gill Sans MT" w:hAnsi="Gill Sans MT"/>
              </w:rPr>
              <w:t>2=Agree</w:t>
            </w:r>
          </w:p>
          <w:p w14:paraId="6B8EACA6"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5B825D08"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006BCDED"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42C79F57"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1949A5" w:rsidRPr="00BE068B" w14:paraId="293FA72C" w14:textId="77777777" w:rsidTr="00A405FF">
        <w:trPr>
          <w:trHeight w:val="1638"/>
        </w:trPr>
        <w:tc>
          <w:tcPr>
            <w:tcW w:w="574" w:type="dxa"/>
            <w:tcBorders>
              <w:top w:val="single" w:sz="4" w:space="0" w:color="auto"/>
              <w:left w:val="single" w:sz="4" w:space="0" w:color="auto"/>
              <w:bottom w:val="single" w:sz="4" w:space="0" w:color="auto"/>
              <w:right w:val="single" w:sz="4" w:space="0" w:color="auto"/>
            </w:tcBorders>
          </w:tcPr>
          <w:p w14:paraId="1E57440D" w14:textId="6E51E71C" w:rsidR="001949A5" w:rsidRPr="00BE068B" w:rsidRDefault="00A405FF" w:rsidP="001949A5">
            <w:pPr>
              <w:spacing w:after="0"/>
              <w:rPr>
                <w:rFonts w:ascii="Gill Sans MT" w:hAnsi="Gill Sans MT"/>
                <w:w w:val="105"/>
              </w:rPr>
            </w:pPr>
            <w:r w:rsidRPr="00BE068B">
              <w:rPr>
                <w:rFonts w:ascii="Gill Sans MT" w:hAnsi="Gill Sans MT"/>
                <w:w w:val="105"/>
              </w:rPr>
              <w:t>G16</w:t>
            </w:r>
          </w:p>
        </w:tc>
        <w:tc>
          <w:tcPr>
            <w:tcW w:w="4467" w:type="dxa"/>
            <w:tcBorders>
              <w:top w:val="single" w:sz="4" w:space="0" w:color="000000"/>
              <w:left w:val="single" w:sz="4" w:space="0" w:color="auto"/>
              <w:bottom w:val="single" w:sz="4" w:space="0" w:color="000000"/>
              <w:right w:val="nil"/>
            </w:tcBorders>
          </w:tcPr>
          <w:p w14:paraId="3C7E915E" w14:textId="23A298FE" w:rsidR="001949A5" w:rsidRPr="00BE068B" w:rsidRDefault="001949A5" w:rsidP="001949A5">
            <w:pPr>
              <w:spacing w:after="0"/>
              <w:rPr>
                <w:rFonts w:ascii="Gill Sans MT" w:hAnsi="Gill Sans MT"/>
              </w:rPr>
            </w:pPr>
            <w:r w:rsidRPr="00BE068B">
              <w:rPr>
                <w:rFonts w:ascii="Gill Sans MT" w:hAnsi="Gill Sans MT"/>
                <w:w w:val="105"/>
              </w:rPr>
              <w:t>I feel that elderly people have been disadvantaged in</w:t>
            </w:r>
            <w:r w:rsidR="00492CDC" w:rsidRPr="00BE068B">
              <w:rPr>
                <w:rFonts w:ascii="Gill Sans MT" w:hAnsi="Gill Sans MT"/>
                <w:w w:val="105"/>
              </w:rPr>
              <w:t xml:space="preserve"> decisions about forest use and access</w:t>
            </w:r>
            <w:r w:rsidRPr="00BE068B">
              <w:rPr>
                <w:rFonts w:ascii="Gill Sans MT" w:hAnsi="Gill Sans MT"/>
                <w:w w:val="105"/>
              </w:rPr>
              <w:t>. (</w:t>
            </w:r>
            <w:r w:rsidRPr="00BE068B">
              <w:rPr>
                <w:rFonts w:ascii="Gill Sans MT" w:hAnsi="Gill Sans MT"/>
                <w:b/>
                <w:w w:val="105"/>
              </w:rPr>
              <w:t>elderly_status</w:t>
            </w:r>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98C33A4" w14:textId="77777777" w:rsidR="001949A5" w:rsidRPr="00BE068B" w:rsidRDefault="001949A5" w:rsidP="001949A5">
            <w:pPr>
              <w:spacing w:after="0"/>
              <w:rPr>
                <w:rFonts w:ascii="Gill Sans MT" w:hAnsi="Gill Sans MT"/>
              </w:rPr>
            </w:pPr>
            <w:r w:rsidRPr="00BE068B">
              <w:rPr>
                <w:rFonts w:ascii="Gill Sans MT" w:hAnsi="Gill Sans MT"/>
              </w:rPr>
              <w:t>1=Strongly agree</w:t>
            </w:r>
          </w:p>
          <w:p w14:paraId="32A5CA89" w14:textId="77777777" w:rsidR="001949A5" w:rsidRPr="00BE068B" w:rsidRDefault="001949A5" w:rsidP="001949A5">
            <w:pPr>
              <w:spacing w:after="0"/>
              <w:rPr>
                <w:rFonts w:ascii="Gill Sans MT" w:hAnsi="Gill Sans MT"/>
              </w:rPr>
            </w:pPr>
            <w:r w:rsidRPr="00BE068B">
              <w:rPr>
                <w:rFonts w:ascii="Gill Sans MT" w:hAnsi="Gill Sans MT"/>
              </w:rPr>
              <w:t>2=Agree</w:t>
            </w:r>
          </w:p>
          <w:p w14:paraId="1D57A6D7" w14:textId="77777777" w:rsidR="001949A5" w:rsidRPr="00BE068B" w:rsidRDefault="001949A5" w:rsidP="001949A5">
            <w:pPr>
              <w:spacing w:after="0"/>
              <w:rPr>
                <w:rFonts w:ascii="Gill Sans MT" w:hAnsi="Gill Sans MT"/>
              </w:rPr>
            </w:pPr>
            <w:r w:rsidRPr="00BE068B">
              <w:rPr>
                <w:rFonts w:ascii="Gill Sans MT" w:hAnsi="Gill Sans MT"/>
              </w:rPr>
              <w:t>3=Neither agree nor disagree</w:t>
            </w:r>
          </w:p>
          <w:p w14:paraId="46A83B01" w14:textId="77777777" w:rsidR="001949A5" w:rsidRPr="00BE068B" w:rsidRDefault="001949A5"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BE068B" w:rsidRDefault="001949A5" w:rsidP="001949A5">
            <w:pPr>
              <w:spacing w:after="0"/>
              <w:rPr>
                <w:rFonts w:ascii="Gill Sans MT" w:hAnsi="Gill Sans MT"/>
              </w:rPr>
            </w:pPr>
            <w:r w:rsidRPr="00BE068B">
              <w:rPr>
                <w:rFonts w:ascii="Gill Sans MT" w:hAnsi="Gill Sans MT"/>
              </w:rPr>
              <w:t>5=Strongly disagree</w:t>
            </w:r>
          </w:p>
          <w:p w14:paraId="10D19FCA" w14:textId="77777777" w:rsidR="001949A5" w:rsidRPr="00BE068B" w:rsidRDefault="001949A5" w:rsidP="001949A5">
            <w:pPr>
              <w:spacing w:after="0"/>
              <w:rPr>
                <w:rFonts w:ascii="Gill Sans MT" w:hAnsi="Gill Sans MT"/>
              </w:rPr>
            </w:pPr>
            <w:r w:rsidRPr="00BE068B">
              <w:rPr>
                <w:rFonts w:ascii="Gill Sans MT" w:hAnsi="Gill Sans MT"/>
              </w:rPr>
              <w:t>888=Don't know</w:t>
            </w:r>
          </w:p>
          <w:p w14:paraId="54EBB75D" w14:textId="77777777" w:rsidR="001949A5" w:rsidRPr="00BE068B" w:rsidRDefault="001949A5"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BE068B" w:rsidRDefault="001949A5" w:rsidP="001949A5">
            <w:pPr>
              <w:spacing w:after="0"/>
              <w:rPr>
                <w:rFonts w:ascii="Gill Sans MT" w:hAnsi="Gill Sans MT"/>
              </w:rPr>
            </w:pPr>
            <w:r w:rsidRPr="00BE068B">
              <w:rPr>
                <w:rFonts w:ascii="Gill Sans MT" w:hAnsi="Gill Sans MT"/>
              </w:rPr>
              <w:t>(Code)</w:t>
            </w:r>
          </w:p>
        </w:tc>
      </w:tr>
      <w:tr w:rsidR="00492CDC" w:rsidRPr="00BE068B" w14:paraId="510EF131"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B9ADB37" w14:textId="571C02DA" w:rsidR="00492CDC" w:rsidRPr="00BE068B" w:rsidRDefault="00A405FF" w:rsidP="001949A5">
            <w:pPr>
              <w:spacing w:after="0"/>
              <w:rPr>
                <w:rFonts w:ascii="Gill Sans MT" w:hAnsi="Gill Sans MT"/>
                <w:w w:val="105"/>
              </w:rPr>
            </w:pPr>
            <w:r w:rsidRPr="00BE068B">
              <w:rPr>
                <w:rFonts w:ascii="Gill Sans MT" w:hAnsi="Gill Sans MT"/>
                <w:w w:val="105"/>
              </w:rPr>
              <w:t>G17</w:t>
            </w:r>
          </w:p>
        </w:tc>
        <w:tc>
          <w:tcPr>
            <w:tcW w:w="4467" w:type="dxa"/>
            <w:tcBorders>
              <w:top w:val="single" w:sz="4" w:space="0" w:color="000000"/>
              <w:left w:val="single" w:sz="4" w:space="0" w:color="auto"/>
              <w:bottom w:val="single" w:sz="4" w:space="0" w:color="000000"/>
              <w:right w:val="nil"/>
            </w:tcBorders>
          </w:tcPr>
          <w:p w14:paraId="0ED89836" w14:textId="1335C9CC" w:rsidR="00492CDC" w:rsidRPr="00BE068B" w:rsidRDefault="00492CDC" w:rsidP="001949A5">
            <w:pPr>
              <w:spacing w:after="0"/>
              <w:rPr>
                <w:rFonts w:ascii="Gill Sans MT" w:hAnsi="Gill Sans MT"/>
                <w:w w:val="105"/>
              </w:rPr>
            </w:pPr>
            <w:r w:rsidRPr="00BE068B">
              <w:rPr>
                <w:rFonts w:ascii="Gill Sans MT" w:hAnsi="Gill Sans MT"/>
                <w:w w:val="105"/>
              </w:rPr>
              <w:t xml:space="preserve">I feel that landless or land-constrained families have been disadvantaged in decisions about forest use and access. </w:t>
            </w:r>
          </w:p>
        </w:tc>
        <w:tc>
          <w:tcPr>
            <w:tcW w:w="2161" w:type="dxa"/>
            <w:tcBorders>
              <w:top w:val="single" w:sz="4" w:space="0" w:color="000000"/>
              <w:left w:val="nil"/>
              <w:bottom w:val="single" w:sz="4" w:space="0" w:color="000000"/>
              <w:right w:val="nil"/>
            </w:tcBorders>
          </w:tcPr>
          <w:p w14:paraId="351F71B7" w14:textId="77777777" w:rsidR="00492CDC" w:rsidRPr="00BE068B" w:rsidRDefault="00492CDC" w:rsidP="00492CDC">
            <w:pPr>
              <w:spacing w:after="0"/>
              <w:rPr>
                <w:rFonts w:ascii="Gill Sans MT" w:hAnsi="Gill Sans MT"/>
              </w:rPr>
            </w:pPr>
            <w:r w:rsidRPr="00BE068B">
              <w:rPr>
                <w:rFonts w:ascii="Gill Sans MT" w:hAnsi="Gill Sans MT"/>
              </w:rPr>
              <w:t>1=Strongly agree</w:t>
            </w:r>
          </w:p>
          <w:p w14:paraId="125A3AE5" w14:textId="77777777" w:rsidR="00492CDC" w:rsidRPr="00BE068B" w:rsidRDefault="00492CDC" w:rsidP="00492CDC">
            <w:pPr>
              <w:spacing w:after="0"/>
              <w:rPr>
                <w:rFonts w:ascii="Gill Sans MT" w:hAnsi="Gill Sans MT"/>
              </w:rPr>
            </w:pPr>
            <w:r w:rsidRPr="00BE068B">
              <w:rPr>
                <w:rFonts w:ascii="Gill Sans MT" w:hAnsi="Gill Sans MT"/>
              </w:rPr>
              <w:t>2=Agree</w:t>
            </w:r>
          </w:p>
          <w:p w14:paraId="2A922C9F" w14:textId="77777777" w:rsidR="00492CDC" w:rsidRPr="00BE068B" w:rsidRDefault="00492CDC" w:rsidP="00492CDC">
            <w:pPr>
              <w:spacing w:after="0"/>
              <w:rPr>
                <w:rFonts w:ascii="Gill Sans MT" w:hAnsi="Gill Sans MT"/>
              </w:rPr>
            </w:pPr>
            <w:r w:rsidRPr="00BE068B">
              <w:rPr>
                <w:rFonts w:ascii="Gill Sans MT" w:hAnsi="Gill Sans MT"/>
              </w:rPr>
              <w:t>3=Neither agree nor disagree</w:t>
            </w:r>
          </w:p>
          <w:p w14:paraId="2654112E" w14:textId="44C6A9E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1470CA1A" w14:textId="77777777" w:rsidR="00492CDC" w:rsidRPr="00BE068B" w:rsidRDefault="00492CDC" w:rsidP="00492CDC">
            <w:pPr>
              <w:spacing w:after="0"/>
              <w:rPr>
                <w:rFonts w:ascii="Gill Sans MT" w:hAnsi="Gill Sans MT"/>
              </w:rPr>
            </w:pPr>
            <w:r w:rsidRPr="00BE068B">
              <w:rPr>
                <w:rFonts w:ascii="Gill Sans MT" w:hAnsi="Gill Sans MT"/>
              </w:rPr>
              <w:t>5=Strongly disagree</w:t>
            </w:r>
          </w:p>
          <w:p w14:paraId="4606105A" w14:textId="77777777" w:rsidR="00492CDC" w:rsidRPr="00BE068B" w:rsidRDefault="00492CDC" w:rsidP="00492CDC">
            <w:pPr>
              <w:spacing w:after="0"/>
              <w:rPr>
                <w:rFonts w:ascii="Gill Sans MT" w:hAnsi="Gill Sans MT"/>
              </w:rPr>
            </w:pPr>
            <w:r w:rsidRPr="00BE068B">
              <w:rPr>
                <w:rFonts w:ascii="Gill Sans MT" w:hAnsi="Gill Sans MT"/>
              </w:rPr>
              <w:t>888=Don't know</w:t>
            </w:r>
          </w:p>
          <w:p w14:paraId="0223E915" w14:textId="71AE1C6B"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6B1762A" w14:textId="70191C46"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25088D98"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FCFACF" w14:textId="68A64254" w:rsidR="00492CDC" w:rsidRPr="00BE068B" w:rsidRDefault="00A405FF" w:rsidP="001949A5">
            <w:pPr>
              <w:spacing w:after="0"/>
              <w:rPr>
                <w:rFonts w:ascii="Gill Sans MT" w:hAnsi="Gill Sans MT"/>
                <w:w w:val="105"/>
              </w:rPr>
            </w:pPr>
            <w:r w:rsidRPr="00BE068B">
              <w:rPr>
                <w:rFonts w:ascii="Gill Sans MT" w:hAnsi="Gill Sans MT"/>
                <w:w w:val="105"/>
              </w:rPr>
              <w:t>G18</w:t>
            </w:r>
          </w:p>
        </w:tc>
        <w:tc>
          <w:tcPr>
            <w:tcW w:w="4467" w:type="dxa"/>
            <w:tcBorders>
              <w:top w:val="single" w:sz="4" w:space="0" w:color="000000"/>
              <w:left w:val="single" w:sz="4" w:space="0" w:color="auto"/>
              <w:bottom w:val="single" w:sz="4" w:space="0" w:color="000000"/>
              <w:right w:val="nil"/>
            </w:tcBorders>
          </w:tcPr>
          <w:p w14:paraId="118C56FA" w14:textId="34E08031" w:rsidR="00492CDC" w:rsidRPr="00BE068B" w:rsidRDefault="00492CDC" w:rsidP="001949A5">
            <w:pPr>
              <w:spacing w:after="0"/>
              <w:rPr>
                <w:rFonts w:ascii="Gill Sans MT" w:hAnsi="Gill Sans MT"/>
              </w:rPr>
            </w:pPr>
            <w:r w:rsidRPr="00BE068B">
              <w:rPr>
                <w:rFonts w:ascii="Gill Sans MT" w:hAnsi="Gill Sans MT"/>
                <w:w w:val="105"/>
              </w:rPr>
              <w:t>I feel that poor families have been disadvantaged in decisions about forest use and access. (</w:t>
            </w:r>
            <w:r w:rsidRPr="00BE068B">
              <w:rPr>
                <w:rFonts w:ascii="Gill Sans MT" w:hAnsi="Gill Sans MT"/>
                <w:b/>
                <w:w w:val="105"/>
              </w:rPr>
              <w:t>poor_status</w:t>
            </w:r>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1B652B2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33667AB" w14:textId="77777777" w:rsidR="00492CDC" w:rsidRPr="00BE068B" w:rsidRDefault="00492CDC" w:rsidP="001949A5">
            <w:pPr>
              <w:spacing w:after="0"/>
              <w:rPr>
                <w:rFonts w:ascii="Gill Sans MT" w:hAnsi="Gill Sans MT"/>
              </w:rPr>
            </w:pPr>
            <w:r w:rsidRPr="00BE068B">
              <w:rPr>
                <w:rFonts w:ascii="Gill Sans MT" w:hAnsi="Gill Sans MT"/>
              </w:rPr>
              <w:t>2=Agree</w:t>
            </w:r>
          </w:p>
          <w:p w14:paraId="2933CA70"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42E9F0D2"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23C882B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5E4BFCA0"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242764E9"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D54CCEC"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542CC0CE" w14:textId="4D4B8840" w:rsidR="00492CDC" w:rsidRPr="00BE068B" w:rsidRDefault="00A405FF" w:rsidP="001949A5">
            <w:pPr>
              <w:spacing w:after="0"/>
              <w:rPr>
                <w:rFonts w:ascii="Gill Sans MT" w:hAnsi="Gill Sans MT"/>
                <w:w w:val="105"/>
              </w:rPr>
            </w:pPr>
            <w:r w:rsidRPr="00BE068B">
              <w:rPr>
                <w:rFonts w:ascii="Gill Sans MT" w:hAnsi="Gill Sans MT"/>
                <w:w w:val="105"/>
              </w:rPr>
              <w:t>G19</w:t>
            </w:r>
          </w:p>
        </w:tc>
        <w:tc>
          <w:tcPr>
            <w:tcW w:w="4467" w:type="dxa"/>
            <w:tcBorders>
              <w:top w:val="single" w:sz="4" w:space="0" w:color="000000"/>
              <w:left w:val="single" w:sz="4" w:space="0" w:color="auto"/>
              <w:bottom w:val="single" w:sz="4" w:space="0" w:color="000000"/>
              <w:right w:val="nil"/>
            </w:tcBorders>
          </w:tcPr>
          <w:p w14:paraId="79EAAC69" w14:textId="1938D8C3" w:rsidR="00492CDC" w:rsidRPr="00BE068B" w:rsidRDefault="00492CDC" w:rsidP="001949A5">
            <w:pPr>
              <w:spacing w:after="0"/>
              <w:rPr>
                <w:rFonts w:ascii="Gill Sans MT" w:hAnsi="Gill Sans MT"/>
              </w:rPr>
            </w:pPr>
            <w:r w:rsidRPr="00BE068B">
              <w:rPr>
                <w:rFonts w:ascii="Gill Sans MT" w:hAnsi="Gill Sans MT"/>
                <w:w w:val="105"/>
              </w:rPr>
              <w:t>I feel that households that do not share the tribe of the headman have been disadvantaged in</w:t>
            </w:r>
            <w:r w:rsidR="0064718C" w:rsidRPr="00BE068B">
              <w:rPr>
                <w:rFonts w:ascii="Gill Sans MT" w:hAnsi="Gill Sans MT"/>
                <w:w w:val="105"/>
              </w:rPr>
              <w:t xml:space="preserve"> decisions about forest use and access</w:t>
            </w:r>
            <w:r w:rsidRPr="00BE068B">
              <w:rPr>
                <w:rFonts w:ascii="Gill Sans MT" w:hAnsi="Gill Sans MT"/>
                <w:w w:val="105"/>
              </w:rPr>
              <w:t>. (</w:t>
            </w:r>
            <w:r w:rsidRPr="00BE068B">
              <w:rPr>
                <w:rFonts w:ascii="Gill Sans MT" w:hAnsi="Gill Sans MT"/>
                <w:b/>
                <w:w w:val="105"/>
              </w:rPr>
              <w:t>tribe_status</w:t>
            </w:r>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5B88707F"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C50A190" w14:textId="77777777" w:rsidR="00492CDC" w:rsidRPr="00BE068B" w:rsidRDefault="00492CDC" w:rsidP="001949A5">
            <w:pPr>
              <w:spacing w:after="0"/>
              <w:rPr>
                <w:rFonts w:ascii="Gill Sans MT" w:hAnsi="Gill Sans MT"/>
              </w:rPr>
            </w:pPr>
            <w:r w:rsidRPr="00BE068B">
              <w:rPr>
                <w:rFonts w:ascii="Gill Sans MT" w:hAnsi="Gill Sans MT"/>
              </w:rPr>
              <w:t>2=Agree</w:t>
            </w:r>
          </w:p>
          <w:p w14:paraId="5C52DA9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7198C56B"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CDA8FA9"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37C60E8D"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44290DFD"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7FE2F0EA"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0946389A" w14:textId="65B6E321" w:rsidR="00492CDC" w:rsidRPr="00BE068B" w:rsidRDefault="00A405FF" w:rsidP="001949A5">
            <w:pPr>
              <w:spacing w:after="0"/>
              <w:rPr>
                <w:rFonts w:ascii="Gill Sans MT" w:hAnsi="Gill Sans MT"/>
                <w:w w:val="105"/>
              </w:rPr>
            </w:pPr>
            <w:r w:rsidRPr="00BE068B">
              <w:rPr>
                <w:rFonts w:ascii="Gill Sans MT" w:hAnsi="Gill Sans MT"/>
                <w:w w:val="105"/>
              </w:rPr>
              <w:t>G20</w:t>
            </w:r>
          </w:p>
        </w:tc>
        <w:tc>
          <w:tcPr>
            <w:tcW w:w="4467" w:type="dxa"/>
            <w:tcBorders>
              <w:top w:val="single" w:sz="4" w:space="0" w:color="000000"/>
              <w:left w:val="single" w:sz="4" w:space="0" w:color="auto"/>
              <w:bottom w:val="single" w:sz="4" w:space="0" w:color="000000"/>
              <w:right w:val="nil"/>
            </w:tcBorders>
          </w:tcPr>
          <w:p w14:paraId="0422FD5D" w14:textId="0A8486ED" w:rsidR="00492CDC" w:rsidRPr="00BE068B" w:rsidRDefault="00492CDC" w:rsidP="0064718C">
            <w:pPr>
              <w:spacing w:after="0"/>
              <w:rPr>
                <w:rFonts w:ascii="Gill Sans MT" w:hAnsi="Gill Sans MT"/>
              </w:rPr>
            </w:pPr>
            <w:r w:rsidRPr="00BE068B">
              <w:rPr>
                <w:rFonts w:ascii="Gill Sans MT" w:hAnsi="Gill Sans MT"/>
                <w:w w:val="105"/>
              </w:rPr>
              <w:t xml:space="preserve"> I feel that our village leaders are accountable for </w:t>
            </w:r>
            <w:r w:rsidR="0064718C" w:rsidRPr="00BE068B">
              <w:rPr>
                <w:rFonts w:ascii="Gill Sans MT" w:hAnsi="Gill Sans MT"/>
                <w:w w:val="105"/>
              </w:rPr>
              <w:t>the forest use and access decisions that they make</w:t>
            </w:r>
            <w:r w:rsidRPr="00BE068B">
              <w:rPr>
                <w:rFonts w:ascii="Gill Sans MT" w:hAnsi="Gill Sans MT"/>
                <w:w w:val="105"/>
              </w:rPr>
              <w:t>. (</w:t>
            </w:r>
            <w:r w:rsidRPr="00BE068B">
              <w:rPr>
                <w:rFonts w:ascii="Gill Sans MT" w:hAnsi="Gill Sans MT"/>
                <w:b/>
                <w:w w:val="105"/>
              </w:rPr>
              <w:t>leaders_accountable</w:t>
            </w:r>
            <w:r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3067C9A8"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18AFEC7A" w14:textId="77777777" w:rsidR="00492CDC" w:rsidRPr="00BE068B" w:rsidRDefault="00492CDC" w:rsidP="001949A5">
            <w:pPr>
              <w:spacing w:after="0"/>
              <w:rPr>
                <w:rFonts w:ascii="Gill Sans MT" w:hAnsi="Gill Sans MT"/>
              </w:rPr>
            </w:pPr>
            <w:r w:rsidRPr="00BE068B">
              <w:rPr>
                <w:rFonts w:ascii="Gill Sans MT" w:hAnsi="Gill Sans MT"/>
              </w:rPr>
              <w:t>2=Agree</w:t>
            </w:r>
          </w:p>
          <w:p w14:paraId="300FD1DF"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9F331C6" w14:textId="77777777"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31C969FF"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6F43926"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324134A8" w14:textId="77777777"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492CDC" w:rsidRPr="00BE068B" w:rsidRDefault="00492CDC" w:rsidP="001949A5">
            <w:pPr>
              <w:spacing w:after="0"/>
              <w:rPr>
                <w:rFonts w:ascii="Gill Sans MT" w:hAnsi="Gill Sans MT"/>
              </w:rPr>
            </w:pPr>
            <w:r w:rsidRPr="00BE068B">
              <w:rPr>
                <w:rFonts w:ascii="Gill Sans MT" w:hAnsi="Gill Sans MT"/>
              </w:rPr>
              <w:t>(Code)</w:t>
            </w:r>
          </w:p>
        </w:tc>
      </w:tr>
      <w:tr w:rsidR="00492CDC" w:rsidRPr="00BE068B" w14:paraId="0E1DC35B" w14:textId="77777777" w:rsidTr="00A405FF">
        <w:trPr>
          <w:trHeight w:val="20"/>
        </w:trPr>
        <w:tc>
          <w:tcPr>
            <w:tcW w:w="574" w:type="dxa"/>
            <w:tcBorders>
              <w:top w:val="single" w:sz="4" w:space="0" w:color="auto"/>
              <w:left w:val="single" w:sz="4" w:space="0" w:color="auto"/>
              <w:bottom w:val="single" w:sz="4" w:space="0" w:color="auto"/>
              <w:right w:val="single" w:sz="4" w:space="0" w:color="auto"/>
            </w:tcBorders>
          </w:tcPr>
          <w:p w14:paraId="4552BE26" w14:textId="343447B3" w:rsidR="00492CDC" w:rsidRPr="00BE068B" w:rsidRDefault="00A405FF" w:rsidP="001949A5">
            <w:pPr>
              <w:spacing w:after="0"/>
              <w:rPr>
                <w:rFonts w:ascii="Gill Sans MT" w:hAnsi="Gill Sans MT"/>
                <w:w w:val="105"/>
              </w:rPr>
            </w:pPr>
            <w:r w:rsidRPr="00BE068B">
              <w:rPr>
                <w:rFonts w:ascii="Gill Sans MT" w:hAnsi="Gill Sans MT"/>
                <w:w w:val="105"/>
              </w:rPr>
              <w:t>G21</w:t>
            </w:r>
          </w:p>
        </w:tc>
        <w:tc>
          <w:tcPr>
            <w:tcW w:w="4467" w:type="dxa"/>
            <w:tcBorders>
              <w:top w:val="single" w:sz="4" w:space="0" w:color="000000"/>
              <w:left w:val="single" w:sz="4" w:space="0" w:color="auto"/>
              <w:bottom w:val="single" w:sz="4" w:space="0" w:color="000000"/>
              <w:right w:val="nil"/>
            </w:tcBorders>
          </w:tcPr>
          <w:p w14:paraId="1255977E" w14:textId="54AF6848" w:rsidR="00492CDC" w:rsidRPr="00BE068B" w:rsidRDefault="0064718C" w:rsidP="001949A5">
            <w:pPr>
              <w:spacing w:after="0"/>
              <w:rPr>
                <w:rFonts w:ascii="Gill Sans MT" w:hAnsi="Gill Sans MT"/>
                <w:w w:val="105"/>
              </w:rPr>
            </w:pPr>
            <w:r w:rsidRPr="00BE068B">
              <w:rPr>
                <w:rFonts w:ascii="Gill Sans MT" w:hAnsi="Gill Sans MT"/>
                <w:w w:val="105"/>
              </w:rPr>
              <w:t xml:space="preserve">If I have a </w:t>
            </w:r>
            <w:r w:rsidR="00492CDC" w:rsidRPr="00BE068B">
              <w:rPr>
                <w:rFonts w:ascii="Gill Sans MT" w:hAnsi="Gill Sans MT"/>
                <w:w w:val="105"/>
              </w:rPr>
              <w:t>dispute</w:t>
            </w:r>
            <w:r w:rsidRPr="00BE068B">
              <w:rPr>
                <w:rFonts w:ascii="Gill Sans MT" w:hAnsi="Gill Sans MT"/>
                <w:w w:val="105"/>
              </w:rPr>
              <w:t xml:space="preserve"> about forest use and access</w:t>
            </w:r>
            <w:r w:rsidR="00492CDC" w:rsidRPr="00BE068B">
              <w:rPr>
                <w:rFonts w:ascii="Gill Sans MT" w:hAnsi="Gill Sans MT"/>
                <w:w w:val="105"/>
              </w:rPr>
              <w:t>, I feel confident that</w:t>
            </w:r>
            <w:r w:rsidRPr="00BE068B">
              <w:rPr>
                <w:rFonts w:ascii="Gill Sans MT" w:hAnsi="Gill Sans MT"/>
                <w:w w:val="105"/>
              </w:rPr>
              <w:t xml:space="preserve"> </w:t>
            </w:r>
            <w:commentRangeStart w:id="46"/>
            <w:r w:rsidRPr="00BE068B">
              <w:rPr>
                <w:rFonts w:ascii="Gill Sans MT" w:hAnsi="Gill Sans MT"/>
                <w:w w:val="105"/>
              </w:rPr>
              <w:t xml:space="preserve">the chief </w:t>
            </w:r>
            <w:commentRangeEnd w:id="46"/>
            <w:r w:rsidR="00D11B9E">
              <w:rPr>
                <w:rStyle w:val="CommentReference"/>
              </w:rPr>
              <w:commentReference w:id="46"/>
            </w:r>
            <w:r w:rsidRPr="00BE068B">
              <w:rPr>
                <w:rFonts w:ascii="Gill Sans MT" w:hAnsi="Gill Sans MT"/>
                <w:w w:val="105"/>
              </w:rPr>
              <w:t xml:space="preserve">will enforce my </w:t>
            </w:r>
            <w:r w:rsidR="00492CDC" w:rsidRPr="00BE068B">
              <w:rPr>
                <w:rFonts w:ascii="Gill Sans MT" w:hAnsi="Gill Sans MT"/>
                <w:w w:val="105"/>
              </w:rPr>
              <w:t>rights</w:t>
            </w:r>
            <w:r w:rsidRPr="00BE068B">
              <w:rPr>
                <w:rFonts w:ascii="Gill Sans MT" w:hAnsi="Gill Sans MT"/>
                <w:w w:val="105"/>
              </w:rPr>
              <w:t xml:space="preserve"> to the forest</w:t>
            </w:r>
            <w:r w:rsidR="00492CDC" w:rsidRPr="00BE068B">
              <w:rPr>
                <w:rFonts w:ascii="Gill Sans MT" w:hAnsi="Gill Sans MT"/>
                <w:w w:val="105"/>
              </w:rPr>
              <w:t>.</w:t>
            </w:r>
          </w:p>
        </w:tc>
        <w:tc>
          <w:tcPr>
            <w:tcW w:w="2161" w:type="dxa"/>
            <w:tcBorders>
              <w:top w:val="single" w:sz="4" w:space="0" w:color="000000"/>
              <w:left w:val="nil"/>
              <w:bottom w:val="single" w:sz="4" w:space="0" w:color="000000"/>
              <w:right w:val="nil"/>
            </w:tcBorders>
          </w:tcPr>
          <w:p w14:paraId="4B573E03" w14:textId="77777777" w:rsidR="00492CDC" w:rsidRPr="00BE068B" w:rsidRDefault="00492CDC" w:rsidP="001949A5">
            <w:pPr>
              <w:spacing w:after="0"/>
              <w:rPr>
                <w:rFonts w:ascii="Gill Sans MT" w:hAnsi="Gill Sans MT"/>
              </w:rPr>
            </w:pPr>
            <w:r w:rsidRPr="00BE068B">
              <w:rPr>
                <w:rFonts w:ascii="Gill Sans MT" w:hAnsi="Gill Sans MT"/>
              </w:rPr>
              <w:t>1=Strongly agree</w:t>
            </w:r>
          </w:p>
          <w:p w14:paraId="6CF2E0A3" w14:textId="77777777" w:rsidR="00492CDC" w:rsidRPr="00BE068B" w:rsidRDefault="00492CDC" w:rsidP="001949A5">
            <w:pPr>
              <w:spacing w:after="0"/>
              <w:rPr>
                <w:rFonts w:ascii="Gill Sans MT" w:hAnsi="Gill Sans MT"/>
              </w:rPr>
            </w:pPr>
            <w:r w:rsidRPr="00BE068B">
              <w:rPr>
                <w:rFonts w:ascii="Gill Sans MT" w:hAnsi="Gill Sans MT"/>
              </w:rPr>
              <w:t>2=Agree</w:t>
            </w:r>
          </w:p>
          <w:p w14:paraId="3CA0CE77" w14:textId="77777777" w:rsidR="00492CDC" w:rsidRPr="00BE068B" w:rsidRDefault="00492CDC" w:rsidP="001949A5">
            <w:pPr>
              <w:spacing w:after="0"/>
              <w:rPr>
                <w:rFonts w:ascii="Gill Sans MT" w:hAnsi="Gill Sans MT"/>
              </w:rPr>
            </w:pPr>
            <w:r w:rsidRPr="00BE068B">
              <w:rPr>
                <w:rFonts w:ascii="Gill Sans MT" w:hAnsi="Gill Sans MT"/>
              </w:rPr>
              <w:t>3=Neither agree nor disagree</w:t>
            </w:r>
          </w:p>
          <w:p w14:paraId="6419FBE5" w14:textId="001D91D0" w:rsidR="00492CDC" w:rsidRPr="00BE068B" w:rsidRDefault="00492CDC" w:rsidP="001949A5">
            <w:pPr>
              <w:spacing w:after="0"/>
              <w:rPr>
                <w:rFonts w:ascii="Gill Sans MT" w:hAnsi="Gill Sans MT"/>
              </w:rPr>
            </w:pPr>
            <w:r w:rsidRPr="00BE068B">
              <w:rPr>
                <w:rFonts w:ascii="Gill Sans MT" w:hAnsi="Gill Sans MT"/>
              </w:rPr>
              <w:t>4=Disagree</w:t>
            </w:r>
          </w:p>
        </w:tc>
        <w:tc>
          <w:tcPr>
            <w:tcW w:w="2167" w:type="dxa"/>
            <w:tcBorders>
              <w:top w:val="single" w:sz="4" w:space="0" w:color="000000"/>
              <w:left w:val="nil"/>
              <w:bottom w:val="single" w:sz="4" w:space="0" w:color="000000"/>
              <w:right w:val="single" w:sz="18" w:space="0" w:color="auto"/>
            </w:tcBorders>
          </w:tcPr>
          <w:p w14:paraId="096F7F3B" w14:textId="77777777" w:rsidR="00492CDC" w:rsidRPr="00BE068B" w:rsidRDefault="00492CDC" w:rsidP="001949A5">
            <w:pPr>
              <w:spacing w:after="0"/>
              <w:rPr>
                <w:rFonts w:ascii="Gill Sans MT" w:hAnsi="Gill Sans MT"/>
              </w:rPr>
            </w:pPr>
            <w:r w:rsidRPr="00BE068B">
              <w:rPr>
                <w:rFonts w:ascii="Gill Sans MT" w:hAnsi="Gill Sans MT"/>
              </w:rPr>
              <w:t>5=Strongly disagree</w:t>
            </w:r>
          </w:p>
          <w:p w14:paraId="1570A36C" w14:textId="77777777" w:rsidR="00492CDC" w:rsidRPr="00BE068B" w:rsidRDefault="00492CDC" w:rsidP="001949A5">
            <w:pPr>
              <w:spacing w:after="0"/>
              <w:rPr>
                <w:rFonts w:ascii="Gill Sans MT" w:hAnsi="Gill Sans MT"/>
              </w:rPr>
            </w:pPr>
            <w:r w:rsidRPr="00BE068B">
              <w:rPr>
                <w:rFonts w:ascii="Gill Sans MT" w:hAnsi="Gill Sans MT"/>
              </w:rPr>
              <w:t>888=Don't know</w:t>
            </w:r>
          </w:p>
          <w:p w14:paraId="53E16BB6" w14:textId="1D3A35CD" w:rsidR="00492CDC" w:rsidRPr="00BE068B" w:rsidRDefault="00492CDC" w:rsidP="001949A5">
            <w:pPr>
              <w:spacing w:after="0"/>
              <w:rPr>
                <w:rFonts w:ascii="Gill Sans MT" w:hAnsi="Gill Sans MT"/>
              </w:rPr>
            </w:pPr>
            <w:r w:rsidRPr="00BE068B">
              <w:rPr>
                <w:rFonts w:ascii="Gill Sans MT" w:hAnsi="Gill Sans MT"/>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492CDC" w:rsidRPr="00BE068B" w:rsidRDefault="00492CDC" w:rsidP="001949A5">
            <w:pPr>
              <w:spacing w:after="0"/>
              <w:rPr>
                <w:rFonts w:ascii="Gill Sans MT" w:hAnsi="Gill Sans MT"/>
              </w:rPr>
            </w:pPr>
          </w:p>
        </w:tc>
      </w:tr>
    </w:tbl>
    <w:p w14:paraId="78FAF3FB" w14:textId="093D1D22" w:rsidR="0064718C" w:rsidRPr="00BE068B" w:rsidRDefault="0064718C"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090" w:type="dxa"/>
        <w:tblInd w:w="-5" w:type="dxa"/>
        <w:tblLayout w:type="fixed"/>
        <w:tblCellMar>
          <w:left w:w="29" w:type="dxa"/>
          <w:right w:w="29" w:type="dxa"/>
        </w:tblCellMar>
        <w:tblLook w:val="0000" w:firstRow="0" w:lastRow="0" w:firstColumn="0" w:lastColumn="0" w:noHBand="0" w:noVBand="0"/>
      </w:tblPr>
      <w:tblGrid>
        <w:gridCol w:w="574"/>
        <w:gridCol w:w="4050"/>
        <w:gridCol w:w="2576"/>
        <w:gridCol w:w="2158"/>
        <w:gridCol w:w="8"/>
        <w:gridCol w:w="714"/>
        <w:gridCol w:w="10"/>
      </w:tblGrid>
      <w:tr w:rsidR="002360AB" w:rsidRPr="00BE068B" w14:paraId="71330783" w14:textId="77777777" w:rsidTr="00475675">
        <w:trPr>
          <w:gridAfter w:val="1"/>
          <w:wAfter w:w="10" w:type="dxa"/>
          <w:trHeight w:val="315"/>
        </w:trPr>
        <w:tc>
          <w:tcPr>
            <w:tcW w:w="574" w:type="dxa"/>
            <w:tcBorders>
              <w:top w:val="single" w:sz="4" w:space="0" w:color="000000"/>
              <w:left w:val="single" w:sz="4" w:space="0" w:color="000000"/>
              <w:bottom w:val="single" w:sz="4" w:space="0" w:color="auto"/>
              <w:right w:val="single" w:sz="4" w:space="0" w:color="000000"/>
            </w:tcBorders>
          </w:tcPr>
          <w:p w14:paraId="614E5CA8" w14:textId="1F689F95" w:rsidR="002360AB" w:rsidRPr="00BE068B" w:rsidRDefault="007D11DB" w:rsidP="008250E0">
            <w:pPr>
              <w:spacing w:after="0"/>
              <w:rPr>
                <w:rFonts w:ascii="Gill Sans MT" w:eastAsia="Calibri" w:hAnsi="Gill Sans MT" w:cs="Times New Roman"/>
              </w:rPr>
            </w:pPr>
            <w:r w:rsidRPr="00BE068B">
              <w:rPr>
                <w:rFonts w:ascii="Gill Sans MT" w:eastAsia="Calibri" w:hAnsi="Gill Sans MT" w:cs="Times New Roman"/>
              </w:rPr>
              <w:t>G22</w:t>
            </w:r>
          </w:p>
        </w:tc>
        <w:tc>
          <w:tcPr>
            <w:tcW w:w="4050" w:type="dxa"/>
            <w:tcBorders>
              <w:top w:val="single" w:sz="4" w:space="0" w:color="000000"/>
              <w:left w:val="single" w:sz="4" w:space="0" w:color="000000"/>
              <w:bottom w:val="single" w:sz="4" w:space="0" w:color="auto"/>
            </w:tcBorders>
          </w:tcPr>
          <w:p w14:paraId="2220AB20" w14:textId="1467F9DD" w:rsidR="002360AB" w:rsidRPr="00BE068B" w:rsidRDefault="00475675" w:rsidP="008250E0">
            <w:pPr>
              <w:spacing w:after="0"/>
              <w:rPr>
                <w:rFonts w:ascii="Gill Sans MT" w:hAnsi="Gill Sans MT"/>
                <w:bCs/>
              </w:rPr>
            </w:pPr>
            <w:r>
              <w:rPr>
                <w:rFonts w:ascii="Gill Sans MT" w:hAnsi="Gill Sans MT"/>
                <w:bCs/>
              </w:rPr>
              <w:t>Is any member of your household</w:t>
            </w:r>
            <w:r w:rsidR="008E7E6A" w:rsidRPr="00BE068B">
              <w:rPr>
                <w:rFonts w:ascii="Gill Sans MT" w:hAnsi="Gill Sans MT"/>
                <w:bCs/>
              </w:rPr>
              <w:t xml:space="preserve"> involved in a group that organizes activities related to the management of the forest (eg firefighting, patrolling, tourism, tree planting, </w:t>
            </w:r>
            <w:r w:rsidR="008E7E6A" w:rsidRPr="00BE068B">
              <w:rPr>
                <w:rFonts w:ascii="Gill Sans MT" w:hAnsi="Gill Sans MT"/>
                <w:bCs/>
              </w:rPr>
              <w:lastRenderedPageBreak/>
              <w:t>etc)</w:t>
            </w:r>
          </w:p>
          <w:p w14:paraId="164593EB" w14:textId="494A6623" w:rsidR="00475675" w:rsidRPr="00475675" w:rsidRDefault="00475675" w:rsidP="008250E0">
            <w:pPr>
              <w:spacing w:after="0"/>
              <w:rPr>
                <w:rFonts w:ascii="Gill Sans MT" w:hAnsi="Gill Sans MT"/>
                <w:bCs/>
                <w:i/>
              </w:rPr>
            </w:pPr>
          </w:p>
        </w:tc>
        <w:tc>
          <w:tcPr>
            <w:tcW w:w="4734" w:type="dxa"/>
            <w:gridSpan w:val="2"/>
            <w:tcBorders>
              <w:top w:val="single" w:sz="4" w:space="0" w:color="000000"/>
              <w:bottom w:val="single" w:sz="4" w:space="0" w:color="auto"/>
              <w:right w:val="single" w:sz="18" w:space="0" w:color="000000"/>
            </w:tcBorders>
          </w:tcPr>
          <w:p w14:paraId="7A35589A" w14:textId="77777777" w:rsidR="0064718C" w:rsidRPr="00BE068B" w:rsidRDefault="00FA74D4" w:rsidP="00FA74D4">
            <w:pPr>
              <w:spacing w:after="0"/>
              <w:rPr>
                <w:rFonts w:ascii="Gill Sans MT" w:hAnsi="Gill Sans MT" w:cs="Times New Roman"/>
                <w:w w:val="105"/>
              </w:rPr>
            </w:pPr>
            <w:r w:rsidRPr="00BE068B">
              <w:rPr>
                <w:rFonts w:ascii="Gill Sans MT" w:hAnsi="Gill Sans MT" w:cs="Times New Roman"/>
                <w:w w:val="105"/>
              </w:rPr>
              <w:lastRenderedPageBreak/>
              <w:t>0-No</w:t>
            </w:r>
          </w:p>
          <w:p w14:paraId="4C2BABBA" w14:textId="77777777" w:rsidR="00FA74D4" w:rsidRPr="00BE068B" w:rsidRDefault="00FA74D4" w:rsidP="00FA74D4">
            <w:pPr>
              <w:spacing w:after="0"/>
              <w:rPr>
                <w:rFonts w:ascii="Gill Sans MT" w:hAnsi="Gill Sans MT" w:cs="Times New Roman"/>
                <w:w w:val="105"/>
              </w:rPr>
            </w:pPr>
            <w:r w:rsidRPr="00BE068B">
              <w:rPr>
                <w:rFonts w:ascii="Gill Sans MT" w:hAnsi="Gill Sans MT" w:cs="Times New Roman"/>
                <w:w w:val="105"/>
              </w:rPr>
              <w:t xml:space="preserve">1-Yes </w:t>
            </w:r>
          </w:p>
          <w:p w14:paraId="2E8A7424" w14:textId="03C78079" w:rsidR="00FA74D4" w:rsidRPr="00BE068B" w:rsidRDefault="00FA74D4"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18" w:space="0" w:color="000000"/>
              <w:left w:val="single" w:sz="18" w:space="0" w:color="000000"/>
              <w:bottom w:val="single" w:sz="4" w:space="0" w:color="auto"/>
              <w:right w:val="single" w:sz="18" w:space="0" w:color="000000"/>
            </w:tcBorders>
          </w:tcPr>
          <w:p w14:paraId="10964DCA" w14:textId="77777777" w:rsidR="002360AB" w:rsidRPr="00BE068B" w:rsidRDefault="002360AB"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65E86DB3" w14:textId="77777777" w:rsidTr="00062FCA">
        <w:trPr>
          <w:gridAfter w:val="1"/>
          <w:wAfter w:w="10" w:type="dxa"/>
          <w:trHeight w:val="1865"/>
        </w:trPr>
        <w:tc>
          <w:tcPr>
            <w:tcW w:w="574" w:type="dxa"/>
            <w:tcBorders>
              <w:top w:val="single" w:sz="4" w:space="0" w:color="auto"/>
              <w:left w:val="single" w:sz="4" w:space="0" w:color="000000"/>
              <w:bottom w:val="single" w:sz="4" w:space="0" w:color="auto"/>
              <w:right w:val="single" w:sz="4" w:space="0" w:color="000000"/>
            </w:tcBorders>
          </w:tcPr>
          <w:p w14:paraId="2756CB83" w14:textId="076D1440"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11C59AC1" w14:textId="3B51A6D0" w:rsidR="00062FCA" w:rsidRPr="00BE068B" w:rsidRDefault="00062FCA" w:rsidP="00F86AA7">
            <w:pPr>
              <w:spacing w:after="0"/>
              <w:rPr>
                <w:rFonts w:ascii="Gill Sans MT" w:hAnsi="Gill Sans MT"/>
                <w:bCs/>
              </w:rPr>
            </w:pPr>
            <w:r w:rsidRPr="00BE068B">
              <w:rPr>
                <w:rFonts w:ascii="Gill Sans MT" w:hAnsi="Gill Sans MT"/>
                <w:bCs/>
              </w:rPr>
              <w:t xml:space="preserve">What type of activities </w:t>
            </w:r>
            <w:r>
              <w:rPr>
                <w:rFonts w:ascii="Gill Sans MT" w:hAnsi="Gill Sans MT"/>
                <w:bCs/>
              </w:rPr>
              <w:t>do they do</w:t>
            </w:r>
            <w:r w:rsidRPr="00BE068B">
              <w:rPr>
                <w:rFonts w:ascii="Gill Sans MT" w:hAnsi="Gill Sans MT"/>
                <w:bCs/>
              </w:rPr>
              <w:t xml:space="preserve">? </w:t>
            </w:r>
          </w:p>
          <w:p w14:paraId="47CA33C3" w14:textId="64CE9123" w:rsidR="00062FCA" w:rsidRPr="00BE068B" w:rsidRDefault="00062FCA" w:rsidP="008250E0">
            <w:pPr>
              <w:spacing w:after="0"/>
              <w:rPr>
                <w:rFonts w:ascii="Gill Sans MT" w:hAnsi="Gill Sans MT"/>
                <w:bCs/>
              </w:rPr>
            </w:pPr>
            <w:r w:rsidRPr="00BE068B">
              <w:rPr>
                <w:rFonts w:ascii="Gill Sans MT" w:hAnsi="Gill Sans MT"/>
                <w:bCs/>
                <w:i/>
              </w:rPr>
              <w:t xml:space="preserve">Select all that apply </w:t>
            </w:r>
          </w:p>
        </w:tc>
        <w:tc>
          <w:tcPr>
            <w:tcW w:w="5456" w:type="dxa"/>
            <w:gridSpan w:val="4"/>
            <w:tcBorders>
              <w:top w:val="single" w:sz="4" w:space="0" w:color="auto"/>
              <w:bottom w:val="single" w:sz="4" w:space="0" w:color="auto"/>
              <w:right w:val="single" w:sz="18" w:space="0" w:color="000000"/>
            </w:tcBorders>
          </w:tcPr>
          <w:p w14:paraId="63A2E04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1=Planting trees</w:t>
            </w:r>
          </w:p>
          <w:p w14:paraId="7A83DC1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2=Cutting down undesired/competing trees</w:t>
            </w:r>
          </w:p>
          <w:p w14:paraId="2F9F2A56"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3=Protecting certain desired trees in the forest to promote the natural regeneration of the species</w:t>
            </w:r>
          </w:p>
          <w:p w14:paraId="0827DFEA"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4=Protecting areas of forest for particular environmental services, like water catchment</w:t>
            </w:r>
          </w:p>
          <w:p w14:paraId="7CC5D01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5=Protecting areas of forest for particular beliefs/spiritual services</w:t>
            </w:r>
          </w:p>
          <w:p w14:paraId="4BCD42D9"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6=Establishing clear use rights for a limited number of people to particular forest products (honey, trees)</w:t>
            </w:r>
          </w:p>
          <w:p w14:paraId="1C8A4ABD"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7=Extension/education about forest management</w:t>
            </w:r>
          </w:p>
          <w:p w14:paraId="0061E837"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8=Enacted bylaws (eg no bush burning in the forest)</w:t>
            </w:r>
          </w:p>
          <w:p w14:paraId="47163842" w14:textId="77777777" w:rsidR="00062FCA" w:rsidRPr="00BE068B" w:rsidRDefault="00062FCA" w:rsidP="00F86AA7">
            <w:pPr>
              <w:spacing w:after="0"/>
              <w:rPr>
                <w:rFonts w:ascii="Gill Sans MT" w:hAnsi="Gill Sans MT" w:cs="Times New Roman"/>
                <w:w w:val="105"/>
              </w:rPr>
            </w:pPr>
            <w:r w:rsidRPr="00BE068B">
              <w:rPr>
                <w:rFonts w:ascii="Gill Sans MT" w:hAnsi="Gill Sans MT" w:cs="Times New Roman"/>
                <w:w w:val="105"/>
              </w:rPr>
              <w:t xml:space="preserve">9=Mapping/inventory of forest resources </w:t>
            </w:r>
          </w:p>
          <w:p w14:paraId="6856D2F8" w14:textId="3A79113F" w:rsidR="00062FCA" w:rsidRPr="00BE068B" w:rsidRDefault="00062FCA" w:rsidP="008250E0">
            <w:pPr>
              <w:spacing w:after="0"/>
              <w:rPr>
                <w:rFonts w:ascii="Gill Sans MT" w:eastAsia="Calibri" w:hAnsi="Gill Sans MT" w:cs="Times New Roman"/>
                <w:i/>
                <w:color w:val="A6A6A6"/>
              </w:rPr>
            </w:pPr>
            <w:r w:rsidRPr="00BE068B">
              <w:rPr>
                <w:rFonts w:ascii="Gill Sans MT" w:hAnsi="Gill Sans MT" w:cs="Times New Roman"/>
                <w:w w:val="105"/>
              </w:rPr>
              <w:t xml:space="preserve">97=Other, specify </w:t>
            </w:r>
          </w:p>
        </w:tc>
      </w:tr>
      <w:tr w:rsidR="00062FCA" w:rsidRPr="00BE068B" w14:paraId="0C93AB03" w14:textId="77777777" w:rsidTr="00475675">
        <w:trPr>
          <w:gridAfter w:val="1"/>
          <w:wAfter w:w="10" w:type="dxa"/>
          <w:trHeight w:val="1054"/>
        </w:trPr>
        <w:tc>
          <w:tcPr>
            <w:tcW w:w="574" w:type="dxa"/>
            <w:tcBorders>
              <w:top w:val="single" w:sz="4" w:space="0" w:color="auto"/>
              <w:left w:val="single" w:sz="4" w:space="0" w:color="000000"/>
              <w:bottom w:val="single" w:sz="4" w:space="0" w:color="auto"/>
              <w:right w:val="single" w:sz="4" w:space="0" w:color="000000"/>
            </w:tcBorders>
          </w:tcPr>
          <w:p w14:paraId="66AFB073" w14:textId="77777777"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7D112B4D" w14:textId="668959BC" w:rsidR="00062FCA" w:rsidRDefault="00062FCA" w:rsidP="008250E0">
            <w:pPr>
              <w:spacing w:after="0"/>
              <w:rPr>
                <w:rFonts w:ascii="Gill Sans MT" w:hAnsi="Gill Sans MT"/>
                <w:bCs/>
              </w:rPr>
            </w:pPr>
            <w:r>
              <w:rPr>
                <w:rFonts w:ascii="Gill Sans MT" w:hAnsi="Gill Sans MT"/>
                <w:bCs/>
              </w:rPr>
              <w:t xml:space="preserve">Does your village have a local community institution or committee that helps manage the local forest(s)? </w:t>
            </w:r>
          </w:p>
        </w:tc>
        <w:tc>
          <w:tcPr>
            <w:tcW w:w="5456" w:type="dxa"/>
            <w:gridSpan w:val="4"/>
            <w:tcBorders>
              <w:top w:val="single" w:sz="4" w:space="0" w:color="auto"/>
              <w:bottom w:val="single" w:sz="4" w:space="0" w:color="auto"/>
              <w:right w:val="single" w:sz="18" w:space="0" w:color="000000"/>
            </w:tcBorders>
          </w:tcPr>
          <w:p w14:paraId="08CC390D" w14:textId="77777777" w:rsid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0-No</w:t>
            </w:r>
          </w:p>
          <w:p w14:paraId="16B72F06" w14:textId="51EE5FE5" w:rsidR="00062FCA" w:rsidRPr="00062FCA" w:rsidRDefault="00062FCA" w:rsidP="008250E0">
            <w:pPr>
              <w:spacing w:after="0"/>
              <w:rPr>
                <w:rFonts w:ascii="Gill Sans MT" w:eastAsia="Calibri" w:hAnsi="Gill Sans MT" w:cs="Times New Roman"/>
                <w:color w:val="A6A6A6"/>
              </w:rPr>
            </w:pPr>
            <w:r>
              <w:rPr>
                <w:rFonts w:ascii="Gill Sans MT" w:eastAsia="Calibri" w:hAnsi="Gill Sans MT" w:cs="Times New Roman"/>
                <w:color w:val="A6A6A6"/>
              </w:rPr>
              <w:t>1-Yes</w:t>
            </w:r>
          </w:p>
        </w:tc>
      </w:tr>
      <w:tr w:rsidR="00062FCA" w:rsidRPr="00BE068B" w14:paraId="6BAB6F11" w14:textId="77777777" w:rsidTr="00475675">
        <w:trPr>
          <w:gridAfter w:val="1"/>
          <w:wAfter w:w="10" w:type="dxa"/>
          <w:trHeight w:val="368"/>
        </w:trPr>
        <w:tc>
          <w:tcPr>
            <w:tcW w:w="574" w:type="dxa"/>
            <w:tcBorders>
              <w:top w:val="single" w:sz="4" w:space="0" w:color="auto"/>
              <w:left w:val="single" w:sz="4" w:space="0" w:color="000000"/>
              <w:bottom w:val="single" w:sz="4" w:space="0" w:color="auto"/>
              <w:right w:val="single" w:sz="4" w:space="0" w:color="000000"/>
            </w:tcBorders>
          </w:tcPr>
          <w:p w14:paraId="0900F636" w14:textId="1DB55E46" w:rsidR="00062FCA" w:rsidRPr="00BE068B" w:rsidRDefault="00062FCA" w:rsidP="008250E0">
            <w:pPr>
              <w:spacing w:after="0"/>
              <w:rPr>
                <w:rFonts w:ascii="Gill Sans MT" w:eastAsia="Calibri" w:hAnsi="Gill Sans MT" w:cs="Times New Roman"/>
              </w:rPr>
            </w:pPr>
          </w:p>
        </w:tc>
        <w:tc>
          <w:tcPr>
            <w:tcW w:w="4050" w:type="dxa"/>
            <w:tcBorders>
              <w:top w:val="single" w:sz="4" w:space="0" w:color="auto"/>
              <w:left w:val="single" w:sz="4" w:space="0" w:color="000000"/>
              <w:bottom w:val="single" w:sz="4" w:space="0" w:color="auto"/>
            </w:tcBorders>
          </w:tcPr>
          <w:p w14:paraId="04F237EF" w14:textId="73764739" w:rsidR="00062FCA" w:rsidRDefault="00062FCA" w:rsidP="008250E0">
            <w:pPr>
              <w:spacing w:after="0"/>
              <w:rPr>
                <w:rFonts w:ascii="Gill Sans MT" w:hAnsi="Gill Sans MT"/>
                <w:bCs/>
              </w:rPr>
            </w:pPr>
            <w:r w:rsidRPr="00BE068B">
              <w:rPr>
                <w:rFonts w:ascii="Gill Sans MT" w:hAnsi="Gill Sans MT"/>
                <w:bCs/>
              </w:rPr>
              <w:t xml:space="preserve">What is the name of the group? </w:t>
            </w:r>
          </w:p>
        </w:tc>
        <w:tc>
          <w:tcPr>
            <w:tcW w:w="5456" w:type="dxa"/>
            <w:gridSpan w:val="4"/>
            <w:tcBorders>
              <w:top w:val="single" w:sz="4" w:space="0" w:color="auto"/>
              <w:bottom w:val="single" w:sz="4" w:space="0" w:color="auto"/>
              <w:right w:val="single" w:sz="18" w:space="0" w:color="000000"/>
            </w:tcBorders>
          </w:tcPr>
          <w:p w14:paraId="5B5875C8"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8ADC7FE" w14:textId="77777777" w:rsidTr="00475675">
        <w:trPr>
          <w:gridAfter w:val="1"/>
          <w:wAfter w:w="10" w:type="dxa"/>
          <w:trHeight w:val="260"/>
        </w:trPr>
        <w:tc>
          <w:tcPr>
            <w:tcW w:w="574" w:type="dxa"/>
            <w:tcBorders>
              <w:top w:val="single" w:sz="4" w:space="0" w:color="auto"/>
              <w:left w:val="single" w:sz="4" w:space="0" w:color="000000"/>
              <w:bottom w:val="single" w:sz="4" w:space="0" w:color="auto"/>
              <w:right w:val="single" w:sz="4" w:space="0" w:color="000000"/>
            </w:tcBorders>
          </w:tcPr>
          <w:p w14:paraId="1A64FC4F" w14:textId="1169332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G25</w:t>
            </w:r>
          </w:p>
        </w:tc>
        <w:tc>
          <w:tcPr>
            <w:tcW w:w="4050" w:type="dxa"/>
            <w:tcBorders>
              <w:top w:val="single" w:sz="4" w:space="0" w:color="auto"/>
              <w:left w:val="single" w:sz="4" w:space="0" w:color="000000"/>
              <w:bottom w:val="single" w:sz="4" w:space="0" w:color="auto"/>
            </w:tcBorders>
          </w:tcPr>
          <w:p w14:paraId="6A7A9FED" w14:textId="77777777" w:rsidR="00062FCA" w:rsidRPr="00BE068B" w:rsidRDefault="00062FCA" w:rsidP="008250E0">
            <w:pPr>
              <w:spacing w:after="0"/>
              <w:rPr>
                <w:rFonts w:ascii="Gill Sans MT" w:hAnsi="Gill Sans MT"/>
                <w:bCs/>
              </w:rPr>
            </w:pPr>
            <w:r w:rsidRPr="00BE068B">
              <w:rPr>
                <w:rFonts w:ascii="Gill Sans MT" w:hAnsi="Gill Sans MT"/>
                <w:bCs/>
              </w:rPr>
              <w:t xml:space="preserve">How are leaders selected? </w:t>
            </w:r>
          </w:p>
          <w:p w14:paraId="2F30240A" w14:textId="71EE2E20" w:rsidR="00062FCA" w:rsidRPr="00BE068B" w:rsidRDefault="00062FCA" w:rsidP="008250E0">
            <w:pPr>
              <w:spacing w:after="0"/>
              <w:rPr>
                <w:rFonts w:ascii="Gill Sans MT" w:hAnsi="Gill Sans MT"/>
                <w:bCs/>
                <w:i/>
              </w:rPr>
            </w:pPr>
            <w:r w:rsidRPr="00BE068B">
              <w:rPr>
                <w:rFonts w:ascii="Gill Sans MT" w:hAnsi="Gill Sans MT"/>
                <w:bCs/>
                <w:i/>
              </w:rPr>
              <w:t>If not 3, skip G26</w:t>
            </w:r>
          </w:p>
        </w:tc>
        <w:tc>
          <w:tcPr>
            <w:tcW w:w="4734" w:type="dxa"/>
            <w:gridSpan w:val="2"/>
            <w:tcBorders>
              <w:top w:val="single" w:sz="4" w:space="0" w:color="auto"/>
              <w:bottom w:val="single" w:sz="4" w:space="0" w:color="auto"/>
              <w:right w:val="single" w:sz="18" w:space="0" w:color="000000"/>
            </w:tcBorders>
          </w:tcPr>
          <w:p w14:paraId="0BDB43C5"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1=By appointment from the chief/headman</w:t>
            </w:r>
          </w:p>
          <w:p w14:paraId="07FC80FD" w14:textId="300BAAF3"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2=By appointment from a village committee</w:t>
            </w:r>
          </w:p>
          <w:p w14:paraId="2ACDF98A"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3=By election from the community</w:t>
            </w:r>
          </w:p>
          <w:p w14:paraId="641FEC51"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4=By election from the group</w:t>
            </w:r>
          </w:p>
          <w:p w14:paraId="6DCE174D" w14:textId="1660CC27" w:rsidR="00062FCA" w:rsidRDefault="00062FCA" w:rsidP="00FA74D4">
            <w:pPr>
              <w:spacing w:after="0"/>
              <w:rPr>
                <w:rFonts w:ascii="Gill Sans MT" w:hAnsi="Gill Sans MT" w:cs="Times New Roman"/>
                <w:w w:val="105"/>
              </w:rPr>
            </w:pPr>
            <w:r w:rsidRPr="00BE068B">
              <w:rPr>
                <w:rFonts w:ascii="Gill Sans MT" w:hAnsi="Gill Sans MT" w:cs="Times New Roman"/>
                <w:w w:val="105"/>
              </w:rPr>
              <w:t xml:space="preserve">5=Self-nomination/appointment </w:t>
            </w:r>
          </w:p>
          <w:p w14:paraId="46793F52" w14:textId="347F0AC0" w:rsidR="00062FCA" w:rsidRPr="00BE068B" w:rsidRDefault="00062FCA" w:rsidP="00FA74D4">
            <w:pPr>
              <w:spacing w:after="0"/>
              <w:rPr>
                <w:rFonts w:ascii="Gill Sans MT" w:hAnsi="Gill Sans MT" w:cs="Times New Roman"/>
                <w:w w:val="105"/>
              </w:rPr>
            </w:pPr>
            <w:r>
              <w:rPr>
                <w:rFonts w:ascii="Gill Sans MT" w:hAnsi="Gill Sans MT" w:cs="Times New Roman"/>
                <w:w w:val="105"/>
              </w:rPr>
              <w:t>6=By custom/heritage</w:t>
            </w:r>
          </w:p>
          <w:p w14:paraId="1A84AC4B"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 xml:space="preserve">97=Other, specify </w:t>
            </w:r>
          </w:p>
          <w:p w14:paraId="64E35618" w14:textId="002B9828" w:rsidR="00062FCA" w:rsidRPr="00BE068B" w:rsidRDefault="00062FCA" w:rsidP="00FA74D4">
            <w:pPr>
              <w:spacing w:after="0"/>
              <w:rPr>
                <w:rFonts w:ascii="Gill Sans MT" w:hAnsi="Gill Sans MT" w:cs="Times New Roman"/>
                <w:i/>
                <w:w w:val="105"/>
              </w:rPr>
            </w:pPr>
            <w:r w:rsidRPr="00BE068B">
              <w:rPr>
                <w:rFonts w:ascii="Gill Sans MT" w:hAnsi="Gill Sans MT" w:cs="Times New Roman"/>
                <w:w w:val="105"/>
              </w:rPr>
              <w:t>888=Don’t know</w:t>
            </w:r>
          </w:p>
        </w:tc>
        <w:tc>
          <w:tcPr>
            <w:tcW w:w="722" w:type="dxa"/>
            <w:gridSpan w:val="2"/>
            <w:tcBorders>
              <w:top w:val="single" w:sz="4" w:space="0" w:color="auto"/>
              <w:left w:val="single" w:sz="18" w:space="0" w:color="000000"/>
              <w:bottom w:val="single" w:sz="4" w:space="0" w:color="auto"/>
              <w:right w:val="single" w:sz="18" w:space="0" w:color="000000"/>
            </w:tcBorders>
          </w:tcPr>
          <w:p w14:paraId="006AB4FC"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3FA424B8"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22E0F6B0" w14:textId="642110E6"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G26</w:t>
            </w:r>
          </w:p>
        </w:tc>
        <w:tc>
          <w:tcPr>
            <w:tcW w:w="4050" w:type="dxa"/>
            <w:tcBorders>
              <w:top w:val="single" w:sz="4" w:space="0" w:color="auto"/>
              <w:left w:val="single" w:sz="4" w:space="0" w:color="000000"/>
              <w:bottom w:val="single" w:sz="4" w:space="0" w:color="auto"/>
            </w:tcBorders>
          </w:tcPr>
          <w:p w14:paraId="2B647815" w14:textId="52331B8D" w:rsidR="00062FCA" w:rsidRPr="00BE068B" w:rsidRDefault="00062FCA" w:rsidP="008250E0">
            <w:pPr>
              <w:spacing w:after="0"/>
              <w:rPr>
                <w:rFonts w:ascii="Gill Sans MT" w:hAnsi="Gill Sans MT"/>
                <w:bCs/>
              </w:rPr>
            </w:pPr>
            <w:r w:rsidRPr="00BE068B">
              <w:rPr>
                <w:rFonts w:ascii="Gill Sans MT" w:hAnsi="Gill Sans MT"/>
                <w:bCs/>
              </w:rPr>
              <w:t xml:space="preserve">Did you or any other household members participate in electing the current leadership? </w:t>
            </w:r>
          </w:p>
        </w:tc>
        <w:tc>
          <w:tcPr>
            <w:tcW w:w="4734" w:type="dxa"/>
            <w:gridSpan w:val="2"/>
            <w:tcBorders>
              <w:top w:val="single" w:sz="4" w:space="0" w:color="auto"/>
              <w:bottom w:val="single" w:sz="4" w:space="0" w:color="auto"/>
              <w:right w:val="single" w:sz="18" w:space="0" w:color="000000"/>
            </w:tcBorders>
          </w:tcPr>
          <w:p w14:paraId="0DB4E2CB" w14:textId="77777777" w:rsidR="00062FCA" w:rsidRPr="00BE068B" w:rsidRDefault="00062FCA" w:rsidP="007D11DB">
            <w:pPr>
              <w:spacing w:after="0"/>
              <w:rPr>
                <w:rFonts w:ascii="Gill Sans MT" w:hAnsi="Gill Sans MT" w:cs="Times New Roman"/>
                <w:w w:val="105"/>
              </w:rPr>
            </w:pPr>
            <w:r w:rsidRPr="00BE068B">
              <w:rPr>
                <w:rFonts w:ascii="Gill Sans MT" w:hAnsi="Gill Sans MT" w:cs="Times New Roman"/>
                <w:w w:val="105"/>
              </w:rPr>
              <w:t>0=No</w:t>
            </w:r>
          </w:p>
          <w:p w14:paraId="485F95AB" w14:textId="6F6D2ECE" w:rsidR="00062FCA" w:rsidRPr="00BE068B" w:rsidRDefault="00062FCA" w:rsidP="00196EC9">
            <w:pPr>
              <w:spacing w:after="0"/>
              <w:rPr>
                <w:rFonts w:ascii="Gill Sans MT" w:hAnsi="Gill Sans MT" w:cs="Times New Roman"/>
                <w:w w:val="105"/>
              </w:rPr>
            </w:pPr>
            <w:r w:rsidRPr="00BE068B">
              <w:rPr>
                <w:rFonts w:ascii="Gill Sans MT" w:hAnsi="Gill Sans MT" w:cs="Times New Roman"/>
                <w:w w:val="105"/>
              </w:rPr>
              <w:t xml:space="preserve">1=Yes </w:t>
            </w:r>
          </w:p>
        </w:tc>
        <w:tc>
          <w:tcPr>
            <w:tcW w:w="722" w:type="dxa"/>
            <w:gridSpan w:val="2"/>
            <w:tcBorders>
              <w:top w:val="single" w:sz="4" w:space="0" w:color="auto"/>
              <w:left w:val="single" w:sz="18" w:space="0" w:color="000000"/>
              <w:bottom w:val="single" w:sz="4" w:space="0" w:color="auto"/>
              <w:right w:val="single" w:sz="18" w:space="0" w:color="000000"/>
            </w:tcBorders>
          </w:tcPr>
          <w:p w14:paraId="15FDAB5F"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C8F57F3" w14:textId="77777777" w:rsidTr="00475675">
        <w:trPr>
          <w:gridAfter w:val="1"/>
          <w:wAfter w:w="10" w:type="dxa"/>
          <w:trHeight w:val="394"/>
        </w:trPr>
        <w:tc>
          <w:tcPr>
            <w:tcW w:w="574" w:type="dxa"/>
            <w:tcBorders>
              <w:top w:val="single" w:sz="4" w:space="0" w:color="auto"/>
              <w:left w:val="single" w:sz="4" w:space="0" w:color="000000"/>
              <w:bottom w:val="single" w:sz="4" w:space="0" w:color="auto"/>
              <w:right w:val="single" w:sz="4" w:space="0" w:color="000000"/>
            </w:tcBorders>
          </w:tcPr>
          <w:p w14:paraId="60D93E81" w14:textId="7B176ED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G27</w:t>
            </w:r>
          </w:p>
        </w:tc>
        <w:tc>
          <w:tcPr>
            <w:tcW w:w="4050" w:type="dxa"/>
            <w:tcBorders>
              <w:top w:val="single" w:sz="4" w:space="0" w:color="auto"/>
              <w:left w:val="single" w:sz="4" w:space="0" w:color="000000"/>
              <w:bottom w:val="single" w:sz="4" w:space="0" w:color="auto"/>
            </w:tcBorders>
          </w:tcPr>
          <w:p w14:paraId="093FD407" w14:textId="59AF5688" w:rsidR="00062FCA" w:rsidRPr="00BE068B" w:rsidRDefault="00062FCA" w:rsidP="008250E0">
            <w:pPr>
              <w:spacing w:after="0"/>
              <w:rPr>
                <w:rFonts w:ascii="Gill Sans MT" w:hAnsi="Gill Sans MT"/>
                <w:bCs/>
              </w:rPr>
            </w:pPr>
            <w:r w:rsidRPr="00BE068B">
              <w:rPr>
                <w:rFonts w:ascii="Gill Sans MT" w:hAnsi="Gill Sans MT"/>
                <w:bCs/>
              </w:rPr>
              <w:t xml:space="preserve">Are you a leader? </w:t>
            </w:r>
          </w:p>
        </w:tc>
        <w:tc>
          <w:tcPr>
            <w:tcW w:w="4734" w:type="dxa"/>
            <w:gridSpan w:val="2"/>
            <w:tcBorders>
              <w:top w:val="single" w:sz="4" w:space="0" w:color="auto"/>
              <w:bottom w:val="single" w:sz="4" w:space="0" w:color="auto"/>
              <w:right w:val="single" w:sz="18" w:space="0" w:color="000000"/>
            </w:tcBorders>
          </w:tcPr>
          <w:p w14:paraId="666980BA" w14:textId="77777777" w:rsidR="00062FCA" w:rsidRPr="00BE068B" w:rsidRDefault="00062FCA" w:rsidP="00196EC9">
            <w:pPr>
              <w:spacing w:after="0"/>
              <w:rPr>
                <w:ins w:id="47" w:author="Aleta Haflett" w:date="2014-11-03T09:45:00Z"/>
                <w:rFonts w:ascii="Gill Sans MT" w:hAnsi="Gill Sans MT" w:cs="Times New Roman"/>
                <w:w w:val="105"/>
              </w:rPr>
            </w:pPr>
            <w:ins w:id="48" w:author="Aleta Haflett" w:date="2014-11-03T09:45:00Z">
              <w:r w:rsidRPr="00BE068B">
                <w:rPr>
                  <w:rFonts w:ascii="Gill Sans MT" w:hAnsi="Gill Sans MT" w:cs="Times New Roman"/>
                  <w:w w:val="105"/>
                </w:rPr>
                <w:t>0=No</w:t>
              </w:r>
            </w:ins>
          </w:p>
          <w:p w14:paraId="70B5B900" w14:textId="787C5E0C" w:rsidR="00062FCA" w:rsidRPr="00BE068B" w:rsidRDefault="00062FCA" w:rsidP="00196EC9">
            <w:pPr>
              <w:spacing w:after="0"/>
              <w:rPr>
                <w:rFonts w:ascii="Gill Sans MT" w:hAnsi="Gill Sans MT" w:cs="Times New Roman"/>
                <w:w w:val="105"/>
              </w:rPr>
            </w:pPr>
            <w:ins w:id="49" w:author="Aleta Haflett" w:date="2014-11-03T09:45: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6873881"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F8C6765" w14:textId="77777777" w:rsidTr="00475675">
        <w:trPr>
          <w:gridAfter w:val="1"/>
          <w:wAfter w:w="10" w:type="dxa"/>
          <w:trHeight w:val="395"/>
        </w:trPr>
        <w:tc>
          <w:tcPr>
            <w:tcW w:w="574" w:type="dxa"/>
            <w:tcBorders>
              <w:top w:val="single" w:sz="4" w:space="0" w:color="auto"/>
              <w:left w:val="single" w:sz="4" w:space="0" w:color="000000"/>
              <w:bottom w:val="single" w:sz="4" w:space="0" w:color="auto"/>
              <w:right w:val="single" w:sz="4" w:space="0" w:color="000000"/>
            </w:tcBorders>
          </w:tcPr>
          <w:p w14:paraId="6AB31D86" w14:textId="596C8845"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G28</w:t>
            </w:r>
          </w:p>
        </w:tc>
        <w:tc>
          <w:tcPr>
            <w:tcW w:w="4050" w:type="dxa"/>
            <w:tcBorders>
              <w:top w:val="single" w:sz="4" w:space="0" w:color="auto"/>
              <w:left w:val="single" w:sz="4" w:space="0" w:color="000000"/>
              <w:bottom w:val="single" w:sz="4" w:space="0" w:color="auto"/>
            </w:tcBorders>
          </w:tcPr>
          <w:p w14:paraId="74807CC3" w14:textId="3A62BD5E" w:rsidR="00062FCA" w:rsidRPr="00BE068B" w:rsidRDefault="00062FCA" w:rsidP="008250E0">
            <w:pPr>
              <w:spacing w:after="0"/>
              <w:rPr>
                <w:rFonts w:ascii="Gill Sans MT" w:hAnsi="Gill Sans MT"/>
                <w:bCs/>
              </w:rPr>
            </w:pPr>
            <w:r w:rsidRPr="00BE068B">
              <w:rPr>
                <w:rFonts w:ascii="Gill Sans MT" w:hAnsi="Gill Sans MT"/>
                <w:bCs/>
              </w:rPr>
              <w:t xml:space="preserve">Are you a member? </w:t>
            </w:r>
          </w:p>
        </w:tc>
        <w:tc>
          <w:tcPr>
            <w:tcW w:w="4734" w:type="dxa"/>
            <w:gridSpan w:val="2"/>
            <w:tcBorders>
              <w:top w:val="single" w:sz="4" w:space="0" w:color="auto"/>
              <w:bottom w:val="single" w:sz="4" w:space="0" w:color="auto"/>
              <w:right w:val="single" w:sz="18" w:space="0" w:color="000000"/>
            </w:tcBorders>
          </w:tcPr>
          <w:p w14:paraId="760EB615" w14:textId="77777777" w:rsidR="00062FCA" w:rsidRPr="00BE068B" w:rsidRDefault="00062FCA" w:rsidP="00AF35A3">
            <w:pPr>
              <w:spacing w:after="0"/>
              <w:rPr>
                <w:ins w:id="50" w:author="Aleta Haflett" w:date="2014-11-03T09:46:00Z"/>
                <w:rFonts w:ascii="Gill Sans MT" w:hAnsi="Gill Sans MT" w:cs="Times New Roman"/>
                <w:w w:val="105"/>
              </w:rPr>
            </w:pPr>
            <w:ins w:id="51" w:author="Aleta Haflett" w:date="2014-11-03T09:46:00Z">
              <w:r w:rsidRPr="00BE068B">
                <w:rPr>
                  <w:rFonts w:ascii="Gill Sans MT" w:hAnsi="Gill Sans MT" w:cs="Times New Roman"/>
                  <w:w w:val="105"/>
                </w:rPr>
                <w:t>0=No</w:t>
              </w:r>
            </w:ins>
          </w:p>
          <w:p w14:paraId="003F31F1" w14:textId="2D6C3F7D" w:rsidR="00062FCA" w:rsidRPr="00BE068B" w:rsidRDefault="00062FCA" w:rsidP="00AF35A3">
            <w:pPr>
              <w:spacing w:after="0"/>
              <w:rPr>
                <w:rFonts w:ascii="Gill Sans MT" w:hAnsi="Gill Sans MT" w:cs="Times New Roman"/>
                <w:w w:val="105"/>
              </w:rPr>
            </w:pPr>
            <w:ins w:id="52"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136B89A6"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71A94AC9" w14:textId="77777777" w:rsidTr="00475675">
        <w:trPr>
          <w:gridAfter w:val="1"/>
          <w:wAfter w:w="10" w:type="dxa"/>
          <w:trHeight w:val="354"/>
        </w:trPr>
        <w:tc>
          <w:tcPr>
            <w:tcW w:w="574" w:type="dxa"/>
            <w:tcBorders>
              <w:top w:val="single" w:sz="4" w:space="0" w:color="auto"/>
              <w:left w:val="single" w:sz="4" w:space="0" w:color="000000"/>
              <w:bottom w:val="single" w:sz="4" w:space="0" w:color="auto"/>
              <w:right w:val="single" w:sz="4" w:space="0" w:color="000000"/>
            </w:tcBorders>
          </w:tcPr>
          <w:p w14:paraId="24C4EE86" w14:textId="33B4A8A4"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G29</w:t>
            </w:r>
          </w:p>
        </w:tc>
        <w:tc>
          <w:tcPr>
            <w:tcW w:w="4050" w:type="dxa"/>
            <w:tcBorders>
              <w:top w:val="single" w:sz="4" w:space="0" w:color="auto"/>
              <w:left w:val="single" w:sz="4" w:space="0" w:color="000000"/>
              <w:bottom w:val="single" w:sz="4" w:space="0" w:color="auto"/>
            </w:tcBorders>
          </w:tcPr>
          <w:p w14:paraId="31FF5ED3" w14:textId="3CC01153" w:rsidR="00062FCA" w:rsidRPr="00BE068B" w:rsidRDefault="00062FCA" w:rsidP="008250E0">
            <w:pPr>
              <w:spacing w:after="0"/>
              <w:rPr>
                <w:rFonts w:ascii="Gill Sans MT" w:hAnsi="Gill Sans MT"/>
                <w:bCs/>
              </w:rPr>
            </w:pPr>
            <w:r w:rsidRPr="00BE068B">
              <w:rPr>
                <w:rFonts w:ascii="Gill Sans MT" w:hAnsi="Gill Sans MT"/>
                <w:bCs/>
              </w:rPr>
              <w:t xml:space="preserve">Do members have to be land owners? </w:t>
            </w:r>
          </w:p>
        </w:tc>
        <w:tc>
          <w:tcPr>
            <w:tcW w:w="4734" w:type="dxa"/>
            <w:gridSpan w:val="2"/>
            <w:tcBorders>
              <w:top w:val="single" w:sz="4" w:space="0" w:color="auto"/>
              <w:bottom w:val="single" w:sz="4" w:space="0" w:color="auto"/>
              <w:right w:val="single" w:sz="18" w:space="0" w:color="000000"/>
            </w:tcBorders>
          </w:tcPr>
          <w:p w14:paraId="2CCC5BA1" w14:textId="77777777" w:rsidR="00062FCA" w:rsidRPr="00BE068B" w:rsidRDefault="00062FCA" w:rsidP="00AF35A3">
            <w:pPr>
              <w:spacing w:after="0"/>
              <w:rPr>
                <w:ins w:id="53" w:author="Aleta Haflett" w:date="2014-11-03T09:46:00Z"/>
                <w:rFonts w:ascii="Gill Sans MT" w:hAnsi="Gill Sans MT" w:cs="Times New Roman"/>
                <w:w w:val="105"/>
              </w:rPr>
            </w:pPr>
            <w:ins w:id="54" w:author="Aleta Haflett" w:date="2014-11-03T09:46:00Z">
              <w:r w:rsidRPr="00BE068B">
                <w:rPr>
                  <w:rFonts w:ascii="Gill Sans MT" w:hAnsi="Gill Sans MT" w:cs="Times New Roman"/>
                  <w:w w:val="105"/>
                </w:rPr>
                <w:t>0=No</w:t>
              </w:r>
            </w:ins>
          </w:p>
          <w:p w14:paraId="2CE59DD2" w14:textId="36E3F253" w:rsidR="00062FCA" w:rsidRPr="00BE068B" w:rsidRDefault="00062FCA" w:rsidP="00AF35A3">
            <w:pPr>
              <w:spacing w:after="0"/>
              <w:rPr>
                <w:rFonts w:ascii="Gill Sans MT" w:hAnsi="Gill Sans MT" w:cs="Times New Roman"/>
                <w:w w:val="105"/>
              </w:rPr>
            </w:pPr>
            <w:ins w:id="55"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7FE43A9B"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1987F232" w14:textId="77777777" w:rsidTr="00475675">
        <w:trPr>
          <w:gridAfter w:val="1"/>
          <w:wAfter w:w="10" w:type="dxa"/>
          <w:trHeight w:val="560"/>
        </w:trPr>
        <w:tc>
          <w:tcPr>
            <w:tcW w:w="574" w:type="dxa"/>
            <w:tcBorders>
              <w:top w:val="single" w:sz="4" w:space="0" w:color="auto"/>
              <w:left w:val="single" w:sz="4" w:space="0" w:color="000000"/>
              <w:bottom w:val="single" w:sz="4" w:space="0" w:color="auto"/>
              <w:right w:val="single" w:sz="4" w:space="0" w:color="000000"/>
            </w:tcBorders>
          </w:tcPr>
          <w:p w14:paraId="14571DB8" w14:textId="34B672CC"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G30</w:t>
            </w:r>
          </w:p>
        </w:tc>
        <w:tc>
          <w:tcPr>
            <w:tcW w:w="4050" w:type="dxa"/>
            <w:tcBorders>
              <w:top w:val="single" w:sz="4" w:space="0" w:color="auto"/>
              <w:left w:val="single" w:sz="4" w:space="0" w:color="000000"/>
              <w:bottom w:val="single" w:sz="4" w:space="0" w:color="auto"/>
            </w:tcBorders>
          </w:tcPr>
          <w:p w14:paraId="08B5AD25" w14:textId="2F656F6D" w:rsidR="00062FCA" w:rsidRPr="00BE068B" w:rsidRDefault="00062FCA" w:rsidP="008250E0">
            <w:pPr>
              <w:spacing w:after="0"/>
              <w:rPr>
                <w:rFonts w:ascii="Gill Sans MT" w:hAnsi="Gill Sans MT"/>
                <w:bCs/>
              </w:rPr>
            </w:pPr>
            <w:r w:rsidRPr="00BE068B">
              <w:rPr>
                <w:rFonts w:ascii="Gill Sans MT" w:hAnsi="Gill Sans MT"/>
                <w:bCs/>
              </w:rPr>
              <w:t xml:space="preserve">Can anyone in the village be a member? </w:t>
            </w:r>
          </w:p>
          <w:p w14:paraId="6D1BE4BF" w14:textId="77777777" w:rsidR="00062FCA" w:rsidRPr="00BE068B" w:rsidRDefault="00062FCA" w:rsidP="008250E0">
            <w:pPr>
              <w:spacing w:after="0"/>
              <w:rPr>
                <w:rFonts w:ascii="Gill Sans MT" w:hAnsi="Gill Sans MT"/>
                <w:bCs/>
              </w:rPr>
            </w:pPr>
          </w:p>
        </w:tc>
        <w:tc>
          <w:tcPr>
            <w:tcW w:w="4734" w:type="dxa"/>
            <w:gridSpan w:val="2"/>
            <w:tcBorders>
              <w:top w:val="single" w:sz="4" w:space="0" w:color="auto"/>
              <w:bottom w:val="single" w:sz="4" w:space="0" w:color="auto"/>
              <w:right w:val="single" w:sz="18" w:space="0" w:color="000000"/>
            </w:tcBorders>
          </w:tcPr>
          <w:p w14:paraId="47C775AD" w14:textId="77777777" w:rsidR="00062FCA" w:rsidRPr="00BE068B" w:rsidRDefault="00062FCA" w:rsidP="00302C97">
            <w:pPr>
              <w:spacing w:after="0"/>
              <w:rPr>
                <w:ins w:id="56" w:author="Aleta Haflett" w:date="2014-11-03T09:46:00Z"/>
                <w:rFonts w:ascii="Gill Sans MT" w:hAnsi="Gill Sans MT" w:cs="Times New Roman"/>
                <w:w w:val="105"/>
              </w:rPr>
            </w:pPr>
            <w:ins w:id="57" w:author="Aleta Haflett" w:date="2014-11-03T09:46:00Z">
              <w:r w:rsidRPr="00BE068B">
                <w:rPr>
                  <w:rFonts w:ascii="Gill Sans MT" w:hAnsi="Gill Sans MT" w:cs="Times New Roman"/>
                  <w:w w:val="105"/>
                </w:rPr>
                <w:t>0=No</w:t>
              </w:r>
            </w:ins>
          </w:p>
          <w:p w14:paraId="62236979" w14:textId="49FA39C0" w:rsidR="00062FCA" w:rsidRPr="00BE068B" w:rsidRDefault="00062FCA" w:rsidP="00302C97">
            <w:pPr>
              <w:spacing w:after="0"/>
              <w:rPr>
                <w:rFonts w:ascii="Gill Sans MT" w:hAnsi="Gill Sans MT" w:cs="Times New Roman"/>
                <w:w w:val="105"/>
              </w:rPr>
            </w:pPr>
            <w:ins w:id="58" w:author="Aleta Haflett" w:date="2014-11-03T09:46:00Z">
              <w:r w:rsidRPr="00BE068B">
                <w:rPr>
                  <w:rFonts w:ascii="Gill Sans MT" w:hAnsi="Gill Sans MT" w:cs="Times New Roman"/>
                  <w:w w:val="105"/>
                </w:rPr>
                <w:t>1=Yes</w:t>
              </w:r>
            </w:ins>
          </w:p>
        </w:tc>
        <w:tc>
          <w:tcPr>
            <w:tcW w:w="722" w:type="dxa"/>
            <w:gridSpan w:val="2"/>
            <w:tcBorders>
              <w:top w:val="single" w:sz="4" w:space="0" w:color="auto"/>
              <w:left w:val="single" w:sz="18" w:space="0" w:color="000000"/>
              <w:bottom w:val="single" w:sz="4" w:space="0" w:color="auto"/>
              <w:right w:val="single" w:sz="18" w:space="0" w:color="000000"/>
            </w:tcBorders>
          </w:tcPr>
          <w:p w14:paraId="03922AFE"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08273F1E" w14:textId="77777777" w:rsidTr="00475675">
        <w:trPr>
          <w:gridAfter w:val="1"/>
          <w:wAfter w:w="10" w:type="dxa"/>
          <w:trHeight w:val="1320"/>
        </w:trPr>
        <w:tc>
          <w:tcPr>
            <w:tcW w:w="574" w:type="dxa"/>
            <w:tcBorders>
              <w:top w:val="single" w:sz="4" w:space="0" w:color="auto"/>
              <w:left w:val="single" w:sz="4" w:space="0" w:color="000000"/>
              <w:bottom w:val="single" w:sz="4" w:space="0" w:color="000000"/>
              <w:right w:val="single" w:sz="4" w:space="0" w:color="000000"/>
            </w:tcBorders>
          </w:tcPr>
          <w:p w14:paraId="13AFB1E9" w14:textId="565EC011"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lastRenderedPageBreak/>
              <w:t>G31</w:t>
            </w:r>
          </w:p>
        </w:tc>
        <w:tc>
          <w:tcPr>
            <w:tcW w:w="4050" w:type="dxa"/>
            <w:tcBorders>
              <w:top w:val="single" w:sz="4" w:space="0" w:color="auto"/>
              <w:left w:val="single" w:sz="4" w:space="0" w:color="000000"/>
              <w:bottom w:val="single" w:sz="4" w:space="0" w:color="000000"/>
            </w:tcBorders>
          </w:tcPr>
          <w:p w14:paraId="5648FE4D" w14:textId="207AC9DF" w:rsidR="00062FCA" w:rsidRPr="00BE068B" w:rsidRDefault="00062FCA" w:rsidP="00AD4C44">
            <w:pPr>
              <w:spacing w:after="0"/>
              <w:rPr>
                <w:rFonts w:ascii="Gill Sans MT" w:hAnsi="Gill Sans MT"/>
                <w:bCs/>
              </w:rPr>
            </w:pPr>
            <w:r w:rsidRPr="00BE068B">
              <w:rPr>
                <w:rFonts w:ascii="Gill Sans MT" w:hAnsi="Gill Sans MT"/>
                <w:bCs/>
              </w:rPr>
              <w:t xml:space="preserve">How satisfied are you with how this village committee/institution is managing the local forest(s)? </w:t>
            </w:r>
          </w:p>
        </w:tc>
        <w:tc>
          <w:tcPr>
            <w:tcW w:w="4734" w:type="dxa"/>
            <w:gridSpan w:val="2"/>
            <w:tcBorders>
              <w:top w:val="single" w:sz="4" w:space="0" w:color="auto"/>
              <w:bottom w:val="single" w:sz="4" w:space="0" w:color="000000"/>
              <w:right w:val="single" w:sz="18" w:space="0" w:color="000000"/>
            </w:tcBorders>
          </w:tcPr>
          <w:p w14:paraId="756BCE00"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1=Very satisfied</w:t>
            </w:r>
          </w:p>
          <w:p w14:paraId="43CAC8A4"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2=Satisfied</w:t>
            </w:r>
          </w:p>
          <w:p w14:paraId="5580121F"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3=Neutral</w:t>
            </w:r>
          </w:p>
          <w:p w14:paraId="2D44013C"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4=Dissatisfied</w:t>
            </w:r>
          </w:p>
          <w:p w14:paraId="24F029B3" w14:textId="77777777" w:rsidR="00062FCA" w:rsidRPr="00BE068B" w:rsidRDefault="00062FCA" w:rsidP="00FA74D4">
            <w:pPr>
              <w:spacing w:after="0"/>
              <w:rPr>
                <w:rFonts w:ascii="Gill Sans MT" w:hAnsi="Gill Sans MT" w:cs="Times New Roman"/>
                <w:w w:val="105"/>
              </w:rPr>
            </w:pPr>
            <w:r w:rsidRPr="00BE068B">
              <w:rPr>
                <w:rFonts w:ascii="Gill Sans MT" w:hAnsi="Gill Sans MT" w:cs="Times New Roman"/>
                <w:w w:val="105"/>
              </w:rPr>
              <w:t>5=Very dissatisfied</w:t>
            </w:r>
          </w:p>
          <w:p w14:paraId="4950B4D3" w14:textId="059A996B"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4" w:space="0" w:color="auto"/>
              <w:left w:val="single" w:sz="18" w:space="0" w:color="000000"/>
              <w:bottom w:val="single" w:sz="18" w:space="0" w:color="000000"/>
              <w:right w:val="single" w:sz="18" w:space="0" w:color="000000"/>
            </w:tcBorders>
          </w:tcPr>
          <w:p w14:paraId="3835EF39" w14:textId="77777777" w:rsidR="00062FCA" w:rsidRPr="00BE068B" w:rsidRDefault="00062FCA" w:rsidP="008250E0">
            <w:pPr>
              <w:spacing w:after="0"/>
              <w:rPr>
                <w:rFonts w:ascii="Gill Sans MT" w:eastAsia="Calibri" w:hAnsi="Gill Sans MT" w:cs="Times New Roman"/>
                <w:i/>
                <w:color w:val="A6A6A6"/>
              </w:rPr>
            </w:pPr>
          </w:p>
        </w:tc>
      </w:tr>
      <w:tr w:rsidR="00062FCA" w:rsidRPr="00BE068B" w14:paraId="5264615F"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4ABF0264" w14:textId="0BFB42B7"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G32</w:t>
            </w:r>
          </w:p>
        </w:tc>
        <w:tc>
          <w:tcPr>
            <w:tcW w:w="4050" w:type="dxa"/>
            <w:tcBorders>
              <w:top w:val="single" w:sz="4" w:space="0" w:color="000000"/>
              <w:left w:val="single" w:sz="4" w:space="0" w:color="000000"/>
              <w:bottom w:val="single" w:sz="4" w:space="0" w:color="000000"/>
            </w:tcBorders>
          </w:tcPr>
          <w:p w14:paraId="1CCBA141" w14:textId="1AC0C256" w:rsidR="00062FCA" w:rsidRPr="00BE068B" w:rsidRDefault="00062FCA" w:rsidP="008250E0">
            <w:pPr>
              <w:spacing w:after="0"/>
              <w:rPr>
                <w:rFonts w:ascii="Gill Sans MT" w:hAnsi="Gill Sans MT"/>
                <w:bCs/>
              </w:rPr>
            </w:pPr>
            <w:r w:rsidRPr="00BE068B">
              <w:rPr>
                <w:rFonts w:ascii="Gill Sans MT" w:hAnsi="Gill Sans MT"/>
                <w:bCs/>
              </w:rPr>
              <w:t>How satisfied are you with the community- or co- forest management rules in your village?</w:t>
            </w:r>
          </w:p>
        </w:tc>
        <w:tc>
          <w:tcPr>
            <w:tcW w:w="4734" w:type="dxa"/>
            <w:gridSpan w:val="2"/>
            <w:tcBorders>
              <w:top w:val="single" w:sz="4" w:space="0" w:color="000000"/>
              <w:bottom w:val="single" w:sz="4" w:space="0" w:color="000000"/>
              <w:right w:val="single" w:sz="18" w:space="0" w:color="000000"/>
            </w:tcBorders>
          </w:tcPr>
          <w:p w14:paraId="4AF5F5CE"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1=Very satisfied</w:t>
            </w:r>
          </w:p>
          <w:p w14:paraId="58E3CCB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2=Satisfied</w:t>
            </w:r>
          </w:p>
          <w:p w14:paraId="363112AC"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3=Neutral</w:t>
            </w:r>
          </w:p>
          <w:p w14:paraId="13A61EF0"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4=Dissatisfied</w:t>
            </w:r>
          </w:p>
          <w:p w14:paraId="66FD977B"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5=Very dissatisfied</w:t>
            </w:r>
          </w:p>
          <w:p w14:paraId="29A92FAA"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41115C9A" w14:textId="77777777" w:rsidTr="00475675">
        <w:trPr>
          <w:gridAfter w:val="1"/>
          <w:wAfter w:w="10" w:type="dxa"/>
          <w:trHeight w:val="20"/>
        </w:trPr>
        <w:tc>
          <w:tcPr>
            <w:tcW w:w="574" w:type="dxa"/>
            <w:tcBorders>
              <w:top w:val="single" w:sz="4" w:space="0" w:color="000000"/>
              <w:left w:val="single" w:sz="4" w:space="0" w:color="000000"/>
              <w:bottom w:val="single" w:sz="4" w:space="0" w:color="000000"/>
              <w:right w:val="single" w:sz="4" w:space="0" w:color="000000"/>
            </w:tcBorders>
          </w:tcPr>
          <w:p w14:paraId="6FF85E10" w14:textId="413B2798" w:rsidR="00062FCA" w:rsidRPr="00BE068B" w:rsidRDefault="00062FCA" w:rsidP="008250E0">
            <w:pPr>
              <w:spacing w:after="0"/>
              <w:rPr>
                <w:rFonts w:ascii="Gill Sans MT" w:eastAsia="Calibri" w:hAnsi="Gill Sans MT" w:cs="Times New Roman"/>
              </w:rPr>
            </w:pPr>
            <w:r w:rsidRPr="00BE068B">
              <w:rPr>
                <w:rFonts w:ascii="Gill Sans MT" w:eastAsia="Calibri" w:hAnsi="Gill Sans MT" w:cs="Times New Roman"/>
              </w:rPr>
              <w:t>G33</w:t>
            </w:r>
          </w:p>
        </w:tc>
        <w:tc>
          <w:tcPr>
            <w:tcW w:w="4050" w:type="dxa"/>
            <w:tcBorders>
              <w:top w:val="single" w:sz="4" w:space="0" w:color="000000"/>
              <w:left w:val="single" w:sz="4" w:space="0" w:color="000000"/>
              <w:bottom w:val="single" w:sz="4" w:space="0" w:color="000000"/>
            </w:tcBorders>
          </w:tcPr>
          <w:p w14:paraId="263D82E0" w14:textId="24256ACF" w:rsidR="00062FCA" w:rsidRPr="00BE068B" w:rsidRDefault="00062FCA" w:rsidP="008250E0">
            <w:pPr>
              <w:spacing w:after="0"/>
              <w:rPr>
                <w:rFonts w:ascii="Gill Sans MT" w:hAnsi="Gill Sans MT"/>
                <w:bCs/>
              </w:rPr>
            </w:pPr>
            <w:r w:rsidRPr="00BE068B">
              <w:rPr>
                <w:rFonts w:ascii="Gill Sans MT" w:hAnsi="Gill Sans MT"/>
                <w:bCs/>
              </w:rPr>
              <w:t xml:space="preserve">How satisfied are you with the </w:t>
            </w:r>
            <w:commentRangeStart w:id="59"/>
            <w:r w:rsidRPr="00BE068B">
              <w:rPr>
                <w:rFonts w:ascii="Gill Sans MT" w:hAnsi="Gill Sans MT"/>
                <w:b/>
                <w:bCs/>
              </w:rPr>
              <w:t xml:space="preserve">enforcement </w:t>
            </w:r>
            <w:commentRangeEnd w:id="59"/>
            <w:r w:rsidR="00A01EEA">
              <w:rPr>
                <w:rStyle w:val="CommentReference"/>
              </w:rPr>
              <w:commentReference w:id="59"/>
            </w:r>
            <w:r w:rsidRPr="00BE068B">
              <w:rPr>
                <w:rFonts w:ascii="Gill Sans MT" w:hAnsi="Gill Sans MT"/>
                <w:bCs/>
              </w:rPr>
              <w:t>of community- or co- forest management rules in your village?</w:t>
            </w:r>
          </w:p>
        </w:tc>
        <w:tc>
          <w:tcPr>
            <w:tcW w:w="4734" w:type="dxa"/>
            <w:gridSpan w:val="2"/>
            <w:tcBorders>
              <w:top w:val="single" w:sz="4" w:space="0" w:color="000000"/>
              <w:bottom w:val="single" w:sz="4" w:space="0" w:color="000000"/>
              <w:right w:val="single" w:sz="18" w:space="0" w:color="000000"/>
            </w:tcBorders>
          </w:tcPr>
          <w:p w14:paraId="20D296FB"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1=Very satisfied</w:t>
            </w:r>
          </w:p>
          <w:p w14:paraId="49F6D939"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2=Satisfied</w:t>
            </w:r>
          </w:p>
          <w:p w14:paraId="1DF848D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3=Neutral</w:t>
            </w:r>
          </w:p>
          <w:p w14:paraId="590EE726"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4=Dissatisfied</w:t>
            </w:r>
          </w:p>
          <w:p w14:paraId="2BC6797E"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5=Very dissatisfied</w:t>
            </w:r>
          </w:p>
          <w:p w14:paraId="782FA4B2"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062FCA" w:rsidRPr="00BE068B" w:rsidRDefault="00062FCA"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062FCA" w:rsidRPr="00BE068B" w14:paraId="05900C15"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09BCEBCB" w14:textId="156AC624" w:rsidR="00062FCA" w:rsidRPr="00BE068B" w:rsidRDefault="00062FCA" w:rsidP="008250E0">
            <w:pPr>
              <w:spacing w:after="0"/>
              <w:rPr>
                <w:rFonts w:ascii="Gill Sans MT" w:hAnsi="Gill Sans MT"/>
                <w:w w:val="105"/>
              </w:rPr>
            </w:pPr>
            <w:r w:rsidRPr="00BE068B">
              <w:rPr>
                <w:rFonts w:ascii="Gill Sans MT" w:hAnsi="Gill Sans MT"/>
                <w:w w:val="105"/>
              </w:rPr>
              <w:t>G34</w:t>
            </w:r>
          </w:p>
        </w:tc>
        <w:tc>
          <w:tcPr>
            <w:tcW w:w="4050" w:type="dxa"/>
            <w:tcBorders>
              <w:top w:val="single" w:sz="4" w:space="0" w:color="000000"/>
              <w:left w:val="single" w:sz="4" w:space="0" w:color="auto"/>
              <w:bottom w:val="single" w:sz="4" w:space="0" w:color="000000"/>
              <w:right w:val="nil"/>
            </w:tcBorders>
          </w:tcPr>
          <w:p w14:paraId="2FAE81E5" w14:textId="5A478A89" w:rsidR="00062FCA" w:rsidRPr="00BE068B" w:rsidRDefault="00062FCA" w:rsidP="00AD4C44">
            <w:pPr>
              <w:spacing w:after="0"/>
              <w:rPr>
                <w:rFonts w:ascii="Gill Sans MT" w:hAnsi="Gill Sans MT"/>
              </w:rPr>
            </w:pPr>
            <w:r w:rsidRPr="00BE068B">
              <w:rPr>
                <w:rFonts w:ascii="Gill Sans MT" w:hAnsi="Gill Sans MT"/>
                <w:bCs/>
              </w:rPr>
              <w:t>Do you think that your household has good information about how forest management revenues and expenditures are handled by the committee/institution in your village?</w:t>
            </w:r>
          </w:p>
        </w:tc>
        <w:tc>
          <w:tcPr>
            <w:tcW w:w="2576" w:type="dxa"/>
            <w:tcBorders>
              <w:top w:val="single" w:sz="4" w:space="0" w:color="000000"/>
              <w:left w:val="nil"/>
              <w:bottom w:val="single" w:sz="4" w:space="0" w:color="000000"/>
              <w:right w:val="nil"/>
            </w:tcBorders>
          </w:tcPr>
          <w:p w14:paraId="54B9FC0A"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7E070144" w14:textId="77777777" w:rsidR="00062FCA" w:rsidRPr="00BE068B" w:rsidRDefault="00062FCA" w:rsidP="008250E0">
            <w:pPr>
              <w:spacing w:after="0"/>
              <w:rPr>
                <w:rFonts w:ascii="Gill Sans MT" w:hAnsi="Gill Sans MT"/>
              </w:rPr>
            </w:pPr>
            <w:r w:rsidRPr="00BE068B">
              <w:rPr>
                <w:rFonts w:ascii="Gill Sans MT" w:hAnsi="Gill Sans MT"/>
              </w:rPr>
              <w:t>2=Agree</w:t>
            </w:r>
          </w:p>
          <w:p w14:paraId="6DC894A6"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42FB8364"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174ABD25"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2946F269"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062FCA" w:rsidRPr="00BE068B" w:rsidRDefault="00062FCA" w:rsidP="008250E0">
            <w:pPr>
              <w:spacing w:after="0"/>
              <w:rPr>
                <w:rFonts w:ascii="Gill Sans MT" w:hAnsi="Gill Sans MT"/>
              </w:rPr>
            </w:pPr>
            <w:r w:rsidRPr="00BE068B">
              <w:rPr>
                <w:rFonts w:ascii="Gill Sans MT" w:hAnsi="Gill Sans MT"/>
              </w:rPr>
              <w:t>(Code)</w:t>
            </w:r>
          </w:p>
        </w:tc>
      </w:tr>
      <w:tr w:rsidR="00062FCA" w:rsidRPr="00BE068B" w14:paraId="78F6F942" w14:textId="77777777" w:rsidTr="00475675">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auto"/>
              <w:left w:val="single" w:sz="4" w:space="0" w:color="auto"/>
              <w:bottom w:val="single" w:sz="4" w:space="0" w:color="auto"/>
              <w:right w:val="single" w:sz="4" w:space="0" w:color="auto"/>
            </w:tcBorders>
          </w:tcPr>
          <w:p w14:paraId="3A9D3F5E" w14:textId="3C401757" w:rsidR="00062FCA" w:rsidRPr="00BE068B" w:rsidRDefault="00062FCA" w:rsidP="008250E0">
            <w:pPr>
              <w:spacing w:after="0"/>
              <w:rPr>
                <w:rFonts w:ascii="Gill Sans MT" w:hAnsi="Gill Sans MT"/>
                <w:w w:val="105"/>
              </w:rPr>
            </w:pPr>
            <w:r w:rsidRPr="00BE068B">
              <w:rPr>
                <w:rFonts w:ascii="Gill Sans MT" w:hAnsi="Gill Sans MT"/>
                <w:w w:val="105"/>
              </w:rPr>
              <w:t>G35</w:t>
            </w:r>
          </w:p>
        </w:tc>
        <w:tc>
          <w:tcPr>
            <w:tcW w:w="4050" w:type="dxa"/>
            <w:tcBorders>
              <w:top w:val="single" w:sz="4" w:space="0" w:color="000000"/>
              <w:left w:val="single" w:sz="4" w:space="0" w:color="auto"/>
              <w:bottom w:val="single" w:sz="4" w:space="0" w:color="000000"/>
              <w:right w:val="nil"/>
            </w:tcBorders>
          </w:tcPr>
          <w:p w14:paraId="3D94D2D7" w14:textId="3DCE6B6F" w:rsidR="00062FCA" w:rsidRPr="00BE068B" w:rsidRDefault="00062FCA" w:rsidP="008250E0">
            <w:pPr>
              <w:spacing w:after="0"/>
              <w:rPr>
                <w:rFonts w:ascii="Gill Sans MT" w:hAnsi="Gill Sans MT"/>
              </w:rPr>
            </w:pPr>
            <w:r w:rsidRPr="00BE068B">
              <w:rPr>
                <w:rFonts w:ascii="Gill Sans MT" w:hAnsi="Gill Sans MT"/>
                <w:bCs/>
              </w:rPr>
              <w:t>Do you think that your household has sufficient knowledge about forest management to participate in developing forest management rules to guide community- or co- forest management?</w:t>
            </w:r>
          </w:p>
        </w:tc>
        <w:tc>
          <w:tcPr>
            <w:tcW w:w="2576" w:type="dxa"/>
            <w:tcBorders>
              <w:top w:val="single" w:sz="4" w:space="0" w:color="000000"/>
              <w:left w:val="nil"/>
              <w:bottom w:val="single" w:sz="4" w:space="0" w:color="000000"/>
              <w:right w:val="nil"/>
            </w:tcBorders>
          </w:tcPr>
          <w:p w14:paraId="116945D8" w14:textId="77777777" w:rsidR="00062FCA" w:rsidRPr="00BE068B" w:rsidRDefault="00062FCA" w:rsidP="008250E0">
            <w:pPr>
              <w:spacing w:after="0"/>
              <w:rPr>
                <w:rFonts w:ascii="Gill Sans MT" w:hAnsi="Gill Sans MT"/>
              </w:rPr>
            </w:pPr>
            <w:r w:rsidRPr="00BE068B">
              <w:rPr>
                <w:rFonts w:ascii="Gill Sans MT" w:hAnsi="Gill Sans MT"/>
              </w:rPr>
              <w:t>1=Strongly agree</w:t>
            </w:r>
          </w:p>
          <w:p w14:paraId="0EA92ABE" w14:textId="77777777" w:rsidR="00062FCA" w:rsidRPr="00BE068B" w:rsidRDefault="00062FCA" w:rsidP="008250E0">
            <w:pPr>
              <w:spacing w:after="0"/>
              <w:rPr>
                <w:rFonts w:ascii="Gill Sans MT" w:hAnsi="Gill Sans MT"/>
              </w:rPr>
            </w:pPr>
            <w:r w:rsidRPr="00BE068B">
              <w:rPr>
                <w:rFonts w:ascii="Gill Sans MT" w:hAnsi="Gill Sans MT"/>
              </w:rPr>
              <w:t>2=Agree</w:t>
            </w:r>
          </w:p>
          <w:p w14:paraId="0AD96224" w14:textId="77777777" w:rsidR="00062FCA" w:rsidRPr="00BE068B" w:rsidRDefault="00062FCA" w:rsidP="008250E0">
            <w:pPr>
              <w:spacing w:after="0"/>
              <w:rPr>
                <w:rFonts w:ascii="Gill Sans MT" w:hAnsi="Gill Sans MT"/>
              </w:rPr>
            </w:pPr>
            <w:r w:rsidRPr="00BE068B">
              <w:rPr>
                <w:rFonts w:ascii="Gill Sans MT" w:hAnsi="Gill Sans MT"/>
              </w:rPr>
              <w:t>3=Neither agree nor disagree</w:t>
            </w:r>
          </w:p>
          <w:p w14:paraId="5096AB83" w14:textId="77777777" w:rsidR="00062FCA" w:rsidRPr="00BE068B" w:rsidRDefault="00062FCA" w:rsidP="008250E0">
            <w:pPr>
              <w:spacing w:after="0"/>
              <w:rPr>
                <w:rFonts w:ascii="Gill Sans MT" w:hAnsi="Gill Sans MT"/>
              </w:rPr>
            </w:pPr>
            <w:r w:rsidRPr="00BE068B">
              <w:rPr>
                <w:rFonts w:ascii="Gill Sans MT" w:hAnsi="Gill Sans MT"/>
              </w:rPr>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062FCA" w:rsidRPr="00BE068B" w:rsidRDefault="00062FCA" w:rsidP="008250E0">
            <w:pPr>
              <w:spacing w:after="0"/>
              <w:rPr>
                <w:rFonts w:ascii="Gill Sans MT" w:hAnsi="Gill Sans MT"/>
              </w:rPr>
            </w:pPr>
            <w:r w:rsidRPr="00BE068B">
              <w:rPr>
                <w:rFonts w:ascii="Gill Sans MT" w:hAnsi="Gill Sans MT"/>
              </w:rPr>
              <w:t>5=Strongly disagree</w:t>
            </w:r>
          </w:p>
          <w:p w14:paraId="5E10B2A4" w14:textId="77777777" w:rsidR="00062FCA" w:rsidRPr="00BE068B" w:rsidRDefault="00062FCA" w:rsidP="008250E0">
            <w:pPr>
              <w:spacing w:after="0"/>
              <w:rPr>
                <w:rFonts w:ascii="Gill Sans MT" w:hAnsi="Gill Sans MT" w:cs="Times New Roman"/>
                <w:w w:val="105"/>
              </w:rPr>
            </w:pPr>
            <w:r w:rsidRPr="00BE068B">
              <w:rPr>
                <w:rFonts w:ascii="Gill Sans MT" w:hAnsi="Gill Sans MT" w:cs="Times New Roman"/>
                <w:w w:val="105"/>
              </w:rPr>
              <w:t>888=Don't know</w:t>
            </w:r>
          </w:p>
          <w:p w14:paraId="41A23550" w14:textId="77777777" w:rsidR="00062FCA" w:rsidRPr="00BE068B" w:rsidRDefault="00062FCA" w:rsidP="008250E0">
            <w:pPr>
              <w:spacing w:after="0"/>
              <w:rPr>
                <w:rFonts w:ascii="Gill Sans MT" w:hAnsi="Gill Sans MT"/>
              </w:rPr>
            </w:pPr>
            <w:r w:rsidRPr="00BE068B">
              <w:rPr>
                <w:rFonts w:ascii="Gill Sans MT" w:hAnsi="Gill Sans MT"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062FCA" w:rsidRPr="00BE068B" w:rsidRDefault="00062FCA" w:rsidP="008250E0">
            <w:pPr>
              <w:spacing w:after="0"/>
              <w:rPr>
                <w:rFonts w:ascii="Gill Sans MT" w:hAnsi="Gill Sans MT"/>
              </w:rPr>
            </w:pPr>
            <w:r w:rsidRPr="00BE068B">
              <w:rPr>
                <w:rFonts w:ascii="Gill Sans MT" w:hAnsi="Gill Sans MT"/>
              </w:rPr>
              <w:t>(Code)</w:t>
            </w:r>
          </w:p>
        </w:tc>
      </w:tr>
    </w:tbl>
    <w:p w14:paraId="6230D63F" w14:textId="77777777" w:rsidR="00726F64" w:rsidRPr="00BE068B" w:rsidRDefault="00726F64" w:rsidP="001512DD">
      <w:pPr>
        <w:spacing w:after="0" w:line="240" w:lineRule="auto"/>
        <w:contextualSpacing/>
        <w:rPr>
          <w:rFonts w:ascii="Gill Sans MT" w:hAnsi="Gill Sans MT"/>
        </w:rPr>
        <w:sectPr w:rsidR="00726F64" w:rsidRPr="00BE068B" w:rsidSect="00512DC2">
          <w:pgSz w:w="12240" w:h="15840"/>
          <w:pgMar w:top="1440" w:right="1080" w:bottom="1440" w:left="1080" w:header="720" w:footer="720" w:gutter="0"/>
          <w:cols w:space="720"/>
          <w:docGrid w:linePitch="360"/>
        </w:sectPr>
      </w:pPr>
    </w:p>
    <w:p w14:paraId="548DDED3" w14:textId="48B95449" w:rsidR="00F7697D" w:rsidRPr="00BE068B" w:rsidRDefault="000324F5" w:rsidP="00F7697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H</w:t>
      </w:r>
      <w:r w:rsidR="00F7697D" w:rsidRPr="00BE068B">
        <w:rPr>
          <w:rFonts w:ascii="Gill Sans MT" w:eastAsia="Times New Roman" w:hAnsi="Gill Sans MT" w:cs="Times New Roman"/>
          <w:b/>
          <w:bCs/>
        </w:rPr>
        <w:t>. OVERALL FARM LAND QUESTIONS</w:t>
      </w:r>
    </w:p>
    <w:p w14:paraId="61AA2AED" w14:textId="77777777" w:rsidR="00F7697D" w:rsidRPr="00BE068B" w:rsidRDefault="00F7697D" w:rsidP="00F7697D">
      <w:pPr>
        <w:spacing w:after="0"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about the FARMLAND that your household used during the 2013/2014 agricultural season. </w:t>
      </w:r>
    </w:p>
    <w:tbl>
      <w:tblPr>
        <w:tblW w:w="10295" w:type="dxa"/>
        <w:tblInd w:w="-5" w:type="dxa"/>
        <w:tblLayout w:type="fixed"/>
        <w:tblCellMar>
          <w:left w:w="29" w:type="dxa"/>
          <w:right w:w="29" w:type="dxa"/>
        </w:tblCellMar>
        <w:tblLook w:val="0000" w:firstRow="0" w:lastRow="0" w:firstColumn="0" w:lastColumn="0" w:noHBand="0" w:noVBand="0"/>
      </w:tblPr>
      <w:tblGrid>
        <w:gridCol w:w="574"/>
        <w:gridCol w:w="4677"/>
        <w:gridCol w:w="4233"/>
        <w:gridCol w:w="79"/>
        <w:gridCol w:w="11"/>
        <w:gridCol w:w="9"/>
        <w:gridCol w:w="712"/>
      </w:tblGrid>
      <w:tr w:rsidR="00F7697D" w:rsidRPr="00BE068B" w14:paraId="79878C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83DC3FA" w14:textId="48BF576A" w:rsidR="00F7697D" w:rsidRPr="00BE068B" w:rsidRDefault="00C20927" w:rsidP="00F7697D">
            <w:pPr>
              <w:spacing w:after="0"/>
              <w:rPr>
                <w:rFonts w:ascii="Gill Sans MT" w:hAnsi="Gill Sans MT"/>
                <w:w w:val="105"/>
              </w:rPr>
            </w:pPr>
            <w:r w:rsidRPr="00BE068B">
              <w:rPr>
                <w:rFonts w:ascii="Gill Sans MT" w:hAnsi="Gill Sans MT"/>
                <w:w w:val="105"/>
              </w:rPr>
              <w:t>H.1</w:t>
            </w:r>
          </w:p>
        </w:tc>
        <w:tc>
          <w:tcPr>
            <w:tcW w:w="9000" w:type="dxa"/>
            <w:gridSpan w:val="4"/>
            <w:tcBorders>
              <w:top w:val="single" w:sz="4" w:space="0" w:color="000000"/>
              <w:left w:val="single" w:sz="4" w:space="0" w:color="auto"/>
              <w:bottom w:val="single" w:sz="4" w:space="0" w:color="000000"/>
              <w:right w:val="single" w:sz="18" w:space="0" w:color="000000"/>
            </w:tcBorders>
          </w:tcPr>
          <w:p w14:paraId="54942DA7" w14:textId="4E3E7ED1" w:rsidR="00F7697D" w:rsidRPr="00BE068B" w:rsidRDefault="00F7697D" w:rsidP="00F7697D">
            <w:pPr>
              <w:spacing w:after="0"/>
              <w:rPr>
                <w:rFonts w:ascii="Gill Sans MT" w:hAnsi="Gill Sans MT"/>
                <w:w w:val="105"/>
              </w:rPr>
            </w:pPr>
            <w:r w:rsidRPr="00BE068B">
              <w:rPr>
                <w:rFonts w:ascii="Gill Sans MT" w:hAnsi="Gill Sans MT"/>
                <w:w w:val="105"/>
              </w:rPr>
              <w:t xml:space="preserve">During this agricultural year (2013/2014), </w:t>
            </w:r>
            <w:commentRangeStart w:id="60"/>
            <w:r w:rsidRPr="00BE068B">
              <w:rPr>
                <w:rFonts w:ascii="Gill Sans MT" w:hAnsi="Gill Sans MT"/>
                <w:w w:val="105"/>
              </w:rPr>
              <w:t xml:space="preserve">what is the total land area that your household owns? </w:t>
            </w:r>
            <w:commentRangeEnd w:id="60"/>
            <w:r w:rsidR="00116F32">
              <w:rPr>
                <w:rStyle w:val="CommentReference"/>
              </w:rPr>
              <w:commentReference w:id="60"/>
            </w:r>
            <w:r w:rsidRPr="00BE068B">
              <w:rPr>
                <w:rFonts w:ascii="Gill Sans MT" w:hAnsi="Gill Sans MT"/>
                <w:w w:val="105"/>
              </w:rPr>
              <w:t>(</w:t>
            </w:r>
            <w:r w:rsidRPr="00BE068B">
              <w:rPr>
                <w:rFonts w:ascii="Gill Sans MT" w:hAnsi="Gill Sans MT"/>
                <w:b/>
                <w:w w:val="105"/>
              </w:rPr>
              <w:t>landarea_own</w:t>
            </w:r>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3A845B8" w14:textId="77777777" w:rsidR="00F7697D" w:rsidRPr="00BE068B" w:rsidRDefault="00F7697D"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7697D" w:rsidRPr="00BE068B" w14:paraId="1C3FCEE3"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0321A1F" w14:textId="774A1210" w:rsidR="00F7697D"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H1b</w:t>
            </w:r>
          </w:p>
        </w:tc>
        <w:tc>
          <w:tcPr>
            <w:tcW w:w="4677" w:type="dxa"/>
            <w:tcBorders>
              <w:top w:val="single" w:sz="4" w:space="0" w:color="000000"/>
              <w:left w:val="single" w:sz="4" w:space="0" w:color="000000"/>
              <w:bottom w:val="single" w:sz="4" w:space="0" w:color="000000"/>
            </w:tcBorders>
          </w:tcPr>
          <w:p w14:paraId="7D20FC30" w14:textId="7B41D37E" w:rsidR="00F7697D" w:rsidRPr="00BE068B" w:rsidRDefault="00F7697D"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7577B0F9"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1=Lima</w:t>
            </w:r>
          </w:p>
          <w:p w14:paraId="0BCD4442"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2=Acre</w:t>
            </w:r>
          </w:p>
          <w:p w14:paraId="5CC05EEF"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3=Hectare</w:t>
            </w:r>
          </w:p>
          <w:p w14:paraId="5B06D130"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4=Square meter</w:t>
            </w:r>
          </w:p>
          <w:p w14:paraId="2F93FA87" w14:textId="77777777" w:rsidR="00F7697D" w:rsidRPr="00BE068B" w:rsidRDefault="00F7697D" w:rsidP="00F7697D">
            <w:pPr>
              <w:spacing w:after="0"/>
              <w:rPr>
                <w:rFonts w:ascii="Gill Sans MT" w:hAnsi="Gill Sans MT" w:cs="Times New Roman"/>
                <w:w w:val="105"/>
              </w:rPr>
            </w:pPr>
            <w:r w:rsidRPr="00BE068B">
              <w:rPr>
                <w:rFonts w:ascii="Gill Sans MT" w:hAnsi="Gill Sans MT" w:cs="Times New Roman"/>
                <w:w w:val="105"/>
              </w:rPr>
              <w:t>5=Steps</w:t>
            </w:r>
          </w:p>
          <w:p w14:paraId="5AFEC995" w14:textId="77777777" w:rsidR="00F7697D" w:rsidRPr="00BE068B" w:rsidRDefault="00F7697D" w:rsidP="00F7697D">
            <w:pPr>
              <w:spacing w:after="0"/>
              <w:rPr>
                <w:rFonts w:ascii="Gill Sans MT" w:hAnsi="Gill Sans MT"/>
              </w:rPr>
            </w:pPr>
            <w:r w:rsidRPr="00BE068B">
              <w:rPr>
                <w:rFonts w:ascii="Gill Sans MT" w:hAnsi="Gill Sans MT" w:cs="Times New Roman"/>
                <w:w w:val="105"/>
              </w:rPr>
              <w:t>6=Ropes</w:t>
            </w:r>
          </w:p>
          <w:p w14:paraId="7B885056" w14:textId="77777777" w:rsidR="00F7697D" w:rsidRPr="00BE068B" w:rsidRDefault="00F7697D"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377EF312" w14:textId="77777777" w:rsidR="00F7697D" w:rsidRPr="00BE068B" w:rsidRDefault="00F7697D"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8A4336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6F089AB" w14:textId="79F92D92" w:rsidR="00C77E6C" w:rsidRPr="00BE068B" w:rsidRDefault="00C20927" w:rsidP="00F7697D">
            <w:pPr>
              <w:spacing w:after="0"/>
              <w:rPr>
                <w:rFonts w:ascii="Gill Sans MT" w:hAnsi="Gill Sans MT"/>
                <w:w w:val="105"/>
              </w:rPr>
            </w:pPr>
            <w:r w:rsidRPr="00BE068B">
              <w:rPr>
                <w:rFonts w:ascii="Gill Sans MT" w:hAnsi="Gill Sans MT"/>
                <w:w w:val="105"/>
              </w:rPr>
              <w:t>H3</w:t>
            </w:r>
          </w:p>
        </w:tc>
        <w:tc>
          <w:tcPr>
            <w:tcW w:w="9000" w:type="dxa"/>
            <w:gridSpan w:val="4"/>
            <w:tcBorders>
              <w:top w:val="single" w:sz="4" w:space="0" w:color="000000"/>
              <w:left w:val="single" w:sz="4" w:space="0" w:color="auto"/>
              <w:bottom w:val="single" w:sz="4" w:space="0" w:color="000000"/>
              <w:right w:val="single" w:sz="18" w:space="0" w:color="000000"/>
            </w:tcBorders>
          </w:tcPr>
          <w:p w14:paraId="64DE4F98" w14:textId="3CCA57BC" w:rsidR="00C77E6C" w:rsidRPr="00BE068B" w:rsidRDefault="00C77E6C" w:rsidP="00C20927">
            <w:pPr>
              <w:spacing w:afterLines="20" w:after="48" w:line="240" w:lineRule="auto"/>
              <w:contextualSpacing/>
              <w:rPr>
                <w:rFonts w:ascii="Gill Sans MT" w:hAnsi="Gill Sans MT"/>
                <w:w w:val="105"/>
              </w:rPr>
            </w:pPr>
            <w:r w:rsidRPr="00BE068B">
              <w:rPr>
                <w:rFonts w:ascii="Gill Sans MT" w:hAnsi="Gill Sans MT"/>
                <w:w w:val="105"/>
              </w:rPr>
              <w:t>During this agricultural year (2013/2014), what is the total land area that your household rents FROM other households?  (</w:t>
            </w:r>
            <w:r w:rsidRPr="00BE068B">
              <w:rPr>
                <w:rFonts w:ascii="Gill Sans MT" w:hAnsi="Gill Sans MT"/>
                <w:b/>
                <w:w w:val="105"/>
              </w:rPr>
              <w:t>landarea_bwrentin</w:t>
            </w:r>
            <w:r w:rsidRPr="00BE068B">
              <w:rPr>
                <w:rFonts w:ascii="Gill Sans MT" w:hAnsi="Gill Sans MT"/>
                <w:w w:val="105"/>
              </w:rPr>
              <w:t>)</w:t>
            </w:r>
          </w:p>
          <w:p w14:paraId="3FA05854"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05696DC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07CB23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E557374" w14:textId="73CE39C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H3b</w:t>
            </w:r>
          </w:p>
        </w:tc>
        <w:tc>
          <w:tcPr>
            <w:tcW w:w="4677" w:type="dxa"/>
            <w:tcBorders>
              <w:top w:val="single" w:sz="4" w:space="0" w:color="000000"/>
              <w:left w:val="single" w:sz="4" w:space="0" w:color="000000"/>
              <w:bottom w:val="single" w:sz="4" w:space="0" w:color="000000"/>
            </w:tcBorders>
          </w:tcPr>
          <w:p w14:paraId="7F3AEBF9" w14:textId="5669A245"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27BB09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31369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3108142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DF8DE3A"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F721F4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827AAB6"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4CCC495"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6E9E785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765E4D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ACEFDB7" w14:textId="0A6972FC" w:rsidR="00C77E6C" w:rsidRPr="00BE068B" w:rsidRDefault="00C20927" w:rsidP="00F7697D">
            <w:pPr>
              <w:spacing w:after="0"/>
              <w:rPr>
                <w:rFonts w:ascii="Gill Sans MT" w:hAnsi="Gill Sans MT"/>
                <w:w w:val="105"/>
              </w:rPr>
            </w:pPr>
            <w:r w:rsidRPr="00BE068B">
              <w:rPr>
                <w:rFonts w:ascii="Gill Sans MT" w:hAnsi="Gill Sans MT"/>
                <w:w w:val="105"/>
              </w:rPr>
              <w:t>H4</w:t>
            </w:r>
          </w:p>
        </w:tc>
        <w:tc>
          <w:tcPr>
            <w:tcW w:w="9000" w:type="dxa"/>
            <w:gridSpan w:val="4"/>
            <w:tcBorders>
              <w:top w:val="single" w:sz="4" w:space="0" w:color="000000"/>
              <w:left w:val="single" w:sz="4" w:space="0" w:color="auto"/>
              <w:bottom w:val="single" w:sz="4" w:space="0" w:color="000000"/>
              <w:right w:val="single" w:sz="18" w:space="0" w:color="000000"/>
            </w:tcBorders>
          </w:tcPr>
          <w:p w14:paraId="51E845B9" w14:textId="1372AA5C"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area that your household borrows FROM other households?  (</w:t>
            </w:r>
            <w:r w:rsidRPr="00BE068B">
              <w:rPr>
                <w:rFonts w:ascii="Gill Sans MT" w:hAnsi="Gill Sans MT"/>
                <w:b/>
                <w:w w:val="105"/>
              </w:rPr>
              <w:t>landarea_borrowin</w:t>
            </w:r>
            <w:r w:rsidRPr="00BE068B">
              <w:rPr>
                <w:rFonts w:ascii="Gill Sans MT" w:hAnsi="Gill Sans MT"/>
                <w:w w:val="105"/>
              </w:rPr>
              <w:t>)</w:t>
            </w:r>
          </w:p>
          <w:p w14:paraId="56C7A7CB" w14:textId="77777777" w:rsidR="00C77E6C" w:rsidRPr="00BE068B" w:rsidRDefault="00C77E6C" w:rsidP="00F7697D">
            <w:pPr>
              <w:spacing w:after="0"/>
              <w:rPr>
                <w:rFonts w:ascii="Gill Sans MT" w:hAnsi="Gill Sans MT"/>
                <w:w w:val="105"/>
              </w:rPr>
            </w:pPr>
            <w:r w:rsidRPr="00BE068B">
              <w:rPr>
                <w:rFonts w:ascii="Gill Sans MT" w:hAnsi="Gill Sans MT"/>
                <w:i/>
                <w:w w:val="105"/>
              </w:rPr>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447CEB9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68A891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6B0879F8" w14:textId="106B790D"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H4b</w:t>
            </w:r>
          </w:p>
        </w:tc>
        <w:tc>
          <w:tcPr>
            <w:tcW w:w="4677" w:type="dxa"/>
            <w:tcBorders>
              <w:top w:val="single" w:sz="4" w:space="0" w:color="000000"/>
              <w:left w:val="single" w:sz="4" w:space="0" w:color="000000"/>
              <w:bottom w:val="single" w:sz="4" w:space="0" w:color="000000"/>
            </w:tcBorders>
          </w:tcPr>
          <w:p w14:paraId="3F3C20F2" w14:textId="201B766F"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00C8B58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2EE8350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1D46867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35A04D91"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1CC91D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0031B3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1238562B"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164E57C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48180EB4"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BBAB328" w14:textId="275B8408" w:rsidR="00C77E6C" w:rsidRPr="00BE068B" w:rsidRDefault="00C20927" w:rsidP="00F7697D">
            <w:pPr>
              <w:spacing w:after="0"/>
              <w:rPr>
                <w:rFonts w:ascii="Gill Sans MT" w:hAnsi="Gill Sans MT"/>
                <w:w w:val="105"/>
              </w:rPr>
            </w:pPr>
            <w:r w:rsidRPr="00BE068B">
              <w:rPr>
                <w:rFonts w:ascii="Gill Sans MT" w:hAnsi="Gill Sans MT"/>
                <w:w w:val="105"/>
              </w:rPr>
              <w:t>H5</w:t>
            </w:r>
          </w:p>
        </w:tc>
        <w:tc>
          <w:tcPr>
            <w:tcW w:w="9000" w:type="dxa"/>
            <w:gridSpan w:val="4"/>
            <w:tcBorders>
              <w:top w:val="single" w:sz="4" w:space="0" w:color="000000"/>
              <w:left w:val="single" w:sz="4" w:space="0" w:color="auto"/>
              <w:bottom w:val="single" w:sz="4" w:space="0" w:color="000000"/>
              <w:right w:val="single" w:sz="18" w:space="0" w:color="000000"/>
            </w:tcBorders>
          </w:tcPr>
          <w:p w14:paraId="6477B555" w14:textId="411EB5E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rents TO other households? (</w:t>
            </w:r>
            <w:r w:rsidR="00FE1BF8" w:rsidRPr="00BE068B">
              <w:rPr>
                <w:rFonts w:ascii="Gill Sans MT" w:hAnsi="Gill Sans MT"/>
                <w:b/>
                <w:w w:val="105"/>
              </w:rPr>
              <w:t>l</w:t>
            </w:r>
            <w:r w:rsidRPr="00BE068B">
              <w:rPr>
                <w:rFonts w:ascii="Gill Sans MT" w:hAnsi="Gill Sans MT"/>
                <w:b/>
                <w:w w:val="105"/>
              </w:rPr>
              <w:t>andarea_rentout</w:t>
            </w:r>
            <w:r w:rsidRPr="00BE068B">
              <w:rPr>
                <w:rFonts w:ascii="Gill Sans MT" w:hAnsi="Gill Sans MT"/>
                <w:w w:val="105"/>
              </w:rPr>
              <w:t>)</w:t>
            </w:r>
          </w:p>
          <w:p w14:paraId="5F7479BC" w14:textId="77777777" w:rsidR="00C77E6C" w:rsidRPr="00BE068B" w:rsidRDefault="00C77E6C" w:rsidP="00F7697D">
            <w:pPr>
              <w:spacing w:after="0"/>
              <w:rPr>
                <w:rFonts w:ascii="Gill Sans MT" w:hAnsi="Gill Sans MT"/>
                <w:w w:val="105"/>
              </w:rPr>
            </w:pPr>
            <w:r w:rsidRPr="00BE068B">
              <w:rPr>
                <w:rFonts w:ascii="Gill Sans MT" w:hAnsi="Gill Sans MT"/>
                <w:i/>
                <w:w w:val="105"/>
              </w:rPr>
              <w:t>Either cash payment or in-kind</w:t>
            </w:r>
          </w:p>
        </w:tc>
        <w:tc>
          <w:tcPr>
            <w:tcW w:w="721" w:type="dxa"/>
            <w:gridSpan w:val="2"/>
            <w:tcBorders>
              <w:top w:val="single" w:sz="18" w:space="0" w:color="000000"/>
              <w:left w:val="single" w:sz="18" w:space="0" w:color="000000"/>
              <w:bottom w:val="single" w:sz="18" w:space="0" w:color="000000"/>
              <w:right w:val="single" w:sz="18" w:space="0" w:color="000000"/>
            </w:tcBorders>
          </w:tcPr>
          <w:p w14:paraId="126F04CE"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16AC1006"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5DF8EE40" w14:textId="7CE4F919"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H5b</w:t>
            </w:r>
          </w:p>
        </w:tc>
        <w:tc>
          <w:tcPr>
            <w:tcW w:w="4677" w:type="dxa"/>
            <w:tcBorders>
              <w:top w:val="single" w:sz="4" w:space="0" w:color="000000"/>
              <w:left w:val="single" w:sz="4" w:space="0" w:color="000000"/>
              <w:bottom w:val="single" w:sz="4" w:space="0" w:color="000000"/>
            </w:tcBorders>
          </w:tcPr>
          <w:p w14:paraId="31D8E571" w14:textId="49C467CF"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68E6F1D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7ED9DF56"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759D29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1BF0B78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CBCC91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17B99DF"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DCAFF77"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5FB75105"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7A029D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1EF7C89" w14:textId="77353E3F" w:rsidR="00C77E6C" w:rsidRPr="00BE068B" w:rsidRDefault="00C20927" w:rsidP="00F7697D">
            <w:pPr>
              <w:spacing w:after="0"/>
              <w:rPr>
                <w:rFonts w:ascii="Gill Sans MT" w:hAnsi="Gill Sans MT"/>
                <w:w w:val="105"/>
              </w:rPr>
            </w:pPr>
            <w:r w:rsidRPr="00BE068B">
              <w:rPr>
                <w:rFonts w:ascii="Gill Sans MT" w:hAnsi="Gill Sans MT"/>
                <w:w w:val="105"/>
              </w:rPr>
              <w:t>H6</w:t>
            </w:r>
          </w:p>
        </w:tc>
        <w:tc>
          <w:tcPr>
            <w:tcW w:w="9000" w:type="dxa"/>
            <w:gridSpan w:val="4"/>
            <w:tcBorders>
              <w:top w:val="single" w:sz="4" w:space="0" w:color="000000"/>
              <w:left w:val="single" w:sz="4" w:space="0" w:color="auto"/>
              <w:bottom w:val="single" w:sz="4" w:space="0" w:color="000000"/>
              <w:right w:val="single" w:sz="18" w:space="0" w:color="000000"/>
            </w:tcBorders>
          </w:tcPr>
          <w:p w14:paraId="3B89831D" w14:textId="4BF86851"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During this agricultural year (2013/2014), what is the total land that your household lends TO other households? (</w:t>
            </w:r>
            <w:r w:rsidRPr="00BE068B">
              <w:rPr>
                <w:rFonts w:ascii="Gill Sans MT" w:hAnsi="Gill Sans MT"/>
                <w:b/>
                <w:w w:val="105"/>
              </w:rPr>
              <w:t>landarea_rentout</w:t>
            </w:r>
            <w:r w:rsidRPr="00BE068B">
              <w:rPr>
                <w:rFonts w:ascii="Gill Sans MT" w:hAnsi="Gill Sans MT"/>
                <w:w w:val="105"/>
              </w:rPr>
              <w:t>)</w:t>
            </w:r>
          </w:p>
          <w:p w14:paraId="2577C63B" w14:textId="77777777" w:rsidR="00C77E6C" w:rsidRPr="00BE068B" w:rsidRDefault="00C77E6C" w:rsidP="00F7697D">
            <w:pPr>
              <w:spacing w:after="0"/>
              <w:rPr>
                <w:rFonts w:ascii="Gill Sans MT" w:hAnsi="Gill Sans MT"/>
                <w:w w:val="105"/>
              </w:rPr>
            </w:pPr>
            <w:r w:rsidRPr="00BE068B">
              <w:rPr>
                <w:rFonts w:ascii="Gill Sans MT" w:hAnsi="Gill Sans MT"/>
                <w:i/>
                <w:w w:val="105"/>
              </w:rPr>
              <w:lastRenderedPageBreak/>
              <w:t>No payment or in-kind contribution expected</w:t>
            </w:r>
          </w:p>
        </w:tc>
        <w:tc>
          <w:tcPr>
            <w:tcW w:w="721" w:type="dxa"/>
            <w:gridSpan w:val="2"/>
            <w:tcBorders>
              <w:top w:val="single" w:sz="18" w:space="0" w:color="000000"/>
              <w:left w:val="single" w:sz="18" w:space="0" w:color="000000"/>
              <w:bottom w:val="single" w:sz="18" w:space="0" w:color="000000"/>
              <w:right w:val="single" w:sz="18" w:space="0" w:color="000000"/>
            </w:tcBorders>
          </w:tcPr>
          <w:p w14:paraId="7EFC7EF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lastRenderedPageBreak/>
              <w:t>(Integer</w:t>
            </w:r>
            <w:r w:rsidRPr="00BE068B">
              <w:rPr>
                <w:rFonts w:ascii="Gill Sans MT" w:hAnsi="Gill Sans MT"/>
                <w:i/>
                <w:color w:val="A6A6A6" w:themeColor="background1" w:themeShade="A6"/>
              </w:rPr>
              <w:lastRenderedPageBreak/>
              <w:t>)</w:t>
            </w:r>
          </w:p>
        </w:tc>
      </w:tr>
      <w:tr w:rsidR="00C77E6C" w:rsidRPr="00BE068B" w14:paraId="09750F49"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6720209" w14:textId="50A1F4FE"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lastRenderedPageBreak/>
              <w:t>H6b</w:t>
            </w:r>
          </w:p>
        </w:tc>
        <w:tc>
          <w:tcPr>
            <w:tcW w:w="4677" w:type="dxa"/>
            <w:tcBorders>
              <w:top w:val="single" w:sz="4" w:space="0" w:color="000000"/>
              <w:left w:val="single" w:sz="4" w:space="0" w:color="000000"/>
              <w:bottom w:val="single" w:sz="4" w:space="0" w:color="000000"/>
            </w:tcBorders>
          </w:tcPr>
          <w:p w14:paraId="2EC4E072" w14:textId="02719E23" w:rsidR="00C77E6C" w:rsidRPr="00BE068B" w:rsidRDefault="00C77E6C" w:rsidP="00F7697D">
            <w:pPr>
              <w:spacing w:after="0"/>
              <w:rPr>
                <w:rFonts w:ascii="Gill Sans MT" w:hAnsi="Gill Sans MT"/>
                <w:color w:val="000000"/>
              </w:rPr>
            </w:pPr>
            <w:r w:rsidRPr="00BE068B">
              <w:rPr>
                <w:rFonts w:ascii="Gill Sans MT" w:hAnsi="Gill Sans MT"/>
                <w:w w:val="105"/>
              </w:rPr>
              <w:t>Units (</w:t>
            </w:r>
            <w:r w:rsidRPr="00BE068B">
              <w:rPr>
                <w:rFonts w:ascii="Gill Sans MT" w:hAnsi="Gill Sans MT"/>
                <w:b/>
                <w:w w:val="105"/>
              </w:rPr>
              <w:t>unit4</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51E352B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18E87C5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29F6CAE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7BD1F932"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4151DCB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7C8E15F3"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71ECFC91"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2BA23918"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6ED3478"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AD81485" w14:textId="704082B9" w:rsidR="00C77E6C" w:rsidRPr="00BE068B" w:rsidRDefault="00C20927" w:rsidP="00F7697D">
            <w:pPr>
              <w:spacing w:after="0"/>
              <w:rPr>
                <w:rFonts w:ascii="Gill Sans MT" w:hAnsi="Gill Sans MT"/>
                <w:w w:val="105"/>
              </w:rPr>
            </w:pPr>
            <w:r w:rsidRPr="00BE068B">
              <w:rPr>
                <w:rFonts w:ascii="Gill Sans MT" w:hAnsi="Gill Sans MT"/>
                <w:w w:val="105"/>
              </w:rPr>
              <w:t>H7</w:t>
            </w:r>
          </w:p>
        </w:tc>
        <w:tc>
          <w:tcPr>
            <w:tcW w:w="8910" w:type="dxa"/>
            <w:gridSpan w:val="2"/>
            <w:tcBorders>
              <w:top w:val="single" w:sz="4" w:space="0" w:color="000000"/>
              <w:left w:val="single" w:sz="4" w:space="0" w:color="auto"/>
              <w:bottom w:val="single" w:sz="4" w:space="0" w:color="000000"/>
              <w:right w:val="single" w:sz="18" w:space="0" w:color="000000"/>
            </w:tcBorders>
          </w:tcPr>
          <w:p w14:paraId="7E982A93" w14:textId="4E5939BD"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What is the total number of fields that your household owns? (</w:t>
            </w:r>
            <w:r w:rsidRPr="00BE068B">
              <w:rPr>
                <w:rFonts w:ascii="Gill Sans MT" w:hAnsi="Gill Sans MT"/>
                <w:b/>
                <w:w w:val="105"/>
              </w:rPr>
              <w:t>totfield_own</w:t>
            </w:r>
            <w:r w:rsidRPr="00BE068B">
              <w:rPr>
                <w:rFonts w:ascii="Gill Sans MT" w:hAnsi="Gill Sans MT"/>
                <w:w w:val="105"/>
              </w:rPr>
              <w:t>)</w:t>
            </w:r>
          </w:p>
          <w:p w14:paraId="2EA637C6" w14:textId="77777777" w:rsidR="00C77E6C" w:rsidRPr="00BE068B" w:rsidRDefault="00C77E6C" w:rsidP="00F7697D">
            <w:pPr>
              <w:spacing w:after="0"/>
              <w:rPr>
                <w:rFonts w:ascii="Gill Sans MT" w:hAnsi="Gill Sans MT"/>
                <w:w w:val="105"/>
              </w:rPr>
            </w:pPr>
            <w:r w:rsidRPr="00BE068B">
              <w:rPr>
                <w:rFonts w:ascii="Gill Sans MT" w:hAnsi="Gill Sans MT"/>
                <w:i/>
                <w:w w:val="105"/>
              </w:rPr>
              <w:t>A field is defined as a piece of land with distinct boundaries defined by land-use</w:t>
            </w:r>
          </w:p>
        </w:tc>
        <w:tc>
          <w:tcPr>
            <w:tcW w:w="811" w:type="dxa"/>
            <w:gridSpan w:val="4"/>
            <w:tcBorders>
              <w:top w:val="single" w:sz="18" w:space="0" w:color="000000"/>
              <w:left w:val="single" w:sz="18" w:space="0" w:color="000000"/>
              <w:bottom w:val="single" w:sz="18" w:space="0" w:color="000000"/>
              <w:right w:val="single" w:sz="18" w:space="0" w:color="000000"/>
            </w:tcBorders>
          </w:tcPr>
          <w:p w14:paraId="39B66FD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2868645"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5029D42" w14:textId="75E3D3DD" w:rsidR="00C77E6C" w:rsidRPr="00BE068B" w:rsidRDefault="00C20927" w:rsidP="00F7697D">
            <w:pPr>
              <w:spacing w:after="0"/>
              <w:rPr>
                <w:rFonts w:ascii="Gill Sans MT" w:hAnsi="Gill Sans MT"/>
                <w:w w:val="105"/>
              </w:rPr>
            </w:pPr>
            <w:r w:rsidRPr="00BE068B">
              <w:rPr>
                <w:rFonts w:ascii="Gill Sans MT" w:hAnsi="Gill Sans MT"/>
                <w:w w:val="105"/>
              </w:rPr>
              <w:t>H8</w:t>
            </w:r>
          </w:p>
        </w:tc>
        <w:tc>
          <w:tcPr>
            <w:tcW w:w="8910" w:type="dxa"/>
            <w:gridSpan w:val="2"/>
            <w:tcBorders>
              <w:top w:val="single" w:sz="4" w:space="0" w:color="000000"/>
              <w:left w:val="single" w:sz="4" w:space="0" w:color="auto"/>
              <w:bottom w:val="single" w:sz="4" w:space="0" w:color="000000"/>
              <w:right w:val="single" w:sz="18" w:space="0" w:color="000000"/>
            </w:tcBorders>
          </w:tcPr>
          <w:p w14:paraId="0057D9A0" w14:textId="4A90D3C4"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 from other households?  (</w:t>
            </w:r>
            <w:r w:rsidRPr="00BE068B">
              <w:rPr>
                <w:rFonts w:ascii="Gill Sans MT" w:hAnsi="Gill Sans MT"/>
                <w:b/>
                <w:w w:val="105"/>
              </w:rPr>
              <w:t>totfield_rentin</w:t>
            </w:r>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45449149"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22BC01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DD9EABF" w14:textId="4043AB6A" w:rsidR="00C77E6C" w:rsidRPr="00BE068B" w:rsidRDefault="00C20927" w:rsidP="00F7697D">
            <w:pPr>
              <w:spacing w:after="0"/>
              <w:rPr>
                <w:rFonts w:ascii="Gill Sans MT" w:hAnsi="Gill Sans MT"/>
                <w:w w:val="105"/>
              </w:rPr>
            </w:pPr>
            <w:r w:rsidRPr="00BE068B">
              <w:rPr>
                <w:rFonts w:ascii="Gill Sans MT" w:hAnsi="Gill Sans MT"/>
                <w:w w:val="105"/>
              </w:rPr>
              <w:t>H9</w:t>
            </w:r>
          </w:p>
        </w:tc>
        <w:tc>
          <w:tcPr>
            <w:tcW w:w="8910" w:type="dxa"/>
            <w:gridSpan w:val="2"/>
            <w:tcBorders>
              <w:top w:val="single" w:sz="4" w:space="0" w:color="000000"/>
              <w:left w:val="single" w:sz="4" w:space="0" w:color="auto"/>
              <w:bottom w:val="single" w:sz="4" w:space="0" w:color="000000"/>
              <w:right w:val="single" w:sz="18" w:space="0" w:color="000000"/>
            </w:tcBorders>
          </w:tcPr>
          <w:p w14:paraId="1C0F6799" w14:textId="237FEA59"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BORROWS from other households? (</w:t>
            </w:r>
            <w:r w:rsidRPr="00BE068B">
              <w:rPr>
                <w:rFonts w:ascii="Gill Sans MT" w:hAnsi="Gill Sans MT"/>
                <w:b/>
                <w:w w:val="105"/>
              </w:rPr>
              <w:t>totfield_borrowin</w:t>
            </w:r>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60613A1"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46CD00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373DE9B" w14:textId="7F13CB29" w:rsidR="00C77E6C" w:rsidRPr="00BE068B" w:rsidRDefault="00C20927" w:rsidP="00F7697D">
            <w:pPr>
              <w:spacing w:after="0"/>
              <w:rPr>
                <w:rFonts w:ascii="Gill Sans MT" w:hAnsi="Gill Sans MT"/>
                <w:w w:val="105"/>
              </w:rPr>
            </w:pPr>
            <w:r w:rsidRPr="00BE068B">
              <w:rPr>
                <w:rFonts w:ascii="Gill Sans MT" w:hAnsi="Gill Sans MT"/>
                <w:w w:val="105"/>
              </w:rPr>
              <w:t>H10</w:t>
            </w:r>
          </w:p>
        </w:tc>
        <w:tc>
          <w:tcPr>
            <w:tcW w:w="8910" w:type="dxa"/>
            <w:gridSpan w:val="2"/>
            <w:tcBorders>
              <w:top w:val="single" w:sz="4" w:space="0" w:color="000000"/>
              <w:left w:val="single" w:sz="4" w:space="0" w:color="auto"/>
              <w:bottom w:val="single" w:sz="4" w:space="0" w:color="000000"/>
              <w:right w:val="single" w:sz="18" w:space="0" w:color="000000"/>
            </w:tcBorders>
          </w:tcPr>
          <w:p w14:paraId="6F2FD45F" w14:textId="3B7778B3"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RENTS-OUT to other households? (</w:t>
            </w:r>
            <w:r w:rsidRPr="00BE068B">
              <w:rPr>
                <w:rFonts w:ascii="Gill Sans MT" w:hAnsi="Gill Sans MT"/>
                <w:b/>
                <w:w w:val="105"/>
              </w:rPr>
              <w:t>totfield_rentout</w:t>
            </w:r>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F33F38"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C1ADFA9"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41A5119D" w14:textId="3565D2F0" w:rsidR="00C77E6C" w:rsidRPr="00BE068B" w:rsidRDefault="00C20927" w:rsidP="00F7697D">
            <w:pPr>
              <w:spacing w:after="0"/>
              <w:rPr>
                <w:rFonts w:ascii="Gill Sans MT" w:hAnsi="Gill Sans MT"/>
                <w:w w:val="105"/>
              </w:rPr>
            </w:pPr>
            <w:r w:rsidRPr="00BE068B">
              <w:rPr>
                <w:rFonts w:ascii="Gill Sans MT" w:hAnsi="Gill Sans MT"/>
                <w:w w:val="105"/>
              </w:rPr>
              <w:t>H11</w:t>
            </w:r>
          </w:p>
        </w:tc>
        <w:tc>
          <w:tcPr>
            <w:tcW w:w="8910" w:type="dxa"/>
            <w:gridSpan w:val="2"/>
            <w:tcBorders>
              <w:top w:val="single" w:sz="4" w:space="0" w:color="000000"/>
              <w:left w:val="single" w:sz="4" w:space="0" w:color="auto"/>
              <w:bottom w:val="single" w:sz="4" w:space="0" w:color="000000"/>
              <w:right w:val="single" w:sz="18" w:space="0" w:color="000000"/>
            </w:tcBorders>
          </w:tcPr>
          <w:p w14:paraId="74A19D02" w14:textId="498D3E6C" w:rsidR="00C77E6C" w:rsidRPr="00BE068B" w:rsidRDefault="00C77E6C" w:rsidP="00F7697D">
            <w:pPr>
              <w:spacing w:after="0"/>
              <w:rPr>
                <w:rFonts w:ascii="Gill Sans MT" w:hAnsi="Gill Sans MT"/>
                <w:w w:val="105"/>
              </w:rPr>
            </w:pPr>
            <w:r w:rsidRPr="00BE068B">
              <w:rPr>
                <w:rFonts w:ascii="Gill Sans MT" w:hAnsi="Gill Sans MT"/>
                <w:w w:val="105"/>
              </w:rPr>
              <w:t>What is the total number of fields that your household LENDS to other households? (</w:t>
            </w:r>
            <w:r w:rsidRPr="00BE068B">
              <w:rPr>
                <w:rFonts w:ascii="Gill Sans MT" w:hAnsi="Gill Sans MT"/>
                <w:b/>
                <w:w w:val="105"/>
              </w:rPr>
              <w:t>totfield_borrowout</w:t>
            </w:r>
            <w:r w:rsidRPr="00BE068B">
              <w:rPr>
                <w:rFonts w:ascii="Gill Sans MT" w:hAnsi="Gill Sans MT"/>
                <w:w w:val="105"/>
              </w:rPr>
              <w:t>)</w:t>
            </w:r>
          </w:p>
        </w:tc>
        <w:tc>
          <w:tcPr>
            <w:tcW w:w="811" w:type="dxa"/>
            <w:gridSpan w:val="4"/>
            <w:tcBorders>
              <w:top w:val="single" w:sz="18" w:space="0" w:color="000000"/>
              <w:left w:val="single" w:sz="18" w:space="0" w:color="000000"/>
              <w:bottom w:val="single" w:sz="18" w:space="0" w:color="000000"/>
              <w:right w:val="single" w:sz="18" w:space="0" w:color="000000"/>
            </w:tcBorders>
          </w:tcPr>
          <w:p w14:paraId="771141E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A448AD1"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E034A02" w14:textId="1E5A2286" w:rsidR="00C77E6C" w:rsidRPr="00BE068B" w:rsidRDefault="00C20927" w:rsidP="00F7697D">
            <w:pPr>
              <w:spacing w:after="0"/>
              <w:rPr>
                <w:rFonts w:ascii="Gill Sans MT" w:hAnsi="Gill Sans MT"/>
                <w:w w:val="105"/>
              </w:rPr>
            </w:pPr>
            <w:r w:rsidRPr="00BE068B">
              <w:rPr>
                <w:rFonts w:ascii="Gill Sans MT" w:hAnsi="Gill Sans MT"/>
                <w:w w:val="105"/>
              </w:rPr>
              <w:t>H12</w:t>
            </w:r>
          </w:p>
        </w:tc>
        <w:tc>
          <w:tcPr>
            <w:tcW w:w="8910" w:type="dxa"/>
            <w:gridSpan w:val="2"/>
            <w:tcBorders>
              <w:top w:val="single" w:sz="4" w:space="0" w:color="000000"/>
              <w:left w:val="single" w:sz="4" w:space="0" w:color="auto"/>
              <w:bottom w:val="single" w:sz="4" w:space="0" w:color="000000"/>
              <w:right w:val="single" w:sz="18" w:space="0" w:color="000000"/>
            </w:tcBorders>
          </w:tcPr>
          <w:p w14:paraId="3F3B130E" w14:textId="77777777"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Enumerator calculate: How many fields in total does the household own, rent-in, or borrow from another household?</w:t>
            </w:r>
          </w:p>
          <w:p w14:paraId="5856E23E" w14:textId="77777777" w:rsidR="00C77E6C" w:rsidRPr="00BE068B" w:rsidRDefault="00C77E6C" w:rsidP="00F7697D">
            <w:pPr>
              <w:spacing w:after="0"/>
              <w:rPr>
                <w:rFonts w:ascii="Gill Sans MT" w:hAnsi="Gill Sans MT"/>
                <w:w w:val="105"/>
              </w:rPr>
            </w:pPr>
            <w:r w:rsidRPr="00BE068B">
              <w:rPr>
                <w:rFonts w:ascii="Gill Sans MT" w:hAnsi="Gill Sans MT"/>
                <w:i/>
                <w:w w:val="105"/>
              </w:rPr>
              <w:t>This is the number of fields that you will ask the field roster questions about</w:t>
            </w:r>
          </w:p>
        </w:tc>
        <w:tc>
          <w:tcPr>
            <w:tcW w:w="811" w:type="dxa"/>
            <w:gridSpan w:val="4"/>
            <w:tcBorders>
              <w:top w:val="single" w:sz="18" w:space="0" w:color="000000"/>
              <w:left w:val="single" w:sz="18" w:space="0" w:color="000000"/>
              <w:bottom w:val="single" w:sz="18" w:space="0" w:color="000000"/>
              <w:right w:val="single" w:sz="18" w:space="0" w:color="000000"/>
            </w:tcBorders>
          </w:tcPr>
          <w:p w14:paraId="18323C6B"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D9F0B2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28E6BBD" w14:textId="02EB2049" w:rsidR="00C77E6C" w:rsidRPr="00BE068B" w:rsidRDefault="00C20927" w:rsidP="00F7697D">
            <w:pPr>
              <w:spacing w:after="0"/>
              <w:rPr>
                <w:rFonts w:ascii="Gill Sans MT" w:hAnsi="Gill Sans MT"/>
                <w:w w:val="105"/>
              </w:rPr>
            </w:pPr>
            <w:r w:rsidRPr="00BE068B">
              <w:rPr>
                <w:rFonts w:ascii="Gill Sans MT" w:hAnsi="Gill Sans MT"/>
                <w:w w:val="105"/>
              </w:rPr>
              <w:t>H13</w:t>
            </w:r>
          </w:p>
        </w:tc>
        <w:tc>
          <w:tcPr>
            <w:tcW w:w="8910" w:type="dxa"/>
            <w:gridSpan w:val="2"/>
            <w:tcBorders>
              <w:top w:val="single" w:sz="4" w:space="0" w:color="000000"/>
              <w:left w:val="single" w:sz="4" w:space="0" w:color="auto"/>
              <w:bottom w:val="single" w:sz="4" w:space="0" w:color="000000"/>
              <w:right w:val="single" w:sz="18" w:space="0" w:color="000000"/>
            </w:tcBorders>
          </w:tcPr>
          <w:p w14:paraId="7CC7F624" w14:textId="0F1BF780"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 xml:space="preserve">How many of your fields were farmed for subsistence or cash crops during </w:t>
            </w:r>
            <w:del w:id="61" w:author="usaiduser" w:date="2014-11-09T10:56:00Z">
              <w:r w:rsidRPr="00BE068B" w:rsidDel="00076CB1">
                <w:rPr>
                  <w:rFonts w:ascii="Gill Sans MT" w:hAnsi="Gill Sans MT"/>
                  <w:w w:val="105"/>
                </w:rPr>
                <w:delText xml:space="preserve">the </w:delText>
              </w:r>
            </w:del>
            <w:r w:rsidRPr="00BE068B">
              <w:rPr>
                <w:rFonts w:ascii="Gill Sans MT" w:hAnsi="Gill Sans MT"/>
                <w:w w:val="105"/>
              </w:rPr>
              <w:t>this agricultural year (2013/2014)? (</w:t>
            </w:r>
            <w:r w:rsidRPr="00BE068B">
              <w:rPr>
                <w:rFonts w:ascii="Gill Sans MT" w:hAnsi="Gill Sans MT"/>
                <w:b/>
                <w:w w:val="105"/>
              </w:rPr>
              <w:t>subsistence</w:t>
            </w:r>
            <w:r w:rsidRPr="00BE068B">
              <w:rPr>
                <w:rFonts w:ascii="Gill Sans MT" w:hAnsi="Gill Sans MT"/>
                <w:w w:val="105"/>
              </w:rPr>
              <w:t>)</w:t>
            </w:r>
          </w:p>
          <w:p w14:paraId="1E3AC408" w14:textId="77777777" w:rsidR="00C77E6C" w:rsidRPr="00BE068B" w:rsidRDefault="00C77E6C" w:rsidP="00F7697D">
            <w:pPr>
              <w:spacing w:after="0"/>
              <w:rPr>
                <w:rFonts w:ascii="Gill Sans MT" w:hAnsi="Gill Sans MT"/>
                <w:w w:val="105"/>
              </w:rPr>
            </w:pPr>
            <w:r w:rsidRPr="00BE068B">
              <w:rPr>
                <w:rFonts w:ascii="Gill Sans MT" w:hAnsi="Gill Sans MT"/>
                <w:i/>
                <w:w w:val="105"/>
              </w:rPr>
              <w:t>Only consider land that is owned, rented in, or borrowed, not land that is rented out or lended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F7F319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0CB6EBB3"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397CD7ED" w14:textId="11424D70" w:rsidR="00C77E6C" w:rsidRPr="00BE068B" w:rsidRDefault="00C20927" w:rsidP="00F7697D">
            <w:pPr>
              <w:spacing w:after="0"/>
              <w:rPr>
                <w:rFonts w:ascii="Gill Sans MT" w:hAnsi="Gill Sans MT"/>
                <w:w w:val="105"/>
              </w:rPr>
            </w:pPr>
            <w:r w:rsidRPr="00BE068B">
              <w:rPr>
                <w:rFonts w:ascii="Gill Sans MT" w:hAnsi="Gill Sans MT"/>
                <w:w w:val="105"/>
              </w:rPr>
              <w:t>H14</w:t>
            </w:r>
          </w:p>
        </w:tc>
        <w:tc>
          <w:tcPr>
            <w:tcW w:w="8910" w:type="dxa"/>
            <w:gridSpan w:val="2"/>
            <w:tcBorders>
              <w:top w:val="single" w:sz="4" w:space="0" w:color="000000"/>
              <w:left w:val="single" w:sz="4" w:space="0" w:color="auto"/>
              <w:bottom w:val="single" w:sz="4" w:space="0" w:color="000000"/>
              <w:right w:val="single" w:sz="18" w:space="0" w:color="000000"/>
            </w:tcBorders>
          </w:tcPr>
          <w:p w14:paraId="05746E60" w14:textId="0B528CB6"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were used as pastures or other non-</w:t>
            </w:r>
            <w:del w:id="62" w:author="usaiduser" w:date="2014-11-09T10:56:00Z">
              <w:r w:rsidRPr="00BE068B" w:rsidDel="00D3331A">
                <w:rPr>
                  <w:rFonts w:ascii="Gill Sans MT" w:hAnsi="Gill Sans MT"/>
                  <w:w w:val="105"/>
                </w:rPr>
                <w:delText xml:space="preserve">agricultural </w:delText>
              </w:r>
            </w:del>
            <w:ins w:id="63" w:author="usaiduser" w:date="2014-11-09T10:56:00Z">
              <w:r w:rsidR="00D3331A">
                <w:rPr>
                  <w:rFonts w:ascii="Gill Sans MT" w:hAnsi="Gill Sans MT"/>
                  <w:w w:val="105"/>
                </w:rPr>
                <w:t>cropped</w:t>
              </w:r>
              <w:r w:rsidR="00D3331A" w:rsidRPr="00BE068B">
                <w:rPr>
                  <w:rFonts w:ascii="Gill Sans MT" w:hAnsi="Gill Sans MT"/>
                  <w:w w:val="105"/>
                </w:rPr>
                <w:t xml:space="preserve"> </w:t>
              </w:r>
            </w:ins>
            <w:r w:rsidRPr="00BE068B">
              <w:rPr>
                <w:rFonts w:ascii="Gill Sans MT" w:hAnsi="Gill Sans MT"/>
                <w:w w:val="105"/>
              </w:rPr>
              <w:t>uses, during this agricultural year (2013/2014)? (</w:t>
            </w:r>
            <w:r w:rsidRPr="00BE068B">
              <w:rPr>
                <w:rFonts w:ascii="Gill Sans MT" w:hAnsi="Gill Sans MT"/>
                <w:b/>
                <w:w w:val="105"/>
              </w:rPr>
              <w:t>past_nonagri</w:t>
            </w:r>
            <w:r w:rsidRPr="00BE068B">
              <w:rPr>
                <w:rFonts w:ascii="Gill Sans MT" w:hAnsi="Gill Sans MT"/>
                <w:w w:val="105"/>
              </w:rPr>
              <w:t>)</w:t>
            </w:r>
          </w:p>
          <w:p w14:paraId="5EBB1318" w14:textId="77777777" w:rsidR="00C77E6C" w:rsidRPr="00BE068B" w:rsidRDefault="00C77E6C" w:rsidP="00F7697D">
            <w:pPr>
              <w:spacing w:after="0"/>
              <w:rPr>
                <w:rFonts w:ascii="Gill Sans MT" w:hAnsi="Gill Sans MT"/>
                <w:w w:val="105"/>
              </w:rPr>
            </w:pPr>
            <w:r w:rsidRPr="00BE068B">
              <w:rPr>
                <w:rFonts w:ascii="Gill Sans MT" w:hAnsi="Gill Sans MT"/>
                <w:i/>
                <w:w w:val="105"/>
              </w:rPr>
              <w:t>Only consider land that is owned, rented in, or borrowed, not land that is rented out or lended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9D85EB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29AC1DE"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607CFB9B" w14:textId="4E08DEDF" w:rsidR="00C77E6C" w:rsidRPr="00BE068B" w:rsidRDefault="00C20927" w:rsidP="00F7697D">
            <w:pPr>
              <w:spacing w:after="0"/>
              <w:rPr>
                <w:rFonts w:ascii="Gill Sans MT" w:hAnsi="Gill Sans MT"/>
                <w:w w:val="105"/>
              </w:rPr>
            </w:pPr>
            <w:r w:rsidRPr="00BE068B">
              <w:rPr>
                <w:rFonts w:ascii="Gill Sans MT" w:hAnsi="Gill Sans MT"/>
                <w:w w:val="105"/>
              </w:rPr>
              <w:t>H15</w:t>
            </w:r>
          </w:p>
        </w:tc>
        <w:tc>
          <w:tcPr>
            <w:tcW w:w="8910" w:type="dxa"/>
            <w:gridSpan w:val="2"/>
            <w:tcBorders>
              <w:top w:val="single" w:sz="4" w:space="0" w:color="000000"/>
              <w:left w:val="single" w:sz="4" w:space="0" w:color="auto"/>
              <w:bottom w:val="single" w:sz="4" w:space="0" w:color="000000"/>
              <w:right w:val="single" w:sz="18" w:space="0" w:color="000000"/>
            </w:tcBorders>
          </w:tcPr>
          <w:p w14:paraId="35CD5163" w14:textId="081F3504"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many of your fields did you leave fallow during this agricultural year (2013/2014)? (</w:t>
            </w:r>
            <w:r w:rsidRPr="00BE068B">
              <w:rPr>
                <w:rFonts w:ascii="Gill Sans MT" w:hAnsi="Gill Sans MT"/>
                <w:b/>
                <w:w w:val="105"/>
              </w:rPr>
              <w:t>fallowfields</w:t>
            </w:r>
            <w:r w:rsidRPr="00BE068B">
              <w:rPr>
                <w:rFonts w:ascii="Gill Sans MT" w:hAnsi="Gill Sans MT"/>
                <w:w w:val="105"/>
              </w:rPr>
              <w:t>)</w:t>
            </w:r>
          </w:p>
          <w:p w14:paraId="20B801E8" w14:textId="77777777" w:rsidR="00C77E6C" w:rsidRPr="00BE068B" w:rsidRDefault="00C77E6C" w:rsidP="00F7697D">
            <w:pPr>
              <w:spacing w:after="0"/>
              <w:rPr>
                <w:rFonts w:ascii="Gill Sans MT" w:hAnsi="Gill Sans MT"/>
                <w:w w:val="105"/>
              </w:rPr>
            </w:pPr>
            <w:r w:rsidRPr="00BE068B">
              <w:rPr>
                <w:rFonts w:ascii="Gill Sans MT" w:hAnsi="Gill Sans MT"/>
                <w:i/>
                <w:w w:val="105"/>
              </w:rPr>
              <w:t>Only consider land that is owned, rented in, or borrowed, not land that is rented out or lended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E2DEAEF"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BF57CC7"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60C42D5" w14:textId="455B005B" w:rsidR="00C77E6C" w:rsidRPr="00BE068B" w:rsidRDefault="00C20927" w:rsidP="00F7697D">
            <w:pPr>
              <w:spacing w:after="0"/>
              <w:rPr>
                <w:rFonts w:ascii="Gill Sans MT" w:hAnsi="Gill Sans MT"/>
                <w:w w:val="105"/>
              </w:rPr>
            </w:pPr>
            <w:r w:rsidRPr="00BE068B">
              <w:rPr>
                <w:rFonts w:ascii="Gill Sans MT" w:hAnsi="Gill Sans MT"/>
                <w:w w:val="105"/>
              </w:rPr>
              <w:t>H16</w:t>
            </w:r>
          </w:p>
        </w:tc>
        <w:tc>
          <w:tcPr>
            <w:tcW w:w="8910" w:type="dxa"/>
            <w:gridSpan w:val="2"/>
            <w:tcBorders>
              <w:top w:val="single" w:sz="4" w:space="0" w:color="000000"/>
              <w:left w:val="single" w:sz="4" w:space="0" w:color="auto"/>
              <w:bottom w:val="single" w:sz="4" w:space="0" w:color="000000"/>
              <w:right w:val="single" w:sz="18" w:space="0" w:color="000000"/>
            </w:tcBorders>
          </w:tcPr>
          <w:p w14:paraId="6F6CAF68" w14:textId="527D2E33" w:rsidR="00C77E6C" w:rsidRPr="00BE068B" w:rsidRDefault="00C77E6C"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plant agroforestry trees on during this agricultural year (2013/2014)? (</w:t>
            </w:r>
            <w:r w:rsidRPr="00BE068B">
              <w:rPr>
                <w:rFonts w:ascii="Gill Sans MT" w:hAnsi="Gill Sans MT"/>
                <w:b/>
                <w:color w:val="auto"/>
                <w:w w:val="105"/>
              </w:rPr>
              <w:t>tno_fields</w:t>
            </w:r>
            <w:r w:rsidRPr="00BE068B">
              <w:rPr>
                <w:rFonts w:ascii="Gill Sans MT" w:hAnsi="Gill Sans MT"/>
                <w:color w:val="auto"/>
                <w:w w:val="105"/>
              </w:rPr>
              <w:t>)</w:t>
            </w:r>
          </w:p>
          <w:p w14:paraId="3792144E" w14:textId="77777777" w:rsidR="00C77E6C" w:rsidRPr="00BE068B" w:rsidRDefault="00C77E6C" w:rsidP="00F7697D">
            <w:pPr>
              <w:spacing w:after="0"/>
              <w:rPr>
                <w:rFonts w:ascii="Gill Sans MT" w:hAnsi="Gill Sans MT"/>
                <w:w w:val="105"/>
              </w:rPr>
            </w:pPr>
            <w:r w:rsidRPr="00BE068B">
              <w:rPr>
                <w:rFonts w:ascii="Gill Sans MT" w:hAnsi="Gill Sans MT"/>
                <w:i/>
                <w:w w:val="105"/>
              </w:rPr>
              <w:t>Agroforestry trees include musangu, glricidia, ububa, etc. Do not include pigeon peas or cowpeas.</w:t>
            </w:r>
          </w:p>
        </w:tc>
        <w:tc>
          <w:tcPr>
            <w:tcW w:w="811" w:type="dxa"/>
            <w:gridSpan w:val="4"/>
            <w:tcBorders>
              <w:top w:val="single" w:sz="18" w:space="0" w:color="000000"/>
              <w:left w:val="single" w:sz="18" w:space="0" w:color="000000"/>
              <w:bottom w:val="single" w:sz="18" w:space="0" w:color="000000"/>
              <w:right w:val="single" w:sz="18" w:space="0" w:color="000000"/>
            </w:tcBorders>
          </w:tcPr>
          <w:p w14:paraId="7A21C0FC"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2F35E80B"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05BD7AD"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213BC39" w14:textId="4672E9CD"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How many fields did your household clear during this agricultural year (2013/2014)</w:t>
            </w:r>
          </w:p>
          <w:p w14:paraId="2E6DBB53" w14:textId="2697C023" w:rsidR="00EF7147" w:rsidRPr="00F86AA7" w:rsidRDefault="00EF7147" w:rsidP="00F7697D">
            <w:pPr>
              <w:pStyle w:val="longtableQtext"/>
              <w:keepNext/>
              <w:spacing w:afterLines="20" w:after="48" w:line="240" w:lineRule="auto"/>
              <w:ind w:left="10"/>
              <w:contextualSpacing/>
              <w:outlineLvl w:val="7"/>
              <w:rPr>
                <w:rFonts w:ascii="Gill Sans MT" w:hAnsi="Gill Sans MT"/>
                <w:i/>
                <w:color w:val="auto"/>
                <w:w w:val="105"/>
              </w:rPr>
            </w:pPr>
            <w:r w:rsidRPr="00F86AA7">
              <w:rPr>
                <w:rFonts w:ascii="Gill Sans MT" w:hAnsi="Gill Sans MT"/>
                <w:i/>
                <w:color w:val="auto"/>
                <w:w w:val="105"/>
              </w:rPr>
              <w:t>Only consider land that is owned, rented in, or borrowed, not land that is rented out or lended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42B830D3" w14:textId="23170DA3"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EF7147" w:rsidRPr="00BE068B" w14:paraId="0DF114D0"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2E4C2B26" w14:textId="77777777" w:rsidR="00EF7147" w:rsidRPr="00BE068B" w:rsidRDefault="00EF7147" w:rsidP="00F7697D">
            <w:pPr>
              <w:spacing w:after="0"/>
              <w:rPr>
                <w:rFonts w:ascii="Gill Sans MT" w:hAnsi="Gill Sans MT"/>
                <w:w w:val="105"/>
              </w:rPr>
            </w:pPr>
          </w:p>
        </w:tc>
        <w:tc>
          <w:tcPr>
            <w:tcW w:w="8910" w:type="dxa"/>
            <w:gridSpan w:val="2"/>
            <w:tcBorders>
              <w:top w:val="single" w:sz="4" w:space="0" w:color="000000"/>
              <w:left w:val="single" w:sz="4" w:space="0" w:color="auto"/>
              <w:bottom w:val="single" w:sz="4" w:space="0" w:color="000000"/>
              <w:right w:val="single" w:sz="18" w:space="0" w:color="000000"/>
            </w:tcBorders>
          </w:tcPr>
          <w:p w14:paraId="4180312B" w14:textId="77777777" w:rsidR="00EF7147" w:rsidRPr="00BE068B" w:rsidRDefault="00EF7147" w:rsidP="00F7697D">
            <w:pPr>
              <w:pStyle w:val="longtableQtext"/>
              <w:spacing w:afterLines="20" w:after="48" w:line="240" w:lineRule="auto"/>
              <w:ind w:left="10"/>
              <w:contextualSpacing/>
              <w:rPr>
                <w:rFonts w:ascii="Gill Sans MT" w:hAnsi="Gill Sans MT"/>
                <w:color w:val="auto"/>
                <w:w w:val="105"/>
              </w:rPr>
            </w:pPr>
            <w:r w:rsidRPr="00BE068B">
              <w:rPr>
                <w:rFonts w:ascii="Gill Sans MT" w:hAnsi="Gill Sans MT"/>
                <w:color w:val="auto"/>
                <w:w w:val="105"/>
              </w:rPr>
              <w:t xml:space="preserve">How many MORE </w:t>
            </w:r>
            <w:commentRangeStart w:id="64"/>
            <w:r w:rsidRPr="00BE068B">
              <w:rPr>
                <w:rFonts w:ascii="Gill Sans MT" w:hAnsi="Gill Sans MT"/>
                <w:color w:val="auto"/>
                <w:w w:val="105"/>
              </w:rPr>
              <w:t xml:space="preserve">fields </w:t>
            </w:r>
            <w:commentRangeEnd w:id="64"/>
            <w:r w:rsidR="00D01498">
              <w:rPr>
                <w:rStyle w:val="CommentReference"/>
                <w:rFonts w:asciiTheme="minorHAnsi" w:eastAsiaTheme="minorHAnsi" w:hAnsiTheme="minorHAnsi"/>
                <w:color w:val="auto"/>
              </w:rPr>
              <w:commentReference w:id="64"/>
            </w:r>
            <w:r w:rsidRPr="00BE068B">
              <w:rPr>
                <w:rFonts w:ascii="Gill Sans MT" w:hAnsi="Gill Sans MT"/>
                <w:color w:val="auto"/>
                <w:w w:val="105"/>
              </w:rPr>
              <w:t>do you plan to clear in the next 3 years (ie: by 2018)?</w:t>
            </w:r>
          </w:p>
          <w:p w14:paraId="3B201EBB" w14:textId="701558DE" w:rsidR="00EF7147" w:rsidRPr="00761418" w:rsidRDefault="00EF7147" w:rsidP="00F7697D">
            <w:pPr>
              <w:pStyle w:val="longtableQtext"/>
              <w:spacing w:afterLines="20" w:after="48" w:line="240" w:lineRule="auto"/>
              <w:ind w:left="10"/>
              <w:contextualSpacing/>
              <w:rPr>
                <w:rFonts w:ascii="Gill Sans MT" w:hAnsi="Gill Sans MT"/>
                <w:i/>
                <w:color w:val="auto"/>
                <w:w w:val="105"/>
              </w:rPr>
            </w:pPr>
            <w:r w:rsidRPr="00761418">
              <w:rPr>
                <w:rFonts w:ascii="Gill Sans MT" w:hAnsi="Gill Sans MT"/>
                <w:i/>
                <w:color w:val="auto"/>
                <w:w w:val="105"/>
              </w:rPr>
              <w:t>Only consider land that is owned, rented in, or borrowed, not land that is rented out or len</w:t>
            </w:r>
            <w:del w:id="65" w:author="usaiduser" w:date="2014-11-09T10:59:00Z">
              <w:r w:rsidRPr="00761418" w:rsidDel="007B23FA">
                <w:rPr>
                  <w:rFonts w:ascii="Gill Sans MT" w:hAnsi="Gill Sans MT"/>
                  <w:i/>
                  <w:color w:val="auto"/>
                  <w:w w:val="105"/>
                </w:rPr>
                <w:delText>de</w:delText>
              </w:r>
            </w:del>
            <w:ins w:id="66" w:author="usaiduser" w:date="2014-11-09T10:59:00Z">
              <w:r w:rsidR="007B23FA">
                <w:rPr>
                  <w:rFonts w:ascii="Gill Sans MT" w:hAnsi="Gill Sans MT"/>
                  <w:i/>
                  <w:color w:val="auto"/>
                  <w:w w:val="105"/>
                </w:rPr>
                <w:t>t</w:t>
              </w:r>
            </w:ins>
            <w:del w:id="67" w:author="usaiduser" w:date="2014-11-09T10:59:00Z">
              <w:r w:rsidRPr="00761418" w:rsidDel="007B23FA">
                <w:rPr>
                  <w:rFonts w:ascii="Gill Sans MT" w:hAnsi="Gill Sans MT"/>
                  <w:i/>
                  <w:color w:val="auto"/>
                  <w:w w:val="105"/>
                </w:rPr>
                <w:delText>d</w:delText>
              </w:r>
            </w:del>
            <w:r w:rsidRPr="00761418">
              <w:rPr>
                <w:rFonts w:ascii="Gill Sans MT" w:hAnsi="Gill Sans MT"/>
                <w:i/>
                <w:color w:val="auto"/>
                <w:w w:val="105"/>
              </w:rPr>
              <w:t xml:space="preserve"> to others</w:t>
            </w:r>
          </w:p>
        </w:tc>
        <w:tc>
          <w:tcPr>
            <w:tcW w:w="811" w:type="dxa"/>
            <w:gridSpan w:val="4"/>
            <w:tcBorders>
              <w:top w:val="single" w:sz="18" w:space="0" w:color="000000"/>
              <w:left w:val="single" w:sz="18" w:space="0" w:color="000000"/>
              <w:bottom w:val="single" w:sz="18" w:space="0" w:color="000000"/>
              <w:right w:val="single" w:sz="18" w:space="0" w:color="000000"/>
            </w:tcBorders>
          </w:tcPr>
          <w:p w14:paraId="5A47C22D" w14:textId="57F9BEBC" w:rsidR="00EF7147" w:rsidRPr="00BE068B" w:rsidRDefault="00EF7147"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FC0604"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3C0DA9A" w14:textId="0A28A277"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t>H17</w:t>
            </w:r>
          </w:p>
        </w:tc>
        <w:tc>
          <w:tcPr>
            <w:tcW w:w="4677" w:type="dxa"/>
            <w:tcBorders>
              <w:top w:val="single" w:sz="4" w:space="0" w:color="000000"/>
              <w:left w:val="single" w:sz="4" w:space="0" w:color="auto"/>
              <w:bottom w:val="single" w:sz="4" w:space="0" w:color="000000"/>
            </w:tcBorders>
          </w:tcPr>
          <w:p w14:paraId="688F069B" w14:textId="5F46E199" w:rsidR="00C77E6C" w:rsidRPr="00BE068B" w:rsidRDefault="00C77E6C" w:rsidP="005E51A5">
            <w:pPr>
              <w:spacing w:after="0"/>
              <w:rPr>
                <w:rFonts w:ascii="Gill Sans MT" w:eastAsia="Calibri" w:hAnsi="Gill Sans MT" w:cs="Times New Roman"/>
                <w:w w:val="105"/>
              </w:rPr>
            </w:pPr>
            <w:r w:rsidRPr="00BE068B">
              <w:rPr>
                <w:rFonts w:ascii="Gill Sans MT" w:hAnsi="Gill Sans MT"/>
                <w:w w:val="105"/>
              </w:rPr>
              <w:t xml:space="preserve">In the past 5 years, has your household </w:t>
            </w:r>
            <w:r w:rsidRPr="00BE068B">
              <w:rPr>
                <w:rFonts w:ascii="Gill Sans MT" w:hAnsi="Gill Sans MT"/>
                <w:w w:val="105"/>
              </w:rPr>
              <w:lastRenderedPageBreak/>
              <w:t>requested or tried to obtain additional land in this village for use by your household? (</w:t>
            </w:r>
            <w:r w:rsidRPr="00BE068B">
              <w:rPr>
                <w:rFonts w:ascii="Gill Sans MT" w:hAnsi="Gill Sans MT"/>
                <w:b/>
                <w:w w:val="105"/>
              </w:rPr>
              <w:t>req_land</w:t>
            </w:r>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51FD5F25" w14:textId="77777777" w:rsidR="00C77E6C" w:rsidRPr="00BE068B" w:rsidRDefault="00C77E6C" w:rsidP="00F7697D">
            <w:pPr>
              <w:spacing w:after="0"/>
              <w:rPr>
                <w:rFonts w:ascii="Gill Sans MT" w:hAnsi="Gill Sans MT"/>
              </w:rPr>
            </w:pPr>
            <w:r w:rsidRPr="00BE068B">
              <w:rPr>
                <w:rFonts w:ascii="Gill Sans MT" w:hAnsi="Gill Sans MT"/>
              </w:rPr>
              <w:lastRenderedPageBreak/>
              <w:t>1=No</w:t>
            </w:r>
          </w:p>
          <w:p w14:paraId="0037EB6E" w14:textId="77777777" w:rsidR="00C77E6C" w:rsidRPr="00BE068B" w:rsidRDefault="00C77E6C" w:rsidP="00F7697D">
            <w:pPr>
              <w:spacing w:after="0"/>
              <w:rPr>
                <w:rFonts w:ascii="Gill Sans MT" w:hAnsi="Gill Sans MT"/>
              </w:rPr>
            </w:pPr>
            <w:r w:rsidRPr="00BE068B">
              <w:rPr>
                <w:rFonts w:ascii="Gill Sans MT" w:hAnsi="Gill Sans MT"/>
              </w:rPr>
              <w:lastRenderedPageBreak/>
              <w:t>2=Yes</w:t>
            </w:r>
            <w:r w:rsidRPr="00BE068B" w:rsidDel="00226116">
              <w:rPr>
                <w:rFonts w:ascii="Gill Sans MT" w:hAnsi="Gill Sans MT"/>
              </w:rPr>
              <w:t xml:space="preserve"> </w:t>
            </w:r>
          </w:p>
          <w:p w14:paraId="7C4F9E65" w14:textId="77777777" w:rsidR="00C77E6C" w:rsidRPr="00BE068B" w:rsidRDefault="00C77E6C" w:rsidP="00F7697D">
            <w:pPr>
              <w:spacing w:after="0"/>
              <w:rPr>
                <w:rFonts w:ascii="Gill Sans MT" w:hAnsi="Gill Sans MT"/>
              </w:rPr>
            </w:pPr>
            <w:r w:rsidRPr="00BE068B">
              <w:rPr>
                <w:rFonts w:ascii="Gill Sans MT" w:hAnsi="Gill Sans MT"/>
              </w:rPr>
              <w:t>888=Don’t know</w:t>
            </w:r>
          </w:p>
          <w:p w14:paraId="157C74D1"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629A3BFB"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C77E6C" w:rsidRPr="00BE068B" w14:paraId="5C94C9F2"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4C7FAEA1" w14:textId="05309AAA" w:rsidR="00C77E6C" w:rsidRPr="00BE068B" w:rsidRDefault="00C20927" w:rsidP="00F7697D">
            <w:pPr>
              <w:spacing w:after="0"/>
              <w:rPr>
                <w:rFonts w:ascii="Gill Sans MT" w:eastAsia="Calibri" w:hAnsi="Gill Sans MT" w:cs="Times New Roman"/>
                <w:w w:val="105"/>
              </w:rPr>
            </w:pPr>
            <w:r w:rsidRPr="00BE068B">
              <w:rPr>
                <w:rFonts w:ascii="Gill Sans MT" w:eastAsia="Calibri" w:hAnsi="Gill Sans MT" w:cs="Times New Roman"/>
                <w:w w:val="105"/>
              </w:rPr>
              <w:lastRenderedPageBreak/>
              <w:t>H18</w:t>
            </w:r>
          </w:p>
        </w:tc>
        <w:tc>
          <w:tcPr>
            <w:tcW w:w="4677" w:type="dxa"/>
            <w:tcBorders>
              <w:top w:val="single" w:sz="4" w:space="0" w:color="000000"/>
              <w:left w:val="single" w:sz="4" w:space="0" w:color="auto"/>
              <w:bottom w:val="single" w:sz="4" w:space="0" w:color="000000"/>
            </w:tcBorders>
          </w:tcPr>
          <w:p w14:paraId="595B34E6" w14:textId="3D49A47E" w:rsidR="00C77E6C" w:rsidRPr="00BE068B" w:rsidRDefault="00C77E6C" w:rsidP="00F7697D">
            <w:pPr>
              <w:spacing w:after="0"/>
              <w:rPr>
                <w:rFonts w:ascii="Gill Sans MT" w:eastAsia="Calibri" w:hAnsi="Gill Sans MT" w:cs="Times New Roman"/>
                <w:w w:val="105"/>
              </w:rPr>
            </w:pPr>
            <w:r w:rsidRPr="00BE068B">
              <w:rPr>
                <w:rFonts w:ascii="Gill Sans MT" w:hAnsi="Gill Sans MT"/>
                <w:w w:val="105"/>
              </w:rPr>
              <w:t>From whom did you request this land? (</w:t>
            </w:r>
            <w:r w:rsidRPr="00BE068B">
              <w:rPr>
                <w:rFonts w:ascii="Gill Sans MT" w:hAnsi="Gill Sans MT"/>
                <w:b/>
                <w:w w:val="105"/>
              </w:rPr>
              <w:t>whom_request</w:t>
            </w:r>
            <w:r w:rsidRPr="00BE068B">
              <w:rPr>
                <w:rFonts w:ascii="Gill Sans MT" w:hAnsi="Gill Sans MT"/>
                <w:w w:val="105"/>
              </w:rPr>
              <w:t>)</w:t>
            </w:r>
          </w:p>
        </w:tc>
        <w:tc>
          <w:tcPr>
            <w:tcW w:w="4332" w:type="dxa"/>
            <w:gridSpan w:val="4"/>
            <w:tcBorders>
              <w:top w:val="single" w:sz="4" w:space="0" w:color="000000"/>
              <w:bottom w:val="single" w:sz="4" w:space="0" w:color="000000"/>
              <w:right w:val="single" w:sz="18" w:space="0" w:color="000000"/>
            </w:tcBorders>
          </w:tcPr>
          <w:p w14:paraId="1B09304D" w14:textId="77777777" w:rsidR="00C77E6C" w:rsidRPr="00BE068B" w:rsidRDefault="00C77E6C" w:rsidP="00F7697D">
            <w:pPr>
              <w:spacing w:after="0"/>
              <w:rPr>
                <w:rFonts w:ascii="Gill Sans MT" w:hAnsi="Gill Sans MT"/>
              </w:rPr>
            </w:pPr>
            <w:r w:rsidRPr="00BE068B">
              <w:rPr>
                <w:rFonts w:ascii="Gill Sans MT" w:hAnsi="Gill Sans MT"/>
              </w:rPr>
              <w:t>1=Headman</w:t>
            </w:r>
          </w:p>
          <w:p w14:paraId="4A8EBE28" w14:textId="77777777" w:rsidR="00C77E6C" w:rsidRPr="00BE068B" w:rsidRDefault="00C77E6C" w:rsidP="00F7697D">
            <w:pPr>
              <w:spacing w:after="0"/>
              <w:rPr>
                <w:rFonts w:ascii="Gill Sans MT" w:hAnsi="Gill Sans MT"/>
              </w:rPr>
            </w:pPr>
            <w:r w:rsidRPr="00BE068B">
              <w:rPr>
                <w:rFonts w:ascii="Gill Sans MT" w:hAnsi="Gill Sans MT"/>
              </w:rPr>
              <w:t>2=Induna</w:t>
            </w:r>
          </w:p>
          <w:p w14:paraId="6121E99C" w14:textId="77777777" w:rsidR="00C77E6C" w:rsidRPr="00BE068B" w:rsidRDefault="00C77E6C" w:rsidP="00F7697D">
            <w:pPr>
              <w:spacing w:after="0"/>
              <w:rPr>
                <w:rFonts w:ascii="Gill Sans MT" w:hAnsi="Gill Sans MT"/>
              </w:rPr>
            </w:pPr>
            <w:r w:rsidRPr="00BE068B">
              <w:rPr>
                <w:rFonts w:ascii="Gill Sans MT" w:hAnsi="Gill Sans MT"/>
              </w:rPr>
              <w:t>3=Chief</w:t>
            </w:r>
          </w:p>
          <w:p w14:paraId="6D0BE0C8" w14:textId="77777777" w:rsidR="00C77E6C" w:rsidRPr="00BE068B" w:rsidRDefault="00C77E6C" w:rsidP="00F7697D">
            <w:pPr>
              <w:spacing w:after="0"/>
              <w:rPr>
                <w:rFonts w:ascii="Gill Sans MT" w:hAnsi="Gill Sans MT"/>
              </w:rPr>
            </w:pPr>
            <w:r w:rsidRPr="00BE068B">
              <w:rPr>
                <w:rFonts w:ascii="Gill Sans MT" w:hAnsi="Gill Sans MT"/>
              </w:rPr>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7BBB540F"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30F3363D"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314248D" w14:textId="34AA0C0E" w:rsidR="00C77E6C" w:rsidRPr="00BE068B" w:rsidRDefault="00C20927" w:rsidP="00F7697D">
            <w:pPr>
              <w:spacing w:after="0"/>
              <w:rPr>
                <w:rFonts w:ascii="Gill Sans MT" w:hAnsi="Gill Sans MT"/>
              </w:rPr>
            </w:pPr>
            <w:r w:rsidRPr="00BE068B">
              <w:rPr>
                <w:rFonts w:ascii="Gill Sans MT" w:hAnsi="Gill Sans MT"/>
              </w:rPr>
              <w:t>H18b</w:t>
            </w:r>
          </w:p>
        </w:tc>
        <w:tc>
          <w:tcPr>
            <w:tcW w:w="4677" w:type="dxa"/>
            <w:tcBorders>
              <w:left w:val="single" w:sz="4" w:space="0" w:color="auto"/>
              <w:right w:val="single" w:sz="18" w:space="0" w:color="000000"/>
            </w:tcBorders>
          </w:tcPr>
          <w:p w14:paraId="46CB14AE" w14:textId="3B515CBB"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77E540C8"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465B69A" w14:textId="77777777" w:rsidTr="00761418">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top w:val="single" w:sz="4" w:space="0" w:color="000000"/>
              <w:left w:val="single" w:sz="4" w:space="0" w:color="auto"/>
              <w:bottom w:val="single" w:sz="4" w:space="0" w:color="000000"/>
              <w:right w:val="single" w:sz="4" w:space="0" w:color="auto"/>
            </w:tcBorders>
          </w:tcPr>
          <w:p w14:paraId="7D74861E" w14:textId="7A9D3393" w:rsidR="00C77E6C" w:rsidRPr="00BE068B" w:rsidRDefault="00C20927" w:rsidP="00F7697D">
            <w:pPr>
              <w:spacing w:after="0"/>
              <w:rPr>
                <w:rFonts w:ascii="Gill Sans MT" w:hAnsi="Gill Sans MT"/>
              </w:rPr>
            </w:pPr>
            <w:r w:rsidRPr="00BE068B">
              <w:rPr>
                <w:rFonts w:ascii="Gill Sans MT" w:hAnsi="Gill Sans MT"/>
              </w:rPr>
              <w:t>H19</w:t>
            </w:r>
          </w:p>
        </w:tc>
        <w:tc>
          <w:tcPr>
            <w:tcW w:w="9000" w:type="dxa"/>
            <w:gridSpan w:val="4"/>
            <w:tcBorders>
              <w:top w:val="single" w:sz="4" w:space="0" w:color="000000"/>
              <w:left w:val="single" w:sz="4" w:space="0" w:color="auto"/>
              <w:bottom w:val="single" w:sz="4" w:space="0" w:color="000000"/>
              <w:right w:val="single" w:sz="18" w:space="0" w:color="000000"/>
            </w:tcBorders>
          </w:tcPr>
          <w:p w14:paraId="7A4A236F" w14:textId="29E1178E"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How much land did your household request?  (</w:t>
            </w:r>
            <w:r w:rsidRPr="00BE068B">
              <w:rPr>
                <w:rFonts w:ascii="Gill Sans MT" w:hAnsi="Gill Sans MT"/>
                <w:b/>
                <w:w w:val="105"/>
              </w:rPr>
              <w:t>area_request</w:t>
            </w:r>
            <w:r w:rsidRPr="00BE068B">
              <w:rPr>
                <w:rFonts w:ascii="Gill Sans MT" w:hAnsi="Gill Sans MT"/>
                <w:w w:val="105"/>
              </w:rPr>
              <w:t>)</w:t>
            </w:r>
          </w:p>
          <w:p w14:paraId="093E40F4" w14:textId="77777777" w:rsidR="00C77E6C" w:rsidRPr="00BE068B" w:rsidRDefault="00C77E6C" w:rsidP="00F7697D">
            <w:pPr>
              <w:spacing w:after="0"/>
              <w:rPr>
                <w:rFonts w:ascii="Gill Sans MT" w:hAnsi="Gill Sans MT"/>
                <w:w w:val="105"/>
              </w:rPr>
            </w:pPr>
            <w:r w:rsidRPr="00BE068B">
              <w:rPr>
                <w:rFonts w:ascii="Gill Sans MT" w:hAnsi="Gill Sans MT"/>
                <w:i/>
                <w:w w:val="105"/>
              </w:rPr>
              <w:t>Probe and code</w:t>
            </w:r>
          </w:p>
        </w:tc>
        <w:tc>
          <w:tcPr>
            <w:tcW w:w="721" w:type="dxa"/>
            <w:gridSpan w:val="2"/>
            <w:tcBorders>
              <w:top w:val="single" w:sz="18" w:space="0" w:color="000000"/>
              <w:left w:val="single" w:sz="18" w:space="0" w:color="000000"/>
              <w:bottom w:val="single" w:sz="18" w:space="0" w:color="000000"/>
              <w:right w:val="single" w:sz="18" w:space="0" w:color="000000"/>
            </w:tcBorders>
          </w:tcPr>
          <w:p w14:paraId="344E8C36"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68F9C27E"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0D1B1AA0" w14:textId="7BD07AF8"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H19b</w:t>
            </w:r>
          </w:p>
        </w:tc>
        <w:tc>
          <w:tcPr>
            <w:tcW w:w="4677" w:type="dxa"/>
            <w:tcBorders>
              <w:top w:val="single" w:sz="4" w:space="0" w:color="000000"/>
              <w:left w:val="single" w:sz="4" w:space="0" w:color="000000"/>
              <w:bottom w:val="single" w:sz="4" w:space="0" w:color="000000"/>
            </w:tcBorders>
          </w:tcPr>
          <w:p w14:paraId="63D91615" w14:textId="760FEB87" w:rsidR="00C77E6C" w:rsidRPr="00BE068B" w:rsidRDefault="00C77E6C" w:rsidP="00C20927">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000000"/>
              <w:right w:val="single" w:sz="18" w:space="0" w:color="000000"/>
            </w:tcBorders>
          </w:tcPr>
          <w:p w14:paraId="1A31190B"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689A86A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0B2D5FDC"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66C3398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6A841D7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696AEAA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45B981CE"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B593F3"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2214DF86"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50A7474B" w14:textId="080A83F1" w:rsidR="00C77E6C" w:rsidRPr="00BE068B" w:rsidRDefault="00C20927" w:rsidP="00F7697D">
            <w:pPr>
              <w:spacing w:after="0"/>
              <w:rPr>
                <w:rFonts w:ascii="Gill Sans MT" w:hAnsi="Gill Sans MT"/>
                <w:w w:val="105"/>
              </w:rPr>
            </w:pPr>
            <w:r w:rsidRPr="00BE068B">
              <w:rPr>
                <w:rFonts w:ascii="Gill Sans MT" w:hAnsi="Gill Sans MT"/>
                <w:w w:val="105"/>
              </w:rPr>
              <w:t>H20</w:t>
            </w:r>
          </w:p>
        </w:tc>
        <w:tc>
          <w:tcPr>
            <w:tcW w:w="9000" w:type="dxa"/>
            <w:gridSpan w:val="4"/>
            <w:tcBorders>
              <w:top w:val="single" w:sz="4" w:space="0" w:color="000000"/>
              <w:left w:val="single" w:sz="4" w:space="0" w:color="auto"/>
              <w:bottom w:val="single" w:sz="4" w:space="0" w:color="000000"/>
              <w:right w:val="single" w:sz="18" w:space="0" w:color="000000"/>
            </w:tcBorders>
          </w:tcPr>
          <w:p w14:paraId="3C66FB30" w14:textId="74609110" w:rsidR="00C77E6C" w:rsidRPr="00BE068B" w:rsidRDefault="00C77E6C" w:rsidP="00F7697D">
            <w:pPr>
              <w:spacing w:after="0"/>
              <w:rPr>
                <w:rFonts w:ascii="Gill Sans MT" w:hAnsi="Gill Sans MT"/>
                <w:w w:val="105"/>
              </w:rPr>
            </w:pPr>
            <w:r w:rsidRPr="00BE068B">
              <w:rPr>
                <w:rFonts w:ascii="Gill Sans MT" w:hAnsi="Gill Sans MT"/>
                <w:w w:val="105"/>
              </w:rPr>
              <w:t>What was the area of the land obtained? (</w:t>
            </w:r>
            <w:r w:rsidRPr="00BE068B">
              <w:rPr>
                <w:rFonts w:ascii="Gill Sans MT" w:hAnsi="Gill Sans MT"/>
                <w:b/>
                <w:w w:val="105"/>
              </w:rPr>
              <w:t>area_obtained</w:t>
            </w:r>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5BF2C5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13F064B"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15CFC9F6" w14:textId="1674742B"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H20b</w:t>
            </w:r>
          </w:p>
        </w:tc>
        <w:tc>
          <w:tcPr>
            <w:tcW w:w="4677" w:type="dxa"/>
            <w:tcBorders>
              <w:top w:val="single" w:sz="4" w:space="0" w:color="000000"/>
              <w:left w:val="single" w:sz="4" w:space="0" w:color="000000"/>
              <w:bottom w:val="single" w:sz="4" w:space="0" w:color="000000"/>
            </w:tcBorders>
          </w:tcPr>
          <w:p w14:paraId="5F839145" w14:textId="1E3CBE37" w:rsidR="00C77E6C" w:rsidRPr="00BE068B" w:rsidRDefault="00C77E6C" w:rsidP="00C20927">
            <w:pPr>
              <w:spacing w:after="0"/>
              <w:rPr>
                <w:rFonts w:ascii="Gill Sans MT" w:hAnsi="Gill Sans MT"/>
                <w:color w:val="000000"/>
              </w:rPr>
            </w:pPr>
            <w:r w:rsidRPr="00BE068B">
              <w:rPr>
                <w:rFonts w:ascii="Gill Sans MT" w:hAnsi="Gill Sans MT"/>
                <w:w w:val="105"/>
              </w:rPr>
              <w:t>Units</w:t>
            </w:r>
          </w:p>
        </w:tc>
        <w:tc>
          <w:tcPr>
            <w:tcW w:w="4312" w:type="dxa"/>
            <w:gridSpan w:val="2"/>
            <w:tcBorders>
              <w:top w:val="single" w:sz="4" w:space="0" w:color="000000"/>
              <w:bottom w:val="single" w:sz="4" w:space="0" w:color="000000"/>
              <w:right w:val="single" w:sz="18" w:space="0" w:color="000000"/>
            </w:tcBorders>
          </w:tcPr>
          <w:p w14:paraId="5568F907"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726702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58A8CC73"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5EB83A88"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5CAA5CAE"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0EB260EC"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6C3CEBD0" w14:textId="77777777" w:rsidR="00C77E6C"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18" w:space="0" w:color="000000"/>
              <w:right w:val="single" w:sz="18" w:space="0" w:color="000000"/>
            </w:tcBorders>
          </w:tcPr>
          <w:p w14:paraId="782F7F99"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72CD71DF" w14:textId="77777777" w:rsidTr="00C20927">
        <w:trPr>
          <w:trHeight w:val="20"/>
        </w:trPr>
        <w:tc>
          <w:tcPr>
            <w:tcW w:w="574" w:type="dxa"/>
            <w:tcBorders>
              <w:top w:val="single" w:sz="4" w:space="0" w:color="000000"/>
              <w:left w:val="single" w:sz="4" w:space="0" w:color="000000"/>
              <w:bottom w:val="single" w:sz="4" w:space="0" w:color="000000"/>
              <w:right w:val="single" w:sz="4" w:space="0" w:color="000000"/>
            </w:tcBorders>
          </w:tcPr>
          <w:p w14:paraId="79E152DE" w14:textId="0C995144" w:rsidR="00C77E6C" w:rsidRPr="00BE068B" w:rsidRDefault="00C20927" w:rsidP="00F7697D">
            <w:pPr>
              <w:spacing w:after="0"/>
              <w:rPr>
                <w:rFonts w:ascii="Gill Sans MT" w:eastAsia="Calibri" w:hAnsi="Gill Sans MT" w:cs="Times New Roman"/>
              </w:rPr>
            </w:pPr>
            <w:r w:rsidRPr="00BE068B">
              <w:rPr>
                <w:rFonts w:ascii="Gill Sans MT" w:eastAsia="Calibri" w:hAnsi="Gill Sans MT" w:cs="Times New Roman"/>
              </w:rPr>
              <w:t>H21</w:t>
            </w:r>
          </w:p>
        </w:tc>
        <w:tc>
          <w:tcPr>
            <w:tcW w:w="4677" w:type="dxa"/>
            <w:tcBorders>
              <w:top w:val="single" w:sz="4" w:space="0" w:color="000000"/>
              <w:left w:val="single" w:sz="4" w:space="0" w:color="000000"/>
              <w:bottom w:val="single" w:sz="4" w:space="0" w:color="000000"/>
            </w:tcBorders>
          </w:tcPr>
          <w:p w14:paraId="543516DE" w14:textId="70037E11" w:rsidR="00C77E6C" w:rsidRPr="00BE068B" w:rsidRDefault="00C77E6C" w:rsidP="00F7697D">
            <w:pPr>
              <w:spacing w:after="0"/>
              <w:rPr>
                <w:rFonts w:ascii="Gill Sans MT" w:hAnsi="Gill Sans MT"/>
                <w:w w:val="105"/>
              </w:rPr>
            </w:pPr>
            <w:r w:rsidRPr="00BE068B">
              <w:rPr>
                <w:rFonts w:ascii="Gill Sans MT" w:hAnsi="Gill Sans MT"/>
                <w:w w:val="105"/>
              </w:rPr>
              <w:t>What was the condition of the land when the household obtained it? (</w:t>
            </w:r>
            <w:r w:rsidRPr="00BE068B">
              <w:rPr>
                <w:rFonts w:ascii="Gill Sans MT" w:hAnsi="Gill Sans MT"/>
                <w:b/>
                <w:w w:val="105"/>
              </w:rPr>
              <w:t>land_state</w:t>
            </w:r>
            <w:r w:rsidRPr="00BE068B">
              <w:rPr>
                <w:rFonts w:ascii="Gill Sans MT" w:hAnsi="Gill Sans MT"/>
                <w:w w:val="105"/>
              </w:rPr>
              <w:t>)</w:t>
            </w:r>
          </w:p>
        </w:tc>
        <w:tc>
          <w:tcPr>
            <w:tcW w:w="4312" w:type="dxa"/>
            <w:gridSpan w:val="2"/>
            <w:tcBorders>
              <w:top w:val="single" w:sz="4" w:space="0" w:color="000000"/>
              <w:bottom w:val="single" w:sz="4" w:space="0" w:color="000000"/>
              <w:right w:val="single" w:sz="18" w:space="0" w:color="000000"/>
            </w:tcBorders>
          </w:tcPr>
          <w:p w14:paraId="13BB252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1=Undeveloped</w:t>
            </w:r>
          </w:p>
          <w:p w14:paraId="0D8E2A15"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2=Fallow</w:t>
            </w:r>
          </w:p>
          <w:p w14:paraId="21F12F56"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3=Productive</w:t>
            </w:r>
          </w:p>
          <w:p w14:paraId="3CB1C99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97=</w:t>
            </w:r>
            <w:commentRangeStart w:id="68"/>
            <w:r w:rsidRPr="00BE068B">
              <w:rPr>
                <w:rFonts w:ascii="Gill Sans MT" w:hAnsi="Gill Sans MT" w:cs="Times New Roman"/>
                <w:w w:val="105"/>
              </w:rPr>
              <w:t>Other, please specify</w:t>
            </w:r>
            <w:commentRangeEnd w:id="68"/>
            <w:r w:rsidR="00116F32">
              <w:rPr>
                <w:rStyle w:val="CommentReference"/>
              </w:rPr>
              <w:commentReference w:id="68"/>
            </w:r>
          </w:p>
        </w:tc>
        <w:tc>
          <w:tcPr>
            <w:tcW w:w="732" w:type="dxa"/>
            <w:gridSpan w:val="3"/>
            <w:tcBorders>
              <w:top w:val="single" w:sz="18" w:space="0" w:color="000000"/>
              <w:left w:val="single" w:sz="18" w:space="0" w:color="000000"/>
              <w:bottom w:val="single" w:sz="18" w:space="0" w:color="000000"/>
              <w:right w:val="single" w:sz="18" w:space="0" w:color="000000"/>
            </w:tcBorders>
          </w:tcPr>
          <w:p w14:paraId="0B8E72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036386C1"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4E96725E" w14:textId="70CF67A8" w:rsidR="00C77E6C" w:rsidRPr="00BE068B" w:rsidRDefault="00C20927" w:rsidP="00F7697D">
            <w:pPr>
              <w:spacing w:after="0"/>
              <w:rPr>
                <w:rFonts w:ascii="Gill Sans MT" w:hAnsi="Gill Sans MT"/>
              </w:rPr>
            </w:pPr>
            <w:r w:rsidRPr="00BE068B">
              <w:rPr>
                <w:rFonts w:ascii="Gill Sans MT" w:hAnsi="Gill Sans MT"/>
              </w:rPr>
              <w:t>H21b</w:t>
            </w:r>
          </w:p>
        </w:tc>
        <w:tc>
          <w:tcPr>
            <w:tcW w:w="4677" w:type="dxa"/>
            <w:tcBorders>
              <w:left w:val="single" w:sz="4" w:space="0" w:color="auto"/>
              <w:right w:val="single" w:sz="18" w:space="0" w:color="000000"/>
            </w:tcBorders>
          </w:tcPr>
          <w:p w14:paraId="7CAE71D0" w14:textId="29605757" w:rsidR="00C77E6C" w:rsidRPr="00BE068B" w:rsidRDefault="00C77E6C" w:rsidP="00F7697D">
            <w:pPr>
              <w:spacing w:after="0"/>
              <w:rPr>
                <w:rFonts w:ascii="Gill Sans MT" w:hAnsi="Gill Sans MT"/>
                <w:w w:val="105"/>
              </w:rPr>
            </w:pPr>
            <w:r w:rsidRPr="00BE068B">
              <w:rPr>
                <w:rFonts w:ascii="Gill Sans MT" w:hAnsi="Gill Sans MT"/>
                <w:w w:val="105"/>
              </w:rPr>
              <w:t>If other, please specify</w:t>
            </w:r>
          </w:p>
        </w:tc>
        <w:tc>
          <w:tcPr>
            <w:tcW w:w="5044" w:type="dxa"/>
            <w:gridSpan w:val="5"/>
            <w:tcBorders>
              <w:top w:val="single" w:sz="18" w:space="0" w:color="000000"/>
              <w:left w:val="single" w:sz="18" w:space="0" w:color="000000"/>
              <w:bottom w:val="single" w:sz="18" w:space="0" w:color="000000"/>
              <w:right w:val="single" w:sz="18" w:space="0" w:color="000000"/>
            </w:tcBorders>
          </w:tcPr>
          <w:p w14:paraId="4B512775"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4AE04ECF" w14:textId="77777777" w:rsidTr="00C20927">
        <w:trPr>
          <w:trHeight w:val="20"/>
        </w:trPr>
        <w:tc>
          <w:tcPr>
            <w:tcW w:w="574" w:type="dxa"/>
            <w:tcBorders>
              <w:top w:val="single" w:sz="4" w:space="0" w:color="000000"/>
              <w:left w:val="single" w:sz="4" w:space="0" w:color="000000"/>
              <w:bottom w:val="single" w:sz="4" w:space="0" w:color="000000"/>
              <w:right w:val="single" w:sz="4" w:space="0" w:color="auto"/>
            </w:tcBorders>
          </w:tcPr>
          <w:p w14:paraId="1C354606" w14:textId="27623784" w:rsidR="00C77E6C" w:rsidRPr="00BE068B" w:rsidRDefault="00AA3608" w:rsidP="00F7697D">
            <w:pPr>
              <w:spacing w:after="0"/>
              <w:rPr>
                <w:rFonts w:ascii="Gill Sans MT" w:eastAsia="Calibri" w:hAnsi="Gill Sans MT" w:cs="Times New Roman"/>
                <w:w w:val="105"/>
              </w:rPr>
            </w:pPr>
            <w:r w:rsidRPr="00BE068B">
              <w:rPr>
                <w:rFonts w:ascii="Gill Sans MT" w:eastAsia="Calibri" w:hAnsi="Gill Sans MT" w:cs="Times New Roman"/>
                <w:w w:val="105"/>
              </w:rPr>
              <w:t>H22</w:t>
            </w:r>
          </w:p>
        </w:tc>
        <w:tc>
          <w:tcPr>
            <w:tcW w:w="4677" w:type="dxa"/>
            <w:tcBorders>
              <w:top w:val="single" w:sz="4" w:space="0" w:color="000000"/>
              <w:left w:val="single" w:sz="4" w:space="0" w:color="auto"/>
              <w:bottom w:val="single" w:sz="4" w:space="0" w:color="000000"/>
            </w:tcBorders>
          </w:tcPr>
          <w:p w14:paraId="42CC1897" w14:textId="66D26D25" w:rsidR="00C77E6C" w:rsidRPr="00BE068B" w:rsidRDefault="00C77E6C" w:rsidP="00F7697D">
            <w:pPr>
              <w:spacing w:afterLines="20" w:after="48" w:line="240" w:lineRule="auto"/>
              <w:ind w:left="10"/>
              <w:contextualSpacing/>
              <w:rPr>
                <w:rFonts w:ascii="Gill Sans MT" w:hAnsi="Gill Sans MT"/>
                <w:w w:val="105"/>
              </w:rPr>
            </w:pPr>
            <w:r w:rsidRPr="00BE068B">
              <w:rPr>
                <w:rFonts w:ascii="Gill Sans MT" w:hAnsi="Gill Sans MT"/>
                <w:w w:val="105"/>
              </w:rPr>
              <w:t>In the past five years, has your household ever had land that you were using reallocated by village or chief authorities to be used for other purposes? (</w:t>
            </w:r>
            <w:r w:rsidRPr="00BE068B">
              <w:rPr>
                <w:rFonts w:ascii="Gill Sans MT" w:hAnsi="Gill Sans MT"/>
                <w:b/>
                <w:w w:val="105"/>
              </w:rPr>
              <w:t>reallocate</w:t>
            </w:r>
            <w:r w:rsidRPr="00BE068B">
              <w:rPr>
                <w:rFonts w:ascii="Gill Sans MT" w:hAnsi="Gill Sans MT"/>
                <w:w w:val="105"/>
              </w:rPr>
              <w:t>)</w:t>
            </w:r>
          </w:p>
          <w:p w14:paraId="2AD82C7A" w14:textId="20861BEF" w:rsidR="00C77E6C" w:rsidRPr="00BE068B" w:rsidRDefault="00AA3608" w:rsidP="00F7697D">
            <w:pPr>
              <w:spacing w:afterLines="20" w:after="48" w:line="240" w:lineRule="auto"/>
              <w:ind w:left="10"/>
              <w:contextualSpacing/>
              <w:rPr>
                <w:rFonts w:ascii="Gill Sans MT" w:hAnsi="Gill Sans MT"/>
                <w:i/>
                <w:w w:val="105"/>
              </w:rPr>
            </w:pPr>
            <w:r w:rsidRPr="00BE068B">
              <w:rPr>
                <w:rFonts w:ascii="Gill Sans MT" w:hAnsi="Gill Sans MT"/>
                <w:i/>
                <w:w w:val="105"/>
              </w:rPr>
              <w:t>If not 1, skip to Module I</w:t>
            </w:r>
          </w:p>
        </w:tc>
        <w:tc>
          <w:tcPr>
            <w:tcW w:w="4332" w:type="dxa"/>
            <w:gridSpan w:val="4"/>
            <w:tcBorders>
              <w:top w:val="single" w:sz="4" w:space="0" w:color="000000"/>
              <w:bottom w:val="single" w:sz="4" w:space="0" w:color="000000"/>
              <w:right w:val="single" w:sz="18" w:space="0" w:color="000000"/>
            </w:tcBorders>
          </w:tcPr>
          <w:p w14:paraId="422F1312" w14:textId="77777777" w:rsidR="00C77E6C" w:rsidRPr="00BE068B" w:rsidRDefault="00C77E6C" w:rsidP="00F7697D">
            <w:pPr>
              <w:spacing w:after="0"/>
              <w:rPr>
                <w:rFonts w:ascii="Gill Sans MT" w:hAnsi="Gill Sans MT"/>
              </w:rPr>
            </w:pPr>
            <w:r w:rsidRPr="00BE068B">
              <w:rPr>
                <w:rFonts w:ascii="Gill Sans MT" w:hAnsi="Gill Sans MT"/>
              </w:rPr>
              <w:t>1=No</w:t>
            </w:r>
          </w:p>
          <w:p w14:paraId="22FB6FB5" w14:textId="77777777" w:rsidR="00C77E6C" w:rsidRPr="00BE068B" w:rsidRDefault="00C77E6C" w:rsidP="00F7697D">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22F94840" w14:textId="77777777" w:rsidR="00C77E6C" w:rsidRPr="00BE068B" w:rsidRDefault="00C77E6C" w:rsidP="00F7697D">
            <w:pPr>
              <w:spacing w:after="0"/>
              <w:rPr>
                <w:rFonts w:ascii="Gill Sans MT" w:hAnsi="Gill Sans MT"/>
              </w:rPr>
            </w:pPr>
            <w:r w:rsidRPr="00BE068B">
              <w:rPr>
                <w:rFonts w:ascii="Gill Sans MT" w:hAnsi="Gill Sans MT"/>
              </w:rPr>
              <w:t>888=Don’t know</w:t>
            </w:r>
          </w:p>
          <w:p w14:paraId="50557C64" w14:textId="77777777" w:rsidR="00C77E6C" w:rsidRPr="00BE068B" w:rsidRDefault="00C77E6C" w:rsidP="00F7697D">
            <w:pPr>
              <w:spacing w:after="0"/>
              <w:rPr>
                <w:rFonts w:ascii="Gill Sans MT" w:hAnsi="Gill Sans MT"/>
              </w:rPr>
            </w:pPr>
            <w:r w:rsidRPr="00BE068B">
              <w:rPr>
                <w:rFonts w:ascii="Gill Sans MT" w:hAnsi="Gill Sans MT"/>
              </w:rPr>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7A91EA8E"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C77E6C" w:rsidRPr="00BE068B" w14:paraId="5011D0BD"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1A3C338B" w14:textId="7DF88663" w:rsidR="00C77E6C" w:rsidRPr="00BE068B" w:rsidRDefault="00AA3608" w:rsidP="00F7697D">
            <w:pPr>
              <w:spacing w:after="0"/>
              <w:rPr>
                <w:rFonts w:ascii="Gill Sans MT" w:hAnsi="Gill Sans MT"/>
                <w:w w:val="105"/>
              </w:rPr>
            </w:pPr>
            <w:r w:rsidRPr="00BE068B">
              <w:rPr>
                <w:rFonts w:ascii="Gill Sans MT" w:hAnsi="Gill Sans MT"/>
                <w:w w:val="105"/>
              </w:rPr>
              <w:t>H23</w:t>
            </w:r>
          </w:p>
        </w:tc>
        <w:tc>
          <w:tcPr>
            <w:tcW w:w="9000" w:type="dxa"/>
            <w:gridSpan w:val="4"/>
            <w:tcBorders>
              <w:top w:val="single" w:sz="4" w:space="0" w:color="000000"/>
              <w:left w:val="single" w:sz="4" w:space="0" w:color="auto"/>
              <w:bottom w:val="single" w:sz="4" w:space="0" w:color="000000"/>
              <w:right w:val="single" w:sz="18" w:space="0" w:color="000000"/>
            </w:tcBorders>
          </w:tcPr>
          <w:p w14:paraId="129214E5" w14:textId="14CDFDD2" w:rsidR="00C77E6C" w:rsidRPr="00BE068B" w:rsidRDefault="00C77E6C" w:rsidP="00F7697D">
            <w:pPr>
              <w:spacing w:after="0"/>
              <w:rPr>
                <w:rFonts w:ascii="Gill Sans MT" w:hAnsi="Gill Sans MT"/>
                <w:w w:val="105"/>
              </w:rPr>
            </w:pPr>
            <w:r w:rsidRPr="00BE068B">
              <w:rPr>
                <w:rFonts w:ascii="Gill Sans MT" w:hAnsi="Gill Sans MT"/>
                <w:w w:val="105"/>
              </w:rPr>
              <w:t>How many times was land reallocated? (</w:t>
            </w:r>
            <w:r w:rsidRPr="00BE068B">
              <w:rPr>
                <w:rFonts w:ascii="Gill Sans MT" w:hAnsi="Gill Sans MT"/>
                <w:b/>
                <w:w w:val="105"/>
              </w:rPr>
              <w:t>reallocate_freq</w:t>
            </w:r>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09384DEA"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57051AC3" w14:textId="77777777" w:rsidTr="00C20927">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681CE7B" w14:textId="42487016" w:rsidR="00C77E6C" w:rsidRPr="00BE068B" w:rsidRDefault="00AA3608" w:rsidP="00F7697D">
            <w:pPr>
              <w:spacing w:after="0"/>
              <w:rPr>
                <w:rFonts w:ascii="Gill Sans MT" w:hAnsi="Gill Sans MT"/>
              </w:rPr>
            </w:pPr>
            <w:r w:rsidRPr="00BE068B">
              <w:rPr>
                <w:rFonts w:ascii="Gill Sans MT" w:hAnsi="Gill Sans MT"/>
              </w:rPr>
              <w:t>H24</w:t>
            </w:r>
          </w:p>
        </w:tc>
        <w:tc>
          <w:tcPr>
            <w:tcW w:w="4677" w:type="dxa"/>
            <w:tcBorders>
              <w:left w:val="single" w:sz="4" w:space="0" w:color="auto"/>
              <w:right w:val="single" w:sz="18" w:space="0" w:color="000000"/>
            </w:tcBorders>
          </w:tcPr>
          <w:p w14:paraId="4CDB2D22" w14:textId="38E5294B" w:rsidR="00C77E6C" w:rsidRPr="00BE068B" w:rsidRDefault="00C77E6C" w:rsidP="00F7697D">
            <w:pPr>
              <w:spacing w:after="0"/>
              <w:rPr>
                <w:rFonts w:ascii="Gill Sans MT" w:hAnsi="Gill Sans MT"/>
                <w:w w:val="105"/>
              </w:rPr>
            </w:pPr>
            <w:r w:rsidRPr="00BE068B">
              <w:rPr>
                <w:rFonts w:ascii="Gill Sans MT" w:hAnsi="Gill Sans MT"/>
                <w:w w:val="105"/>
              </w:rPr>
              <w:t>Why was the land reallocated? (</w:t>
            </w:r>
            <w:r w:rsidRPr="00BE068B">
              <w:rPr>
                <w:rFonts w:ascii="Gill Sans MT" w:hAnsi="Gill Sans MT"/>
                <w:b/>
                <w:w w:val="105"/>
              </w:rPr>
              <w:t>reallocate_exp</w:t>
            </w:r>
            <w:r w:rsidRPr="00BE068B">
              <w:rPr>
                <w:rFonts w:ascii="Gill Sans MT" w:hAnsi="Gill Sans MT"/>
                <w:w w:val="105"/>
              </w:rPr>
              <w:t>)</w:t>
            </w:r>
          </w:p>
        </w:tc>
        <w:tc>
          <w:tcPr>
            <w:tcW w:w="5044" w:type="dxa"/>
            <w:gridSpan w:val="5"/>
            <w:tcBorders>
              <w:top w:val="single" w:sz="18" w:space="0" w:color="000000"/>
              <w:left w:val="single" w:sz="18" w:space="0" w:color="000000"/>
              <w:bottom w:val="single" w:sz="18" w:space="0" w:color="000000"/>
              <w:right w:val="single" w:sz="18" w:space="0" w:color="000000"/>
            </w:tcBorders>
          </w:tcPr>
          <w:p w14:paraId="0F5F5323" w14:textId="77777777" w:rsidR="00C77E6C" w:rsidRPr="00BE068B" w:rsidRDefault="00C77E6C" w:rsidP="00F7697D">
            <w:pPr>
              <w:spacing w:after="0"/>
              <w:rPr>
                <w:rFonts w:ascii="Gill Sans MT" w:hAnsi="Gill Sans MT"/>
                <w:w w:val="105"/>
              </w:rPr>
            </w:pPr>
            <w:r w:rsidRPr="00BE068B">
              <w:rPr>
                <w:rFonts w:ascii="Gill Sans MT" w:hAnsi="Gill Sans MT"/>
                <w:i/>
                <w:color w:val="A6A6A6" w:themeColor="background1" w:themeShade="A6"/>
              </w:rPr>
              <w:t>(Text)</w:t>
            </w:r>
          </w:p>
        </w:tc>
      </w:tr>
      <w:tr w:rsidR="00C77E6C" w:rsidRPr="00BE068B" w14:paraId="1A780132" w14:textId="77777777" w:rsidTr="00761418">
        <w:trPr>
          <w:trHeight w:val="20"/>
        </w:trPr>
        <w:tc>
          <w:tcPr>
            <w:tcW w:w="574" w:type="dxa"/>
            <w:tcBorders>
              <w:top w:val="single" w:sz="4" w:space="0" w:color="000000"/>
              <w:left w:val="single" w:sz="4" w:space="0" w:color="000000"/>
              <w:bottom w:val="single" w:sz="4" w:space="0" w:color="000000"/>
              <w:right w:val="single" w:sz="4" w:space="0" w:color="auto"/>
            </w:tcBorders>
          </w:tcPr>
          <w:p w14:paraId="79E09BC1" w14:textId="7000DA06" w:rsidR="00C77E6C" w:rsidRPr="00BE068B" w:rsidRDefault="00AA3608" w:rsidP="00F7697D">
            <w:pPr>
              <w:spacing w:after="0"/>
              <w:rPr>
                <w:rFonts w:ascii="Gill Sans MT" w:hAnsi="Gill Sans MT"/>
                <w:w w:val="105"/>
              </w:rPr>
            </w:pPr>
            <w:r w:rsidRPr="00BE068B">
              <w:rPr>
                <w:rFonts w:ascii="Gill Sans MT" w:hAnsi="Gill Sans MT"/>
                <w:w w:val="105"/>
              </w:rPr>
              <w:t>H25</w:t>
            </w:r>
          </w:p>
        </w:tc>
        <w:tc>
          <w:tcPr>
            <w:tcW w:w="9000" w:type="dxa"/>
            <w:gridSpan w:val="4"/>
            <w:tcBorders>
              <w:top w:val="single" w:sz="4" w:space="0" w:color="000000"/>
              <w:left w:val="single" w:sz="4" w:space="0" w:color="auto"/>
              <w:bottom w:val="single" w:sz="4" w:space="0" w:color="000000"/>
              <w:right w:val="single" w:sz="18" w:space="0" w:color="000000"/>
            </w:tcBorders>
          </w:tcPr>
          <w:p w14:paraId="38C4310D" w14:textId="773357C2" w:rsidR="00C77E6C" w:rsidRPr="00BE068B" w:rsidRDefault="00C77E6C" w:rsidP="00F7697D">
            <w:pPr>
              <w:spacing w:after="0"/>
              <w:rPr>
                <w:rFonts w:ascii="Gill Sans MT" w:hAnsi="Gill Sans MT"/>
                <w:w w:val="105"/>
              </w:rPr>
            </w:pPr>
            <w:commentRangeStart w:id="69"/>
            <w:r w:rsidRPr="00BE068B">
              <w:rPr>
                <w:rFonts w:ascii="Gill Sans MT" w:hAnsi="Gill Sans MT"/>
                <w:w w:val="105"/>
              </w:rPr>
              <w:t>How much land was reallocated?</w:t>
            </w:r>
            <w:commentRangeEnd w:id="69"/>
            <w:r w:rsidR="000C43F6" w:rsidRPr="00BE068B">
              <w:rPr>
                <w:rStyle w:val="CommentReference"/>
                <w:rFonts w:ascii="Gill Sans MT" w:hAnsi="Gill Sans MT"/>
              </w:rPr>
              <w:commentReference w:id="69"/>
            </w:r>
            <w:r w:rsidRPr="00BE068B">
              <w:rPr>
                <w:rFonts w:ascii="Gill Sans MT" w:hAnsi="Gill Sans MT"/>
                <w:w w:val="105"/>
              </w:rPr>
              <w:t xml:space="preserve"> (</w:t>
            </w:r>
            <w:r w:rsidRPr="00BE068B">
              <w:rPr>
                <w:rFonts w:ascii="Gill Sans MT" w:hAnsi="Gill Sans MT"/>
                <w:b/>
                <w:w w:val="105"/>
              </w:rPr>
              <w:t>reallocate_size</w:t>
            </w:r>
            <w:r w:rsidRPr="00BE068B">
              <w:rPr>
                <w:rFonts w:ascii="Gill Sans MT" w:hAnsi="Gill Sans MT"/>
                <w:w w:val="105"/>
              </w:rPr>
              <w:t>)</w:t>
            </w:r>
          </w:p>
        </w:tc>
        <w:tc>
          <w:tcPr>
            <w:tcW w:w="721" w:type="dxa"/>
            <w:gridSpan w:val="2"/>
            <w:tcBorders>
              <w:top w:val="single" w:sz="18" w:space="0" w:color="000000"/>
              <w:left w:val="single" w:sz="18" w:space="0" w:color="000000"/>
              <w:bottom w:val="single" w:sz="18" w:space="0" w:color="000000"/>
              <w:right w:val="single" w:sz="18" w:space="0" w:color="000000"/>
            </w:tcBorders>
          </w:tcPr>
          <w:p w14:paraId="599A95F7" w14:textId="77777777" w:rsidR="00C77E6C" w:rsidRPr="00BE068B" w:rsidRDefault="00C77E6C" w:rsidP="00F7697D">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C77E6C" w:rsidRPr="00BE068B" w14:paraId="772A0656" w14:textId="77777777" w:rsidTr="00761418">
        <w:trPr>
          <w:trHeight w:val="2122"/>
        </w:trPr>
        <w:tc>
          <w:tcPr>
            <w:tcW w:w="574" w:type="dxa"/>
            <w:tcBorders>
              <w:top w:val="single" w:sz="4" w:space="0" w:color="000000"/>
              <w:left w:val="single" w:sz="4" w:space="0" w:color="000000"/>
              <w:bottom w:val="single" w:sz="4" w:space="0" w:color="auto"/>
              <w:right w:val="single" w:sz="4" w:space="0" w:color="000000"/>
            </w:tcBorders>
          </w:tcPr>
          <w:p w14:paraId="08D29430" w14:textId="6BB916CE" w:rsidR="00C77E6C" w:rsidRPr="00BE068B" w:rsidRDefault="00AA3608" w:rsidP="00F7697D">
            <w:pPr>
              <w:spacing w:after="0"/>
              <w:rPr>
                <w:rFonts w:ascii="Gill Sans MT" w:eastAsia="Calibri" w:hAnsi="Gill Sans MT" w:cs="Times New Roman"/>
              </w:rPr>
            </w:pPr>
            <w:r w:rsidRPr="00BE068B">
              <w:rPr>
                <w:rFonts w:ascii="Gill Sans MT" w:eastAsia="Calibri" w:hAnsi="Gill Sans MT" w:cs="Times New Roman"/>
              </w:rPr>
              <w:lastRenderedPageBreak/>
              <w:t>H26</w:t>
            </w:r>
          </w:p>
        </w:tc>
        <w:tc>
          <w:tcPr>
            <w:tcW w:w="4677" w:type="dxa"/>
            <w:tcBorders>
              <w:top w:val="single" w:sz="4" w:space="0" w:color="000000"/>
              <w:left w:val="single" w:sz="4" w:space="0" w:color="000000"/>
              <w:bottom w:val="single" w:sz="4" w:space="0" w:color="auto"/>
            </w:tcBorders>
          </w:tcPr>
          <w:p w14:paraId="118BB1AF" w14:textId="0116E478" w:rsidR="00C77E6C" w:rsidRPr="00BE068B" w:rsidRDefault="00C77E6C" w:rsidP="00F7697D">
            <w:pPr>
              <w:spacing w:after="0"/>
              <w:rPr>
                <w:rFonts w:ascii="Gill Sans MT" w:hAnsi="Gill Sans MT"/>
                <w:color w:val="000000"/>
              </w:rPr>
            </w:pPr>
            <w:r w:rsidRPr="00BE068B">
              <w:rPr>
                <w:rFonts w:ascii="Gill Sans MT" w:hAnsi="Gill Sans MT"/>
                <w:w w:val="105"/>
              </w:rPr>
              <w:t xml:space="preserve">Units </w:t>
            </w:r>
          </w:p>
        </w:tc>
        <w:tc>
          <w:tcPr>
            <w:tcW w:w="4312" w:type="dxa"/>
            <w:gridSpan w:val="2"/>
            <w:tcBorders>
              <w:top w:val="single" w:sz="4" w:space="0" w:color="000000"/>
              <w:bottom w:val="single" w:sz="4" w:space="0" w:color="auto"/>
              <w:right w:val="single" w:sz="18" w:space="0" w:color="000000"/>
            </w:tcBorders>
          </w:tcPr>
          <w:p w14:paraId="372C3B8D"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1=Lima</w:t>
            </w:r>
          </w:p>
          <w:p w14:paraId="36F553CF"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2=Acre</w:t>
            </w:r>
          </w:p>
          <w:p w14:paraId="7C9CFFE4"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3=Hectare</w:t>
            </w:r>
          </w:p>
          <w:p w14:paraId="2E11C9E9"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4=Square meter</w:t>
            </w:r>
          </w:p>
          <w:p w14:paraId="7B7BC1B0" w14:textId="77777777" w:rsidR="00C77E6C" w:rsidRPr="00BE068B" w:rsidRDefault="00C77E6C" w:rsidP="00F7697D">
            <w:pPr>
              <w:spacing w:after="0"/>
              <w:rPr>
                <w:rFonts w:ascii="Gill Sans MT" w:hAnsi="Gill Sans MT" w:cs="Times New Roman"/>
                <w:w w:val="105"/>
              </w:rPr>
            </w:pPr>
            <w:r w:rsidRPr="00BE068B">
              <w:rPr>
                <w:rFonts w:ascii="Gill Sans MT" w:hAnsi="Gill Sans MT" w:cs="Times New Roman"/>
                <w:w w:val="105"/>
              </w:rPr>
              <w:t>5=Steps</w:t>
            </w:r>
          </w:p>
          <w:p w14:paraId="55C2792B" w14:textId="77777777" w:rsidR="00C77E6C" w:rsidRPr="00BE068B" w:rsidRDefault="00C77E6C" w:rsidP="00F7697D">
            <w:pPr>
              <w:spacing w:after="0"/>
              <w:rPr>
                <w:rFonts w:ascii="Gill Sans MT" w:hAnsi="Gill Sans MT"/>
              </w:rPr>
            </w:pPr>
            <w:r w:rsidRPr="00BE068B">
              <w:rPr>
                <w:rFonts w:ascii="Gill Sans MT" w:hAnsi="Gill Sans MT" w:cs="Times New Roman"/>
                <w:w w:val="105"/>
              </w:rPr>
              <w:t>6=Ropes</w:t>
            </w:r>
          </w:p>
          <w:p w14:paraId="20AF46C2" w14:textId="771363D7" w:rsidR="00761418" w:rsidRPr="00BE068B" w:rsidRDefault="00C77E6C" w:rsidP="00F7697D">
            <w:pPr>
              <w:spacing w:after="0"/>
              <w:rPr>
                <w:rFonts w:ascii="Gill Sans MT" w:hAnsi="Gill Sans MT" w:cs="Times New Roman"/>
                <w:i/>
                <w:w w:val="105"/>
              </w:rPr>
            </w:pPr>
            <w:r w:rsidRPr="00BE068B">
              <w:rPr>
                <w:rFonts w:ascii="Gill Sans MT" w:hAnsi="Gill Sans MT" w:cs="Times New Roman"/>
                <w:w w:val="105"/>
              </w:rPr>
              <w:t>888=Don't know</w:t>
            </w:r>
          </w:p>
        </w:tc>
        <w:tc>
          <w:tcPr>
            <w:tcW w:w="732" w:type="dxa"/>
            <w:gridSpan w:val="3"/>
            <w:tcBorders>
              <w:top w:val="single" w:sz="18" w:space="0" w:color="000000"/>
              <w:left w:val="single" w:sz="18" w:space="0" w:color="000000"/>
              <w:bottom w:val="single" w:sz="4" w:space="0" w:color="auto"/>
              <w:right w:val="single" w:sz="18" w:space="0" w:color="000000"/>
            </w:tcBorders>
          </w:tcPr>
          <w:p w14:paraId="7F3A35AC" w14:textId="77777777" w:rsidR="00C77E6C" w:rsidRPr="00BE068B" w:rsidRDefault="00C77E6C" w:rsidP="00F7697D">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bookmarkStart w:id="70" w:name="_GoBack"/>
        <w:bookmarkEnd w:id="70"/>
      </w:tr>
      <w:tr w:rsidR="00761418" w:rsidRPr="00BE068B" w14:paraId="29E98CCE" w14:textId="77777777" w:rsidTr="00761418">
        <w:trPr>
          <w:trHeight w:val="697"/>
        </w:trPr>
        <w:tc>
          <w:tcPr>
            <w:tcW w:w="574" w:type="dxa"/>
            <w:tcBorders>
              <w:top w:val="single" w:sz="4" w:space="0" w:color="auto"/>
              <w:left w:val="single" w:sz="4" w:space="0" w:color="000000"/>
              <w:bottom w:val="single" w:sz="4" w:space="0" w:color="auto"/>
              <w:right w:val="single" w:sz="4" w:space="0" w:color="000000"/>
            </w:tcBorders>
          </w:tcPr>
          <w:p w14:paraId="179C53EB"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auto"/>
            </w:tcBorders>
          </w:tcPr>
          <w:p w14:paraId="2AC71CA5" w14:textId="77777777" w:rsidR="00761418" w:rsidRDefault="00761418" w:rsidP="00F7697D">
            <w:pPr>
              <w:spacing w:after="0"/>
            </w:pPr>
            <w:r>
              <w:t xml:space="preserve">Was your household compensated for losing access to land and resources? </w:t>
            </w:r>
          </w:p>
          <w:p w14:paraId="634C2F5E" w14:textId="2FA8809E" w:rsidR="00761418" w:rsidRPr="00BE068B" w:rsidRDefault="00761418" w:rsidP="00F7697D">
            <w:pPr>
              <w:spacing w:after="0"/>
              <w:rPr>
                <w:rFonts w:ascii="Gill Sans MT" w:hAnsi="Gill Sans MT"/>
                <w:w w:val="105"/>
              </w:rPr>
            </w:pPr>
          </w:p>
        </w:tc>
        <w:tc>
          <w:tcPr>
            <w:tcW w:w="4312" w:type="dxa"/>
            <w:gridSpan w:val="2"/>
            <w:tcBorders>
              <w:top w:val="single" w:sz="4" w:space="0" w:color="auto"/>
              <w:bottom w:val="single" w:sz="4" w:space="0" w:color="auto"/>
              <w:right w:val="single" w:sz="18" w:space="0" w:color="000000"/>
            </w:tcBorders>
          </w:tcPr>
          <w:p w14:paraId="7B98A74C" w14:textId="77777777" w:rsidR="00761418" w:rsidRDefault="00761418" w:rsidP="00F7697D">
            <w:pPr>
              <w:spacing w:after="0"/>
              <w:rPr>
                <w:rFonts w:ascii="Gill Sans MT" w:hAnsi="Gill Sans MT" w:cs="Times New Roman"/>
                <w:w w:val="105"/>
              </w:rPr>
            </w:pPr>
            <w:r>
              <w:rPr>
                <w:rFonts w:ascii="Gill Sans MT" w:hAnsi="Gill Sans MT" w:cs="Times New Roman"/>
                <w:w w:val="105"/>
              </w:rPr>
              <w:t>0-No</w:t>
            </w:r>
          </w:p>
          <w:p w14:paraId="0A77CB40" w14:textId="5FEB8D93" w:rsidR="00761418" w:rsidRDefault="00761418" w:rsidP="00F7697D">
            <w:pPr>
              <w:spacing w:after="0"/>
              <w:rPr>
                <w:rFonts w:ascii="Gill Sans MT" w:hAnsi="Gill Sans MT" w:cs="Times New Roman"/>
                <w:w w:val="105"/>
              </w:rPr>
            </w:pPr>
            <w:r>
              <w:rPr>
                <w:rFonts w:ascii="Gill Sans MT" w:hAnsi="Gill Sans MT" w:cs="Times New Roman"/>
                <w:w w:val="105"/>
              </w:rPr>
              <w:t>1-Yes</w:t>
            </w:r>
          </w:p>
          <w:p w14:paraId="7CC2108C" w14:textId="77777777" w:rsidR="00761418" w:rsidRPr="00BE068B"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4" w:space="0" w:color="auto"/>
              <w:right w:val="single" w:sz="18" w:space="0" w:color="000000"/>
            </w:tcBorders>
          </w:tcPr>
          <w:p w14:paraId="3C01BE2D" w14:textId="77777777" w:rsidR="00761418" w:rsidRPr="00BE068B" w:rsidRDefault="00761418" w:rsidP="00F7697D">
            <w:pPr>
              <w:spacing w:after="0"/>
              <w:rPr>
                <w:rFonts w:ascii="Gill Sans MT" w:eastAsia="Calibri" w:hAnsi="Gill Sans MT" w:cs="Times New Roman"/>
                <w:i/>
                <w:color w:val="A6A6A6"/>
              </w:rPr>
            </w:pPr>
          </w:p>
        </w:tc>
      </w:tr>
      <w:tr w:rsidR="00761418" w:rsidRPr="00BE068B" w14:paraId="4CBD79B4" w14:textId="77777777" w:rsidTr="00761418">
        <w:trPr>
          <w:trHeight w:val="758"/>
        </w:trPr>
        <w:tc>
          <w:tcPr>
            <w:tcW w:w="574" w:type="dxa"/>
            <w:tcBorders>
              <w:top w:val="single" w:sz="4" w:space="0" w:color="auto"/>
              <w:left w:val="single" w:sz="4" w:space="0" w:color="000000"/>
              <w:bottom w:val="single" w:sz="4" w:space="0" w:color="000000"/>
              <w:right w:val="single" w:sz="4" w:space="0" w:color="000000"/>
            </w:tcBorders>
          </w:tcPr>
          <w:p w14:paraId="024065C3" w14:textId="77777777" w:rsidR="00761418" w:rsidRPr="00BE068B" w:rsidRDefault="00761418" w:rsidP="00F7697D">
            <w:pPr>
              <w:spacing w:after="0"/>
              <w:rPr>
                <w:rFonts w:ascii="Gill Sans MT" w:eastAsia="Calibri" w:hAnsi="Gill Sans MT" w:cs="Times New Roman"/>
              </w:rPr>
            </w:pPr>
          </w:p>
        </w:tc>
        <w:tc>
          <w:tcPr>
            <w:tcW w:w="4677" w:type="dxa"/>
            <w:tcBorders>
              <w:top w:val="single" w:sz="4" w:space="0" w:color="auto"/>
              <w:left w:val="single" w:sz="4" w:space="0" w:color="000000"/>
              <w:bottom w:val="single" w:sz="4" w:space="0" w:color="000000"/>
            </w:tcBorders>
          </w:tcPr>
          <w:p w14:paraId="7B8CA182" w14:textId="08FB66EE" w:rsidR="00761418" w:rsidRDefault="00761418" w:rsidP="00F7697D">
            <w:pPr>
              <w:spacing w:after="0"/>
            </w:pPr>
            <w:r>
              <w:t>If so how?</w:t>
            </w:r>
          </w:p>
        </w:tc>
        <w:tc>
          <w:tcPr>
            <w:tcW w:w="4312" w:type="dxa"/>
            <w:gridSpan w:val="2"/>
            <w:tcBorders>
              <w:top w:val="single" w:sz="4" w:space="0" w:color="auto"/>
              <w:bottom w:val="single" w:sz="4" w:space="0" w:color="000000"/>
              <w:right w:val="single" w:sz="18" w:space="0" w:color="000000"/>
            </w:tcBorders>
          </w:tcPr>
          <w:p w14:paraId="7532AE42" w14:textId="77777777" w:rsidR="00761418" w:rsidRDefault="00761418" w:rsidP="00F7697D">
            <w:pPr>
              <w:spacing w:after="0"/>
              <w:rPr>
                <w:rFonts w:ascii="Gill Sans MT" w:hAnsi="Gill Sans MT" w:cs="Times New Roman"/>
                <w:w w:val="105"/>
              </w:rPr>
            </w:pPr>
          </w:p>
          <w:p w14:paraId="5D1CF6DB" w14:textId="77777777" w:rsidR="00761418" w:rsidRDefault="00761418" w:rsidP="00F7697D">
            <w:pPr>
              <w:spacing w:after="0"/>
              <w:rPr>
                <w:rFonts w:ascii="Gill Sans MT" w:hAnsi="Gill Sans MT" w:cs="Times New Roman"/>
                <w:w w:val="105"/>
              </w:rPr>
            </w:pPr>
          </w:p>
        </w:tc>
        <w:tc>
          <w:tcPr>
            <w:tcW w:w="732" w:type="dxa"/>
            <w:gridSpan w:val="3"/>
            <w:tcBorders>
              <w:top w:val="single" w:sz="4" w:space="0" w:color="auto"/>
              <w:left w:val="single" w:sz="18" w:space="0" w:color="000000"/>
              <w:bottom w:val="single" w:sz="18" w:space="0" w:color="000000"/>
              <w:right w:val="single" w:sz="18" w:space="0" w:color="000000"/>
            </w:tcBorders>
          </w:tcPr>
          <w:p w14:paraId="3B371F6D" w14:textId="77777777" w:rsidR="00761418" w:rsidRPr="00BE068B" w:rsidRDefault="00761418" w:rsidP="00F7697D">
            <w:pPr>
              <w:spacing w:after="0"/>
              <w:rPr>
                <w:rFonts w:ascii="Gill Sans MT" w:eastAsia="Calibri" w:hAnsi="Gill Sans MT" w:cs="Times New Roman"/>
                <w:i/>
                <w:color w:val="A6A6A6"/>
              </w:rPr>
            </w:pPr>
          </w:p>
        </w:tc>
      </w:tr>
    </w:tbl>
    <w:p w14:paraId="2241FF04" w14:textId="30BD0EBF" w:rsidR="00F7697D" w:rsidRPr="00BE068B" w:rsidRDefault="00F7697D" w:rsidP="00F7697D">
      <w:pPr>
        <w:spacing w:after="0" w:line="240" w:lineRule="auto"/>
        <w:contextualSpacing/>
        <w:rPr>
          <w:rFonts w:ascii="Gill Sans MT" w:eastAsia="Times New Roman" w:hAnsi="Gill Sans MT" w:cs="Times New Roman"/>
          <w:lang w:eastAsia="zh-CN"/>
        </w:rPr>
      </w:pPr>
    </w:p>
    <w:p w14:paraId="58E0F3F9" w14:textId="77777777" w:rsidR="00F7697D" w:rsidRPr="00BE068B" w:rsidRDefault="00F7697D" w:rsidP="00F7697D">
      <w:pPr>
        <w:spacing w:after="0" w:line="240" w:lineRule="auto"/>
        <w:contextualSpacing/>
        <w:rPr>
          <w:rFonts w:ascii="Gill Sans MT" w:eastAsia="Times New Roman" w:hAnsi="Gill Sans MT" w:cs="Times New Roman"/>
          <w:lang w:eastAsia="zh-CN"/>
        </w:rPr>
      </w:pPr>
    </w:p>
    <w:p w14:paraId="48FC8826" w14:textId="77777777" w:rsidR="00F7697D" w:rsidRPr="00BE068B" w:rsidRDefault="00F7697D" w:rsidP="00F7697D">
      <w:pPr>
        <w:spacing w:after="0" w:line="240" w:lineRule="auto"/>
        <w:contextualSpacing/>
        <w:rPr>
          <w:rFonts w:ascii="Gill Sans MT" w:eastAsia="Times New Roman" w:hAnsi="Gill Sans MT" w:cs="Times New Roman"/>
          <w:lang w:eastAsia="zh-CN"/>
        </w:rPr>
        <w:sectPr w:rsidR="00F7697D" w:rsidRPr="00BE068B" w:rsidSect="00512DC2">
          <w:pgSz w:w="12240" w:h="15840"/>
          <w:pgMar w:top="1440" w:right="1080" w:bottom="1440" w:left="1080" w:header="720" w:footer="720" w:gutter="0"/>
          <w:cols w:space="720"/>
          <w:docGrid w:linePitch="360"/>
        </w:sectPr>
      </w:pPr>
    </w:p>
    <w:p w14:paraId="1AFFFAD7" w14:textId="5DA7BBCD" w:rsidR="00F7697D" w:rsidRPr="00BE068B" w:rsidRDefault="00AA3608"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xml:space="preserve">. </w:t>
      </w:r>
      <w:commentRangeStart w:id="71"/>
      <w:r w:rsidR="00F7697D" w:rsidRPr="00BE068B">
        <w:rPr>
          <w:rFonts w:ascii="Gill Sans MT" w:eastAsia="Times New Roman" w:hAnsi="Gill Sans MT" w:cs="Times New Roman"/>
          <w:b/>
          <w:bCs/>
        </w:rPr>
        <w:t>FIELD OVERVIEW</w:t>
      </w:r>
      <w:commentRangeEnd w:id="71"/>
      <w:r w:rsidR="00E71899">
        <w:rPr>
          <w:rStyle w:val="CommentReference"/>
        </w:rPr>
        <w:commentReference w:id="71"/>
      </w:r>
    </w:p>
    <w:p w14:paraId="6946C632" w14:textId="77777777" w:rsidR="00F7697D" w:rsidRPr="00BE068B" w:rsidRDefault="00F7697D" w:rsidP="00F7697D">
      <w:pPr>
        <w:widowControl w:val="0"/>
        <w:autoSpaceDE w:val="0"/>
        <w:autoSpaceDN w:val="0"/>
        <w:adjustRightInd w:val="0"/>
        <w:spacing w:after="0" w:line="240" w:lineRule="auto"/>
        <w:contextualSpacing/>
        <w:rPr>
          <w:rFonts w:ascii="Gill Sans MT" w:eastAsia="SimSun" w:hAnsi="Gill Sans MT" w:cs="Times"/>
        </w:rPr>
      </w:pPr>
      <w:r w:rsidRPr="00BE068B">
        <w:rPr>
          <w:rFonts w:ascii="Gill Sans MT" w:eastAsia="SimSun" w:hAnsi="Gill Sans MT"/>
        </w:rPr>
        <w:t>Now I would like to learn more about each of the fields that your household uses. Let’s start with a discussion of your largest field.</w:t>
      </w:r>
    </w:p>
    <w:tbl>
      <w:tblPr>
        <w:tblStyle w:val="TableGrid2"/>
        <w:tblW w:w="12795" w:type="dxa"/>
        <w:jc w:val="center"/>
        <w:tblLayout w:type="fixed"/>
        <w:tblCellMar>
          <w:left w:w="29" w:type="dxa"/>
          <w:right w:w="29" w:type="dxa"/>
        </w:tblCellMar>
        <w:tblLook w:val="04A0" w:firstRow="1" w:lastRow="0" w:firstColumn="1" w:lastColumn="0" w:noHBand="0" w:noVBand="1"/>
      </w:tblPr>
      <w:tblGrid>
        <w:gridCol w:w="694"/>
        <w:gridCol w:w="1101"/>
        <w:gridCol w:w="823"/>
        <w:gridCol w:w="977"/>
        <w:gridCol w:w="1183"/>
        <w:gridCol w:w="862"/>
        <w:gridCol w:w="2040"/>
        <w:gridCol w:w="1800"/>
        <w:gridCol w:w="1418"/>
        <w:gridCol w:w="1897"/>
      </w:tblGrid>
      <w:tr w:rsidR="00736DFE" w:rsidRPr="00BE068B" w14:paraId="6DC43FF6" w14:textId="77777777" w:rsidTr="00736DFE">
        <w:trPr>
          <w:trHeight w:val="20"/>
          <w:jc w:val="center"/>
        </w:trPr>
        <w:tc>
          <w:tcPr>
            <w:tcW w:w="694" w:type="dxa"/>
            <w:vMerge w:val="restart"/>
          </w:tcPr>
          <w:p w14:paraId="5B2E5FE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w:t>
            </w:r>
          </w:p>
        </w:tc>
        <w:tc>
          <w:tcPr>
            <w:tcW w:w="1101" w:type="dxa"/>
            <w:vMerge w:val="restart"/>
          </w:tcPr>
          <w:p w14:paraId="1D22F94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Field name</w:t>
            </w:r>
          </w:p>
        </w:tc>
        <w:tc>
          <w:tcPr>
            <w:tcW w:w="1800" w:type="dxa"/>
            <w:gridSpan w:val="2"/>
          </w:tcPr>
          <w:p w14:paraId="61C25ED4" w14:textId="1BF04019"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1. What is the area of this field?</w:t>
            </w:r>
          </w:p>
          <w:p w14:paraId="78BCC7C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w w:val="105"/>
                <w:sz w:val="20"/>
              </w:rPr>
            </w:pPr>
            <w:r w:rsidRPr="00BE068B">
              <w:rPr>
                <w:rFonts w:ascii="Gill Sans MT" w:hAnsi="Gill Sans MT" w:cs="Times New Roman"/>
                <w:sz w:val="20"/>
              </w:rPr>
              <w:t>(</w:t>
            </w:r>
            <w:r w:rsidRPr="00BE068B">
              <w:rPr>
                <w:rFonts w:ascii="Gill Sans MT" w:hAnsi="Gill Sans MT" w:cs="Times New Roman"/>
                <w:b/>
                <w:sz w:val="20"/>
              </w:rPr>
              <w:t>group_fieldarea</w:t>
            </w:r>
            <w:r w:rsidRPr="00BE068B">
              <w:rPr>
                <w:rFonts w:ascii="Gill Sans MT" w:hAnsi="Gill Sans MT" w:cs="Times New Roman"/>
                <w:sz w:val="20"/>
              </w:rPr>
              <w:t>)</w:t>
            </w:r>
          </w:p>
        </w:tc>
        <w:tc>
          <w:tcPr>
            <w:tcW w:w="2045" w:type="dxa"/>
            <w:gridSpan w:val="2"/>
          </w:tcPr>
          <w:p w14:paraId="7D48F22F" w14:textId="02B0A34D" w:rsidR="00F7697D" w:rsidRPr="00BE068B" w:rsidRDefault="00736DFE" w:rsidP="00F7697D">
            <w:pPr>
              <w:kinsoku w:val="0"/>
              <w:overflowPunct w:val="0"/>
              <w:autoSpaceDE w:val="0"/>
              <w:autoSpaceDN w:val="0"/>
              <w:adjustRightInd w:val="0"/>
              <w:ind w:right="241"/>
              <w:contextualSpacing/>
              <w:jc w:val="center"/>
              <w:rPr>
                <w:rFonts w:ascii="Gill Sans MT" w:hAnsi="Gill Sans MT" w:cs="Times New Roman"/>
                <w:w w:val="105"/>
                <w:sz w:val="20"/>
              </w:rPr>
            </w:pPr>
            <w:r w:rsidRPr="00BE068B">
              <w:rPr>
                <w:rFonts w:ascii="Gill Sans MT" w:hAnsi="Gill Sans MT" w:cs="Times New Roman"/>
                <w:w w:val="105"/>
                <w:sz w:val="20"/>
              </w:rPr>
              <w:t>I</w:t>
            </w:r>
            <w:r w:rsidR="00F7697D" w:rsidRPr="00BE068B">
              <w:rPr>
                <w:rFonts w:ascii="Gill Sans MT" w:hAnsi="Gill Sans MT" w:cs="Times New Roman"/>
                <w:w w:val="105"/>
                <w:sz w:val="20"/>
              </w:rPr>
              <w:t xml:space="preserve">2. What is the distance </w:t>
            </w:r>
            <w:r w:rsidR="000C7B5A">
              <w:rPr>
                <w:rFonts w:ascii="Gill Sans MT" w:hAnsi="Gill Sans MT" w:cs="Times New Roman"/>
                <w:w w:val="105"/>
                <w:sz w:val="20"/>
              </w:rPr>
              <w:t xml:space="preserve">and walking time </w:t>
            </w:r>
            <w:r w:rsidR="00F7697D" w:rsidRPr="00BE068B">
              <w:rPr>
                <w:rFonts w:ascii="Gill Sans MT" w:hAnsi="Gill Sans MT" w:cs="Times New Roman"/>
                <w:w w:val="105"/>
                <w:sz w:val="20"/>
              </w:rPr>
              <w:t>from your house to the field?</w:t>
            </w:r>
          </w:p>
          <w:p w14:paraId="727FEDA2"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i/>
                <w:w w:val="105"/>
                <w:sz w:val="20"/>
              </w:rPr>
            </w:pPr>
            <w:r w:rsidRPr="00BE068B">
              <w:rPr>
                <w:rFonts w:ascii="Gill Sans MT" w:hAnsi="Gill Sans MT" w:cs="Times New Roman"/>
                <w:i/>
                <w:w w:val="105"/>
                <w:sz w:val="20"/>
              </w:rPr>
              <w:t>One way, from the main household</w:t>
            </w:r>
          </w:p>
          <w:p w14:paraId="30CC43BB" w14:textId="77777777" w:rsidR="00F7697D" w:rsidRPr="00BE068B" w:rsidRDefault="00F7697D" w:rsidP="00F7697D">
            <w:pPr>
              <w:kinsoku w:val="0"/>
              <w:overflowPunct w:val="0"/>
              <w:autoSpaceDE w:val="0"/>
              <w:autoSpaceDN w:val="0"/>
              <w:adjustRightInd w:val="0"/>
              <w:ind w:right="241"/>
              <w:contextualSpacing/>
              <w:jc w:val="center"/>
              <w:rPr>
                <w:rFonts w:ascii="Gill Sans MT" w:hAnsi="Gill Sans MT" w:cs="Times New Roman"/>
                <w:sz w:val="20"/>
              </w:rPr>
            </w:pPr>
            <w:r w:rsidRPr="00BE068B">
              <w:rPr>
                <w:rFonts w:ascii="Gill Sans MT" w:hAnsi="Gill Sans MT" w:cs="Times New Roman"/>
                <w:w w:val="105"/>
                <w:sz w:val="20"/>
              </w:rPr>
              <w:t>(</w:t>
            </w:r>
            <w:r w:rsidRPr="00BE068B">
              <w:rPr>
                <w:rFonts w:ascii="Gill Sans MT" w:hAnsi="Gill Sans MT" w:cs="Times New Roman"/>
                <w:b/>
                <w:w w:val="105"/>
                <w:sz w:val="20"/>
              </w:rPr>
              <w:t>grp_distance_field</w:t>
            </w:r>
            <w:r w:rsidRPr="00BE068B">
              <w:rPr>
                <w:rFonts w:ascii="Gill Sans MT" w:hAnsi="Gill Sans MT" w:cs="Times New Roman"/>
                <w:w w:val="105"/>
                <w:sz w:val="20"/>
              </w:rPr>
              <w:t>)</w:t>
            </w:r>
          </w:p>
        </w:tc>
        <w:tc>
          <w:tcPr>
            <w:tcW w:w="2040" w:type="dxa"/>
            <w:vMerge w:val="restart"/>
          </w:tcPr>
          <w:p w14:paraId="274F3BB8" w14:textId="75AD7F10" w:rsidR="00F7697D" w:rsidRPr="00BE068B" w:rsidRDefault="00736DFE"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I</w:t>
            </w:r>
            <w:r w:rsidR="00F7697D" w:rsidRPr="00BE068B">
              <w:rPr>
                <w:rFonts w:ascii="Gill Sans MT" w:hAnsi="Gill Sans MT" w:cs="Times New Roman"/>
                <w:sz w:val="20"/>
              </w:rPr>
              <w:t xml:space="preserve">3. During </w:t>
            </w:r>
            <w:r w:rsidR="00F7697D" w:rsidRPr="00BE068B">
              <w:rPr>
                <w:rFonts w:ascii="Gill Sans MT" w:hAnsi="Gill Sans MT" w:cs="Times New Roman"/>
                <w:sz w:val="20"/>
                <w:lang w:eastAsia="zh-CN"/>
              </w:rPr>
              <w:t>this</w:t>
            </w:r>
            <w:r w:rsidR="00F7697D" w:rsidRPr="00BE068B">
              <w:rPr>
                <w:rFonts w:ascii="Gill Sans MT" w:hAnsi="Gill Sans MT" w:cs="Times New Roman"/>
                <w:sz w:val="20"/>
              </w:rPr>
              <w:t xml:space="preserve"> last agricultural season (2013-2014), did your household farm this field, leave it fallow, or use it for pasture or some other non-agricultural use</w:t>
            </w:r>
            <w:r w:rsidR="00AE18C0" w:rsidRPr="00BE068B">
              <w:rPr>
                <w:rFonts w:ascii="Gill Sans MT" w:hAnsi="Gill Sans MT" w:cs="Times New Roman"/>
                <w:sz w:val="20"/>
              </w:rPr>
              <w:t xml:space="preserve">? </w:t>
            </w:r>
          </w:p>
          <w:p w14:paraId="1BF072D7" w14:textId="7272567A" w:rsidR="00AE18C0" w:rsidRPr="00BE068B" w:rsidRDefault="00AE18C0"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 116 below</w:t>
            </w:r>
          </w:p>
          <w:p w14:paraId="25B2D31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If 1, skip to</w:t>
            </w:r>
            <w:r w:rsidRPr="00BE068B">
              <w:rPr>
                <w:rFonts w:ascii="Gill Sans MT" w:hAnsi="Gill Sans MT" w:cs="Times New Roman"/>
                <w:b/>
                <w:sz w:val="20"/>
              </w:rPr>
              <w:t xml:space="preserve"> E5</w:t>
            </w:r>
          </w:p>
          <w:p w14:paraId="5858091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sz w:val="20"/>
              </w:rPr>
            </w:pPr>
            <w:r w:rsidRPr="00BE068B">
              <w:rPr>
                <w:rFonts w:ascii="Gill Sans MT" w:hAnsi="Gill Sans MT" w:cs="Times New Roman"/>
                <w:sz w:val="20"/>
              </w:rPr>
              <w:t xml:space="preserve">If 4, skip to </w:t>
            </w:r>
            <w:r w:rsidRPr="00BE068B">
              <w:rPr>
                <w:rFonts w:ascii="Gill Sans MT" w:hAnsi="Gill Sans MT" w:cs="Times New Roman"/>
                <w:b/>
                <w:sz w:val="20"/>
              </w:rPr>
              <w:t>E6</w:t>
            </w:r>
          </w:p>
        </w:tc>
        <w:tc>
          <w:tcPr>
            <w:tcW w:w="1800" w:type="dxa"/>
            <w:vMerge w:val="restart"/>
          </w:tcPr>
          <w:p w14:paraId="4462AADA" w14:textId="61B3DA9E"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I.4</w:t>
            </w:r>
            <w:r w:rsidR="00F7697D" w:rsidRPr="00BE068B">
              <w:rPr>
                <w:rFonts w:ascii="Gill Sans MT" w:hAnsi="Gill Sans MT" w:cs="Times New Roman"/>
                <w:sz w:val="20"/>
              </w:rPr>
              <w:t>. What are the two most important reasons why your household chose to leave this field fallow?</w:t>
            </w:r>
          </w:p>
          <w:p w14:paraId="184136B4" w14:textId="276C8540"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i/>
                <w:sz w:val="20"/>
              </w:rPr>
              <w:t>(See Code</w:t>
            </w:r>
            <w:r w:rsidR="00AE18C0" w:rsidRPr="00BE068B">
              <w:rPr>
                <w:rFonts w:ascii="Gill Sans MT" w:hAnsi="Gill Sans MT" w:cs="Times New Roman"/>
                <w:i/>
                <w:sz w:val="20"/>
              </w:rPr>
              <w:t xml:space="preserve"> 117</w:t>
            </w:r>
            <w:r w:rsidRPr="00BE068B">
              <w:rPr>
                <w:rFonts w:ascii="Gill Sans MT" w:hAnsi="Gill Sans MT" w:cs="Times New Roman"/>
                <w:i/>
                <w:sz w:val="20"/>
              </w:rPr>
              <w:t xml:space="preserve"> below)</w:t>
            </w:r>
          </w:p>
          <w:p w14:paraId="18DC522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Probe and code</w:t>
            </w:r>
          </w:p>
        </w:tc>
        <w:tc>
          <w:tcPr>
            <w:tcW w:w="1418" w:type="dxa"/>
            <w:vMerge w:val="restart"/>
          </w:tcPr>
          <w:p w14:paraId="5747CBC6" w14:textId="08873F96"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5. What was the </w:t>
            </w:r>
            <w:r w:rsidR="00F7697D" w:rsidRPr="00BE068B">
              <w:rPr>
                <w:rFonts w:ascii="Gill Sans MT" w:hAnsi="Gill Sans MT" w:cs="Times New Roman"/>
                <w:b/>
                <w:sz w:val="20"/>
              </w:rPr>
              <w:t>main crop</w:t>
            </w:r>
            <w:r w:rsidR="00F7697D" w:rsidRPr="00BE068B">
              <w:rPr>
                <w:rFonts w:ascii="Gill Sans MT" w:hAnsi="Gill Sans MT" w:cs="Times New Roman"/>
                <w:sz w:val="20"/>
              </w:rPr>
              <w:t xml:space="preserve"> your household planted </w:t>
            </w:r>
            <w:r w:rsidR="00F7697D" w:rsidRPr="00BE068B">
              <w:rPr>
                <w:rFonts w:ascii="Gill Sans MT" w:hAnsi="Gill Sans MT" w:cs="Times New Roman"/>
                <w:sz w:val="20"/>
                <w:lang w:eastAsia="zh-CN"/>
              </w:rPr>
              <w:t>on</w:t>
            </w:r>
            <w:r w:rsidR="00F7697D" w:rsidRPr="00BE068B">
              <w:rPr>
                <w:rFonts w:ascii="Gill Sans MT" w:hAnsi="Gill Sans MT" w:cs="Times New Roman"/>
                <w:sz w:val="20"/>
              </w:rPr>
              <w:t xml:space="preserve"> this field </w:t>
            </w:r>
            <w:r w:rsidR="00F7697D" w:rsidRPr="00BE068B">
              <w:rPr>
                <w:rFonts w:ascii="Gill Sans MT" w:hAnsi="Gill Sans MT" w:cs="Times New Roman"/>
                <w:sz w:val="20"/>
                <w:lang w:eastAsia="zh-CN"/>
              </w:rPr>
              <w:t>during this</w:t>
            </w:r>
            <w:r w:rsidR="00F7697D" w:rsidRPr="00BE068B">
              <w:rPr>
                <w:rFonts w:ascii="Gill Sans MT" w:hAnsi="Gill Sans MT" w:cs="Times New Roman"/>
                <w:sz w:val="20"/>
              </w:rPr>
              <w:t xml:space="preserve"> agricultural season</w:t>
            </w:r>
            <w:r w:rsidR="00F7697D" w:rsidRPr="00BE068B">
              <w:rPr>
                <w:rFonts w:ascii="Gill Sans MT" w:hAnsi="Gill Sans MT" w:cs="Times New Roman"/>
                <w:sz w:val="20"/>
                <w:lang w:eastAsia="zh-CN"/>
              </w:rPr>
              <w:t xml:space="preserve"> (2013/2014)</w:t>
            </w:r>
            <w:r w:rsidR="00F7697D" w:rsidRPr="00BE068B">
              <w:rPr>
                <w:rFonts w:ascii="Gill Sans MT" w:hAnsi="Gill Sans MT" w:cs="Times New Roman"/>
                <w:sz w:val="20"/>
              </w:rPr>
              <w:t>?</w:t>
            </w:r>
          </w:p>
          <w:p w14:paraId="78615A92" w14:textId="36420103"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i/>
                <w:sz w:val="20"/>
              </w:rPr>
              <w:t xml:space="preserve">(See Code </w:t>
            </w:r>
            <w:r w:rsidR="00AE18C0" w:rsidRPr="00BE068B">
              <w:rPr>
                <w:rFonts w:ascii="Gill Sans MT" w:hAnsi="Gill Sans MT" w:cs="Times New Roman"/>
                <w:i/>
                <w:sz w:val="20"/>
              </w:rPr>
              <w:t xml:space="preserve">118 </w:t>
            </w:r>
            <w:r w:rsidRPr="00BE068B">
              <w:rPr>
                <w:rFonts w:ascii="Gill Sans MT" w:hAnsi="Gill Sans MT" w:cs="Times New Roman"/>
                <w:i/>
                <w:sz w:val="20"/>
              </w:rPr>
              <w:t>below)</w:t>
            </w:r>
          </w:p>
        </w:tc>
        <w:tc>
          <w:tcPr>
            <w:tcW w:w="1897" w:type="dxa"/>
            <w:vMerge w:val="restart"/>
          </w:tcPr>
          <w:p w14:paraId="49DC859B" w14:textId="3A4CC36F" w:rsidR="00F7697D" w:rsidRPr="00BE068B" w:rsidRDefault="00736DFE"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w:t>
            </w:r>
            <w:r w:rsidR="00F7697D" w:rsidRPr="00BE068B">
              <w:rPr>
                <w:rFonts w:ascii="Gill Sans MT" w:hAnsi="Gill Sans MT" w:cs="Times New Roman"/>
                <w:sz w:val="20"/>
              </w:rPr>
              <w:t xml:space="preserve">6. What was the </w:t>
            </w:r>
            <w:r w:rsidR="00F7697D" w:rsidRPr="00BE068B">
              <w:rPr>
                <w:rFonts w:ascii="Gill Sans MT" w:hAnsi="Gill Sans MT" w:cs="Times New Roman"/>
                <w:b/>
                <w:sz w:val="20"/>
              </w:rPr>
              <w:t>method</w:t>
            </w:r>
            <w:r w:rsidR="00F7697D" w:rsidRPr="00BE068B">
              <w:rPr>
                <w:rFonts w:ascii="Gill Sans MT" w:hAnsi="Gill Sans MT" w:cs="Times New Roman"/>
                <w:sz w:val="20"/>
              </w:rPr>
              <w:t xml:space="preserve"> by which this field was acquired by your household?</w:t>
            </w:r>
          </w:p>
          <w:p w14:paraId="2BFE5A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pacing w:val="1"/>
                <w:w w:val="105"/>
                <w:sz w:val="20"/>
              </w:rPr>
            </w:pPr>
          </w:p>
          <w:p w14:paraId="57EE8653"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1=Inherited</w:t>
            </w:r>
          </w:p>
          <w:p w14:paraId="74A3F0C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2=Allocated by village</w:t>
            </w:r>
          </w:p>
          <w:p w14:paraId="5059A95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3=Purchased</w:t>
            </w:r>
          </w:p>
          <w:p w14:paraId="1AC313F4"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4=Rented</w:t>
            </w:r>
          </w:p>
          <w:p w14:paraId="48E12FD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5=Borrowed</w:t>
            </w:r>
          </w:p>
          <w:p w14:paraId="01F5076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i/>
                <w:sz w:val="20"/>
              </w:rPr>
            </w:pPr>
            <w:r w:rsidRPr="00BE068B">
              <w:rPr>
                <w:rFonts w:ascii="Gill Sans MT" w:hAnsi="Gill Sans MT" w:cs="Times New Roman"/>
                <w:sz w:val="20"/>
              </w:rPr>
              <w:t>97=Other, specify</w:t>
            </w:r>
          </w:p>
          <w:p w14:paraId="302A9C8B" w14:textId="4264FB56"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 xml:space="preserve">If NOT 4, skip to </w:t>
            </w:r>
            <w:r w:rsidR="00736DFE" w:rsidRPr="00BE068B">
              <w:rPr>
                <w:rFonts w:ascii="Gill Sans MT" w:hAnsi="Gill Sans MT" w:cs="Times New Roman"/>
                <w:b/>
                <w:sz w:val="20"/>
              </w:rPr>
              <w:t>I</w:t>
            </w:r>
            <w:r w:rsidRPr="00BE068B">
              <w:rPr>
                <w:rFonts w:ascii="Gill Sans MT" w:hAnsi="Gill Sans MT" w:cs="Times New Roman"/>
                <w:b/>
                <w:sz w:val="20"/>
              </w:rPr>
              <w:t>8</w:t>
            </w:r>
          </w:p>
        </w:tc>
      </w:tr>
      <w:tr w:rsidR="00736DFE" w:rsidRPr="00BE068B" w14:paraId="3D8E74A1" w14:textId="77777777" w:rsidTr="000C7B5A">
        <w:trPr>
          <w:trHeight w:val="20"/>
          <w:jc w:val="center"/>
        </w:trPr>
        <w:tc>
          <w:tcPr>
            <w:tcW w:w="694" w:type="dxa"/>
            <w:vMerge/>
          </w:tcPr>
          <w:p w14:paraId="1CD6AB71" w14:textId="77777777" w:rsidR="00F7697D" w:rsidRPr="00BE068B" w:rsidRDefault="00F7697D" w:rsidP="00F7697D">
            <w:pPr>
              <w:contextualSpacing/>
              <w:jc w:val="center"/>
              <w:rPr>
                <w:rFonts w:ascii="Gill Sans MT" w:hAnsi="Gill Sans MT"/>
                <w:sz w:val="20"/>
              </w:rPr>
            </w:pPr>
          </w:p>
        </w:tc>
        <w:tc>
          <w:tcPr>
            <w:tcW w:w="1101" w:type="dxa"/>
            <w:vMerge/>
          </w:tcPr>
          <w:p w14:paraId="727BD741" w14:textId="77777777" w:rsidR="00F7697D" w:rsidRPr="00BE068B" w:rsidRDefault="00F7697D" w:rsidP="00F7697D">
            <w:pPr>
              <w:contextualSpacing/>
              <w:jc w:val="center"/>
              <w:rPr>
                <w:rFonts w:ascii="Gill Sans MT" w:hAnsi="Gill Sans MT"/>
                <w:sz w:val="20"/>
              </w:rPr>
            </w:pPr>
          </w:p>
        </w:tc>
        <w:tc>
          <w:tcPr>
            <w:tcW w:w="823" w:type="dxa"/>
          </w:tcPr>
          <w:p w14:paraId="13FDC43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Area of field</w:t>
            </w:r>
          </w:p>
        </w:tc>
        <w:tc>
          <w:tcPr>
            <w:tcW w:w="977" w:type="dxa"/>
          </w:tcPr>
          <w:p w14:paraId="095D1F2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Unit</w:t>
            </w:r>
          </w:p>
          <w:p w14:paraId="5481560A"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1=lima</w:t>
            </w:r>
          </w:p>
          <w:p w14:paraId="00CE97E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2=acre</w:t>
            </w:r>
          </w:p>
          <w:p w14:paraId="10A70DD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18"/>
                <w:szCs w:val="18"/>
              </w:rPr>
            </w:pPr>
            <w:r w:rsidRPr="00BE068B">
              <w:rPr>
                <w:rFonts w:ascii="Gill Sans MT" w:hAnsi="Gill Sans MT" w:cs="Times New Roman"/>
                <w:sz w:val="18"/>
                <w:szCs w:val="18"/>
              </w:rPr>
              <w:t>3=hectare</w:t>
            </w:r>
          </w:p>
          <w:p w14:paraId="73CB4B38"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4=square meter</w:t>
            </w:r>
          </w:p>
          <w:p w14:paraId="5911A5AE"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5=steps</w:t>
            </w:r>
          </w:p>
          <w:p w14:paraId="150DEFE3" w14:textId="77777777" w:rsidR="00F7697D" w:rsidRPr="00BE068B" w:rsidRDefault="00F7697D" w:rsidP="00F7697D">
            <w:pPr>
              <w:kinsoku w:val="0"/>
              <w:overflowPunct w:val="0"/>
              <w:autoSpaceDE w:val="0"/>
              <w:autoSpaceDN w:val="0"/>
              <w:adjustRightInd w:val="0"/>
              <w:ind w:right="-90"/>
              <w:contextualSpacing/>
              <w:jc w:val="center"/>
              <w:rPr>
                <w:rFonts w:ascii="Gill Sans MT" w:hAnsi="Gill Sans MT" w:cs="Times New Roman"/>
                <w:sz w:val="18"/>
                <w:szCs w:val="18"/>
              </w:rPr>
            </w:pPr>
            <w:r w:rsidRPr="00BE068B">
              <w:rPr>
                <w:rFonts w:ascii="Gill Sans MT" w:hAnsi="Gill Sans MT" w:cs="Times New Roman"/>
                <w:sz w:val="18"/>
                <w:szCs w:val="18"/>
              </w:rPr>
              <w:t>6=ropes</w:t>
            </w:r>
          </w:p>
        </w:tc>
        <w:tc>
          <w:tcPr>
            <w:tcW w:w="1183" w:type="dxa"/>
          </w:tcPr>
          <w:p w14:paraId="44560A20" w14:textId="77777777" w:rsidR="00F7697D" w:rsidRDefault="00F7697D"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r w:rsidRPr="00BE068B">
              <w:rPr>
                <w:rFonts w:ascii="Gill Sans MT" w:hAnsi="Gill Sans MT" w:cs="Times New Roman"/>
                <w:w w:val="105"/>
                <w:sz w:val="18"/>
                <w:szCs w:val="18"/>
              </w:rPr>
              <w:t>Distance</w:t>
            </w:r>
          </w:p>
          <w:p w14:paraId="33CF339C" w14:textId="77777777" w:rsidR="000C7B5A" w:rsidRPr="00BE068B" w:rsidRDefault="000C7B5A" w:rsidP="000C7B5A">
            <w:pPr>
              <w:contextualSpacing/>
              <w:jc w:val="center"/>
              <w:rPr>
                <w:rFonts w:ascii="Gill Sans MT" w:hAnsi="Gill Sans MT" w:cs="Times New Roman"/>
                <w:sz w:val="18"/>
                <w:szCs w:val="18"/>
              </w:rPr>
            </w:pPr>
            <w:r w:rsidRPr="00BE068B">
              <w:rPr>
                <w:rFonts w:ascii="Gill Sans MT" w:hAnsi="Gill Sans MT" w:cs="Times New Roman"/>
                <w:sz w:val="18"/>
                <w:szCs w:val="18"/>
              </w:rPr>
              <w:t>Units</w:t>
            </w:r>
          </w:p>
          <w:p w14:paraId="2EFBB42D"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1=meters</w:t>
            </w:r>
          </w:p>
          <w:p w14:paraId="093BE749" w14:textId="77777777" w:rsidR="000C7B5A" w:rsidRPr="00BE068B" w:rsidRDefault="000C7B5A" w:rsidP="000C7B5A">
            <w:pPr>
              <w:kinsoku w:val="0"/>
              <w:overflowPunct w:val="0"/>
              <w:autoSpaceDE w:val="0"/>
              <w:autoSpaceDN w:val="0"/>
              <w:adjustRightInd w:val="0"/>
              <w:contextualSpacing/>
              <w:jc w:val="center"/>
              <w:rPr>
                <w:rFonts w:ascii="Gill Sans MT" w:eastAsia="Calibri" w:hAnsi="Gill Sans MT" w:cs="Times New Roman"/>
                <w:sz w:val="18"/>
                <w:szCs w:val="18"/>
              </w:rPr>
            </w:pPr>
            <w:r w:rsidRPr="00BE068B">
              <w:rPr>
                <w:rFonts w:ascii="Gill Sans MT" w:eastAsia="Calibri" w:hAnsi="Gill Sans MT" w:cs="Times New Roman"/>
                <w:sz w:val="18"/>
                <w:szCs w:val="18"/>
              </w:rPr>
              <w:t>2=kilometers</w:t>
            </w:r>
          </w:p>
          <w:p w14:paraId="52B88B9D" w14:textId="77777777" w:rsidR="000C7B5A" w:rsidRPr="00BE068B" w:rsidRDefault="000C7B5A" w:rsidP="00F7697D">
            <w:pPr>
              <w:kinsoku w:val="0"/>
              <w:overflowPunct w:val="0"/>
              <w:autoSpaceDE w:val="0"/>
              <w:autoSpaceDN w:val="0"/>
              <w:adjustRightInd w:val="0"/>
              <w:ind w:right="-90"/>
              <w:contextualSpacing/>
              <w:jc w:val="center"/>
              <w:rPr>
                <w:rFonts w:ascii="Gill Sans MT" w:hAnsi="Gill Sans MT" w:cs="Times New Roman"/>
                <w:w w:val="105"/>
                <w:sz w:val="18"/>
                <w:szCs w:val="18"/>
              </w:rPr>
            </w:pPr>
          </w:p>
        </w:tc>
        <w:tc>
          <w:tcPr>
            <w:tcW w:w="862" w:type="dxa"/>
          </w:tcPr>
          <w:p w14:paraId="132C46C7" w14:textId="5A249331" w:rsidR="00F7697D" w:rsidRPr="00BE068B" w:rsidRDefault="000C7B5A" w:rsidP="000C7B5A">
            <w:pPr>
              <w:kinsoku w:val="0"/>
              <w:overflowPunct w:val="0"/>
              <w:autoSpaceDE w:val="0"/>
              <w:autoSpaceDN w:val="0"/>
              <w:adjustRightInd w:val="0"/>
              <w:contextualSpacing/>
              <w:jc w:val="center"/>
              <w:rPr>
                <w:rFonts w:ascii="Gill Sans MT" w:hAnsi="Gill Sans MT" w:cs="Times New Roman"/>
                <w:sz w:val="18"/>
                <w:szCs w:val="18"/>
              </w:rPr>
            </w:pPr>
            <w:r>
              <w:rPr>
                <w:rFonts w:ascii="Gill Sans MT" w:hAnsi="Gill Sans MT" w:cs="Times New Roman"/>
                <w:sz w:val="18"/>
                <w:szCs w:val="18"/>
              </w:rPr>
              <w:t>Walking time</w:t>
            </w:r>
          </w:p>
        </w:tc>
        <w:tc>
          <w:tcPr>
            <w:tcW w:w="2040" w:type="dxa"/>
            <w:vMerge/>
          </w:tcPr>
          <w:p w14:paraId="24A3EC4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00" w:type="dxa"/>
            <w:vMerge/>
          </w:tcPr>
          <w:p w14:paraId="3FAC2B2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418" w:type="dxa"/>
            <w:vMerge/>
          </w:tcPr>
          <w:p w14:paraId="4B01067C"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c>
          <w:tcPr>
            <w:tcW w:w="1897" w:type="dxa"/>
            <w:vMerge/>
          </w:tcPr>
          <w:p w14:paraId="0162922D"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sz w:val="20"/>
              </w:rPr>
            </w:pPr>
          </w:p>
        </w:tc>
      </w:tr>
      <w:tr w:rsidR="00736DFE" w:rsidRPr="00BE068B" w14:paraId="5EABC16F" w14:textId="77777777" w:rsidTr="000C7B5A">
        <w:trPr>
          <w:trHeight w:val="20"/>
          <w:jc w:val="center"/>
        </w:trPr>
        <w:tc>
          <w:tcPr>
            <w:tcW w:w="694" w:type="dxa"/>
          </w:tcPr>
          <w:p w14:paraId="1D1D2BBE"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0323E282" w14:textId="77777777" w:rsidR="00F7697D" w:rsidRPr="00BE068B" w:rsidRDefault="00F7697D"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f_nickname</w:t>
            </w:r>
          </w:p>
        </w:tc>
        <w:tc>
          <w:tcPr>
            <w:tcW w:w="823" w:type="dxa"/>
          </w:tcPr>
          <w:p w14:paraId="12B5377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farea</w:t>
            </w:r>
          </w:p>
        </w:tc>
        <w:tc>
          <w:tcPr>
            <w:tcW w:w="977" w:type="dxa"/>
          </w:tcPr>
          <w:p w14:paraId="4D1DD0CF"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unit6a</w:t>
            </w:r>
          </w:p>
        </w:tc>
        <w:tc>
          <w:tcPr>
            <w:tcW w:w="1183" w:type="dxa"/>
          </w:tcPr>
          <w:p w14:paraId="0BE07A5B"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fdist</w:t>
            </w:r>
          </w:p>
        </w:tc>
        <w:tc>
          <w:tcPr>
            <w:tcW w:w="862" w:type="dxa"/>
          </w:tcPr>
          <w:p w14:paraId="3DC2B0C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Unit6b</w:t>
            </w:r>
          </w:p>
        </w:tc>
        <w:tc>
          <w:tcPr>
            <w:tcW w:w="2040" w:type="dxa"/>
          </w:tcPr>
          <w:p w14:paraId="71049336"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fieldpurp</w:t>
            </w:r>
          </w:p>
        </w:tc>
        <w:tc>
          <w:tcPr>
            <w:tcW w:w="1800" w:type="dxa"/>
          </w:tcPr>
          <w:p w14:paraId="57908569"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fallowrsn</w:t>
            </w:r>
          </w:p>
        </w:tc>
        <w:tc>
          <w:tcPr>
            <w:tcW w:w="1418" w:type="dxa"/>
          </w:tcPr>
          <w:p w14:paraId="5E5B04A7"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main_crop</w:t>
            </w:r>
          </w:p>
        </w:tc>
        <w:tc>
          <w:tcPr>
            <w:tcW w:w="1897" w:type="dxa"/>
          </w:tcPr>
          <w:p w14:paraId="64CE7001" w14:textId="77777777" w:rsidR="00F7697D" w:rsidRPr="00BE068B" w:rsidRDefault="00F7697D"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acquired_method</w:t>
            </w:r>
          </w:p>
        </w:tc>
      </w:tr>
      <w:tr w:rsidR="00736DFE" w:rsidRPr="00BE068B" w14:paraId="785B15EA" w14:textId="77777777" w:rsidTr="000C7B5A">
        <w:trPr>
          <w:trHeight w:val="20"/>
          <w:jc w:val="center"/>
        </w:trPr>
        <w:tc>
          <w:tcPr>
            <w:tcW w:w="694" w:type="dxa"/>
          </w:tcPr>
          <w:p w14:paraId="7E28AED0"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9C76C8D" w14:textId="77777777" w:rsidR="00F7697D" w:rsidRPr="00BE068B" w:rsidRDefault="00F7697D" w:rsidP="00F7697D">
            <w:pPr>
              <w:contextualSpacing/>
              <w:jc w:val="center"/>
              <w:rPr>
                <w:rFonts w:ascii="Gill Sans MT" w:hAnsi="Gill Sans MT"/>
                <w:sz w:val="20"/>
              </w:rPr>
            </w:pPr>
          </w:p>
        </w:tc>
        <w:tc>
          <w:tcPr>
            <w:tcW w:w="823" w:type="dxa"/>
          </w:tcPr>
          <w:p w14:paraId="729C5B53" w14:textId="77777777" w:rsidR="00F7697D" w:rsidRPr="00BE068B" w:rsidRDefault="00F7697D" w:rsidP="00F7697D">
            <w:pPr>
              <w:contextualSpacing/>
              <w:jc w:val="center"/>
              <w:rPr>
                <w:rFonts w:ascii="Gill Sans MT" w:hAnsi="Gill Sans MT"/>
                <w:sz w:val="20"/>
              </w:rPr>
            </w:pPr>
          </w:p>
        </w:tc>
        <w:tc>
          <w:tcPr>
            <w:tcW w:w="977" w:type="dxa"/>
          </w:tcPr>
          <w:p w14:paraId="736873F6" w14:textId="77777777" w:rsidR="00F7697D" w:rsidRPr="00BE068B" w:rsidRDefault="00F7697D" w:rsidP="00F7697D">
            <w:pPr>
              <w:contextualSpacing/>
              <w:jc w:val="center"/>
              <w:rPr>
                <w:rFonts w:ascii="Gill Sans MT" w:hAnsi="Gill Sans MT"/>
                <w:sz w:val="20"/>
              </w:rPr>
            </w:pPr>
          </w:p>
        </w:tc>
        <w:tc>
          <w:tcPr>
            <w:tcW w:w="1183" w:type="dxa"/>
          </w:tcPr>
          <w:p w14:paraId="0935AB77" w14:textId="77777777" w:rsidR="00F7697D" w:rsidRPr="00BE068B" w:rsidRDefault="00F7697D" w:rsidP="00F7697D">
            <w:pPr>
              <w:contextualSpacing/>
              <w:jc w:val="center"/>
              <w:rPr>
                <w:rFonts w:ascii="Gill Sans MT" w:hAnsi="Gill Sans MT"/>
                <w:sz w:val="20"/>
              </w:rPr>
            </w:pPr>
          </w:p>
        </w:tc>
        <w:tc>
          <w:tcPr>
            <w:tcW w:w="862" w:type="dxa"/>
          </w:tcPr>
          <w:p w14:paraId="6AFFBAE3" w14:textId="77777777" w:rsidR="00F7697D" w:rsidRPr="00BE068B" w:rsidRDefault="00F7697D" w:rsidP="00F7697D">
            <w:pPr>
              <w:contextualSpacing/>
              <w:jc w:val="center"/>
              <w:rPr>
                <w:rFonts w:ascii="Gill Sans MT" w:hAnsi="Gill Sans MT"/>
                <w:sz w:val="20"/>
              </w:rPr>
            </w:pPr>
          </w:p>
        </w:tc>
        <w:tc>
          <w:tcPr>
            <w:tcW w:w="2040" w:type="dxa"/>
          </w:tcPr>
          <w:p w14:paraId="6FB17B51" w14:textId="77777777" w:rsidR="00F7697D" w:rsidRPr="00BE068B" w:rsidRDefault="00F7697D" w:rsidP="00F7697D">
            <w:pPr>
              <w:contextualSpacing/>
              <w:jc w:val="center"/>
              <w:rPr>
                <w:rFonts w:ascii="Gill Sans MT" w:hAnsi="Gill Sans MT"/>
                <w:sz w:val="20"/>
              </w:rPr>
            </w:pPr>
          </w:p>
        </w:tc>
        <w:tc>
          <w:tcPr>
            <w:tcW w:w="1800" w:type="dxa"/>
          </w:tcPr>
          <w:p w14:paraId="06D4BF27" w14:textId="77777777" w:rsidR="00F7697D" w:rsidRPr="00BE068B" w:rsidRDefault="00F7697D" w:rsidP="00F7697D">
            <w:pPr>
              <w:contextualSpacing/>
              <w:jc w:val="center"/>
              <w:rPr>
                <w:rFonts w:ascii="Gill Sans MT" w:hAnsi="Gill Sans MT"/>
                <w:sz w:val="20"/>
              </w:rPr>
            </w:pPr>
          </w:p>
        </w:tc>
        <w:tc>
          <w:tcPr>
            <w:tcW w:w="1418" w:type="dxa"/>
          </w:tcPr>
          <w:p w14:paraId="2AB5DDDD" w14:textId="77777777" w:rsidR="00F7697D" w:rsidRPr="00BE068B" w:rsidRDefault="00F7697D" w:rsidP="00F7697D">
            <w:pPr>
              <w:contextualSpacing/>
              <w:jc w:val="center"/>
              <w:rPr>
                <w:rFonts w:ascii="Gill Sans MT" w:hAnsi="Gill Sans MT"/>
                <w:sz w:val="20"/>
              </w:rPr>
            </w:pPr>
          </w:p>
        </w:tc>
        <w:tc>
          <w:tcPr>
            <w:tcW w:w="1897" w:type="dxa"/>
          </w:tcPr>
          <w:p w14:paraId="1E0D1E96" w14:textId="77777777" w:rsidR="00F7697D" w:rsidRPr="00BE068B" w:rsidRDefault="00F7697D" w:rsidP="00F7697D">
            <w:pPr>
              <w:contextualSpacing/>
              <w:jc w:val="center"/>
              <w:rPr>
                <w:rFonts w:ascii="Gill Sans MT" w:hAnsi="Gill Sans MT"/>
                <w:sz w:val="20"/>
              </w:rPr>
            </w:pPr>
          </w:p>
        </w:tc>
      </w:tr>
      <w:tr w:rsidR="00736DFE" w:rsidRPr="00BE068B" w14:paraId="1D6FC098" w14:textId="77777777" w:rsidTr="000C7B5A">
        <w:trPr>
          <w:trHeight w:val="20"/>
          <w:jc w:val="center"/>
        </w:trPr>
        <w:tc>
          <w:tcPr>
            <w:tcW w:w="694" w:type="dxa"/>
          </w:tcPr>
          <w:p w14:paraId="59649F6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2</w:t>
            </w:r>
          </w:p>
        </w:tc>
        <w:tc>
          <w:tcPr>
            <w:tcW w:w="1101" w:type="dxa"/>
          </w:tcPr>
          <w:p w14:paraId="044413C1" w14:textId="77777777" w:rsidR="00F7697D" w:rsidRPr="00BE068B" w:rsidRDefault="00F7697D" w:rsidP="00F7697D">
            <w:pPr>
              <w:contextualSpacing/>
              <w:jc w:val="center"/>
              <w:rPr>
                <w:rFonts w:ascii="Gill Sans MT" w:hAnsi="Gill Sans MT"/>
                <w:sz w:val="20"/>
              </w:rPr>
            </w:pPr>
          </w:p>
        </w:tc>
        <w:tc>
          <w:tcPr>
            <w:tcW w:w="823" w:type="dxa"/>
          </w:tcPr>
          <w:p w14:paraId="42B684B7" w14:textId="77777777" w:rsidR="00F7697D" w:rsidRPr="00BE068B" w:rsidRDefault="00F7697D" w:rsidP="00F7697D">
            <w:pPr>
              <w:contextualSpacing/>
              <w:jc w:val="center"/>
              <w:rPr>
                <w:rFonts w:ascii="Gill Sans MT" w:hAnsi="Gill Sans MT"/>
                <w:sz w:val="20"/>
              </w:rPr>
            </w:pPr>
          </w:p>
        </w:tc>
        <w:tc>
          <w:tcPr>
            <w:tcW w:w="977" w:type="dxa"/>
          </w:tcPr>
          <w:p w14:paraId="6F0E43C2" w14:textId="77777777" w:rsidR="00F7697D" w:rsidRPr="00BE068B" w:rsidRDefault="00F7697D" w:rsidP="00F7697D">
            <w:pPr>
              <w:contextualSpacing/>
              <w:jc w:val="center"/>
              <w:rPr>
                <w:rFonts w:ascii="Gill Sans MT" w:hAnsi="Gill Sans MT"/>
                <w:sz w:val="20"/>
              </w:rPr>
            </w:pPr>
          </w:p>
        </w:tc>
        <w:tc>
          <w:tcPr>
            <w:tcW w:w="1183" w:type="dxa"/>
          </w:tcPr>
          <w:p w14:paraId="114A5D2B" w14:textId="77777777" w:rsidR="00F7697D" w:rsidRPr="00BE068B" w:rsidRDefault="00F7697D" w:rsidP="00F7697D">
            <w:pPr>
              <w:contextualSpacing/>
              <w:jc w:val="center"/>
              <w:rPr>
                <w:rFonts w:ascii="Gill Sans MT" w:hAnsi="Gill Sans MT"/>
                <w:sz w:val="20"/>
              </w:rPr>
            </w:pPr>
          </w:p>
        </w:tc>
        <w:tc>
          <w:tcPr>
            <w:tcW w:w="862" w:type="dxa"/>
          </w:tcPr>
          <w:p w14:paraId="6CE4FF7A" w14:textId="77777777" w:rsidR="00F7697D" w:rsidRPr="00BE068B" w:rsidRDefault="00F7697D" w:rsidP="00F7697D">
            <w:pPr>
              <w:contextualSpacing/>
              <w:jc w:val="center"/>
              <w:rPr>
                <w:rFonts w:ascii="Gill Sans MT" w:hAnsi="Gill Sans MT"/>
                <w:sz w:val="20"/>
              </w:rPr>
            </w:pPr>
          </w:p>
        </w:tc>
        <w:tc>
          <w:tcPr>
            <w:tcW w:w="2040" w:type="dxa"/>
          </w:tcPr>
          <w:p w14:paraId="2829E8C1" w14:textId="77777777" w:rsidR="00F7697D" w:rsidRPr="00BE068B" w:rsidRDefault="00F7697D" w:rsidP="00F7697D">
            <w:pPr>
              <w:contextualSpacing/>
              <w:jc w:val="center"/>
              <w:rPr>
                <w:rFonts w:ascii="Gill Sans MT" w:hAnsi="Gill Sans MT"/>
                <w:sz w:val="20"/>
              </w:rPr>
            </w:pPr>
          </w:p>
        </w:tc>
        <w:tc>
          <w:tcPr>
            <w:tcW w:w="1800" w:type="dxa"/>
          </w:tcPr>
          <w:p w14:paraId="6AD2EA49" w14:textId="77777777" w:rsidR="00F7697D" w:rsidRPr="00BE068B" w:rsidRDefault="00F7697D" w:rsidP="00F7697D">
            <w:pPr>
              <w:contextualSpacing/>
              <w:jc w:val="center"/>
              <w:rPr>
                <w:rFonts w:ascii="Gill Sans MT" w:hAnsi="Gill Sans MT"/>
                <w:sz w:val="20"/>
              </w:rPr>
            </w:pPr>
          </w:p>
        </w:tc>
        <w:tc>
          <w:tcPr>
            <w:tcW w:w="1418" w:type="dxa"/>
          </w:tcPr>
          <w:p w14:paraId="3872D8DF" w14:textId="77777777" w:rsidR="00F7697D" w:rsidRPr="00BE068B" w:rsidRDefault="00F7697D" w:rsidP="00F7697D">
            <w:pPr>
              <w:contextualSpacing/>
              <w:jc w:val="center"/>
              <w:rPr>
                <w:rFonts w:ascii="Gill Sans MT" w:hAnsi="Gill Sans MT"/>
                <w:sz w:val="20"/>
              </w:rPr>
            </w:pPr>
          </w:p>
        </w:tc>
        <w:tc>
          <w:tcPr>
            <w:tcW w:w="1897" w:type="dxa"/>
          </w:tcPr>
          <w:p w14:paraId="28F6C1A6" w14:textId="77777777" w:rsidR="00F7697D" w:rsidRPr="00BE068B" w:rsidRDefault="00F7697D" w:rsidP="00F7697D">
            <w:pPr>
              <w:contextualSpacing/>
              <w:jc w:val="center"/>
              <w:rPr>
                <w:rFonts w:ascii="Gill Sans MT" w:hAnsi="Gill Sans MT"/>
                <w:sz w:val="20"/>
              </w:rPr>
            </w:pPr>
          </w:p>
        </w:tc>
      </w:tr>
      <w:tr w:rsidR="00736DFE" w:rsidRPr="00BE068B" w14:paraId="2ED64EB7" w14:textId="77777777" w:rsidTr="000C7B5A">
        <w:trPr>
          <w:trHeight w:val="20"/>
          <w:jc w:val="center"/>
        </w:trPr>
        <w:tc>
          <w:tcPr>
            <w:tcW w:w="694" w:type="dxa"/>
          </w:tcPr>
          <w:p w14:paraId="633C3F0A"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3</w:t>
            </w:r>
          </w:p>
        </w:tc>
        <w:tc>
          <w:tcPr>
            <w:tcW w:w="1101" w:type="dxa"/>
          </w:tcPr>
          <w:p w14:paraId="194B48D6" w14:textId="77777777" w:rsidR="00F7697D" w:rsidRPr="00BE068B" w:rsidRDefault="00F7697D" w:rsidP="00F7697D">
            <w:pPr>
              <w:contextualSpacing/>
              <w:jc w:val="center"/>
              <w:rPr>
                <w:rFonts w:ascii="Gill Sans MT" w:hAnsi="Gill Sans MT"/>
                <w:sz w:val="20"/>
              </w:rPr>
            </w:pPr>
          </w:p>
        </w:tc>
        <w:tc>
          <w:tcPr>
            <w:tcW w:w="823" w:type="dxa"/>
          </w:tcPr>
          <w:p w14:paraId="78360A49" w14:textId="77777777" w:rsidR="00F7697D" w:rsidRPr="00BE068B" w:rsidRDefault="00F7697D" w:rsidP="00F7697D">
            <w:pPr>
              <w:contextualSpacing/>
              <w:jc w:val="center"/>
              <w:rPr>
                <w:rFonts w:ascii="Gill Sans MT" w:hAnsi="Gill Sans MT"/>
                <w:sz w:val="20"/>
              </w:rPr>
            </w:pPr>
          </w:p>
        </w:tc>
        <w:tc>
          <w:tcPr>
            <w:tcW w:w="977" w:type="dxa"/>
          </w:tcPr>
          <w:p w14:paraId="4C359CD6" w14:textId="77777777" w:rsidR="00F7697D" w:rsidRPr="00BE068B" w:rsidRDefault="00F7697D" w:rsidP="00F7697D">
            <w:pPr>
              <w:contextualSpacing/>
              <w:jc w:val="center"/>
              <w:rPr>
                <w:rFonts w:ascii="Gill Sans MT" w:hAnsi="Gill Sans MT"/>
                <w:sz w:val="20"/>
              </w:rPr>
            </w:pPr>
          </w:p>
        </w:tc>
        <w:tc>
          <w:tcPr>
            <w:tcW w:w="1183" w:type="dxa"/>
          </w:tcPr>
          <w:p w14:paraId="3FCEA392" w14:textId="77777777" w:rsidR="00F7697D" w:rsidRPr="00BE068B" w:rsidRDefault="00F7697D" w:rsidP="00F7697D">
            <w:pPr>
              <w:contextualSpacing/>
              <w:jc w:val="center"/>
              <w:rPr>
                <w:rFonts w:ascii="Gill Sans MT" w:hAnsi="Gill Sans MT"/>
                <w:sz w:val="20"/>
              </w:rPr>
            </w:pPr>
          </w:p>
        </w:tc>
        <w:tc>
          <w:tcPr>
            <w:tcW w:w="862" w:type="dxa"/>
          </w:tcPr>
          <w:p w14:paraId="7565EC1B" w14:textId="77777777" w:rsidR="00F7697D" w:rsidRPr="00BE068B" w:rsidRDefault="00F7697D" w:rsidP="00F7697D">
            <w:pPr>
              <w:contextualSpacing/>
              <w:jc w:val="center"/>
              <w:rPr>
                <w:rFonts w:ascii="Gill Sans MT" w:hAnsi="Gill Sans MT"/>
                <w:sz w:val="20"/>
              </w:rPr>
            </w:pPr>
          </w:p>
        </w:tc>
        <w:tc>
          <w:tcPr>
            <w:tcW w:w="2040" w:type="dxa"/>
          </w:tcPr>
          <w:p w14:paraId="621FC05E" w14:textId="77777777" w:rsidR="00F7697D" w:rsidRPr="00BE068B" w:rsidRDefault="00F7697D" w:rsidP="00F7697D">
            <w:pPr>
              <w:contextualSpacing/>
              <w:jc w:val="center"/>
              <w:rPr>
                <w:rFonts w:ascii="Gill Sans MT" w:hAnsi="Gill Sans MT"/>
                <w:sz w:val="20"/>
              </w:rPr>
            </w:pPr>
          </w:p>
        </w:tc>
        <w:tc>
          <w:tcPr>
            <w:tcW w:w="1800" w:type="dxa"/>
          </w:tcPr>
          <w:p w14:paraId="7723BA06" w14:textId="77777777" w:rsidR="00F7697D" w:rsidRPr="00BE068B" w:rsidRDefault="00F7697D" w:rsidP="00F7697D">
            <w:pPr>
              <w:contextualSpacing/>
              <w:jc w:val="center"/>
              <w:rPr>
                <w:rFonts w:ascii="Gill Sans MT" w:hAnsi="Gill Sans MT"/>
                <w:sz w:val="20"/>
              </w:rPr>
            </w:pPr>
          </w:p>
        </w:tc>
        <w:tc>
          <w:tcPr>
            <w:tcW w:w="1418" w:type="dxa"/>
          </w:tcPr>
          <w:p w14:paraId="30A47D41" w14:textId="77777777" w:rsidR="00F7697D" w:rsidRPr="00BE068B" w:rsidRDefault="00F7697D" w:rsidP="00F7697D">
            <w:pPr>
              <w:contextualSpacing/>
              <w:jc w:val="center"/>
              <w:rPr>
                <w:rFonts w:ascii="Gill Sans MT" w:hAnsi="Gill Sans MT"/>
                <w:sz w:val="20"/>
              </w:rPr>
            </w:pPr>
          </w:p>
        </w:tc>
        <w:tc>
          <w:tcPr>
            <w:tcW w:w="1897" w:type="dxa"/>
          </w:tcPr>
          <w:p w14:paraId="3165F0DE" w14:textId="77777777" w:rsidR="00F7697D" w:rsidRPr="00BE068B" w:rsidRDefault="00F7697D" w:rsidP="00F7697D">
            <w:pPr>
              <w:contextualSpacing/>
              <w:jc w:val="center"/>
              <w:rPr>
                <w:rFonts w:ascii="Gill Sans MT" w:hAnsi="Gill Sans MT"/>
                <w:sz w:val="20"/>
              </w:rPr>
            </w:pPr>
          </w:p>
        </w:tc>
      </w:tr>
      <w:tr w:rsidR="00736DFE" w:rsidRPr="00BE068B" w14:paraId="758F032A" w14:textId="77777777" w:rsidTr="000C7B5A">
        <w:trPr>
          <w:trHeight w:val="20"/>
          <w:jc w:val="center"/>
        </w:trPr>
        <w:tc>
          <w:tcPr>
            <w:tcW w:w="694" w:type="dxa"/>
          </w:tcPr>
          <w:p w14:paraId="6E9682B1"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4</w:t>
            </w:r>
          </w:p>
        </w:tc>
        <w:tc>
          <w:tcPr>
            <w:tcW w:w="1101" w:type="dxa"/>
          </w:tcPr>
          <w:p w14:paraId="1F20B3B1" w14:textId="77777777" w:rsidR="00F7697D" w:rsidRPr="00BE068B" w:rsidRDefault="00F7697D" w:rsidP="00F7697D">
            <w:pPr>
              <w:contextualSpacing/>
              <w:jc w:val="center"/>
              <w:rPr>
                <w:rFonts w:ascii="Gill Sans MT" w:hAnsi="Gill Sans MT"/>
                <w:sz w:val="20"/>
              </w:rPr>
            </w:pPr>
          </w:p>
        </w:tc>
        <w:tc>
          <w:tcPr>
            <w:tcW w:w="823" w:type="dxa"/>
          </w:tcPr>
          <w:p w14:paraId="449A5CA6" w14:textId="77777777" w:rsidR="00F7697D" w:rsidRPr="00BE068B" w:rsidRDefault="00F7697D" w:rsidP="00F7697D">
            <w:pPr>
              <w:contextualSpacing/>
              <w:jc w:val="center"/>
              <w:rPr>
                <w:rFonts w:ascii="Gill Sans MT" w:hAnsi="Gill Sans MT"/>
                <w:sz w:val="20"/>
              </w:rPr>
            </w:pPr>
          </w:p>
        </w:tc>
        <w:tc>
          <w:tcPr>
            <w:tcW w:w="977" w:type="dxa"/>
          </w:tcPr>
          <w:p w14:paraId="70E133DA" w14:textId="77777777" w:rsidR="00F7697D" w:rsidRPr="00BE068B" w:rsidRDefault="00F7697D" w:rsidP="00F7697D">
            <w:pPr>
              <w:contextualSpacing/>
              <w:jc w:val="center"/>
              <w:rPr>
                <w:rFonts w:ascii="Gill Sans MT" w:hAnsi="Gill Sans MT"/>
                <w:sz w:val="20"/>
              </w:rPr>
            </w:pPr>
          </w:p>
        </w:tc>
        <w:tc>
          <w:tcPr>
            <w:tcW w:w="1183" w:type="dxa"/>
          </w:tcPr>
          <w:p w14:paraId="0A8F3373" w14:textId="77777777" w:rsidR="00F7697D" w:rsidRPr="00BE068B" w:rsidRDefault="00F7697D" w:rsidP="00F7697D">
            <w:pPr>
              <w:contextualSpacing/>
              <w:jc w:val="center"/>
              <w:rPr>
                <w:rFonts w:ascii="Gill Sans MT" w:hAnsi="Gill Sans MT"/>
                <w:sz w:val="20"/>
              </w:rPr>
            </w:pPr>
          </w:p>
        </w:tc>
        <w:tc>
          <w:tcPr>
            <w:tcW w:w="862" w:type="dxa"/>
          </w:tcPr>
          <w:p w14:paraId="32B582FE" w14:textId="77777777" w:rsidR="00F7697D" w:rsidRPr="00BE068B" w:rsidRDefault="00F7697D" w:rsidP="00F7697D">
            <w:pPr>
              <w:contextualSpacing/>
              <w:jc w:val="center"/>
              <w:rPr>
                <w:rFonts w:ascii="Gill Sans MT" w:hAnsi="Gill Sans MT"/>
                <w:sz w:val="20"/>
              </w:rPr>
            </w:pPr>
          </w:p>
        </w:tc>
        <w:tc>
          <w:tcPr>
            <w:tcW w:w="2040" w:type="dxa"/>
          </w:tcPr>
          <w:p w14:paraId="786F174C" w14:textId="77777777" w:rsidR="00F7697D" w:rsidRPr="00BE068B" w:rsidRDefault="00F7697D" w:rsidP="00F7697D">
            <w:pPr>
              <w:contextualSpacing/>
              <w:jc w:val="center"/>
              <w:rPr>
                <w:rFonts w:ascii="Gill Sans MT" w:hAnsi="Gill Sans MT"/>
                <w:sz w:val="20"/>
              </w:rPr>
            </w:pPr>
          </w:p>
        </w:tc>
        <w:tc>
          <w:tcPr>
            <w:tcW w:w="1800" w:type="dxa"/>
          </w:tcPr>
          <w:p w14:paraId="58DDB452" w14:textId="77777777" w:rsidR="00F7697D" w:rsidRPr="00BE068B" w:rsidRDefault="00F7697D" w:rsidP="00F7697D">
            <w:pPr>
              <w:contextualSpacing/>
              <w:jc w:val="center"/>
              <w:rPr>
                <w:rFonts w:ascii="Gill Sans MT" w:hAnsi="Gill Sans MT"/>
                <w:sz w:val="20"/>
              </w:rPr>
            </w:pPr>
          </w:p>
        </w:tc>
        <w:tc>
          <w:tcPr>
            <w:tcW w:w="1418" w:type="dxa"/>
          </w:tcPr>
          <w:p w14:paraId="4C5B956A" w14:textId="77777777" w:rsidR="00F7697D" w:rsidRPr="00BE068B" w:rsidRDefault="00F7697D" w:rsidP="00F7697D">
            <w:pPr>
              <w:contextualSpacing/>
              <w:jc w:val="center"/>
              <w:rPr>
                <w:rFonts w:ascii="Gill Sans MT" w:hAnsi="Gill Sans MT"/>
                <w:sz w:val="20"/>
              </w:rPr>
            </w:pPr>
          </w:p>
        </w:tc>
        <w:tc>
          <w:tcPr>
            <w:tcW w:w="1897" w:type="dxa"/>
          </w:tcPr>
          <w:p w14:paraId="707FE55D" w14:textId="77777777" w:rsidR="00F7697D" w:rsidRPr="00BE068B" w:rsidRDefault="00F7697D" w:rsidP="00F7697D">
            <w:pPr>
              <w:contextualSpacing/>
              <w:jc w:val="center"/>
              <w:rPr>
                <w:rFonts w:ascii="Gill Sans MT" w:hAnsi="Gill Sans MT"/>
                <w:sz w:val="20"/>
              </w:rPr>
            </w:pPr>
          </w:p>
        </w:tc>
      </w:tr>
      <w:tr w:rsidR="00736DFE" w:rsidRPr="00BE068B" w14:paraId="59AF9F7E" w14:textId="77777777" w:rsidTr="000C7B5A">
        <w:trPr>
          <w:trHeight w:val="20"/>
          <w:jc w:val="center"/>
        </w:trPr>
        <w:tc>
          <w:tcPr>
            <w:tcW w:w="694" w:type="dxa"/>
          </w:tcPr>
          <w:p w14:paraId="0A794F2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DD7BFA" w14:textId="77777777" w:rsidR="00F7697D" w:rsidRPr="00BE068B" w:rsidRDefault="00F7697D" w:rsidP="00F7697D">
            <w:pPr>
              <w:contextualSpacing/>
              <w:jc w:val="center"/>
              <w:rPr>
                <w:rFonts w:ascii="Gill Sans MT" w:hAnsi="Gill Sans MT"/>
                <w:sz w:val="20"/>
              </w:rPr>
            </w:pPr>
          </w:p>
        </w:tc>
        <w:tc>
          <w:tcPr>
            <w:tcW w:w="823" w:type="dxa"/>
          </w:tcPr>
          <w:p w14:paraId="4DEA219A" w14:textId="77777777" w:rsidR="00F7697D" w:rsidRPr="00BE068B" w:rsidRDefault="00F7697D" w:rsidP="00F7697D">
            <w:pPr>
              <w:contextualSpacing/>
              <w:jc w:val="center"/>
              <w:rPr>
                <w:rFonts w:ascii="Gill Sans MT" w:hAnsi="Gill Sans MT"/>
                <w:sz w:val="20"/>
              </w:rPr>
            </w:pPr>
          </w:p>
        </w:tc>
        <w:tc>
          <w:tcPr>
            <w:tcW w:w="977" w:type="dxa"/>
          </w:tcPr>
          <w:p w14:paraId="2A17ED7C" w14:textId="77777777" w:rsidR="00F7697D" w:rsidRPr="00BE068B" w:rsidRDefault="00F7697D" w:rsidP="00F7697D">
            <w:pPr>
              <w:contextualSpacing/>
              <w:jc w:val="center"/>
              <w:rPr>
                <w:rFonts w:ascii="Gill Sans MT" w:hAnsi="Gill Sans MT"/>
                <w:sz w:val="20"/>
              </w:rPr>
            </w:pPr>
          </w:p>
        </w:tc>
        <w:tc>
          <w:tcPr>
            <w:tcW w:w="1183" w:type="dxa"/>
          </w:tcPr>
          <w:p w14:paraId="72FE6E08" w14:textId="77777777" w:rsidR="00F7697D" w:rsidRPr="00BE068B" w:rsidRDefault="00F7697D" w:rsidP="00F7697D">
            <w:pPr>
              <w:contextualSpacing/>
              <w:jc w:val="center"/>
              <w:rPr>
                <w:rFonts w:ascii="Gill Sans MT" w:hAnsi="Gill Sans MT"/>
                <w:sz w:val="20"/>
              </w:rPr>
            </w:pPr>
          </w:p>
        </w:tc>
        <w:tc>
          <w:tcPr>
            <w:tcW w:w="862" w:type="dxa"/>
          </w:tcPr>
          <w:p w14:paraId="25D02DC2" w14:textId="77777777" w:rsidR="00F7697D" w:rsidRPr="00BE068B" w:rsidRDefault="00F7697D" w:rsidP="00F7697D">
            <w:pPr>
              <w:contextualSpacing/>
              <w:jc w:val="center"/>
              <w:rPr>
                <w:rFonts w:ascii="Gill Sans MT" w:hAnsi="Gill Sans MT"/>
                <w:sz w:val="20"/>
              </w:rPr>
            </w:pPr>
          </w:p>
        </w:tc>
        <w:tc>
          <w:tcPr>
            <w:tcW w:w="2040" w:type="dxa"/>
          </w:tcPr>
          <w:p w14:paraId="3E7820E7" w14:textId="77777777" w:rsidR="00F7697D" w:rsidRPr="00BE068B" w:rsidRDefault="00F7697D" w:rsidP="00F7697D">
            <w:pPr>
              <w:contextualSpacing/>
              <w:jc w:val="center"/>
              <w:rPr>
                <w:rFonts w:ascii="Gill Sans MT" w:hAnsi="Gill Sans MT"/>
                <w:sz w:val="20"/>
              </w:rPr>
            </w:pPr>
          </w:p>
        </w:tc>
        <w:tc>
          <w:tcPr>
            <w:tcW w:w="1800" w:type="dxa"/>
          </w:tcPr>
          <w:p w14:paraId="219304F4" w14:textId="77777777" w:rsidR="00F7697D" w:rsidRPr="00BE068B" w:rsidRDefault="00F7697D" w:rsidP="00F7697D">
            <w:pPr>
              <w:contextualSpacing/>
              <w:jc w:val="center"/>
              <w:rPr>
                <w:rFonts w:ascii="Gill Sans MT" w:hAnsi="Gill Sans MT"/>
                <w:sz w:val="20"/>
              </w:rPr>
            </w:pPr>
          </w:p>
        </w:tc>
        <w:tc>
          <w:tcPr>
            <w:tcW w:w="1418" w:type="dxa"/>
          </w:tcPr>
          <w:p w14:paraId="2031BF9D" w14:textId="77777777" w:rsidR="00F7697D" w:rsidRPr="00BE068B" w:rsidRDefault="00F7697D" w:rsidP="00F7697D">
            <w:pPr>
              <w:contextualSpacing/>
              <w:jc w:val="center"/>
              <w:rPr>
                <w:rFonts w:ascii="Gill Sans MT" w:hAnsi="Gill Sans MT"/>
                <w:sz w:val="20"/>
              </w:rPr>
            </w:pPr>
          </w:p>
        </w:tc>
        <w:tc>
          <w:tcPr>
            <w:tcW w:w="1897" w:type="dxa"/>
          </w:tcPr>
          <w:p w14:paraId="2F909BA4" w14:textId="77777777" w:rsidR="00F7697D" w:rsidRPr="00BE068B" w:rsidRDefault="00F7697D" w:rsidP="00F7697D">
            <w:pPr>
              <w:contextualSpacing/>
              <w:jc w:val="center"/>
              <w:rPr>
                <w:rFonts w:ascii="Gill Sans MT" w:hAnsi="Gill Sans MT"/>
                <w:sz w:val="20"/>
              </w:rPr>
            </w:pPr>
          </w:p>
        </w:tc>
      </w:tr>
      <w:tr w:rsidR="00736DFE" w:rsidRPr="00BE068B" w14:paraId="2367336D" w14:textId="77777777" w:rsidTr="000C7B5A">
        <w:trPr>
          <w:trHeight w:val="20"/>
          <w:jc w:val="center"/>
        </w:trPr>
        <w:tc>
          <w:tcPr>
            <w:tcW w:w="694" w:type="dxa"/>
          </w:tcPr>
          <w:p w14:paraId="41869877"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6</w:t>
            </w:r>
          </w:p>
        </w:tc>
        <w:tc>
          <w:tcPr>
            <w:tcW w:w="1101" w:type="dxa"/>
          </w:tcPr>
          <w:p w14:paraId="6393D216" w14:textId="77777777" w:rsidR="00F7697D" w:rsidRPr="00BE068B" w:rsidRDefault="00F7697D" w:rsidP="00F7697D">
            <w:pPr>
              <w:contextualSpacing/>
              <w:jc w:val="center"/>
              <w:rPr>
                <w:rFonts w:ascii="Gill Sans MT" w:hAnsi="Gill Sans MT"/>
                <w:sz w:val="20"/>
              </w:rPr>
            </w:pPr>
          </w:p>
        </w:tc>
        <w:tc>
          <w:tcPr>
            <w:tcW w:w="823" w:type="dxa"/>
          </w:tcPr>
          <w:p w14:paraId="38EF936C" w14:textId="77777777" w:rsidR="00F7697D" w:rsidRPr="00BE068B" w:rsidRDefault="00F7697D" w:rsidP="00F7697D">
            <w:pPr>
              <w:contextualSpacing/>
              <w:jc w:val="center"/>
              <w:rPr>
                <w:rFonts w:ascii="Gill Sans MT" w:hAnsi="Gill Sans MT"/>
                <w:sz w:val="20"/>
              </w:rPr>
            </w:pPr>
          </w:p>
        </w:tc>
        <w:tc>
          <w:tcPr>
            <w:tcW w:w="977" w:type="dxa"/>
          </w:tcPr>
          <w:p w14:paraId="59F7729F" w14:textId="77777777" w:rsidR="00F7697D" w:rsidRPr="00BE068B" w:rsidRDefault="00F7697D" w:rsidP="00F7697D">
            <w:pPr>
              <w:contextualSpacing/>
              <w:jc w:val="center"/>
              <w:rPr>
                <w:rFonts w:ascii="Gill Sans MT" w:hAnsi="Gill Sans MT"/>
                <w:sz w:val="20"/>
              </w:rPr>
            </w:pPr>
          </w:p>
        </w:tc>
        <w:tc>
          <w:tcPr>
            <w:tcW w:w="1183" w:type="dxa"/>
          </w:tcPr>
          <w:p w14:paraId="04F5162E" w14:textId="77777777" w:rsidR="00F7697D" w:rsidRPr="00BE068B" w:rsidRDefault="00F7697D" w:rsidP="00F7697D">
            <w:pPr>
              <w:contextualSpacing/>
              <w:jc w:val="center"/>
              <w:rPr>
                <w:rFonts w:ascii="Gill Sans MT" w:hAnsi="Gill Sans MT"/>
                <w:sz w:val="20"/>
              </w:rPr>
            </w:pPr>
          </w:p>
        </w:tc>
        <w:tc>
          <w:tcPr>
            <w:tcW w:w="862" w:type="dxa"/>
          </w:tcPr>
          <w:p w14:paraId="4960A313" w14:textId="77777777" w:rsidR="00F7697D" w:rsidRPr="00BE068B" w:rsidRDefault="00F7697D" w:rsidP="00F7697D">
            <w:pPr>
              <w:contextualSpacing/>
              <w:jc w:val="center"/>
              <w:rPr>
                <w:rFonts w:ascii="Gill Sans MT" w:hAnsi="Gill Sans MT"/>
                <w:sz w:val="20"/>
              </w:rPr>
            </w:pPr>
          </w:p>
        </w:tc>
        <w:tc>
          <w:tcPr>
            <w:tcW w:w="2040" w:type="dxa"/>
          </w:tcPr>
          <w:p w14:paraId="1B5CEADE" w14:textId="77777777" w:rsidR="00F7697D" w:rsidRPr="00BE068B" w:rsidRDefault="00F7697D" w:rsidP="00F7697D">
            <w:pPr>
              <w:contextualSpacing/>
              <w:jc w:val="center"/>
              <w:rPr>
                <w:rFonts w:ascii="Gill Sans MT" w:hAnsi="Gill Sans MT"/>
                <w:sz w:val="20"/>
              </w:rPr>
            </w:pPr>
          </w:p>
        </w:tc>
        <w:tc>
          <w:tcPr>
            <w:tcW w:w="1800" w:type="dxa"/>
          </w:tcPr>
          <w:p w14:paraId="56AB0DC1" w14:textId="77777777" w:rsidR="00F7697D" w:rsidRPr="00BE068B" w:rsidRDefault="00F7697D" w:rsidP="00F7697D">
            <w:pPr>
              <w:contextualSpacing/>
              <w:jc w:val="center"/>
              <w:rPr>
                <w:rFonts w:ascii="Gill Sans MT" w:hAnsi="Gill Sans MT"/>
                <w:sz w:val="20"/>
              </w:rPr>
            </w:pPr>
          </w:p>
        </w:tc>
        <w:tc>
          <w:tcPr>
            <w:tcW w:w="1418" w:type="dxa"/>
          </w:tcPr>
          <w:p w14:paraId="7B3B8D69" w14:textId="77777777" w:rsidR="00F7697D" w:rsidRPr="00BE068B" w:rsidRDefault="00F7697D" w:rsidP="00F7697D">
            <w:pPr>
              <w:contextualSpacing/>
              <w:jc w:val="center"/>
              <w:rPr>
                <w:rFonts w:ascii="Gill Sans MT" w:hAnsi="Gill Sans MT"/>
                <w:sz w:val="20"/>
              </w:rPr>
            </w:pPr>
          </w:p>
        </w:tc>
        <w:tc>
          <w:tcPr>
            <w:tcW w:w="1897" w:type="dxa"/>
          </w:tcPr>
          <w:p w14:paraId="36ACEF5A" w14:textId="77777777" w:rsidR="00F7697D" w:rsidRPr="00BE068B" w:rsidRDefault="00F7697D" w:rsidP="00F7697D">
            <w:pPr>
              <w:contextualSpacing/>
              <w:jc w:val="center"/>
              <w:rPr>
                <w:rFonts w:ascii="Gill Sans MT" w:hAnsi="Gill Sans MT"/>
                <w:sz w:val="20"/>
              </w:rPr>
            </w:pPr>
          </w:p>
        </w:tc>
      </w:tr>
      <w:tr w:rsidR="00736DFE" w:rsidRPr="00BE068B" w14:paraId="27761D30" w14:textId="77777777" w:rsidTr="000C7B5A">
        <w:trPr>
          <w:trHeight w:val="20"/>
          <w:jc w:val="center"/>
        </w:trPr>
        <w:tc>
          <w:tcPr>
            <w:tcW w:w="694" w:type="dxa"/>
          </w:tcPr>
          <w:p w14:paraId="492CAD5F"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7</w:t>
            </w:r>
          </w:p>
        </w:tc>
        <w:tc>
          <w:tcPr>
            <w:tcW w:w="1101" w:type="dxa"/>
          </w:tcPr>
          <w:p w14:paraId="5203E802" w14:textId="77777777" w:rsidR="00F7697D" w:rsidRPr="00BE068B" w:rsidRDefault="00F7697D" w:rsidP="00F7697D">
            <w:pPr>
              <w:contextualSpacing/>
              <w:jc w:val="center"/>
              <w:rPr>
                <w:rFonts w:ascii="Gill Sans MT" w:hAnsi="Gill Sans MT"/>
                <w:sz w:val="20"/>
              </w:rPr>
            </w:pPr>
          </w:p>
        </w:tc>
        <w:tc>
          <w:tcPr>
            <w:tcW w:w="823" w:type="dxa"/>
          </w:tcPr>
          <w:p w14:paraId="7AE86E0A" w14:textId="77777777" w:rsidR="00F7697D" w:rsidRPr="00BE068B" w:rsidRDefault="00F7697D" w:rsidP="00F7697D">
            <w:pPr>
              <w:contextualSpacing/>
              <w:jc w:val="center"/>
              <w:rPr>
                <w:rFonts w:ascii="Gill Sans MT" w:hAnsi="Gill Sans MT"/>
                <w:sz w:val="20"/>
              </w:rPr>
            </w:pPr>
          </w:p>
        </w:tc>
        <w:tc>
          <w:tcPr>
            <w:tcW w:w="977" w:type="dxa"/>
          </w:tcPr>
          <w:p w14:paraId="41D26341" w14:textId="77777777" w:rsidR="00F7697D" w:rsidRPr="00BE068B" w:rsidRDefault="00F7697D" w:rsidP="00F7697D">
            <w:pPr>
              <w:contextualSpacing/>
              <w:jc w:val="center"/>
              <w:rPr>
                <w:rFonts w:ascii="Gill Sans MT" w:hAnsi="Gill Sans MT"/>
                <w:sz w:val="20"/>
              </w:rPr>
            </w:pPr>
          </w:p>
        </w:tc>
        <w:tc>
          <w:tcPr>
            <w:tcW w:w="1183" w:type="dxa"/>
          </w:tcPr>
          <w:p w14:paraId="3F368490" w14:textId="77777777" w:rsidR="00F7697D" w:rsidRPr="00BE068B" w:rsidRDefault="00F7697D" w:rsidP="00F7697D">
            <w:pPr>
              <w:contextualSpacing/>
              <w:jc w:val="center"/>
              <w:rPr>
                <w:rFonts w:ascii="Gill Sans MT" w:hAnsi="Gill Sans MT"/>
                <w:sz w:val="20"/>
              </w:rPr>
            </w:pPr>
          </w:p>
        </w:tc>
        <w:tc>
          <w:tcPr>
            <w:tcW w:w="862" w:type="dxa"/>
          </w:tcPr>
          <w:p w14:paraId="29885AE3" w14:textId="77777777" w:rsidR="00F7697D" w:rsidRPr="00BE068B" w:rsidRDefault="00F7697D" w:rsidP="00F7697D">
            <w:pPr>
              <w:contextualSpacing/>
              <w:jc w:val="center"/>
              <w:rPr>
                <w:rFonts w:ascii="Gill Sans MT" w:hAnsi="Gill Sans MT"/>
                <w:sz w:val="20"/>
              </w:rPr>
            </w:pPr>
          </w:p>
        </w:tc>
        <w:tc>
          <w:tcPr>
            <w:tcW w:w="2040" w:type="dxa"/>
          </w:tcPr>
          <w:p w14:paraId="6F137062" w14:textId="77777777" w:rsidR="00F7697D" w:rsidRPr="00BE068B" w:rsidRDefault="00F7697D" w:rsidP="00F7697D">
            <w:pPr>
              <w:contextualSpacing/>
              <w:jc w:val="center"/>
              <w:rPr>
                <w:rFonts w:ascii="Gill Sans MT" w:hAnsi="Gill Sans MT"/>
                <w:sz w:val="20"/>
              </w:rPr>
            </w:pPr>
          </w:p>
        </w:tc>
        <w:tc>
          <w:tcPr>
            <w:tcW w:w="1800" w:type="dxa"/>
          </w:tcPr>
          <w:p w14:paraId="57CB4919" w14:textId="77777777" w:rsidR="00F7697D" w:rsidRPr="00BE068B" w:rsidRDefault="00F7697D" w:rsidP="00F7697D">
            <w:pPr>
              <w:contextualSpacing/>
              <w:jc w:val="center"/>
              <w:rPr>
                <w:rFonts w:ascii="Gill Sans MT" w:hAnsi="Gill Sans MT"/>
                <w:sz w:val="20"/>
              </w:rPr>
            </w:pPr>
          </w:p>
        </w:tc>
        <w:tc>
          <w:tcPr>
            <w:tcW w:w="1418" w:type="dxa"/>
          </w:tcPr>
          <w:p w14:paraId="2CC03AB2" w14:textId="77777777" w:rsidR="00F7697D" w:rsidRPr="00BE068B" w:rsidRDefault="00F7697D" w:rsidP="00F7697D">
            <w:pPr>
              <w:contextualSpacing/>
              <w:jc w:val="center"/>
              <w:rPr>
                <w:rFonts w:ascii="Gill Sans MT" w:hAnsi="Gill Sans MT"/>
                <w:sz w:val="20"/>
              </w:rPr>
            </w:pPr>
          </w:p>
        </w:tc>
        <w:tc>
          <w:tcPr>
            <w:tcW w:w="1897" w:type="dxa"/>
          </w:tcPr>
          <w:p w14:paraId="659886BE" w14:textId="77777777" w:rsidR="00F7697D" w:rsidRPr="00BE068B" w:rsidRDefault="00F7697D" w:rsidP="00F7697D">
            <w:pPr>
              <w:contextualSpacing/>
              <w:jc w:val="center"/>
              <w:rPr>
                <w:rFonts w:ascii="Gill Sans MT" w:hAnsi="Gill Sans MT"/>
                <w:sz w:val="20"/>
              </w:rPr>
            </w:pPr>
          </w:p>
        </w:tc>
      </w:tr>
      <w:tr w:rsidR="00736DFE" w:rsidRPr="00BE068B" w14:paraId="74BB0204" w14:textId="77777777" w:rsidTr="000C7B5A">
        <w:trPr>
          <w:trHeight w:val="20"/>
          <w:jc w:val="center"/>
        </w:trPr>
        <w:tc>
          <w:tcPr>
            <w:tcW w:w="694" w:type="dxa"/>
          </w:tcPr>
          <w:p w14:paraId="794A7F12"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8</w:t>
            </w:r>
          </w:p>
        </w:tc>
        <w:tc>
          <w:tcPr>
            <w:tcW w:w="1101" w:type="dxa"/>
          </w:tcPr>
          <w:p w14:paraId="39F9BE11" w14:textId="77777777" w:rsidR="00F7697D" w:rsidRPr="00BE068B" w:rsidRDefault="00F7697D" w:rsidP="00F7697D">
            <w:pPr>
              <w:contextualSpacing/>
              <w:jc w:val="center"/>
              <w:rPr>
                <w:rFonts w:ascii="Gill Sans MT" w:hAnsi="Gill Sans MT"/>
                <w:sz w:val="20"/>
              </w:rPr>
            </w:pPr>
          </w:p>
        </w:tc>
        <w:tc>
          <w:tcPr>
            <w:tcW w:w="823" w:type="dxa"/>
          </w:tcPr>
          <w:p w14:paraId="3CFD54A3" w14:textId="77777777" w:rsidR="00F7697D" w:rsidRPr="00BE068B" w:rsidRDefault="00F7697D" w:rsidP="00F7697D">
            <w:pPr>
              <w:contextualSpacing/>
              <w:jc w:val="center"/>
              <w:rPr>
                <w:rFonts w:ascii="Gill Sans MT" w:hAnsi="Gill Sans MT"/>
                <w:sz w:val="20"/>
              </w:rPr>
            </w:pPr>
          </w:p>
        </w:tc>
        <w:tc>
          <w:tcPr>
            <w:tcW w:w="977" w:type="dxa"/>
          </w:tcPr>
          <w:p w14:paraId="5DA4CF79" w14:textId="77777777" w:rsidR="00F7697D" w:rsidRPr="00BE068B" w:rsidRDefault="00F7697D" w:rsidP="00F7697D">
            <w:pPr>
              <w:contextualSpacing/>
              <w:jc w:val="center"/>
              <w:rPr>
                <w:rFonts w:ascii="Gill Sans MT" w:hAnsi="Gill Sans MT"/>
                <w:sz w:val="20"/>
              </w:rPr>
            </w:pPr>
          </w:p>
        </w:tc>
        <w:tc>
          <w:tcPr>
            <w:tcW w:w="1183" w:type="dxa"/>
          </w:tcPr>
          <w:p w14:paraId="16B84221" w14:textId="77777777" w:rsidR="00F7697D" w:rsidRPr="00BE068B" w:rsidRDefault="00F7697D" w:rsidP="00F7697D">
            <w:pPr>
              <w:contextualSpacing/>
              <w:jc w:val="center"/>
              <w:rPr>
                <w:rFonts w:ascii="Gill Sans MT" w:hAnsi="Gill Sans MT"/>
                <w:sz w:val="20"/>
              </w:rPr>
            </w:pPr>
          </w:p>
        </w:tc>
        <w:tc>
          <w:tcPr>
            <w:tcW w:w="862" w:type="dxa"/>
          </w:tcPr>
          <w:p w14:paraId="35CDB86B" w14:textId="77777777" w:rsidR="00F7697D" w:rsidRPr="00BE068B" w:rsidRDefault="00F7697D" w:rsidP="00F7697D">
            <w:pPr>
              <w:contextualSpacing/>
              <w:jc w:val="center"/>
              <w:rPr>
                <w:rFonts w:ascii="Gill Sans MT" w:hAnsi="Gill Sans MT"/>
                <w:sz w:val="20"/>
              </w:rPr>
            </w:pPr>
          </w:p>
        </w:tc>
        <w:tc>
          <w:tcPr>
            <w:tcW w:w="2040" w:type="dxa"/>
          </w:tcPr>
          <w:p w14:paraId="30289ED7" w14:textId="77777777" w:rsidR="00F7697D" w:rsidRPr="00BE068B" w:rsidRDefault="00F7697D" w:rsidP="00F7697D">
            <w:pPr>
              <w:contextualSpacing/>
              <w:jc w:val="center"/>
              <w:rPr>
                <w:rFonts w:ascii="Gill Sans MT" w:hAnsi="Gill Sans MT"/>
                <w:sz w:val="20"/>
              </w:rPr>
            </w:pPr>
          </w:p>
        </w:tc>
        <w:tc>
          <w:tcPr>
            <w:tcW w:w="1800" w:type="dxa"/>
          </w:tcPr>
          <w:p w14:paraId="216259E7" w14:textId="77777777" w:rsidR="00F7697D" w:rsidRPr="00BE068B" w:rsidRDefault="00F7697D" w:rsidP="00F7697D">
            <w:pPr>
              <w:contextualSpacing/>
              <w:jc w:val="center"/>
              <w:rPr>
                <w:rFonts w:ascii="Gill Sans MT" w:hAnsi="Gill Sans MT"/>
                <w:sz w:val="20"/>
              </w:rPr>
            </w:pPr>
          </w:p>
        </w:tc>
        <w:tc>
          <w:tcPr>
            <w:tcW w:w="1418" w:type="dxa"/>
          </w:tcPr>
          <w:p w14:paraId="551FA472" w14:textId="77777777" w:rsidR="00F7697D" w:rsidRPr="00BE068B" w:rsidRDefault="00F7697D" w:rsidP="00F7697D">
            <w:pPr>
              <w:contextualSpacing/>
              <w:jc w:val="center"/>
              <w:rPr>
                <w:rFonts w:ascii="Gill Sans MT" w:hAnsi="Gill Sans MT"/>
                <w:sz w:val="20"/>
              </w:rPr>
            </w:pPr>
          </w:p>
        </w:tc>
        <w:tc>
          <w:tcPr>
            <w:tcW w:w="1897" w:type="dxa"/>
          </w:tcPr>
          <w:p w14:paraId="39F485BA" w14:textId="77777777" w:rsidR="00F7697D" w:rsidRPr="00BE068B" w:rsidRDefault="00F7697D" w:rsidP="00F7697D">
            <w:pPr>
              <w:contextualSpacing/>
              <w:jc w:val="center"/>
              <w:rPr>
                <w:rFonts w:ascii="Gill Sans MT" w:hAnsi="Gill Sans MT"/>
                <w:sz w:val="20"/>
              </w:rPr>
            </w:pPr>
          </w:p>
        </w:tc>
      </w:tr>
      <w:tr w:rsidR="00736DFE" w:rsidRPr="00BE068B" w14:paraId="496C94F1" w14:textId="77777777" w:rsidTr="000C7B5A">
        <w:trPr>
          <w:trHeight w:val="20"/>
          <w:jc w:val="center"/>
        </w:trPr>
        <w:tc>
          <w:tcPr>
            <w:tcW w:w="694" w:type="dxa"/>
          </w:tcPr>
          <w:p w14:paraId="45493E4D"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9</w:t>
            </w:r>
          </w:p>
        </w:tc>
        <w:tc>
          <w:tcPr>
            <w:tcW w:w="1101" w:type="dxa"/>
          </w:tcPr>
          <w:p w14:paraId="25E7EAB6" w14:textId="77777777" w:rsidR="00F7697D" w:rsidRPr="00BE068B" w:rsidRDefault="00F7697D" w:rsidP="00F7697D">
            <w:pPr>
              <w:contextualSpacing/>
              <w:jc w:val="center"/>
              <w:rPr>
                <w:rFonts w:ascii="Gill Sans MT" w:hAnsi="Gill Sans MT"/>
                <w:sz w:val="20"/>
              </w:rPr>
            </w:pPr>
          </w:p>
        </w:tc>
        <w:tc>
          <w:tcPr>
            <w:tcW w:w="823" w:type="dxa"/>
          </w:tcPr>
          <w:p w14:paraId="4D2420AF" w14:textId="77777777" w:rsidR="00F7697D" w:rsidRPr="00BE068B" w:rsidRDefault="00F7697D" w:rsidP="00F7697D">
            <w:pPr>
              <w:contextualSpacing/>
              <w:jc w:val="center"/>
              <w:rPr>
                <w:rFonts w:ascii="Gill Sans MT" w:hAnsi="Gill Sans MT"/>
                <w:sz w:val="20"/>
              </w:rPr>
            </w:pPr>
          </w:p>
        </w:tc>
        <w:tc>
          <w:tcPr>
            <w:tcW w:w="977" w:type="dxa"/>
          </w:tcPr>
          <w:p w14:paraId="7E06A7DF" w14:textId="77777777" w:rsidR="00F7697D" w:rsidRPr="00BE068B" w:rsidRDefault="00F7697D" w:rsidP="00F7697D">
            <w:pPr>
              <w:contextualSpacing/>
              <w:jc w:val="center"/>
              <w:rPr>
                <w:rFonts w:ascii="Gill Sans MT" w:hAnsi="Gill Sans MT"/>
                <w:sz w:val="20"/>
              </w:rPr>
            </w:pPr>
          </w:p>
        </w:tc>
        <w:tc>
          <w:tcPr>
            <w:tcW w:w="1183" w:type="dxa"/>
          </w:tcPr>
          <w:p w14:paraId="60630F18" w14:textId="77777777" w:rsidR="00F7697D" w:rsidRPr="00BE068B" w:rsidRDefault="00F7697D" w:rsidP="00F7697D">
            <w:pPr>
              <w:contextualSpacing/>
              <w:jc w:val="center"/>
              <w:rPr>
                <w:rFonts w:ascii="Gill Sans MT" w:hAnsi="Gill Sans MT"/>
                <w:sz w:val="20"/>
              </w:rPr>
            </w:pPr>
          </w:p>
        </w:tc>
        <w:tc>
          <w:tcPr>
            <w:tcW w:w="862" w:type="dxa"/>
          </w:tcPr>
          <w:p w14:paraId="5346F9F0" w14:textId="77777777" w:rsidR="00F7697D" w:rsidRPr="00BE068B" w:rsidRDefault="00F7697D" w:rsidP="00F7697D">
            <w:pPr>
              <w:contextualSpacing/>
              <w:jc w:val="center"/>
              <w:rPr>
                <w:rFonts w:ascii="Gill Sans MT" w:hAnsi="Gill Sans MT"/>
                <w:sz w:val="20"/>
              </w:rPr>
            </w:pPr>
          </w:p>
        </w:tc>
        <w:tc>
          <w:tcPr>
            <w:tcW w:w="2040" w:type="dxa"/>
          </w:tcPr>
          <w:p w14:paraId="64EF4D71" w14:textId="77777777" w:rsidR="00F7697D" w:rsidRPr="00BE068B" w:rsidRDefault="00F7697D" w:rsidP="00F7697D">
            <w:pPr>
              <w:contextualSpacing/>
              <w:jc w:val="center"/>
              <w:rPr>
                <w:rFonts w:ascii="Gill Sans MT" w:hAnsi="Gill Sans MT"/>
                <w:sz w:val="20"/>
              </w:rPr>
            </w:pPr>
          </w:p>
        </w:tc>
        <w:tc>
          <w:tcPr>
            <w:tcW w:w="1800" w:type="dxa"/>
          </w:tcPr>
          <w:p w14:paraId="4B7ADF69" w14:textId="77777777" w:rsidR="00F7697D" w:rsidRPr="00BE068B" w:rsidRDefault="00F7697D" w:rsidP="00F7697D">
            <w:pPr>
              <w:contextualSpacing/>
              <w:jc w:val="center"/>
              <w:rPr>
                <w:rFonts w:ascii="Gill Sans MT" w:hAnsi="Gill Sans MT"/>
                <w:sz w:val="20"/>
              </w:rPr>
            </w:pPr>
          </w:p>
        </w:tc>
        <w:tc>
          <w:tcPr>
            <w:tcW w:w="1418" w:type="dxa"/>
          </w:tcPr>
          <w:p w14:paraId="43D9A68C" w14:textId="77777777" w:rsidR="00F7697D" w:rsidRPr="00BE068B" w:rsidRDefault="00F7697D" w:rsidP="00F7697D">
            <w:pPr>
              <w:contextualSpacing/>
              <w:jc w:val="center"/>
              <w:rPr>
                <w:rFonts w:ascii="Gill Sans MT" w:hAnsi="Gill Sans MT"/>
                <w:sz w:val="20"/>
              </w:rPr>
            </w:pPr>
          </w:p>
        </w:tc>
        <w:tc>
          <w:tcPr>
            <w:tcW w:w="1897" w:type="dxa"/>
          </w:tcPr>
          <w:p w14:paraId="0FD715D0" w14:textId="77777777" w:rsidR="00F7697D" w:rsidRPr="00BE068B" w:rsidRDefault="00F7697D" w:rsidP="00F7697D">
            <w:pPr>
              <w:contextualSpacing/>
              <w:jc w:val="center"/>
              <w:rPr>
                <w:rFonts w:ascii="Gill Sans MT" w:hAnsi="Gill Sans MT"/>
                <w:sz w:val="20"/>
              </w:rPr>
            </w:pPr>
          </w:p>
        </w:tc>
      </w:tr>
      <w:tr w:rsidR="00736DFE" w:rsidRPr="00BE068B" w14:paraId="6BCA367A" w14:textId="77777777" w:rsidTr="000C7B5A">
        <w:trPr>
          <w:trHeight w:val="20"/>
          <w:jc w:val="center"/>
        </w:trPr>
        <w:tc>
          <w:tcPr>
            <w:tcW w:w="694" w:type="dxa"/>
          </w:tcPr>
          <w:p w14:paraId="659ACD39" w14:textId="77777777" w:rsidR="00F7697D" w:rsidRPr="00BE068B" w:rsidRDefault="00F7697D"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7EBFDE38" w14:textId="77777777" w:rsidR="00F7697D" w:rsidRPr="00BE068B" w:rsidRDefault="00F7697D" w:rsidP="00F7697D">
            <w:pPr>
              <w:contextualSpacing/>
              <w:jc w:val="center"/>
              <w:rPr>
                <w:rFonts w:ascii="Gill Sans MT" w:hAnsi="Gill Sans MT"/>
                <w:sz w:val="20"/>
              </w:rPr>
            </w:pPr>
          </w:p>
        </w:tc>
        <w:tc>
          <w:tcPr>
            <w:tcW w:w="823" w:type="dxa"/>
          </w:tcPr>
          <w:p w14:paraId="21BCF45F" w14:textId="77777777" w:rsidR="00F7697D" w:rsidRPr="00BE068B" w:rsidRDefault="00F7697D" w:rsidP="00F7697D">
            <w:pPr>
              <w:contextualSpacing/>
              <w:jc w:val="center"/>
              <w:rPr>
                <w:rFonts w:ascii="Gill Sans MT" w:hAnsi="Gill Sans MT"/>
                <w:sz w:val="20"/>
              </w:rPr>
            </w:pPr>
          </w:p>
        </w:tc>
        <w:tc>
          <w:tcPr>
            <w:tcW w:w="977" w:type="dxa"/>
          </w:tcPr>
          <w:p w14:paraId="68F794E2" w14:textId="77777777" w:rsidR="00F7697D" w:rsidRPr="00BE068B" w:rsidRDefault="00F7697D" w:rsidP="00F7697D">
            <w:pPr>
              <w:contextualSpacing/>
              <w:jc w:val="center"/>
              <w:rPr>
                <w:rFonts w:ascii="Gill Sans MT" w:hAnsi="Gill Sans MT"/>
                <w:sz w:val="20"/>
              </w:rPr>
            </w:pPr>
          </w:p>
        </w:tc>
        <w:tc>
          <w:tcPr>
            <w:tcW w:w="1183" w:type="dxa"/>
          </w:tcPr>
          <w:p w14:paraId="7D17A107" w14:textId="77777777" w:rsidR="00F7697D" w:rsidRPr="00BE068B" w:rsidRDefault="00F7697D" w:rsidP="00F7697D">
            <w:pPr>
              <w:contextualSpacing/>
              <w:jc w:val="center"/>
              <w:rPr>
                <w:rFonts w:ascii="Gill Sans MT" w:hAnsi="Gill Sans MT"/>
                <w:sz w:val="20"/>
              </w:rPr>
            </w:pPr>
          </w:p>
        </w:tc>
        <w:tc>
          <w:tcPr>
            <w:tcW w:w="862" w:type="dxa"/>
          </w:tcPr>
          <w:p w14:paraId="0E897E36" w14:textId="77777777" w:rsidR="00F7697D" w:rsidRPr="00BE068B" w:rsidRDefault="00F7697D" w:rsidP="00F7697D">
            <w:pPr>
              <w:contextualSpacing/>
              <w:jc w:val="center"/>
              <w:rPr>
                <w:rFonts w:ascii="Gill Sans MT" w:hAnsi="Gill Sans MT"/>
                <w:sz w:val="20"/>
              </w:rPr>
            </w:pPr>
          </w:p>
        </w:tc>
        <w:tc>
          <w:tcPr>
            <w:tcW w:w="2040" w:type="dxa"/>
          </w:tcPr>
          <w:p w14:paraId="4BBB8A0D" w14:textId="77777777" w:rsidR="00F7697D" w:rsidRPr="00BE068B" w:rsidRDefault="00F7697D" w:rsidP="00F7697D">
            <w:pPr>
              <w:contextualSpacing/>
              <w:jc w:val="center"/>
              <w:rPr>
                <w:rFonts w:ascii="Gill Sans MT" w:hAnsi="Gill Sans MT"/>
                <w:sz w:val="20"/>
              </w:rPr>
            </w:pPr>
          </w:p>
        </w:tc>
        <w:tc>
          <w:tcPr>
            <w:tcW w:w="1800" w:type="dxa"/>
          </w:tcPr>
          <w:p w14:paraId="74ABE38B" w14:textId="77777777" w:rsidR="00F7697D" w:rsidRPr="00BE068B" w:rsidRDefault="00F7697D" w:rsidP="00F7697D">
            <w:pPr>
              <w:contextualSpacing/>
              <w:jc w:val="center"/>
              <w:rPr>
                <w:rFonts w:ascii="Gill Sans MT" w:hAnsi="Gill Sans MT"/>
                <w:sz w:val="20"/>
              </w:rPr>
            </w:pPr>
          </w:p>
        </w:tc>
        <w:tc>
          <w:tcPr>
            <w:tcW w:w="1418" w:type="dxa"/>
          </w:tcPr>
          <w:p w14:paraId="01454F00" w14:textId="77777777" w:rsidR="00F7697D" w:rsidRPr="00BE068B" w:rsidRDefault="00F7697D" w:rsidP="00F7697D">
            <w:pPr>
              <w:contextualSpacing/>
              <w:jc w:val="center"/>
              <w:rPr>
                <w:rFonts w:ascii="Gill Sans MT" w:hAnsi="Gill Sans MT"/>
                <w:sz w:val="20"/>
              </w:rPr>
            </w:pPr>
          </w:p>
        </w:tc>
        <w:tc>
          <w:tcPr>
            <w:tcW w:w="1897" w:type="dxa"/>
          </w:tcPr>
          <w:p w14:paraId="5AF45E15" w14:textId="77777777" w:rsidR="00F7697D" w:rsidRPr="00BE068B" w:rsidRDefault="00F7697D" w:rsidP="00F7697D">
            <w:pPr>
              <w:contextualSpacing/>
              <w:jc w:val="center"/>
              <w:rPr>
                <w:rFonts w:ascii="Gill Sans MT" w:hAnsi="Gill Sans MT"/>
                <w:sz w:val="20"/>
              </w:rPr>
            </w:pPr>
          </w:p>
        </w:tc>
      </w:tr>
    </w:tbl>
    <w:p w14:paraId="4798CC5F" w14:textId="77777777" w:rsidR="00F7697D" w:rsidRPr="00BE068B" w:rsidRDefault="00F7697D" w:rsidP="00F7697D">
      <w:pPr>
        <w:spacing w:after="0" w:line="240" w:lineRule="auto"/>
        <w:contextualSpacing/>
        <w:rPr>
          <w:rFonts w:ascii="Gill Sans MT" w:eastAsia="SimSun" w:hAnsi="Gill Sans MT"/>
        </w:rPr>
      </w:pPr>
    </w:p>
    <w:tbl>
      <w:tblPr>
        <w:tblStyle w:val="TableGrid2"/>
        <w:tblW w:w="12985" w:type="dxa"/>
        <w:jc w:val="center"/>
        <w:tblCellMar>
          <w:left w:w="29" w:type="dxa"/>
          <w:right w:w="29" w:type="dxa"/>
        </w:tblCellMar>
        <w:tblLook w:val="04A0" w:firstRow="1" w:lastRow="0" w:firstColumn="1" w:lastColumn="0" w:noHBand="0" w:noVBand="1"/>
      </w:tblPr>
      <w:tblGrid>
        <w:gridCol w:w="1795"/>
        <w:gridCol w:w="4111"/>
        <w:gridCol w:w="2880"/>
        <w:gridCol w:w="2298"/>
        <w:gridCol w:w="1901"/>
      </w:tblGrid>
      <w:tr w:rsidR="00736DFE" w:rsidRPr="00BE068B" w14:paraId="39FB70B9" w14:textId="77777777" w:rsidTr="00736DFE">
        <w:trPr>
          <w:jc w:val="center"/>
        </w:trPr>
        <w:tc>
          <w:tcPr>
            <w:tcW w:w="1795" w:type="dxa"/>
          </w:tcPr>
          <w:p w14:paraId="4BE541A3" w14:textId="084C7A6D"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Field Purpose 116</w:t>
            </w:r>
          </w:p>
        </w:tc>
        <w:tc>
          <w:tcPr>
            <w:tcW w:w="4111" w:type="dxa"/>
          </w:tcPr>
          <w:p w14:paraId="3513DDFC" w14:textId="451DED6B"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Why Fallow 117</w:t>
            </w:r>
          </w:p>
        </w:tc>
        <w:tc>
          <w:tcPr>
            <w:tcW w:w="7079" w:type="dxa"/>
            <w:gridSpan w:val="3"/>
          </w:tcPr>
          <w:p w14:paraId="5637E93B" w14:textId="6D094E07"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736DFE" w:rsidRPr="00BE068B" w14:paraId="73243F46" w14:textId="77777777" w:rsidTr="00736DFE">
        <w:trPr>
          <w:jc w:val="center"/>
        </w:trPr>
        <w:tc>
          <w:tcPr>
            <w:tcW w:w="1795" w:type="dxa"/>
          </w:tcPr>
          <w:p w14:paraId="7E203F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1=Farmed this field</w:t>
            </w:r>
          </w:p>
          <w:p w14:paraId="362EFB3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2=Left this field fallow</w:t>
            </w:r>
          </w:p>
          <w:p w14:paraId="436932B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3=Left this field in improved fallow</w:t>
            </w:r>
          </w:p>
          <w:p w14:paraId="35CAA0D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4=Used this field as pasture/other non-agricultural use</w:t>
            </w:r>
          </w:p>
        </w:tc>
        <w:tc>
          <w:tcPr>
            <w:tcW w:w="4111" w:type="dxa"/>
          </w:tcPr>
          <w:p w14:paraId="3989519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1=Prevent soil erosion</w:t>
            </w:r>
          </w:p>
          <w:p w14:paraId="640AEC0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2=Protect from floods</w:t>
            </w:r>
          </w:p>
          <w:p w14:paraId="120CFBB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3=Improve soil quality</w:t>
            </w:r>
          </w:p>
          <w:p w14:paraId="17227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4=Improve crop yields</w:t>
            </w:r>
          </w:p>
          <w:p w14:paraId="20D178F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5=Strengthen claim to land</w:t>
            </w:r>
          </w:p>
          <w:p w14:paraId="1F1B349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6=Raise market value of land for later sale</w:t>
            </w:r>
          </w:p>
          <w:p w14:paraId="71BC4A0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7=Strengthen ability to bequeathland to children</w:t>
            </w:r>
          </w:p>
          <w:p w14:paraId="5F7201CE"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8=Raise value of land to use as collateral </w:t>
            </w:r>
          </w:p>
          <w:p w14:paraId="33BC2C7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2880" w:type="dxa"/>
          </w:tcPr>
          <w:p w14:paraId="5502383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5133097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2DFF0D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2CBA5C1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046C85B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252E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12BB03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7=Groundnet</w:t>
            </w:r>
          </w:p>
          <w:p w14:paraId="1414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(Nzama)</w:t>
            </w:r>
          </w:p>
          <w:p w14:paraId="680572A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340D17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(mawere)</w:t>
            </w:r>
          </w:p>
        </w:tc>
        <w:tc>
          <w:tcPr>
            <w:tcW w:w="2298" w:type="dxa"/>
          </w:tcPr>
          <w:p w14:paraId="75518CC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4938F9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(mchewere)</w:t>
            </w:r>
          </w:p>
          <w:p w14:paraId="3BF80B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35D9C10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14=Soyabean</w:t>
            </w:r>
          </w:p>
          <w:p w14:paraId="7DCE671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7255660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138B6E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07CD559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6B5A73D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1901" w:type="dxa"/>
          </w:tcPr>
          <w:p w14:paraId="081B49C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20=Cabbage Tanaposi</w:t>
            </w:r>
          </w:p>
          <w:p w14:paraId="19EA8AE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21=Nkhwani</w:t>
            </w:r>
          </w:p>
          <w:p w14:paraId="55DF5C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22=Therere/Okra</w:t>
            </w:r>
          </w:p>
          <w:p w14:paraId="74DCC39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5448142D"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C3AF5A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2CEF432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71EF818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0C494D3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6C7401F" w14:textId="462C276C" w:rsidR="00F7697D" w:rsidRPr="00E3532B" w:rsidRDefault="00736DFE" w:rsidP="00F7697D">
      <w:pPr>
        <w:spacing w:after="0" w:line="240" w:lineRule="auto"/>
        <w:contextualSpacing/>
        <w:rPr>
          <w:ins w:id="72" w:author="Stephanie Fenner" w:date="2014-11-04T14:09:00Z"/>
          <w:rFonts w:ascii="Gill Sans MT" w:eastAsia="SimSun" w:hAnsi="Gill Sans MT"/>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xml:space="preserve"> FIELD OVERVIEW (Continued)</w:t>
      </w:r>
    </w:p>
    <w:p w14:paraId="6BAAB451" w14:textId="77777777" w:rsidR="00A52B6E" w:rsidRPr="00BE068B" w:rsidRDefault="00A52B6E" w:rsidP="00F7697D">
      <w:pPr>
        <w:spacing w:after="0" w:line="240" w:lineRule="auto"/>
        <w:contextualSpacing/>
        <w:rPr>
          <w:rFonts w:ascii="Gill Sans MT" w:eastAsia="Times New Roman" w:hAnsi="Gill Sans MT" w:cs="Times New Roman"/>
          <w:b/>
          <w:bCs/>
        </w:rPr>
      </w:pPr>
    </w:p>
    <w:p w14:paraId="74F39D28" w14:textId="77777777" w:rsidR="00F7697D" w:rsidRPr="00BE068B" w:rsidRDefault="00F7697D" w:rsidP="00F7697D">
      <w:pPr>
        <w:spacing w:after="0" w:line="240" w:lineRule="auto"/>
        <w:contextualSpacing/>
        <w:rPr>
          <w:rFonts w:ascii="Gill Sans MT" w:eastAsia="SimSun" w:hAnsi="Gill Sans MT"/>
        </w:rPr>
      </w:pPr>
    </w:p>
    <w:tbl>
      <w:tblPr>
        <w:tblStyle w:val="TableGrid2"/>
        <w:tblW w:w="7609" w:type="dxa"/>
        <w:jc w:val="center"/>
        <w:tblCellMar>
          <w:left w:w="29" w:type="dxa"/>
          <w:right w:w="29" w:type="dxa"/>
        </w:tblCellMar>
        <w:tblLook w:val="04A0" w:firstRow="1" w:lastRow="0" w:firstColumn="1" w:lastColumn="0" w:noHBand="0" w:noVBand="1"/>
      </w:tblPr>
      <w:tblGrid>
        <w:gridCol w:w="696"/>
        <w:gridCol w:w="2057"/>
        <w:gridCol w:w="1425"/>
        <w:gridCol w:w="1714"/>
        <w:gridCol w:w="1717"/>
      </w:tblGrid>
      <w:tr w:rsidR="000C7B5A" w:rsidRPr="00BE068B" w14:paraId="26482719" w14:textId="77777777" w:rsidTr="000C7B5A">
        <w:trPr>
          <w:trHeight w:val="232"/>
          <w:jc w:val="center"/>
        </w:trPr>
        <w:tc>
          <w:tcPr>
            <w:tcW w:w="696" w:type="dxa"/>
            <w:vMerge w:val="restart"/>
          </w:tcPr>
          <w:p w14:paraId="40E0F4B4"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Field</w:t>
            </w:r>
          </w:p>
        </w:tc>
        <w:tc>
          <w:tcPr>
            <w:tcW w:w="2057" w:type="dxa"/>
            <w:vMerge w:val="restart"/>
          </w:tcPr>
          <w:p w14:paraId="0263BCFD" w14:textId="77777777" w:rsidR="000C7B5A" w:rsidRPr="00BE068B" w:rsidRDefault="000C7B5A" w:rsidP="006873C7">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I8. What year did you household acquire this field?</w:t>
            </w:r>
          </w:p>
          <w:p w14:paraId="5E53830E" w14:textId="4755EA49"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If they don't know because it has been in the family a long time, enter 777</w:t>
            </w:r>
          </w:p>
        </w:tc>
        <w:tc>
          <w:tcPr>
            <w:tcW w:w="1425" w:type="dxa"/>
            <w:vMerge w:val="restart"/>
          </w:tcPr>
          <w:p w14:paraId="33F7C54E" w14:textId="659143AF" w:rsidR="000C7B5A" w:rsidRPr="00BE068B" w:rsidRDefault="000C7B5A" w:rsidP="00F7697D">
            <w:pPr>
              <w:kinsoku w:val="0"/>
              <w:overflowPunct w:val="0"/>
              <w:autoSpaceDE w:val="0"/>
              <w:autoSpaceDN w:val="0"/>
              <w:adjustRightInd w:val="0"/>
              <w:contextualSpacing/>
              <w:jc w:val="center"/>
              <w:rPr>
                <w:rFonts w:ascii="Gill Sans MT" w:hAnsi="Gill Sans MT" w:cs="Times New Roman"/>
                <w:color w:val="0000FF"/>
                <w:sz w:val="20"/>
              </w:rPr>
            </w:pPr>
            <w:r w:rsidRPr="00BE068B">
              <w:rPr>
                <w:rFonts w:ascii="Gill Sans MT" w:hAnsi="Gill Sans MT" w:cs="Times New Roman"/>
                <w:color w:val="0000FF"/>
                <w:sz w:val="20"/>
              </w:rPr>
              <w:t xml:space="preserve">What year did you clear the field? </w:t>
            </w:r>
          </w:p>
        </w:tc>
        <w:tc>
          <w:tcPr>
            <w:tcW w:w="1714" w:type="dxa"/>
            <w:vMerge w:val="restart"/>
          </w:tcPr>
          <w:p w14:paraId="10DE6B51"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color w:val="0000FF"/>
                <w:sz w:val="20"/>
              </w:rPr>
            </w:pPr>
            <w:r w:rsidRPr="00BE068B">
              <w:rPr>
                <w:rFonts w:ascii="Gill Sans MT" w:hAnsi="Gill Sans MT" w:cs="Times New Roman"/>
                <w:color w:val="0000FF"/>
                <w:sz w:val="20"/>
              </w:rPr>
              <w:t xml:space="preserve">If land was allocated, </w:t>
            </w:r>
          </w:p>
          <w:p w14:paraId="48E52804" w14:textId="4299E21B"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color w:val="0000FF"/>
                <w:sz w:val="20"/>
              </w:rPr>
              <w:t xml:space="preserve">what is the name of the headperson or </w:t>
            </w:r>
            <w:commentRangeStart w:id="73"/>
            <w:r w:rsidRPr="00BE068B">
              <w:rPr>
                <w:rFonts w:ascii="Gill Sans MT" w:hAnsi="Gill Sans MT" w:cs="Times New Roman"/>
                <w:color w:val="0000FF"/>
                <w:sz w:val="20"/>
              </w:rPr>
              <w:t>chief</w:t>
            </w:r>
            <w:commentRangeEnd w:id="73"/>
            <w:r w:rsidR="00DE5332">
              <w:rPr>
                <w:rStyle w:val="CommentReference"/>
                <w:rFonts w:eastAsiaTheme="minorHAnsi"/>
              </w:rPr>
              <w:commentReference w:id="73"/>
            </w:r>
            <w:r w:rsidRPr="00BE068B">
              <w:rPr>
                <w:rFonts w:ascii="Gill Sans MT" w:hAnsi="Gill Sans MT" w:cs="Times New Roman"/>
                <w:color w:val="0000FF"/>
                <w:sz w:val="20"/>
              </w:rPr>
              <w:t>?</w:t>
            </w:r>
            <w:r w:rsidRPr="00BE068B">
              <w:rPr>
                <w:rFonts w:ascii="Gill Sans MT" w:hAnsi="Gill Sans MT" w:cs="Times New Roman"/>
                <w:sz w:val="20"/>
              </w:rPr>
              <w:t xml:space="preserve"> </w:t>
            </w:r>
          </w:p>
        </w:tc>
        <w:tc>
          <w:tcPr>
            <w:tcW w:w="1717" w:type="dxa"/>
            <w:vMerge w:val="restart"/>
          </w:tcPr>
          <w:p w14:paraId="38BC0A58" w14:textId="2483EDAB" w:rsidR="000C7B5A" w:rsidRPr="00BE068B" w:rsidRDefault="000C7B5A" w:rsidP="006873C7">
            <w:pPr>
              <w:kinsoku w:val="0"/>
              <w:overflowPunct w:val="0"/>
              <w:autoSpaceDE w:val="0"/>
              <w:autoSpaceDN w:val="0"/>
              <w:adjustRightInd w:val="0"/>
              <w:contextualSpacing/>
              <w:rPr>
                <w:rFonts w:ascii="Gill Sans MT" w:hAnsi="Gill Sans MT" w:cs="Times New Roman"/>
                <w:color w:val="0000FF"/>
                <w:sz w:val="20"/>
              </w:rPr>
            </w:pPr>
            <w:r w:rsidRPr="00BE068B">
              <w:rPr>
                <w:rFonts w:ascii="Gill Sans MT" w:hAnsi="Gill Sans MT" w:cs="Times New Roman"/>
                <w:color w:val="0000FF"/>
                <w:sz w:val="20"/>
              </w:rPr>
              <w:t xml:space="preserve"> If not inherited, how much did you pay to acquire this land? </w:t>
            </w:r>
          </w:p>
        </w:tc>
      </w:tr>
      <w:tr w:rsidR="000C7B5A" w:rsidRPr="00BE068B" w14:paraId="19CB6BC7" w14:textId="77777777" w:rsidTr="000C7B5A">
        <w:trPr>
          <w:trHeight w:val="232"/>
          <w:jc w:val="center"/>
        </w:trPr>
        <w:tc>
          <w:tcPr>
            <w:tcW w:w="696" w:type="dxa"/>
            <w:vMerge/>
          </w:tcPr>
          <w:p w14:paraId="3910A979" w14:textId="3FC7B4A1" w:rsidR="000C7B5A" w:rsidRPr="00BE068B" w:rsidRDefault="000C7B5A" w:rsidP="00F7697D">
            <w:pPr>
              <w:contextualSpacing/>
              <w:jc w:val="center"/>
              <w:rPr>
                <w:rFonts w:ascii="Gill Sans MT" w:hAnsi="Gill Sans MT"/>
                <w:sz w:val="20"/>
              </w:rPr>
            </w:pPr>
          </w:p>
        </w:tc>
        <w:tc>
          <w:tcPr>
            <w:tcW w:w="2057" w:type="dxa"/>
            <w:vMerge/>
          </w:tcPr>
          <w:p w14:paraId="4F42540F"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sz w:val="20"/>
              </w:rPr>
            </w:pPr>
          </w:p>
        </w:tc>
        <w:tc>
          <w:tcPr>
            <w:tcW w:w="1425" w:type="dxa"/>
            <w:vMerge/>
          </w:tcPr>
          <w:p w14:paraId="3E9F99C4"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4" w:type="dxa"/>
            <w:vMerge/>
          </w:tcPr>
          <w:p w14:paraId="0BDAD7A3"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c>
          <w:tcPr>
            <w:tcW w:w="1717" w:type="dxa"/>
            <w:vMerge/>
          </w:tcPr>
          <w:p w14:paraId="658F3D1D"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sz w:val="20"/>
              </w:rPr>
            </w:pPr>
          </w:p>
        </w:tc>
      </w:tr>
      <w:tr w:rsidR="000C7B5A" w:rsidRPr="00BE068B" w14:paraId="7A5C6B19" w14:textId="77777777" w:rsidTr="000C7B5A">
        <w:trPr>
          <w:trHeight w:val="20"/>
          <w:jc w:val="center"/>
        </w:trPr>
        <w:tc>
          <w:tcPr>
            <w:tcW w:w="696" w:type="dxa"/>
          </w:tcPr>
          <w:p w14:paraId="2BF28178" w14:textId="77777777" w:rsidR="000C7B5A" w:rsidRPr="00BE068B" w:rsidRDefault="000C7B5A"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057" w:type="dxa"/>
          </w:tcPr>
          <w:p w14:paraId="115D99B6" w14:textId="4609CB16"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year_acquire</w:t>
            </w:r>
          </w:p>
        </w:tc>
        <w:tc>
          <w:tcPr>
            <w:tcW w:w="1425" w:type="dxa"/>
          </w:tcPr>
          <w:p w14:paraId="4EDE88AC" w14:textId="64A93DB0"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4" w:type="dxa"/>
          </w:tcPr>
          <w:p w14:paraId="4A2E191B" w14:textId="640666F9"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c>
          <w:tcPr>
            <w:tcW w:w="1717" w:type="dxa"/>
          </w:tcPr>
          <w:p w14:paraId="65860CDA" w14:textId="3333C481" w:rsidR="000C7B5A" w:rsidRPr="00BE068B" w:rsidRDefault="000C7B5A" w:rsidP="00F7697D">
            <w:pPr>
              <w:kinsoku w:val="0"/>
              <w:overflowPunct w:val="0"/>
              <w:autoSpaceDE w:val="0"/>
              <w:autoSpaceDN w:val="0"/>
              <w:adjustRightInd w:val="0"/>
              <w:ind w:right="8"/>
              <w:contextualSpacing/>
              <w:jc w:val="center"/>
              <w:rPr>
                <w:rFonts w:ascii="Gill Sans MT" w:hAnsi="Gill Sans MT" w:cs="Times New Roman"/>
                <w:b/>
                <w:bCs/>
                <w:spacing w:val="1"/>
                <w:w w:val="105"/>
                <w:sz w:val="18"/>
                <w:szCs w:val="18"/>
              </w:rPr>
            </w:pPr>
          </w:p>
        </w:tc>
      </w:tr>
      <w:tr w:rsidR="000C7B5A" w:rsidRPr="00BE068B" w14:paraId="4E508DB2" w14:textId="77777777" w:rsidTr="000C7B5A">
        <w:trPr>
          <w:trHeight w:val="20"/>
          <w:jc w:val="center"/>
        </w:trPr>
        <w:tc>
          <w:tcPr>
            <w:tcW w:w="696" w:type="dxa"/>
          </w:tcPr>
          <w:p w14:paraId="46858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w:t>
            </w:r>
          </w:p>
        </w:tc>
        <w:tc>
          <w:tcPr>
            <w:tcW w:w="2057" w:type="dxa"/>
          </w:tcPr>
          <w:p w14:paraId="0BB7CF11" w14:textId="77777777" w:rsidR="000C7B5A" w:rsidRPr="00BE068B" w:rsidRDefault="000C7B5A" w:rsidP="00F7697D">
            <w:pPr>
              <w:contextualSpacing/>
              <w:jc w:val="center"/>
              <w:rPr>
                <w:rFonts w:ascii="Gill Sans MT" w:hAnsi="Gill Sans MT"/>
              </w:rPr>
            </w:pPr>
          </w:p>
        </w:tc>
        <w:tc>
          <w:tcPr>
            <w:tcW w:w="1425" w:type="dxa"/>
          </w:tcPr>
          <w:p w14:paraId="258F81DD" w14:textId="77777777" w:rsidR="000C7B5A" w:rsidRPr="00BE068B" w:rsidRDefault="000C7B5A" w:rsidP="00F7697D">
            <w:pPr>
              <w:contextualSpacing/>
              <w:jc w:val="center"/>
              <w:rPr>
                <w:rFonts w:ascii="Gill Sans MT" w:hAnsi="Gill Sans MT"/>
              </w:rPr>
            </w:pPr>
          </w:p>
        </w:tc>
        <w:tc>
          <w:tcPr>
            <w:tcW w:w="1714" w:type="dxa"/>
          </w:tcPr>
          <w:p w14:paraId="0D75C817" w14:textId="77777777" w:rsidR="000C7B5A" w:rsidRPr="00BE068B" w:rsidRDefault="000C7B5A" w:rsidP="00F7697D">
            <w:pPr>
              <w:contextualSpacing/>
              <w:jc w:val="center"/>
              <w:rPr>
                <w:rFonts w:ascii="Gill Sans MT" w:hAnsi="Gill Sans MT"/>
              </w:rPr>
            </w:pPr>
          </w:p>
        </w:tc>
        <w:tc>
          <w:tcPr>
            <w:tcW w:w="1717" w:type="dxa"/>
          </w:tcPr>
          <w:p w14:paraId="7A89D4CC" w14:textId="77777777" w:rsidR="000C7B5A" w:rsidRPr="00BE068B" w:rsidRDefault="000C7B5A" w:rsidP="00F7697D">
            <w:pPr>
              <w:contextualSpacing/>
              <w:jc w:val="center"/>
              <w:rPr>
                <w:rFonts w:ascii="Gill Sans MT" w:hAnsi="Gill Sans MT"/>
              </w:rPr>
            </w:pPr>
          </w:p>
        </w:tc>
      </w:tr>
      <w:tr w:rsidR="000C7B5A" w:rsidRPr="00BE068B" w14:paraId="13AAB7E2" w14:textId="77777777" w:rsidTr="000C7B5A">
        <w:trPr>
          <w:trHeight w:val="20"/>
          <w:jc w:val="center"/>
        </w:trPr>
        <w:tc>
          <w:tcPr>
            <w:tcW w:w="696" w:type="dxa"/>
          </w:tcPr>
          <w:p w14:paraId="0358D7C9"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2</w:t>
            </w:r>
          </w:p>
        </w:tc>
        <w:tc>
          <w:tcPr>
            <w:tcW w:w="2057" w:type="dxa"/>
          </w:tcPr>
          <w:p w14:paraId="025ADFA3" w14:textId="77777777" w:rsidR="000C7B5A" w:rsidRPr="00BE068B" w:rsidRDefault="000C7B5A" w:rsidP="00F7697D">
            <w:pPr>
              <w:contextualSpacing/>
              <w:jc w:val="center"/>
              <w:rPr>
                <w:rFonts w:ascii="Gill Sans MT" w:hAnsi="Gill Sans MT"/>
              </w:rPr>
            </w:pPr>
          </w:p>
        </w:tc>
        <w:tc>
          <w:tcPr>
            <w:tcW w:w="1425" w:type="dxa"/>
          </w:tcPr>
          <w:p w14:paraId="73422ABB" w14:textId="77777777" w:rsidR="000C7B5A" w:rsidRPr="00BE068B" w:rsidRDefault="000C7B5A" w:rsidP="00F7697D">
            <w:pPr>
              <w:contextualSpacing/>
              <w:jc w:val="center"/>
              <w:rPr>
                <w:rFonts w:ascii="Gill Sans MT" w:hAnsi="Gill Sans MT"/>
              </w:rPr>
            </w:pPr>
          </w:p>
        </w:tc>
        <w:tc>
          <w:tcPr>
            <w:tcW w:w="1714" w:type="dxa"/>
          </w:tcPr>
          <w:p w14:paraId="4C6E42D1" w14:textId="77777777" w:rsidR="000C7B5A" w:rsidRPr="00BE068B" w:rsidRDefault="000C7B5A" w:rsidP="00F7697D">
            <w:pPr>
              <w:contextualSpacing/>
              <w:jc w:val="center"/>
              <w:rPr>
                <w:rFonts w:ascii="Gill Sans MT" w:hAnsi="Gill Sans MT"/>
              </w:rPr>
            </w:pPr>
          </w:p>
        </w:tc>
        <w:tc>
          <w:tcPr>
            <w:tcW w:w="1717" w:type="dxa"/>
          </w:tcPr>
          <w:p w14:paraId="3D0638A6" w14:textId="77777777" w:rsidR="000C7B5A" w:rsidRPr="00BE068B" w:rsidRDefault="000C7B5A" w:rsidP="00F7697D">
            <w:pPr>
              <w:contextualSpacing/>
              <w:jc w:val="center"/>
              <w:rPr>
                <w:rFonts w:ascii="Gill Sans MT" w:hAnsi="Gill Sans MT"/>
              </w:rPr>
            </w:pPr>
          </w:p>
        </w:tc>
      </w:tr>
      <w:tr w:rsidR="000C7B5A" w:rsidRPr="00BE068B" w14:paraId="0FBEA0C0" w14:textId="77777777" w:rsidTr="000C7B5A">
        <w:trPr>
          <w:trHeight w:val="20"/>
          <w:jc w:val="center"/>
        </w:trPr>
        <w:tc>
          <w:tcPr>
            <w:tcW w:w="696" w:type="dxa"/>
          </w:tcPr>
          <w:p w14:paraId="175D1F7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3</w:t>
            </w:r>
          </w:p>
        </w:tc>
        <w:tc>
          <w:tcPr>
            <w:tcW w:w="2057" w:type="dxa"/>
          </w:tcPr>
          <w:p w14:paraId="6A8CBAD8" w14:textId="77777777" w:rsidR="000C7B5A" w:rsidRPr="00BE068B" w:rsidRDefault="000C7B5A" w:rsidP="00F7697D">
            <w:pPr>
              <w:contextualSpacing/>
              <w:jc w:val="center"/>
              <w:rPr>
                <w:rFonts w:ascii="Gill Sans MT" w:hAnsi="Gill Sans MT"/>
              </w:rPr>
            </w:pPr>
          </w:p>
        </w:tc>
        <w:tc>
          <w:tcPr>
            <w:tcW w:w="1425" w:type="dxa"/>
          </w:tcPr>
          <w:p w14:paraId="33E8ED86" w14:textId="77777777" w:rsidR="000C7B5A" w:rsidRPr="00BE068B" w:rsidRDefault="000C7B5A" w:rsidP="00F7697D">
            <w:pPr>
              <w:contextualSpacing/>
              <w:jc w:val="center"/>
              <w:rPr>
                <w:rFonts w:ascii="Gill Sans MT" w:hAnsi="Gill Sans MT"/>
              </w:rPr>
            </w:pPr>
          </w:p>
        </w:tc>
        <w:tc>
          <w:tcPr>
            <w:tcW w:w="1714" w:type="dxa"/>
          </w:tcPr>
          <w:p w14:paraId="09ED0D97" w14:textId="77777777" w:rsidR="000C7B5A" w:rsidRPr="00BE068B" w:rsidRDefault="000C7B5A" w:rsidP="00F7697D">
            <w:pPr>
              <w:contextualSpacing/>
              <w:jc w:val="center"/>
              <w:rPr>
                <w:rFonts w:ascii="Gill Sans MT" w:hAnsi="Gill Sans MT"/>
              </w:rPr>
            </w:pPr>
          </w:p>
        </w:tc>
        <w:tc>
          <w:tcPr>
            <w:tcW w:w="1717" w:type="dxa"/>
          </w:tcPr>
          <w:p w14:paraId="662F2083" w14:textId="77777777" w:rsidR="000C7B5A" w:rsidRPr="00BE068B" w:rsidRDefault="000C7B5A" w:rsidP="00F7697D">
            <w:pPr>
              <w:contextualSpacing/>
              <w:jc w:val="center"/>
              <w:rPr>
                <w:rFonts w:ascii="Gill Sans MT" w:hAnsi="Gill Sans MT"/>
              </w:rPr>
            </w:pPr>
          </w:p>
        </w:tc>
      </w:tr>
      <w:tr w:rsidR="000C7B5A" w:rsidRPr="00BE068B" w14:paraId="5254F0B8" w14:textId="77777777" w:rsidTr="000C7B5A">
        <w:trPr>
          <w:trHeight w:val="20"/>
          <w:jc w:val="center"/>
        </w:trPr>
        <w:tc>
          <w:tcPr>
            <w:tcW w:w="696" w:type="dxa"/>
          </w:tcPr>
          <w:p w14:paraId="1F298D17"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4</w:t>
            </w:r>
          </w:p>
        </w:tc>
        <w:tc>
          <w:tcPr>
            <w:tcW w:w="2057" w:type="dxa"/>
          </w:tcPr>
          <w:p w14:paraId="18166CB2" w14:textId="77777777" w:rsidR="000C7B5A" w:rsidRPr="00BE068B" w:rsidRDefault="000C7B5A" w:rsidP="00F7697D">
            <w:pPr>
              <w:contextualSpacing/>
              <w:jc w:val="center"/>
              <w:rPr>
                <w:rFonts w:ascii="Gill Sans MT" w:hAnsi="Gill Sans MT"/>
              </w:rPr>
            </w:pPr>
          </w:p>
        </w:tc>
        <w:tc>
          <w:tcPr>
            <w:tcW w:w="1425" w:type="dxa"/>
          </w:tcPr>
          <w:p w14:paraId="2F54AB20" w14:textId="77777777" w:rsidR="000C7B5A" w:rsidRPr="00BE068B" w:rsidRDefault="000C7B5A" w:rsidP="00F7697D">
            <w:pPr>
              <w:contextualSpacing/>
              <w:jc w:val="center"/>
              <w:rPr>
                <w:rFonts w:ascii="Gill Sans MT" w:hAnsi="Gill Sans MT"/>
              </w:rPr>
            </w:pPr>
          </w:p>
        </w:tc>
        <w:tc>
          <w:tcPr>
            <w:tcW w:w="1714" w:type="dxa"/>
          </w:tcPr>
          <w:p w14:paraId="5E35C8E2" w14:textId="77777777" w:rsidR="000C7B5A" w:rsidRPr="00BE068B" w:rsidRDefault="000C7B5A" w:rsidP="00F7697D">
            <w:pPr>
              <w:contextualSpacing/>
              <w:jc w:val="center"/>
              <w:rPr>
                <w:rFonts w:ascii="Gill Sans MT" w:hAnsi="Gill Sans MT"/>
              </w:rPr>
            </w:pPr>
          </w:p>
        </w:tc>
        <w:tc>
          <w:tcPr>
            <w:tcW w:w="1717" w:type="dxa"/>
          </w:tcPr>
          <w:p w14:paraId="50687345" w14:textId="77777777" w:rsidR="000C7B5A" w:rsidRPr="00BE068B" w:rsidRDefault="000C7B5A" w:rsidP="00F7697D">
            <w:pPr>
              <w:contextualSpacing/>
              <w:jc w:val="center"/>
              <w:rPr>
                <w:rFonts w:ascii="Gill Sans MT" w:hAnsi="Gill Sans MT"/>
              </w:rPr>
            </w:pPr>
          </w:p>
        </w:tc>
      </w:tr>
      <w:tr w:rsidR="000C7B5A" w:rsidRPr="00BE068B" w14:paraId="2A51B710" w14:textId="77777777" w:rsidTr="000C7B5A">
        <w:trPr>
          <w:trHeight w:val="20"/>
          <w:jc w:val="center"/>
        </w:trPr>
        <w:tc>
          <w:tcPr>
            <w:tcW w:w="696" w:type="dxa"/>
          </w:tcPr>
          <w:p w14:paraId="1FA3B26A"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5</w:t>
            </w:r>
          </w:p>
        </w:tc>
        <w:tc>
          <w:tcPr>
            <w:tcW w:w="2057" w:type="dxa"/>
          </w:tcPr>
          <w:p w14:paraId="66005D34" w14:textId="77777777" w:rsidR="000C7B5A" w:rsidRPr="00BE068B" w:rsidRDefault="000C7B5A" w:rsidP="00F7697D">
            <w:pPr>
              <w:contextualSpacing/>
              <w:jc w:val="center"/>
              <w:rPr>
                <w:rFonts w:ascii="Gill Sans MT" w:hAnsi="Gill Sans MT"/>
              </w:rPr>
            </w:pPr>
          </w:p>
        </w:tc>
        <w:tc>
          <w:tcPr>
            <w:tcW w:w="1425" w:type="dxa"/>
          </w:tcPr>
          <w:p w14:paraId="370485C8" w14:textId="77777777" w:rsidR="000C7B5A" w:rsidRPr="00BE068B" w:rsidRDefault="000C7B5A" w:rsidP="00F7697D">
            <w:pPr>
              <w:contextualSpacing/>
              <w:jc w:val="center"/>
              <w:rPr>
                <w:rFonts w:ascii="Gill Sans MT" w:hAnsi="Gill Sans MT"/>
              </w:rPr>
            </w:pPr>
          </w:p>
        </w:tc>
        <w:tc>
          <w:tcPr>
            <w:tcW w:w="1714" w:type="dxa"/>
          </w:tcPr>
          <w:p w14:paraId="438D2718" w14:textId="77777777" w:rsidR="000C7B5A" w:rsidRPr="00BE068B" w:rsidRDefault="000C7B5A" w:rsidP="00F7697D">
            <w:pPr>
              <w:contextualSpacing/>
              <w:jc w:val="center"/>
              <w:rPr>
                <w:rFonts w:ascii="Gill Sans MT" w:hAnsi="Gill Sans MT"/>
              </w:rPr>
            </w:pPr>
          </w:p>
        </w:tc>
        <w:tc>
          <w:tcPr>
            <w:tcW w:w="1717" w:type="dxa"/>
          </w:tcPr>
          <w:p w14:paraId="19218A9B" w14:textId="77777777" w:rsidR="000C7B5A" w:rsidRPr="00BE068B" w:rsidRDefault="000C7B5A" w:rsidP="00F7697D">
            <w:pPr>
              <w:contextualSpacing/>
              <w:jc w:val="center"/>
              <w:rPr>
                <w:rFonts w:ascii="Gill Sans MT" w:hAnsi="Gill Sans MT"/>
              </w:rPr>
            </w:pPr>
          </w:p>
        </w:tc>
      </w:tr>
      <w:tr w:rsidR="000C7B5A" w:rsidRPr="00BE068B" w14:paraId="232AEF56" w14:textId="77777777" w:rsidTr="000C7B5A">
        <w:trPr>
          <w:trHeight w:val="20"/>
          <w:jc w:val="center"/>
        </w:trPr>
        <w:tc>
          <w:tcPr>
            <w:tcW w:w="696" w:type="dxa"/>
          </w:tcPr>
          <w:p w14:paraId="1BE8B436"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6</w:t>
            </w:r>
          </w:p>
        </w:tc>
        <w:tc>
          <w:tcPr>
            <w:tcW w:w="2057" w:type="dxa"/>
          </w:tcPr>
          <w:p w14:paraId="49563576" w14:textId="77777777" w:rsidR="000C7B5A" w:rsidRPr="00BE068B" w:rsidRDefault="000C7B5A" w:rsidP="00F7697D">
            <w:pPr>
              <w:contextualSpacing/>
              <w:jc w:val="center"/>
              <w:rPr>
                <w:rFonts w:ascii="Gill Sans MT" w:hAnsi="Gill Sans MT"/>
              </w:rPr>
            </w:pPr>
          </w:p>
        </w:tc>
        <w:tc>
          <w:tcPr>
            <w:tcW w:w="1425" w:type="dxa"/>
          </w:tcPr>
          <w:p w14:paraId="0B4DD267" w14:textId="77777777" w:rsidR="000C7B5A" w:rsidRPr="00BE068B" w:rsidRDefault="000C7B5A" w:rsidP="00F7697D">
            <w:pPr>
              <w:contextualSpacing/>
              <w:jc w:val="center"/>
              <w:rPr>
                <w:rFonts w:ascii="Gill Sans MT" w:hAnsi="Gill Sans MT"/>
              </w:rPr>
            </w:pPr>
          </w:p>
        </w:tc>
        <w:tc>
          <w:tcPr>
            <w:tcW w:w="1714" w:type="dxa"/>
          </w:tcPr>
          <w:p w14:paraId="438D676D" w14:textId="77777777" w:rsidR="000C7B5A" w:rsidRPr="00BE068B" w:rsidRDefault="000C7B5A" w:rsidP="00F7697D">
            <w:pPr>
              <w:contextualSpacing/>
              <w:jc w:val="center"/>
              <w:rPr>
                <w:rFonts w:ascii="Gill Sans MT" w:hAnsi="Gill Sans MT"/>
              </w:rPr>
            </w:pPr>
          </w:p>
        </w:tc>
        <w:tc>
          <w:tcPr>
            <w:tcW w:w="1717" w:type="dxa"/>
          </w:tcPr>
          <w:p w14:paraId="22C5884E" w14:textId="77777777" w:rsidR="000C7B5A" w:rsidRPr="00BE068B" w:rsidRDefault="000C7B5A" w:rsidP="00F7697D">
            <w:pPr>
              <w:contextualSpacing/>
              <w:jc w:val="center"/>
              <w:rPr>
                <w:rFonts w:ascii="Gill Sans MT" w:hAnsi="Gill Sans MT"/>
              </w:rPr>
            </w:pPr>
          </w:p>
        </w:tc>
      </w:tr>
      <w:tr w:rsidR="000C7B5A" w:rsidRPr="00BE068B" w14:paraId="08863445" w14:textId="77777777" w:rsidTr="000C7B5A">
        <w:trPr>
          <w:trHeight w:val="20"/>
          <w:jc w:val="center"/>
        </w:trPr>
        <w:tc>
          <w:tcPr>
            <w:tcW w:w="696" w:type="dxa"/>
          </w:tcPr>
          <w:p w14:paraId="412C77C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7</w:t>
            </w:r>
          </w:p>
        </w:tc>
        <w:tc>
          <w:tcPr>
            <w:tcW w:w="2057" w:type="dxa"/>
          </w:tcPr>
          <w:p w14:paraId="61FCF133" w14:textId="77777777" w:rsidR="000C7B5A" w:rsidRPr="00BE068B" w:rsidRDefault="000C7B5A" w:rsidP="00F7697D">
            <w:pPr>
              <w:contextualSpacing/>
              <w:jc w:val="center"/>
              <w:rPr>
                <w:rFonts w:ascii="Gill Sans MT" w:hAnsi="Gill Sans MT"/>
              </w:rPr>
            </w:pPr>
          </w:p>
        </w:tc>
        <w:tc>
          <w:tcPr>
            <w:tcW w:w="1425" w:type="dxa"/>
          </w:tcPr>
          <w:p w14:paraId="3FBE29CA" w14:textId="77777777" w:rsidR="000C7B5A" w:rsidRPr="00BE068B" w:rsidRDefault="000C7B5A" w:rsidP="00F7697D">
            <w:pPr>
              <w:contextualSpacing/>
              <w:jc w:val="center"/>
              <w:rPr>
                <w:rFonts w:ascii="Gill Sans MT" w:hAnsi="Gill Sans MT"/>
              </w:rPr>
            </w:pPr>
          </w:p>
        </w:tc>
        <w:tc>
          <w:tcPr>
            <w:tcW w:w="1714" w:type="dxa"/>
          </w:tcPr>
          <w:p w14:paraId="7D55F250" w14:textId="77777777" w:rsidR="000C7B5A" w:rsidRPr="00BE068B" w:rsidRDefault="000C7B5A" w:rsidP="00F7697D">
            <w:pPr>
              <w:contextualSpacing/>
              <w:jc w:val="center"/>
              <w:rPr>
                <w:rFonts w:ascii="Gill Sans MT" w:hAnsi="Gill Sans MT"/>
              </w:rPr>
            </w:pPr>
          </w:p>
        </w:tc>
        <w:tc>
          <w:tcPr>
            <w:tcW w:w="1717" w:type="dxa"/>
          </w:tcPr>
          <w:p w14:paraId="653DCF49" w14:textId="77777777" w:rsidR="000C7B5A" w:rsidRPr="00BE068B" w:rsidRDefault="000C7B5A" w:rsidP="00F7697D">
            <w:pPr>
              <w:contextualSpacing/>
              <w:jc w:val="center"/>
              <w:rPr>
                <w:rFonts w:ascii="Gill Sans MT" w:hAnsi="Gill Sans MT"/>
              </w:rPr>
            </w:pPr>
          </w:p>
        </w:tc>
      </w:tr>
      <w:tr w:rsidR="000C7B5A" w:rsidRPr="00BE068B" w14:paraId="32B31FC7" w14:textId="77777777" w:rsidTr="000C7B5A">
        <w:trPr>
          <w:trHeight w:val="20"/>
          <w:jc w:val="center"/>
        </w:trPr>
        <w:tc>
          <w:tcPr>
            <w:tcW w:w="696" w:type="dxa"/>
          </w:tcPr>
          <w:p w14:paraId="1F8FEF5E"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8</w:t>
            </w:r>
          </w:p>
        </w:tc>
        <w:tc>
          <w:tcPr>
            <w:tcW w:w="2057" w:type="dxa"/>
          </w:tcPr>
          <w:p w14:paraId="6FDEBABE" w14:textId="77777777" w:rsidR="000C7B5A" w:rsidRPr="00BE068B" w:rsidRDefault="000C7B5A" w:rsidP="00F7697D">
            <w:pPr>
              <w:contextualSpacing/>
              <w:jc w:val="center"/>
              <w:rPr>
                <w:rFonts w:ascii="Gill Sans MT" w:hAnsi="Gill Sans MT"/>
              </w:rPr>
            </w:pPr>
          </w:p>
        </w:tc>
        <w:tc>
          <w:tcPr>
            <w:tcW w:w="1425" w:type="dxa"/>
          </w:tcPr>
          <w:p w14:paraId="4EAF03CF" w14:textId="77777777" w:rsidR="000C7B5A" w:rsidRPr="00BE068B" w:rsidRDefault="000C7B5A" w:rsidP="00F7697D">
            <w:pPr>
              <w:contextualSpacing/>
              <w:jc w:val="center"/>
              <w:rPr>
                <w:rFonts w:ascii="Gill Sans MT" w:hAnsi="Gill Sans MT"/>
              </w:rPr>
            </w:pPr>
          </w:p>
        </w:tc>
        <w:tc>
          <w:tcPr>
            <w:tcW w:w="1714" w:type="dxa"/>
          </w:tcPr>
          <w:p w14:paraId="2B31EE8C" w14:textId="77777777" w:rsidR="000C7B5A" w:rsidRPr="00BE068B" w:rsidRDefault="000C7B5A" w:rsidP="00F7697D">
            <w:pPr>
              <w:contextualSpacing/>
              <w:jc w:val="center"/>
              <w:rPr>
                <w:rFonts w:ascii="Gill Sans MT" w:hAnsi="Gill Sans MT"/>
              </w:rPr>
            </w:pPr>
          </w:p>
        </w:tc>
        <w:tc>
          <w:tcPr>
            <w:tcW w:w="1717" w:type="dxa"/>
          </w:tcPr>
          <w:p w14:paraId="35993C3D" w14:textId="77777777" w:rsidR="000C7B5A" w:rsidRPr="00BE068B" w:rsidRDefault="000C7B5A" w:rsidP="00F7697D">
            <w:pPr>
              <w:contextualSpacing/>
              <w:jc w:val="center"/>
              <w:rPr>
                <w:rFonts w:ascii="Gill Sans MT" w:hAnsi="Gill Sans MT"/>
              </w:rPr>
            </w:pPr>
          </w:p>
        </w:tc>
      </w:tr>
      <w:tr w:rsidR="000C7B5A" w:rsidRPr="00BE068B" w14:paraId="5BD338D9" w14:textId="77777777" w:rsidTr="000C7B5A">
        <w:trPr>
          <w:trHeight w:val="20"/>
          <w:jc w:val="center"/>
        </w:trPr>
        <w:tc>
          <w:tcPr>
            <w:tcW w:w="696" w:type="dxa"/>
          </w:tcPr>
          <w:p w14:paraId="1CD6E5EB"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9</w:t>
            </w:r>
          </w:p>
        </w:tc>
        <w:tc>
          <w:tcPr>
            <w:tcW w:w="2057" w:type="dxa"/>
          </w:tcPr>
          <w:p w14:paraId="7B3F2CED" w14:textId="77777777" w:rsidR="000C7B5A" w:rsidRPr="00BE068B" w:rsidRDefault="000C7B5A" w:rsidP="00F7697D">
            <w:pPr>
              <w:contextualSpacing/>
              <w:jc w:val="center"/>
              <w:rPr>
                <w:rFonts w:ascii="Gill Sans MT" w:hAnsi="Gill Sans MT"/>
              </w:rPr>
            </w:pPr>
          </w:p>
        </w:tc>
        <w:tc>
          <w:tcPr>
            <w:tcW w:w="1425" w:type="dxa"/>
          </w:tcPr>
          <w:p w14:paraId="41AB8805" w14:textId="77777777" w:rsidR="000C7B5A" w:rsidRPr="00BE068B" w:rsidRDefault="000C7B5A" w:rsidP="00F7697D">
            <w:pPr>
              <w:contextualSpacing/>
              <w:jc w:val="center"/>
              <w:rPr>
                <w:rFonts w:ascii="Gill Sans MT" w:hAnsi="Gill Sans MT"/>
              </w:rPr>
            </w:pPr>
          </w:p>
        </w:tc>
        <w:tc>
          <w:tcPr>
            <w:tcW w:w="1714" w:type="dxa"/>
          </w:tcPr>
          <w:p w14:paraId="6C8DEE79" w14:textId="77777777" w:rsidR="000C7B5A" w:rsidRPr="00BE068B" w:rsidRDefault="000C7B5A" w:rsidP="00F7697D">
            <w:pPr>
              <w:contextualSpacing/>
              <w:jc w:val="center"/>
              <w:rPr>
                <w:rFonts w:ascii="Gill Sans MT" w:hAnsi="Gill Sans MT"/>
              </w:rPr>
            </w:pPr>
          </w:p>
        </w:tc>
        <w:tc>
          <w:tcPr>
            <w:tcW w:w="1717" w:type="dxa"/>
          </w:tcPr>
          <w:p w14:paraId="1C027CD0" w14:textId="77777777" w:rsidR="000C7B5A" w:rsidRPr="00BE068B" w:rsidRDefault="000C7B5A" w:rsidP="00F7697D">
            <w:pPr>
              <w:contextualSpacing/>
              <w:jc w:val="center"/>
              <w:rPr>
                <w:rFonts w:ascii="Gill Sans MT" w:hAnsi="Gill Sans MT"/>
              </w:rPr>
            </w:pPr>
          </w:p>
        </w:tc>
      </w:tr>
      <w:tr w:rsidR="000C7B5A" w:rsidRPr="00BE068B" w14:paraId="09465375" w14:textId="77777777" w:rsidTr="000C7B5A">
        <w:trPr>
          <w:trHeight w:val="20"/>
          <w:jc w:val="center"/>
        </w:trPr>
        <w:tc>
          <w:tcPr>
            <w:tcW w:w="696" w:type="dxa"/>
          </w:tcPr>
          <w:p w14:paraId="5138C1AF" w14:textId="77777777" w:rsidR="000C7B5A" w:rsidRPr="00BE068B" w:rsidRDefault="000C7B5A" w:rsidP="00F7697D">
            <w:pPr>
              <w:contextualSpacing/>
              <w:jc w:val="center"/>
              <w:rPr>
                <w:rFonts w:ascii="Gill Sans MT" w:hAnsi="Gill Sans MT"/>
                <w:sz w:val="20"/>
              </w:rPr>
            </w:pPr>
            <w:r w:rsidRPr="00BE068B">
              <w:rPr>
                <w:rFonts w:ascii="Gill Sans MT" w:hAnsi="Gill Sans MT"/>
                <w:sz w:val="20"/>
              </w:rPr>
              <w:t>10</w:t>
            </w:r>
          </w:p>
        </w:tc>
        <w:tc>
          <w:tcPr>
            <w:tcW w:w="2057" w:type="dxa"/>
          </w:tcPr>
          <w:p w14:paraId="096B4326" w14:textId="77777777" w:rsidR="000C7B5A" w:rsidRPr="00BE068B" w:rsidRDefault="000C7B5A" w:rsidP="00F7697D">
            <w:pPr>
              <w:contextualSpacing/>
              <w:jc w:val="center"/>
              <w:rPr>
                <w:rFonts w:ascii="Gill Sans MT" w:hAnsi="Gill Sans MT"/>
              </w:rPr>
            </w:pPr>
          </w:p>
        </w:tc>
        <w:tc>
          <w:tcPr>
            <w:tcW w:w="1425" w:type="dxa"/>
          </w:tcPr>
          <w:p w14:paraId="72FBC3D8" w14:textId="77777777" w:rsidR="000C7B5A" w:rsidRPr="00BE068B" w:rsidRDefault="000C7B5A" w:rsidP="00F7697D">
            <w:pPr>
              <w:contextualSpacing/>
              <w:jc w:val="center"/>
              <w:rPr>
                <w:rFonts w:ascii="Gill Sans MT" w:hAnsi="Gill Sans MT"/>
              </w:rPr>
            </w:pPr>
          </w:p>
        </w:tc>
        <w:tc>
          <w:tcPr>
            <w:tcW w:w="1714" w:type="dxa"/>
          </w:tcPr>
          <w:p w14:paraId="3F953AC4" w14:textId="77777777" w:rsidR="000C7B5A" w:rsidRPr="00BE068B" w:rsidRDefault="000C7B5A" w:rsidP="00F7697D">
            <w:pPr>
              <w:contextualSpacing/>
              <w:jc w:val="center"/>
              <w:rPr>
                <w:rFonts w:ascii="Gill Sans MT" w:hAnsi="Gill Sans MT"/>
              </w:rPr>
            </w:pPr>
          </w:p>
        </w:tc>
        <w:tc>
          <w:tcPr>
            <w:tcW w:w="1717" w:type="dxa"/>
          </w:tcPr>
          <w:p w14:paraId="5AFC5070" w14:textId="77777777" w:rsidR="000C7B5A" w:rsidRPr="00BE068B" w:rsidRDefault="000C7B5A" w:rsidP="00F7697D">
            <w:pPr>
              <w:contextualSpacing/>
              <w:jc w:val="center"/>
              <w:rPr>
                <w:rFonts w:ascii="Gill Sans MT" w:hAnsi="Gill Sans MT"/>
              </w:rPr>
            </w:pPr>
          </w:p>
        </w:tc>
      </w:tr>
    </w:tbl>
    <w:p w14:paraId="69FC6E71" w14:textId="77777777" w:rsidR="00F7697D" w:rsidRPr="00BE068B" w:rsidRDefault="00F7697D"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7697D" w:rsidRPr="00BE068B" w14:paraId="0A6BDC39" w14:textId="77777777" w:rsidTr="00F7697D">
        <w:trPr>
          <w:jc w:val="center"/>
        </w:trPr>
        <w:tc>
          <w:tcPr>
            <w:tcW w:w="10212" w:type="dxa"/>
            <w:gridSpan w:val="3"/>
          </w:tcPr>
          <w:p w14:paraId="1425D512" w14:textId="31F5CAE0" w:rsidR="00F7697D" w:rsidRPr="00BE068B" w:rsidRDefault="00736DFE"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Code 118</w:t>
            </w:r>
          </w:p>
        </w:tc>
      </w:tr>
      <w:tr w:rsidR="00F7697D" w:rsidRPr="00BE068B" w14:paraId="7FC0671A" w14:textId="77777777" w:rsidTr="00F7697D">
        <w:trPr>
          <w:jc w:val="center"/>
        </w:trPr>
        <w:tc>
          <w:tcPr>
            <w:tcW w:w="3404" w:type="dxa"/>
          </w:tcPr>
          <w:p w14:paraId="66EC318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0E34D21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B6BE81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15B27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7B0E1A3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6711235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1785E5FA"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6D456BB"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(Nzama)</w:t>
            </w:r>
          </w:p>
          <w:p w14:paraId="1B0FEC2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4CE41C3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(mawere)</w:t>
            </w:r>
          </w:p>
        </w:tc>
        <w:tc>
          <w:tcPr>
            <w:tcW w:w="3404" w:type="dxa"/>
          </w:tcPr>
          <w:p w14:paraId="661B47B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3F9B1A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(mchewere)</w:t>
            </w:r>
          </w:p>
          <w:p w14:paraId="3C4A59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0B47E94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14=Soyabean</w:t>
            </w:r>
          </w:p>
          <w:p w14:paraId="60CBE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09E98D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5FE84FC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6E49ABA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1B4A48F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0BDEAB0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20=Cabbage Tanaposi</w:t>
            </w:r>
          </w:p>
          <w:p w14:paraId="7853662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21=Nkhwani</w:t>
            </w:r>
          </w:p>
          <w:p w14:paraId="32830518"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22=Therere/Okra</w:t>
            </w:r>
          </w:p>
          <w:p w14:paraId="6767273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7B59078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2181D07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0C27D8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6FB5DDD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2F0C23A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13403B72" w14:textId="77777777" w:rsidR="00F7697D" w:rsidRPr="00BE068B" w:rsidRDefault="00F7697D" w:rsidP="00F7697D">
      <w:pPr>
        <w:spacing w:after="0" w:line="240" w:lineRule="auto"/>
        <w:contextualSpacing/>
        <w:rPr>
          <w:rFonts w:ascii="Gill Sans MT" w:eastAsia="SimSun" w:hAnsi="Gill Sans MT"/>
        </w:rPr>
      </w:pPr>
    </w:p>
    <w:p w14:paraId="22354694"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br w:type="page"/>
      </w:r>
    </w:p>
    <w:p w14:paraId="70E15E26" w14:textId="42C2CE85" w:rsidR="00F7697D" w:rsidRPr="00BE068B" w:rsidRDefault="005133B7"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I</w:t>
      </w:r>
      <w:r w:rsidR="00F7697D" w:rsidRPr="00BE068B">
        <w:rPr>
          <w:rFonts w:ascii="Gill Sans MT" w:eastAsia="Times New Roman" w:hAnsi="Gill Sans MT" w:cs="Times New Roman"/>
          <w:b/>
          <w:bCs/>
        </w:rPr>
        <w:t>. FIELD OVERVIEW (Continued)</w:t>
      </w:r>
    </w:p>
    <w:p w14:paraId="10E5D576" w14:textId="77777777" w:rsidR="00F7697D" w:rsidRPr="00BE068B" w:rsidRDefault="00F7697D" w:rsidP="00F7697D">
      <w:pPr>
        <w:spacing w:after="0" w:line="240" w:lineRule="auto"/>
        <w:contextualSpacing/>
        <w:rPr>
          <w:rFonts w:ascii="Gill Sans MT" w:eastAsia="SimSun" w:hAnsi="Gill Sans MT"/>
        </w:rPr>
      </w:pPr>
    </w:p>
    <w:tbl>
      <w:tblPr>
        <w:tblStyle w:val="TableGrid2"/>
        <w:tblW w:w="13319" w:type="dxa"/>
        <w:jc w:val="center"/>
        <w:tblInd w:w="-2254" w:type="dxa"/>
        <w:tblLayout w:type="fixed"/>
        <w:tblCellMar>
          <w:left w:w="29" w:type="dxa"/>
          <w:right w:w="29" w:type="dxa"/>
        </w:tblCellMar>
        <w:tblLook w:val="04A0" w:firstRow="1" w:lastRow="0" w:firstColumn="1" w:lastColumn="0" w:noHBand="0" w:noVBand="1"/>
      </w:tblPr>
      <w:tblGrid>
        <w:gridCol w:w="719"/>
        <w:gridCol w:w="1260"/>
        <w:gridCol w:w="1350"/>
        <w:gridCol w:w="1348"/>
        <w:gridCol w:w="1442"/>
        <w:gridCol w:w="1440"/>
        <w:gridCol w:w="1440"/>
        <w:gridCol w:w="1440"/>
        <w:gridCol w:w="1440"/>
        <w:gridCol w:w="1440"/>
      </w:tblGrid>
      <w:tr w:rsidR="00E71899" w:rsidRPr="00BE068B" w14:paraId="2C63CFEB" w14:textId="496596BC" w:rsidTr="00E71899">
        <w:trPr>
          <w:trHeight w:val="20"/>
          <w:jc w:val="center"/>
        </w:trPr>
        <w:tc>
          <w:tcPr>
            <w:tcW w:w="719" w:type="dxa"/>
          </w:tcPr>
          <w:p w14:paraId="0860DC3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260" w:type="dxa"/>
          </w:tcPr>
          <w:p w14:paraId="06ECB67F" w14:textId="0C2C3800"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I.9</w:t>
            </w:r>
          </w:p>
        </w:tc>
        <w:tc>
          <w:tcPr>
            <w:tcW w:w="1350" w:type="dxa"/>
          </w:tcPr>
          <w:p w14:paraId="4221E66D" w14:textId="176D125F"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I.10</w:t>
            </w:r>
          </w:p>
        </w:tc>
        <w:tc>
          <w:tcPr>
            <w:tcW w:w="1348" w:type="dxa"/>
          </w:tcPr>
          <w:p w14:paraId="2991B798" w14:textId="4F3FAF9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I.11</w:t>
            </w:r>
          </w:p>
        </w:tc>
        <w:tc>
          <w:tcPr>
            <w:tcW w:w="1442" w:type="dxa"/>
          </w:tcPr>
          <w:p w14:paraId="563D0D72" w14:textId="594097A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I.12</w:t>
            </w:r>
          </w:p>
        </w:tc>
        <w:tc>
          <w:tcPr>
            <w:tcW w:w="1440" w:type="dxa"/>
          </w:tcPr>
          <w:p w14:paraId="6414FEF8" w14:textId="6D69385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I14</w:t>
            </w:r>
          </w:p>
        </w:tc>
        <w:tc>
          <w:tcPr>
            <w:tcW w:w="1440" w:type="dxa"/>
          </w:tcPr>
          <w:p w14:paraId="0363F2BC" w14:textId="03D0D834"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I.16</w:t>
            </w:r>
          </w:p>
        </w:tc>
        <w:tc>
          <w:tcPr>
            <w:tcW w:w="1440" w:type="dxa"/>
          </w:tcPr>
          <w:p w14:paraId="59548F86" w14:textId="0C4B89EA"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I.17</w:t>
            </w:r>
          </w:p>
        </w:tc>
        <w:tc>
          <w:tcPr>
            <w:tcW w:w="1440" w:type="dxa"/>
          </w:tcPr>
          <w:p w14:paraId="1C12F0BB" w14:textId="48F67CAC"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I.18</w:t>
            </w:r>
          </w:p>
        </w:tc>
        <w:tc>
          <w:tcPr>
            <w:tcW w:w="1440" w:type="dxa"/>
          </w:tcPr>
          <w:p w14:paraId="1DAA02BD" w14:textId="3319A1D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I.19</w:t>
            </w:r>
          </w:p>
        </w:tc>
      </w:tr>
      <w:tr w:rsidR="00E71899" w:rsidRPr="00BE068B" w14:paraId="43DD1A15" w14:textId="1E37C71B" w:rsidTr="00E71899">
        <w:trPr>
          <w:trHeight w:val="232"/>
          <w:jc w:val="center"/>
        </w:trPr>
        <w:tc>
          <w:tcPr>
            <w:tcW w:w="719" w:type="dxa"/>
            <w:vMerge w:val="restart"/>
          </w:tcPr>
          <w:p w14:paraId="5C3ADADE"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1260" w:type="dxa"/>
            <w:vMerge w:val="restart"/>
          </w:tcPr>
          <w:p w14:paraId="58EB700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E9. Who primarily decides how to use this field?</w:t>
            </w:r>
          </w:p>
          <w:p w14:paraId="5B35C6A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below)</w:t>
            </w:r>
          </w:p>
        </w:tc>
        <w:tc>
          <w:tcPr>
            <w:tcW w:w="1350" w:type="dxa"/>
            <w:vMerge w:val="restart"/>
          </w:tcPr>
          <w:p w14:paraId="39122B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E10. What is the primary soil type of this field?</w:t>
            </w:r>
          </w:p>
          <w:p w14:paraId="092E5B6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1=Clay</w:t>
            </w:r>
          </w:p>
          <w:p w14:paraId="52757E1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2=Sandy loamy</w:t>
            </w:r>
          </w:p>
          <w:p w14:paraId="00734C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3=Loamy</w:t>
            </w:r>
          </w:p>
          <w:p w14:paraId="6244757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4=Silt</w:t>
            </w:r>
          </w:p>
          <w:p w14:paraId="775BBB4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5=Gravel</w:t>
            </w:r>
          </w:p>
          <w:p w14:paraId="0806E9A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6=Black</w:t>
            </w:r>
          </w:p>
          <w:p w14:paraId="0C3E4705" w14:textId="00156123"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7=Red</w:t>
            </w:r>
          </w:p>
          <w:p w14:paraId="152CCF6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c>
          <w:tcPr>
            <w:tcW w:w="1348" w:type="dxa"/>
            <w:vMerge w:val="restart"/>
          </w:tcPr>
          <w:p w14:paraId="731CEA25" w14:textId="301D617F"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Overall, what is the slope of this field?</w:t>
            </w:r>
          </w:p>
          <w:p w14:paraId="374F7DD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1=Flat</w:t>
            </w:r>
          </w:p>
          <w:p w14:paraId="7F9B3FE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2=Slightly sloped</w:t>
            </w:r>
          </w:p>
          <w:p w14:paraId="01EF4D8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3=Steeply sloped</w:t>
            </w:r>
          </w:p>
        </w:tc>
        <w:tc>
          <w:tcPr>
            <w:tcW w:w="1442" w:type="dxa"/>
            <w:vMerge w:val="restart"/>
          </w:tcPr>
          <w:p w14:paraId="52D8924A" w14:textId="2D0EE96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Is the field irrigated?</w:t>
            </w:r>
          </w:p>
          <w:p w14:paraId="59710848" w14:textId="29C14AD2"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6057A578" w14:textId="3E9D601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1D73DB5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0B25DE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55C9B485" w14:textId="66EF5E70" w:rsidR="00E71899" w:rsidRPr="00BE068B" w:rsidRDefault="00E71899" w:rsidP="00E71899">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0, skip to I.16</w:t>
            </w:r>
          </w:p>
        </w:tc>
        <w:tc>
          <w:tcPr>
            <w:tcW w:w="1440" w:type="dxa"/>
            <w:vMerge w:val="restart"/>
          </w:tcPr>
          <w:p w14:paraId="675ABBBB" w14:textId="4791B012"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October 2</w:t>
            </w:r>
            <w:ins w:id="74" w:author="usaiduser" w:date="2014-11-09T11:02:00Z">
              <w:r w:rsidR="00DE5332">
                <w:rPr>
                  <w:rFonts w:ascii="Gill Sans MT" w:hAnsi="Gill Sans MT" w:cs="Times New Roman"/>
                  <w:sz w:val="20"/>
                </w:rPr>
                <w:t>0</w:t>
              </w:r>
            </w:ins>
            <w:del w:id="75" w:author="usaiduser" w:date="2014-11-09T11:02:00Z">
              <w:r w:rsidRPr="00BE068B" w:rsidDel="00DE5332">
                <w:rPr>
                  <w:rFonts w:ascii="Gill Sans MT" w:hAnsi="Gill Sans MT" w:cs="Times New Roman"/>
                  <w:sz w:val="20"/>
                </w:rPr>
                <w:delText>-</w:delText>
              </w:r>
            </w:del>
            <w:r w:rsidRPr="00BE068B">
              <w:rPr>
                <w:rFonts w:ascii="Gill Sans MT" w:hAnsi="Gill Sans MT" w:cs="Times New Roman"/>
                <w:sz w:val="20"/>
              </w:rPr>
              <w:t>13 - April, 2014 approximately how many person-days did your household irrigate crops on this field during the last agricultural season (2013/2014)?</w:t>
            </w:r>
          </w:p>
        </w:tc>
        <w:tc>
          <w:tcPr>
            <w:tcW w:w="1440" w:type="dxa"/>
            <w:vMerge w:val="restart"/>
          </w:tcPr>
          <w:p w14:paraId="34B94D74" w14:textId="2B777F62"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June 2013 - January 2014 approximately how many person-days did your household spend on land preparation and planting?</w:t>
            </w:r>
          </w:p>
        </w:tc>
        <w:tc>
          <w:tcPr>
            <w:tcW w:w="1440" w:type="dxa"/>
          </w:tcPr>
          <w:p w14:paraId="5CDE245C" w14:textId="79624FED"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December- 2013 – April 2014  approximately how many person-days did your household weed on this field?</w:t>
            </w:r>
          </w:p>
        </w:tc>
        <w:tc>
          <w:tcPr>
            <w:tcW w:w="1440" w:type="dxa"/>
          </w:tcPr>
          <w:p w14:paraId="5125B72F" w14:textId="4BA13859"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Since last July, how many person days did your household spend ridging, fertilizing, and other non-harvesting activities on this field?</w:t>
            </w:r>
          </w:p>
        </w:tc>
        <w:tc>
          <w:tcPr>
            <w:tcW w:w="1440" w:type="dxa"/>
          </w:tcPr>
          <w:p w14:paraId="2EF17724" w14:textId="02FB94EA"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From February - today, how many person days did your household spend harvesting on this field?</w:t>
            </w:r>
          </w:p>
        </w:tc>
      </w:tr>
      <w:tr w:rsidR="00E71899" w:rsidRPr="00BE068B" w14:paraId="072DF3EF" w14:textId="00747D98" w:rsidTr="00E71899">
        <w:trPr>
          <w:trHeight w:val="232"/>
          <w:jc w:val="center"/>
        </w:trPr>
        <w:tc>
          <w:tcPr>
            <w:tcW w:w="719" w:type="dxa"/>
            <w:vMerge/>
          </w:tcPr>
          <w:p w14:paraId="143E6149" w14:textId="4C3749C1" w:rsidR="00E71899" w:rsidRPr="00BE068B" w:rsidRDefault="00E71899" w:rsidP="00E71899">
            <w:pPr>
              <w:contextualSpacing/>
              <w:jc w:val="center"/>
              <w:rPr>
                <w:rFonts w:ascii="Gill Sans MT" w:hAnsi="Gill Sans MT"/>
                <w:sz w:val="20"/>
              </w:rPr>
            </w:pPr>
          </w:p>
        </w:tc>
        <w:tc>
          <w:tcPr>
            <w:tcW w:w="1260" w:type="dxa"/>
            <w:vMerge/>
          </w:tcPr>
          <w:p w14:paraId="3826F63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350" w:type="dxa"/>
            <w:vMerge/>
          </w:tcPr>
          <w:p w14:paraId="49BFE3B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348" w:type="dxa"/>
            <w:vMerge/>
          </w:tcPr>
          <w:p w14:paraId="618F8725"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442" w:type="dxa"/>
            <w:vMerge/>
          </w:tcPr>
          <w:p w14:paraId="5A4081F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440" w:type="dxa"/>
            <w:vMerge/>
          </w:tcPr>
          <w:p w14:paraId="66D99CEF" w14:textId="77777777" w:rsidR="00E71899" w:rsidRPr="00BE068B" w:rsidRDefault="00E71899" w:rsidP="00E71899">
            <w:pPr>
              <w:contextualSpacing/>
              <w:jc w:val="center"/>
              <w:rPr>
                <w:rFonts w:ascii="Gill Sans MT" w:hAnsi="Gill Sans MT" w:cs="Times New Roman"/>
                <w:sz w:val="20"/>
              </w:rPr>
            </w:pPr>
          </w:p>
        </w:tc>
        <w:tc>
          <w:tcPr>
            <w:tcW w:w="1440" w:type="dxa"/>
            <w:vMerge/>
          </w:tcPr>
          <w:p w14:paraId="02F4DF7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tcPr>
          <w:p w14:paraId="1002D7B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tcPr>
          <w:p w14:paraId="581A0A0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tcPr>
          <w:p w14:paraId="79FF9AA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r>
      <w:tr w:rsidR="00E71899" w:rsidRPr="00BE068B" w14:paraId="70F26DD6" w14:textId="5DDBD9D2" w:rsidTr="00E71899">
        <w:trPr>
          <w:trHeight w:val="20"/>
          <w:jc w:val="center"/>
        </w:trPr>
        <w:tc>
          <w:tcPr>
            <w:tcW w:w="719" w:type="dxa"/>
          </w:tcPr>
          <w:p w14:paraId="08F3DC8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260" w:type="dxa"/>
          </w:tcPr>
          <w:p w14:paraId="0E6053E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who_decide</w:t>
            </w:r>
          </w:p>
        </w:tc>
        <w:tc>
          <w:tcPr>
            <w:tcW w:w="1350" w:type="dxa"/>
          </w:tcPr>
          <w:p w14:paraId="207F448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soil_type</w:t>
            </w:r>
          </w:p>
        </w:tc>
        <w:tc>
          <w:tcPr>
            <w:tcW w:w="1348" w:type="dxa"/>
          </w:tcPr>
          <w:p w14:paraId="4D7399F2"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field_slope</w:t>
            </w:r>
          </w:p>
        </w:tc>
        <w:tc>
          <w:tcPr>
            <w:tcW w:w="1442" w:type="dxa"/>
          </w:tcPr>
          <w:p w14:paraId="66E5C2A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irrigated</w:t>
            </w:r>
          </w:p>
        </w:tc>
        <w:tc>
          <w:tcPr>
            <w:tcW w:w="1440" w:type="dxa"/>
          </w:tcPr>
          <w:p w14:paraId="6895EC5B"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irrigate_days</w:t>
            </w:r>
          </w:p>
        </w:tc>
        <w:tc>
          <w:tcPr>
            <w:tcW w:w="1440" w:type="dxa"/>
          </w:tcPr>
          <w:p w14:paraId="442595D9"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land_prepdays</w:t>
            </w:r>
          </w:p>
        </w:tc>
        <w:tc>
          <w:tcPr>
            <w:tcW w:w="1440" w:type="dxa"/>
          </w:tcPr>
          <w:p w14:paraId="56402421" w14:textId="088C7BA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weed_days</w:t>
            </w:r>
          </w:p>
        </w:tc>
        <w:tc>
          <w:tcPr>
            <w:tcW w:w="1440" w:type="dxa"/>
          </w:tcPr>
          <w:p w14:paraId="75B6F3D5" w14:textId="107144D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nonharvest_days</w:t>
            </w:r>
          </w:p>
        </w:tc>
        <w:tc>
          <w:tcPr>
            <w:tcW w:w="1440" w:type="dxa"/>
          </w:tcPr>
          <w:p w14:paraId="06B51729" w14:textId="646A9DEC"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harvest_days</w:t>
            </w:r>
          </w:p>
        </w:tc>
      </w:tr>
      <w:tr w:rsidR="00E71899" w:rsidRPr="00BE068B" w14:paraId="21A131B4" w14:textId="6C463F35" w:rsidTr="00E71899">
        <w:trPr>
          <w:trHeight w:val="20"/>
          <w:jc w:val="center"/>
        </w:trPr>
        <w:tc>
          <w:tcPr>
            <w:tcW w:w="719" w:type="dxa"/>
          </w:tcPr>
          <w:p w14:paraId="1F6C99F0"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1260" w:type="dxa"/>
          </w:tcPr>
          <w:p w14:paraId="245A54F2" w14:textId="77777777" w:rsidR="00E71899" w:rsidRPr="00BE068B" w:rsidRDefault="00E71899" w:rsidP="00E71899">
            <w:pPr>
              <w:contextualSpacing/>
              <w:jc w:val="center"/>
              <w:rPr>
                <w:rFonts w:ascii="Gill Sans MT" w:hAnsi="Gill Sans MT"/>
              </w:rPr>
            </w:pPr>
          </w:p>
        </w:tc>
        <w:tc>
          <w:tcPr>
            <w:tcW w:w="1350" w:type="dxa"/>
          </w:tcPr>
          <w:p w14:paraId="387989B4" w14:textId="77777777" w:rsidR="00E71899" w:rsidRPr="00BE068B" w:rsidRDefault="00E71899" w:rsidP="00E71899">
            <w:pPr>
              <w:contextualSpacing/>
              <w:jc w:val="center"/>
              <w:rPr>
                <w:rFonts w:ascii="Gill Sans MT" w:hAnsi="Gill Sans MT"/>
              </w:rPr>
            </w:pPr>
          </w:p>
        </w:tc>
        <w:tc>
          <w:tcPr>
            <w:tcW w:w="1348" w:type="dxa"/>
          </w:tcPr>
          <w:p w14:paraId="29A4844D" w14:textId="77777777" w:rsidR="00E71899" w:rsidRPr="00BE068B" w:rsidRDefault="00E71899" w:rsidP="00E71899">
            <w:pPr>
              <w:contextualSpacing/>
              <w:jc w:val="center"/>
              <w:rPr>
                <w:rFonts w:ascii="Gill Sans MT" w:hAnsi="Gill Sans MT"/>
              </w:rPr>
            </w:pPr>
          </w:p>
        </w:tc>
        <w:tc>
          <w:tcPr>
            <w:tcW w:w="1442" w:type="dxa"/>
          </w:tcPr>
          <w:p w14:paraId="27744382" w14:textId="77777777" w:rsidR="00E71899" w:rsidRPr="00BE068B" w:rsidRDefault="00E71899" w:rsidP="00E71899">
            <w:pPr>
              <w:contextualSpacing/>
              <w:jc w:val="center"/>
              <w:rPr>
                <w:rFonts w:ascii="Gill Sans MT" w:hAnsi="Gill Sans MT"/>
              </w:rPr>
            </w:pPr>
          </w:p>
        </w:tc>
        <w:tc>
          <w:tcPr>
            <w:tcW w:w="1440" w:type="dxa"/>
          </w:tcPr>
          <w:p w14:paraId="22B48BB7" w14:textId="77777777" w:rsidR="00E71899" w:rsidRPr="00BE068B" w:rsidRDefault="00E71899" w:rsidP="00E71899">
            <w:pPr>
              <w:contextualSpacing/>
              <w:jc w:val="center"/>
              <w:rPr>
                <w:rFonts w:ascii="Gill Sans MT" w:hAnsi="Gill Sans MT"/>
              </w:rPr>
            </w:pPr>
          </w:p>
        </w:tc>
        <w:tc>
          <w:tcPr>
            <w:tcW w:w="1440" w:type="dxa"/>
          </w:tcPr>
          <w:p w14:paraId="2FAD2CEC" w14:textId="77777777" w:rsidR="00E71899" w:rsidRPr="00BE068B" w:rsidRDefault="00E71899" w:rsidP="00E71899">
            <w:pPr>
              <w:contextualSpacing/>
              <w:jc w:val="center"/>
              <w:rPr>
                <w:rFonts w:ascii="Gill Sans MT" w:hAnsi="Gill Sans MT"/>
              </w:rPr>
            </w:pPr>
          </w:p>
        </w:tc>
        <w:tc>
          <w:tcPr>
            <w:tcW w:w="1440" w:type="dxa"/>
          </w:tcPr>
          <w:p w14:paraId="5DF3C0C0" w14:textId="77777777" w:rsidR="00E71899" w:rsidRPr="00BE068B" w:rsidRDefault="00E71899" w:rsidP="00E71899">
            <w:pPr>
              <w:contextualSpacing/>
              <w:jc w:val="center"/>
              <w:rPr>
                <w:rFonts w:ascii="Gill Sans MT" w:hAnsi="Gill Sans MT"/>
              </w:rPr>
            </w:pPr>
          </w:p>
        </w:tc>
        <w:tc>
          <w:tcPr>
            <w:tcW w:w="1440" w:type="dxa"/>
          </w:tcPr>
          <w:p w14:paraId="6B366030" w14:textId="77777777" w:rsidR="00E71899" w:rsidRPr="00BE068B" w:rsidRDefault="00E71899" w:rsidP="00E71899">
            <w:pPr>
              <w:contextualSpacing/>
              <w:jc w:val="center"/>
              <w:rPr>
                <w:rFonts w:ascii="Gill Sans MT" w:hAnsi="Gill Sans MT"/>
              </w:rPr>
            </w:pPr>
          </w:p>
        </w:tc>
        <w:tc>
          <w:tcPr>
            <w:tcW w:w="1440" w:type="dxa"/>
          </w:tcPr>
          <w:p w14:paraId="2014F47F" w14:textId="77777777" w:rsidR="00E71899" w:rsidRPr="00BE068B" w:rsidRDefault="00E71899" w:rsidP="00E71899">
            <w:pPr>
              <w:contextualSpacing/>
              <w:jc w:val="center"/>
              <w:rPr>
                <w:rFonts w:ascii="Gill Sans MT" w:hAnsi="Gill Sans MT"/>
              </w:rPr>
            </w:pPr>
          </w:p>
        </w:tc>
      </w:tr>
      <w:tr w:rsidR="00E71899" w:rsidRPr="00BE068B" w14:paraId="6E970BF1" w14:textId="5EF464B5" w:rsidTr="00E71899">
        <w:trPr>
          <w:trHeight w:val="20"/>
          <w:jc w:val="center"/>
        </w:trPr>
        <w:tc>
          <w:tcPr>
            <w:tcW w:w="719" w:type="dxa"/>
          </w:tcPr>
          <w:p w14:paraId="3FFC834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1260" w:type="dxa"/>
          </w:tcPr>
          <w:p w14:paraId="55463B06" w14:textId="77777777" w:rsidR="00E71899" w:rsidRPr="00BE068B" w:rsidRDefault="00E71899" w:rsidP="00E71899">
            <w:pPr>
              <w:contextualSpacing/>
              <w:jc w:val="center"/>
              <w:rPr>
                <w:rFonts w:ascii="Gill Sans MT" w:hAnsi="Gill Sans MT"/>
              </w:rPr>
            </w:pPr>
          </w:p>
        </w:tc>
        <w:tc>
          <w:tcPr>
            <w:tcW w:w="1350" w:type="dxa"/>
          </w:tcPr>
          <w:p w14:paraId="02534068" w14:textId="77777777" w:rsidR="00E71899" w:rsidRPr="00BE068B" w:rsidRDefault="00E71899" w:rsidP="00E71899">
            <w:pPr>
              <w:contextualSpacing/>
              <w:jc w:val="center"/>
              <w:rPr>
                <w:rFonts w:ascii="Gill Sans MT" w:hAnsi="Gill Sans MT"/>
              </w:rPr>
            </w:pPr>
          </w:p>
        </w:tc>
        <w:tc>
          <w:tcPr>
            <w:tcW w:w="1348" w:type="dxa"/>
          </w:tcPr>
          <w:p w14:paraId="4EDA867C" w14:textId="77777777" w:rsidR="00E71899" w:rsidRPr="00BE068B" w:rsidRDefault="00E71899" w:rsidP="00E71899">
            <w:pPr>
              <w:contextualSpacing/>
              <w:jc w:val="center"/>
              <w:rPr>
                <w:rFonts w:ascii="Gill Sans MT" w:hAnsi="Gill Sans MT"/>
              </w:rPr>
            </w:pPr>
          </w:p>
        </w:tc>
        <w:tc>
          <w:tcPr>
            <w:tcW w:w="1442" w:type="dxa"/>
          </w:tcPr>
          <w:p w14:paraId="30661F70" w14:textId="77777777" w:rsidR="00E71899" w:rsidRPr="00BE068B" w:rsidRDefault="00E71899" w:rsidP="00E71899">
            <w:pPr>
              <w:contextualSpacing/>
              <w:jc w:val="center"/>
              <w:rPr>
                <w:rFonts w:ascii="Gill Sans MT" w:hAnsi="Gill Sans MT"/>
              </w:rPr>
            </w:pPr>
          </w:p>
        </w:tc>
        <w:tc>
          <w:tcPr>
            <w:tcW w:w="1440" w:type="dxa"/>
          </w:tcPr>
          <w:p w14:paraId="3069C75D" w14:textId="77777777" w:rsidR="00E71899" w:rsidRPr="00BE068B" w:rsidRDefault="00E71899" w:rsidP="00E71899">
            <w:pPr>
              <w:contextualSpacing/>
              <w:jc w:val="center"/>
              <w:rPr>
                <w:rFonts w:ascii="Gill Sans MT" w:hAnsi="Gill Sans MT"/>
              </w:rPr>
            </w:pPr>
          </w:p>
        </w:tc>
        <w:tc>
          <w:tcPr>
            <w:tcW w:w="1440" w:type="dxa"/>
          </w:tcPr>
          <w:p w14:paraId="7EDC9041" w14:textId="77777777" w:rsidR="00E71899" w:rsidRPr="00BE068B" w:rsidRDefault="00E71899" w:rsidP="00E71899">
            <w:pPr>
              <w:contextualSpacing/>
              <w:jc w:val="center"/>
              <w:rPr>
                <w:rFonts w:ascii="Gill Sans MT" w:hAnsi="Gill Sans MT"/>
              </w:rPr>
            </w:pPr>
          </w:p>
        </w:tc>
        <w:tc>
          <w:tcPr>
            <w:tcW w:w="1440" w:type="dxa"/>
          </w:tcPr>
          <w:p w14:paraId="60C852E9" w14:textId="77777777" w:rsidR="00E71899" w:rsidRPr="00BE068B" w:rsidRDefault="00E71899" w:rsidP="00E71899">
            <w:pPr>
              <w:contextualSpacing/>
              <w:jc w:val="center"/>
              <w:rPr>
                <w:rFonts w:ascii="Gill Sans MT" w:hAnsi="Gill Sans MT"/>
              </w:rPr>
            </w:pPr>
          </w:p>
        </w:tc>
        <w:tc>
          <w:tcPr>
            <w:tcW w:w="1440" w:type="dxa"/>
          </w:tcPr>
          <w:p w14:paraId="0021A8B6" w14:textId="77777777" w:rsidR="00E71899" w:rsidRPr="00BE068B" w:rsidRDefault="00E71899" w:rsidP="00E71899">
            <w:pPr>
              <w:contextualSpacing/>
              <w:jc w:val="center"/>
              <w:rPr>
                <w:rFonts w:ascii="Gill Sans MT" w:hAnsi="Gill Sans MT"/>
              </w:rPr>
            </w:pPr>
          </w:p>
        </w:tc>
        <w:tc>
          <w:tcPr>
            <w:tcW w:w="1440" w:type="dxa"/>
          </w:tcPr>
          <w:p w14:paraId="26520F75" w14:textId="77777777" w:rsidR="00E71899" w:rsidRPr="00BE068B" w:rsidRDefault="00E71899" w:rsidP="00E71899">
            <w:pPr>
              <w:contextualSpacing/>
              <w:jc w:val="center"/>
              <w:rPr>
                <w:rFonts w:ascii="Gill Sans MT" w:hAnsi="Gill Sans MT"/>
              </w:rPr>
            </w:pPr>
          </w:p>
        </w:tc>
      </w:tr>
      <w:tr w:rsidR="00E71899" w:rsidRPr="00BE068B" w14:paraId="09033386" w14:textId="3527BDF8" w:rsidTr="00E71899">
        <w:trPr>
          <w:trHeight w:val="20"/>
          <w:jc w:val="center"/>
        </w:trPr>
        <w:tc>
          <w:tcPr>
            <w:tcW w:w="719" w:type="dxa"/>
          </w:tcPr>
          <w:p w14:paraId="33B1FFF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1260" w:type="dxa"/>
          </w:tcPr>
          <w:p w14:paraId="4EB61B85" w14:textId="77777777" w:rsidR="00E71899" w:rsidRPr="00BE068B" w:rsidRDefault="00E71899" w:rsidP="00E71899">
            <w:pPr>
              <w:contextualSpacing/>
              <w:jc w:val="center"/>
              <w:rPr>
                <w:rFonts w:ascii="Gill Sans MT" w:hAnsi="Gill Sans MT"/>
              </w:rPr>
            </w:pPr>
          </w:p>
        </w:tc>
        <w:tc>
          <w:tcPr>
            <w:tcW w:w="1350" w:type="dxa"/>
          </w:tcPr>
          <w:p w14:paraId="3B4AA744" w14:textId="77777777" w:rsidR="00E71899" w:rsidRPr="00BE068B" w:rsidRDefault="00E71899" w:rsidP="00E71899">
            <w:pPr>
              <w:contextualSpacing/>
              <w:jc w:val="center"/>
              <w:rPr>
                <w:rFonts w:ascii="Gill Sans MT" w:hAnsi="Gill Sans MT"/>
              </w:rPr>
            </w:pPr>
          </w:p>
        </w:tc>
        <w:tc>
          <w:tcPr>
            <w:tcW w:w="1348" w:type="dxa"/>
          </w:tcPr>
          <w:p w14:paraId="39FFAF66" w14:textId="77777777" w:rsidR="00E71899" w:rsidRPr="00BE068B" w:rsidRDefault="00E71899" w:rsidP="00E71899">
            <w:pPr>
              <w:contextualSpacing/>
              <w:jc w:val="center"/>
              <w:rPr>
                <w:rFonts w:ascii="Gill Sans MT" w:hAnsi="Gill Sans MT"/>
              </w:rPr>
            </w:pPr>
          </w:p>
        </w:tc>
        <w:tc>
          <w:tcPr>
            <w:tcW w:w="1442" w:type="dxa"/>
          </w:tcPr>
          <w:p w14:paraId="20F8B1C6" w14:textId="77777777" w:rsidR="00E71899" w:rsidRPr="00BE068B" w:rsidRDefault="00E71899" w:rsidP="00E71899">
            <w:pPr>
              <w:contextualSpacing/>
              <w:jc w:val="center"/>
              <w:rPr>
                <w:rFonts w:ascii="Gill Sans MT" w:hAnsi="Gill Sans MT"/>
              </w:rPr>
            </w:pPr>
          </w:p>
        </w:tc>
        <w:tc>
          <w:tcPr>
            <w:tcW w:w="1440" w:type="dxa"/>
          </w:tcPr>
          <w:p w14:paraId="3B7D7612" w14:textId="77777777" w:rsidR="00E71899" w:rsidRPr="00BE068B" w:rsidRDefault="00E71899" w:rsidP="00E71899">
            <w:pPr>
              <w:contextualSpacing/>
              <w:jc w:val="center"/>
              <w:rPr>
                <w:rFonts w:ascii="Gill Sans MT" w:hAnsi="Gill Sans MT"/>
              </w:rPr>
            </w:pPr>
          </w:p>
        </w:tc>
        <w:tc>
          <w:tcPr>
            <w:tcW w:w="1440" w:type="dxa"/>
          </w:tcPr>
          <w:p w14:paraId="1E6AF9F0" w14:textId="77777777" w:rsidR="00E71899" w:rsidRPr="00BE068B" w:rsidRDefault="00E71899" w:rsidP="00E71899">
            <w:pPr>
              <w:contextualSpacing/>
              <w:jc w:val="center"/>
              <w:rPr>
                <w:rFonts w:ascii="Gill Sans MT" w:hAnsi="Gill Sans MT"/>
              </w:rPr>
            </w:pPr>
          </w:p>
        </w:tc>
        <w:tc>
          <w:tcPr>
            <w:tcW w:w="1440" w:type="dxa"/>
          </w:tcPr>
          <w:p w14:paraId="50AF9960" w14:textId="77777777" w:rsidR="00E71899" w:rsidRPr="00BE068B" w:rsidRDefault="00E71899" w:rsidP="00E71899">
            <w:pPr>
              <w:contextualSpacing/>
              <w:jc w:val="center"/>
              <w:rPr>
                <w:rFonts w:ascii="Gill Sans MT" w:hAnsi="Gill Sans MT"/>
              </w:rPr>
            </w:pPr>
          </w:p>
        </w:tc>
        <w:tc>
          <w:tcPr>
            <w:tcW w:w="1440" w:type="dxa"/>
          </w:tcPr>
          <w:p w14:paraId="7B9BE03F" w14:textId="77777777" w:rsidR="00E71899" w:rsidRPr="00BE068B" w:rsidRDefault="00E71899" w:rsidP="00E71899">
            <w:pPr>
              <w:contextualSpacing/>
              <w:jc w:val="center"/>
              <w:rPr>
                <w:rFonts w:ascii="Gill Sans MT" w:hAnsi="Gill Sans MT"/>
              </w:rPr>
            </w:pPr>
          </w:p>
        </w:tc>
        <w:tc>
          <w:tcPr>
            <w:tcW w:w="1440" w:type="dxa"/>
          </w:tcPr>
          <w:p w14:paraId="25F6D211" w14:textId="77777777" w:rsidR="00E71899" w:rsidRPr="00BE068B" w:rsidRDefault="00E71899" w:rsidP="00E71899">
            <w:pPr>
              <w:contextualSpacing/>
              <w:jc w:val="center"/>
              <w:rPr>
                <w:rFonts w:ascii="Gill Sans MT" w:hAnsi="Gill Sans MT"/>
              </w:rPr>
            </w:pPr>
          </w:p>
        </w:tc>
      </w:tr>
      <w:tr w:rsidR="00E71899" w:rsidRPr="00BE068B" w14:paraId="37DCD1FF" w14:textId="08E58F5A" w:rsidTr="00E71899">
        <w:trPr>
          <w:trHeight w:val="20"/>
          <w:jc w:val="center"/>
        </w:trPr>
        <w:tc>
          <w:tcPr>
            <w:tcW w:w="719" w:type="dxa"/>
          </w:tcPr>
          <w:p w14:paraId="5ADC4C28"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1260" w:type="dxa"/>
          </w:tcPr>
          <w:p w14:paraId="50628860" w14:textId="77777777" w:rsidR="00E71899" w:rsidRPr="00BE068B" w:rsidRDefault="00E71899" w:rsidP="00E71899">
            <w:pPr>
              <w:contextualSpacing/>
              <w:jc w:val="center"/>
              <w:rPr>
                <w:rFonts w:ascii="Gill Sans MT" w:hAnsi="Gill Sans MT"/>
              </w:rPr>
            </w:pPr>
          </w:p>
        </w:tc>
        <w:tc>
          <w:tcPr>
            <w:tcW w:w="1350" w:type="dxa"/>
          </w:tcPr>
          <w:p w14:paraId="6F16AFA7" w14:textId="77777777" w:rsidR="00E71899" w:rsidRPr="00BE068B" w:rsidRDefault="00E71899" w:rsidP="00E71899">
            <w:pPr>
              <w:contextualSpacing/>
              <w:jc w:val="center"/>
              <w:rPr>
                <w:rFonts w:ascii="Gill Sans MT" w:hAnsi="Gill Sans MT"/>
              </w:rPr>
            </w:pPr>
          </w:p>
        </w:tc>
        <w:tc>
          <w:tcPr>
            <w:tcW w:w="1348" w:type="dxa"/>
          </w:tcPr>
          <w:p w14:paraId="545D7F45" w14:textId="77777777" w:rsidR="00E71899" w:rsidRPr="00BE068B" w:rsidRDefault="00E71899" w:rsidP="00E71899">
            <w:pPr>
              <w:contextualSpacing/>
              <w:jc w:val="center"/>
              <w:rPr>
                <w:rFonts w:ascii="Gill Sans MT" w:hAnsi="Gill Sans MT"/>
              </w:rPr>
            </w:pPr>
          </w:p>
        </w:tc>
        <w:tc>
          <w:tcPr>
            <w:tcW w:w="1442" w:type="dxa"/>
          </w:tcPr>
          <w:p w14:paraId="21E85F99" w14:textId="77777777" w:rsidR="00E71899" w:rsidRPr="00BE068B" w:rsidRDefault="00E71899" w:rsidP="00E71899">
            <w:pPr>
              <w:contextualSpacing/>
              <w:jc w:val="center"/>
              <w:rPr>
                <w:rFonts w:ascii="Gill Sans MT" w:hAnsi="Gill Sans MT"/>
              </w:rPr>
            </w:pPr>
          </w:p>
        </w:tc>
        <w:tc>
          <w:tcPr>
            <w:tcW w:w="1440" w:type="dxa"/>
          </w:tcPr>
          <w:p w14:paraId="0BFCFEC4" w14:textId="77777777" w:rsidR="00E71899" w:rsidRPr="00BE068B" w:rsidRDefault="00E71899" w:rsidP="00E71899">
            <w:pPr>
              <w:contextualSpacing/>
              <w:jc w:val="center"/>
              <w:rPr>
                <w:rFonts w:ascii="Gill Sans MT" w:hAnsi="Gill Sans MT"/>
              </w:rPr>
            </w:pPr>
          </w:p>
        </w:tc>
        <w:tc>
          <w:tcPr>
            <w:tcW w:w="1440" w:type="dxa"/>
          </w:tcPr>
          <w:p w14:paraId="6D10C830" w14:textId="77777777" w:rsidR="00E71899" w:rsidRPr="00BE068B" w:rsidRDefault="00E71899" w:rsidP="00E71899">
            <w:pPr>
              <w:contextualSpacing/>
              <w:jc w:val="center"/>
              <w:rPr>
                <w:rFonts w:ascii="Gill Sans MT" w:hAnsi="Gill Sans MT"/>
              </w:rPr>
            </w:pPr>
          </w:p>
        </w:tc>
        <w:tc>
          <w:tcPr>
            <w:tcW w:w="1440" w:type="dxa"/>
          </w:tcPr>
          <w:p w14:paraId="69B91382" w14:textId="77777777" w:rsidR="00E71899" w:rsidRPr="00BE068B" w:rsidRDefault="00E71899" w:rsidP="00E71899">
            <w:pPr>
              <w:contextualSpacing/>
              <w:jc w:val="center"/>
              <w:rPr>
                <w:rFonts w:ascii="Gill Sans MT" w:hAnsi="Gill Sans MT"/>
              </w:rPr>
            </w:pPr>
          </w:p>
        </w:tc>
        <w:tc>
          <w:tcPr>
            <w:tcW w:w="1440" w:type="dxa"/>
          </w:tcPr>
          <w:p w14:paraId="7C2E5BAF" w14:textId="77777777" w:rsidR="00E71899" w:rsidRPr="00BE068B" w:rsidRDefault="00E71899" w:rsidP="00E71899">
            <w:pPr>
              <w:contextualSpacing/>
              <w:jc w:val="center"/>
              <w:rPr>
                <w:rFonts w:ascii="Gill Sans MT" w:hAnsi="Gill Sans MT"/>
              </w:rPr>
            </w:pPr>
          </w:p>
        </w:tc>
        <w:tc>
          <w:tcPr>
            <w:tcW w:w="1440" w:type="dxa"/>
          </w:tcPr>
          <w:p w14:paraId="19803346" w14:textId="77777777" w:rsidR="00E71899" w:rsidRPr="00BE068B" w:rsidRDefault="00E71899" w:rsidP="00E71899">
            <w:pPr>
              <w:contextualSpacing/>
              <w:jc w:val="center"/>
              <w:rPr>
                <w:rFonts w:ascii="Gill Sans MT" w:hAnsi="Gill Sans MT"/>
              </w:rPr>
            </w:pPr>
          </w:p>
        </w:tc>
      </w:tr>
      <w:tr w:rsidR="00E71899" w:rsidRPr="00BE068B" w14:paraId="7BE6A6B2" w14:textId="663BD114" w:rsidTr="00E71899">
        <w:trPr>
          <w:trHeight w:val="20"/>
          <w:jc w:val="center"/>
        </w:trPr>
        <w:tc>
          <w:tcPr>
            <w:tcW w:w="719" w:type="dxa"/>
          </w:tcPr>
          <w:p w14:paraId="2D71078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1260" w:type="dxa"/>
          </w:tcPr>
          <w:p w14:paraId="643A31A9" w14:textId="77777777" w:rsidR="00E71899" w:rsidRPr="00BE068B" w:rsidRDefault="00E71899" w:rsidP="00E71899">
            <w:pPr>
              <w:contextualSpacing/>
              <w:jc w:val="center"/>
              <w:rPr>
                <w:rFonts w:ascii="Gill Sans MT" w:hAnsi="Gill Sans MT"/>
              </w:rPr>
            </w:pPr>
          </w:p>
        </w:tc>
        <w:tc>
          <w:tcPr>
            <w:tcW w:w="1350" w:type="dxa"/>
          </w:tcPr>
          <w:p w14:paraId="27901103" w14:textId="77777777" w:rsidR="00E71899" w:rsidRPr="00BE068B" w:rsidRDefault="00E71899" w:rsidP="00E71899">
            <w:pPr>
              <w:contextualSpacing/>
              <w:jc w:val="center"/>
              <w:rPr>
                <w:rFonts w:ascii="Gill Sans MT" w:hAnsi="Gill Sans MT"/>
              </w:rPr>
            </w:pPr>
          </w:p>
        </w:tc>
        <w:tc>
          <w:tcPr>
            <w:tcW w:w="1348" w:type="dxa"/>
          </w:tcPr>
          <w:p w14:paraId="5CE97A27" w14:textId="77777777" w:rsidR="00E71899" w:rsidRPr="00BE068B" w:rsidRDefault="00E71899" w:rsidP="00E71899">
            <w:pPr>
              <w:contextualSpacing/>
              <w:jc w:val="center"/>
              <w:rPr>
                <w:rFonts w:ascii="Gill Sans MT" w:hAnsi="Gill Sans MT"/>
              </w:rPr>
            </w:pPr>
          </w:p>
        </w:tc>
        <w:tc>
          <w:tcPr>
            <w:tcW w:w="1442" w:type="dxa"/>
          </w:tcPr>
          <w:p w14:paraId="040010C0" w14:textId="77777777" w:rsidR="00E71899" w:rsidRPr="00BE068B" w:rsidRDefault="00E71899" w:rsidP="00E71899">
            <w:pPr>
              <w:contextualSpacing/>
              <w:jc w:val="center"/>
              <w:rPr>
                <w:rFonts w:ascii="Gill Sans MT" w:hAnsi="Gill Sans MT"/>
              </w:rPr>
            </w:pPr>
          </w:p>
        </w:tc>
        <w:tc>
          <w:tcPr>
            <w:tcW w:w="1440" w:type="dxa"/>
          </w:tcPr>
          <w:p w14:paraId="03A2221D" w14:textId="77777777" w:rsidR="00E71899" w:rsidRPr="00BE068B" w:rsidRDefault="00E71899" w:rsidP="00E71899">
            <w:pPr>
              <w:contextualSpacing/>
              <w:jc w:val="center"/>
              <w:rPr>
                <w:rFonts w:ascii="Gill Sans MT" w:hAnsi="Gill Sans MT"/>
              </w:rPr>
            </w:pPr>
          </w:p>
        </w:tc>
        <w:tc>
          <w:tcPr>
            <w:tcW w:w="1440" w:type="dxa"/>
          </w:tcPr>
          <w:p w14:paraId="639590F3" w14:textId="77777777" w:rsidR="00E71899" w:rsidRPr="00BE068B" w:rsidRDefault="00E71899" w:rsidP="00E71899">
            <w:pPr>
              <w:contextualSpacing/>
              <w:jc w:val="center"/>
              <w:rPr>
                <w:rFonts w:ascii="Gill Sans MT" w:hAnsi="Gill Sans MT"/>
              </w:rPr>
            </w:pPr>
          </w:p>
        </w:tc>
        <w:tc>
          <w:tcPr>
            <w:tcW w:w="1440" w:type="dxa"/>
          </w:tcPr>
          <w:p w14:paraId="1FD0E580" w14:textId="77777777" w:rsidR="00E71899" w:rsidRPr="00BE068B" w:rsidRDefault="00E71899" w:rsidP="00E71899">
            <w:pPr>
              <w:contextualSpacing/>
              <w:jc w:val="center"/>
              <w:rPr>
                <w:rFonts w:ascii="Gill Sans MT" w:hAnsi="Gill Sans MT"/>
              </w:rPr>
            </w:pPr>
          </w:p>
        </w:tc>
        <w:tc>
          <w:tcPr>
            <w:tcW w:w="1440" w:type="dxa"/>
          </w:tcPr>
          <w:p w14:paraId="2C01354B" w14:textId="77777777" w:rsidR="00E71899" w:rsidRPr="00BE068B" w:rsidRDefault="00E71899" w:rsidP="00E71899">
            <w:pPr>
              <w:contextualSpacing/>
              <w:jc w:val="center"/>
              <w:rPr>
                <w:rFonts w:ascii="Gill Sans MT" w:hAnsi="Gill Sans MT"/>
              </w:rPr>
            </w:pPr>
          </w:p>
        </w:tc>
        <w:tc>
          <w:tcPr>
            <w:tcW w:w="1440" w:type="dxa"/>
          </w:tcPr>
          <w:p w14:paraId="45665743" w14:textId="77777777" w:rsidR="00E71899" w:rsidRPr="00BE068B" w:rsidRDefault="00E71899" w:rsidP="00E71899">
            <w:pPr>
              <w:contextualSpacing/>
              <w:jc w:val="center"/>
              <w:rPr>
                <w:rFonts w:ascii="Gill Sans MT" w:hAnsi="Gill Sans MT"/>
              </w:rPr>
            </w:pPr>
          </w:p>
        </w:tc>
      </w:tr>
      <w:tr w:rsidR="00E71899" w:rsidRPr="00BE068B" w14:paraId="4AC2F552" w14:textId="022E7717" w:rsidTr="00E71899">
        <w:trPr>
          <w:trHeight w:val="20"/>
          <w:jc w:val="center"/>
        </w:trPr>
        <w:tc>
          <w:tcPr>
            <w:tcW w:w="719" w:type="dxa"/>
          </w:tcPr>
          <w:p w14:paraId="5A95F47F"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1260" w:type="dxa"/>
          </w:tcPr>
          <w:p w14:paraId="45D19376" w14:textId="77777777" w:rsidR="00E71899" w:rsidRPr="00BE068B" w:rsidRDefault="00E71899" w:rsidP="00E71899">
            <w:pPr>
              <w:contextualSpacing/>
              <w:jc w:val="center"/>
              <w:rPr>
                <w:rFonts w:ascii="Gill Sans MT" w:hAnsi="Gill Sans MT"/>
              </w:rPr>
            </w:pPr>
          </w:p>
        </w:tc>
        <w:tc>
          <w:tcPr>
            <w:tcW w:w="1350" w:type="dxa"/>
          </w:tcPr>
          <w:p w14:paraId="14130237" w14:textId="77777777" w:rsidR="00E71899" w:rsidRPr="00BE068B" w:rsidRDefault="00E71899" w:rsidP="00E71899">
            <w:pPr>
              <w:contextualSpacing/>
              <w:jc w:val="center"/>
              <w:rPr>
                <w:rFonts w:ascii="Gill Sans MT" w:hAnsi="Gill Sans MT"/>
              </w:rPr>
            </w:pPr>
          </w:p>
        </w:tc>
        <w:tc>
          <w:tcPr>
            <w:tcW w:w="1348" w:type="dxa"/>
          </w:tcPr>
          <w:p w14:paraId="3848C47C" w14:textId="77777777" w:rsidR="00E71899" w:rsidRPr="00BE068B" w:rsidRDefault="00E71899" w:rsidP="00E71899">
            <w:pPr>
              <w:contextualSpacing/>
              <w:jc w:val="center"/>
              <w:rPr>
                <w:rFonts w:ascii="Gill Sans MT" w:hAnsi="Gill Sans MT"/>
              </w:rPr>
            </w:pPr>
          </w:p>
        </w:tc>
        <w:tc>
          <w:tcPr>
            <w:tcW w:w="1442" w:type="dxa"/>
          </w:tcPr>
          <w:p w14:paraId="5AA68DFB" w14:textId="77777777" w:rsidR="00E71899" w:rsidRPr="00BE068B" w:rsidRDefault="00E71899" w:rsidP="00E71899">
            <w:pPr>
              <w:contextualSpacing/>
              <w:jc w:val="center"/>
              <w:rPr>
                <w:rFonts w:ascii="Gill Sans MT" w:hAnsi="Gill Sans MT"/>
              </w:rPr>
            </w:pPr>
          </w:p>
        </w:tc>
        <w:tc>
          <w:tcPr>
            <w:tcW w:w="1440" w:type="dxa"/>
          </w:tcPr>
          <w:p w14:paraId="179D5977" w14:textId="77777777" w:rsidR="00E71899" w:rsidRPr="00BE068B" w:rsidRDefault="00E71899" w:rsidP="00E71899">
            <w:pPr>
              <w:contextualSpacing/>
              <w:jc w:val="center"/>
              <w:rPr>
                <w:rFonts w:ascii="Gill Sans MT" w:hAnsi="Gill Sans MT"/>
              </w:rPr>
            </w:pPr>
          </w:p>
        </w:tc>
        <w:tc>
          <w:tcPr>
            <w:tcW w:w="1440" w:type="dxa"/>
          </w:tcPr>
          <w:p w14:paraId="1B168A43" w14:textId="77777777" w:rsidR="00E71899" w:rsidRPr="00BE068B" w:rsidRDefault="00E71899" w:rsidP="00E71899">
            <w:pPr>
              <w:contextualSpacing/>
              <w:jc w:val="center"/>
              <w:rPr>
                <w:rFonts w:ascii="Gill Sans MT" w:hAnsi="Gill Sans MT"/>
              </w:rPr>
            </w:pPr>
          </w:p>
        </w:tc>
        <w:tc>
          <w:tcPr>
            <w:tcW w:w="1440" w:type="dxa"/>
          </w:tcPr>
          <w:p w14:paraId="4B9B6759" w14:textId="77777777" w:rsidR="00E71899" w:rsidRPr="00BE068B" w:rsidRDefault="00E71899" w:rsidP="00E71899">
            <w:pPr>
              <w:contextualSpacing/>
              <w:jc w:val="center"/>
              <w:rPr>
                <w:rFonts w:ascii="Gill Sans MT" w:hAnsi="Gill Sans MT"/>
              </w:rPr>
            </w:pPr>
          </w:p>
        </w:tc>
        <w:tc>
          <w:tcPr>
            <w:tcW w:w="1440" w:type="dxa"/>
          </w:tcPr>
          <w:p w14:paraId="23D8B1CE" w14:textId="77777777" w:rsidR="00E71899" w:rsidRPr="00BE068B" w:rsidRDefault="00E71899" w:rsidP="00E71899">
            <w:pPr>
              <w:contextualSpacing/>
              <w:jc w:val="center"/>
              <w:rPr>
                <w:rFonts w:ascii="Gill Sans MT" w:hAnsi="Gill Sans MT"/>
              </w:rPr>
            </w:pPr>
          </w:p>
        </w:tc>
        <w:tc>
          <w:tcPr>
            <w:tcW w:w="1440" w:type="dxa"/>
          </w:tcPr>
          <w:p w14:paraId="4B29E89A" w14:textId="77777777" w:rsidR="00E71899" w:rsidRPr="00BE068B" w:rsidRDefault="00E71899" w:rsidP="00E71899">
            <w:pPr>
              <w:contextualSpacing/>
              <w:jc w:val="center"/>
              <w:rPr>
                <w:rFonts w:ascii="Gill Sans MT" w:hAnsi="Gill Sans MT"/>
              </w:rPr>
            </w:pPr>
          </w:p>
        </w:tc>
      </w:tr>
      <w:tr w:rsidR="00E71899" w:rsidRPr="00BE068B" w14:paraId="6A9EC5E4" w14:textId="21CD41B3" w:rsidTr="00E71899">
        <w:trPr>
          <w:trHeight w:val="20"/>
          <w:jc w:val="center"/>
        </w:trPr>
        <w:tc>
          <w:tcPr>
            <w:tcW w:w="719" w:type="dxa"/>
          </w:tcPr>
          <w:p w14:paraId="344A217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1260" w:type="dxa"/>
          </w:tcPr>
          <w:p w14:paraId="1AF34B98" w14:textId="77777777" w:rsidR="00E71899" w:rsidRPr="00BE068B" w:rsidRDefault="00E71899" w:rsidP="00E71899">
            <w:pPr>
              <w:contextualSpacing/>
              <w:jc w:val="center"/>
              <w:rPr>
                <w:rFonts w:ascii="Gill Sans MT" w:hAnsi="Gill Sans MT"/>
              </w:rPr>
            </w:pPr>
          </w:p>
        </w:tc>
        <w:tc>
          <w:tcPr>
            <w:tcW w:w="1350" w:type="dxa"/>
          </w:tcPr>
          <w:p w14:paraId="02A7CCE1" w14:textId="77777777" w:rsidR="00E71899" w:rsidRPr="00BE068B" w:rsidRDefault="00E71899" w:rsidP="00E71899">
            <w:pPr>
              <w:contextualSpacing/>
              <w:jc w:val="center"/>
              <w:rPr>
                <w:rFonts w:ascii="Gill Sans MT" w:hAnsi="Gill Sans MT"/>
              </w:rPr>
            </w:pPr>
          </w:p>
        </w:tc>
        <w:tc>
          <w:tcPr>
            <w:tcW w:w="1348" w:type="dxa"/>
          </w:tcPr>
          <w:p w14:paraId="7A6B923A" w14:textId="77777777" w:rsidR="00E71899" w:rsidRPr="00BE068B" w:rsidRDefault="00E71899" w:rsidP="00E71899">
            <w:pPr>
              <w:contextualSpacing/>
              <w:jc w:val="center"/>
              <w:rPr>
                <w:rFonts w:ascii="Gill Sans MT" w:hAnsi="Gill Sans MT"/>
              </w:rPr>
            </w:pPr>
          </w:p>
        </w:tc>
        <w:tc>
          <w:tcPr>
            <w:tcW w:w="1442" w:type="dxa"/>
          </w:tcPr>
          <w:p w14:paraId="0BD5A7A6" w14:textId="77777777" w:rsidR="00E71899" w:rsidRPr="00BE068B" w:rsidRDefault="00E71899" w:rsidP="00E71899">
            <w:pPr>
              <w:contextualSpacing/>
              <w:jc w:val="center"/>
              <w:rPr>
                <w:rFonts w:ascii="Gill Sans MT" w:hAnsi="Gill Sans MT"/>
              </w:rPr>
            </w:pPr>
          </w:p>
        </w:tc>
        <w:tc>
          <w:tcPr>
            <w:tcW w:w="1440" w:type="dxa"/>
          </w:tcPr>
          <w:p w14:paraId="0CB17B48" w14:textId="77777777" w:rsidR="00E71899" w:rsidRPr="00BE068B" w:rsidRDefault="00E71899" w:rsidP="00E71899">
            <w:pPr>
              <w:contextualSpacing/>
              <w:jc w:val="center"/>
              <w:rPr>
                <w:rFonts w:ascii="Gill Sans MT" w:hAnsi="Gill Sans MT"/>
              </w:rPr>
            </w:pPr>
          </w:p>
        </w:tc>
        <w:tc>
          <w:tcPr>
            <w:tcW w:w="1440" w:type="dxa"/>
          </w:tcPr>
          <w:p w14:paraId="318F899B" w14:textId="77777777" w:rsidR="00E71899" w:rsidRPr="00BE068B" w:rsidRDefault="00E71899" w:rsidP="00E71899">
            <w:pPr>
              <w:contextualSpacing/>
              <w:jc w:val="center"/>
              <w:rPr>
                <w:rFonts w:ascii="Gill Sans MT" w:hAnsi="Gill Sans MT"/>
              </w:rPr>
            </w:pPr>
          </w:p>
        </w:tc>
        <w:tc>
          <w:tcPr>
            <w:tcW w:w="1440" w:type="dxa"/>
          </w:tcPr>
          <w:p w14:paraId="5A5E3D21" w14:textId="77777777" w:rsidR="00E71899" w:rsidRPr="00BE068B" w:rsidRDefault="00E71899" w:rsidP="00E71899">
            <w:pPr>
              <w:contextualSpacing/>
              <w:jc w:val="center"/>
              <w:rPr>
                <w:rFonts w:ascii="Gill Sans MT" w:hAnsi="Gill Sans MT"/>
              </w:rPr>
            </w:pPr>
          </w:p>
        </w:tc>
        <w:tc>
          <w:tcPr>
            <w:tcW w:w="1440" w:type="dxa"/>
          </w:tcPr>
          <w:p w14:paraId="6C5BF14E" w14:textId="77777777" w:rsidR="00E71899" w:rsidRPr="00BE068B" w:rsidRDefault="00E71899" w:rsidP="00E71899">
            <w:pPr>
              <w:contextualSpacing/>
              <w:jc w:val="center"/>
              <w:rPr>
                <w:rFonts w:ascii="Gill Sans MT" w:hAnsi="Gill Sans MT"/>
              </w:rPr>
            </w:pPr>
          </w:p>
        </w:tc>
        <w:tc>
          <w:tcPr>
            <w:tcW w:w="1440" w:type="dxa"/>
          </w:tcPr>
          <w:p w14:paraId="1E4520C5" w14:textId="77777777" w:rsidR="00E71899" w:rsidRPr="00BE068B" w:rsidRDefault="00E71899" w:rsidP="00E71899">
            <w:pPr>
              <w:contextualSpacing/>
              <w:jc w:val="center"/>
              <w:rPr>
                <w:rFonts w:ascii="Gill Sans MT" w:hAnsi="Gill Sans MT"/>
              </w:rPr>
            </w:pPr>
          </w:p>
        </w:tc>
      </w:tr>
      <w:tr w:rsidR="00E71899" w:rsidRPr="00BE068B" w14:paraId="2122459E" w14:textId="5D06DA8A" w:rsidTr="00E71899">
        <w:trPr>
          <w:trHeight w:val="20"/>
          <w:jc w:val="center"/>
        </w:trPr>
        <w:tc>
          <w:tcPr>
            <w:tcW w:w="719" w:type="dxa"/>
          </w:tcPr>
          <w:p w14:paraId="681A99B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1260" w:type="dxa"/>
          </w:tcPr>
          <w:p w14:paraId="5F87CBCF" w14:textId="77777777" w:rsidR="00E71899" w:rsidRPr="00BE068B" w:rsidRDefault="00E71899" w:rsidP="00E71899">
            <w:pPr>
              <w:contextualSpacing/>
              <w:jc w:val="center"/>
              <w:rPr>
                <w:rFonts w:ascii="Gill Sans MT" w:hAnsi="Gill Sans MT"/>
              </w:rPr>
            </w:pPr>
          </w:p>
        </w:tc>
        <w:tc>
          <w:tcPr>
            <w:tcW w:w="1350" w:type="dxa"/>
          </w:tcPr>
          <w:p w14:paraId="77A2A53A" w14:textId="77777777" w:rsidR="00E71899" w:rsidRPr="00BE068B" w:rsidRDefault="00E71899" w:rsidP="00E71899">
            <w:pPr>
              <w:contextualSpacing/>
              <w:jc w:val="center"/>
              <w:rPr>
                <w:rFonts w:ascii="Gill Sans MT" w:hAnsi="Gill Sans MT"/>
              </w:rPr>
            </w:pPr>
          </w:p>
        </w:tc>
        <w:tc>
          <w:tcPr>
            <w:tcW w:w="1348" w:type="dxa"/>
          </w:tcPr>
          <w:p w14:paraId="35A9AAE4" w14:textId="77777777" w:rsidR="00E71899" w:rsidRPr="00BE068B" w:rsidRDefault="00E71899" w:rsidP="00E71899">
            <w:pPr>
              <w:contextualSpacing/>
              <w:jc w:val="center"/>
              <w:rPr>
                <w:rFonts w:ascii="Gill Sans MT" w:hAnsi="Gill Sans MT"/>
              </w:rPr>
            </w:pPr>
          </w:p>
        </w:tc>
        <w:tc>
          <w:tcPr>
            <w:tcW w:w="1442" w:type="dxa"/>
          </w:tcPr>
          <w:p w14:paraId="490DBA61" w14:textId="77777777" w:rsidR="00E71899" w:rsidRPr="00BE068B" w:rsidRDefault="00E71899" w:rsidP="00E71899">
            <w:pPr>
              <w:contextualSpacing/>
              <w:jc w:val="center"/>
              <w:rPr>
                <w:rFonts w:ascii="Gill Sans MT" w:hAnsi="Gill Sans MT"/>
              </w:rPr>
            </w:pPr>
          </w:p>
        </w:tc>
        <w:tc>
          <w:tcPr>
            <w:tcW w:w="1440" w:type="dxa"/>
          </w:tcPr>
          <w:p w14:paraId="2CB553B0" w14:textId="77777777" w:rsidR="00E71899" w:rsidRPr="00BE068B" w:rsidRDefault="00E71899" w:rsidP="00E71899">
            <w:pPr>
              <w:contextualSpacing/>
              <w:jc w:val="center"/>
              <w:rPr>
                <w:rFonts w:ascii="Gill Sans MT" w:hAnsi="Gill Sans MT"/>
              </w:rPr>
            </w:pPr>
          </w:p>
        </w:tc>
        <w:tc>
          <w:tcPr>
            <w:tcW w:w="1440" w:type="dxa"/>
          </w:tcPr>
          <w:p w14:paraId="2EB998A9" w14:textId="77777777" w:rsidR="00E71899" w:rsidRPr="00BE068B" w:rsidRDefault="00E71899" w:rsidP="00E71899">
            <w:pPr>
              <w:contextualSpacing/>
              <w:jc w:val="center"/>
              <w:rPr>
                <w:rFonts w:ascii="Gill Sans MT" w:hAnsi="Gill Sans MT"/>
              </w:rPr>
            </w:pPr>
          </w:p>
        </w:tc>
        <w:tc>
          <w:tcPr>
            <w:tcW w:w="1440" w:type="dxa"/>
          </w:tcPr>
          <w:p w14:paraId="6AFACA14" w14:textId="77777777" w:rsidR="00E71899" w:rsidRPr="00BE068B" w:rsidRDefault="00E71899" w:rsidP="00E71899">
            <w:pPr>
              <w:contextualSpacing/>
              <w:jc w:val="center"/>
              <w:rPr>
                <w:rFonts w:ascii="Gill Sans MT" w:hAnsi="Gill Sans MT"/>
              </w:rPr>
            </w:pPr>
          </w:p>
        </w:tc>
        <w:tc>
          <w:tcPr>
            <w:tcW w:w="1440" w:type="dxa"/>
          </w:tcPr>
          <w:p w14:paraId="32275B53" w14:textId="77777777" w:rsidR="00E71899" w:rsidRPr="00BE068B" w:rsidRDefault="00E71899" w:rsidP="00E71899">
            <w:pPr>
              <w:contextualSpacing/>
              <w:jc w:val="center"/>
              <w:rPr>
                <w:rFonts w:ascii="Gill Sans MT" w:hAnsi="Gill Sans MT"/>
              </w:rPr>
            </w:pPr>
          </w:p>
        </w:tc>
        <w:tc>
          <w:tcPr>
            <w:tcW w:w="1440" w:type="dxa"/>
          </w:tcPr>
          <w:p w14:paraId="2AE754F2" w14:textId="77777777" w:rsidR="00E71899" w:rsidRPr="00BE068B" w:rsidRDefault="00E71899" w:rsidP="00E71899">
            <w:pPr>
              <w:contextualSpacing/>
              <w:jc w:val="center"/>
              <w:rPr>
                <w:rFonts w:ascii="Gill Sans MT" w:hAnsi="Gill Sans MT"/>
              </w:rPr>
            </w:pPr>
          </w:p>
        </w:tc>
      </w:tr>
      <w:tr w:rsidR="00E71899" w:rsidRPr="00BE068B" w14:paraId="6DBE7480" w14:textId="07B2A0EF" w:rsidTr="00E71899">
        <w:trPr>
          <w:trHeight w:val="20"/>
          <w:jc w:val="center"/>
        </w:trPr>
        <w:tc>
          <w:tcPr>
            <w:tcW w:w="719" w:type="dxa"/>
          </w:tcPr>
          <w:p w14:paraId="3AD5770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1260" w:type="dxa"/>
          </w:tcPr>
          <w:p w14:paraId="2A44C720" w14:textId="77777777" w:rsidR="00E71899" w:rsidRPr="00BE068B" w:rsidRDefault="00E71899" w:rsidP="00E71899">
            <w:pPr>
              <w:contextualSpacing/>
              <w:jc w:val="center"/>
              <w:rPr>
                <w:rFonts w:ascii="Gill Sans MT" w:hAnsi="Gill Sans MT"/>
              </w:rPr>
            </w:pPr>
          </w:p>
        </w:tc>
        <w:tc>
          <w:tcPr>
            <w:tcW w:w="1350" w:type="dxa"/>
          </w:tcPr>
          <w:p w14:paraId="2B97E035" w14:textId="77777777" w:rsidR="00E71899" w:rsidRPr="00BE068B" w:rsidRDefault="00E71899" w:rsidP="00E71899">
            <w:pPr>
              <w:contextualSpacing/>
              <w:jc w:val="center"/>
              <w:rPr>
                <w:rFonts w:ascii="Gill Sans MT" w:hAnsi="Gill Sans MT"/>
              </w:rPr>
            </w:pPr>
          </w:p>
        </w:tc>
        <w:tc>
          <w:tcPr>
            <w:tcW w:w="1348" w:type="dxa"/>
          </w:tcPr>
          <w:p w14:paraId="7C8112F6" w14:textId="77777777" w:rsidR="00E71899" w:rsidRPr="00BE068B" w:rsidRDefault="00E71899" w:rsidP="00E71899">
            <w:pPr>
              <w:contextualSpacing/>
              <w:jc w:val="center"/>
              <w:rPr>
                <w:rFonts w:ascii="Gill Sans MT" w:hAnsi="Gill Sans MT"/>
              </w:rPr>
            </w:pPr>
          </w:p>
        </w:tc>
        <w:tc>
          <w:tcPr>
            <w:tcW w:w="1442" w:type="dxa"/>
          </w:tcPr>
          <w:p w14:paraId="7EC17308" w14:textId="77777777" w:rsidR="00E71899" w:rsidRPr="00BE068B" w:rsidRDefault="00E71899" w:rsidP="00E71899">
            <w:pPr>
              <w:contextualSpacing/>
              <w:jc w:val="center"/>
              <w:rPr>
                <w:rFonts w:ascii="Gill Sans MT" w:hAnsi="Gill Sans MT"/>
              </w:rPr>
            </w:pPr>
          </w:p>
        </w:tc>
        <w:tc>
          <w:tcPr>
            <w:tcW w:w="1440" w:type="dxa"/>
          </w:tcPr>
          <w:p w14:paraId="16D32059" w14:textId="77777777" w:rsidR="00E71899" w:rsidRPr="00BE068B" w:rsidRDefault="00E71899" w:rsidP="00E71899">
            <w:pPr>
              <w:contextualSpacing/>
              <w:jc w:val="center"/>
              <w:rPr>
                <w:rFonts w:ascii="Gill Sans MT" w:hAnsi="Gill Sans MT"/>
              </w:rPr>
            </w:pPr>
          </w:p>
        </w:tc>
        <w:tc>
          <w:tcPr>
            <w:tcW w:w="1440" w:type="dxa"/>
          </w:tcPr>
          <w:p w14:paraId="7E1E5C0E" w14:textId="77777777" w:rsidR="00E71899" w:rsidRPr="00BE068B" w:rsidRDefault="00E71899" w:rsidP="00E71899">
            <w:pPr>
              <w:contextualSpacing/>
              <w:jc w:val="center"/>
              <w:rPr>
                <w:rFonts w:ascii="Gill Sans MT" w:hAnsi="Gill Sans MT"/>
              </w:rPr>
            </w:pPr>
          </w:p>
        </w:tc>
        <w:tc>
          <w:tcPr>
            <w:tcW w:w="1440" w:type="dxa"/>
          </w:tcPr>
          <w:p w14:paraId="6AD49C35" w14:textId="77777777" w:rsidR="00E71899" w:rsidRPr="00BE068B" w:rsidRDefault="00E71899" w:rsidP="00E71899">
            <w:pPr>
              <w:contextualSpacing/>
              <w:jc w:val="center"/>
              <w:rPr>
                <w:rFonts w:ascii="Gill Sans MT" w:hAnsi="Gill Sans MT"/>
              </w:rPr>
            </w:pPr>
          </w:p>
        </w:tc>
        <w:tc>
          <w:tcPr>
            <w:tcW w:w="1440" w:type="dxa"/>
          </w:tcPr>
          <w:p w14:paraId="79797D9C" w14:textId="77777777" w:rsidR="00E71899" w:rsidRPr="00BE068B" w:rsidRDefault="00E71899" w:rsidP="00E71899">
            <w:pPr>
              <w:contextualSpacing/>
              <w:jc w:val="center"/>
              <w:rPr>
                <w:rFonts w:ascii="Gill Sans MT" w:hAnsi="Gill Sans MT"/>
              </w:rPr>
            </w:pPr>
          </w:p>
        </w:tc>
        <w:tc>
          <w:tcPr>
            <w:tcW w:w="1440" w:type="dxa"/>
          </w:tcPr>
          <w:p w14:paraId="44D4BA4A" w14:textId="77777777" w:rsidR="00E71899" w:rsidRPr="00BE068B" w:rsidRDefault="00E71899" w:rsidP="00E71899">
            <w:pPr>
              <w:contextualSpacing/>
              <w:jc w:val="center"/>
              <w:rPr>
                <w:rFonts w:ascii="Gill Sans MT" w:hAnsi="Gill Sans MT"/>
              </w:rPr>
            </w:pPr>
          </w:p>
        </w:tc>
      </w:tr>
      <w:tr w:rsidR="00E71899" w:rsidRPr="00BE068B" w14:paraId="50DBAAB3" w14:textId="2FFB8306" w:rsidTr="00E71899">
        <w:trPr>
          <w:trHeight w:val="20"/>
          <w:jc w:val="center"/>
        </w:trPr>
        <w:tc>
          <w:tcPr>
            <w:tcW w:w="719" w:type="dxa"/>
          </w:tcPr>
          <w:p w14:paraId="3E885699"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1260" w:type="dxa"/>
          </w:tcPr>
          <w:p w14:paraId="0F6F0E6A" w14:textId="77777777" w:rsidR="00E71899" w:rsidRPr="00BE068B" w:rsidRDefault="00E71899" w:rsidP="00E71899">
            <w:pPr>
              <w:contextualSpacing/>
              <w:jc w:val="center"/>
              <w:rPr>
                <w:rFonts w:ascii="Gill Sans MT" w:hAnsi="Gill Sans MT"/>
              </w:rPr>
            </w:pPr>
          </w:p>
        </w:tc>
        <w:tc>
          <w:tcPr>
            <w:tcW w:w="1350" w:type="dxa"/>
          </w:tcPr>
          <w:p w14:paraId="3288C263" w14:textId="77777777" w:rsidR="00E71899" w:rsidRPr="00BE068B" w:rsidRDefault="00E71899" w:rsidP="00E71899">
            <w:pPr>
              <w:contextualSpacing/>
              <w:jc w:val="center"/>
              <w:rPr>
                <w:rFonts w:ascii="Gill Sans MT" w:hAnsi="Gill Sans MT"/>
              </w:rPr>
            </w:pPr>
          </w:p>
        </w:tc>
        <w:tc>
          <w:tcPr>
            <w:tcW w:w="1348" w:type="dxa"/>
          </w:tcPr>
          <w:p w14:paraId="43962D8D" w14:textId="77777777" w:rsidR="00E71899" w:rsidRPr="00BE068B" w:rsidRDefault="00E71899" w:rsidP="00E71899">
            <w:pPr>
              <w:contextualSpacing/>
              <w:jc w:val="center"/>
              <w:rPr>
                <w:rFonts w:ascii="Gill Sans MT" w:hAnsi="Gill Sans MT"/>
              </w:rPr>
            </w:pPr>
          </w:p>
        </w:tc>
        <w:tc>
          <w:tcPr>
            <w:tcW w:w="1442" w:type="dxa"/>
          </w:tcPr>
          <w:p w14:paraId="735E4F0A" w14:textId="77777777" w:rsidR="00E71899" w:rsidRPr="00BE068B" w:rsidRDefault="00E71899" w:rsidP="00E71899">
            <w:pPr>
              <w:contextualSpacing/>
              <w:jc w:val="center"/>
              <w:rPr>
                <w:rFonts w:ascii="Gill Sans MT" w:hAnsi="Gill Sans MT"/>
              </w:rPr>
            </w:pPr>
          </w:p>
        </w:tc>
        <w:tc>
          <w:tcPr>
            <w:tcW w:w="1440" w:type="dxa"/>
          </w:tcPr>
          <w:p w14:paraId="74EB4232" w14:textId="77777777" w:rsidR="00E71899" w:rsidRPr="00BE068B" w:rsidRDefault="00E71899" w:rsidP="00E71899">
            <w:pPr>
              <w:contextualSpacing/>
              <w:jc w:val="center"/>
              <w:rPr>
                <w:rFonts w:ascii="Gill Sans MT" w:hAnsi="Gill Sans MT"/>
              </w:rPr>
            </w:pPr>
          </w:p>
        </w:tc>
        <w:tc>
          <w:tcPr>
            <w:tcW w:w="1440" w:type="dxa"/>
          </w:tcPr>
          <w:p w14:paraId="34D4555D" w14:textId="77777777" w:rsidR="00E71899" w:rsidRPr="00BE068B" w:rsidRDefault="00E71899" w:rsidP="00E71899">
            <w:pPr>
              <w:contextualSpacing/>
              <w:jc w:val="center"/>
              <w:rPr>
                <w:rFonts w:ascii="Gill Sans MT" w:hAnsi="Gill Sans MT"/>
              </w:rPr>
            </w:pPr>
          </w:p>
        </w:tc>
        <w:tc>
          <w:tcPr>
            <w:tcW w:w="1440" w:type="dxa"/>
          </w:tcPr>
          <w:p w14:paraId="5EDE445C" w14:textId="77777777" w:rsidR="00E71899" w:rsidRPr="00BE068B" w:rsidRDefault="00E71899" w:rsidP="00E71899">
            <w:pPr>
              <w:contextualSpacing/>
              <w:jc w:val="center"/>
              <w:rPr>
                <w:rFonts w:ascii="Gill Sans MT" w:hAnsi="Gill Sans MT"/>
              </w:rPr>
            </w:pPr>
          </w:p>
        </w:tc>
        <w:tc>
          <w:tcPr>
            <w:tcW w:w="1440" w:type="dxa"/>
          </w:tcPr>
          <w:p w14:paraId="0FF16CB2" w14:textId="77777777" w:rsidR="00E71899" w:rsidRPr="00BE068B" w:rsidRDefault="00E71899" w:rsidP="00E71899">
            <w:pPr>
              <w:contextualSpacing/>
              <w:jc w:val="center"/>
              <w:rPr>
                <w:rFonts w:ascii="Gill Sans MT" w:hAnsi="Gill Sans MT"/>
              </w:rPr>
            </w:pPr>
          </w:p>
        </w:tc>
        <w:tc>
          <w:tcPr>
            <w:tcW w:w="1440" w:type="dxa"/>
          </w:tcPr>
          <w:p w14:paraId="3BE39206" w14:textId="77777777" w:rsidR="00E71899" w:rsidRPr="00BE068B" w:rsidRDefault="00E71899" w:rsidP="00E71899">
            <w:pPr>
              <w:contextualSpacing/>
              <w:jc w:val="center"/>
              <w:rPr>
                <w:rFonts w:ascii="Gill Sans MT" w:hAnsi="Gill Sans MT"/>
              </w:rPr>
            </w:pPr>
          </w:p>
        </w:tc>
      </w:tr>
    </w:tbl>
    <w:p w14:paraId="16307C0E" w14:textId="77777777" w:rsidR="00F7697D" w:rsidRPr="00BE068B" w:rsidRDefault="00F7697D" w:rsidP="00F7697D">
      <w:pPr>
        <w:spacing w:after="0" w:line="240" w:lineRule="auto"/>
        <w:contextualSpacing/>
        <w:rPr>
          <w:rFonts w:ascii="Gill Sans MT" w:eastAsia="SimSun" w:hAnsi="Gill Sans MT"/>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7697D" w:rsidRPr="00BE068B" w14:paraId="61C04BEF" w14:textId="77777777" w:rsidTr="00F7697D">
        <w:trPr>
          <w:jc w:val="center"/>
        </w:trPr>
        <w:tc>
          <w:tcPr>
            <w:tcW w:w="3955" w:type="dxa"/>
          </w:tcPr>
          <w:p w14:paraId="5D13F58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Primary Decision (E9)</w:t>
            </w:r>
          </w:p>
        </w:tc>
      </w:tr>
      <w:tr w:rsidR="00F7697D" w:rsidRPr="00BE068B" w14:paraId="330544A3" w14:textId="77777777" w:rsidTr="00F7697D">
        <w:trPr>
          <w:jc w:val="center"/>
        </w:trPr>
        <w:tc>
          <w:tcPr>
            <w:tcW w:w="3955" w:type="dxa"/>
          </w:tcPr>
          <w:p w14:paraId="292DF9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1=Head of household</w:t>
            </w:r>
          </w:p>
          <w:p w14:paraId="63CE34E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2=Spouse</w:t>
            </w:r>
          </w:p>
          <w:p w14:paraId="78CFA00F"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3=Both head and spouse together</w:t>
            </w:r>
          </w:p>
          <w:p w14:paraId="503C571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4=Other male household member</w:t>
            </w:r>
          </w:p>
          <w:p w14:paraId="35E6AA2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female household member</w:t>
            </w:r>
          </w:p>
          <w:p w14:paraId="6D1AAA5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6C26FF3F" w14:textId="77777777" w:rsidR="00F7697D" w:rsidRPr="00BE068B" w:rsidRDefault="00F7697D" w:rsidP="00F7697D">
      <w:pPr>
        <w:spacing w:after="0" w:line="240" w:lineRule="auto"/>
        <w:contextualSpacing/>
        <w:rPr>
          <w:rFonts w:ascii="Gill Sans MT" w:eastAsia="SimSun" w:hAnsi="Gill Sans MT"/>
        </w:rPr>
      </w:pPr>
      <w:r w:rsidRPr="00BE068B">
        <w:rPr>
          <w:rFonts w:ascii="Gill Sans MT" w:eastAsia="SimSun" w:hAnsi="Gill Sans MT"/>
        </w:rPr>
        <w:br w:type="page"/>
      </w:r>
    </w:p>
    <w:p w14:paraId="2F1B1284" w14:textId="77777777" w:rsidR="00F7697D" w:rsidRPr="00BE068B" w:rsidRDefault="00F7697D" w:rsidP="00F7697D">
      <w:pPr>
        <w:spacing w:after="0"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SECTION E. FIELD OVERVIEW (Continued)</w:t>
      </w:r>
    </w:p>
    <w:tbl>
      <w:tblPr>
        <w:tblStyle w:val="TableGrid2"/>
        <w:tblpPr w:leftFromText="180" w:rightFromText="180" w:vertAnchor="text" w:horzAnchor="page" w:tblpX="1470" w:tblpY="93"/>
        <w:tblW w:w="15437" w:type="dxa"/>
        <w:tblLayout w:type="fixed"/>
        <w:tblCellMar>
          <w:left w:w="29" w:type="dxa"/>
          <w:right w:w="29" w:type="dxa"/>
        </w:tblCellMar>
        <w:tblLook w:val="04A0" w:firstRow="1" w:lastRow="0" w:firstColumn="1" w:lastColumn="0" w:noHBand="0" w:noVBand="1"/>
      </w:tblPr>
      <w:tblGrid>
        <w:gridCol w:w="677"/>
        <w:gridCol w:w="2160"/>
        <w:gridCol w:w="1080"/>
        <w:gridCol w:w="1440"/>
        <w:gridCol w:w="1440"/>
        <w:gridCol w:w="1440"/>
        <w:gridCol w:w="1440"/>
        <w:gridCol w:w="1440"/>
        <w:gridCol w:w="1440"/>
        <w:gridCol w:w="1440"/>
        <w:gridCol w:w="1440"/>
      </w:tblGrid>
      <w:tr w:rsidR="00E71899" w:rsidRPr="00BE068B" w14:paraId="2301BE71" w14:textId="3B35676C" w:rsidTr="00E71899">
        <w:trPr>
          <w:trHeight w:val="244"/>
        </w:trPr>
        <w:tc>
          <w:tcPr>
            <w:tcW w:w="677" w:type="dxa"/>
          </w:tcPr>
          <w:p w14:paraId="133B17D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2160" w:type="dxa"/>
          </w:tcPr>
          <w:p w14:paraId="3D6E9706"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I.20</w:t>
            </w:r>
          </w:p>
        </w:tc>
        <w:tc>
          <w:tcPr>
            <w:tcW w:w="1080" w:type="dxa"/>
          </w:tcPr>
          <w:p w14:paraId="56A4873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I.21</w:t>
            </w:r>
          </w:p>
        </w:tc>
        <w:tc>
          <w:tcPr>
            <w:tcW w:w="1440" w:type="dxa"/>
          </w:tcPr>
          <w:p w14:paraId="00E50E19" w14:textId="77777777" w:rsidR="00E71899" w:rsidRPr="00BE068B" w:rsidRDefault="00E71899" w:rsidP="00E71899">
            <w:pPr>
              <w:contextualSpacing/>
              <w:jc w:val="center"/>
              <w:rPr>
                <w:rFonts w:ascii="Gill Sans MT" w:hAnsi="Gill Sans MT" w:cs="Times New Roman"/>
                <w:sz w:val="20"/>
              </w:rPr>
            </w:pPr>
            <w:r w:rsidRPr="00BE068B">
              <w:rPr>
                <w:rFonts w:ascii="Gill Sans MT" w:hAnsi="Gill Sans MT" w:cs="Times New Roman"/>
                <w:sz w:val="20"/>
              </w:rPr>
              <w:t>I.22</w:t>
            </w:r>
          </w:p>
        </w:tc>
        <w:tc>
          <w:tcPr>
            <w:tcW w:w="1440" w:type="dxa"/>
          </w:tcPr>
          <w:p w14:paraId="6E5A8DE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I.23</w:t>
            </w:r>
          </w:p>
        </w:tc>
        <w:tc>
          <w:tcPr>
            <w:tcW w:w="1440" w:type="dxa"/>
          </w:tcPr>
          <w:p w14:paraId="0ACD7D4B" w14:textId="34DFCF71"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I.25</w:t>
            </w:r>
          </w:p>
        </w:tc>
        <w:tc>
          <w:tcPr>
            <w:tcW w:w="1440" w:type="dxa"/>
          </w:tcPr>
          <w:p w14:paraId="084C5EAC" w14:textId="0925F992"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I.28</w:t>
            </w:r>
          </w:p>
        </w:tc>
        <w:tc>
          <w:tcPr>
            <w:tcW w:w="1440" w:type="dxa"/>
          </w:tcPr>
          <w:p w14:paraId="74D89757" w14:textId="10E40F83"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I.29</w:t>
            </w:r>
          </w:p>
        </w:tc>
        <w:tc>
          <w:tcPr>
            <w:tcW w:w="1440" w:type="dxa"/>
          </w:tcPr>
          <w:p w14:paraId="3432E0EA" w14:textId="1833D448"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I.30</w:t>
            </w:r>
          </w:p>
        </w:tc>
        <w:tc>
          <w:tcPr>
            <w:tcW w:w="1440" w:type="dxa"/>
          </w:tcPr>
          <w:p w14:paraId="1EEB31AC" w14:textId="176390C5"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I.31</w:t>
            </w:r>
          </w:p>
        </w:tc>
        <w:tc>
          <w:tcPr>
            <w:tcW w:w="1440" w:type="dxa"/>
          </w:tcPr>
          <w:p w14:paraId="3FDD63F5" w14:textId="61B59B66"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I.32</w:t>
            </w:r>
          </w:p>
        </w:tc>
      </w:tr>
      <w:tr w:rsidR="00E71899" w:rsidRPr="00BE068B" w14:paraId="2708A90D" w14:textId="2B508AFE" w:rsidTr="00E71899">
        <w:trPr>
          <w:trHeight w:val="244"/>
        </w:trPr>
        <w:tc>
          <w:tcPr>
            <w:tcW w:w="677" w:type="dxa"/>
            <w:vMerge w:val="restart"/>
          </w:tcPr>
          <w:p w14:paraId="14F3C201"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Field</w:t>
            </w:r>
          </w:p>
        </w:tc>
        <w:tc>
          <w:tcPr>
            <w:tcW w:w="2160" w:type="dxa"/>
            <w:vMerge w:val="restart"/>
          </w:tcPr>
          <w:p w14:paraId="0E0D3F60" w14:textId="751DF439"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was the main tillage method used?</w:t>
            </w:r>
          </w:p>
          <w:p w14:paraId="2D45112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1=Conventional hand hoeing</w:t>
            </w:r>
          </w:p>
          <w:p w14:paraId="4DB0DA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2=Planting basins / pot holing</w:t>
            </w:r>
          </w:p>
          <w:p w14:paraId="14B14FC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3=Zero tillage</w:t>
            </w:r>
          </w:p>
          <w:p w14:paraId="714E0AD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4=Ploughing</w:t>
            </w:r>
          </w:p>
          <w:p w14:paraId="5A029E8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5=Ripping</w:t>
            </w:r>
          </w:p>
          <w:p w14:paraId="318801A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6=Ridging (before planting)</w:t>
            </w:r>
          </w:p>
          <w:p w14:paraId="49B413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7=Bunding</w:t>
            </w:r>
          </w:p>
          <w:p w14:paraId="1C4A9F3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8=Mounding</w:t>
            </w:r>
          </w:p>
        </w:tc>
        <w:tc>
          <w:tcPr>
            <w:tcW w:w="1080" w:type="dxa"/>
            <w:vMerge w:val="restart"/>
          </w:tcPr>
          <w:p w14:paraId="75CB49EF" w14:textId="192F23D3"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What types of fertilizer did you use on this field?</w:t>
            </w:r>
          </w:p>
          <w:p w14:paraId="12E05C2C" w14:textId="797846DB"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(See Code 119 below. Select all that apply)</w:t>
            </w:r>
          </w:p>
          <w:p w14:paraId="443CD1A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Probe and code</w:t>
            </w:r>
          </w:p>
        </w:tc>
        <w:tc>
          <w:tcPr>
            <w:tcW w:w="1440" w:type="dxa"/>
            <w:vMerge w:val="restart"/>
          </w:tcPr>
          <w:p w14:paraId="6C450E46" w14:textId="407E0588"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What quantity of fertilizer (in total) did the household apply to this field?</w:t>
            </w:r>
          </w:p>
          <w:p w14:paraId="30417C41" w14:textId="77777777"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In kgs</w:t>
            </w:r>
          </w:p>
          <w:p w14:paraId="5B48A7F2" w14:textId="44A6809F" w:rsidR="00E71899" w:rsidRPr="00BE068B" w:rsidRDefault="00E71899" w:rsidP="00E71899">
            <w:pPr>
              <w:contextualSpacing/>
              <w:rPr>
                <w:rFonts w:ascii="Gill Sans MT" w:hAnsi="Gill Sans MT" w:cs="Times New Roman"/>
                <w:sz w:val="20"/>
              </w:rPr>
            </w:pPr>
            <w:r w:rsidRPr="00BE068B">
              <w:rPr>
                <w:rFonts w:ascii="Gill Sans MT" w:hAnsi="Gill Sans MT" w:cs="Times New Roman"/>
                <w:sz w:val="20"/>
              </w:rPr>
              <w:t>Skip if I21=0</w:t>
            </w:r>
          </w:p>
        </w:tc>
        <w:tc>
          <w:tcPr>
            <w:tcW w:w="1440" w:type="dxa"/>
            <w:vMerge w:val="restart"/>
          </w:tcPr>
          <w:p w14:paraId="0D5FE30E" w14:textId="3DA70ED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Within the past 5 years, has your household ever let this field rest (lie fallow)?</w:t>
            </w:r>
          </w:p>
          <w:p w14:paraId="32965865" w14:textId="03A9278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4CC9D908" w14:textId="2300190C"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7697E6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3C7425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4EDA47FE" w14:textId="75A02C2E"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F177C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Did you replant this field during the 2013-2014 agricultural seasons?</w:t>
            </w:r>
          </w:p>
          <w:p w14:paraId="13229CB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1=No</w:t>
            </w:r>
          </w:p>
          <w:p w14:paraId="31E3427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2=Yes</w:t>
            </w:r>
          </w:p>
          <w:p w14:paraId="767ABB14"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BF0F5B5" w14:textId="5D67F044"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tc>
        <w:tc>
          <w:tcPr>
            <w:tcW w:w="1440" w:type="dxa"/>
          </w:tcPr>
          <w:p w14:paraId="7779403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field, how was the crop/field residue from the last agricultural season mainly used or disposed of?</w:t>
            </w:r>
          </w:p>
          <w:p w14:paraId="01A22E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5D892DA" w14:textId="77777777" w:rsidR="00E71899" w:rsidRPr="00BE068B" w:rsidRDefault="00E71899" w:rsidP="00E71899">
            <w:pPr>
              <w:kinsoku w:val="0"/>
              <w:overflowPunct w:val="0"/>
              <w:autoSpaceDE w:val="0"/>
              <w:autoSpaceDN w:val="0"/>
              <w:adjustRightInd w:val="0"/>
              <w:ind w:right="38"/>
              <w:contextualSpacing/>
              <w:rPr>
                <w:rFonts w:ascii="Gill Sans MT" w:hAnsi="Gill Sans MT" w:cs="Times New Roman"/>
                <w:i/>
                <w:sz w:val="20"/>
              </w:rPr>
            </w:pPr>
            <w:r w:rsidRPr="00BE068B">
              <w:rPr>
                <w:rFonts w:ascii="Gill Sans MT" w:hAnsi="Gill Sans MT" w:cs="Times New Roman"/>
                <w:i/>
                <w:sz w:val="20"/>
              </w:rPr>
              <w:t>(See residue Code 120 Below)</w:t>
            </w:r>
          </w:p>
          <w:p w14:paraId="760F0CDF" w14:textId="20868778"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i/>
                <w:sz w:val="20"/>
              </w:rPr>
              <w:t>Probe and Code, select all that apply</w:t>
            </w:r>
            <w:r w:rsidRPr="00BE068B">
              <w:rPr>
                <w:rFonts w:ascii="Gill Sans MT" w:hAnsi="Gill Sans MT" w:cs="Times New Roman"/>
                <w:sz w:val="20"/>
              </w:rPr>
              <w:t xml:space="preserve"> </w:t>
            </w:r>
          </w:p>
        </w:tc>
        <w:tc>
          <w:tcPr>
            <w:tcW w:w="1440" w:type="dxa"/>
          </w:tcPr>
          <w:p w14:paraId="6407D67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w:t>
            </w:r>
            <w:commentRangeStart w:id="76"/>
            <w:r w:rsidRPr="00BE068B">
              <w:rPr>
                <w:rFonts w:ascii="Gill Sans MT" w:hAnsi="Gill Sans MT" w:cs="Times New Roman"/>
                <w:sz w:val="20"/>
              </w:rPr>
              <w:t xml:space="preserve">five </w:t>
            </w:r>
            <w:commentRangeEnd w:id="76"/>
            <w:r w:rsidR="002F24C5">
              <w:rPr>
                <w:rStyle w:val="CommentReference"/>
                <w:rFonts w:eastAsiaTheme="minorHAnsi"/>
              </w:rPr>
              <w:commentReference w:id="76"/>
            </w:r>
            <w:r w:rsidRPr="00BE068B">
              <w:rPr>
                <w:rFonts w:ascii="Gill Sans MT" w:hAnsi="Gill Sans MT" w:cs="Times New Roman"/>
                <w:sz w:val="20"/>
              </w:rPr>
              <w:t>years, how many years did your household improve this field with planting basins (pot holes)?</w:t>
            </w:r>
          </w:p>
          <w:p w14:paraId="1BBB8533"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3F1B39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6A82AAC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31DF4E3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5EC97D3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72D54E8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7C3300B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4BB02F3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410F779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999=Prefer not to respond</w:t>
            </w:r>
          </w:p>
          <w:p w14:paraId="3A6DCB5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096BC15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past five years, how many years did your household improve this field through zero tillage?</w:t>
            </w:r>
          </w:p>
          <w:p w14:paraId="05E3CB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0EFABCB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425678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6A00A93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3668654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5E02BE9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A55B61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35375C0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27D28A4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530FAACC"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11E73B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1B18284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In the past five years, how many years did your household improve this field through ridging, mounding, or terracing? </w:t>
            </w:r>
          </w:p>
          <w:p w14:paraId="08CD1EC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402297FA"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A2D29F1"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01AEA70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244B161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6F9AE93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24F2B030"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0D5DF1F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68193480" w14:textId="77777777" w:rsidR="00E71899" w:rsidRPr="00BE068B" w:rsidRDefault="00E71899" w:rsidP="00E71899">
            <w:pPr>
              <w:contextualSpacing/>
              <w:rPr>
                <w:rFonts w:ascii="Gill Sans MT" w:hAnsi="Gill Sans MT" w:cs="Times New Roman"/>
                <w:sz w:val="20"/>
              </w:rPr>
            </w:pPr>
            <w:r w:rsidRPr="00BE068B">
              <w:rPr>
                <w:rFonts w:ascii="Gill Sans MT" w:hAnsi="Gill Sans MT"/>
                <w:sz w:val="20"/>
              </w:rPr>
              <w:t>999=Prefer not to respond</w:t>
            </w:r>
          </w:p>
          <w:p w14:paraId="284911C9"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c>
          <w:tcPr>
            <w:tcW w:w="1440" w:type="dxa"/>
          </w:tcPr>
          <w:p w14:paraId="29FFF82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past five years, how many years did your household improve this field through fencing?</w:t>
            </w:r>
          </w:p>
          <w:p w14:paraId="5BE0C2D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589FB2E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019F515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1-One</w:t>
            </w:r>
          </w:p>
          <w:p w14:paraId="58002F0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2-Two</w:t>
            </w:r>
          </w:p>
          <w:p w14:paraId="1A18F0C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3-Three</w:t>
            </w:r>
          </w:p>
          <w:p w14:paraId="49D970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4-Four</w:t>
            </w:r>
          </w:p>
          <w:p w14:paraId="35C1EF9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5-Five</w:t>
            </w:r>
          </w:p>
          <w:p w14:paraId="6C11EC7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06A9854C" w14:textId="77777777" w:rsidR="00E71899" w:rsidRPr="00BE068B" w:rsidRDefault="00E71899" w:rsidP="00E71899">
            <w:pPr>
              <w:kinsoku w:val="0"/>
              <w:overflowPunct w:val="0"/>
              <w:autoSpaceDE w:val="0"/>
              <w:autoSpaceDN w:val="0"/>
              <w:adjustRightInd w:val="0"/>
              <w:contextualSpacing/>
              <w:rPr>
                <w:rFonts w:ascii="Gill Sans MT" w:hAnsi="Gill Sans MT"/>
                <w:sz w:val="20"/>
              </w:rPr>
            </w:pPr>
            <w:r w:rsidRPr="00BE068B">
              <w:rPr>
                <w:rFonts w:ascii="Gill Sans MT" w:hAnsi="Gill Sans MT"/>
                <w:sz w:val="20"/>
              </w:rPr>
              <w:t>999=Prefer not to respond</w:t>
            </w:r>
          </w:p>
          <w:p w14:paraId="163C269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tc>
      </w:tr>
      <w:tr w:rsidR="00E71899" w:rsidRPr="00BE068B" w14:paraId="7BED1208" w14:textId="1CA1F94E" w:rsidTr="00E71899">
        <w:trPr>
          <w:trHeight w:val="244"/>
        </w:trPr>
        <w:tc>
          <w:tcPr>
            <w:tcW w:w="677" w:type="dxa"/>
            <w:vMerge/>
          </w:tcPr>
          <w:p w14:paraId="124A2008" w14:textId="77777777" w:rsidR="00E71899" w:rsidRPr="00BE068B" w:rsidRDefault="00E71899" w:rsidP="00E71899">
            <w:pPr>
              <w:contextualSpacing/>
              <w:jc w:val="center"/>
              <w:rPr>
                <w:rFonts w:ascii="Gill Sans MT" w:hAnsi="Gill Sans MT"/>
                <w:sz w:val="20"/>
              </w:rPr>
            </w:pPr>
          </w:p>
        </w:tc>
        <w:tc>
          <w:tcPr>
            <w:tcW w:w="2160" w:type="dxa"/>
            <w:vMerge/>
          </w:tcPr>
          <w:p w14:paraId="53D2D91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sz w:val="20"/>
              </w:rPr>
            </w:pPr>
          </w:p>
        </w:tc>
        <w:tc>
          <w:tcPr>
            <w:tcW w:w="1080" w:type="dxa"/>
            <w:vMerge/>
          </w:tcPr>
          <w:p w14:paraId="5ADE2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18BC0EF3"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tc>
        <w:tc>
          <w:tcPr>
            <w:tcW w:w="1440" w:type="dxa"/>
            <w:vMerge/>
          </w:tcPr>
          <w:p w14:paraId="01963E9F" w14:textId="77777777" w:rsidR="00E71899" w:rsidRPr="00BE068B" w:rsidRDefault="00E71899" w:rsidP="00E71899">
            <w:pPr>
              <w:contextualSpacing/>
              <w:jc w:val="center"/>
              <w:rPr>
                <w:rFonts w:ascii="Gill Sans MT" w:hAnsi="Gill Sans MT" w:cs="Times New Roman"/>
                <w:sz w:val="20"/>
              </w:rPr>
            </w:pPr>
          </w:p>
        </w:tc>
        <w:tc>
          <w:tcPr>
            <w:tcW w:w="1440" w:type="dxa"/>
          </w:tcPr>
          <w:p w14:paraId="0CE5D585" w14:textId="77777777" w:rsidR="00E71899" w:rsidRPr="00BE068B" w:rsidRDefault="00E71899" w:rsidP="00E71899">
            <w:pPr>
              <w:contextualSpacing/>
              <w:jc w:val="center"/>
              <w:rPr>
                <w:rFonts w:ascii="Gill Sans MT" w:hAnsi="Gill Sans MT" w:cs="Times New Roman"/>
                <w:sz w:val="20"/>
              </w:rPr>
            </w:pPr>
          </w:p>
        </w:tc>
        <w:tc>
          <w:tcPr>
            <w:tcW w:w="1440" w:type="dxa"/>
          </w:tcPr>
          <w:p w14:paraId="683CFAEC" w14:textId="77777777" w:rsidR="00E71899" w:rsidRPr="00BE068B" w:rsidRDefault="00E71899" w:rsidP="00E71899">
            <w:pPr>
              <w:contextualSpacing/>
              <w:jc w:val="center"/>
              <w:rPr>
                <w:rFonts w:ascii="Gill Sans MT" w:hAnsi="Gill Sans MT" w:cs="Times New Roman"/>
                <w:sz w:val="20"/>
              </w:rPr>
            </w:pPr>
          </w:p>
        </w:tc>
        <w:tc>
          <w:tcPr>
            <w:tcW w:w="1440" w:type="dxa"/>
          </w:tcPr>
          <w:p w14:paraId="06732500" w14:textId="77777777" w:rsidR="00E71899" w:rsidRPr="00BE068B" w:rsidRDefault="00E71899" w:rsidP="00E71899">
            <w:pPr>
              <w:contextualSpacing/>
              <w:jc w:val="center"/>
              <w:rPr>
                <w:rFonts w:ascii="Gill Sans MT" w:hAnsi="Gill Sans MT" w:cs="Times New Roman"/>
                <w:sz w:val="20"/>
              </w:rPr>
            </w:pPr>
          </w:p>
        </w:tc>
        <w:tc>
          <w:tcPr>
            <w:tcW w:w="1440" w:type="dxa"/>
          </w:tcPr>
          <w:p w14:paraId="0A5F2EBF" w14:textId="77777777" w:rsidR="00E71899" w:rsidRPr="00BE068B" w:rsidRDefault="00E71899" w:rsidP="00E71899">
            <w:pPr>
              <w:contextualSpacing/>
              <w:jc w:val="center"/>
              <w:rPr>
                <w:rFonts w:ascii="Gill Sans MT" w:hAnsi="Gill Sans MT" w:cs="Times New Roman"/>
                <w:sz w:val="20"/>
              </w:rPr>
            </w:pPr>
          </w:p>
        </w:tc>
        <w:tc>
          <w:tcPr>
            <w:tcW w:w="1440" w:type="dxa"/>
          </w:tcPr>
          <w:p w14:paraId="0090FC47" w14:textId="77777777" w:rsidR="00E71899" w:rsidRPr="00BE068B" w:rsidRDefault="00E71899" w:rsidP="00E71899">
            <w:pPr>
              <w:contextualSpacing/>
              <w:jc w:val="center"/>
              <w:rPr>
                <w:rFonts w:ascii="Gill Sans MT" w:hAnsi="Gill Sans MT" w:cs="Times New Roman"/>
                <w:sz w:val="20"/>
              </w:rPr>
            </w:pPr>
          </w:p>
        </w:tc>
        <w:tc>
          <w:tcPr>
            <w:tcW w:w="1440" w:type="dxa"/>
          </w:tcPr>
          <w:p w14:paraId="552AEDAF" w14:textId="77777777" w:rsidR="00E71899" w:rsidRPr="00BE068B" w:rsidRDefault="00E71899" w:rsidP="00E71899">
            <w:pPr>
              <w:contextualSpacing/>
              <w:jc w:val="center"/>
              <w:rPr>
                <w:rFonts w:ascii="Gill Sans MT" w:hAnsi="Gill Sans MT" w:cs="Times New Roman"/>
                <w:sz w:val="20"/>
              </w:rPr>
            </w:pPr>
          </w:p>
        </w:tc>
      </w:tr>
      <w:tr w:rsidR="00E71899" w:rsidRPr="00BE068B" w14:paraId="237A280C" w14:textId="6AED2DC3" w:rsidTr="00E71899">
        <w:trPr>
          <w:trHeight w:val="20"/>
        </w:trPr>
        <w:tc>
          <w:tcPr>
            <w:tcW w:w="677" w:type="dxa"/>
          </w:tcPr>
          <w:p w14:paraId="50D9A68E"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2160" w:type="dxa"/>
          </w:tcPr>
          <w:p w14:paraId="3F78FBB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tillage</w:t>
            </w:r>
          </w:p>
        </w:tc>
        <w:tc>
          <w:tcPr>
            <w:tcW w:w="1080" w:type="dxa"/>
          </w:tcPr>
          <w:p w14:paraId="1F5D7BE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fertilizer</w:t>
            </w:r>
          </w:p>
        </w:tc>
        <w:tc>
          <w:tcPr>
            <w:tcW w:w="1440" w:type="dxa"/>
          </w:tcPr>
          <w:p w14:paraId="6067911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fertilizer_kgs</w:t>
            </w:r>
          </w:p>
        </w:tc>
        <w:tc>
          <w:tcPr>
            <w:tcW w:w="1440" w:type="dxa"/>
          </w:tcPr>
          <w:p w14:paraId="00359AA4"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fallow5</w:t>
            </w:r>
          </w:p>
        </w:tc>
        <w:tc>
          <w:tcPr>
            <w:tcW w:w="1440" w:type="dxa"/>
          </w:tcPr>
          <w:p w14:paraId="28017951" w14:textId="306B7606"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replant</w:t>
            </w:r>
          </w:p>
        </w:tc>
        <w:tc>
          <w:tcPr>
            <w:tcW w:w="1440" w:type="dxa"/>
          </w:tcPr>
          <w:p w14:paraId="5B97EC6B" w14:textId="259B8D9D"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residue</w:t>
            </w:r>
          </w:p>
        </w:tc>
        <w:tc>
          <w:tcPr>
            <w:tcW w:w="1440" w:type="dxa"/>
          </w:tcPr>
          <w:p w14:paraId="6E55B676" w14:textId="5B9473CF"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plantbasin</w:t>
            </w:r>
          </w:p>
        </w:tc>
        <w:tc>
          <w:tcPr>
            <w:tcW w:w="1440" w:type="dxa"/>
          </w:tcPr>
          <w:p w14:paraId="6945B4CA" w14:textId="692BB9BE"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zerotill</w:t>
            </w:r>
          </w:p>
        </w:tc>
        <w:tc>
          <w:tcPr>
            <w:tcW w:w="1440" w:type="dxa"/>
          </w:tcPr>
          <w:p w14:paraId="3235A730"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c>
          <w:tcPr>
            <w:tcW w:w="1440" w:type="dxa"/>
          </w:tcPr>
          <w:p w14:paraId="4F5BB54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p>
        </w:tc>
      </w:tr>
      <w:tr w:rsidR="00E71899" w:rsidRPr="00BE068B" w14:paraId="3708303C" w14:textId="0C473526" w:rsidTr="00E71899">
        <w:trPr>
          <w:trHeight w:val="20"/>
        </w:trPr>
        <w:tc>
          <w:tcPr>
            <w:tcW w:w="677" w:type="dxa"/>
          </w:tcPr>
          <w:p w14:paraId="205F1D1E"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2160" w:type="dxa"/>
          </w:tcPr>
          <w:p w14:paraId="137EC202" w14:textId="77777777" w:rsidR="00E71899" w:rsidRPr="00BE068B" w:rsidRDefault="00E71899" w:rsidP="00E71899">
            <w:pPr>
              <w:contextualSpacing/>
              <w:jc w:val="center"/>
              <w:rPr>
                <w:rFonts w:ascii="Gill Sans MT" w:hAnsi="Gill Sans MT"/>
              </w:rPr>
            </w:pPr>
          </w:p>
        </w:tc>
        <w:tc>
          <w:tcPr>
            <w:tcW w:w="1080" w:type="dxa"/>
          </w:tcPr>
          <w:p w14:paraId="00E5884B" w14:textId="77777777" w:rsidR="00E71899" w:rsidRPr="00BE068B" w:rsidRDefault="00E71899" w:rsidP="00E71899">
            <w:pPr>
              <w:contextualSpacing/>
              <w:jc w:val="center"/>
              <w:rPr>
                <w:rFonts w:ascii="Gill Sans MT" w:hAnsi="Gill Sans MT"/>
              </w:rPr>
            </w:pPr>
          </w:p>
        </w:tc>
        <w:tc>
          <w:tcPr>
            <w:tcW w:w="1440" w:type="dxa"/>
          </w:tcPr>
          <w:p w14:paraId="00AA5641" w14:textId="77777777" w:rsidR="00E71899" w:rsidRPr="00BE068B" w:rsidRDefault="00E71899" w:rsidP="00E71899">
            <w:pPr>
              <w:contextualSpacing/>
              <w:jc w:val="center"/>
              <w:rPr>
                <w:rFonts w:ascii="Gill Sans MT" w:hAnsi="Gill Sans MT"/>
              </w:rPr>
            </w:pPr>
          </w:p>
        </w:tc>
        <w:tc>
          <w:tcPr>
            <w:tcW w:w="1440" w:type="dxa"/>
          </w:tcPr>
          <w:p w14:paraId="21BBA726" w14:textId="77777777" w:rsidR="00E71899" w:rsidRPr="00BE068B" w:rsidRDefault="00E71899" w:rsidP="00E71899">
            <w:pPr>
              <w:contextualSpacing/>
              <w:jc w:val="center"/>
              <w:rPr>
                <w:rFonts w:ascii="Gill Sans MT" w:hAnsi="Gill Sans MT"/>
              </w:rPr>
            </w:pPr>
          </w:p>
        </w:tc>
        <w:tc>
          <w:tcPr>
            <w:tcW w:w="1440" w:type="dxa"/>
          </w:tcPr>
          <w:p w14:paraId="22CEB50B" w14:textId="77777777" w:rsidR="00E71899" w:rsidRPr="00BE068B" w:rsidRDefault="00E71899" w:rsidP="00E71899">
            <w:pPr>
              <w:contextualSpacing/>
              <w:jc w:val="center"/>
              <w:rPr>
                <w:rFonts w:ascii="Gill Sans MT" w:hAnsi="Gill Sans MT"/>
              </w:rPr>
            </w:pPr>
          </w:p>
        </w:tc>
        <w:tc>
          <w:tcPr>
            <w:tcW w:w="1440" w:type="dxa"/>
          </w:tcPr>
          <w:p w14:paraId="6F043059" w14:textId="77777777" w:rsidR="00E71899" w:rsidRPr="00BE068B" w:rsidRDefault="00E71899" w:rsidP="00E71899">
            <w:pPr>
              <w:contextualSpacing/>
              <w:jc w:val="center"/>
              <w:rPr>
                <w:rFonts w:ascii="Gill Sans MT" w:hAnsi="Gill Sans MT"/>
              </w:rPr>
            </w:pPr>
          </w:p>
        </w:tc>
        <w:tc>
          <w:tcPr>
            <w:tcW w:w="1440" w:type="dxa"/>
          </w:tcPr>
          <w:p w14:paraId="0EBFBFDE" w14:textId="77777777" w:rsidR="00E71899" w:rsidRPr="00BE068B" w:rsidRDefault="00E71899" w:rsidP="00E71899">
            <w:pPr>
              <w:contextualSpacing/>
              <w:jc w:val="center"/>
              <w:rPr>
                <w:rFonts w:ascii="Gill Sans MT" w:hAnsi="Gill Sans MT"/>
              </w:rPr>
            </w:pPr>
          </w:p>
        </w:tc>
        <w:tc>
          <w:tcPr>
            <w:tcW w:w="1440" w:type="dxa"/>
          </w:tcPr>
          <w:p w14:paraId="6D307319" w14:textId="77777777" w:rsidR="00E71899" w:rsidRPr="00BE068B" w:rsidRDefault="00E71899" w:rsidP="00E71899">
            <w:pPr>
              <w:contextualSpacing/>
              <w:jc w:val="center"/>
              <w:rPr>
                <w:rFonts w:ascii="Gill Sans MT" w:hAnsi="Gill Sans MT"/>
              </w:rPr>
            </w:pPr>
          </w:p>
        </w:tc>
        <w:tc>
          <w:tcPr>
            <w:tcW w:w="1440" w:type="dxa"/>
          </w:tcPr>
          <w:p w14:paraId="76BC82E9" w14:textId="77777777" w:rsidR="00E71899" w:rsidRPr="00BE068B" w:rsidRDefault="00E71899" w:rsidP="00E71899">
            <w:pPr>
              <w:contextualSpacing/>
              <w:jc w:val="center"/>
              <w:rPr>
                <w:rFonts w:ascii="Gill Sans MT" w:hAnsi="Gill Sans MT"/>
              </w:rPr>
            </w:pPr>
          </w:p>
        </w:tc>
        <w:tc>
          <w:tcPr>
            <w:tcW w:w="1440" w:type="dxa"/>
          </w:tcPr>
          <w:p w14:paraId="38F71629" w14:textId="77777777" w:rsidR="00E71899" w:rsidRPr="00BE068B" w:rsidRDefault="00E71899" w:rsidP="00E71899">
            <w:pPr>
              <w:contextualSpacing/>
              <w:jc w:val="center"/>
              <w:rPr>
                <w:rFonts w:ascii="Gill Sans MT" w:hAnsi="Gill Sans MT"/>
              </w:rPr>
            </w:pPr>
          </w:p>
        </w:tc>
      </w:tr>
      <w:tr w:rsidR="00E71899" w:rsidRPr="00BE068B" w14:paraId="19F71246" w14:textId="7A1A03EC" w:rsidTr="00E71899">
        <w:trPr>
          <w:trHeight w:val="20"/>
        </w:trPr>
        <w:tc>
          <w:tcPr>
            <w:tcW w:w="677" w:type="dxa"/>
          </w:tcPr>
          <w:p w14:paraId="502F4DA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2160" w:type="dxa"/>
          </w:tcPr>
          <w:p w14:paraId="7E8DF0DF" w14:textId="77777777" w:rsidR="00E71899" w:rsidRPr="00BE068B" w:rsidRDefault="00E71899" w:rsidP="00E71899">
            <w:pPr>
              <w:contextualSpacing/>
              <w:jc w:val="center"/>
              <w:rPr>
                <w:rFonts w:ascii="Gill Sans MT" w:hAnsi="Gill Sans MT"/>
              </w:rPr>
            </w:pPr>
          </w:p>
        </w:tc>
        <w:tc>
          <w:tcPr>
            <w:tcW w:w="1080" w:type="dxa"/>
          </w:tcPr>
          <w:p w14:paraId="265EA4B2" w14:textId="77777777" w:rsidR="00E71899" w:rsidRPr="00BE068B" w:rsidRDefault="00E71899" w:rsidP="00E71899">
            <w:pPr>
              <w:contextualSpacing/>
              <w:jc w:val="center"/>
              <w:rPr>
                <w:rFonts w:ascii="Gill Sans MT" w:hAnsi="Gill Sans MT"/>
              </w:rPr>
            </w:pPr>
          </w:p>
        </w:tc>
        <w:tc>
          <w:tcPr>
            <w:tcW w:w="1440" w:type="dxa"/>
          </w:tcPr>
          <w:p w14:paraId="17E0FE55" w14:textId="77777777" w:rsidR="00E71899" w:rsidRPr="00BE068B" w:rsidRDefault="00E71899" w:rsidP="00E71899">
            <w:pPr>
              <w:contextualSpacing/>
              <w:jc w:val="center"/>
              <w:rPr>
                <w:rFonts w:ascii="Gill Sans MT" w:hAnsi="Gill Sans MT"/>
              </w:rPr>
            </w:pPr>
          </w:p>
        </w:tc>
        <w:tc>
          <w:tcPr>
            <w:tcW w:w="1440" w:type="dxa"/>
          </w:tcPr>
          <w:p w14:paraId="2D89C92A" w14:textId="77777777" w:rsidR="00E71899" w:rsidRPr="00BE068B" w:rsidRDefault="00E71899" w:rsidP="00E71899">
            <w:pPr>
              <w:contextualSpacing/>
              <w:jc w:val="center"/>
              <w:rPr>
                <w:rFonts w:ascii="Gill Sans MT" w:hAnsi="Gill Sans MT"/>
              </w:rPr>
            </w:pPr>
          </w:p>
        </w:tc>
        <w:tc>
          <w:tcPr>
            <w:tcW w:w="1440" w:type="dxa"/>
          </w:tcPr>
          <w:p w14:paraId="53157D8D" w14:textId="77777777" w:rsidR="00E71899" w:rsidRPr="00BE068B" w:rsidRDefault="00E71899" w:rsidP="00E71899">
            <w:pPr>
              <w:contextualSpacing/>
              <w:jc w:val="center"/>
              <w:rPr>
                <w:rFonts w:ascii="Gill Sans MT" w:hAnsi="Gill Sans MT"/>
              </w:rPr>
            </w:pPr>
          </w:p>
        </w:tc>
        <w:tc>
          <w:tcPr>
            <w:tcW w:w="1440" w:type="dxa"/>
          </w:tcPr>
          <w:p w14:paraId="7A7E7E22" w14:textId="77777777" w:rsidR="00E71899" w:rsidRPr="00BE068B" w:rsidRDefault="00E71899" w:rsidP="00E71899">
            <w:pPr>
              <w:contextualSpacing/>
              <w:jc w:val="center"/>
              <w:rPr>
                <w:rFonts w:ascii="Gill Sans MT" w:hAnsi="Gill Sans MT"/>
              </w:rPr>
            </w:pPr>
          </w:p>
        </w:tc>
        <w:tc>
          <w:tcPr>
            <w:tcW w:w="1440" w:type="dxa"/>
          </w:tcPr>
          <w:p w14:paraId="61B9DE7A" w14:textId="77777777" w:rsidR="00E71899" w:rsidRPr="00BE068B" w:rsidRDefault="00E71899" w:rsidP="00E71899">
            <w:pPr>
              <w:contextualSpacing/>
              <w:jc w:val="center"/>
              <w:rPr>
                <w:rFonts w:ascii="Gill Sans MT" w:hAnsi="Gill Sans MT"/>
              </w:rPr>
            </w:pPr>
          </w:p>
        </w:tc>
        <w:tc>
          <w:tcPr>
            <w:tcW w:w="1440" w:type="dxa"/>
          </w:tcPr>
          <w:p w14:paraId="3298DF8A" w14:textId="77777777" w:rsidR="00E71899" w:rsidRPr="00BE068B" w:rsidRDefault="00E71899" w:rsidP="00E71899">
            <w:pPr>
              <w:contextualSpacing/>
              <w:jc w:val="center"/>
              <w:rPr>
                <w:rFonts w:ascii="Gill Sans MT" w:hAnsi="Gill Sans MT"/>
              </w:rPr>
            </w:pPr>
          </w:p>
        </w:tc>
        <w:tc>
          <w:tcPr>
            <w:tcW w:w="1440" w:type="dxa"/>
          </w:tcPr>
          <w:p w14:paraId="2DC47638" w14:textId="77777777" w:rsidR="00E71899" w:rsidRPr="00BE068B" w:rsidRDefault="00E71899" w:rsidP="00E71899">
            <w:pPr>
              <w:contextualSpacing/>
              <w:jc w:val="center"/>
              <w:rPr>
                <w:rFonts w:ascii="Gill Sans MT" w:hAnsi="Gill Sans MT"/>
              </w:rPr>
            </w:pPr>
          </w:p>
        </w:tc>
        <w:tc>
          <w:tcPr>
            <w:tcW w:w="1440" w:type="dxa"/>
          </w:tcPr>
          <w:p w14:paraId="64F807F3" w14:textId="77777777" w:rsidR="00E71899" w:rsidRPr="00BE068B" w:rsidRDefault="00E71899" w:rsidP="00E71899">
            <w:pPr>
              <w:contextualSpacing/>
              <w:jc w:val="center"/>
              <w:rPr>
                <w:rFonts w:ascii="Gill Sans MT" w:hAnsi="Gill Sans MT"/>
              </w:rPr>
            </w:pPr>
          </w:p>
        </w:tc>
      </w:tr>
      <w:tr w:rsidR="00E71899" w:rsidRPr="00BE068B" w14:paraId="72E10576" w14:textId="1A55EBAB" w:rsidTr="00E71899">
        <w:trPr>
          <w:trHeight w:val="20"/>
        </w:trPr>
        <w:tc>
          <w:tcPr>
            <w:tcW w:w="677" w:type="dxa"/>
          </w:tcPr>
          <w:p w14:paraId="3684BBE1"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2160" w:type="dxa"/>
          </w:tcPr>
          <w:p w14:paraId="710F2DE6" w14:textId="77777777" w:rsidR="00E71899" w:rsidRPr="00BE068B" w:rsidRDefault="00E71899" w:rsidP="00E71899">
            <w:pPr>
              <w:contextualSpacing/>
              <w:jc w:val="center"/>
              <w:rPr>
                <w:rFonts w:ascii="Gill Sans MT" w:hAnsi="Gill Sans MT"/>
              </w:rPr>
            </w:pPr>
          </w:p>
        </w:tc>
        <w:tc>
          <w:tcPr>
            <w:tcW w:w="1080" w:type="dxa"/>
          </w:tcPr>
          <w:p w14:paraId="6E60C391" w14:textId="77777777" w:rsidR="00E71899" w:rsidRPr="00BE068B" w:rsidRDefault="00E71899" w:rsidP="00E71899">
            <w:pPr>
              <w:contextualSpacing/>
              <w:jc w:val="center"/>
              <w:rPr>
                <w:rFonts w:ascii="Gill Sans MT" w:hAnsi="Gill Sans MT"/>
              </w:rPr>
            </w:pPr>
          </w:p>
        </w:tc>
        <w:tc>
          <w:tcPr>
            <w:tcW w:w="1440" w:type="dxa"/>
          </w:tcPr>
          <w:p w14:paraId="113B8AFD" w14:textId="77777777" w:rsidR="00E71899" w:rsidRPr="00BE068B" w:rsidRDefault="00E71899" w:rsidP="00E71899">
            <w:pPr>
              <w:contextualSpacing/>
              <w:jc w:val="center"/>
              <w:rPr>
                <w:rFonts w:ascii="Gill Sans MT" w:hAnsi="Gill Sans MT"/>
              </w:rPr>
            </w:pPr>
          </w:p>
        </w:tc>
        <w:tc>
          <w:tcPr>
            <w:tcW w:w="1440" w:type="dxa"/>
          </w:tcPr>
          <w:p w14:paraId="344FC262" w14:textId="77777777" w:rsidR="00E71899" w:rsidRPr="00BE068B" w:rsidRDefault="00E71899" w:rsidP="00E71899">
            <w:pPr>
              <w:contextualSpacing/>
              <w:jc w:val="center"/>
              <w:rPr>
                <w:rFonts w:ascii="Gill Sans MT" w:hAnsi="Gill Sans MT"/>
              </w:rPr>
            </w:pPr>
          </w:p>
        </w:tc>
        <w:tc>
          <w:tcPr>
            <w:tcW w:w="1440" w:type="dxa"/>
          </w:tcPr>
          <w:p w14:paraId="6D3EB24B" w14:textId="77777777" w:rsidR="00E71899" w:rsidRPr="00BE068B" w:rsidRDefault="00E71899" w:rsidP="00E71899">
            <w:pPr>
              <w:contextualSpacing/>
              <w:jc w:val="center"/>
              <w:rPr>
                <w:rFonts w:ascii="Gill Sans MT" w:hAnsi="Gill Sans MT"/>
              </w:rPr>
            </w:pPr>
          </w:p>
        </w:tc>
        <w:tc>
          <w:tcPr>
            <w:tcW w:w="1440" w:type="dxa"/>
          </w:tcPr>
          <w:p w14:paraId="194AE9C6" w14:textId="77777777" w:rsidR="00E71899" w:rsidRPr="00BE068B" w:rsidRDefault="00E71899" w:rsidP="00E71899">
            <w:pPr>
              <w:contextualSpacing/>
              <w:jc w:val="center"/>
              <w:rPr>
                <w:rFonts w:ascii="Gill Sans MT" w:hAnsi="Gill Sans MT"/>
              </w:rPr>
            </w:pPr>
          </w:p>
        </w:tc>
        <w:tc>
          <w:tcPr>
            <w:tcW w:w="1440" w:type="dxa"/>
          </w:tcPr>
          <w:p w14:paraId="69F71496" w14:textId="77777777" w:rsidR="00E71899" w:rsidRPr="00BE068B" w:rsidRDefault="00E71899" w:rsidP="00E71899">
            <w:pPr>
              <w:contextualSpacing/>
              <w:jc w:val="center"/>
              <w:rPr>
                <w:rFonts w:ascii="Gill Sans MT" w:hAnsi="Gill Sans MT"/>
              </w:rPr>
            </w:pPr>
          </w:p>
        </w:tc>
        <w:tc>
          <w:tcPr>
            <w:tcW w:w="1440" w:type="dxa"/>
          </w:tcPr>
          <w:p w14:paraId="46DDBF85" w14:textId="77777777" w:rsidR="00E71899" w:rsidRPr="00BE068B" w:rsidRDefault="00E71899" w:rsidP="00E71899">
            <w:pPr>
              <w:contextualSpacing/>
              <w:jc w:val="center"/>
              <w:rPr>
                <w:rFonts w:ascii="Gill Sans MT" w:hAnsi="Gill Sans MT"/>
              </w:rPr>
            </w:pPr>
          </w:p>
        </w:tc>
        <w:tc>
          <w:tcPr>
            <w:tcW w:w="1440" w:type="dxa"/>
          </w:tcPr>
          <w:p w14:paraId="440922EA" w14:textId="77777777" w:rsidR="00E71899" w:rsidRPr="00BE068B" w:rsidRDefault="00E71899" w:rsidP="00E71899">
            <w:pPr>
              <w:contextualSpacing/>
              <w:jc w:val="center"/>
              <w:rPr>
                <w:rFonts w:ascii="Gill Sans MT" w:hAnsi="Gill Sans MT"/>
              </w:rPr>
            </w:pPr>
          </w:p>
        </w:tc>
        <w:tc>
          <w:tcPr>
            <w:tcW w:w="1440" w:type="dxa"/>
          </w:tcPr>
          <w:p w14:paraId="2D8D3D6E" w14:textId="77777777" w:rsidR="00E71899" w:rsidRPr="00BE068B" w:rsidRDefault="00E71899" w:rsidP="00E71899">
            <w:pPr>
              <w:contextualSpacing/>
              <w:jc w:val="center"/>
              <w:rPr>
                <w:rFonts w:ascii="Gill Sans MT" w:hAnsi="Gill Sans MT"/>
              </w:rPr>
            </w:pPr>
          </w:p>
        </w:tc>
      </w:tr>
      <w:tr w:rsidR="00E71899" w:rsidRPr="00BE068B" w14:paraId="56E1589C" w14:textId="1E7A774F" w:rsidTr="00E71899">
        <w:trPr>
          <w:trHeight w:val="20"/>
        </w:trPr>
        <w:tc>
          <w:tcPr>
            <w:tcW w:w="677" w:type="dxa"/>
          </w:tcPr>
          <w:p w14:paraId="3D9B743B"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2160" w:type="dxa"/>
          </w:tcPr>
          <w:p w14:paraId="24167F4C" w14:textId="77777777" w:rsidR="00E71899" w:rsidRPr="00BE068B" w:rsidRDefault="00E71899" w:rsidP="00E71899">
            <w:pPr>
              <w:contextualSpacing/>
              <w:jc w:val="center"/>
              <w:rPr>
                <w:rFonts w:ascii="Gill Sans MT" w:hAnsi="Gill Sans MT"/>
              </w:rPr>
            </w:pPr>
          </w:p>
        </w:tc>
        <w:tc>
          <w:tcPr>
            <w:tcW w:w="1080" w:type="dxa"/>
          </w:tcPr>
          <w:p w14:paraId="0E1E49D3" w14:textId="77777777" w:rsidR="00E71899" w:rsidRPr="00BE068B" w:rsidRDefault="00E71899" w:rsidP="00E71899">
            <w:pPr>
              <w:contextualSpacing/>
              <w:jc w:val="center"/>
              <w:rPr>
                <w:rFonts w:ascii="Gill Sans MT" w:hAnsi="Gill Sans MT"/>
              </w:rPr>
            </w:pPr>
          </w:p>
        </w:tc>
        <w:tc>
          <w:tcPr>
            <w:tcW w:w="1440" w:type="dxa"/>
          </w:tcPr>
          <w:p w14:paraId="3B02D482" w14:textId="77777777" w:rsidR="00E71899" w:rsidRPr="00BE068B" w:rsidRDefault="00E71899" w:rsidP="00E71899">
            <w:pPr>
              <w:contextualSpacing/>
              <w:jc w:val="center"/>
              <w:rPr>
                <w:rFonts w:ascii="Gill Sans MT" w:hAnsi="Gill Sans MT"/>
              </w:rPr>
            </w:pPr>
          </w:p>
        </w:tc>
        <w:tc>
          <w:tcPr>
            <w:tcW w:w="1440" w:type="dxa"/>
          </w:tcPr>
          <w:p w14:paraId="769F432F" w14:textId="77777777" w:rsidR="00E71899" w:rsidRPr="00BE068B" w:rsidRDefault="00E71899" w:rsidP="00E71899">
            <w:pPr>
              <w:contextualSpacing/>
              <w:jc w:val="center"/>
              <w:rPr>
                <w:rFonts w:ascii="Gill Sans MT" w:hAnsi="Gill Sans MT"/>
              </w:rPr>
            </w:pPr>
          </w:p>
        </w:tc>
        <w:tc>
          <w:tcPr>
            <w:tcW w:w="1440" w:type="dxa"/>
          </w:tcPr>
          <w:p w14:paraId="5B3FDD13" w14:textId="77777777" w:rsidR="00E71899" w:rsidRPr="00BE068B" w:rsidRDefault="00E71899" w:rsidP="00E71899">
            <w:pPr>
              <w:contextualSpacing/>
              <w:jc w:val="center"/>
              <w:rPr>
                <w:rFonts w:ascii="Gill Sans MT" w:hAnsi="Gill Sans MT"/>
              </w:rPr>
            </w:pPr>
          </w:p>
        </w:tc>
        <w:tc>
          <w:tcPr>
            <w:tcW w:w="1440" w:type="dxa"/>
          </w:tcPr>
          <w:p w14:paraId="3C1117C4" w14:textId="77777777" w:rsidR="00E71899" w:rsidRPr="00BE068B" w:rsidRDefault="00E71899" w:rsidP="00E71899">
            <w:pPr>
              <w:contextualSpacing/>
              <w:jc w:val="center"/>
              <w:rPr>
                <w:rFonts w:ascii="Gill Sans MT" w:hAnsi="Gill Sans MT"/>
              </w:rPr>
            </w:pPr>
          </w:p>
        </w:tc>
        <w:tc>
          <w:tcPr>
            <w:tcW w:w="1440" w:type="dxa"/>
          </w:tcPr>
          <w:p w14:paraId="76C98953" w14:textId="77777777" w:rsidR="00E71899" w:rsidRPr="00BE068B" w:rsidRDefault="00E71899" w:rsidP="00E71899">
            <w:pPr>
              <w:contextualSpacing/>
              <w:jc w:val="center"/>
              <w:rPr>
                <w:rFonts w:ascii="Gill Sans MT" w:hAnsi="Gill Sans MT"/>
              </w:rPr>
            </w:pPr>
          </w:p>
        </w:tc>
        <w:tc>
          <w:tcPr>
            <w:tcW w:w="1440" w:type="dxa"/>
          </w:tcPr>
          <w:p w14:paraId="2CA62E2A" w14:textId="77777777" w:rsidR="00E71899" w:rsidRPr="00BE068B" w:rsidRDefault="00E71899" w:rsidP="00E71899">
            <w:pPr>
              <w:contextualSpacing/>
              <w:jc w:val="center"/>
              <w:rPr>
                <w:rFonts w:ascii="Gill Sans MT" w:hAnsi="Gill Sans MT"/>
              </w:rPr>
            </w:pPr>
          </w:p>
        </w:tc>
        <w:tc>
          <w:tcPr>
            <w:tcW w:w="1440" w:type="dxa"/>
          </w:tcPr>
          <w:p w14:paraId="7E45C238" w14:textId="77777777" w:rsidR="00E71899" w:rsidRPr="00BE068B" w:rsidRDefault="00E71899" w:rsidP="00E71899">
            <w:pPr>
              <w:contextualSpacing/>
              <w:jc w:val="center"/>
              <w:rPr>
                <w:rFonts w:ascii="Gill Sans MT" w:hAnsi="Gill Sans MT"/>
              </w:rPr>
            </w:pPr>
          </w:p>
        </w:tc>
        <w:tc>
          <w:tcPr>
            <w:tcW w:w="1440" w:type="dxa"/>
          </w:tcPr>
          <w:p w14:paraId="5538CAB0" w14:textId="77777777" w:rsidR="00E71899" w:rsidRPr="00BE068B" w:rsidRDefault="00E71899" w:rsidP="00E71899">
            <w:pPr>
              <w:contextualSpacing/>
              <w:jc w:val="center"/>
              <w:rPr>
                <w:rFonts w:ascii="Gill Sans MT" w:hAnsi="Gill Sans MT"/>
              </w:rPr>
            </w:pPr>
          </w:p>
        </w:tc>
      </w:tr>
      <w:tr w:rsidR="00E71899" w:rsidRPr="00BE068B" w14:paraId="680709A2" w14:textId="7EC4B4F3" w:rsidTr="00E71899">
        <w:trPr>
          <w:trHeight w:val="20"/>
        </w:trPr>
        <w:tc>
          <w:tcPr>
            <w:tcW w:w="677" w:type="dxa"/>
          </w:tcPr>
          <w:p w14:paraId="1E11404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2160" w:type="dxa"/>
          </w:tcPr>
          <w:p w14:paraId="352C0C8B" w14:textId="77777777" w:rsidR="00E71899" w:rsidRPr="00BE068B" w:rsidRDefault="00E71899" w:rsidP="00E71899">
            <w:pPr>
              <w:contextualSpacing/>
              <w:jc w:val="center"/>
              <w:rPr>
                <w:rFonts w:ascii="Gill Sans MT" w:hAnsi="Gill Sans MT"/>
              </w:rPr>
            </w:pPr>
          </w:p>
        </w:tc>
        <w:tc>
          <w:tcPr>
            <w:tcW w:w="1080" w:type="dxa"/>
          </w:tcPr>
          <w:p w14:paraId="75EA0311" w14:textId="77777777" w:rsidR="00E71899" w:rsidRPr="00BE068B" w:rsidRDefault="00E71899" w:rsidP="00E71899">
            <w:pPr>
              <w:contextualSpacing/>
              <w:jc w:val="center"/>
              <w:rPr>
                <w:rFonts w:ascii="Gill Sans MT" w:hAnsi="Gill Sans MT"/>
              </w:rPr>
            </w:pPr>
          </w:p>
        </w:tc>
        <w:tc>
          <w:tcPr>
            <w:tcW w:w="1440" w:type="dxa"/>
          </w:tcPr>
          <w:p w14:paraId="2D848EF6" w14:textId="77777777" w:rsidR="00E71899" w:rsidRPr="00BE068B" w:rsidRDefault="00E71899" w:rsidP="00E71899">
            <w:pPr>
              <w:contextualSpacing/>
              <w:jc w:val="center"/>
              <w:rPr>
                <w:rFonts w:ascii="Gill Sans MT" w:hAnsi="Gill Sans MT"/>
              </w:rPr>
            </w:pPr>
          </w:p>
        </w:tc>
        <w:tc>
          <w:tcPr>
            <w:tcW w:w="1440" w:type="dxa"/>
          </w:tcPr>
          <w:p w14:paraId="516D4543" w14:textId="77777777" w:rsidR="00E71899" w:rsidRPr="00BE068B" w:rsidRDefault="00E71899" w:rsidP="00E71899">
            <w:pPr>
              <w:contextualSpacing/>
              <w:jc w:val="center"/>
              <w:rPr>
                <w:rFonts w:ascii="Gill Sans MT" w:hAnsi="Gill Sans MT"/>
              </w:rPr>
            </w:pPr>
          </w:p>
        </w:tc>
        <w:tc>
          <w:tcPr>
            <w:tcW w:w="1440" w:type="dxa"/>
          </w:tcPr>
          <w:p w14:paraId="5B5EC783" w14:textId="77777777" w:rsidR="00E71899" w:rsidRPr="00BE068B" w:rsidRDefault="00E71899" w:rsidP="00E71899">
            <w:pPr>
              <w:contextualSpacing/>
              <w:jc w:val="center"/>
              <w:rPr>
                <w:rFonts w:ascii="Gill Sans MT" w:hAnsi="Gill Sans MT"/>
              </w:rPr>
            </w:pPr>
          </w:p>
        </w:tc>
        <w:tc>
          <w:tcPr>
            <w:tcW w:w="1440" w:type="dxa"/>
          </w:tcPr>
          <w:p w14:paraId="5E18C288" w14:textId="77777777" w:rsidR="00E71899" w:rsidRPr="00BE068B" w:rsidRDefault="00E71899" w:rsidP="00E71899">
            <w:pPr>
              <w:contextualSpacing/>
              <w:jc w:val="center"/>
              <w:rPr>
                <w:rFonts w:ascii="Gill Sans MT" w:hAnsi="Gill Sans MT"/>
              </w:rPr>
            </w:pPr>
          </w:p>
        </w:tc>
        <w:tc>
          <w:tcPr>
            <w:tcW w:w="1440" w:type="dxa"/>
          </w:tcPr>
          <w:p w14:paraId="76EBC25B" w14:textId="77777777" w:rsidR="00E71899" w:rsidRPr="00BE068B" w:rsidRDefault="00E71899" w:rsidP="00E71899">
            <w:pPr>
              <w:contextualSpacing/>
              <w:jc w:val="center"/>
              <w:rPr>
                <w:rFonts w:ascii="Gill Sans MT" w:hAnsi="Gill Sans MT"/>
              </w:rPr>
            </w:pPr>
          </w:p>
        </w:tc>
        <w:tc>
          <w:tcPr>
            <w:tcW w:w="1440" w:type="dxa"/>
          </w:tcPr>
          <w:p w14:paraId="4D8C0CED" w14:textId="77777777" w:rsidR="00E71899" w:rsidRPr="00BE068B" w:rsidRDefault="00E71899" w:rsidP="00E71899">
            <w:pPr>
              <w:contextualSpacing/>
              <w:jc w:val="center"/>
              <w:rPr>
                <w:rFonts w:ascii="Gill Sans MT" w:hAnsi="Gill Sans MT"/>
              </w:rPr>
            </w:pPr>
          </w:p>
        </w:tc>
        <w:tc>
          <w:tcPr>
            <w:tcW w:w="1440" w:type="dxa"/>
          </w:tcPr>
          <w:p w14:paraId="10D8C148" w14:textId="77777777" w:rsidR="00E71899" w:rsidRPr="00BE068B" w:rsidRDefault="00E71899" w:rsidP="00E71899">
            <w:pPr>
              <w:contextualSpacing/>
              <w:jc w:val="center"/>
              <w:rPr>
                <w:rFonts w:ascii="Gill Sans MT" w:hAnsi="Gill Sans MT"/>
              </w:rPr>
            </w:pPr>
          </w:p>
        </w:tc>
        <w:tc>
          <w:tcPr>
            <w:tcW w:w="1440" w:type="dxa"/>
          </w:tcPr>
          <w:p w14:paraId="667BB12F" w14:textId="77777777" w:rsidR="00E71899" w:rsidRPr="00BE068B" w:rsidRDefault="00E71899" w:rsidP="00E71899">
            <w:pPr>
              <w:contextualSpacing/>
              <w:jc w:val="center"/>
              <w:rPr>
                <w:rFonts w:ascii="Gill Sans MT" w:hAnsi="Gill Sans MT"/>
              </w:rPr>
            </w:pPr>
          </w:p>
        </w:tc>
      </w:tr>
      <w:tr w:rsidR="00E71899" w:rsidRPr="00BE068B" w14:paraId="7B6C3A6F" w14:textId="32494399" w:rsidTr="00E71899">
        <w:trPr>
          <w:trHeight w:val="20"/>
        </w:trPr>
        <w:tc>
          <w:tcPr>
            <w:tcW w:w="677" w:type="dxa"/>
          </w:tcPr>
          <w:p w14:paraId="7109741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2160" w:type="dxa"/>
          </w:tcPr>
          <w:p w14:paraId="2CB8E5D5" w14:textId="77777777" w:rsidR="00E71899" w:rsidRPr="00BE068B" w:rsidRDefault="00E71899" w:rsidP="00E71899">
            <w:pPr>
              <w:contextualSpacing/>
              <w:jc w:val="center"/>
              <w:rPr>
                <w:rFonts w:ascii="Gill Sans MT" w:hAnsi="Gill Sans MT"/>
              </w:rPr>
            </w:pPr>
          </w:p>
        </w:tc>
        <w:tc>
          <w:tcPr>
            <w:tcW w:w="1080" w:type="dxa"/>
          </w:tcPr>
          <w:p w14:paraId="4C55E462" w14:textId="77777777" w:rsidR="00E71899" w:rsidRPr="00BE068B" w:rsidRDefault="00E71899" w:rsidP="00E71899">
            <w:pPr>
              <w:contextualSpacing/>
              <w:jc w:val="center"/>
              <w:rPr>
                <w:rFonts w:ascii="Gill Sans MT" w:hAnsi="Gill Sans MT"/>
              </w:rPr>
            </w:pPr>
          </w:p>
        </w:tc>
        <w:tc>
          <w:tcPr>
            <w:tcW w:w="1440" w:type="dxa"/>
          </w:tcPr>
          <w:p w14:paraId="162772CC" w14:textId="77777777" w:rsidR="00E71899" w:rsidRPr="00BE068B" w:rsidRDefault="00E71899" w:rsidP="00E71899">
            <w:pPr>
              <w:contextualSpacing/>
              <w:jc w:val="center"/>
              <w:rPr>
                <w:rFonts w:ascii="Gill Sans MT" w:hAnsi="Gill Sans MT"/>
              </w:rPr>
            </w:pPr>
          </w:p>
        </w:tc>
        <w:tc>
          <w:tcPr>
            <w:tcW w:w="1440" w:type="dxa"/>
          </w:tcPr>
          <w:p w14:paraId="026BC4DE" w14:textId="77777777" w:rsidR="00E71899" w:rsidRPr="00BE068B" w:rsidRDefault="00E71899" w:rsidP="00E71899">
            <w:pPr>
              <w:contextualSpacing/>
              <w:jc w:val="center"/>
              <w:rPr>
                <w:rFonts w:ascii="Gill Sans MT" w:hAnsi="Gill Sans MT"/>
              </w:rPr>
            </w:pPr>
          </w:p>
        </w:tc>
        <w:tc>
          <w:tcPr>
            <w:tcW w:w="1440" w:type="dxa"/>
          </w:tcPr>
          <w:p w14:paraId="3FB31129" w14:textId="77777777" w:rsidR="00E71899" w:rsidRPr="00BE068B" w:rsidRDefault="00E71899" w:rsidP="00E71899">
            <w:pPr>
              <w:contextualSpacing/>
              <w:jc w:val="center"/>
              <w:rPr>
                <w:rFonts w:ascii="Gill Sans MT" w:hAnsi="Gill Sans MT"/>
              </w:rPr>
            </w:pPr>
          </w:p>
        </w:tc>
        <w:tc>
          <w:tcPr>
            <w:tcW w:w="1440" w:type="dxa"/>
          </w:tcPr>
          <w:p w14:paraId="53A61DCC" w14:textId="77777777" w:rsidR="00E71899" w:rsidRPr="00BE068B" w:rsidRDefault="00E71899" w:rsidP="00E71899">
            <w:pPr>
              <w:contextualSpacing/>
              <w:jc w:val="center"/>
              <w:rPr>
                <w:rFonts w:ascii="Gill Sans MT" w:hAnsi="Gill Sans MT"/>
              </w:rPr>
            </w:pPr>
          </w:p>
        </w:tc>
        <w:tc>
          <w:tcPr>
            <w:tcW w:w="1440" w:type="dxa"/>
          </w:tcPr>
          <w:p w14:paraId="26D1F506" w14:textId="77777777" w:rsidR="00E71899" w:rsidRPr="00BE068B" w:rsidRDefault="00E71899" w:rsidP="00E71899">
            <w:pPr>
              <w:contextualSpacing/>
              <w:jc w:val="center"/>
              <w:rPr>
                <w:rFonts w:ascii="Gill Sans MT" w:hAnsi="Gill Sans MT"/>
              </w:rPr>
            </w:pPr>
          </w:p>
        </w:tc>
        <w:tc>
          <w:tcPr>
            <w:tcW w:w="1440" w:type="dxa"/>
          </w:tcPr>
          <w:p w14:paraId="5FB1BFD1" w14:textId="77777777" w:rsidR="00E71899" w:rsidRPr="00BE068B" w:rsidRDefault="00E71899" w:rsidP="00E71899">
            <w:pPr>
              <w:contextualSpacing/>
              <w:jc w:val="center"/>
              <w:rPr>
                <w:rFonts w:ascii="Gill Sans MT" w:hAnsi="Gill Sans MT"/>
              </w:rPr>
            </w:pPr>
          </w:p>
        </w:tc>
        <w:tc>
          <w:tcPr>
            <w:tcW w:w="1440" w:type="dxa"/>
          </w:tcPr>
          <w:p w14:paraId="4118B08F" w14:textId="77777777" w:rsidR="00E71899" w:rsidRPr="00BE068B" w:rsidRDefault="00E71899" w:rsidP="00E71899">
            <w:pPr>
              <w:contextualSpacing/>
              <w:jc w:val="center"/>
              <w:rPr>
                <w:rFonts w:ascii="Gill Sans MT" w:hAnsi="Gill Sans MT"/>
              </w:rPr>
            </w:pPr>
          </w:p>
        </w:tc>
        <w:tc>
          <w:tcPr>
            <w:tcW w:w="1440" w:type="dxa"/>
          </w:tcPr>
          <w:p w14:paraId="6B3A2C8C" w14:textId="77777777" w:rsidR="00E71899" w:rsidRPr="00BE068B" w:rsidRDefault="00E71899" w:rsidP="00E71899">
            <w:pPr>
              <w:contextualSpacing/>
              <w:jc w:val="center"/>
              <w:rPr>
                <w:rFonts w:ascii="Gill Sans MT" w:hAnsi="Gill Sans MT"/>
              </w:rPr>
            </w:pPr>
          </w:p>
        </w:tc>
      </w:tr>
      <w:tr w:rsidR="00E71899" w:rsidRPr="00BE068B" w14:paraId="295B0D6C" w14:textId="31CBE574" w:rsidTr="00E71899">
        <w:trPr>
          <w:trHeight w:val="20"/>
        </w:trPr>
        <w:tc>
          <w:tcPr>
            <w:tcW w:w="677" w:type="dxa"/>
          </w:tcPr>
          <w:p w14:paraId="020AA09A"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2160" w:type="dxa"/>
          </w:tcPr>
          <w:p w14:paraId="2AEDC02E" w14:textId="77777777" w:rsidR="00E71899" w:rsidRPr="00BE068B" w:rsidRDefault="00E71899" w:rsidP="00E71899">
            <w:pPr>
              <w:contextualSpacing/>
              <w:jc w:val="center"/>
              <w:rPr>
                <w:rFonts w:ascii="Gill Sans MT" w:hAnsi="Gill Sans MT"/>
              </w:rPr>
            </w:pPr>
          </w:p>
        </w:tc>
        <w:tc>
          <w:tcPr>
            <w:tcW w:w="1080" w:type="dxa"/>
          </w:tcPr>
          <w:p w14:paraId="7DF26179" w14:textId="77777777" w:rsidR="00E71899" w:rsidRPr="00BE068B" w:rsidRDefault="00E71899" w:rsidP="00E71899">
            <w:pPr>
              <w:contextualSpacing/>
              <w:jc w:val="center"/>
              <w:rPr>
                <w:rFonts w:ascii="Gill Sans MT" w:hAnsi="Gill Sans MT"/>
              </w:rPr>
            </w:pPr>
          </w:p>
        </w:tc>
        <w:tc>
          <w:tcPr>
            <w:tcW w:w="1440" w:type="dxa"/>
          </w:tcPr>
          <w:p w14:paraId="56926B12" w14:textId="77777777" w:rsidR="00E71899" w:rsidRPr="00BE068B" w:rsidRDefault="00E71899" w:rsidP="00E71899">
            <w:pPr>
              <w:contextualSpacing/>
              <w:jc w:val="center"/>
              <w:rPr>
                <w:rFonts w:ascii="Gill Sans MT" w:hAnsi="Gill Sans MT"/>
              </w:rPr>
            </w:pPr>
          </w:p>
        </w:tc>
        <w:tc>
          <w:tcPr>
            <w:tcW w:w="1440" w:type="dxa"/>
          </w:tcPr>
          <w:p w14:paraId="4A228527" w14:textId="77777777" w:rsidR="00E71899" w:rsidRPr="00BE068B" w:rsidRDefault="00E71899" w:rsidP="00E71899">
            <w:pPr>
              <w:contextualSpacing/>
              <w:jc w:val="center"/>
              <w:rPr>
                <w:rFonts w:ascii="Gill Sans MT" w:hAnsi="Gill Sans MT"/>
              </w:rPr>
            </w:pPr>
          </w:p>
        </w:tc>
        <w:tc>
          <w:tcPr>
            <w:tcW w:w="1440" w:type="dxa"/>
          </w:tcPr>
          <w:p w14:paraId="762E70DF" w14:textId="77777777" w:rsidR="00E71899" w:rsidRPr="00BE068B" w:rsidRDefault="00E71899" w:rsidP="00E71899">
            <w:pPr>
              <w:contextualSpacing/>
              <w:jc w:val="center"/>
              <w:rPr>
                <w:rFonts w:ascii="Gill Sans MT" w:hAnsi="Gill Sans MT"/>
              </w:rPr>
            </w:pPr>
          </w:p>
        </w:tc>
        <w:tc>
          <w:tcPr>
            <w:tcW w:w="1440" w:type="dxa"/>
          </w:tcPr>
          <w:p w14:paraId="6EAD2421" w14:textId="77777777" w:rsidR="00E71899" w:rsidRPr="00BE068B" w:rsidRDefault="00E71899" w:rsidP="00E71899">
            <w:pPr>
              <w:contextualSpacing/>
              <w:jc w:val="center"/>
              <w:rPr>
                <w:rFonts w:ascii="Gill Sans MT" w:hAnsi="Gill Sans MT"/>
              </w:rPr>
            </w:pPr>
          </w:p>
        </w:tc>
        <w:tc>
          <w:tcPr>
            <w:tcW w:w="1440" w:type="dxa"/>
          </w:tcPr>
          <w:p w14:paraId="034FEF6B" w14:textId="77777777" w:rsidR="00E71899" w:rsidRPr="00BE068B" w:rsidRDefault="00E71899" w:rsidP="00E71899">
            <w:pPr>
              <w:contextualSpacing/>
              <w:jc w:val="center"/>
              <w:rPr>
                <w:rFonts w:ascii="Gill Sans MT" w:hAnsi="Gill Sans MT"/>
              </w:rPr>
            </w:pPr>
          </w:p>
        </w:tc>
        <w:tc>
          <w:tcPr>
            <w:tcW w:w="1440" w:type="dxa"/>
          </w:tcPr>
          <w:p w14:paraId="2CA07EDD" w14:textId="77777777" w:rsidR="00E71899" w:rsidRPr="00BE068B" w:rsidRDefault="00E71899" w:rsidP="00E71899">
            <w:pPr>
              <w:contextualSpacing/>
              <w:jc w:val="center"/>
              <w:rPr>
                <w:rFonts w:ascii="Gill Sans MT" w:hAnsi="Gill Sans MT"/>
              </w:rPr>
            </w:pPr>
          </w:p>
        </w:tc>
        <w:tc>
          <w:tcPr>
            <w:tcW w:w="1440" w:type="dxa"/>
          </w:tcPr>
          <w:p w14:paraId="242FB776" w14:textId="77777777" w:rsidR="00E71899" w:rsidRPr="00BE068B" w:rsidRDefault="00E71899" w:rsidP="00E71899">
            <w:pPr>
              <w:contextualSpacing/>
              <w:jc w:val="center"/>
              <w:rPr>
                <w:rFonts w:ascii="Gill Sans MT" w:hAnsi="Gill Sans MT"/>
              </w:rPr>
            </w:pPr>
          </w:p>
        </w:tc>
        <w:tc>
          <w:tcPr>
            <w:tcW w:w="1440" w:type="dxa"/>
          </w:tcPr>
          <w:p w14:paraId="559DE5CF" w14:textId="77777777" w:rsidR="00E71899" w:rsidRPr="00BE068B" w:rsidRDefault="00E71899" w:rsidP="00E71899">
            <w:pPr>
              <w:contextualSpacing/>
              <w:jc w:val="center"/>
              <w:rPr>
                <w:rFonts w:ascii="Gill Sans MT" w:hAnsi="Gill Sans MT"/>
              </w:rPr>
            </w:pPr>
          </w:p>
        </w:tc>
      </w:tr>
      <w:tr w:rsidR="00E71899" w:rsidRPr="00BE068B" w14:paraId="364602BC" w14:textId="25861C07" w:rsidTr="00E71899">
        <w:trPr>
          <w:trHeight w:val="20"/>
        </w:trPr>
        <w:tc>
          <w:tcPr>
            <w:tcW w:w="677" w:type="dxa"/>
          </w:tcPr>
          <w:p w14:paraId="251EC36D"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2160" w:type="dxa"/>
          </w:tcPr>
          <w:p w14:paraId="59B589DA" w14:textId="77777777" w:rsidR="00E71899" w:rsidRPr="00BE068B" w:rsidRDefault="00E71899" w:rsidP="00E71899">
            <w:pPr>
              <w:contextualSpacing/>
              <w:jc w:val="center"/>
              <w:rPr>
                <w:rFonts w:ascii="Gill Sans MT" w:hAnsi="Gill Sans MT"/>
              </w:rPr>
            </w:pPr>
          </w:p>
        </w:tc>
        <w:tc>
          <w:tcPr>
            <w:tcW w:w="1080" w:type="dxa"/>
          </w:tcPr>
          <w:p w14:paraId="247648EA" w14:textId="77777777" w:rsidR="00E71899" w:rsidRPr="00BE068B" w:rsidRDefault="00E71899" w:rsidP="00E71899">
            <w:pPr>
              <w:contextualSpacing/>
              <w:jc w:val="center"/>
              <w:rPr>
                <w:rFonts w:ascii="Gill Sans MT" w:hAnsi="Gill Sans MT"/>
              </w:rPr>
            </w:pPr>
          </w:p>
        </w:tc>
        <w:tc>
          <w:tcPr>
            <w:tcW w:w="1440" w:type="dxa"/>
          </w:tcPr>
          <w:p w14:paraId="68D7EEE1" w14:textId="77777777" w:rsidR="00E71899" w:rsidRPr="00BE068B" w:rsidRDefault="00E71899" w:rsidP="00E71899">
            <w:pPr>
              <w:contextualSpacing/>
              <w:jc w:val="center"/>
              <w:rPr>
                <w:rFonts w:ascii="Gill Sans MT" w:hAnsi="Gill Sans MT"/>
              </w:rPr>
            </w:pPr>
          </w:p>
        </w:tc>
        <w:tc>
          <w:tcPr>
            <w:tcW w:w="1440" w:type="dxa"/>
          </w:tcPr>
          <w:p w14:paraId="3EF41E95" w14:textId="77777777" w:rsidR="00E71899" w:rsidRPr="00BE068B" w:rsidRDefault="00E71899" w:rsidP="00E71899">
            <w:pPr>
              <w:contextualSpacing/>
              <w:jc w:val="center"/>
              <w:rPr>
                <w:rFonts w:ascii="Gill Sans MT" w:hAnsi="Gill Sans MT"/>
              </w:rPr>
            </w:pPr>
          </w:p>
        </w:tc>
        <w:tc>
          <w:tcPr>
            <w:tcW w:w="1440" w:type="dxa"/>
          </w:tcPr>
          <w:p w14:paraId="24EE0C9D" w14:textId="77777777" w:rsidR="00E71899" w:rsidRPr="00BE068B" w:rsidRDefault="00E71899" w:rsidP="00E71899">
            <w:pPr>
              <w:contextualSpacing/>
              <w:jc w:val="center"/>
              <w:rPr>
                <w:rFonts w:ascii="Gill Sans MT" w:hAnsi="Gill Sans MT"/>
              </w:rPr>
            </w:pPr>
          </w:p>
        </w:tc>
        <w:tc>
          <w:tcPr>
            <w:tcW w:w="1440" w:type="dxa"/>
          </w:tcPr>
          <w:p w14:paraId="5B66B53B" w14:textId="77777777" w:rsidR="00E71899" w:rsidRPr="00BE068B" w:rsidRDefault="00E71899" w:rsidP="00E71899">
            <w:pPr>
              <w:contextualSpacing/>
              <w:jc w:val="center"/>
              <w:rPr>
                <w:rFonts w:ascii="Gill Sans MT" w:hAnsi="Gill Sans MT"/>
              </w:rPr>
            </w:pPr>
          </w:p>
        </w:tc>
        <w:tc>
          <w:tcPr>
            <w:tcW w:w="1440" w:type="dxa"/>
          </w:tcPr>
          <w:p w14:paraId="0E437C3E" w14:textId="77777777" w:rsidR="00E71899" w:rsidRPr="00BE068B" w:rsidRDefault="00E71899" w:rsidP="00E71899">
            <w:pPr>
              <w:contextualSpacing/>
              <w:jc w:val="center"/>
              <w:rPr>
                <w:rFonts w:ascii="Gill Sans MT" w:hAnsi="Gill Sans MT"/>
              </w:rPr>
            </w:pPr>
          </w:p>
        </w:tc>
        <w:tc>
          <w:tcPr>
            <w:tcW w:w="1440" w:type="dxa"/>
          </w:tcPr>
          <w:p w14:paraId="4E0207E7" w14:textId="77777777" w:rsidR="00E71899" w:rsidRPr="00BE068B" w:rsidRDefault="00E71899" w:rsidP="00E71899">
            <w:pPr>
              <w:contextualSpacing/>
              <w:jc w:val="center"/>
              <w:rPr>
                <w:rFonts w:ascii="Gill Sans MT" w:hAnsi="Gill Sans MT"/>
              </w:rPr>
            </w:pPr>
          </w:p>
        </w:tc>
        <w:tc>
          <w:tcPr>
            <w:tcW w:w="1440" w:type="dxa"/>
          </w:tcPr>
          <w:p w14:paraId="3EF5F74B" w14:textId="77777777" w:rsidR="00E71899" w:rsidRPr="00BE068B" w:rsidRDefault="00E71899" w:rsidP="00E71899">
            <w:pPr>
              <w:contextualSpacing/>
              <w:jc w:val="center"/>
              <w:rPr>
                <w:rFonts w:ascii="Gill Sans MT" w:hAnsi="Gill Sans MT"/>
              </w:rPr>
            </w:pPr>
          </w:p>
        </w:tc>
        <w:tc>
          <w:tcPr>
            <w:tcW w:w="1440" w:type="dxa"/>
          </w:tcPr>
          <w:p w14:paraId="7D1CD1EF" w14:textId="77777777" w:rsidR="00E71899" w:rsidRPr="00BE068B" w:rsidRDefault="00E71899" w:rsidP="00E71899">
            <w:pPr>
              <w:contextualSpacing/>
              <w:jc w:val="center"/>
              <w:rPr>
                <w:rFonts w:ascii="Gill Sans MT" w:hAnsi="Gill Sans MT"/>
              </w:rPr>
            </w:pPr>
          </w:p>
        </w:tc>
      </w:tr>
      <w:tr w:rsidR="00E71899" w:rsidRPr="00BE068B" w14:paraId="205F9F6D" w14:textId="55AEA7EC" w:rsidTr="00E71899">
        <w:trPr>
          <w:trHeight w:val="20"/>
        </w:trPr>
        <w:tc>
          <w:tcPr>
            <w:tcW w:w="677" w:type="dxa"/>
          </w:tcPr>
          <w:p w14:paraId="36E3C083"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2160" w:type="dxa"/>
          </w:tcPr>
          <w:p w14:paraId="1196751F" w14:textId="77777777" w:rsidR="00E71899" w:rsidRPr="00BE068B" w:rsidRDefault="00E71899" w:rsidP="00E71899">
            <w:pPr>
              <w:contextualSpacing/>
              <w:jc w:val="center"/>
              <w:rPr>
                <w:rFonts w:ascii="Gill Sans MT" w:hAnsi="Gill Sans MT"/>
              </w:rPr>
            </w:pPr>
          </w:p>
        </w:tc>
        <w:tc>
          <w:tcPr>
            <w:tcW w:w="1080" w:type="dxa"/>
          </w:tcPr>
          <w:p w14:paraId="5417D7F0" w14:textId="77777777" w:rsidR="00E71899" w:rsidRPr="00BE068B" w:rsidRDefault="00E71899" w:rsidP="00E71899">
            <w:pPr>
              <w:contextualSpacing/>
              <w:jc w:val="center"/>
              <w:rPr>
                <w:rFonts w:ascii="Gill Sans MT" w:hAnsi="Gill Sans MT"/>
              </w:rPr>
            </w:pPr>
          </w:p>
        </w:tc>
        <w:tc>
          <w:tcPr>
            <w:tcW w:w="1440" w:type="dxa"/>
          </w:tcPr>
          <w:p w14:paraId="31C3FC70" w14:textId="77777777" w:rsidR="00E71899" w:rsidRPr="00BE068B" w:rsidRDefault="00E71899" w:rsidP="00E71899">
            <w:pPr>
              <w:contextualSpacing/>
              <w:jc w:val="center"/>
              <w:rPr>
                <w:rFonts w:ascii="Gill Sans MT" w:hAnsi="Gill Sans MT"/>
              </w:rPr>
            </w:pPr>
          </w:p>
        </w:tc>
        <w:tc>
          <w:tcPr>
            <w:tcW w:w="1440" w:type="dxa"/>
          </w:tcPr>
          <w:p w14:paraId="46B81DE4" w14:textId="77777777" w:rsidR="00E71899" w:rsidRPr="00BE068B" w:rsidRDefault="00E71899" w:rsidP="00E71899">
            <w:pPr>
              <w:contextualSpacing/>
              <w:jc w:val="center"/>
              <w:rPr>
                <w:rFonts w:ascii="Gill Sans MT" w:hAnsi="Gill Sans MT"/>
              </w:rPr>
            </w:pPr>
          </w:p>
        </w:tc>
        <w:tc>
          <w:tcPr>
            <w:tcW w:w="1440" w:type="dxa"/>
          </w:tcPr>
          <w:p w14:paraId="286CEA5E" w14:textId="77777777" w:rsidR="00E71899" w:rsidRPr="00BE068B" w:rsidRDefault="00E71899" w:rsidP="00E71899">
            <w:pPr>
              <w:contextualSpacing/>
              <w:jc w:val="center"/>
              <w:rPr>
                <w:rFonts w:ascii="Gill Sans MT" w:hAnsi="Gill Sans MT"/>
              </w:rPr>
            </w:pPr>
          </w:p>
        </w:tc>
        <w:tc>
          <w:tcPr>
            <w:tcW w:w="1440" w:type="dxa"/>
          </w:tcPr>
          <w:p w14:paraId="7567E59F" w14:textId="77777777" w:rsidR="00E71899" w:rsidRPr="00BE068B" w:rsidRDefault="00E71899" w:rsidP="00E71899">
            <w:pPr>
              <w:contextualSpacing/>
              <w:jc w:val="center"/>
              <w:rPr>
                <w:rFonts w:ascii="Gill Sans MT" w:hAnsi="Gill Sans MT"/>
              </w:rPr>
            </w:pPr>
          </w:p>
        </w:tc>
        <w:tc>
          <w:tcPr>
            <w:tcW w:w="1440" w:type="dxa"/>
          </w:tcPr>
          <w:p w14:paraId="2DE0FDEC" w14:textId="77777777" w:rsidR="00E71899" w:rsidRPr="00BE068B" w:rsidRDefault="00E71899" w:rsidP="00E71899">
            <w:pPr>
              <w:contextualSpacing/>
              <w:jc w:val="center"/>
              <w:rPr>
                <w:rFonts w:ascii="Gill Sans MT" w:hAnsi="Gill Sans MT"/>
              </w:rPr>
            </w:pPr>
          </w:p>
        </w:tc>
        <w:tc>
          <w:tcPr>
            <w:tcW w:w="1440" w:type="dxa"/>
          </w:tcPr>
          <w:p w14:paraId="2B7A15A3" w14:textId="77777777" w:rsidR="00E71899" w:rsidRPr="00BE068B" w:rsidRDefault="00E71899" w:rsidP="00E71899">
            <w:pPr>
              <w:contextualSpacing/>
              <w:jc w:val="center"/>
              <w:rPr>
                <w:rFonts w:ascii="Gill Sans MT" w:hAnsi="Gill Sans MT"/>
              </w:rPr>
            </w:pPr>
          </w:p>
        </w:tc>
        <w:tc>
          <w:tcPr>
            <w:tcW w:w="1440" w:type="dxa"/>
          </w:tcPr>
          <w:p w14:paraId="059CCBF6" w14:textId="77777777" w:rsidR="00E71899" w:rsidRPr="00BE068B" w:rsidRDefault="00E71899" w:rsidP="00E71899">
            <w:pPr>
              <w:contextualSpacing/>
              <w:jc w:val="center"/>
              <w:rPr>
                <w:rFonts w:ascii="Gill Sans MT" w:hAnsi="Gill Sans MT"/>
              </w:rPr>
            </w:pPr>
          </w:p>
        </w:tc>
        <w:tc>
          <w:tcPr>
            <w:tcW w:w="1440" w:type="dxa"/>
          </w:tcPr>
          <w:p w14:paraId="6B494341" w14:textId="77777777" w:rsidR="00E71899" w:rsidRPr="00BE068B" w:rsidRDefault="00E71899" w:rsidP="00E71899">
            <w:pPr>
              <w:contextualSpacing/>
              <w:jc w:val="center"/>
              <w:rPr>
                <w:rFonts w:ascii="Gill Sans MT" w:hAnsi="Gill Sans MT"/>
              </w:rPr>
            </w:pPr>
          </w:p>
        </w:tc>
      </w:tr>
      <w:tr w:rsidR="00E71899" w:rsidRPr="00BE068B" w14:paraId="2400701F" w14:textId="74A5F8DD" w:rsidTr="00E71899">
        <w:trPr>
          <w:trHeight w:val="20"/>
        </w:trPr>
        <w:tc>
          <w:tcPr>
            <w:tcW w:w="677" w:type="dxa"/>
          </w:tcPr>
          <w:p w14:paraId="0F73EC2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2160" w:type="dxa"/>
          </w:tcPr>
          <w:p w14:paraId="3DC48116" w14:textId="77777777" w:rsidR="00E71899" w:rsidRPr="00BE068B" w:rsidRDefault="00E71899" w:rsidP="00E71899">
            <w:pPr>
              <w:contextualSpacing/>
              <w:jc w:val="center"/>
              <w:rPr>
                <w:rFonts w:ascii="Gill Sans MT" w:hAnsi="Gill Sans MT"/>
              </w:rPr>
            </w:pPr>
          </w:p>
        </w:tc>
        <w:tc>
          <w:tcPr>
            <w:tcW w:w="1080" w:type="dxa"/>
          </w:tcPr>
          <w:p w14:paraId="3698FC50" w14:textId="77777777" w:rsidR="00E71899" w:rsidRPr="00BE068B" w:rsidRDefault="00E71899" w:rsidP="00E71899">
            <w:pPr>
              <w:contextualSpacing/>
              <w:jc w:val="center"/>
              <w:rPr>
                <w:rFonts w:ascii="Gill Sans MT" w:hAnsi="Gill Sans MT"/>
              </w:rPr>
            </w:pPr>
          </w:p>
        </w:tc>
        <w:tc>
          <w:tcPr>
            <w:tcW w:w="1440" w:type="dxa"/>
          </w:tcPr>
          <w:p w14:paraId="2614624E" w14:textId="77777777" w:rsidR="00E71899" w:rsidRPr="00BE068B" w:rsidRDefault="00E71899" w:rsidP="00E71899">
            <w:pPr>
              <w:contextualSpacing/>
              <w:jc w:val="center"/>
              <w:rPr>
                <w:rFonts w:ascii="Gill Sans MT" w:hAnsi="Gill Sans MT"/>
              </w:rPr>
            </w:pPr>
          </w:p>
        </w:tc>
        <w:tc>
          <w:tcPr>
            <w:tcW w:w="1440" w:type="dxa"/>
          </w:tcPr>
          <w:p w14:paraId="770C0A9F" w14:textId="77777777" w:rsidR="00E71899" w:rsidRPr="00BE068B" w:rsidRDefault="00E71899" w:rsidP="00E71899">
            <w:pPr>
              <w:contextualSpacing/>
              <w:jc w:val="center"/>
              <w:rPr>
                <w:rFonts w:ascii="Gill Sans MT" w:hAnsi="Gill Sans MT"/>
              </w:rPr>
            </w:pPr>
          </w:p>
        </w:tc>
        <w:tc>
          <w:tcPr>
            <w:tcW w:w="1440" w:type="dxa"/>
          </w:tcPr>
          <w:p w14:paraId="1E4937FD" w14:textId="77777777" w:rsidR="00E71899" w:rsidRPr="00BE068B" w:rsidRDefault="00E71899" w:rsidP="00E71899">
            <w:pPr>
              <w:contextualSpacing/>
              <w:jc w:val="center"/>
              <w:rPr>
                <w:rFonts w:ascii="Gill Sans MT" w:hAnsi="Gill Sans MT"/>
              </w:rPr>
            </w:pPr>
          </w:p>
        </w:tc>
        <w:tc>
          <w:tcPr>
            <w:tcW w:w="1440" w:type="dxa"/>
          </w:tcPr>
          <w:p w14:paraId="79F5A891" w14:textId="77777777" w:rsidR="00E71899" w:rsidRPr="00BE068B" w:rsidRDefault="00E71899" w:rsidP="00E71899">
            <w:pPr>
              <w:contextualSpacing/>
              <w:jc w:val="center"/>
              <w:rPr>
                <w:rFonts w:ascii="Gill Sans MT" w:hAnsi="Gill Sans MT"/>
              </w:rPr>
            </w:pPr>
          </w:p>
        </w:tc>
        <w:tc>
          <w:tcPr>
            <w:tcW w:w="1440" w:type="dxa"/>
          </w:tcPr>
          <w:p w14:paraId="6050C3B3" w14:textId="77777777" w:rsidR="00E71899" w:rsidRPr="00BE068B" w:rsidRDefault="00E71899" w:rsidP="00E71899">
            <w:pPr>
              <w:contextualSpacing/>
              <w:jc w:val="center"/>
              <w:rPr>
                <w:rFonts w:ascii="Gill Sans MT" w:hAnsi="Gill Sans MT"/>
              </w:rPr>
            </w:pPr>
          </w:p>
        </w:tc>
        <w:tc>
          <w:tcPr>
            <w:tcW w:w="1440" w:type="dxa"/>
          </w:tcPr>
          <w:p w14:paraId="1570A224" w14:textId="77777777" w:rsidR="00E71899" w:rsidRPr="00BE068B" w:rsidRDefault="00E71899" w:rsidP="00E71899">
            <w:pPr>
              <w:contextualSpacing/>
              <w:jc w:val="center"/>
              <w:rPr>
                <w:rFonts w:ascii="Gill Sans MT" w:hAnsi="Gill Sans MT"/>
              </w:rPr>
            </w:pPr>
          </w:p>
        </w:tc>
        <w:tc>
          <w:tcPr>
            <w:tcW w:w="1440" w:type="dxa"/>
          </w:tcPr>
          <w:p w14:paraId="1D08F913" w14:textId="77777777" w:rsidR="00E71899" w:rsidRPr="00BE068B" w:rsidRDefault="00E71899" w:rsidP="00E71899">
            <w:pPr>
              <w:contextualSpacing/>
              <w:jc w:val="center"/>
              <w:rPr>
                <w:rFonts w:ascii="Gill Sans MT" w:hAnsi="Gill Sans MT"/>
              </w:rPr>
            </w:pPr>
          </w:p>
        </w:tc>
        <w:tc>
          <w:tcPr>
            <w:tcW w:w="1440" w:type="dxa"/>
          </w:tcPr>
          <w:p w14:paraId="7C481801" w14:textId="77777777" w:rsidR="00E71899" w:rsidRPr="00BE068B" w:rsidRDefault="00E71899" w:rsidP="00E71899">
            <w:pPr>
              <w:contextualSpacing/>
              <w:jc w:val="center"/>
              <w:rPr>
                <w:rFonts w:ascii="Gill Sans MT" w:hAnsi="Gill Sans MT"/>
              </w:rPr>
            </w:pPr>
          </w:p>
        </w:tc>
      </w:tr>
    </w:tbl>
    <w:p w14:paraId="3CA22AE5" w14:textId="77777777" w:rsidR="00F7697D" w:rsidRPr="00BE068B" w:rsidRDefault="00F7697D" w:rsidP="00F7697D">
      <w:pPr>
        <w:spacing w:after="0" w:line="240" w:lineRule="auto"/>
        <w:contextualSpacing/>
        <w:rPr>
          <w:rFonts w:ascii="Gill Sans MT" w:eastAsia="SimSun" w:hAnsi="Gill Sans MT"/>
        </w:rPr>
      </w:pPr>
    </w:p>
    <w:p w14:paraId="623FDCCF" w14:textId="77777777" w:rsidR="00F7697D" w:rsidRDefault="00F7697D" w:rsidP="00F7697D">
      <w:pPr>
        <w:spacing w:after="0" w:line="240" w:lineRule="auto"/>
        <w:contextualSpacing/>
        <w:rPr>
          <w:rFonts w:ascii="Gill Sans MT" w:eastAsia="SimSun" w:hAnsi="Gill Sans MT"/>
        </w:rPr>
      </w:pPr>
    </w:p>
    <w:p w14:paraId="7A9E92A1" w14:textId="77777777" w:rsidR="00E71899" w:rsidRDefault="00E71899" w:rsidP="00F7697D">
      <w:pPr>
        <w:spacing w:after="0" w:line="240" w:lineRule="auto"/>
        <w:contextualSpacing/>
        <w:rPr>
          <w:rFonts w:ascii="Gill Sans MT" w:eastAsia="SimSun" w:hAnsi="Gill Sans MT"/>
        </w:rPr>
      </w:pPr>
    </w:p>
    <w:p w14:paraId="306C14AA" w14:textId="77777777" w:rsidR="00E71899" w:rsidRDefault="00E71899" w:rsidP="00F7697D">
      <w:pPr>
        <w:spacing w:after="0" w:line="240" w:lineRule="auto"/>
        <w:contextualSpacing/>
        <w:rPr>
          <w:rFonts w:ascii="Gill Sans MT" w:eastAsia="SimSun" w:hAnsi="Gill Sans MT"/>
        </w:rPr>
      </w:pPr>
    </w:p>
    <w:p w14:paraId="3D618012" w14:textId="77777777" w:rsidR="00E71899" w:rsidRDefault="00E71899" w:rsidP="00F7697D">
      <w:pPr>
        <w:spacing w:after="0" w:line="240" w:lineRule="auto"/>
        <w:contextualSpacing/>
        <w:rPr>
          <w:rFonts w:ascii="Gill Sans MT" w:eastAsia="SimSun" w:hAnsi="Gill Sans MT"/>
        </w:rPr>
      </w:pPr>
    </w:p>
    <w:tbl>
      <w:tblPr>
        <w:tblStyle w:val="TableGrid2"/>
        <w:tblpPr w:leftFromText="180" w:rightFromText="180" w:vertAnchor="page" w:horzAnchor="page" w:tblpX="1470" w:tblpY="1801"/>
        <w:tblW w:w="6046" w:type="dxa"/>
        <w:tblLayout w:type="fixed"/>
        <w:tblCellMar>
          <w:left w:w="29" w:type="dxa"/>
          <w:right w:w="29" w:type="dxa"/>
        </w:tblCellMar>
        <w:tblLook w:val="04A0" w:firstRow="1" w:lastRow="0" w:firstColumn="1" w:lastColumn="0" w:noHBand="0" w:noVBand="1"/>
      </w:tblPr>
      <w:tblGrid>
        <w:gridCol w:w="694"/>
        <w:gridCol w:w="1482"/>
        <w:gridCol w:w="1710"/>
        <w:gridCol w:w="2160"/>
      </w:tblGrid>
      <w:tr w:rsidR="00E71899" w:rsidRPr="00BE068B" w14:paraId="60F67247" w14:textId="77777777" w:rsidTr="00E71899">
        <w:trPr>
          <w:trHeight w:val="351"/>
        </w:trPr>
        <w:tc>
          <w:tcPr>
            <w:tcW w:w="694" w:type="dxa"/>
          </w:tcPr>
          <w:p w14:paraId="34D8A0EA" w14:textId="77777777" w:rsidR="00E71899" w:rsidRPr="00BE068B" w:rsidRDefault="00E71899" w:rsidP="00E71899">
            <w:pPr>
              <w:contextualSpacing/>
              <w:jc w:val="center"/>
              <w:rPr>
                <w:rFonts w:ascii="Gill Sans MT" w:hAnsi="Gill Sans MT"/>
                <w:sz w:val="20"/>
              </w:rPr>
            </w:pPr>
          </w:p>
        </w:tc>
        <w:tc>
          <w:tcPr>
            <w:tcW w:w="1482" w:type="dxa"/>
          </w:tcPr>
          <w:p w14:paraId="75A20825"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I.33</w:t>
            </w:r>
          </w:p>
        </w:tc>
        <w:tc>
          <w:tcPr>
            <w:tcW w:w="1710" w:type="dxa"/>
          </w:tcPr>
          <w:p w14:paraId="641F7D28"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I.34</w:t>
            </w:r>
          </w:p>
        </w:tc>
        <w:tc>
          <w:tcPr>
            <w:tcW w:w="2160" w:type="dxa"/>
          </w:tcPr>
          <w:p w14:paraId="27116257"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I.35</w:t>
            </w:r>
          </w:p>
        </w:tc>
      </w:tr>
      <w:tr w:rsidR="00E71899" w:rsidRPr="00BE068B" w14:paraId="182A9E10" w14:textId="77777777" w:rsidTr="00E71899">
        <w:trPr>
          <w:trHeight w:val="4517"/>
        </w:trPr>
        <w:tc>
          <w:tcPr>
            <w:tcW w:w="694" w:type="dxa"/>
          </w:tcPr>
          <w:p w14:paraId="698B035A" w14:textId="77777777" w:rsidR="00E71899" w:rsidRPr="00BE068B" w:rsidRDefault="00E71899" w:rsidP="00E71899">
            <w:pPr>
              <w:contextualSpacing/>
              <w:jc w:val="center"/>
              <w:rPr>
                <w:rFonts w:ascii="Gill Sans MT" w:hAnsi="Gill Sans MT"/>
                <w:sz w:val="20"/>
              </w:rPr>
            </w:pPr>
          </w:p>
        </w:tc>
        <w:tc>
          <w:tcPr>
            <w:tcW w:w="1482" w:type="dxa"/>
          </w:tcPr>
          <w:p w14:paraId="150C93A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In the last five agricultural seasons, how many seasons has your household left this field fallow?</w:t>
            </w:r>
          </w:p>
          <w:p w14:paraId="1E8A109E" w14:textId="77777777" w:rsidR="00E71899" w:rsidRPr="00BE068B" w:rsidRDefault="00E71899" w:rsidP="00E71899">
            <w:pPr>
              <w:ind w:right="1410"/>
              <w:rPr>
                <w:rFonts w:ascii="Gill Sans MT" w:hAnsi="Gill Sans MT"/>
              </w:rPr>
            </w:pPr>
          </w:p>
        </w:tc>
        <w:tc>
          <w:tcPr>
            <w:tcW w:w="1710" w:type="dxa"/>
          </w:tcPr>
          <w:p w14:paraId="31AC3CCA"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r w:rsidRPr="00BE068B">
              <w:rPr>
                <w:rFonts w:ascii="Gill Sans MT" w:hAnsi="Gill Sans MT" w:cs="Times New Roman"/>
                <w:sz w:val="20"/>
              </w:rPr>
              <w:t>In the past five years,</w:t>
            </w:r>
            <w:del w:id="77" w:author="usaiduser" w:date="2014-11-09T11:04:00Z">
              <w:r w:rsidRPr="00BE068B" w:rsidDel="008D1C4A">
                <w:rPr>
                  <w:rFonts w:ascii="Gill Sans MT" w:hAnsi="Gill Sans MT" w:cs="Times New Roman"/>
                  <w:sz w:val="20"/>
                </w:rPr>
                <w:delText xml:space="preserve"> </w:delText>
              </w:r>
            </w:del>
            <w:r w:rsidRPr="00BE068B">
              <w:rPr>
                <w:rFonts w:ascii="Gill Sans MT" w:hAnsi="Gill Sans MT" w:cs="Times New Roman"/>
                <w:sz w:val="20"/>
              </w:rPr>
              <w:t xml:space="preserve"> how many years did your household improve this field by investing in irrigation practices that reduce water use, such as drip irrigation/sprinklers</w:t>
            </w:r>
          </w:p>
          <w:p w14:paraId="37A4DE7C"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sz w:val="20"/>
              </w:rPr>
            </w:pPr>
          </w:p>
          <w:p w14:paraId="4AF8115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29BF003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1F78193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5D6D4281" w14:textId="77777777" w:rsidR="00E71899" w:rsidRPr="00BE068B" w:rsidRDefault="00E71899" w:rsidP="00E71899">
            <w:pPr>
              <w:rPr>
                <w:rFonts w:ascii="Gill Sans MT" w:hAnsi="Gill Sans MT"/>
              </w:rPr>
            </w:pPr>
            <w:r w:rsidRPr="00BE068B">
              <w:rPr>
                <w:rFonts w:ascii="Gill Sans MT" w:hAnsi="Gill Sans MT" w:cs="Times New Roman"/>
                <w:sz w:val="20"/>
              </w:rPr>
              <w:t>999=Prefer not to respond</w:t>
            </w:r>
          </w:p>
        </w:tc>
        <w:tc>
          <w:tcPr>
            <w:tcW w:w="2160" w:type="dxa"/>
          </w:tcPr>
          <w:p w14:paraId="439D26A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Is this field currently planted with agroforestry trees or shrubs, such as musangu, glricidia, ububa, cowpeas, or pigeon peas?</w:t>
            </w:r>
          </w:p>
          <w:p w14:paraId="7EE1B68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p>
          <w:p w14:paraId="34253B2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w:t>
            </w:r>
          </w:p>
          <w:p w14:paraId="135B31C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1=Yes</w:t>
            </w:r>
          </w:p>
          <w:p w14:paraId="2C91FE6E"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77DA98F3" w14:textId="77777777" w:rsidR="00E71899" w:rsidRPr="00BE068B" w:rsidRDefault="00E71899" w:rsidP="00E71899">
            <w:pPr>
              <w:rPr>
                <w:rFonts w:ascii="Gill Sans MT" w:hAnsi="Gill Sans MT"/>
              </w:rPr>
            </w:pPr>
            <w:r w:rsidRPr="00BE068B">
              <w:rPr>
                <w:rFonts w:ascii="Gill Sans MT" w:hAnsi="Gill Sans MT" w:cs="Times New Roman"/>
                <w:sz w:val="20"/>
              </w:rPr>
              <w:t xml:space="preserve">999=Prefer not to respond </w:t>
            </w:r>
          </w:p>
        </w:tc>
      </w:tr>
      <w:tr w:rsidR="00E71899" w:rsidRPr="00BE068B" w14:paraId="07322945" w14:textId="77777777" w:rsidTr="00E71899">
        <w:trPr>
          <w:trHeight w:val="20"/>
        </w:trPr>
        <w:tc>
          <w:tcPr>
            <w:tcW w:w="694" w:type="dxa"/>
          </w:tcPr>
          <w:p w14:paraId="35FE81FD" w14:textId="77777777" w:rsidR="00E71899" w:rsidRPr="00BE068B" w:rsidRDefault="00E71899" w:rsidP="00E71899">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482" w:type="dxa"/>
            <w:vAlign w:val="center"/>
          </w:tcPr>
          <w:p w14:paraId="7FCD86E5" w14:textId="77777777" w:rsidR="00E71899" w:rsidRPr="00BE068B" w:rsidRDefault="00E71899" w:rsidP="00E71899">
            <w:pPr>
              <w:rPr>
                <w:rFonts w:ascii="Gill Sans MT" w:hAnsi="Gill Sans MT"/>
              </w:rPr>
            </w:pPr>
            <w:r w:rsidRPr="00BE068B">
              <w:rPr>
                <w:rFonts w:ascii="Gill Sans MT" w:hAnsi="Gill Sans MT" w:cs="Times New Roman"/>
                <w:b/>
                <w:bCs/>
                <w:spacing w:val="1"/>
                <w:w w:val="105"/>
                <w:sz w:val="18"/>
                <w:szCs w:val="18"/>
              </w:rPr>
              <w:t>fallowyr</w:t>
            </w:r>
          </w:p>
        </w:tc>
        <w:tc>
          <w:tcPr>
            <w:tcW w:w="1710" w:type="dxa"/>
          </w:tcPr>
          <w:p w14:paraId="0ABD040B" w14:textId="77777777" w:rsidR="00E71899" w:rsidRPr="00BE068B" w:rsidRDefault="00E71899" w:rsidP="00E71899">
            <w:pPr>
              <w:rPr>
                <w:rFonts w:ascii="Gill Sans MT" w:hAnsi="Gill Sans MT"/>
              </w:rPr>
            </w:pPr>
            <w:r w:rsidRPr="00BE068B">
              <w:rPr>
                <w:rFonts w:ascii="Gill Sans MT" w:hAnsi="Gill Sans MT" w:cs="Times New Roman"/>
                <w:b/>
                <w:bCs/>
                <w:spacing w:val="1"/>
                <w:w w:val="105"/>
                <w:sz w:val="18"/>
                <w:szCs w:val="18"/>
              </w:rPr>
              <w:t>dripirrigate</w:t>
            </w:r>
          </w:p>
        </w:tc>
        <w:tc>
          <w:tcPr>
            <w:tcW w:w="2160" w:type="dxa"/>
          </w:tcPr>
          <w:p w14:paraId="1050CF6C" w14:textId="77777777" w:rsidR="00E71899" w:rsidRPr="00BE068B" w:rsidRDefault="00E71899" w:rsidP="00E71899">
            <w:pPr>
              <w:rPr>
                <w:rFonts w:ascii="Gill Sans MT" w:hAnsi="Gill Sans MT"/>
              </w:rPr>
            </w:pPr>
            <w:r w:rsidRPr="00BE068B">
              <w:rPr>
                <w:rFonts w:ascii="Gill Sans MT" w:hAnsi="Gill Sans MT" w:cs="Times New Roman"/>
                <w:b/>
                <w:bCs/>
                <w:spacing w:val="1"/>
                <w:w w:val="105"/>
                <w:sz w:val="18"/>
                <w:szCs w:val="18"/>
              </w:rPr>
              <w:t>fence</w:t>
            </w:r>
          </w:p>
        </w:tc>
      </w:tr>
      <w:tr w:rsidR="00E71899" w:rsidRPr="00BE068B" w14:paraId="16A1ED15" w14:textId="77777777" w:rsidTr="00E71899">
        <w:trPr>
          <w:trHeight w:val="20"/>
        </w:trPr>
        <w:tc>
          <w:tcPr>
            <w:tcW w:w="694" w:type="dxa"/>
          </w:tcPr>
          <w:p w14:paraId="2A65F709"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w:t>
            </w:r>
          </w:p>
        </w:tc>
        <w:tc>
          <w:tcPr>
            <w:tcW w:w="1482" w:type="dxa"/>
            <w:vAlign w:val="center"/>
          </w:tcPr>
          <w:p w14:paraId="24C2EC3D" w14:textId="77777777" w:rsidR="00E71899" w:rsidRPr="00BE068B" w:rsidRDefault="00E71899" w:rsidP="00E71899">
            <w:pPr>
              <w:rPr>
                <w:rFonts w:ascii="Gill Sans MT" w:hAnsi="Gill Sans MT"/>
              </w:rPr>
            </w:pPr>
          </w:p>
        </w:tc>
        <w:tc>
          <w:tcPr>
            <w:tcW w:w="1710" w:type="dxa"/>
          </w:tcPr>
          <w:p w14:paraId="64ED9D13" w14:textId="77777777" w:rsidR="00E71899" w:rsidRPr="00BE068B" w:rsidRDefault="00E71899" w:rsidP="00E71899">
            <w:pPr>
              <w:rPr>
                <w:rFonts w:ascii="Gill Sans MT" w:hAnsi="Gill Sans MT"/>
              </w:rPr>
            </w:pPr>
          </w:p>
        </w:tc>
        <w:tc>
          <w:tcPr>
            <w:tcW w:w="2160" w:type="dxa"/>
          </w:tcPr>
          <w:p w14:paraId="0AAFD598" w14:textId="77777777" w:rsidR="00E71899" w:rsidRPr="00BE068B" w:rsidRDefault="00E71899" w:rsidP="00E71899">
            <w:pPr>
              <w:rPr>
                <w:rFonts w:ascii="Gill Sans MT" w:hAnsi="Gill Sans MT"/>
              </w:rPr>
            </w:pPr>
          </w:p>
        </w:tc>
      </w:tr>
      <w:tr w:rsidR="00E71899" w:rsidRPr="00BE068B" w14:paraId="5033B316" w14:textId="77777777" w:rsidTr="00E71899">
        <w:trPr>
          <w:trHeight w:val="20"/>
        </w:trPr>
        <w:tc>
          <w:tcPr>
            <w:tcW w:w="694" w:type="dxa"/>
          </w:tcPr>
          <w:p w14:paraId="5D10EF5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2</w:t>
            </w:r>
          </w:p>
        </w:tc>
        <w:tc>
          <w:tcPr>
            <w:tcW w:w="1482" w:type="dxa"/>
          </w:tcPr>
          <w:p w14:paraId="6DBA6C43" w14:textId="77777777" w:rsidR="00E71899" w:rsidRPr="00BE068B" w:rsidRDefault="00E71899" w:rsidP="00E71899">
            <w:pPr>
              <w:rPr>
                <w:rFonts w:ascii="Gill Sans MT" w:hAnsi="Gill Sans MT"/>
              </w:rPr>
            </w:pPr>
          </w:p>
        </w:tc>
        <w:tc>
          <w:tcPr>
            <w:tcW w:w="1710" w:type="dxa"/>
          </w:tcPr>
          <w:p w14:paraId="23D8451F" w14:textId="77777777" w:rsidR="00E71899" w:rsidRPr="00BE068B" w:rsidRDefault="00E71899" w:rsidP="00E71899">
            <w:pPr>
              <w:rPr>
                <w:rFonts w:ascii="Gill Sans MT" w:hAnsi="Gill Sans MT"/>
              </w:rPr>
            </w:pPr>
          </w:p>
        </w:tc>
        <w:tc>
          <w:tcPr>
            <w:tcW w:w="2160" w:type="dxa"/>
          </w:tcPr>
          <w:p w14:paraId="3AE076A0" w14:textId="77777777" w:rsidR="00E71899" w:rsidRPr="00BE068B" w:rsidRDefault="00E71899" w:rsidP="00E71899">
            <w:pPr>
              <w:rPr>
                <w:rFonts w:ascii="Gill Sans MT" w:hAnsi="Gill Sans MT"/>
              </w:rPr>
            </w:pPr>
          </w:p>
        </w:tc>
      </w:tr>
      <w:tr w:rsidR="00E71899" w:rsidRPr="00BE068B" w14:paraId="7EC90644" w14:textId="77777777" w:rsidTr="00E71899">
        <w:trPr>
          <w:trHeight w:val="20"/>
        </w:trPr>
        <w:tc>
          <w:tcPr>
            <w:tcW w:w="694" w:type="dxa"/>
          </w:tcPr>
          <w:p w14:paraId="6A6A407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3</w:t>
            </w:r>
          </w:p>
        </w:tc>
        <w:tc>
          <w:tcPr>
            <w:tcW w:w="1482" w:type="dxa"/>
          </w:tcPr>
          <w:p w14:paraId="0937D72C" w14:textId="77777777" w:rsidR="00E71899" w:rsidRPr="00BE068B" w:rsidRDefault="00E71899" w:rsidP="00E71899">
            <w:pPr>
              <w:rPr>
                <w:rFonts w:ascii="Gill Sans MT" w:hAnsi="Gill Sans MT"/>
              </w:rPr>
            </w:pPr>
          </w:p>
        </w:tc>
        <w:tc>
          <w:tcPr>
            <w:tcW w:w="1710" w:type="dxa"/>
          </w:tcPr>
          <w:p w14:paraId="3E466077" w14:textId="77777777" w:rsidR="00E71899" w:rsidRPr="00BE068B" w:rsidRDefault="00E71899" w:rsidP="00E71899">
            <w:pPr>
              <w:rPr>
                <w:rFonts w:ascii="Gill Sans MT" w:hAnsi="Gill Sans MT"/>
              </w:rPr>
            </w:pPr>
          </w:p>
        </w:tc>
        <w:tc>
          <w:tcPr>
            <w:tcW w:w="2160" w:type="dxa"/>
          </w:tcPr>
          <w:p w14:paraId="2CEF98E3" w14:textId="77777777" w:rsidR="00E71899" w:rsidRPr="00BE068B" w:rsidRDefault="00E71899" w:rsidP="00E71899">
            <w:pPr>
              <w:rPr>
                <w:rFonts w:ascii="Gill Sans MT" w:hAnsi="Gill Sans MT"/>
              </w:rPr>
            </w:pPr>
          </w:p>
        </w:tc>
      </w:tr>
      <w:tr w:rsidR="00E71899" w:rsidRPr="00BE068B" w14:paraId="5D26C173" w14:textId="77777777" w:rsidTr="00E71899">
        <w:trPr>
          <w:trHeight w:val="20"/>
        </w:trPr>
        <w:tc>
          <w:tcPr>
            <w:tcW w:w="694" w:type="dxa"/>
          </w:tcPr>
          <w:p w14:paraId="01025BB0"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4</w:t>
            </w:r>
          </w:p>
        </w:tc>
        <w:tc>
          <w:tcPr>
            <w:tcW w:w="1482" w:type="dxa"/>
          </w:tcPr>
          <w:p w14:paraId="52842183" w14:textId="77777777" w:rsidR="00E71899" w:rsidRPr="00BE068B" w:rsidRDefault="00E71899" w:rsidP="00E71899">
            <w:pPr>
              <w:rPr>
                <w:rFonts w:ascii="Gill Sans MT" w:hAnsi="Gill Sans MT"/>
              </w:rPr>
            </w:pPr>
          </w:p>
        </w:tc>
        <w:tc>
          <w:tcPr>
            <w:tcW w:w="1710" w:type="dxa"/>
          </w:tcPr>
          <w:p w14:paraId="32068FBC" w14:textId="77777777" w:rsidR="00E71899" w:rsidRPr="00BE068B" w:rsidRDefault="00E71899" w:rsidP="00E71899">
            <w:pPr>
              <w:rPr>
                <w:rFonts w:ascii="Gill Sans MT" w:hAnsi="Gill Sans MT"/>
              </w:rPr>
            </w:pPr>
          </w:p>
        </w:tc>
        <w:tc>
          <w:tcPr>
            <w:tcW w:w="2160" w:type="dxa"/>
          </w:tcPr>
          <w:p w14:paraId="40C4E8E0" w14:textId="77777777" w:rsidR="00E71899" w:rsidRPr="00BE068B" w:rsidRDefault="00E71899" w:rsidP="00E71899">
            <w:pPr>
              <w:rPr>
                <w:rFonts w:ascii="Gill Sans MT" w:hAnsi="Gill Sans MT"/>
              </w:rPr>
            </w:pPr>
          </w:p>
        </w:tc>
      </w:tr>
      <w:tr w:rsidR="00E71899" w:rsidRPr="00BE068B" w14:paraId="0813EB26" w14:textId="77777777" w:rsidTr="00E71899">
        <w:trPr>
          <w:trHeight w:val="20"/>
        </w:trPr>
        <w:tc>
          <w:tcPr>
            <w:tcW w:w="694" w:type="dxa"/>
          </w:tcPr>
          <w:p w14:paraId="32D83E15"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5</w:t>
            </w:r>
          </w:p>
        </w:tc>
        <w:tc>
          <w:tcPr>
            <w:tcW w:w="1482" w:type="dxa"/>
          </w:tcPr>
          <w:p w14:paraId="2CD27549" w14:textId="77777777" w:rsidR="00E71899" w:rsidRPr="00BE068B" w:rsidRDefault="00E71899" w:rsidP="00E71899">
            <w:pPr>
              <w:rPr>
                <w:rFonts w:ascii="Gill Sans MT" w:hAnsi="Gill Sans MT"/>
              </w:rPr>
            </w:pPr>
          </w:p>
        </w:tc>
        <w:tc>
          <w:tcPr>
            <w:tcW w:w="1710" w:type="dxa"/>
          </w:tcPr>
          <w:p w14:paraId="20EA3A34" w14:textId="77777777" w:rsidR="00E71899" w:rsidRPr="00BE068B" w:rsidRDefault="00E71899" w:rsidP="00E71899">
            <w:pPr>
              <w:rPr>
                <w:rFonts w:ascii="Gill Sans MT" w:hAnsi="Gill Sans MT"/>
              </w:rPr>
            </w:pPr>
          </w:p>
        </w:tc>
        <w:tc>
          <w:tcPr>
            <w:tcW w:w="2160" w:type="dxa"/>
          </w:tcPr>
          <w:p w14:paraId="54C797B5" w14:textId="77777777" w:rsidR="00E71899" w:rsidRPr="00BE068B" w:rsidRDefault="00E71899" w:rsidP="00E71899">
            <w:pPr>
              <w:rPr>
                <w:rFonts w:ascii="Gill Sans MT" w:hAnsi="Gill Sans MT"/>
              </w:rPr>
            </w:pPr>
          </w:p>
        </w:tc>
      </w:tr>
      <w:tr w:rsidR="00E71899" w:rsidRPr="00BE068B" w14:paraId="7BF0E457" w14:textId="77777777" w:rsidTr="00E71899">
        <w:trPr>
          <w:trHeight w:val="20"/>
        </w:trPr>
        <w:tc>
          <w:tcPr>
            <w:tcW w:w="694" w:type="dxa"/>
          </w:tcPr>
          <w:p w14:paraId="7F30D5F6"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6</w:t>
            </w:r>
          </w:p>
        </w:tc>
        <w:tc>
          <w:tcPr>
            <w:tcW w:w="1482" w:type="dxa"/>
          </w:tcPr>
          <w:p w14:paraId="0F8D314F" w14:textId="77777777" w:rsidR="00E71899" w:rsidRPr="00BE068B" w:rsidRDefault="00E71899" w:rsidP="00E71899">
            <w:pPr>
              <w:rPr>
                <w:rFonts w:ascii="Gill Sans MT" w:hAnsi="Gill Sans MT"/>
              </w:rPr>
            </w:pPr>
          </w:p>
        </w:tc>
        <w:tc>
          <w:tcPr>
            <w:tcW w:w="1710" w:type="dxa"/>
          </w:tcPr>
          <w:p w14:paraId="36A96FC1" w14:textId="77777777" w:rsidR="00E71899" w:rsidRPr="00BE068B" w:rsidRDefault="00E71899" w:rsidP="00E71899">
            <w:pPr>
              <w:rPr>
                <w:rFonts w:ascii="Gill Sans MT" w:hAnsi="Gill Sans MT"/>
              </w:rPr>
            </w:pPr>
          </w:p>
        </w:tc>
        <w:tc>
          <w:tcPr>
            <w:tcW w:w="2160" w:type="dxa"/>
          </w:tcPr>
          <w:p w14:paraId="1D31009A" w14:textId="77777777" w:rsidR="00E71899" w:rsidRPr="00BE068B" w:rsidRDefault="00E71899" w:rsidP="00E71899">
            <w:pPr>
              <w:rPr>
                <w:rFonts w:ascii="Gill Sans MT" w:hAnsi="Gill Sans MT"/>
              </w:rPr>
            </w:pPr>
          </w:p>
        </w:tc>
      </w:tr>
      <w:tr w:rsidR="00E71899" w:rsidRPr="00BE068B" w14:paraId="0F50C5E1" w14:textId="77777777" w:rsidTr="00E71899">
        <w:trPr>
          <w:trHeight w:val="20"/>
        </w:trPr>
        <w:tc>
          <w:tcPr>
            <w:tcW w:w="694" w:type="dxa"/>
          </w:tcPr>
          <w:p w14:paraId="6374D9FC"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7</w:t>
            </w:r>
          </w:p>
        </w:tc>
        <w:tc>
          <w:tcPr>
            <w:tcW w:w="1482" w:type="dxa"/>
          </w:tcPr>
          <w:p w14:paraId="14DB8678" w14:textId="77777777" w:rsidR="00E71899" w:rsidRPr="00BE068B" w:rsidRDefault="00E71899" w:rsidP="00E71899">
            <w:pPr>
              <w:rPr>
                <w:rFonts w:ascii="Gill Sans MT" w:hAnsi="Gill Sans MT"/>
              </w:rPr>
            </w:pPr>
          </w:p>
        </w:tc>
        <w:tc>
          <w:tcPr>
            <w:tcW w:w="1710" w:type="dxa"/>
          </w:tcPr>
          <w:p w14:paraId="44C26EFA" w14:textId="77777777" w:rsidR="00E71899" w:rsidRPr="00BE068B" w:rsidRDefault="00E71899" w:rsidP="00E71899">
            <w:pPr>
              <w:rPr>
                <w:rFonts w:ascii="Gill Sans MT" w:hAnsi="Gill Sans MT"/>
              </w:rPr>
            </w:pPr>
          </w:p>
        </w:tc>
        <w:tc>
          <w:tcPr>
            <w:tcW w:w="2160" w:type="dxa"/>
          </w:tcPr>
          <w:p w14:paraId="72284E4D" w14:textId="77777777" w:rsidR="00E71899" w:rsidRPr="00BE068B" w:rsidRDefault="00E71899" w:rsidP="00E71899">
            <w:pPr>
              <w:rPr>
                <w:rFonts w:ascii="Gill Sans MT" w:hAnsi="Gill Sans MT"/>
              </w:rPr>
            </w:pPr>
          </w:p>
        </w:tc>
      </w:tr>
      <w:tr w:rsidR="00E71899" w:rsidRPr="00BE068B" w14:paraId="773CE581" w14:textId="77777777" w:rsidTr="00E71899">
        <w:trPr>
          <w:trHeight w:val="20"/>
        </w:trPr>
        <w:tc>
          <w:tcPr>
            <w:tcW w:w="694" w:type="dxa"/>
          </w:tcPr>
          <w:p w14:paraId="28C3FD6A"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8</w:t>
            </w:r>
          </w:p>
        </w:tc>
        <w:tc>
          <w:tcPr>
            <w:tcW w:w="1482" w:type="dxa"/>
          </w:tcPr>
          <w:p w14:paraId="01DD9996" w14:textId="77777777" w:rsidR="00E71899" w:rsidRPr="00BE068B" w:rsidRDefault="00E71899" w:rsidP="00E71899">
            <w:pPr>
              <w:rPr>
                <w:rFonts w:ascii="Gill Sans MT" w:hAnsi="Gill Sans MT"/>
              </w:rPr>
            </w:pPr>
          </w:p>
        </w:tc>
        <w:tc>
          <w:tcPr>
            <w:tcW w:w="1710" w:type="dxa"/>
          </w:tcPr>
          <w:p w14:paraId="2D59CD4F" w14:textId="77777777" w:rsidR="00E71899" w:rsidRPr="00BE068B" w:rsidRDefault="00E71899" w:rsidP="00E71899">
            <w:pPr>
              <w:rPr>
                <w:rFonts w:ascii="Gill Sans MT" w:hAnsi="Gill Sans MT"/>
              </w:rPr>
            </w:pPr>
          </w:p>
        </w:tc>
        <w:tc>
          <w:tcPr>
            <w:tcW w:w="2160" w:type="dxa"/>
          </w:tcPr>
          <w:p w14:paraId="692623EB" w14:textId="77777777" w:rsidR="00E71899" w:rsidRPr="00BE068B" w:rsidRDefault="00E71899" w:rsidP="00E71899">
            <w:pPr>
              <w:rPr>
                <w:rFonts w:ascii="Gill Sans MT" w:hAnsi="Gill Sans MT"/>
              </w:rPr>
            </w:pPr>
          </w:p>
        </w:tc>
      </w:tr>
      <w:tr w:rsidR="00E71899" w:rsidRPr="00BE068B" w14:paraId="341FE182" w14:textId="77777777" w:rsidTr="00E71899">
        <w:trPr>
          <w:trHeight w:val="20"/>
        </w:trPr>
        <w:tc>
          <w:tcPr>
            <w:tcW w:w="694" w:type="dxa"/>
          </w:tcPr>
          <w:p w14:paraId="763D7EB8"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9</w:t>
            </w:r>
          </w:p>
        </w:tc>
        <w:tc>
          <w:tcPr>
            <w:tcW w:w="1482" w:type="dxa"/>
          </w:tcPr>
          <w:p w14:paraId="30335899" w14:textId="77777777" w:rsidR="00E71899" w:rsidRPr="00BE068B" w:rsidRDefault="00E71899" w:rsidP="00E71899">
            <w:pPr>
              <w:rPr>
                <w:rFonts w:ascii="Gill Sans MT" w:hAnsi="Gill Sans MT"/>
              </w:rPr>
            </w:pPr>
          </w:p>
        </w:tc>
        <w:tc>
          <w:tcPr>
            <w:tcW w:w="1710" w:type="dxa"/>
          </w:tcPr>
          <w:p w14:paraId="3CDAB3E2" w14:textId="77777777" w:rsidR="00E71899" w:rsidRPr="00BE068B" w:rsidRDefault="00E71899" w:rsidP="00E71899">
            <w:pPr>
              <w:rPr>
                <w:rFonts w:ascii="Gill Sans MT" w:hAnsi="Gill Sans MT"/>
              </w:rPr>
            </w:pPr>
          </w:p>
        </w:tc>
        <w:tc>
          <w:tcPr>
            <w:tcW w:w="2160" w:type="dxa"/>
          </w:tcPr>
          <w:p w14:paraId="2D33B7D3" w14:textId="77777777" w:rsidR="00E71899" w:rsidRPr="00BE068B" w:rsidRDefault="00E71899" w:rsidP="00E71899">
            <w:pPr>
              <w:rPr>
                <w:rFonts w:ascii="Gill Sans MT" w:hAnsi="Gill Sans MT"/>
              </w:rPr>
            </w:pPr>
          </w:p>
        </w:tc>
      </w:tr>
      <w:tr w:rsidR="00E71899" w:rsidRPr="00BE068B" w14:paraId="33862F1C" w14:textId="77777777" w:rsidTr="00E71899">
        <w:trPr>
          <w:trHeight w:val="20"/>
        </w:trPr>
        <w:tc>
          <w:tcPr>
            <w:tcW w:w="694" w:type="dxa"/>
          </w:tcPr>
          <w:p w14:paraId="461B197C" w14:textId="77777777" w:rsidR="00E71899" w:rsidRPr="00BE068B" w:rsidRDefault="00E71899" w:rsidP="00E71899">
            <w:pPr>
              <w:contextualSpacing/>
              <w:jc w:val="center"/>
              <w:rPr>
                <w:rFonts w:ascii="Gill Sans MT" w:hAnsi="Gill Sans MT"/>
                <w:sz w:val="20"/>
              </w:rPr>
            </w:pPr>
            <w:r w:rsidRPr="00BE068B">
              <w:rPr>
                <w:rFonts w:ascii="Gill Sans MT" w:hAnsi="Gill Sans MT"/>
                <w:sz w:val="20"/>
              </w:rPr>
              <w:t>10</w:t>
            </w:r>
          </w:p>
        </w:tc>
        <w:tc>
          <w:tcPr>
            <w:tcW w:w="1482" w:type="dxa"/>
          </w:tcPr>
          <w:p w14:paraId="18AD7B0C" w14:textId="77777777" w:rsidR="00E71899" w:rsidRPr="00BE068B" w:rsidRDefault="00E71899" w:rsidP="00E71899">
            <w:pPr>
              <w:rPr>
                <w:rFonts w:ascii="Gill Sans MT" w:hAnsi="Gill Sans MT"/>
              </w:rPr>
            </w:pPr>
          </w:p>
        </w:tc>
        <w:tc>
          <w:tcPr>
            <w:tcW w:w="1710" w:type="dxa"/>
          </w:tcPr>
          <w:p w14:paraId="52563C65" w14:textId="77777777" w:rsidR="00E71899" w:rsidRPr="00BE068B" w:rsidRDefault="00E71899" w:rsidP="00E71899">
            <w:pPr>
              <w:rPr>
                <w:rFonts w:ascii="Gill Sans MT" w:hAnsi="Gill Sans MT"/>
              </w:rPr>
            </w:pPr>
          </w:p>
        </w:tc>
        <w:tc>
          <w:tcPr>
            <w:tcW w:w="2160" w:type="dxa"/>
          </w:tcPr>
          <w:p w14:paraId="5157E201" w14:textId="77777777" w:rsidR="00E71899" w:rsidRPr="00BE068B" w:rsidRDefault="00E71899" w:rsidP="00E71899">
            <w:pPr>
              <w:rPr>
                <w:rFonts w:ascii="Gill Sans MT" w:hAnsi="Gill Sans MT"/>
              </w:rPr>
            </w:pPr>
          </w:p>
        </w:tc>
      </w:tr>
    </w:tbl>
    <w:p w14:paraId="607B02DC" w14:textId="77777777" w:rsidR="00E71899" w:rsidRDefault="00E71899" w:rsidP="00F7697D">
      <w:pPr>
        <w:spacing w:after="0" w:line="240" w:lineRule="auto"/>
        <w:contextualSpacing/>
        <w:rPr>
          <w:rFonts w:ascii="Gill Sans MT" w:eastAsia="SimSun" w:hAnsi="Gill Sans MT"/>
        </w:rPr>
      </w:pPr>
    </w:p>
    <w:p w14:paraId="7490C981" w14:textId="77777777" w:rsidR="00E71899" w:rsidRDefault="00E71899" w:rsidP="00F7697D">
      <w:pPr>
        <w:spacing w:after="0" w:line="240" w:lineRule="auto"/>
        <w:contextualSpacing/>
        <w:rPr>
          <w:rFonts w:ascii="Gill Sans MT" w:eastAsia="SimSun" w:hAnsi="Gill Sans MT"/>
        </w:rPr>
      </w:pPr>
    </w:p>
    <w:p w14:paraId="718F4143" w14:textId="77777777" w:rsidR="00E71899" w:rsidRDefault="00E71899" w:rsidP="00F7697D">
      <w:pPr>
        <w:spacing w:after="0" w:line="240" w:lineRule="auto"/>
        <w:contextualSpacing/>
        <w:rPr>
          <w:rFonts w:ascii="Gill Sans MT" w:eastAsia="SimSun" w:hAnsi="Gill Sans MT"/>
        </w:rPr>
      </w:pPr>
    </w:p>
    <w:p w14:paraId="1FC79AA8" w14:textId="77777777" w:rsidR="00E71899" w:rsidRDefault="00E71899" w:rsidP="00F7697D">
      <w:pPr>
        <w:spacing w:after="0" w:line="240" w:lineRule="auto"/>
        <w:contextualSpacing/>
        <w:rPr>
          <w:rFonts w:ascii="Gill Sans MT" w:eastAsia="SimSun" w:hAnsi="Gill Sans MT"/>
        </w:rPr>
      </w:pPr>
    </w:p>
    <w:p w14:paraId="4784E77D" w14:textId="77777777" w:rsidR="00E71899" w:rsidRDefault="00E71899" w:rsidP="00F7697D">
      <w:pPr>
        <w:spacing w:after="0" w:line="240" w:lineRule="auto"/>
        <w:contextualSpacing/>
        <w:rPr>
          <w:rFonts w:ascii="Gill Sans MT" w:eastAsia="SimSun" w:hAnsi="Gill Sans MT"/>
        </w:rPr>
      </w:pPr>
    </w:p>
    <w:p w14:paraId="50B172B0" w14:textId="77777777" w:rsidR="00E71899" w:rsidRDefault="00E71899" w:rsidP="00F7697D">
      <w:pPr>
        <w:spacing w:after="0" w:line="240" w:lineRule="auto"/>
        <w:contextualSpacing/>
        <w:rPr>
          <w:rFonts w:ascii="Gill Sans MT" w:eastAsia="SimSun" w:hAnsi="Gill Sans MT"/>
        </w:rPr>
      </w:pPr>
    </w:p>
    <w:p w14:paraId="4289A054" w14:textId="77777777" w:rsidR="00E71899" w:rsidRPr="00BE068B" w:rsidRDefault="00E71899" w:rsidP="00F7697D">
      <w:pPr>
        <w:spacing w:after="0" w:line="240" w:lineRule="auto"/>
        <w:contextualSpacing/>
        <w:rPr>
          <w:rFonts w:ascii="Gill Sans MT" w:eastAsia="SimSun" w:hAnsi="Gill Sans MT"/>
        </w:rPr>
      </w:pPr>
    </w:p>
    <w:tbl>
      <w:tblPr>
        <w:tblStyle w:val="TableGrid2"/>
        <w:tblW w:w="7915" w:type="dxa"/>
        <w:tblInd w:w="29" w:type="dxa"/>
        <w:tblCellMar>
          <w:left w:w="29" w:type="dxa"/>
          <w:right w:w="29" w:type="dxa"/>
        </w:tblCellMar>
        <w:tblLook w:val="04A0" w:firstRow="1" w:lastRow="0" w:firstColumn="1" w:lastColumn="0" w:noHBand="0" w:noVBand="1"/>
      </w:tblPr>
      <w:tblGrid>
        <w:gridCol w:w="2638"/>
        <w:gridCol w:w="2638"/>
        <w:gridCol w:w="2639"/>
      </w:tblGrid>
      <w:tr w:rsidR="00F7697D" w:rsidRPr="00BE068B" w14:paraId="6D3492F2" w14:textId="77777777" w:rsidTr="00E71899">
        <w:tc>
          <w:tcPr>
            <w:tcW w:w="7915" w:type="dxa"/>
            <w:gridSpan w:val="3"/>
          </w:tcPr>
          <w:p w14:paraId="4706DC0C" w14:textId="1CC2D529" w:rsidR="00F7697D" w:rsidRPr="00BE068B" w:rsidRDefault="00CD4FA7"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Fertilizer Code 119</w:t>
            </w:r>
          </w:p>
        </w:tc>
      </w:tr>
      <w:tr w:rsidR="00F7697D" w:rsidRPr="00BE068B" w14:paraId="0DE8A16B" w14:textId="77777777" w:rsidTr="00E71899">
        <w:tc>
          <w:tcPr>
            <w:tcW w:w="2638" w:type="dxa"/>
          </w:tcPr>
          <w:p w14:paraId="14F63EE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0=None</w:t>
            </w:r>
          </w:p>
          <w:p w14:paraId="45D820D3"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1=Compound D</w:t>
            </w:r>
          </w:p>
          <w:p w14:paraId="0F7010A1"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2=Compound X</w:t>
            </w:r>
          </w:p>
          <w:p w14:paraId="593A9906"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3=Triple Super Phosphate (TSP)</w:t>
            </w:r>
          </w:p>
          <w:p w14:paraId="380D5F49"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4=Single Super Phosephate</w:t>
            </w:r>
          </w:p>
          <w:p w14:paraId="740D40C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5=Compound R</w:t>
            </w:r>
          </w:p>
        </w:tc>
        <w:tc>
          <w:tcPr>
            <w:tcW w:w="2638" w:type="dxa"/>
          </w:tcPr>
          <w:p w14:paraId="3B7AA9D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6=Compound WV</w:t>
            </w:r>
          </w:p>
          <w:p w14:paraId="6BD1B8A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7=Di-grow (foliar)</w:t>
            </w:r>
          </w:p>
          <w:p w14:paraId="67A4BC1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8=Wonder (foliar)</w:t>
            </w:r>
          </w:p>
          <w:p w14:paraId="35CFF8C0"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9=Vegetative (foliar)</w:t>
            </w:r>
          </w:p>
          <w:p w14:paraId="06869B0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10=Urea</w:t>
            </w:r>
          </w:p>
          <w:p w14:paraId="74F6BEC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11=Ammonium Nitrate</w:t>
            </w:r>
          </w:p>
        </w:tc>
        <w:tc>
          <w:tcPr>
            <w:tcW w:w="2639" w:type="dxa"/>
          </w:tcPr>
          <w:p w14:paraId="390295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12=CAN</w:t>
            </w:r>
          </w:p>
          <w:p w14:paraId="331E6C4C"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13=Allwin top</w:t>
            </w:r>
          </w:p>
          <w:p w14:paraId="312D6A64"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14=Flower&amp;Plant (foliar)</w:t>
            </w:r>
          </w:p>
          <w:p w14:paraId="36573C72"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15=Compound B</w:t>
            </w:r>
          </w:p>
          <w:p w14:paraId="4BB6AB25"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16=Manure</w:t>
            </w:r>
          </w:p>
          <w:p w14:paraId="39D07A17" w14:textId="77777777" w:rsidR="00F7697D" w:rsidRPr="00BE068B" w:rsidRDefault="00F7697D"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 not know</w:t>
            </w:r>
          </w:p>
        </w:tc>
      </w:tr>
    </w:tbl>
    <w:tbl>
      <w:tblPr>
        <w:tblStyle w:val="TableGrid2"/>
        <w:tblpPr w:leftFromText="180" w:rightFromText="180" w:vertAnchor="text" w:horzAnchor="page" w:tblpX="1470" w:tblpY="93"/>
        <w:tblW w:w="8275" w:type="dxa"/>
        <w:tblCellMar>
          <w:left w:w="29" w:type="dxa"/>
          <w:right w:w="29" w:type="dxa"/>
        </w:tblCellMar>
        <w:tblLook w:val="04A0" w:firstRow="1" w:lastRow="0" w:firstColumn="1" w:lastColumn="0" w:noHBand="0" w:noVBand="1"/>
      </w:tblPr>
      <w:tblGrid>
        <w:gridCol w:w="8275"/>
      </w:tblGrid>
      <w:tr w:rsidR="00E71899" w:rsidRPr="00BE068B" w14:paraId="2A637552" w14:textId="77777777" w:rsidTr="00E71899">
        <w:tc>
          <w:tcPr>
            <w:tcW w:w="8275" w:type="dxa"/>
          </w:tcPr>
          <w:p w14:paraId="6DA69307" w14:textId="77777777" w:rsidR="00E71899" w:rsidRPr="00BE068B" w:rsidRDefault="00E71899" w:rsidP="00E71899">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Crop residue use-  120</w:t>
            </w:r>
          </w:p>
        </w:tc>
      </w:tr>
      <w:tr w:rsidR="00E71899" w:rsidRPr="00BE068B" w14:paraId="7D30B69E" w14:textId="77777777" w:rsidTr="00E71899">
        <w:tc>
          <w:tcPr>
            <w:tcW w:w="8275" w:type="dxa"/>
          </w:tcPr>
          <w:p w14:paraId="44989558"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1=Left in fields then plowed/incorporated into the field</w:t>
            </w:r>
          </w:p>
          <w:p w14:paraId="2CA6208B"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lastRenderedPageBreak/>
              <w:t>2=Burned on the field</w:t>
            </w:r>
          </w:p>
          <w:p w14:paraId="7C3B4A9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3=Cut and spread on the field</w:t>
            </w:r>
          </w:p>
          <w:p w14:paraId="09A95162"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4=Cut and removed from the field and fed to animals</w:t>
            </w:r>
          </w:p>
          <w:p w14:paraId="3FA3DDDD"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5=Cut and removed from the field for other household uses</w:t>
            </w:r>
          </w:p>
          <w:p w14:paraId="0C834925"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6=Grazed by animals</w:t>
            </w:r>
          </w:p>
          <w:p w14:paraId="2399CC76"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7=For sale</w:t>
            </w:r>
          </w:p>
          <w:p w14:paraId="5E45914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8=Mulched</w:t>
            </w:r>
          </w:p>
          <w:p w14:paraId="2DE406EC"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9=No crop residue because they did not cultivate on this field during the last agricultural season</w:t>
            </w:r>
          </w:p>
          <w:p w14:paraId="1FEA5E4F" w14:textId="77777777" w:rsidR="00E71899" w:rsidRPr="00BE068B" w:rsidRDefault="00E71899" w:rsidP="00E71899">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w:t>
            </w:r>
          </w:p>
        </w:tc>
      </w:tr>
    </w:tbl>
    <w:p w14:paraId="712A8D87" w14:textId="2C7965CC" w:rsidR="000D64E6" w:rsidRDefault="00F7697D" w:rsidP="00E71899">
      <w:pPr>
        <w:spacing w:after="0" w:line="240" w:lineRule="auto"/>
        <w:contextualSpacing/>
        <w:rPr>
          <w:rFonts w:ascii="Gill Sans MT" w:hAnsi="Gill Sans MT" w:cs="Arial"/>
          <w:sz w:val="18"/>
          <w:szCs w:val="18"/>
        </w:rPr>
      </w:pPr>
      <w:r w:rsidRPr="00BE068B">
        <w:rPr>
          <w:rFonts w:ascii="Gill Sans MT" w:eastAsia="SimSun" w:hAnsi="Gill Sans MT"/>
        </w:rPr>
        <w:lastRenderedPageBreak/>
        <w:br w:type="page"/>
      </w:r>
      <w:commentRangeStart w:id="78"/>
      <w:r w:rsidR="000D64E6" w:rsidRPr="00E71899">
        <w:rPr>
          <w:rFonts w:ascii="Arial" w:hAnsi="Arial" w:cs="Arial"/>
          <w:sz w:val="18"/>
          <w:szCs w:val="18"/>
        </w:rPr>
        <w:lastRenderedPageBreak/>
        <w:t>Please</w:t>
      </w:r>
      <w:commentRangeEnd w:id="78"/>
      <w:r w:rsidR="00E71899">
        <w:rPr>
          <w:rStyle w:val="CommentReference"/>
        </w:rPr>
        <w:commentReference w:id="78"/>
      </w:r>
      <w:r w:rsidR="000D64E6" w:rsidRPr="00E71899">
        <w:rPr>
          <w:rFonts w:ascii="Arial" w:hAnsi="Arial" w:cs="Arial"/>
          <w:sz w:val="18"/>
          <w:szCs w:val="18"/>
        </w:rPr>
        <w:t xml:space="preserve"> indicate the crops planted / harvested </w:t>
      </w:r>
      <w:r w:rsidR="00E71899">
        <w:rPr>
          <w:rFonts w:ascii="Arial" w:hAnsi="Arial" w:cs="Arial"/>
          <w:sz w:val="18"/>
          <w:szCs w:val="18"/>
        </w:rPr>
        <w:t>during the 2013/2014 agricultural season</w:t>
      </w:r>
      <w:r w:rsidR="000D64E6" w:rsidRPr="00E71899">
        <w:rPr>
          <w:rFonts w:ascii="Arial" w:hAnsi="Arial" w:cs="Arial"/>
          <w:sz w:val="18"/>
          <w:szCs w:val="18"/>
        </w:rPr>
        <w:t>, and indicate amounts consumed, sold or given away:</w:t>
      </w:r>
      <w:r w:rsidR="000D64E6" w:rsidRPr="00BE068B">
        <w:rPr>
          <w:rFonts w:ascii="Gill Sans MT" w:hAnsi="Gill Sans MT" w:cs="Arial"/>
          <w:sz w:val="18"/>
          <w:szCs w:val="18"/>
        </w:rPr>
        <w:t xml:space="preserve"> </w:t>
      </w:r>
    </w:p>
    <w:p w14:paraId="6E6A2455" w14:textId="77777777" w:rsidR="00E71899" w:rsidRPr="00E71899" w:rsidRDefault="00E71899" w:rsidP="00E71899">
      <w:pPr>
        <w:spacing w:after="0" w:line="240" w:lineRule="auto"/>
        <w:contextualSpacing/>
        <w:rPr>
          <w:ins w:id="79" w:author="Stephanie Fenner" w:date="2014-11-04T14:14:00Z"/>
          <w:rFonts w:ascii="Gill Sans MT" w:eastAsia="SimSun" w:hAnsi="Gill Sans MT"/>
        </w:rPr>
      </w:pPr>
    </w:p>
    <w:tbl>
      <w:tblPr>
        <w:tblStyle w:val="TableGrid"/>
        <w:tblW w:w="11610" w:type="dxa"/>
        <w:tblInd w:w="108" w:type="dxa"/>
        <w:tblLook w:val="04A0" w:firstRow="1" w:lastRow="0" w:firstColumn="1" w:lastColumn="0" w:noHBand="0" w:noVBand="1"/>
      </w:tblPr>
      <w:tblGrid>
        <w:gridCol w:w="1290"/>
        <w:gridCol w:w="2391"/>
        <w:gridCol w:w="1020"/>
        <w:gridCol w:w="627"/>
        <w:gridCol w:w="768"/>
        <w:gridCol w:w="775"/>
        <w:gridCol w:w="1209"/>
        <w:gridCol w:w="3530"/>
      </w:tblGrid>
      <w:tr w:rsidR="000D64E6" w:rsidRPr="00BE068B" w14:paraId="4D31CDC0" w14:textId="77777777" w:rsidTr="00E71899">
        <w:tc>
          <w:tcPr>
            <w:tcW w:w="1290" w:type="dxa"/>
          </w:tcPr>
          <w:p w14:paraId="57F17A29" w14:textId="0491D786"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Crop</w:t>
            </w:r>
          </w:p>
        </w:tc>
        <w:tc>
          <w:tcPr>
            <w:tcW w:w="2391" w:type="dxa"/>
          </w:tcPr>
          <w:p w14:paraId="65E84AF6"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Size area planted (Indicate Limas, Hectares, Acres, # basins)</w:t>
            </w:r>
          </w:p>
        </w:tc>
        <w:tc>
          <w:tcPr>
            <w:tcW w:w="1020" w:type="dxa"/>
          </w:tcPr>
          <w:p w14:paraId="1B90B7EE"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bags harvested</w:t>
            </w:r>
          </w:p>
        </w:tc>
        <w:tc>
          <w:tcPr>
            <w:tcW w:w="627" w:type="dxa"/>
          </w:tcPr>
          <w:p w14:paraId="19ECE2E8"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Size Bags (KG)</w:t>
            </w:r>
          </w:p>
        </w:tc>
        <w:tc>
          <w:tcPr>
            <w:tcW w:w="768" w:type="dxa"/>
          </w:tcPr>
          <w:p w14:paraId="2FC98FA9"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bags sold</w:t>
            </w:r>
          </w:p>
        </w:tc>
        <w:tc>
          <w:tcPr>
            <w:tcW w:w="775" w:type="dxa"/>
          </w:tcPr>
          <w:p w14:paraId="629914C5"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Price / Bag</w:t>
            </w:r>
          </w:p>
        </w:tc>
        <w:tc>
          <w:tcPr>
            <w:tcW w:w="1209" w:type="dxa"/>
          </w:tcPr>
          <w:p w14:paraId="25BEA342"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bags consumed (household)</w:t>
            </w:r>
          </w:p>
        </w:tc>
        <w:tc>
          <w:tcPr>
            <w:tcW w:w="3530" w:type="dxa"/>
          </w:tcPr>
          <w:p w14:paraId="1D89DEB7" w14:textId="77777777" w:rsidR="000D64E6" w:rsidRPr="00BE068B" w:rsidRDefault="000D64E6" w:rsidP="0090229E">
            <w:pPr>
              <w:rPr>
                <w:rFonts w:ascii="Gill Sans MT" w:hAnsi="Gill Sans MT" w:cs="Arial"/>
                <w:sz w:val="18"/>
                <w:szCs w:val="18"/>
              </w:rPr>
            </w:pPr>
            <w:r w:rsidRPr="00BE068B">
              <w:rPr>
                <w:rFonts w:ascii="Gill Sans MT" w:hAnsi="Gill Sans MT" w:cs="Arial"/>
                <w:sz w:val="18"/>
                <w:szCs w:val="18"/>
              </w:rPr>
              <w:t># bags given away</w:t>
            </w:r>
          </w:p>
        </w:tc>
      </w:tr>
      <w:tr w:rsidR="000D64E6" w:rsidRPr="00BE068B" w14:paraId="048786C0" w14:textId="77777777" w:rsidTr="00E71899">
        <w:tc>
          <w:tcPr>
            <w:tcW w:w="1290" w:type="dxa"/>
          </w:tcPr>
          <w:p w14:paraId="0AAF0C3B" w14:textId="77777777" w:rsidR="000D64E6" w:rsidRPr="00BE068B" w:rsidRDefault="000D64E6" w:rsidP="0090229E">
            <w:pPr>
              <w:rPr>
                <w:rFonts w:ascii="Gill Sans MT" w:hAnsi="Gill Sans MT" w:cs="Arial"/>
                <w:sz w:val="18"/>
                <w:szCs w:val="18"/>
              </w:rPr>
            </w:pPr>
          </w:p>
        </w:tc>
        <w:tc>
          <w:tcPr>
            <w:tcW w:w="2391" w:type="dxa"/>
          </w:tcPr>
          <w:p w14:paraId="7874DFDD" w14:textId="77777777" w:rsidR="000D64E6" w:rsidRPr="00BE068B" w:rsidRDefault="000D64E6" w:rsidP="0090229E">
            <w:pPr>
              <w:rPr>
                <w:rFonts w:ascii="Gill Sans MT" w:hAnsi="Gill Sans MT" w:cs="Arial"/>
                <w:sz w:val="18"/>
                <w:szCs w:val="18"/>
              </w:rPr>
            </w:pPr>
          </w:p>
        </w:tc>
        <w:tc>
          <w:tcPr>
            <w:tcW w:w="1020" w:type="dxa"/>
          </w:tcPr>
          <w:p w14:paraId="36BD1679" w14:textId="77777777" w:rsidR="000D64E6" w:rsidRPr="00BE068B" w:rsidRDefault="000D64E6" w:rsidP="0090229E">
            <w:pPr>
              <w:rPr>
                <w:rFonts w:ascii="Gill Sans MT" w:hAnsi="Gill Sans MT" w:cs="Arial"/>
                <w:sz w:val="18"/>
                <w:szCs w:val="18"/>
              </w:rPr>
            </w:pPr>
          </w:p>
        </w:tc>
        <w:tc>
          <w:tcPr>
            <w:tcW w:w="627" w:type="dxa"/>
          </w:tcPr>
          <w:p w14:paraId="0F13FD19" w14:textId="77777777" w:rsidR="000D64E6" w:rsidRPr="00BE068B" w:rsidRDefault="000D64E6" w:rsidP="0090229E">
            <w:pPr>
              <w:rPr>
                <w:rFonts w:ascii="Gill Sans MT" w:hAnsi="Gill Sans MT" w:cs="Arial"/>
                <w:sz w:val="18"/>
                <w:szCs w:val="18"/>
              </w:rPr>
            </w:pPr>
          </w:p>
        </w:tc>
        <w:tc>
          <w:tcPr>
            <w:tcW w:w="768" w:type="dxa"/>
          </w:tcPr>
          <w:p w14:paraId="0CE15318" w14:textId="77777777" w:rsidR="000D64E6" w:rsidRPr="00BE068B" w:rsidRDefault="000D64E6" w:rsidP="0090229E">
            <w:pPr>
              <w:rPr>
                <w:rFonts w:ascii="Gill Sans MT" w:hAnsi="Gill Sans MT" w:cs="Arial"/>
                <w:sz w:val="18"/>
                <w:szCs w:val="18"/>
              </w:rPr>
            </w:pPr>
          </w:p>
        </w:tc>
        <w:tc>
          <w:tcPr>
            <w:tcW w:w="775" w:type="dxa"/>
          </w:tcPr>
          <w:p w14:paraId="3B3D7D3C" w14:textId="77777777" w:rsidR="000D64E6" w:rsidRPr="00BE068B" w:rsidRDefault="000D64E6" w:rsidP="0090229E">
            <w:pPr>
              <w:rPr>
                <w:rFonts w:ascii="Gill Sans MT" w:hAnsi="Gill Sans MT" w:cs="Arial"/>
                <w:sz w:val="18"/>
                <w:szCs w:val="18"/>
              </w:rPr>
            </w:pPr>
          </w:p>
        </w:tc>
        <w:tc>
          <w:tcPr>
            <w:tcW w:w="1209" w:type="dxa"/>
          </w:tcPr>
          <w:p w14:paraId="40FA4582" w14:textId="77777777" w:rsidR="000D64E6" w:rsidRPr="00BE068B" w:rsidRDefault="000D64E6" w:rsidP="0090229E">
            <w:pPr>
              <w:rPr>
                <w:rFonts w:ascii="Gill Sans MT" w:hAnsi="Gill Sans MT" w:cs="Arial"/>
                <w:sz w:val="18"/>
                <w:szCs w:val="18"/>
              </w:rPr>
            </w:pPr>
          </w:p>
        </w:tc>
        <w:tc>
          <w:tcPr>
            <w:tcW w:w="3530" w:type="dxa"/>
          </w:tcPr>
          <w:p w14:paraId="5C49567B" w14:textId="77777777" w:rsidR="000D64E6" w:rsidRPr="00BE068B" w:rsidRDefault="000D64E6" w:rsidP="0090229E">
            <w:pPr>
              <w:rPr>
                <w:rFonts w:ascii="Gill Sans MT" w:hAnsi="Gill Sans MT" w:cs="Arial"/>
                <w:sz w:val="18"/>
                <w:szCs w:val="18"/>
              </w:rPr>
            </w:pPr>
          </w:p>
        </w:tc>
      </w:tr>
      <w:tr w:rsidR="000D64E6" w:rsidRPr="00BE068B" w14:paraId="3DFAA6E3" w14:textId="77777777" w:rsidTr="00E71899">
        <w:tc>
          <w:tcPr>
            <w:tcW w:w="1290" w:type="dxa"/>
          </w:tcPr>
          <w:p w14:paraId="5E4933F6" w14:textId="77777777" w:rsidR="000D64E6" w:rsidRPr="00BE068B" w:rsidRDefault="000D64E6" w:rsidP="0090229E">
            <w:pPr>
              <w:rPr>
                <w:rFonts w:ascii="Gill Sans MT" w:hAnsi="Gill Sans MT" w:cs="Arial"/>
                <w:sz w:val="18"/>
                <w:szCs w:val="18"/>
              </w:rPr>
            </w:pPr>
          </w:p>
        </w:tc>
        <w:tc>
          <w:tcPr>
            <w:tcW w:w="2391" w:type="dxa"/>
          </w:tcPr>
          <w:p w14:paraId="395B57C2" w14:textId="77777777" w:rsidR="000D64E6" w:rsidRPr="00BE068B" w:rsidRDefault="000D64E6" w:rsidP="0090229E">
            <w:pPr>
              <w:rPr>
                <w:rFonts w:ascii="Gill Sans MT" w:hAnsi="Gill Sans MT" w:cs="Arial"/>
                <w:sz w:val="18"/>
                <w:szCs w:val="18"/>
              </w:rPr>
            </w:pPr>
          </w:p>
        </w:tc>
        <w:tc>
          <w:tcPr>
            <w:tcW w:w="1020" w:type="dxa"/>
          </w:tcPr>
          <w:p w14:paraId="00427CD4" w14:textId="77777777" w:rsidR="000D64E6" w:rsidRPr="00BE068B" w:rsidRDefault="000D64E6" w:rsidP="0090229E">
            <w:pPr>
              <w:rPr>
                <w:rFonts w:ascii="Gill Sans MT" w:hAnsi="Gill Sans MT" w:cs="Arial"/>
                <w:sz w:val="18"/>
                <w:szCs w:val="18"/>
              </w:rPr>
            </w:pPr>
          </w:p>
        </w:tc>
        <w:tc>
          <w:tcPr>
            <w:tcW w:w="627" w:type="dxa"/>
          </w:tcPr>
          <w:p w14:paraId="11BB9235" w14:textId="77777777" w:rsidR="000D64E6" w:rsidRPr="00BE068B" w:rsidRDefault="000D64E6" w:rsidP="0090229E">
            <w:pPr>
              <w:rPr>
                <w:rFonts w:ascii="Gill Sans MT" w:hAnsi="Gill Sans MT" w:cs="Arial"/>
                <w:sz w:val="18"/>
                <w:szCs w:val="18"/>
              </w:rPr>
            </w:pPr>
          </w:p>
        </w:tc>
        <w:tc>
          <w:tcPr>
            <w:tcW w:w="768" w:type="dxa"/>
          </w:tcPr>
          <w:p w14:paraId="63E4AFC7" w14:textId="77777777" w:rsidR="000D64E6" w:rsidRPr="00BE068B" w:rsidRDefault="000D64E6" w:rsidP="0090229E">
            <w:pPr>
              <w:rPr>
                <w:rFonts w:ascii="Gill Sans MT" w:hAnsi="Gill Sans MT" w:cs="Arial"/>
                <w:sz w:val="18"/>
                <w:szCs w:val="18"/>
              </w:rPr>
            </w:pPr>
          </w:p>
        </w:tc>
        <w:tc>
          <w:tcPr>
            <w:tcW w:w="775" w:type="dxa"/>
          </w:tcPr>
          <w:p w14:paraId="57385A29" w14:textId="77777777" w:rsidR="000D64E6" w:rsidRPr="00BE068B" w:rsidRDefault="000D64E6" w:rsidP="0090229E">
            <w:pPr>
              <w:rPr>
                <w:rFonts w:ascii="Gill Sans MT" w:hAnsi="Gill Sans MT" w:cs="Arial"/>
                <w:sz w:val="18"/>
                <w:szCs w:val="18"/>
              </w:rPr>
            </w:pPr>
          </w:p>
        </w:tc>
        <w:tc>
          <w:tcPr>
            <w:tcW w:w="1209" w:type="dxa"/>
          </w:tcPr>
          <w:p w14:paraId="27E7C664" w14:textId="77777777" w:rsidR="000D64E6" w:rsidRPr="00BE068B" w:rsidRDefault="000D64E6" w:rsidP="0090229E">
            <w:pPr>
              <w:rPr>
                <w:rFonts w:ascii="Gill Sans MT" w:hAnsi="Gill Sans MT" w:cs="Arial"/>
                <w:sz w:val="18"/>
                <w:szCs w:val="18"/>
              </w:rPr>
            </w:pPr>
          </w:p>
        </w:tc>
        <w:tc>
          <w:tcPr>
            <w:tcW w:w="3530" w:type="dxa"/>
          </w:tcPr>
          <w:p w14:paraId="01B2A899" w14:textId="77777777" w:rsidR="000D64E6" w:rsidRPr="00BE068B" w:rsidRDefault="000D64E6" w:rsidP="0090229E">
            <w:pPr>
              <w:rPr>
                <w:rFonts w:ascii="Gill Sans MT" w:hAnsi="Gill Sans MT" w:cs="Arial"/>
                <w:sz w:val="18"/>
                <w:szCs w:val="18"/>
              </w:rPr>
            </w:pPr>
          </w:p>
        </w:tc>
      </w:tr>
      <w:tr w:rsidR="000D64E6" w:rsidRPr="00BE068B" w14:paraId="1FAEFE9C" w14:textId="77777777" w:rsidTr="00E71899">
        <w:tc>
          <w:tcPr>
            <w:tcW w:w="1290" w:type="dxa"/>
          </w:tcPr>
          <w:p w14:paraId="53E119DF" w14:textId="77777777" w:rsidR="000D64E6" w:rsidRPr="00BE068B" w:rsidRDefault="000D64E6" w:rsidP="0090229E">
            <w:pPr>
              <w:rPr>
                <w:rFonts w:ascii="Gill Sans MT" w:hAnsi="Gill Sans MT" w:cs="Arial"/>
                <w:sz w:val="18"/>
                <w:szCs w:val="18"/>
              </w:rPr>
            </w:pPr>
          </w:p>
        </w:tc>
        <w:tc>
          <w:tcPr>
            <w:tcW w:w="2391" w:type="dxa"/>
          </w:tcPr>
          <w:p w14:paraId="7DAA74D2" w14:textId="77777777" w:rsidR="000D64E6" w:rsidRPr="00BE068B" w:rsidRDefault="000D64E6" w:rsidP="0090229E">
            <w:pPr>
              <w:rPr>
                <w:rFonts w:ascii="Gill Sans MT" w:hAnsi="Gill Sans MT" w:cs="Arial"/>
                <w:sz w:val="18"/>
                <w:szCs w:val="18"/>
              </w:rPr>
            </w:pPr>
          </w:p>
        </w:tc>
        <w:tc>
          <w:tcPr>
            <w:tcW w:w="1020" w:type="dxa"/>
          </w:tcPr>
          <w:p w14:paraId="0F50A350" w14:textId="77777777" w:rsidR="000D64E6" w:rsidRPr="00BE068B" w:rsidRDefault="000D64E6" w:rsidP="0090229E">
            <w:pPr>
              <w:rPr>
                <w:rFonts w:ascii="Gill Sans MT" w:hAnsi="Gill Sans MT" w:cs="Arial"/>
                <w:sz w:val="18"/>
                <w:szCs w:val="18"/>
              </w:rPr>
            </w:pPr>
          </w:p>
        </w:tc>
        <w:tc>
          <w:tcPr>
            <w:tcW w:w="627" w:type="dxa"/>
          </w:tcPr>
          <w:p w14:paraId="2395F3AE" w14:textId="77777777" w:rsidR="000D64E6" w:rsidRPr="00BE068B" w:rsidRDefault="000D64E6" w:rsidP="0090229E">
            <w:pPr>
              <w:rPr>
                <w:rFonts w:ascii="Gill Sans MT" w:hAnsi="Gill Sans MT" w:cs="Arial"/>
                <w:sz w:val="18"/>
                <w:szCs w:val="18"/>
              </w:rPr>
            </w:pPr>
          </w:p>
        </w:tc>
        <w:tc>
          <w:tcPr>
            <w:tcW w:w="768" w:type="dxa"/>
          </w:tcPr>
          <w:p w14:paraId="4AB215DB" w14:textId="77777777" w:rsidR="000D64E6" w:rsidRPr="00BE068B" w:rsidRDefault="000D64E6" w:rsidP="0090229E">
            <w:pPr>
              <w:rPr>
                <w:rFonts w:ascii="Gill Sans MT" w:hAnsi="Gill Sans MT" w:cs="Arial"/>
                <w:sz w:val="18"/>
                <w:szCs w:val="18"/>
              </w:rPr>
            </w:pPr>
          </w:p>
        </w:tc>
        <w:tc>
          <w:tcPr>
            <w:tcW w:w="775" w:type="dxa"/>
          </w:tcPr>
          <w:p w14:paraId="2CFD3C84" w14:textId="77777777" w:rsidR="000D64E6" w:rsidRPr="00BE068B" w:rsidRDefault="000D64E6" w:rsidP="0090229E">
            <w:pPr>
              <w:rPr>
                <w:rFonts w:ascii="Gill Sans MT" w:hAnsi="Gill Sans MT" w:cs="Arial"/>
                <w:sz w:val="18"/>
                <w:szCs w:val="18"/>
              </w:rPr>
            </w:pPr>
          </w:p>
        </w:tc>
        <w:tc>
          <w:tcPr>
            <w:tcW w:w="1209" w:type="dxa"/>
          </w:tcPr>
          <w:p w14:paraId="0A075226" w14:textId="77777777" w:rsidR="000D64E6" w:rsidRPr="00BE068B" w:rsidRDefault="000D64E6" w:rsidP="0090229E">
            <w:pPr>
              <w:rPr>
                <w:rFonts w:ascii="Gill Sans MT" w:hAnsi="Gill Sans MT" w:cs="Arial"/>
                <w:sz w:val="18"/>
                <w:szCs w:val="18"/>
              </w:rPr>
            </w:pPr>
          </w:p>
        </w:tc>
        <w:tc>
          <w:tcPr>
            <w:tcW w:w="3530" w:type="dxa"/>
          </w:tcPr>
          <w:p w14:paraId="55E72623" w14:textId="77777777" w:rsidR="000D64E6" w:rsidRPr="00BE068B" w:rsidRDefault="000D64E6" w:rsidP="0090229E">
            <w:pPr>
              <w:rPr>
                <w:rFonts w:ascii="Gill Sans MT" w:hAnsi="Gill Sans MT" w:cs="Arial"/>
                <w:sz w:val="18"/>
                <w:szCs w:val="18"/>
              </w:rPr>
            </w:pPr>
          </w:p>
        </w:tc>
      </w:tr>
      <w:tr w:rsidR="000D64E6" w:rsidRPr="00BE068B" w14:paraId="669E9C9E" w14:textId="77777777" w:rsidTr="00E71899">
        <w:tc>
          <w:tcPr>
            <w:tcW w:w="1290" w:type="dxa"/>
          </w:tcPr>
          <w:p w14:paraId="176A5DBF" w14:textId="77777777" w:rsidR="000D64E6" w:rsidRPr="00BE068B" w:rsidRDefault="000D64E6" w:rsidP="0090229E">
            <w:pPr>
              <w:rPr>
                <w:rFonts w:ascii="Gill Sans MT" w:hAnsi="Gill Sans MT" w:cs="Arial"/>
                <w:sz w:val="18"/>
                <w:szCs w:val="18"/>
              </w:rPr>
            </w:pPr>
          </w:p>
        </w:tc>
        <w:tc>
          <w:tcPr>
            <w:tcW w:w="2391" w:type="dxa"/>
          </w:tcPr>
          <w:p w14:paraId="669B2F44" w14:textId="77777777" w:rsidR="000D64E6" w:rsidRPr="00BE068B" w:rsidRDefault="000D64E6" w:rsidP="0090229E">
            <w:pPr>
              <w:rPr>
                <w:rFonts w:ascii="Gill Sans MT" w:hAnsi="Gill Sans MT" w:cs="Arial"/>
                <w:sz w:val="18"/>
                <w:szCs w:val="18"/>
              </w:rPr>
            </w:pPr>
          </w:p>
        </w:tc>
        <w:tc>
          <w:tcPr>
            <w:tcW w:w="1020" w:type="dxa"/>
          </w:tcPr>
          <w:p w14:paraId="6A713D76" w14:textId="77777777" w:rsidR="000D64E6" w:rsidRPr="00BE068B" w:rsidRDefault="000D64E6" w:rsidP="0090229E">
            <w:pPr>
              <w:rPr>
                <w:rFonts w:ascii="Gill Sans MT" w:hAnsi="Gill Sans MT" w:cs="Arial"/>
                <w:sz w:val="18"/>
                <w:szCs w:val="18"/>
              </w:rPr>
            </w:pPr>
          </w:p>
        </w:tc>
        <w:tc>
          <w:tcPr>
            <w:tcW w:w="627" w:type="dxa"/>
          </w:tcPr>
          <w:p w14:paraId="154FB814" w14:textId="77777777" w:rsidR="000D64E6" w:rsidRPr="00BE068B" w:rsidRDefault="000D64E6" w:rsidP="0090229E">
            <w:pPr>
              <w:rPr>
                <w:rFonts w:ascii="Gill Sans MT" w:hAnsi="Gill Sans MT" w:cs="Arial"/>
                <w:sz w:val="18"/>
                <w:szCs w:val="18"/>
              </w:rPr>
            </w:pPr>
          </w:p>
        </w:tc>
        <w:tc>
          <w:tcPr>
            <w:tcW w:w="768" w:type="dxa"/>
          </w:tcPr>
          <w:p w14:paraId="2E55936F" w14:textId="77777777" w:rsidR="000D64E6" w:rsidRPr="00BE068B" w:rsidRDefault="000D64E6" w:rsidP="0090229E">
            <w:pPr>
              <w:rPr>
                <w:rFonts w:ascii="Gill Sans MT" w:hAnsi="Gill Sans MT" w:cs="Arial"/>
                <w:sz w:val="18"/>
                <w:szCs w:val="18"/>
              </w:rPr>
            </w:pPr>
          </w:p>
        </w:tc>
        <w:tc>
          <w:tcPr>
            <w:tcW w:w="775" w:type="dxa"/>
          </w:tcPr>
          <w:p w14:paraId="2405DDB2" w14:textId="77777777" w:rsidR="000D64E6" w:rsidRPr="00BE068B" w:rsidRDefault="000D64E6" w:rsidP="0090229E">
            <w:pPr>
              <w:rPr>
                <w:rFonts w:ascii="Gill Sans MT" w:hAnsi="Gill Sans MT" w:cs="Arial"/>
                <w:sz w:val="18"/>
                <w:szCs w:val="18"/>
              </w:rPr>
            </w:pPr>
          </w:p>
        </w:tc>
        <w:tc>
          <w:tcPr>
            <w:tcW w:w="1209" w:type="dxa"/>
          </w:tcPr>
          <w:p w14:paraId="1016BD60" w14:textId="77777777" w:rsidR="000D64E6" w:rsidRPr="00BE068B" w:rsidRDefault="000D64E6" w:rsidP="0090229E">
            <w:pPr>
              <w:rPr>
                <w:rFonts w:ascii="Gill Sans MT" w:hAnsi="Gill Sans MT" w:cs="Arial"/>
                <w:sz w:val="18"/>
                <w:szCs w:val="18"/>
              </w:rPr>
            </w:pPr>
          </w:p>
        </w:tc>
        <w:tc>
          <w:tcPr>
            <w:tcW w:w="3530" w:type="dxa"/>
          </w:tcPr>
          <w:p w14:paraId="536BB8D5" w14:textId="77777777" w:rsidR="000D64E6" w:rsidRPr="00BE068B" w:rsidRDefault="000D64E6" w:rsidP="0090229E">
            <w:pPr>
              <w:rPr>
                <w:rFonts w:ascii="Gill Sans MT" w:hAnsi="Gill Sans MT" w:cs="Arial"/>
                <w:sz w:val="18"/>
                <w:szCs w:val="18"/>
              </w:rPr>
            </w:pPr>
          </w:p>
        </w:tc>
      </w:tr>
      <w:tr w:rsidR="000D64E6" w:rsidRPr="00BE068B" w14:paraId="3EEEF85A" w14:textId="77777777" w:rsidTr="00E71899">
        <w:tc>
          <w:tcPr>
            <w:tcW w:w="1290" w:type="dxa"/>
          </w:tcPr>
          <w:p w14:paraId="6DEB400C" w14:textId="77777777" w:rsidR="000D64E6" w:rsidRPr="00BE068B" w:rsidRDefault="000D64E6" w:rsidP="0090229E">
            <w:pPr>
              <w:rPr>
                <w:rFonts w:ascii="Gill Sans MT" w:hAnsi="Gill Sans MT" w:cs="Arial"/>
                <w:sz w:val="18"/>
                <w:szCs w:val="18"/>
              </w:rPr>
            </w:pPr>
          </w:p>
        </w:tc>
        <w:tc>
          <w:tcPr>
            <w:tcW w:w="2391" w:type="dxa"/>
          </w:tcPr>
          <w:p w14:paraId="750506B7" w14:textId="77777777" w:rsidR="000D64E6" w:rsidRPr="00BE068B" w:rsidRDefault="000D64E6" w:rsidP="0090229E">
            <w:pPr>
              <w:rPr>
                <w:rFonts w:ascii="Gill Sans MT" w:hAnsi="Gill Sans MT" w:cs="Arial"/>
                <w:sz w:val="18"/>
                <w:szCs w:val="18"/>
              </w:rPr>
            </w:pPr>
          </w:p>
        </w:tc>
        <w:tc>
          <w:tcPr>
            <w:tcW w:w="1020" w:type="dxa"/>
          </w:tcPr>
          <w:p w14:paraId="5CDF8C25" w14:textId="77777777" w:rsidR="000D64E6" w:rsidRPr="00BE068B" w:rsidRDefault="000D64E6" w:rsidP="0090229E">
            <w:pPr>
              <w:rPr>
                <w:rFonts w:ascii="Gill Sans MT" w:hAnsi="Gill Sans MT" w:cs="Arial"/>
                <w:sz w:val="18"/>
                <w:szCs w:val="18"/>
              </w:rPr>
            </w:pPr>
          </w:p>
        </w:tc>
        <w:tc>
          <w:tcPr>
            <w:tcW w:w="627" w:type="dxa"/>
          </w:tcPr>
          <w:p w14:paraId="0710566A" w14:textId="77777777" w:rsidR="000D64E6" w:rsidRPr="00BE068B" w:rsidRDefault="000D64E6" w:rsidP="0090229E">
            <w:pPr>
              <w:rPr>
                <w:rFonts w:ascii="Gill Sans MT" w:hAnsi="Gill Sans MT" w:cs="Arial"/>
                <w:sz w:val="18"/>
                <w:szCs w:val="18"/>
              </w:rPr>
            </w:pPr>
          </w:p>
        </w:tc>
        <w:tc>
          <w:tcPr>
            <w:tcW w:w="768" w:type="dxa"/>
          </w:tcPr>
          <w:p w14:paraId="18CFD45C" w14:textId="77777777" w:rsidR="000D64E6" w:rsidRPr="00BE068B" w:rsidRDefault="000D64E6" w:rsidP="0090229E">
            <w:pPr>
              <w:rPr>
                <w:rFonts w:ascii="Gill Sans MT" w:hAnsi="Gill Sans MT" w:cs="Arial"/>
                <w:sz w:val="18"/>
                <w:szCs w:val="18"/>
              </w:rPr>
            </w:pPr>
          </w:p>
        </w:tc>
        <w:tc>
          <w:tcPr>
            <w:tcW w:w="775" w:type="dxa"/>
          </w:tcPr>
          <w:p w14:paraId="78129B92" w14:textId="77777777" w:rsidR="000D64E6" w:rsidRPr="00BE068B" w:rsidRDefault="000D64E6" w:rsidP="0090229E">
            <w:pPr>
              <w:rPr>
                <w:rFonts w:ascii="Gill Sans MT" w:hAnsi="Gill Sans MT" w:cs="Arial"/>
                <w:sz w:val="18"/>
                <w:szCs w:val="18"/>
              </w:rPr>
            </w:pPr>
          </w:p>
        </w:tc>
        <w:tc>
          <w:tcPr>
            <w:tcW w:w="1209" w:type="dxa"/>
          </w:tcPr>
          <w:p w14:paraId="7CE71B2F" w14:textId="77777777" w:rsidR="000D64E6" w:rsidRPr="00BE068B" w:rsidRDefault="000D64E6" w:rsidP="0090229E">
            <w:pPr>
              <w:rPr>
                <w:rFonts w:ascii="Gill Sans MT" w:hAnsi="Gill Sans MT" w:cs="Arial"/>
                <w:sz w:val="18"/>
                <w:szCs w:val="18"/>
              </w:rPr>
            </w:pPr>
          </w:p>
        </w:tc>
        <w:tc>
          <w:tcPr>
            <w:tcW w:w="3530" w:type="dxa"/>
          </w:tcPr>
          <w:p w14:paraId="490AD089" w14:textId="77777777" w:rsidR="000D64E6" w:rsidRPr="00BE068B" w:rsidRDefault="000D64E6" w:rsidP="0090229E">
            <w:pPr>
              <w:rPr>
                <w:rFonts w:ascii="Gill Sans MT" w:hAnsi="Gill Sans MT" w:cs="Arial"/>
                <w:sz w:val="18"/>
                <w:szCs w:val="18"/>
              </w:rPr>
            </w:pPr>
          </w:p>
        </w:tc>
      </w:tr>
    </w:tbl>
    <w:p w14:paraId="70BA73B4" w14:textId="77777777" w:rsidR="000D64E6" w:rsidRPr="00BE068B" w:rsidRDefault="000D64E6" w:rsidP="000D64E6">
      <w:pPr>
        <w:rPr>
          <w:rFonts w:ascii="Gill Sans MT" w:hAnsi="Gill Sans MT" w:cs="Arial"/>
          <w:sz w:val="18"/>
          <w:szCs w:val="18"/>
        </w:rPr>
      </w:pPr>
    </w:p>
    <w:p w14:paraId="6BC2A8CE" w14:textId="77777777" w:rsidR="000D64E6" w:rsidRPr="00BE068B" w:rsidRDefault="000D64E6" w:rsidP="00F7697D">
      <w:pPr>
        <w:spacing w:after="0" w:line="240" w:lineRule="auto"/>
        <w:contextualSpacing/>
        <w:rPr>
          <w:rFonts w:ascii="Gill Sans MT" w:eastAsia="SimSun" w:hAnsi="Gill Sans MT"/>
        </w:rPr>
      </w:pPr>
    </w:p>
    <w:p w14:paraId="25D2D55B" w14:textId="77777777" w:rsidR="000D64E6" w:rsidRPr="00BE068B" w:rsidRDefault="000D64E6" w:rsidP="00F7697D">
      <w:pPr>
        <w:spacing w:after="0" w:line="240" w:lineRule="auto"/>
        <w:contextualSpacing/>
        <w:rPr>
          <w:rFonts w:ascii="Gill Sans MT" w:eastAsia="SimSun" w:hAnsi="Gill Sans MT"/>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0D64E6" w:rsidRPr="00BE068B" w14:paraId="3BB41CDC" w14:textId="77777777" w:rsidTr="0090229E">
        <w:trPr>
          <w:jc w:val="center"/>
        </w:trPr>
        <w:tc>
          <w:tcPr>
            <w:tcW w:w="3404" w:type="dxa"/>
          </w:tcPr>
          <w:p w14:paraId="07A0F21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1=Local maize</w:t>
            </w:r>
          </w:p>
          <w:p w14:paraId="44738B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2=Composite (pollenated) maize</w:t>
            </w:r>
          </w:p>
          <w:p w14:paraId="1FBBD471"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3=Hybrid maize</w:t>
            </w:r>
          </w:p>
          <w:p w14:paraId="03D1C13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4=Cassava</w:t>
            </w:r>
          </w:p>
          <w:p w14:paraId="20EDACA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5=Sweet potato</w:t>
            </w:r>
          </w:p>
          <w:p w14:paraId="590638F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6=Irish potato</w:t>
            </w:r>
          </w:p>
          <w:p w14:paraId="5EC37C6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7=Groundnut</w:t>
            </w:r>
          </w:p>
          <w:p w14:paraId="0C89134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8=Ground bean (Nzama)</w:t>
            </w:r>
          </w:p>
          <w:p w14:paraId="01B54EA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9=Rice</w:t>
            </w:r>
          </w:p>
          <w:p w14:paraId="2398326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10=Finger millet (mawere)</w:t>
            </w:r>
          </w:p>
        </w:tc>
        <w:tc>
          <w:tcPr>
            <w:tcW w:w="3404" w:type="dxa"/>
          </w:tcPr>
          <w:p w14:paraId="20D2F81C"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11=Sorghum</w:t>
            </w:r>
          </w:p>
          <w:p w14:paraId="58850E5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12=Pearl millet (mchewere)</w:t>
            </w:r>
          </w:p>
          <w:p w14:paraId="03849E2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13=Bean</w:t>
            </w:r>
          </w:p>
          <w:p w14:paraId="11B37FD5"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14=Soyabean</w:t>
            </w:r>
          </w:p>
          <w:p w14:paraId="2E3BBD1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15=Pigeon Peas</w:t>
            </w:r>
          </w:p>
          <w:p w14:paraId="44D0C88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16=Burley tobacco</w:t>
            </w:r>
          </w:p>
          <w:p w14:paraId="18A8F7D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17=Tobacco (other)</w:t>
            </w:r>
          </w:p>
          <w:p w14:paraId="25380FE7"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18=Cotton</w:t>
            </w:r>
          </w:p>
          <w:p w14:paraId="72C6D7D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19=Sugarcane</w:t>
            </w:r>
          </w:p>
        </w:tc>
        <w:tc>
          <w:tcPr>
            <w:tcW w:w="3404" w:type="dxa"/>
          </w:tcPr>
          <w:p w14:paraId="515486BD"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20=Cabbage Tanaposi</w:t>
            </w:r>
          </w:p>
          <w:p w14:paraId="32C1DCC0"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21=Nkhwani</w:t>
            </w:r>
          </w:p>
          <w:p w14:paraId="523E6E4B"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22=Therere/Okra</w:t>
            </w:r>
          </w:p>
          <w:p w14:paraId="401A0418"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23=Tomato</w:t>
            </w:r>
          </w:p>
          <w:p w14:paraId="411BE62F"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24=Onion</w:t>
            </w:r>
          </w:p>
          <w:p w14:paraId="665A6E44"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25=Peas</w:t>
            </w:r>
          </w:p>
          <w:p w14:paraId="364514B3"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26=Trees or woodlot</w:t>
            </w:r>
          </w:p>
          <w:p w14:paraId="1337E362"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27=Sunflower</w:t>
            </w:r>
          </w:p>
          <w:p w14:paraId="621ADD99" w14:textId="77777777" w:rsidR="000D64E6" w:rsidRPr="00BE068B" w:rsidRDefault="000D64E6" w:rsidP="0090229E">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97=Other, specify</w:t>
            </w:r>
          </w:p>
        </w:tc>
      </w:tr>
    </w:tbl>
    <w:p w14:paraId="244FDAE7" w14:textId="77777777" w:rsidR="000D64E6" w:rsidRPr="00BE068B" w:rsidRDefault="000D64E6" w:rsidP="00F7697D">
      <w:pPr>
        <w:spacing w:after="0" w:line="240" w:lineRule="auto"/>
        <w:contextualSpacing/>
        <w:rPr>
          <w:rFonts w:ascii="Gill Sans MT" w:eastAsia="SimSun" w:hAnsi="Gill Sans MT"/>
        </w:rPr>
      </w:pPr>
    </w:p>
    <w:p w14:paraId="268D9767" w14:textId="47DD6C72" w:rsidR="00E71899" w:rsidRDefault="00E71899">
      <w:pPr>
        <w:rPr>
          <w:rFonts w:ascii="Gill Sans MT" w:eastAsia="SimSun" w:hAnsi="Gill Sans MT"/>
        </w:rPr>
      </w:pPr>
      <w:r>
        <w:rPr>
          <w:rFonts w:ascii="Gill Sans MT" w:eastAsia="SimSun" w:hAnsi="Gill Sans MT"/>
        </w:rPr>
        <w:br w:type="page"/>
      </w:r>
    </w:p>
    <w:p w14:paraId="14963AD7" w14:textId="77777777" w:rsidR="000D64E6" w:rsidRPr="00BE068B" w:rsidRDefault="000D64E6" w:rsidP="00F7697D">
      <w:pPr>
        <w:spacing w:after="0" w:line="240" w:lineRule="auto"/>
        <w:contextualSpacing/>
        <w:rPr>
          <w:rFonts w:ascii="Gill Sans MT" w:eastAsia="SimSun" w:hAnsi="Gill Sans MT"/>
        </w:rPr>
      </w:pPr>
    </w:p>
    <w:p w14:paraId="20F608D6" w14:textId="77777777" w:rsidR="000D64E6" w:rsidRPr="00BE068B" w:rsidRDefault="000D64E6" w:rsidP="00F7697D">
      <w:pPr>
        <w:spacing w:after="0" w:line="240" w:lineRule="auto"/>
        <w:contextualSpacing/>
        <w:rPr>
          <w:rFonts w:ascii="Gill Sans MT" w:eastAsia="SimSun" w:hAnsi="Gill Sans MT"/>
        </w:rPr>
      </w:pPr>
    </w:p>
    <w:p w14:paraId="19BDB8FC" w14:textId="77777777" w:rsidR="000D64E6" w:rsidRPr="00BE068B" w:rsidRDefault="000D64E6" w:rsidP="00F7697D">
      <w:pPr>
        <w:spacing w:after="0" w:line="240" w:lineRule="auto"/>
        <w:contextualSpacing/>
        <w:rPr>
          <w:rFonts w:ascii="Gill Sans MT" w:eastAsia="SimSun" w:hAnsi="Gill Sans MT"/>
        </w:rPr>
      </w:pPr>
    </w:p>
    <w:p w14:paraId="7DA3B2EF" w14:textId="0FD4A4CB" w:rsidR="00F7697D" w:rsidRPr="00BE068B" w:rsidRDefault="00F7697D" w:rsidP="00F7697D">
      <w:pPr>
        <w:spacing w:after="0" w:line="240" w:lineRule="auto"/>
        <w:contextualSpacing/>
        <w:rPr>
          <w:rFonts w:ascii="Gill Sans MT" w:eastAsia="SimSun" w:hAnsi="Gill Sans MT"/>
        </w:rPr>
      </w:pPr>
      <w:r w:rsidRPr="00BE068B">
        <w:rPr>
          <w:rFonts w:ascii="Gill Sans MT" w:eastAsia="Times New Roman" w:hAnsi="Gill Sans MT" w:cs="Times New Roman"/>
          <w:b/>
          <w:bCs/>
        </w:rPr>
        <w:t>SECTI</w:t>
      </w:r>
      <w:r w:rsidR="007045FC" w:rsidRPr="00BE068B">
        <w:rPr>
          <w:rFonts w:ascii="Gill Sans MT" w:eastAsia="Times New Roman" w:hAnsi="Gill Sans MT" w:cs="Times New Roman"/>
          <w:b/>
          <w:bCs/>
        </w:rPr>
        <w:t>ON J</w:t>
      </w:r>
      <w:r w:rsidRPr="00BE068B">
        <w:rPr>
          <w:rFonts w:ascii="Gill Sans MT" w:eastAsia="Times New Roman" w:hAnsi="Gill Sans MT" w:cs="Times New Roman"/>
          <w:b/>
          <w:bCs/>
        </w:rPr>
        <w:t xml:space="preserve">. </w:t>
      </w:r>
      <w:commentRangeStart w:id="80"/>
      <w:r w:rsidRPr="00BE068B">
        <w:rPr>
          <w:rFonts w:ascii="Gill Sans MT" w:eastAsia="Times New Roman" w:hAnsi="Gill Sans MT" w:cs="Times New Roman"/>
          <w:b/>
          <w:bCs/>
        </w:rPr>
        <w:t xml:space="preserve">TENURE STATUS </w:t>
      </w:r>
      <w:commentRangeEnd w:id="80"/>
      <w:r w:rsidR="008B5DEC">
        <w:rPr>
          <w:rStyle w:val="CommentReference"/>
        </w:rPr>
        <w:commentReference w:id="80"/>
      </w:r>
    </w:p>
    <w:p w14:paraId="0C146EAB" w14:textId="77777777" w:rsidR="00F7697D" w:rsidRPr="00BE068B" w:rsidRDefault="00F7697D" w:rsidP="00F7697D">
      <w:pPr>
        <w:spacing w:after="0" w:line="240" w:lineRule="auto"/>
        <w:contextualSpacing/>
        <w:rPr>
          <w:rFonts w:ascii="Gill Sans MT" w:eastAsia="SimSun" w:hAnsi="Gill Sans MT"/>
        </w:rPr>
      </w:pPr>
    </w:p>
    <w:tbl>
      <w:tblPr>
        <w:tblStyle w:val="TableGrid2"/>
        <w:tblW w:w="12690" w:type="dxa"/>
        <w:tblInd w:w="29" w:type="dxa"/>
        <w:tblLayout w:type="fixed"/>
        <w:tblCellMar>
          <w:left w:w="29" w:type="dxa"/>
          <w:right w:w="29" w:type="dxa"/>
        </w:tblCellMar>
        <w:tblLook w:val="04A0" w:firstRow="1" w:lastRow="0" w:firstColumn="1" w:lastColumn="0" w:noHBand="0" w:noVBand="1"/>
      </w:tblPr>
      <w:tblGrid>
        <w:gridCol w:w="694"/>
        <w:gridCol w:w="1101"/>
        <w:gridCol w:w="1594"/>
        <w:gridCol w:w="1594"/>
        <w:gridCol w:w="1047"/>
        <w:gridCol w:w="1080"/>
        <w:gridCol w:w="1530"/>
        <w:gridCol w:w="1530"/>
        <w:gridCol w:w="1170"/>
        <w:gridCol w:w="1350"/>
      </w:tblGrid>
      <w:tr w:rsidR="007045FC" w:rsidRPr="00BE068B" w14:paraId="5F62DD11" w14:textId="77777777" w:rsidTr="00C67ECD">
        <w:trPr>
          <w:trHeight w:val="260"/>
        </w:trPr>
        <w:tc>
          <w:tcPr>
            <w:tcW w:w="694" w:type="dxa"/>
          </w:tcPr>
          <w:p w14:paraId="05C02AE7" w14:textId="77777777" w:rsidR="007045FC" w:rsidRPr="00BE068B" w:rsidRDefault="007045FC" w:rsidP="00F7697D">
            <w:pPr>
              <w:contextualSpacing/>
              <w:jc w:val="center"/>
              <w:rPr>
                <w:rFonts w:ascii="Gill Sans MT" w:hAnsi="Gill Sans MT"/>
                <w:sz w:val="20"/>
              </w:rPr>
            </w:pPr>
          </w:p>
        </w:tc>
        <w:tc>
          <w:tcPr>
            <w:tcW w:w="1101" w:type="dxa"/>
          </w:tcPr>
          <w:p w14:paraId="383A835C" w14:textId="77777777" w:rsidR="007045FC" w:rsidRPr="00BE068B" w:rsidRDefault="007045FC" w:rsidP="00F7697D">
            <w:pPr>
              <w:contextualSpacing/>
              <w:jc w:val="center"/>
              <w:rPr>
                <w:rFonts w:ascii="Gill Sans MT" w:hAnsi="Gill Sans MT"/>
                <w:sz w:val="20"/>
              </w:rPr>
            </w:pPr>
          </w:p>
        </w:tc>
        <w:tc>
          <w:tcPr>
            <w:tcW w:w="1594" w:type="dxa"/>
          </w:tcPr>
          <w:p w14:paraId="37CE370A" w14:textId="47106AF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J.1</w:t>
            </w:r>
          </w:p>
        </w:tc>
        <w:tc>
          <w:tcPr>
            <w:tcW w:w="1594" w:type="dxa"/>
          </w:tcPr>
          <w:p w14:paraId="7D225392" w14:textId="5BE53D0E"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J.2</w:t>
            </w:r>
          </w:p>
        </w:tc>
        <w:tc>
          <w:tcPr>
            <w:tcW w:w="1047" w:type="dxa"/>
          </w:tcPr>
          <w:p w14:paraId="28ECF92F" w14:textId="0464376D"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J.3</w:t>
            </w:r>
          </w:p>
        </w:tc>
        <w:tc>
          <w:tcPr>
            <w:tcW w:w="1080" w:type="dxa"/>
          </w:tcPr>
          <w:p w14:paraId="26203E57" w14:textId="13AF154F"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J.4</w:t>
            </w:r>
          </w:p>
        </w:tc>
        <w:tc>
          <w:tcPr>
            <w:tcW w:w="1530" w:type="dxa"/>
          </w:tcPr>
          <w:p w14:paraId="3E046746" w14:textId="3ED140D4" w:rsidR="007045FC" w:rsidRPr="00BE068B" w:rsidRDefault="00C67ECD" w:rsidP="00F7697D">
            <w:pPr>
              <w:contextualSpacing/>
              <w:jc w:val="center"/>
              <w:rPr>
                <w:rFonts w:ascii="Gill Sans MT" w:hAnsi="Gill Sans MT" w:cs="Times New Roman"/>
                <w:sz w:val="20"/>
              </w:rPr>
            </w:pPr>
            <w:r w:rsidRPr="00BE068B">
              <w:rPr>
                <w:rFonts w:ascii="Gill Sans MT" w:hAnsi="Gill Sans MT" w:cs="Times New Roman"/>
                <w:sz w:val="20"/>
              </w:rPr>
              <w:t>J.5</w:t>
            </w:r>
          </w:p>
        </w:tc>
        <w:tc>
          <w:tcPr>
            <w:tcW w:w="1530" w:type="dxa"/>
          </w:tcPr>
          <w:p w14:paraId="49FAAFD6" w14:textId="7CB0E9A4"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J.6</w:t>
            </w:r>
          </w:p>
        </w:tc>
        <w:tc>
          <w:tcPr>
            <w:tcW w:w="1170" w:type="dxa"/>
          </w:tcPr>
          <w:p w14:paraId="3138828E" w14:textId="2A00369C"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J.7</w:t>
            </w:r>
          </w:p>
        </w:tc>
        <w:tc>
          <w:tcPr>
            <w:tcW w:w="1350" w:type="dxa"/>
          </w:tcPr>
          <w:p w14:paraId="5FF544F2" w14:textId="653BC63A" w:rsidR="007045FC" w:rsidRPr="00BE068B" w:rsidRDefault="00C67ECD" w:rsidP="007045FC">
            <w:pPr>
              <w:contextualSpacing/>
              <w:jc w:val="center"/>
              <w:rPr>
                <w:rFonts w:ascii="Gill Sans MT" w:hAnsi="Gill Sans MT" w:cs="Times New Roman"/>
                <w:sz w:val="20"/>
              </w:rPr>
            </w:pPr>
            <w:r w:rsidRPr="00BE068B">
              <w:rPr>
                <w:rFonts w:ascii="Gill Sans MT" w:hAnsi="Gill Sans MT" w:cs="Times New Roman"/>
                <w:sz w:val="20"/>
              </w:rPr>
              <w:t>J.8</w:t>
            </w:r>
          </w:p>
        </w:tc>
      </w:tr>
      <w:tr w:rsidR="007045FC" w:rsidRPr="00BE068B" w14:paraId="3BD0BDDB" w14:textId="629248E6" w:rsidTr="00C67ECD">
        <w:trPr>
          <w:trHeight w:val="3418"/>
        </w:trPr>
        <w:tc>
          <w:tcPr>
            <w:tcW w:w="694" w:type="dxa"/>
          </w:tcPr>
          <w:p w14:paraId="06E642B5"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w:t>
            </w:r>
          </w:p>
        </w:tc>
        <w:tc>
          <w:tcPr>
            <w:tcW w:w="1101" w:type="dxa"/>
          </w:tcPr>
          <w:p w14:paraId="4A99D02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Field name</w:t>
            </w:r>
          </w:p>
        </w:tc>
        <w:tc>
          <w:tcPr>
            <w:tcW w:w="1594" w:type="dxa"/>
          </w:tcPr>
          <w:p w14:paraId="09D33D11" w14:textId="41308AD1"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What is the tenure status of this field?</w:t>
            </w:r>
          </w:p>
          <w:p w14:paraId="00016226" w14:textId="01613371" w:rsidR="008B5DEC" w:rsidRPr="00BE068B" w:rsidRDefault="007045FC" w:rsidP="008B5DEC">
            <w:pPr>
              <w:contextualSpacing/>
              <w:rPr>
                <w:rFonts w:ascii="Gill Sans MT" w:hAnsi="Gill Sans MT" w:cs="Times New Roman"/>
                <w:sz w:val="20"/>
              </w:rPr>
            </w:pPr>
            <w:commentRangeStart w:id="81"/>
            <w:r w:rsidRPr="00BE068B">
              <w:rPr>
                <w:rFonts w:ascii="Gill Sans MT" w:hAnsi="Gill Sans MT" w:cs="Times New Roman"/>
                <w:sz w:val="20"/>
              </w:rPr>
              <w:t>1=State land</w:t>
            </w:r>
            <w:commentRangeEnd w:id="81"/>
            <w:r w:rsidRPr="00BE068B">
              <w:rPr>
                <w:rStyle w:val="CommentReference"/>
                <w:rFonts w:ascii="Gill Sans MT" w:eastAsiaTheme="minorHAnsi" w:hAnsi="Gill Sans MT"/>
              </w:rPr>
              <w:commentReference w:id="81"/>
            </w:r>
            <w:r w:rsidR="008B5DEC">
              <w:rPr>
                <w:rFonts w:ascii="Gill Sans MT" w:hAnsi="Gill Sans MT" w:cs="Times New Roman"/>
                <w:sz w:val="20"/>
              </w:rPr>
              <w:t xml:space="preserve"> – </w:t>
            </w:r>
          </w:p>
          <w:p w14:paraId="5FC58DA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2=Former customary land converted to state land</w:t>
            </w:r>
          </w:p>
          <w:p w14:paraId="38D86842"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w:t>
            </w:r>
            <w:commentRangeStart w:id="82"/>
            <w:r w:rsidRPr="00BE068B">
              <w:rPr>
                <w:rFonts w:ascii="Gill Sans MT" w:hAnsi="Gill Sans MT" w:cs="Times New Roman"/>
                <w:sz w:val="20"/>
              </w:rPr>
              <w:t>Customary</w:t>
            </w:r>
            <w:commentRangeEnd w:id="82"/>
            <w:r w:rsidRPr="00BE068B">
              <w:rPr>
                <w:rStyle w:val="CommentReference"/>
                <w:rFonts w:ascii="Gill Sans MT" w:eastAsiaTheme="minorHAnsi" w:hAnsi="Gill Sans MT"/>
              </w:rPr>
              <w:commentReference w:id="82"/>
            </w:r>
          </w:p>
          <w:p w14:paraId="612479FA"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97=Other,specify</w:t>
            </w:r>
          </w:p>
          <w:p w14:paraId="4F68490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6EC6903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p>
        </w:tc>
        <w:tc>
          <w:tcPr>
            <w:tcW w:w="1594" w:type="dxa"/>
          </w:tcPr>
          <w:p w14:paraId="5298A0A5" w14:textId="7E4A556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Do you or your household have any kind of paper documentation for this field?</w:t>
            </w:r>
          </w:p>
          <w:p w14:paraId="4457B92D"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1=No</w:t>
            </w:r>
          </w:p>
          <w:p w14:paraId="7467C804"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2=Yes</w:t>
            </w:r>
          </w:p>
          <w:p w14:paraId="4C712508" w14:textId="77777777" w:rsidR="007045FC" w:rsidRPr="00BE068B" w:rsidRDefault="007045F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888=Don’t know</w:t>
            </w:r>
          </w:p>
          <w:p w14:paraId="2BA68D2F" w14:textId="77777777" w:rsidR="007045FC" w:rsidRPr="00BE068B" w:rsidRDefault="007045FC" w:rsidP="00C67ECD">
            <w:pPr>
              <w:contextualSpacing/>
              <w:rPr>
                <w:rFonts w:ascii="Gill Sans MT" w:hAnsi="Gill Sans MT"/>
                <w:sz w:val="20"/>
              </w:rPr>
            </w:pPr>
            <w:r w:rsidRPr="00BE068B">
              <w:rPr>
                <w:rFonts w:ascii="Gill Sans MT" w:hAnsi="Gill Sans MT"/>
                <w:sz w:val="20"/>
              </w:rPr>
              <w:t>999=Prefer not to respond</w:t>
            </w:r>
          </w:p>
          <w:p w14:paraId="68B23EBA" w14:textId="77777777" w:rsidR="00C67ECD" w:rsidRPr="00BE068B" w:rsidRDefault="00C67ECD" w:rsidP="00C67ECD">
            <w:pPr>
              <w:contextualSpacing/>
              <w:rPr>
                <w:rFonts w:ascii="Gill Sans MT" w:hAnsi="Gill Sans MT" w:cs="Times New Roman"/>
                <w:sz w:val="20"/>
              </w:rPr>
            </w:pPr>
          </w:p>
          <w:p w14:paraId="2F82FF6B" w14:textId="04D729CF" w:rsidR="007045FC" w:rsidRPr="00BE068B" w:rsidRDefault="00C67ECD" w:rsidP="00C67ECD">
            <w:pPr>
              <w:contextualSpacing/>
              <w:rPr>
                <w:rFonts w:ascii="Gill Sans MT" w:hAnsi="Gill Sans MT" w:cs="Times New Roman"/>
                <w:i/>
                <w:sz w:val="20"/>
              </w:rPr>
            </w:pPr>
            <w:r w:rsidRPr="00BE068B">
              <w:rPr>
                <w:rFonts w:ascii="Gill Sans MT" w:hAnsi="Gill Sans MT" w:cs="Times New Roman"/>
                <w:i/>
                <w:sz w:val="20"/>
              </w:rPr>
              <w:t>If not 2,skip to J6</w:t>
            </w:r>
          </w:p>
        </w:tc>
        <w:tc>
          <w:tcPr>
            <w:tcW w:w="1047" w:type="dxa"/>
          </w:tcPr>
          <w:p w14:paraId="4F8D8051" w14:textId="7355D51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What type of documentation does your household have for this field?</w:t>
            </w:r>
          </w:p>
          <w:p w14:paraId="3DF7DBA6" w14:textId="77777777" w:rsidR="00C67ECD" w:rsidRPr="00BE068B" w:rsidRDefault="00C67ECD" w:rsidP="00C67ECD">
            <w:pPr>
              <w:contextualSpacing/>
              <w:rPr>
                <w:rFonts w:ascii="Gill Sans MT" w:hAnsi="Gill Sans MT" w:cs="Times New Roman"/>
                <w:sz w:val="20"/>
              </w:rPr>
            </w:pPr>
          </w:p>
          <w:p w14:paraId="0280721B" w14:textId="1F15026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121 below</w:t>
            </w:r>
          </w:p>
          <w:p w14:paraId="14A61EA6" w14:textId="71E8E3F2" w:rsidR="007045FC" w:rsidRPr="00BE068B" w:rsidRDefault="00C67ECD" w:rsidP="00C67ECD">
            <w:pPr>
              <w:contextualSpacing/>
              <w:rPr>
                <w:rFonts w:ascii="Gill Sans MT" w:hAnsi="Gill Sans MT" w:cs="Times New Roman"/>
                <w:sz w:val="20"/>
              </w:rPr>
            </w:pPr>
            <w:r w:rsidRPr="00BE068B">
              <w:rPr>
                <w:rFonts w:ascii="Gill Sans MT" w:hAnsi="Gill Sans MT" w:cs="Times New Roman"/>
                <w:i/>
                <w:sz w:val="20"/>
              </w:rPr>
              <w:t>If not 4, skip to J5</w:t>
            </w:r>
          </w:p>
        </w:tc>
        <w:tc>
          <w:tcPr>
            <w:tcW w:w="1080" w:type="dxa"/>
          </w:tcPr>
          <w:p w14:paraId="43F2798F" w14:textId="3EDD775A"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Who is this letter signed by?</w:t>
            </w:r>
          </w:p>
          <w:p w14:paraId="482E36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1=Chief</w:t>
            </w:r>
          </w:p>
          <w:p w14:paraId="2FF60D8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2=District Council</w:t>
            </w:r>
          </w:p>
          <w:p w14:paraId="0D71E856"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3=Both</w:t>
            </w:r>
          </w:p>
          <w:p w14:paraId="65EADB1F"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888=Don't know</w:t>
            </w:r>
          </w:p>
          <w:p w14:paraId="7DE510B8"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999=Prefer not to answer</w:t>
            </w:r>
          </w:p>
        </w:tc>
        <w:tc>
          <w:tcPr>
            <w:tcW w:w="1530" w:type="dxa"/>
          </w:tcPr>
          <w:p w14:paraId="57BF6897" w14:textId="58512E00"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Which household members are listed on the documentation for this field?</w:t>
            </w:r>
          </w:p>
          <w:p w14:paraId="651C4B89"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1=Husband only</w:t>
            </w:r>
          </w:p>
          <w:p w14:paraId="098AA914"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2=Wife only</w:t>
            </w:r>
          </w:p>
          <w:p w14:paraId="278523BB"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3=Husband and wire</w:t>
            </w:r>
          </w:p>
          <w:p w14:paraId="39B89101"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4=Husband, wife and children</w:t>
            </w:r>
          </w:p>
          <w:p w14:paraId="789FA58E" w14:textId="7777777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97=Other</w:t>
            </w:r>
          </w:p>
          <w:p w14:paraId="1F9F42C2" w14:textId="77777777"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Probe and code</w:t>
            </w:r>
          </w:p>
        </w:tc>
        <w:tc>
          <w:tcPr>
            <w:tcW w:w="1530" w:type="dxa"/>
          </w:tcPr>
          <w:p w14:paraId="20A9085F" w14:textId="5029845C"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 xml:space="preserve">In the next 5 years, how likely do you think it is that other households within your village </w:t>
            </w:r>
            <w:commentRangeStart w:id="83"/>
            <w:r w:rsidRPr="00BE068B">
              <w:rPr>
                <w:rFonts w:ascii="Gill Sans MT" w:hAnsi="Gill Sans MT" w:cs="Times New Roman"/>
                <w:sz w:val="20"/>
              </w:rPr>
              <w:t xml:space="preserve">may try to cross-over your boundaries </w:t>
            </w:r>
            <w:commentRangeEnd w:id="83"/>
            <w:r w:rsidR="00222712" w:rsidRPr="00BE068B">
              <w:rPr>
                <w:rStyle w:val="CommentReference"/>
                <w:rFonts w:ascii="Gill Sans MT" w:eastAsiaTheme="minorHAnsi" w:hAnsi="Gill Sans MT"/>
              </w:rPr>
              <w:commentReference w:id="83"/>
            </w:r>
            <w:r w:rsidRPr="00BE068B">
              <w:rPr>
                <w:rFonts w:ascii="Gill Sans MT" w:hAnsi="Gill Sans MT" w:cs="Times New Roman"/>
                <w:sz w:val="20"/>
              </w:rPr>
              <w:t>(step on your side) and take or use some of this field?</w:t>
            </w:r>
          </w:p>
          <w:p w14:paraId="4D6BA4F1" w14:textId="77777777" w:rsidR="00C67ECD" w:rsidRPr="00BE068B" w:rsidRDefault="00C67ECD" w:rsidP="00C67ECD">
            <w:pPr>
              <w:contextualSpacing/>
              <w:rPr>
                <w:rFonts w:ascii="Gill Sans MT" w:hAnsi="Gill Sans MT" w:cs="Times New Roman"/>
                <w:sz w:val="20"/>
              </w:rPr>
            </w:pPr>
          </w:p>
          <w:p w14:paraId="6D71E873" w14:textId="1C5C617F"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112 Below)</w:t>
            </w:r>
          </w:p>
        </w:tc>
        <w:tc>
          <w:tcPr>
            <w:tcW w:w="1170" w:type="dxa"/>
          </w:tcPr>
          <w:p w14:paraId="3C3AFA74" w14:textId="27121224"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elites/big people may take this field without your permission/ agreement?</w:t>
            </w:r>
          </w:p>
          <w:p w14:paraId="35A39AFA" w14:textId="77777777" w:rsidR="00C67ECD" w:rsidRPr="00BE068B" w:rsidRDefault="00C67ECD" w:rsidP="00C67ECD">
            <w:pPr>
              <w:contextualSpacing/>
              <w:rPr>
                <w:rFonts w:ascii="Gill Sans MT" w:hAnsi="Gill Sans MT" w:cs="Times New Roman"/>
                <w:sz w:val="20"/>
              </w:rPr>
            </w:pPr>
          </w:p>
          <w:p w14:paraId="04E6D112" w14:textId="3F50DDDE" w:rsidR="007045FC" w:rsidRPr="00BE068B" w:rsidRDefault="007045FC" w:rsidP="00C67ECD">
            <w:pPr>
              <w:contextualSpacing/>
              <w:rPr>
                <w:rFonts w:ascii="Gill Sans MT" w:hAnsi="Gill Sans MT" w:cs="Times New Roman"/>
                <w:i/>
                <w:sz w:val="20"/>
              </w:rPr>
            </w:pPr>
            <w:r w:rsidRPr="00BE068B">
              <w:rPr>
                <w:rFonts w:ascii="Gill Sans MT" w:hAnsi="Gill Sans MT" w:cs="Times New Roman"/>
                <w:i/>
                <w:sz w:val="20"/>
              </w:rPr>
              <w:t>(See  Code  112 Below)</w:t>
            </w:r>
          </w:p>
        </w:tc>
        <w:tc>
          <w:tcPr>
            <w:tcW w:w="1350" w:type="dxa"/>
          </w:tcPr>
          <w:p w14:paraId="587AA4BB" w14:textId="169BC6C6"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In the next 5 years, how likely do you think it is that people from a neighboring community with encroach/cross-over to use this field?</w:t>
            </w:r>
          </w:p>
          <w:p w14:paraId="607D3219" w14:textId="77777777" w:rsidR="00C67ECD" w:rsidRPr="00BE068B" w:rsidRDefault="00C67ECD" w:rsidP="00C67ECD">
            <w:pPr>
              <w:contextualSpacing/>
              <w:rPr>
                <w:rFonts w:ascii="Gill Sans MT" w:hAnsi="Gill Sans MT" w:cs="Times New Roman"/>
                <w:sz w:val="20"/>
              </w:rPr>
            </w:pPr>
          </w:p>
          <w:p w14:paraId="21039139" w14:textId="71254EE7" w:rsidR="007045FC" w:rsidRPr="00BE068B" w:rsidRDefault="007045FC" w:rsidP="00C67ECD">
            <w:pPr>
              <w:contextualSpacing/>
              <w:rPr>
                <w:rFonts w:ascii="Gill Sans MT" w:hAnsi="Gill Sans MT" w:cs="Times New Roman"/>
                <w:sz w:val="20"/>
              </w:rPr>
            </w:pPr>
            <w:r w:rsidRPr="00BE068B">
              <w:rPr>
                <w:rFonts w:ascii="Gill Sans MT" w:hAnsi="Gill Sans MT" w:cs="Times New Roman"/>
                <w:sz w:val="20"/>
              </w:rPr>
              <w:t>(</w:t>
            </w:r>
            <w:r w:rsidRPr="00BE068B">
              <w:rPr>
                <w:rFonts w:ascii="Gill Sans MT" w:hAnsi="Gill Sans MT" w:cs="Times New Roman"/>
                <w:i/>
                <w:sz w:val="20"/>
              </w:rPr>
              <w:t>See Code 112 Below)</w:t>
            </w:r>
            <w:r w:rsidRPr="00BE068B">
              <w:rPr>
                <w:rStyle w:val="CommentReference"/>
                <w:rFonts w:ascii="Gill Sans MT" w:eastAsiaTheme="minorHAnsi" w:hAnsi="Gill Sans MT"/>
                <w:i/>
              </w:rPr>
              <w:commentReference w:id="84"/>
            </w:r>
          </w:p>
        </w:tc>
      </w:tr>
      <w:tr w:rsidR="007045FC" w:rsidRPr="00BE068B" w14:paraId="7029946D" w14:textId="20E7003D" w:rsidTr="00C67ECD">
        <w:trPr>
          <w:trHeight w:val="20"/>
        </w:trPr>
        <w:tc>
          <w:tcPr>
            <w:tcW w:w="694" w:type="dxa"/>
          </w:tcPr>
          <w:p w14:paraId="73769181" w14:textId="501EFD1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101" w:type="dxa"/>
          </w:tcPr>
          <w:p w14:paraId="26B8E5BF" w14:textId="77777777" w:rsidR="007045FC" w:rsidRPr="00BE068B" w:rsidRDefault="007045FC" w:rsidP="00F7697D">
            <w:pPr>
              <w:kinsoku w:val="0"/>
              <w:overflowPunct w:val="0"/>
              <w:autoSpaceDE w:val="0"/>
              <w:autoSpaceDN w:val="0"/>
              <w:adjustRightInd w:val="0"/>
              <w:ind w:right="54"/>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f_nickname</w:t>
            </w:r>
          </w:p>
        </w:tc>
        <w:tc>
          <w:tcPr>
            <w:tcW w:w="1594" w:type="dxa"/>
          </w:tcPr>
          <w:p w14:paraId="1E5288CF"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tenurestatus</w:t>
            </w:r>
          </w:p>
        </w:tc>
        <w:tc>
          <w:tcPr>
            <w:tcW w:w="1594" w:type="dxa"/>
          </w:tcPr>
          <w:p w14:paraId="5F573E6B"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paperdoc</w:t>
            </w:r>
          </w:p>
        </w:tc>
        <w:tc>
          <w:tcPr>
            <w:tcW w:w="1047" w:type="dxa"/>
          </w:tcPr>
          <w:p w14:paraId="31028B2E"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document</w:t>
            </w:r>
          </w:p>
        </w:tc>
        <w:tc>
          <w:tcPr>
            <w:tcW w:w="1080" w:type="dxa"/>
          </w:tcPr>
          <w:p w14:paraId="49A2244D"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docsign</w:t>
            </w:r>
          </w:p>
        </w:tc>
        <w:tc>
          <w:tcPr>
            <w:tcW w:w="1530" w:type="dxa"/>
          </w:tcPr>
          <w:p w14:paraId="6C57677A" w14:textId="77777777"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decument_mem</w:t>
            </w:r>
          </w:p>
        </w:tc>
        <w:tc>
          <w:tcPr>
            <w:tcW w:w="1530" w:type="dxa"/>
          </w:tcPr>
          <w:p w14:paraId="5E6752FA" w14:textId="0AD9FD88"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villhh_encroach</w:t>
            </w:r>
          </w:p>
        </w:tc>
        <w:tc>
          <w:tcPr>
            <w:tcW w:w="1170" w:type="dxa"/>
          </w:tcPr>
          <w:p w14:paraId="743BF76E" w14:textId="4B3464C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elite_encroach</w:t>
            </w:r>
          </w:p>
        </w:tc>
        <w:tc>
          <w:tcPr>
            <w:tcW w:w="1350" w:type="dxa"/>
          </w:tcPr>
          <w:p w14:paraId="5900F767" w14:textId="4944C93B" w:rsidR="007045FC" w:rsidRPr="00BE068B" w:rsidRDefault="007045FC" w:rsidP="00F7697D">
            <w:pPr>
              <w:kinsoku w:val="0"/>
              <w:overflowPunct w:val="0"/>
              <w:autoSpaceDE w:val="0"/>
              <w:autoSpaceDN w:val="0"/>
              <w:adjustRightInd w:val="0"/>
              <w:contextualSpacing/>
              <w:jc w:val="center"/>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neighvill_encroach</w:t>
            </w:r>
          </w:p>
        </w:tc>
      </w:tr>
      <w:tr w:rsidR="007045FC" w:rsidRPr="00BE068B" w14:paraId="01C90AD2" w14:textId="1520230E" w:rsidTr="00C67ECD">
        <w:trPr>
          <w:trHeight w:val="20"/>
        </w:trPr>
        <w:tc>
          <w:tcPr>
            <w:tcW w:w="694" w:type="dxa"/>
          </w:tcPr>
          <w:p w14:paraId="0630030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w:t>
            </w:r>
          </w:p>
        </w:tc>
        <w:tc>
          <w:tcPr>
            <w:tcW w:w="1101" w:type="dxa"/>
          </w:tcPr>
          <w:p w14:paraId="7AF0C688" w14:textId="77777777" w:rsidR="007045FC" w:rsidRPr="00BE068B" w:rsidRDefault="007045FC" w:rsidP="00F7697D">
            <w:pPr>
              <w:contextualSpacing/>
              <w:jc w:val="center"/>
              <w:rPr>
                <w:rFonts w:ascii="Gill Sans MT" w:hAnsi="Gill Sans MT"/>
                <w:sz w:val="20"/>
              </w:rPr>
            </w:pPr>
          </w:p>
        </w:tc>
        <w:tc>
          <w:tcPr>
            <w:tcW w:w="1594" w:type="dxa"/>
          </w:tcPr>
          <w:p w14:paraId="01FD48F2" w14:textId="77777777" w:rsidR="007045FC" w:rsidRPr="00BE068B" w:rsidRDefault="007045FC" w:rsidP="00F7697D">
            <w:pPr>
              <w:contextualSpacing/>
              <w:jc w:val="center"/>
              <w:rPr>
                <w:rFonts w:ascii="Gill Sans MT" w:hAnsi="Gill Sans MT"/>
                <w:sz w:val="20"/>
              </w:rPr>
            </w:pPr>
          </w:p>
        </w:tc>
        <w:tc>
          <w:tcPr>
            <w:tcW w:w="1594" w:type="dxa"/>
          </w:tcPr>
          <w:p w14:paraId="6CE41100" w14:textId="77777777" w:rsidR="007045FC" w:rsidRPr="00BE068B" w:rsidRDefault="007045FC" w:rsidP="00F7697D">
            <w:pPr>
              <w:contextualSpacing/>
              <w:jc w:val="center"/>
              <w:rPr>
                <w:rFonts w:ascii="Gill Sans MT" w:hAnsi="Gill Sans MT"/>
                <w:sz w:val="20"/>
              </w:rPr>
            </w:pPr>
          </w:p>
        </w:tc>
        <w:tc>
          <w:tcPr>
            <w:tcW w:w="1047" w:type="dxa"/>
          </w:tcPr>
          <w:p w14:paraId="046D29D6" w14:textId="77777777" w:rsidR="007045FC" w:rsidRPr="00BE068B" w:rsidRDefault="007045FC" w:rsidP="00F7697D">
            <w:pPr>
              <w:contextualSpacing/>
              <w:jc w:val="center"/>
              <w:rPr>
                <w:rFonts w:ascii="Gill Sans MT" w:hAnsi="Gill Sans MT"/>
                <w:sz w:val="20"/>
              </w:rPr>
            </w:pPr>
          </w:p>
        </w:tc>
        <w:tc>
          <w:tcPr>
            <w:tcW w:w="1080" w:type="dxa"/>
          </w:tcPr>
          <w:p w14:paraId="6AEAB275" w14:textId="77777777" w:rsidR="007045FC" w:rsidRPr="00BE068B" w:rsidRDefault="007045FC" w:rsidP="00F7697D">
            <w:pPr>
              <w:contextualSpacing/>
              <w:jc w:val="center"/>
              <w:rPr>
                <w:rFonts w:ascii="Gill Sans MT" w:hAnsi="Gill Sans MT"/>
                <w:sz w:val="20"/>
              </w:rPr>
            </w:pPr>
          </w:p>
        </w:tc>
        <w:tc>
          <w:tcPr>
            <w:tcW w:w="1530" w:type="dxa"/>
          </w:tcPr>
          <w:p w14:paraId="48CD29CA" w14:textId="77777777" w:rsidR="007045FC" w:rsidRPr="00BE068B" w:rsidRDefault="007045FC" w:rsidP="00F7697D">
            <w:pPr>
              <w:contextualSpacing/>
              <w:jc w:val="center"/>
              <w:rPr>
                <w:rFonts w:ascii="Gill Sans MT" w:hAnsi="Gill Sans MT"/>
                <w:sz w:val="20"/>
              </w:rPr>
            </w:pPr>
          </w:p>
        </w:tc>
        <w:tc>
          <w:tcPr>
            <w:tcW w:w="1530" w:type="dxa"/>
          </w:tcPr>
          <w:p w14:paraId="0B551BC8" w14:textId="77777777" w:rsidR="007045FC" w:rsidRPr="00BE068B" w:rsidRDefault="007045FC" w:rsidP="00F7697D">
            <w:pPr>
              <w:contextualSpacing/>
              <w:jc w:val="center"/>
              <w:rPr>
                <w:rFonts w:ascii="Gill Sans MT" w:hAnsi="Gill Sans MT"/>
                <w:sz w:val="20"/>
              </w:rPr>
            </w:pPr>
          </w:p>
        </w:tc>
        <w:tc>
          <w:tcPr>
            <w:tcW w:w="1170" w:type="dxa"/>
          </w:tcPr>
          <w:p w14:paraId="27369148" w14:textId="77777777" w:rsidR="007045FC" w:rsidRPr="00BE068B" w:rsidRDefault="007045FC" w:rsidP="00F7697D">
            <w:pPr>
              <w:contextualSpacing/>
              <w:jc w:val="center"/>
              <w:rPr>
                <w:rFonts w:ascii="Gill Sans MT" w:hAnsi="Gill Sans MT"/>
                <w:sz w:val="20"/>
              </w:rPr>
            </w:pPr>
          </w:p>
        </w:tc>
        <w:tc>
          <w:tcPr>
            <w:tcW w:w="1350" w:type="dxa"/>
          </w:tcPr>
          <w:p w14:paraId="0CED9480" w14:textId="77777777" w:rsidR="007045FC" w:rsidRPr="00BE068B" w:rsidRDefault="007045FC" w:rsidP="00F7697D">
            <w:pPr>
              <w:contextualSpacing/>
              <w:jc w:val="center"/>
              <w:rPr>
                <w:rFonts w:ascii="Gill Sans MT" w:hAnsi="Gill Sans MT"/>
                <w:sz w:val="20"/>
              </w:rPr>
            </w:pPr>
          </w:p>
        </w:tc>
      </w:tr>
      <w:tr w:rsidR="007045FC" w:rsidRPr="00BE068B" w14:paraId="3A68BEC2" w14:textId="11669FC3" w:rsidTr="00C67ECD">
        <w:trPr>
          <w:trHeight w:val="20"/>
        </w:trPr>
        <w:tc>
          <w:tcPr>
            <w:tcW w:w="694" w:type="dxa"/>
          </w:tcPr>
          <w:p w14:paraId="18B0C50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2</w:t>
            </w:r>
          </w:p>
        </w:tc>
        <w:tc>
          <w:tcPr>
            <w:tcW w:w="1101" w:type="dxa"/>
          </w:tcPr>
          <w:p w14:paraId="50825902" w14:textId="77777777" w:rsidR="007045FC" w:rsidRPr="00BE068B" w:rsidRDefault="007045FC" w:rsidP="00F7697D">
            <w:pPr>
              <w:contextualSpacing/>
              <w:jc w:val="center"/>
              <w:rPr>
                <w:rFonts w:ascii="Gill Sans MT" w:hAnsi="Gill Sans MT"/>
                <w:sz w:val="20"/>
              </w:rPr>
            </w:pPr>
          </w:p>
        </w:tc>
        <w:tc>
          <w:tcPr>
            <w:tcW w:w="1594" w:type="dxa"/>
          </w:tcPr>
          <w:p w14:paraId="339D8190" w14:textId="77777777" w:rsidR="007045FC" w:rsidRPr="00BE068B" w:rsidRDefault="007045FC" w:rsidP="00F7697D">
            <w:pPr>
              <w:contextualSpacing/>
              <w:jc w:val="center"/>
              <w:rPr>
                <w:rFonts w:ascii="Gill Sans MT" w:hAnsi="Gill Sans MT"/>
                <w:sz w:val="20"/>
              </w:rPr>
            </w:pPr>
          </w:p>
        </w:tc>
        <w:tc>
          <w:tcPr>
            <w:tcW w:w="1594" w:type="dxa"/>
          </w:tcPr>
          <w:p w14:paraId="3C803101" w14:textId="77777777" w:rsidR="007045FC" w:rsidRPr="00BE068B" w:rsidRDefault="007045FC" w:rsidP="00F7697D">
            <w:pPr>
              <w:contextualSpacing/>
              <w:jc w:val="center"/>
              <w:rPr>
                <w:rFonts w:ascii="Gill Sans MT" w:hAnsi="Gill Sans MT"/>
                <w:sz w:val="20"/>
              </w:rPr>
            </w:pPr>
          </w:p>
        </w:tc>
        <w:tc>
          <w:tcPr>
            <w:tcW w:w="1047" w:type="dxa"/>
          </w:tcPr>
          <w:p w14:paraId="1CE4B5FA" w14:textId="77777777" w:rsidR="007045FC" w:rsidRPr="00BE068B" w:rsidRDefault="007045FC" w:rsidP="00F7697D">
            <w:pPr>
              <w:contextualSpacing/>
              <w:jc w:val="center"/>
              <w:rPr>
                <w:rFonts w:ascii="Gill Sans MT" w:hAnsi="Gill Sans MT"/>
                <w:sz w:val="20"/>
              </w:rPr>
            </w:pPr>
          </w:p>
        </w:tc>
        <w:tc>
          <w:tcPr>
            <w:tcW w:w="1080" w:type="dxa"/>
          </w:tcPr>
          <w:p w14:paraId="0D25FDA8" w14:textId="77777777" w:rsidR="007045FC" w:rsidRPr="00BE068B" w:rsidRDefault="007045FC" w:rsidP="00F7697D">
            <w:pPr>
              <w:contextualSpacing/>
              <w:jc w:val="center"/>
              <w:rPr>
                <w:rFonts w:ascii="Gill Sans MT" w:hAnsi="Gill Sans MT"/>
                <w:sz w:val="20"/>
              </w:rPr>
            </w:pPr>
          </w:p>
        </w:tc>
        <w:tc>
          <w:tcPr>
            <w:tcW w:w="1530" w:type="dxa"/>
          </w:tcPr>
          <w:p w14:paraId="0580D49A" w14:textId="77777777" w:rsidR="007045FC" w:rsidRPr="00BE068B" w:rsidRDefault="007045FC" w:rsidP="00F7697D">
            <w:pPr>
              <w:contextualSpacing/>
              <w:jc w:val="center"/>
              <w:rPr>
                <w:rFonts w:ascii="Gill Sans MT" w:hAnsi="Gill Sans MT"/>
                <w:sz w:val="20"/>
              </w:rPr>
            </w:pPr>
          </w:p>
        </w:tc>
        <w:tc>
          <w:tcPr>
            <w:tcW w:w="1530" w:type="dxa"/>
          </w:tcPr>
          <w:p w14:paraId="30B5E3B0" w14:textId="77777777" w:rsidR="007045FC" w:rsidRPr="00BE068B" w:rsidRDefault="007045FC" w:rsidP="00F7697D">
            <w:pPr>
              <w:contextualSpacing/>
              <w:jc w:val="center"/>
              <w:rPr>
                <w:rFonts w:ascii="Gill Sans MT" w:hAnsi="Gill Sans MT"/>
                <w:sz w:val="20"/>
              </w:rPr>
            </w:pPr>
          </w:p>
        </w:tc>
        <w:tc>
          <w:tcPr>
            <w:tcW w:w="1170" w:type="dxa"/>
          </w:tcPr>
          <w:p w14:paraId="347BD3DB" w14:textId="77777777" w:rsidR="007045FC" w:rsidRPr="00BE068B" w:rsidRDefault="007045FC" w:rsidP="00F7697D">
            <w:pPr>
              <w:contextualSpacing/>
              <w:jc w:val="center"/>
              <w:rPr>
                <w:rFonts w:ascii="Gill Sans MT" w:hAnsi="Gill Sans MT"/>
                <w:sz w:val="20"/>
              </w:rPr>
            </w:pPr>
          </w:p>
        </w:tc>
        <w:tc>
          <w:tcPr>
            <w:tcW w:w="1350" w:type="dxa"/>
          </w:tcPr>
          <w:p w14:paraId="290BA43A" w14:textId="77777777" w:rsidR="007045FC" w:rsidRPr="00BE068B" w:rsidRDefault="007045FC" w:rsidP="00F7697D">
            <w:pPr>
              <w:contextualSpacing/>
              <w:jc w:val="center"/>
              <w:rPr>
                <w:rFonts w:ascii="Gill Sans MT" w:hAnsi="Gill Sans MT"/>
                <w:sz w:val="20"/>
              </w:rPr>
            </w:pPr>
          </w:p>
        </w:tc>
      </w:tr>
      <w:tr w:rsidR="007045FC" w:rsidRPr="00BE068B" w14:paraId="4CCE1F83" w14:textId="3EA81B3D" w:rsidTr="00C67ECD">
        <w:trPr>
          <w:trHeight w:val="20"/>
        </w:trPr>
        <w:tc>
          <w:tcPr>
            <w:tcW w:w="694" w:type="dxa"/>
          </w:tcPr>
          <w:p w14:paraId="5F6AF5C3"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3</w:t>
            </w:r>
          </w:p>
        </w:tc>
        <w:tc>
          <w:tcPr>
            <w:tcW w:w="1101" w:type="dxa"/>
          </w:tcPr>
          <w:p w14:paraId="25631927" w14:textId="77777777" w:rsidR="007045FC" w:rsidRPr="00BE068B" w:rsidRDefault="007045FC" w:rsidP="00F7697D">
            <w:pPr>
              <w:contextualSpacing/>
              <w:jc w:val="center"/>
              <w:rPr>
                <w:rFonts w:ascii="Gill Sans MT" w:hAnsi="Gill Sans MT"/>
                <w:sz w:val="20"/>
              </w:rPr>
            </w:pPr>
          </w:p>
        </w:tc>
        <w:tc>
          <w:tcPr>
            <w:tcW w:w="1594" w:type="dxa"/>
          </w:tcPr>
          <w:p w14:paraId="65C8A271" w14:textId="77777777" w:rsidR="007045FC" w:rsidRPr="00BE068B" w:rsidRDefault="007045FC" w:rsidP="00F7697D">
            <w:pPr>
              <w:contextualSpacing/>
              <w:jc w:val="center"/>
              <w:rPr>
                <w:rFonts w:ascii="Gill Sans MT" w:hAnsi="Gill Sans MT"/>
                <w:sz w:val="20"/>
              </w:rPr>
            </w:pPr>
          </w:p>
        </w:tc>
        <w:tc>
          <w:tcPr>
            <w:tcW w:w="1594" w:type="dxa"/>
          </w:tcPr>
          <w:p w14:paraId="5D0CA882" w14:textId="77777777" w:rsidR="007045FC" w:rsidRPr="00BE068B" w:rsidRDefault="007045FC" w:rsidP="00F7697D">
            <w:pPr>
              <w:contextualSpacing/>
              <w:jc w:val="center"/>
              <w:rPr>
                <w:rFonts w:ascii="Gill Sans MT" w:hAnsi="Gill Sans MT"/>
                <w:sz w:val="20"/>
              </w:rPr>
            </w:pPr>
          </w:p>
        </w:tc>
        <w:tc>
          <w:tcPr>
            <w:tcW w:w="1047" w:type="dxa"/>
          </w:tcPr>
          <w:p w14:paraId="49A96CCD" w14:textId="77777777" w:rsidR="007045FC" w:rsidRPr="00BE068B" w:rsidRDefault="007045FC" w:rsidP="00F7697D">
            <w:pPr>
              <w:contextualSpacing/>
              <w:jc w:val="center"/>
              <w:rPr>
                <w:rFonts w:ascii="Gill Sans MT" w:hAnsi="Gill Sans MT"/>
                <w:sz w:val="20"/>
              </w:rPr>
            </w:pPr>
          </w:p>
        </w:tc>
        <w:tc>
          <w:tcPr>
            <w:tcW w:w="1080" w:type="dxa"/>
          </w:tcPr>
          <w:p w14:paraId="03BFCBB1" w14:textId="77777777" w:rsidR="007045FC" w:rsidRPr="00BE068B" w:rsidRDefault="007045FC" w:rsidP="00F7697D">
            <w:pPr>
              <w:contextualSpacing/>
              <w:jc w:val="center"/>
              <w:rPr>
                <w:rFonts w:ascii="Gill Sans MT" w:hAnsi="Gill Sans MT"/>
                <w:sz w:val="20"/>
              </w:rPr>
            </w:pPr>
          </w:p>
        </w:tc>
        <w:tc>
          <w:tcPr>
            <w:tcW w:w="1530" w:type="dxa"/>
          </w:tcPr>
          <w:p w14:paraId="6FF60942" w14:textId="77777777" w:rsidR="007045FC" w:rsidRPr="00BE068B" w:rsidRDefault="007045FC" w:rsidP="00F7697D">
            <w:pPr>
              <w:contextualSpacing/>
              <w:jc w:val="center"/>
              <w:rPr>
                <w:rFonts w:ascii="Gill Sans MT" w:hAnsi="Gill Sans MT"/>
                <w:sz w:val="20"/>
              </w:rPr>
            </w:pPr>
          </w:p>
        </w:tc>
        <w:tc>
          <w:tcPr>
            <w:tcW w:w="1530" w:type="dxa"/>
          </w:tcPr>
          <w:p w14:paraId="2B0AE4B9" w14:textId="77777777" w:rsidR="007045FC" w:rsidRPr="00BE068B" w:rsidRDefault="007045FC" w:rsidP="00F7697D">
            <w:pPr>
              <w:contextualSpacing/>
              <w:jc w:val="center"/>
              <w:rPr>
                <w:rFonts w:ascii="Gill Sans MT" w:hAnsi="Gill Sans MT"/>
                <w:sz w:val="20"/>
              </w:rPr>
            </w:pPr>
          </w:p>
        </w:tc>
        <w:tc>
          <w:tcPr>
            <w:tcW w:w="1170" w:type="dxa"/>
          </w:tcPr>
          <w:p w14:paraId="4E572D43" w14:textId="77777777" w:rsidR="007045FC" w:rsidRPr="00BE068B" w:rsidRDefault="007045FC" w:rsidP="00F7697D">
            <w:pPr>
              <w:contextualSpacing/>
              <w:jc w:val="center"/>
              <w:rPr>
                <w:rFonts w:ascii="Gill Sans MT" w:hAnsi="Gill Sans MT"/>
                <w:sz w:val="20"/>
              </w:rPr>
            </w:pPr>
          </w:p>
        </w:tc>
        <w:tc>
          <w:tcPr>
            <w:tcW w:w="1350" w:type="dxa"/>
          </w:tcPr>
          <w:p w14:paraId="5229C8A7" w14:textId="77777777" w:rsidR="007045FC" w:rsidRPr="00BE068B" w:rsidRDefault="007045FC" w:rsidP="00F7697D">
            <w:pPr>
              <w:contextualSpacing/>
              <w:jc w:val="center"/>
              <w:rPr>
                <w:rFonts w:ascii="Gill Sans MT" w:hAnsi="Gill Sans MT"/>
                <w:sz w:val="20"/>
              </w:rPr>
            </w:pPr>
          </w:p>
        </w:tc>
      </w:tr>
      <w:tr w:rsidR="007045FC" w:rsidRPr="00BE068B" w14:paraId="60BF0847" w14:textId="2803922D" w:rsidTr="00C67ECD">
        <w:trPr>
          <w:trHeight w:val="20"/>
        </w:trPr>
        <w:tc>
          <w:tcPr>
            <w:tcW w:w="694" w:type="dxa"/>
          </w:tcPr>
          <w:p w14:paraId="1A9BCC3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4</w:t>
            </w:r>
          </w:p>
        </w:tc>
        <w:tc>
          <w:tcPr>
            <w:tcW w:w="1101" w:type="dxa"/>
          </w:tcPr>
          <w:p w14:paraId="65F63BD6" w14:textId="77777777" w:rsidR="007045FC" w:rsidRPr="00BE068B" w:rsidRDefault="007045FC" w:rsidP="00F7697D">
            <w:pPr>
              <w:contextualSpacing/>
              <w:jc w:val="center"/>
              <w:rPr>
                <w:rFonts w:ascii="Gill Sans MT" w:hAnsi="Gill Sans MT"/>
                <w:sz w:val="20"/>
              </w:rPr>
            </w:pPr>
          </w:p>
        </w:tc>
        <w:tc>
          <w:tcPr>
            <w:tcW w:w="1594" w:type="dxa"/>
          </w:tcPr>
          <w:p w14:paraId="32626320" w14:textId="77777777" w:rsidR="007045FC" w:rsidRPr="00BE068B" w:rsidRDefault="007045FC" w:rsidP="00F7697D">
            <w:pPr>
              <w:contextualSpacing/>
              <w:jc w:val="center"/>
              <w:rPr>
                <w:rFonts w:ascii="Gill Sans MT" w:hAnsi="Gill Sans MT"/>
                <w:sz w:val="20"/>
              </w:rPr>
            </w:pPr>
          </w:p>
        </w:tc>
        <w:tc>
          <w:tcPr>
            <w:tcW w:w="1594" w:type="dxa"/>
          </w:tcPr>
          <w:p w14:paraId="03818910" w14:textId="77777777" w:rsidR="007045FC" w:rsidRPr="00BE068B" w:rsidRDefault="007045FC" w:rsidP="00F7697D">
            <w:pPr>
              <w:contextualSpacing/>
              <w:jc w:val="center"/>
              <w:rPr>
                <w:rFonts w:ascii="Gill Sans MT" w:hAnsi="Gill Sans MT"/>
                <w:sz w:val="20"/>
              </w:rPr>
            </w:pPr>
          </w:p>
        </w:tc>
        <w:tc>
          <w:tcPr>
            <w:tcW w:w="1047" w:type="dxa"/>
          </w:tcPr>
          <w:p w14:paraId="1B73D466" w14:textId="77777777" w:rsidR="007045FC" w:rsidRPr="00BE068B" w:rsidRDefault="007045FC" w:rsidP="00F7697D">
            <w:pPr>
              <w:contextualSpacing/>
              <w:jc w:val="center"/>
              <w:rPr>
                <w:rFonts w:ascii="Gill Sans MT" w:hAnsi="Gill Sans MT"/>
                <w:sz w:val="20"/>
              </w:rPr>
            </w:pPr>
          </w:p>
        </w:tc>
        <w:tc>
          <w:tcPr>
            <w:tcW w:w="1080" w:type="dxa"/>
          </w:tcPr>
          <w:p w14:paraId="45A81FA0" w14:textId="77777777" w:rsidR="007045FC" w:rsidRPr="00BE068B" w:rsidRDefault="007045FC" w:rsidP="00F7697D">
            <w:pPr>
              <w:contextualSpacing/>
              <w:jc w:val="center"/>
              <w:rPr>
                <w:rFonts w:ascii="Gill Sans MT" w:hAnsi="Gill Sans MT"/>
                <w:sz w:val="20"/>
              </w:rPr>
            </w:pPr>
          </w:p>
        </w:tc>
        <w:tc>
          <w:tcPr>
            <w:tcW w:w="1530" w:type="dxa"/>
          </w:tcPr>
          <w:p w14:paraId="5DD21D68" w14:textId="77777777" w:rsidR="007045FC" w:rsidRPr="00BE068B" w:rsidRDefault="007045FC" w:rsidP="00F7697D">
            <w:pPr>
              <w:contextualSpacing/>
              <w:jc w:val="center"/>
              <w:rPr>
                <w:rFonts w:ascii="Gill Sans MT" w:hAnsi="Gill Sans MT"/>
                <w:sz w:val="20"/>
              </w:rPr>
            </w:pPr>
          </w:p>
        </w:tc>
        <w:tc>
          <w:tcPr>
            <w:tcW w:w="1530" w:type="dxa"/>
          </w:tcPr>
          <w:p w14:paraId="6D8B0B0B" w14:textId="77777777" w:rsidR="007045FC" w:rsidRPr="00BE068B" w:rsidRDefault="007045FC" w:rsidP="00F7697D">
            <w:pPr>
              <w:contextualSpacing/>
              <w:jc w:val="center"/>
              <w:rPr>
                <w:rFonts w:ascii="Gill Sans MT" w:hAnsi="Gill Sans MT"/>
                <w:sz w:val="20"/>
              </w:rPr>
            </w:pPr>
          </w:p>
        </w:tc>
        <w:tc>
          <w:tcPr>
            <w:tcW w:w="1170" w:type="dxa"/>
          </w:tcPr>
          <w:p w14:paraId="4A5ADA36" w14:textId="77777777" w:rsidR="007045FC" w:rsidRPr="00BE068B" w:rsidRDefault="007045FC" w:rsidP="00F7697D">
            <w:pPr>
              <w:contextualSpacing/>
              <w:jc w:val="center"/>
              <w:rPr>
                <w:rFonts w:ascii="Gill Sans MT" w:hAnsi="Gill Sans MT"/>
                <w:sz w:val="20"/>
              </w:rPr>
            </w:pPr>
          </w:p>
        </w:tc>
        <w:tc>
          <w:tcPr>
            <w:tcW w:w="1350" w:type="dxa"/>
          </w:tcPr>
          <w:p w14:paraId="2C0B8438" w14:textId="77777777" w:rsidR="007045FC" w:rsidRPr="00BE068B" w:rsidRDefault="007045FC" w:rsidP="00F7697D">
            <w:pPr>
              <w:contextualSpacing/>
              <w:jc w:val="center"/>
              <w:rPr>
                <w:rFonts w:ascii="Gill Sans MT" w:hAnsi="Gill Sans MT"/>
                <w:sz w:val="20"/>
              </w:rPr>
            </w:pPr>
          </w:p>
        </w:tc>
      </w:tr>
      <w:tr w:rsidR="007045FC" w:rsidRPr="00BE068B" w14:paraId="7C09E42A" w14:textId="50DC10D7" w:rsidTr="00C67ECD">
        <w:trPr>
          <w:trHeight w:val="20"/>
        </w:trPr>
        <w:tc>
          <w:tcPr>
            <w:tcW w:w="694" w:type="dxa"/>
          </w:tcPr>
          <w:p w14:paraId="1BAD8268"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5</w:t>
            </w:r>
          </w:p>
        </w:tc>
        <w:tc>
          <w:tcPr>
            <w:tcW w:w="1101" w:type="dxa"/>
          </w:tcPr>
          <w:p w14:paraId="6A7097DC" w14:textId="77777777" w:rsidR="007045FC" w:rsidRPr="00BE068B" w:rsidRDefault="007045FC" w:rsidP="00F7697D">
            <w:pPr>
              <w:contextualSpacing/>
              <w:jc w:val="center"/>
              <w:rPr>
                <w:rFonts w:ascii="Gill Sans MT" w:hAnsi="Gill Sans MT"/>
                <w:sz w:val="20"/>
              </w:rPr>
            </w:pPr>
          </w:p>
        </w:tc>
        <w:tc>
          <w:tcPr>
            <w:tcW w:w="1594" w:type="dxa"/>
          </w:tcPr>
          <w:p w14:paraId="7C7EC915" w14:textId="77777777" w:rsidR="007045FC" w:rsidRPr="00BE068B" w:rsidRDefault="007045FC" w:rsidP="00F7697D">
            <w:pPr>
              <w:contextualSpacing/>
              <w:jc w:val="center"/>
              <w:rPr>
                <w:rFonts w:ascii="Gill Sans MT" w:hAnsi="Gill Sans MT"/>
                <w:sz w:val="20"/>
              </w:rPr>
            </w:pPr>
          </w:p>
        </w:tc>
        <w:tc>
          <w:tcPr>
            <w:tcW w:w="1594" w:type="dxa"/>
          </w:tcPr>
          <w:p w14:paraId="26F515A1" w14:textId="77777777" w:rsidR="007045FC" w:rsidRPr="00BE068B" w:rsidRDefault="007045FC" w:rsidP="00F7697D">
            <w:pPr>
              <w:contextualSpacing/>
              <w:jc w:val="center"/>
              <w:rPr>
                <w:rFonts w:ascii="Gill Sans MT" w:hAnsi="Gill Sans MT"/>
                <w:sz w:val="20"/>
              </w:rPr>
            </w:pPr>
          </w:p>
        </w:tc>
        <w:tc>
          <w:tcPr>
            <w:tcW w:w="1047" w:type="dxa"/>
          </w:tcPr>
          <w:p w14:paraId="234B83A7" w14:textId="77777777" w:rsidR="007045FC" w:rsidRPr="00BE068B" w:rsidRDefault="007045FC" w:rsidP="00F7697D">
            <w:pPr>
              <w:contextualSpacing/>
              <w:jc w:val="center"/>
              <w:rPr>
                <w:rFonts w:ascii="Gill Sans MT" w:hAnsi="Gill Sans MT"/>
                <w:sz w:val="20"/>
              </w:rPr>
            </w:pPr>
          </w:p>
        </w:tc>
        <w:tc>
          <w:tcPr>
            <w:tcW w:w="1080" w:type="dxa"/>
          </w:tcPr>
          <w:p w14:paraId="2306600E" w14:textId="77777777" w:rsidR="007045FC" w:rsidRPr="00BE068B" w:rsidRDefault="007045FC" w:rsidP="00F7697D">
            <w:pPr>
              <w:contextualSpacing/>
              <w:jc w:val="center"/>
              <w:rPr>
                <w:rFonts w:ascii="Gill Sans MT" w:hAnsi="Gill Sans MT"/>
                <w:sz w:val="20"/>
              </w:rPr>
            </w:pPr>
          </w:p>
        </w:tc>
        <w:tc>
          <w:tcPr>
            <w:tcW w:w="1530" w:type="dxa"/>
          </w:tcPr>
          <w:p w14:paraId="469FD061" w14:textId="77777777" w:rsidR="007045FC" w:rsidRPr="00BE068B" w:rsidRDefault="007045FC" w:rsidP="00F7697D">
            <w:pPr>
              <w:contextualSpacing/>
              <w:jc w:val="center"/>
              <w:rPr>
                <w:rFonts w:ascii="Gill Sans MT" w:hAnsi="Gill Sans MT"/>
                <w:sz w:val="20"/>
              </w:rPr>
            </w:pPr>
          </w:p>
        </w:tc>
        <w:tc>
          <w:tcPr>
            <w:tcW w:w="1530" w:type="dxa"/>
          </w:tcPr>
          <w:p w14:paraId="75F739A7" w14:textId="77777777" w:rsidR="007045FC" w:rsidRPr="00BE068B" w:rsidRDefault="007045FC" w:rsidP="00F7697D">
            <w:pPr>
              <w:contextualSpacing/>
              <w:jc w:val="center"/>
              <w:rPr>
                <w:rFonts w:ascii="Gill Sans MT" w:hAnsi="Gill Sans MT"/>
                <w:sz w:val="20"/>
              </w:rPr>
            </w:pPr>
          </w:p>
        </w:tc>
        <w:tc>
          <w:tcPr>
            <w:tcW w:w="1170" w:type="dxa"/>
          </w:tcPr>
          <w:p w14:paraId="2600F113" w14:textId="77777777" w:rsidR="007045FC" w:rsidRPr="00BE068B" w:rsidRDefault="007045FC" w:rsidP="00F7697D">
            <w:pPr>
              <w:contextualSpacing/>
              <w:jc w:val="center"/>
              <w:rPr>
                <w:rFonts w:ascii="Gill Sans MT" w:hAnsi="Gill Sans MT"/>
                <w:sz w:val="20"/>
              </w:rPr>
            </w:pPr>
          </w:p>
        </w:tc>
        <w:tc>
          <w:tcPr>
            <w:tcW w:w="1350" w:type="dxa"/>
          </w:tcPr>
          <w:p w14:paraId="257EE04C" w14:textId="77777777" w:rsidR="007045FC" w:rsidRPr="00BE068B" w:rsidRDefault="007045FC" w:rsidP="00F7697D">
            <w:pPr>
              <w:contextualSpacing/>
              <w:jc w:val="center"/>
              <w:rPr>
                <w:rFonts w:ascii="Gill Sans MT" w:hAnsi="Gill Sans MT"/>
                <w:sz w:val="20"/>
              </w:rPr>
            </w:pPr>
          </w:p>
        </w:tc>
      </w:tr>
      <w:tr w:rsidR="007045FC" w:rsidRPr="00BE068B" w14:paraId="4E37A28A" w14:textId="0F6F956F" w:rsidTr="00C67ECD">
        <w:trPr>
          <w:trHeight w:val="20"/>
        </w:trPr>
        <w:tc>
          <w:tcPr>
            <w:tcW w:w="694" w:type="dxa"/>
          </w:tcPr>
          <w:p w14:paraId="228311AD"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6</w:t>
            </w:r>
          </w:p>
        </w:tc>
        <w:tc>
          <w:tcPr>
            <w:tcW w:w="1101" w:type="dxa"/>
          </w:tcPr>
          <w:p w14:paraId="1949DB6A" w14:textId="77777777" w:rsidR="007045FC" w:rsidRPr="00BE068B" w:rsidRDefault="007045FC" w:rsidP="00F7697D">
            <w:pPr>
              <w:contextualSpacing/>
              <w:jc w:val="center"/>
              <w:rPr>
                <w:rFonts w:ascii="Gill Sans MT" w:hAnsi="Gill Sans MT"/>
                <w:sz w:val="20"/>
              </w:rPr>
            </w:pPr>
          </w:p>
        </w:tc>
        <w:tc>
          <w:tcPr>
            <w:tcW w:w="1594" w:type="dxa"/>
          </w:tcPr>
          <w:p w14:paraId="41732283" w14:textId="77777777" w:rsidR="007045FC" w:rsidRPr="00BE068B" w:rsidRDefault="007045FC" w:rsidP="00F7697D">
            <w:pPr>
              <w:contextualSpacing/>
              <w:jc w:val="center"/>
              <w:rPr>
                <w:rFonts w:ascii="Gill Sans MT" w:hAnsi="Gill Sans MT"/>
                <w:sz w:val="20"/>
              </w:rPr>
            </w:pPr>
          </w:p>
        </w:tc>
        <w:tc>
          <w:tcPr>
            <w:tcW w:w="1594" w:type="dxa"/>
          </w:tcPr>
          <w:p w14:paraId="78FFCD7C" w14:textId="77777777" w:rsidR="007045FC" w:rsidRPr="00BE068B" w:rsidRDefault="007045FC" w:rsidP="00F7697D">
            <w:pPr>
              <w:contextualSpacing/>
              <w:jc w:val="center"/>
              <w:rPr>
                <w:rFonts w:ascii="Gill Sans MT" w:hAnsi="Gill Sans MT"/>
                <w:sz w:val="20"/>
              </w:rPr>
            </w:pPr>
          </w:p>
        </w:tc>
        <w:tc>
          <w:tcPr>
            <w:tcW w:w="1047" w:type="dxa"/>
          </w:tcPr>
          <w:p w14:paraId="087AFC58" w14:textId="77777777" w:rsidR="007045FC" w:rsidRPr="00BE068B" w:rsidRDefault="007045FC" w:rsidP="00F7697D">
            <w:pPr>
              <w:contextualSpacing/>
              <w:jc w:val="center"/>
              <w:rPr>
                <w:rFonts w:ascii="Gill Sans MT" w:hAnsi="Gill Sans MT"/>
                <w:sz w:val="20"/>
              </w:rPr>
            </w:pPr>
          </w:p>
        </w:tc>
        <w:tc>
          <w:tcPr>
            <w:tcW w:w="1080" w:type="dxa"/>
          </w:tcPr>
          <w:p w14:paraId="712F7DD4" w14:textId="77777777" w:rsidR="007045FC" w:rsidRPr="00BE068B" w:rsidRDefault="007045FC" w:rsidP="00F7697D">
            <w:pPr>
              <w:contextualSpacing/>
              <w:jc w:val="center"/>
              <w:rPr>
                <w:rFonts w:ascii="Gill Sans MT" w:hAnsi="Gill Sans MT"/>
                <w:sz w:val="20"/>
              </w:rPr>
            </w:pPr>
          </w:p>
        </w:tc>
        <w:tc>
          <w:tcPr>
            <w:tcW w:w="1530" w:type="dxa"/>
          </w:tcPr>
          <w:p w14:paraId="45FB2141" w14:textId="77777777" w:rsidR="007045FC" w:rsidRPr="00BE068B" w:rsidRDefault="007045FC" w:rsidP="00F7697D">
            <w:pPr>
              <w:contextualSpacing/>
              <w:jc w:val="center"/>
              <w:rPr>
                <w:rFonts w:ascii="Gill Sans MT" w:hAnsi="Gill Sans MT"/>
                <w:sz w:val="20"/>
              </w:rPr>
            </w:pPr>
          </w:p>
        </w:tc>
        <w:tc>
          <w:tcPr>
            <w:tcW w:w="1530" w:type="dxa"/>
          </w:tcPr>
          <w:p w14:paraId="48DF42A7" w14:textId="77777777" w:rsidR="007045FC" w:rsidRPr="00BE068B" w:rsidRDefault="007045FC" w:rsidP="00F7697D">
            <w:pPr>
              <w:contextualSpacing/>
              <w:jc w:val="center"/>
              <w:rPr>
                <w:rFonts w:ascii="Gill Sans MT" w:hAnsi="Gill Sans MT"/>
                <w:sz w:val="20"/>
              </w:rPr>
            </w:pPr>
          </w:p>
        </w:tc>
        <w:tc>
          <w:tcPr>
            <w:tcW w:w="1170" w:type="dxa"/>
          </w:tcPr>
          <w:p w14:paraId="1A861E1F" w14:textId="77777777" w:rsidR="007045FC" w:rsidRPr="00BE068B" w:rsidRDefault="007045FC" w:rsidP="00F7697D">
            <w:pPr>
              <w:contextualSpacing/>
              <w:jc w:val="center"/>
              <w:rPr>
                <w:rFonts w:ascii="Gill Sans MT" w:hAnsi="Gill Sans MT"/>
                <w:sz w:val="20"/>
              </w:rPr>
            </w:pPr>
          </w:p>
        </w:tc>
        <w:tc>
          <w:tcPr>
            <w:tcW w:w="1350" w:type="dxa"/>
          </w:tcPr>
          <w:p w14:paraId="46C48449" w14:textId="77777777" w:rsidR="007045FC" w:rsidRPr="00BE068B" w:rsidRDefault="007045FC" w:rsidP="00F7697D">
            <w:pPr>
              <w:contextualSpacing/>
              <w:jc w:val="center"/>
              <w:rPr>
                <w:rFonts w:ascii="Gill Sans MT" w:hAnsi="Gill Sans MT"/>
                <w:sz w:val="20"/>
              </w:rPr>
            </w:pPr>
          </w:p>
        </w:tc>
      </w:tr>
      <w:tr w:rsidR="007045FC" w:rsidRPr="00BE068B" w14:paraId="78E30CB6" w14:textId="7C13D0DD" w:rsidTr="00C67ECD">
        <w:trPr>
          <w:trHeight w:val="20"/>
        </w:trPr>
        <w:tc>
          <w:tcPr>
            <w:tcW w:w="694" w:type="dxa"/>
          </w:tcPr>
          <w:p w14:paraId="47635F80"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7</w:t>
            </w:r>
          </w:p>
        </w:tc>
        <w:tc>
          <w:tcPr>
            <w:tcW w:w="1101" w:type="dxa"/>
          </w:tcPr>
          <w:p w14:paraId="4A538365" w14:textId="77777777" w:rsidR="007045FC" w:rsidRPr="00BE068B" w:rsidRDefault="007045FC" w:rsidP="00F7697D">
            <w:pPr>
              <w:contextualSpacing/>
              <w:jc w:val="center"/>
              <w:rPr>
                <w:rFonts w:ascii="Gill Sans MT" w:hAnsi="Gill Sans MT"/>
                <w:sz w:val="20"/>
              </w:rPr>
            </w:pPr>
          </w:p>
        </w:tc>
        <w:tc>
          <w:tcPr>
            <w:tcW w:w="1594" w:type="dxa"/>
          </w:tcPr>
          <w:p w14:paraId="00E4A7FD" w14:textId="77777777" w:rsidR="007045FC" w:rsidRPr="00BE068B" w:rsidRDefault="007045FC" w:rsidP="00F7697D">
            <w:pPr>
              <w:contextualSpacing/>
              <w:jc w:val="center"/>
              <w:rPr>
                <w:rFonts w:ascii="Gill Sans MT" w:hAnsi="Gill Sans MT"/>
                <w:sz w:val="20"/>
              </w:rPr>
            </w:pPr>
          </w:p>
        </w:tc>
        <w:tc>
          <w:tcPr>
            <w:tcW w:w="1594" w:type="dxa"/>
          </w:tcPr>
          <w:p w14:paraId="5F0D56C5" w14:textId="77777777" w:rsidR="007045FC" w:rsidRPr="00BE068B" w:rsidRDefault="007045FC" w:rsidP="00F7697D">
            <w:pPr>
              <w:contextualSpacing/>
              <w:jc w:val="center"/>
              <w:rPr>
                <w:rFonts w:ascii="Gill Sans MT" w:hAnsi="Gill Sans MT"/>
                <w:sz w:val="20"/>
              </w:rPr>
            </w:pPr>
          </w:p>
        </w:tc>
        <w:tc>
          <w:tcPr>
            <w:tcW w:w="1047" w:type="dxa"/>
          </w:tcPr>
          <w:p w14:paraId="1DC6B6CF" w14:textId="77777777" w:rsidR="007045FC" w:rsidRPr="00BE068B" w:rsidRDefault="007045FC" w:rsidP="00F7697D">
            <w:pPr>
              <w:contextualSpacing/>
              <w:jc w:val="center"/>
              <w:rPr>
                <w:rFonts w:ascii="Gill Sans MT" w:hAnsi="Gill Sans MT"/>
                <w:sz w:val="20"/>
              </w:rPr>
            </w:pPr>
          </w:p>
        </w:tc>
        <w:tc>
          <w:tcPr>
            <w:tcW w:w="1080" w:type="dxa"/>
          </w:tcPr>
          <w:p w14:paraId="6B5FF013" w14:textId="77777777" w:rsidR="007045FC" w:rsidRPr="00BE068B" w:rsidRDefault="007045FC" w:rsidP="00F7697D">
            <w:pPr>
              <w:contextualSpacing/>
              <w:jc w:val="center"/>
              <w:rPr>
                <w:rFonts w:ascii="Gill Sans MT" w:hAnsi="Gill Sans MT"/>
                <w:sz w:val="20"/>
              </w:rPr>
            </w:pPr>
          </w:p>
        </w:tc>
        <w:tc>
          <w:tcPr>
            <w:tcW w:w="1530" w:type="dxa"/>
          </w:tcPr>
          <w:p w14:paraId="5A89F0AD" w14:textId="77777777" w:rsidR="007045FC" w:rsidRPr="00BE068B" w:rsidRDefault="007045FC" w:rsidP="00F7697D">
            <w:pPr>
              <w:contextualSpacing/>
              <w:jc w:val="center"/>
              <w:rPr>
                <w:rFonts w:ascii="Gill Sans MT" w:hAnsi="Gill Sans MT"/>
                <w:sz w:val="20"/>
              </w:rPr>
            </w:pPr>
          </w:p>
        </w:tc>
        <w:tc>
          <w:tcPr>
            <w:tcW w:w="1530" w:type="dxa"/>
          </w:tcPr>
          <w:p w14:paraId="5E923122" w14:textId="77777777" w:rsidR="007045FC" w:rsidRPr="00BE068B" w:rsidRDefault="007045FC" w:rsidP="00F7697D">
            <w:pPr>
              <w:contextualSpacing/>
              <w:jc w:val="center"/>
              <w:rPr>
                <w:rFonts w:ascii="Gill Sans MT" w:hAnsi="Gill Sans MT"/>
                <w:sz w:val="20"/>
              </w:rPr>
            </w:pPr>
          </w:p>
        </w:tc>
        <w:tc>
          <w:tcPr>
            <w:tcW w:w="1170" w:type="dxa"/>
          </w:tcPr>
          <w:p w14:paraId="409A208F" w14:textId="77777777" w:rsidR="007045FC" w:rsidRPr="00BE068B" w:rsidRDefault="007045FC" w:rsidP="00F7697D">
            <w:pPr>
              <w:contextualSpacing/>
              <w:jc w:val="center"/>
              <w:rPr>
                <w:rFonts w:ascii="Gill Sans MT" w:hAnsi="Gill Sans MT"/>
                <w:sz w:val="20"/>
              </w:rPr>
            </w:pPr>
          </w:p>
        </w:tc>
        <w:tc>
          <w:tcPr>
            <w:tcW w:w="1350" w:type="dxa"/>
          </w:tcPr>
          <w:p w14:paraId="1F40A127" w14:textId="77777777" w:rsidR="007045FC" w:rsidRPr="00BE068B" w:rsidRDefault="007045FC" w:rsidP="00F7697D">
            <w:pPr>
              <w:contextualSpacing/>
              <w:jc w:val="center"/>
              <w:rPr>
                <w:rFonts w:ascii="Gill Sans MT" w:hAnsi="Gill Sans MT"/>
                <w:sz w:val="20"/>
              </w:rPr>
            </w:pPr>
          </w:p>
        </w:tc>
      </w:tr>
      <w:tr w:rsidR="007045FC" w:rsidRPr="00BE068B" w14:paraId="6C9DB410" w14:textId="0D731A2E" w:rsidTr="00C67ECD">
        <w:trPr>
          <w:trHeight w:val="20"/>
        </w:trPr>
        <w:tc>
          <w:tcPr>
            <w:tcW w:w="694" w:type="dxa"/>
          </w:tcPr>
          <w:p w14:paraId="396BA997"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8</w:t>
            </w:r>
          </w:p>
        </w:tc>
        <w:tc>
          <w:tcPr>
            <w:tcW w:w="1101" w:type="dxa"/>
          </w:tcPr>
          <w:p w14:paraId="7255C8EA" w14:textId="77777777" w:rsidR="007045FC" w:rsidRPr="00BE068B" w:rsidRDefault="007045FC" w:rsidP="00F7697D">
            <w:pPr>
              <w:contextualSpacing/>
              <w:jc w:val="center"/>
              <w:rPr>
                <w:rFonts w:ascii="Gill Sans MT" w:hAnsi="Gill Sans MT"/>
                <w:sz w:val="20"/>
              </w:rPr>
            </w:pPr>
          </w:p>
        </w:tc>
        <w:tc>
          <w:tcPr>
            <w:tcW w:w="1594" w:type="dxa"/>
          </w:tcPr>
          <w:p w14:paraId="6009A8A6" w14:textId="77777777" w:rsidR="007045FC" w:rsidRPr="00BE068B" w:rsidRDefault="007045FC" w:rsidP="00F7697D">
            <w:pPr>
              <w:contextualSpacing/>
              <w:jc w:val="center"/>
              <w:rPr>
                <w:rFonts w:ascii="Gill Sans MT" w:hAnsi="Gill Sans MT"/>
                <w:sz w:val="20"/>
              </w:rPr>
            </w:pPr>
          </w:p>
        </w:tc>
        <w:tc>
          <w:tcPr>
            <w:tcW w:w="1594" w:type="dxa"/>
          </w:tcPr>
          <w:p w14:paraId="6D97DB04" w14:textId="77777777" w:rsidR="007045FC" w:rsidRPr="00BE068B" w:rsidRDefault="007045FC" w:rsidP="00F7697D">
            <w:pPr>
              <w:contextualSpacing/>
              <w:jc w:val="center"/>
              <w:rPr>
                <w:rFonts w:ascii="Gill Sans MT" w:hAnsi="Gill Sans MT"/>
                <w:sz w:val="20"/>
              </w:rPr>
            </w:pPr>
          </w:p>
        </w:tc>
        <w:tc>
          <w:tcPr>
            <w:tcW w:w="1047" w:type="dxa"/>
          </w:tcPr>
          <w:p w14:paraId="75BA2C2D" w14:textId="77777777" w:rsidR="007045FC" w:rsidRPr="00BE068B" w:rsidRDefault="007045FC" w:rsidP="00F7697D">
            <w:pPr>
              <w:contextualSpacing/>
              <w:jc w:val="center"/>
              <w:rPr>
                <w:rFonts w:ascii="Gill Sans MT" w:hAnsi="Gill Sans MT"/>
                <w:sz w:val="20"/>
              </w:rPr>
            </w:pPr>
          </w:p>
        </w:tc>
        <w:tc>
          <w:tcPr>
            <w:tcW w:w="1080" w:type="dxa"/>
          </w:tcPr>
          <w:p w14:paraId="023DA0C7" w14:textId="77777777" w:rsidR="007045FC" w:rsidRPr="00BE068B" w:rsidRDefault="007045FC" w:rsidP="00F7697D">
            <w:pPr>
              <w:contextualSpacing/>
              <w:jc w:val="center"/>
              <w:rPr>
                <w:rFonts w:ascii="Gill Sans MT" w:hAnsi="Gill Sans MT"/>
                <w:sz w:val="20"/>
              </w:rPr>
            </w:pPr>
          </w:p>
        </w:tc>
        <w:tc>
          <w:tcPr>
            <w:tcW w:w="1530" w:type="dxa"/>
          </w:tcPr>
          <w:p w14:paraId="114DB176" w14:textId="77777777" w:rsidR="007045FC" w:rsidRPr="00BE068B" w:rsidRDefault="007045FC" w:rsidP="00F7697D">
            <w:pPr>
              <w:contextualSpacing/>
              <w:jc w:val="center"/>
              <w:rPr>
                <w:rFonts w:ascii="Gill Sans MT" w:hAnsi="Gill Sans MT"/>
                <w:sz w:val="20"/>
              </w:rPr>
            </w:pPr>
          </w:p>
        </w:tc>
        <w:tc>
          <w:tcPr>
            <w:tcW w:w="1530" w:type="dxa"/>
          </w:tcPr>
          <w:p w14:paraId="5940E38C" w14:textId="77777777" w:rsidR="007045FC" w:rsidRPr="00BE068B" w:rsidRDefault="007045FC" w:rsidP="00F7697D">
            <w:pPr>
              <w:contextualSpacing/>
              <w:jc w:val="center"/>
              <w:rPr>
                <w:rFonts w:ascii="Gill Sans MT" w:hAnsi="Gill Sans MT"/>
                <w:sz w:val="20"/>
              </w:rPr>
            </w:pPr>
          </w:p>
        </w:tc>
        <w:tc>
          <w:tcPr>
            <w:tcW w:w="1170" w:type="dxa"/>
          </w:tcPr>
          <w:p w14:paraId="71784EC8" w14:textId="77777777" w:rsidR="007045FC" w:rsidRPr="00BE068B" w:rsidRDefault="007045FC" w:rsidP="00F7697D">
            <w:pPr>
              <w:contextualSpacing/>
              <w:jc w:val="center"/>
              <w:rPr>
                <w:rFonts w:ascii="Gill Sans MT" w:hAnsi="Gill Sans MT"/>
                <w:sz w:val="20"/>
              </w:rPr>
            </w:pPr>
          </w:p>
        </w:tc>
        <w:tc>
          <w:tcPr>
            <w:tcW w:w="1350" w:type="dxa"/>
          </w:tcPr>
          <w:p w14:paraId="13C0155B" w14:textId="77777777" w:rsidR="007045FC" w:rsidRPr="00BE068B" w:rsidRDefault="007045FC" w:rsidP="00F7697D">
            <w:pPr>
              <w:contextualSpacing/>
              <w:jc w:val="center"/>
              <w:rPr>
                <w:rFonts w:ascii="Gill Sans MT" w:hAnsi="Gill Sans MT"/>
                <w:sz w:val="20"/>
              </w:rPr>
            </w:pPr>
          </w:p>
        </w:tc>
      </w:tr>
      <w:tr w:rsidR="007045FC" w:rsidRPr="00BE068B" w14:paraId="31CF7A55" w14:textId="4AFFF1D7" w:rsidTr="00C67ECD">
        <w:trPr>
          <w:trHeight w:val="20"/>
        </w:trPr>
        <w:tc>
          <w:tcPr>
            <w:tcW w:w="694" w:type="dxa"/>
          </w:tcPr>
          <w:p w14:paraId="7911C37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9</w:t>
            </w:r>
          </w:p>
        </w:tc>
        <w:tc>
          <w:tcPr>
            <w:tcW w:w="1101" w:type="dxa"/>
          </w:tcPr>
          <w:p w14:paraId="3985B861" w14:textId="77777777" w:rsidR="007045FC" w:rsidRPr="00BE068B" w:rsidRDefault="007045FC" w:rsidP="00F7697D">
            <w:pPr>
              <w:contextualSpacing/>
              <w:jc w:val="center"/>
              <w:rPr>
                <w:rFonts w:ascii="Gill Sans MT" w:hAnsi="Gill Sans MT"/>
                <w:sz w:val="20"/>
              </w:rPr>
            </w:pPr>
          </w:p>
        </w:tc>
        <w:tc>
          <w:tcPr>
            <w:tcW w:w="1594" w:type="dxa"/>
          </w:tcPr>
          <w:p w14:paraId="59FF219A" w14:textId="77777777" w:rsidR="007045FC" w:rsidRPr="00BE068B" w:rsidRDefault="007045FC" w:rsidP="00F7697D">
            <w:pPr>
              <w:contextualSpacing/>
              <w:jc w:val="center"/>
              <w:rPr>
                <w:rFonts w:ascii="Gill Sans MT" w:hAnsi="Gill Sans MT"/>
                <w:sz w:val="20"/>
              </w:rPr>
            </w:pPr>
          </w:p>
        </w:tc>
        <w:tc>
          <w:tcPr>
            <w:tcW w:w="1594" w:type="dxa"/>
          </w:tcPr>
          <w:p w14:paraId="2BB8EBE9" w14:textId="77777777" w:rsidR="007045FC" w:rsidRPr="00BE068B" w:rsidRDefault="007045FC" w:rsidP="00F7697D">
            <w:pPr>
              <w:contextualSpacing/>
              <w:jc w:val="center"/>
              <w:rPr>
                <w:rFonts w:ascii="Gill Sans MT" w:hAnsi="Gill Sans MT"/>
                <w:sz w:val="20"/>
              </w:rPr>
            </w:pPr>
          </w:p>
        </w:tc>
        <w:tc>
          <w:tcPr>
            <w:tcW w:w="1047" w:type="dxa"/>
          </w:tcPr>
          <w:p w14:paraId="703F10C0" w14:textId="77777777" w:rsidR="007045FC" w:rsidRPr="00BE068B" w:rsidRDefault="007045FC" w:rsidP="00F7697D">
            <w:pPr>
              <w:contextualSpacing/>
              <w:jc w:val="center"/>
              <w:rPr>
                <w:rFonts w:ascii="Gill Sans MT" w:hAnsi="Gill Sans MT"/>
                <w:sz w:val="20"/>
              </w:rPr>
            </w:pPr>
          </w:p>
        </w:tc>
        <w:tc>
          <w:tcPr>
            <w:tcW w:w="1080" w:type="dxa"/>
          </w:tcPr>
          <w:p w14:paraId="3E727E0D" w14:textId="77777777" w:rsidR="007045FC" w:rsidRPr="00BE068B" w:rsidRDefault="007045FC" w:rsidP="00F7697D">
            <w:pPr>
              <w:contextualSpacing/>
              <w:jc w:val="center"/>
              <w:rPr>
                <w:rFonts w:ascii="Gill Sans MT" w:hAnsi="Gill Sans MT"/>
                <w:sz w:val="20"/>
              </w:rPr>
            </w:pPr>
          </w:p>
        </w:tc>
        <w:tc>
          <w:tcPr>
            <w:tcW w:w="1530" w:type="dxa"/>
          </w:tcPr>
          <w:p w14:paraId="495A8C91" w14:textId="77777777" w:rsidR="007045FC" w:rsidRPr="00BE068B" w:rsidRDefault="007045FC" w:rsidP="00F7697D">
            <w:pPr>
              <w:contextualSpacing/>
              <w:jc w:val="center"/>
              <w:rPr>
                <w:rFonts w:ascii="Gill Sans MT" w:hAnsi="Gill Sans MT"/>
                <w:sz w:val="20"/>
              </w:rPr>
            </w:pPr>
          </w:p>
        </w:tc>
        <w:tc>
          <w:tcPr>
            <w:tcW w:w="1530" w:type="dxa"/>
          </w:tcPr>
          <w:p w14:paraId="57C2DD8C" w14:textId="77777777" w:rsidR="007045FC" w:rsidRPr="00BE068B" w:rsidRDefault="007045FC" w:rsidP="00F7697D">
            <w:pPr>
              <w:contextualSpacing/>
              <w:jc w:val="center"/>
              <w:rPr>
                <w:rFonts w:ascii="Gill Sans MT" w:hAnsi="Gill Sans MT"/>
                <w:sz w:val="20"/>
              </w:rPr>
            </w:pPr>
          </w:p>
        </w:tc>
        <w:tc>
          <w:tcPr>
            <w:tcW w:w="1170" w:type="dxa"/>
          </w:tcPr>
          <w:p w14:paraId="758E20B3" w14:textId="77777777" w:rsidR="007045FC" w:rsidRPr="00BE068B" w:rsidRDefault="007045FC" w:rsidP="00F7697D">
            <w:pPr>
              <w:contextualSpacing/>
              <w:jc w:val="center"/>
              <w:rPr>
                <w:rFonts w:ascii="Gill Sans MT" w:hAnsi="Gill Sans MT"/>
                <w:sz w:val="20"/>
              </w:rPr>
            </w:pPr>
          </w:p>
        </w:tc>
        <w:tc>
          <w:tcPr>
            <w:tcW w:w="1350" w:type="dxa"/>
          </w:tcPr>
          <w:p w14:paraId="57ED9E45" w14:textId="77777777" w:rsidR="007045FC" w:rsidRPr="00BE068B" w:rsidRDefault="007045FC" w:rsidP="00F7697D">
            <w:pPr>
              <w:contextualSpacing/>
              <w:jc w:val="center"/>
              <w:rPr>
                <w:rFonts w:ascii="Gill Sans MT" w:hAnsi="Gill Sans MT"/>
                <w:sz w:val="20"/>
              </w:rPr>
            </w:pPr>
          </w:p>
        </w:tc>
      </w:tr>
      <w:tr w:rsidR="007045FC" w:rsidRPr="00BE068B" w14:paraId="60761F5C" w14:textId="51DD9CC0" w:rsidTr="00C67ECD">
        <w:trPr>
          <w:trHeight w:val="20"/>
        </w:trPr>
        <w:tc>
          <w:tcPr>
            <w:tcW w:w="694" w:type="dxa"/>
          </w:tcPr>
          <w:p w14:paraId="7F94D8AE" w14:textId="77777777" w:rsidR="007045FC" w:rsidRPr="00BE068B" w:rsidRDefault="007045FC" w:rsidP="00F7697D">
            <w:pPr>
              <w:contextualSpacing/>
              <w:jc w:val="center"/>
              <w:rPr>
                <w:rFonts w:ascii="Gill Sans MT" w:hAnsi="Gill Sans MT"/>
                <w:sz w:val="20"/>
              </w:rPr>
            </w:pPr>
            <w:r w:rsidRPr="00BE068B">
              <w:rPr>
                <w:rFonts w:ascii="Gill Sans MT" w:hAnsi="Gill Sans MT"/>
                <w:sz w:val="20"/>
              </w:rPr>
              <w:t>10</w:t>
            </w:r>
          </w:p>
        </w:tc>
        <w:tc>
          <w:tcPr>
            <w:tcW w:w="1101" w:type="dxa"/>
          </w:tcPr>
          <w:p w14:paraId="0C498832" w14:textId="77777777" w:rsidR="007045FC" w:rsidRPr="00BE068B" w:rsidRDefault="007045FC" w:rsidP="00F7697D">
            <w:pPr>
              <w:contextualSpacing/>
              <w:jc w:val="center"/>
              <w:rPr>
                <w:rFonts w:ascii="Gill Sans MT" w:hAnsi="Gill Sans MT"/>
                <w:sz w:val="20"/>
              </w:rPr>
            </w:pPr>
          </w:p>
        </w:tc>
        <w:tc>
          <w:tcPr>
            <w:tcW w:w="1594" w:type="dxa"/>
          </w:tcPr>
          <w:p w14:paraId="7BFA98BD" w14:textId="77777777" w:rsidR="007045FC" w:rsidRPr="00BE068B" w:rsidRDefault="007045FC" w:rsidP="00F7697D">
            <w:pPr>
              <w:contextualSpacing/>
              <w:jc w:val="center"/>
              <w:rPr>
                <w:rFonts w:ascii="Gill Sans MT" w:hAnsi="Gill Sans MT"/>
                <w:sz w:val="20"/>
              </w:rPr>
            </w:pPr>
          </w:p>
        </w:tc>
        <w:tc>
          <w:tcPr>
            <w:tcW w:w="1594" w:type="dxa"/>
          </w:tcPr>
          <w:p w14:paraId="57C27BCD" w14:textId="77777777" w:rsidR="007045FC" w:rsidRPr="00BE068B" w:rsidRDefault="007045FC" w:rsidP="00F7697D">
            <w:pPr>
              <w:contextualSpacing/>
              <w:jc w:val="center"/>
              <w:rPr>
                <w:rFonts w:ascii="Gill Sans MT" w:hAnsi="Gill Sans MT"/>
                <w:sz w:val="20"/>
              </w:rPr>
            </w:pPr>
          </w:p>
        </w:tc>
        <w:tc>
          <w:tcPr>
            <w:tcW w:w="1047" w:type="dxa"/>
          </w:tcPr>
          <w:p w14:paraId="5B144C1A" w14:textId="77777777" w:rsidR="007045FC" w:rsidRPr="00BE068B" w:rsidRDefault="007045FC" w:rsidP="00F7697D">
            <w:pPr>
              <w:contextualSpacing/>
              <w:jc w:val="center"/>
              <w:rPr>
                <w:rFonts w:ascii="Gill Sans MT" w:hAnsi="Gill Sans MT"/>
                <w:sz w:val="20"/>
              </w:rPr>
            </w:pPr>
          </w:p>
        </w:tc>
        <w:tc>
          <w:tcPr>
            <w:tcW w:w="1080" w:type="dxa"/>
          </w:tcPr>
          <w:p w14:paraId="34B8591D" w14:textId="77777777" w:rsidR="007045FC" w:rsidRPr="00BE068B" w:rsidRDefault="007045FC" w:rsidP="00F7697D">
            <w:pPr>
              <w:contextualSpacing/>
              <w:jc w:val="center"/>
              <w:rPr>
                <w:rFonts w:ascii="Gill Sans MT" w:hAnsi="Gill Sans MT"/>
                <w:sz w:val="20"/>
              </w:rPr>
            </w:pPr>
          </w:p>
        </w:tc>
        <w:tc>
          <w:tcPr>
            <w:tcW w:w="1530" w:type="dxa"/>
          </w:tcPr>
          <w:p w14:paraId="1F3F74F2" w14:textId="77777777" w:rsidR="007045FC" w:rsidRPr="00BE068B" w:rsidRDefault="007045FC" w:rsidP="00F7697D">
            <w:pPr>
              <w:contextualSpacing/>
              <w:jc w:val="center"/>
              <w:rPr>
                <w:rFonts w:ascii="Gill Sans MT" w:hAnsi="Gill Sans MT"/>
                <w:sz w:val="20"/>
              </w:rPr>
            </w:pPr>
          </w:p>
        </w:tc>
        <w:tc>
          <w:tcPr>
            <w:tcW w:w="1530" w:type="dxa"/>
          </w:tcPr>
          <w:p w14:paraId="25C9F9EA" w14:textId="77777777" w:rsidR="007045FC" w:rsidRPr="00BE068B" w:rsidRDefault="007045FC" w:rsidP="00F7697D">
            <w:pPr>
              <w:contextualSpacing/>
              <w:jc w:val="center"/>
              <w:rPr>
                <w:rFonts w:ascii="Gill Sans MT" w:hAnsi="Gill Sans MT"/>
                <w:sz w:val="20"/>
              </w:rPr>
            </w:pPr>
          </w:p>
        </w:tc>
        <w:tc>
          <w:tcPr>
            <w:tcW w:w="1170" w:type="dxa"/>
          </w:tcPr>
          <w:p w14:paraId="7C418E50" w14:textId="77777777" w:rsidR="007045FC" w:rsidRPr="00BE068B" w:rsidRDefault="007045FC" w:rsidP="00F7697D">
            <w:pPr>
              <w:contextualSpacing/>
              <w:jc w:val="center"/>
              <w:rPr>
                <w:rFonts w:ascii="Gill Sans MT" w:hAnsi="Gill Sans MT"/>
                <w:sz w:val="20"/>
              </w:rPr>
            </w:pPr>
          </w:p>
        </w:tc>
        <w:tc>
          <w:tcPr>
            <w:tcW w:w="1350" w:type="dxa"/>
          </w:tcPr>
          <w:p w14:paraId="3DD349DE" w14:textId="77777777" w:rsidR="007045FC" w:rsidRPr="00BE068B" w:rsidRDefault="007045FC" w:rsidP="00F7697D">
            <w:pPr>
              <w:contextualSpacing/>
              <w:jc w:val="center"/>
              <w:rPr>
                <w:rFonts w:ascii="Gill Sans MT" w:hAnsi="Gill Sans MT"/>
                <w:sz w:val="20"/>
              </w:rPr>
            </w:pPr>
          </w:p>
        </w:tc>
      </w:tr>
    </w:tbl>
    <w:p w14:paraId="2E9DF626" w14:textId="77777777" w:rsidR="00F7697D" w:rsidRPr="00BE068B" w:rsidRDefault="00F7697D" w:rsidP="00F7697D">
      <w:pPr>
        <w:spacing w:after="0" w:line="240" w:lineRule="auto"/>
        <w:contextualSpacing/>
        <w:rPr>
          <w:rFonts w:ascii="Gill Sans MT" w:eastAsia="SimSun" w:hAnsi="Gill Sans MT"/>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7045FC" w:rsidRPr="00BE068B" w14:paraId="43927DF8" w14:textId="77777777" w:rsidTr="007045FC">
        <w:trPr>
          <w:jc w:val="center"/>
        </w:trPr>
        <w:tc>
          <w:tcPr>
            <w:tcW w:w="5397" w:type="dxa"/>
          </w:tcPr>
          <w:p w14:paraId="7CF8CE97" w14:textId="5772933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Documentation Type 121</w:t>
            </w:r>
          </w:p>
        </w:tc>
        <w:tc>
          <w:tcPr>
            <w:tcW w:w="5398" w:type="dxa"/>
          </w:tcPr>
          <w:p w14:paraId="4A0C4EFD" w14:textId="51B0544C" w:rsidR="007045FC" w:rsidRPr="00BE068B" w:rsidRDefault="007045FC" w:rsidP="00F7697D">
            <w:pPr>
              <w:kinsoku w:val="0"/>
              <w:overflowPunct w:val="0"/>
              <w:autoSpaceDE w:val="0"/>
              <w:autoSpaceDN w:val="0"/>
              <w:adjustRightInd w:val="0"/>
              <w:contextualSpacing/>
              <w:rPr>
                <w:rFonts w:ascii="Gill Sans MT" w:hAnsi="Gill Sans MT" w:cs="Times New Roman"/>
                <w:b/>
                <w:sz w:val="20"/>
              </w:rPr>
            </w:pPr>
            <w:r w:rsidRPr="00BE068B">
              <w:rPr>
                <w:rFonts w:ascii="Gill Sans MT" w:hAnsi="Gill Sans MT" w:cs="Times New Roman"/>
                <w:b/>
                <w:sz w:val="20"/>
              </w:rPr>
              <w:t>Likelihood scale 122</w:t>
            </w:r>
          </w:p>
        </w:tc>
      </w:tr>
      <w:tr w:rsidR="007045FC" w:rsidRPr="00BE068B" w14:paraId="39555FF7" w14:textId="77777777" w:rsidTr="007045FC">
        <w:trPr>
          <w:jc w:val="center"/>
        </w:trPr>
        <w:tc>
          <w:tcPr>
            <w:tcW w:w="5397" w:type="dxa"/>
          </w:tcPr>
          <w:p w14:paraId="65F77A91"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1=Customary land certificate</w:t>
            </w:r>
          </w:p>
          <w:p w14:paraId="622606F5"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2=State land lease/title - 14 year lease</w:t>
            </w:r>
          </w:p>
          <w:p w14:paraId="67E5CFA0"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3=State land lease/title - 99 year lease</w:t>
            </w:r>
          </w:p>
          <w:p w14:paraId="765B192B"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4=Letter of consent not yet registered with the Ministry of Lands</w:t>
            </w:r>
          </w:p>
          <w:p w14:paraId="1FE183FA" w14:textId="77777777"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5=Other documentation</w:t>
            </w:r>
          </w:p>
        </w:tc>
        <w:tc>
          <w:tcPr>
            <w:tcW w:w="5398" w:type="dxa"/>
          </w:tcPr>
          <w:p w14:paraId="749ED6A6"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0C9DA5D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16F0664D"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1F91641A"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27BA01E7" w14:textId="77777777" w:rsidR="007045FC" w:rsidRPr="00BE068B" w:rsidRDefault="007045FC" w:rsidP="007045FC">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71D42085" w14:textId="25E7C732" w:rsidR="007045FC" w:rsidRPr="00BE068B" w:rsidRDefault="007045FC" w:rsidP="00F7697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7=Prefer not to answer</w:t>
            </w:r>
          </w:p>
        </w:tc>
      </w:tr>
    </w:tbl>
    <w:p w14:paraId="1B4F4EBD" w14:textId="77777777" w:rsidR="00F7697D" w:rsidRPr="00BE068B" w:rsidRDefault="00F7697D" w:rsidP="00F7697D">
      <w:pPr>
        <w:spacing w:after="0" w:line="240" w:lineRule="auto"/>
        <w:contextualSpacing/>
        <w:rPr>
          <w:rFonts w:ascii="Gill Sans MT" w:eastAsia="SimSun" w:hAnsi="Gill Sans MT"/>
        </w:rPr>
      </w:pPr>
    </w:p>
    <w:p w14:paraId="238DC753" w14:textId="77777777" w:rsidR="008B5DEC" w:rsidRDefault="008B5DEC" w:rsidP="00F7697D">
      <w:pPr>
        <w:spacing w:after="0" w:line="240" w:lineRule="auto"/>
        <w:contextualSpacing/>
        <w:rPr>
          <w:rFonts w:ascii="Gill Sans MT" w:eastAsia="Times New Roman" w:hAnsi="Gill Sans MT" w:cs="Times New Roman"/>
          <w:b/>
          <w:bCs/>
        </w:rPr>
      </w:pPr>
    </w:p>
    <w:p w14:paraId="112482DD" w14:textId="77777777" w:rsidR="008B5DEC" w:rsidRDefault="008B5DEC" w:rsidP="00F7697D">
      <w:pPr>
        <w:spacing w:after="0" w:line="240" w:lineRule="auto"/>
        <w:contextualSpacing/>
        <w:rPr>
          <w:rFonts w:ascii="Gill Sans MT" w:eastAsia="Times New Roman" w:hAnsi="Gill Sans MT" w:cs="Times New Roman"/>
          <w:b/>
          <w:bCs/>
        </w:rPr>
      </w:pPr>
    </w:p>
    <w:p w14:paraId="40BD053E" w14:textId="77777777" w:rsidR="008B5DEC" w:rsidRDefault="008B5DEC" w:rsidP="00F7697D">
      <w:pPr>
        <w:spacing w:after="0" w:line="240" w:lineRule="auto"/>
        <w:contextualSpacing/>
        <w:rPr>
          <w:rFonts w:ascii="Gill Sans MT" w:eastAsia="Times New Roman" w:hAnsi="Gill Sans MT" w:cs="Times New Roman"/>
          <w:b/>
          <w:bCs/>
        </w:rPr>
      </w:pPr>
    </w:p>
    <w:p w14:paraId="2E7EF4C4" w14:textId="77777777" w:rsidR="008B5DEC" w:rsidRDefault="008B5DEC" w:rsidP="00F7697D">
      <w:pPr>
        <w:spacing w:after="0" w:line="240" w:lineRule="auto"/>
        <w:contextualSpacing/>
        <w:rPr>
          <w:rFonts w:ascii="Gill Sans MT" w:eastAsia="Times New Roman" w:hAnsi="Gill Sans MT" w:cs="Times New Roman"/>
          <w:b/>
          <w:bCs/>
        </w:rPr>
      </w:pPr>
    </w:p>
    <w:p w14:paraId="5780C37E" w14:textId="77777777" w:rsidR="008B5DEC" w:rsidRDefault="008B5DEC" w:rsidP="00F7697D">
      <w:pPr>
        <w:spacing w:after="0" w:line="240" w:lineRule="auto"/>
        <w:contextualSpacing/>
        <w:rPr>
          <w:rFonts w:ascii="Gill Sans MT" w:eastAsia="Times New Roman" w:hAnsi="Gill Sans MT" w:cs="Times New Roman"/>
          <w:b/>
          <w:bCs/>
        </w:rPr>
      </w:pPr>
    </w:p>
    <w:p w14:paraId="01D88CC6" w14:textId="77777777" w:rsidR="008B5DEC" w:rsidRDefault="008B5DEC" w:rsidP="00F7697D">
      <w:pPr>
        <w:spacing w:after="0" w:line="240" w:lineRule="auto"/>
        <w:contextualSpacing/>
        <w:rPr>
          <w:rFonts w:ascii="Gill Sans MT" w:eastAsia="Times New Roman" w:hAnsi="Gill Sans MT" w:cs="Times New Roman"/>
          <w:b/>
          <w:bCs/>
        </w:rPr>
      </w:pPr>
    </w:p>
    <w:p w14:paraId="6B9D2CCB" w14:textId="77777777" w:rsidR="008B5DEC" w:rsidRDefault="008B5DEC" w:rsidP="00F7697D">
      <w:pPr>
        <w:spacing w:after="0" w:line="240" w:lineRule="auto"/>
        <w:contextualSpacing/>
        <w:rPr>
          <w:rFonts w:ascii="Gill Sans MT" w:eastAsia="Times New Roman" w:hAnsi="Gill Sans MT" w:cs="Times New Roman"/>
          <w:b/>
          <w:bCs/>
        </w:rPr>
      </w:pPr>
    </w:p>
    <w:p w14:paraId="07CC4FAD" w14:textId="77777777" w:rsidR="008B5DEC" w:rsidRDefault="008B5DEC" w:rsidP="00F7697D">
      <w:pPr>
        <w:spacing w:after="0" w:line="240" w:lineRule="auto"/>
        <w:contextualSpacing/>
        <w:rPr>
          <w:rFonts w:ascii="Gill Sans MT" w:eastAsia="Times New Roman" w:hAnsi="Gill Sans MT" w:cs="Times New Roman"/>
          <w:b/>
          <w:bCs/>
        </w:rPr>
      </w:pPr>
    </w:p>
    <w:p w14:paraId="441967DB" w14:textId="77777777" w:rsidR="008B5DEC" w:rsidRDefault="008B5DEC" w:rsidP="00F7697D">
      <w:pPr>
        <w:spacing w:after="0" w:line="240" w:lineRule="auto"/>
        <w:contextualSpacing/>
        <w:rPr>
          <w:rFonts w:ascii="Gill Sans MT" w:eastAsia="Times New Roman" w:hAnsi="Gill Sans MT" w:cs="Times New Roman"/>
          <w:b/>
          <w:bCs/>
        </w:rPr>
      </w:pPr>
    </w:p>
    <w:p w14:paraId="1DB20564" w14:textId="77777777" w:rsidR="008B5DEC" w:rsidRDefault="008B5DEC" w:rsidP="00F7697D">
      <w:pPr>
        <w:spacing w:after="0" w:line="240" w:lineRule="auto"/>
        <w:contextualSpacing/>
        <w:rPr>
          <w:rFonts w:ascii="Gill Sans MT" w:eastAsia="Times New Roman" w:hAnsi="Gill Sans MT" w:cs="Times New Roman"/>
          <w:b/>
          <w:bCs/>
        </w:rPr>
      </w:pPr>
    </w:p>
    <w:p w14:paraId="51859615" w14:textId="77777777" w:rsidR="008B5DEC" w:rsidRDefault="008B5DEC" w:rsidP="00F7697D">
      <w:pPr>
        <w:spacing w:after="0" w:line="240" w:lineRule="auto"/>
        <w:contextualSpacing/>
        <w:rPr>
          <w:rFonts w:ascii="Gill Sans MT" w:eastAsia="Times New Roman" w:hAnsi="Gill Sans MT" w:cs="Times New Roman"/>
          <w:b/>
          <w:bCs/>
        </w:rPr>
      </w:pPr>
    </w:p>
    <w:p w14:paraId="0CDB8BC8" w14:textId="77777777" w:rsidR="008B5DEC" w:rsidRDefault="008B5DEC" w:rsidP="00F7697D">
      <w:pPr>
        <w:spacing w:after="0" w:line="240" w:lineRule="auto"/>
        <w:contextualSpacing/>
        <w:rPr>
          <w:rFonts w:ascii="Gill Sans MT" w:eastAsia="Times New Roman" w:hAnsi="Gill Sans MT" w:cs="Times New Roman"/>
          <w:b/>
          <w:bCs/>
        </w:rPr>
      </w:pPr>
    </w:p>
    <w:p w14:paraId="5D8E3D90" w14:textId="77777777" w:rsidR="008B5DEC" w:rsidRDefault="008B5DEC" w:rsidP="00F7697D">
      <w:pPr>
        <w:spacing w:after="0" w:line="240" w:lineRule="auto"/>
        <w:contextualSpacing/>
        <w:rPr>
          <w:rFonts w:ascii="Gill Sans MT" w:eastAsia="Times New Roman" w:hAnsi="Gill Sans MT" w:cs="Times New Roman"/>
          <w:b/>
          <w:bCs/>
        </w:rPr>
      </w:pPr>
    </w:p>
    <w:p w14:paraId="34DCA936" w14:textId="77777777" w:rsidR="008B5DEC" w:rsidRDefault="008B5DEC" w:rsidP="00F7697D">
      <w:pPr>
        <w:spacing w:after="0" w:line="240" w:lineRule="auto"/>
        <w:contextualSpacing/>
        <w:rPr>
          <w:rFonts w:ascii="Gill Sans MT" w:eastAsia="Times New Roman" w:hAnsi="Gill Sans MT" w:cs="Times New Roman"/>
          <w:b/>
          <w:bCs/>
        </w:rPr>
      </w:pPr>
    </w:p>
    <w:p w14:paraId="105445AD" w14:textId="77777777" w:rsidR="008B5DEC" w:rsidRDefault="008B5DEC" w:rsidP="00F7697D">
      <w:pPr>
        <w:spacing w:after="0" w:line="240" w:lineRule="auto"/>
        <w:contextualSpacing/>
        <w:rPr>
          <w:rFonts w:ascii="Gill Sans MT" w:eastAsia="Times New Roman" w:hAnsi="Gill Sans MT" w:cs="Times New Roman"/>
          <w:b/>
          <w:bCs/>
        </w:rPr>
      </w:pPr>
    </w:p>
    <w:p w14:paraId="0C01B526" w14:textId="77777777" w:rsidR="008B5DEC" w:rsidRDefault="008B5DEC" w:rsidP="00F7697D">
      <w:pPr>
        <w:spacing w:after="0" w:line="240" w:lineRule="auto"/>
        <w:contextualSpacing/>
        <w:rPr>
          <w:rFonts w:ascii="Gill Sans MT" w:eastAsia="Times New Roman" w:hAnsi="Gill Sans MT" w:cs="Times New Roman"/>
          <w:b/>
          <w:bCs/>
        </w:rPr>
      </w:pPr>
    </w:p>
    <w:p w14:paraId="388F283B" w14:textId="77777777" w:rsidR="008B5DEC" w:rsidRDefault="008B5DEC" w:rsidP="00F7697D">
      <w:pPr>
        <w:spacing w:after="0" w:line="240" w:lineRule="auto"/>
        <w:contextualSpacing/>
        <w:rPr>
          <w:rFonts w:ascii="Gill Sans MT" w:eastAsia="Times New Roman" w:hAnsi="Gill Sans MT" w:cs="Times New Roman"/>
          <w:b/>
          <w:bCs/>
        </w:rPr>
      </w:pPr>
    </w:p>
    <w:p w14:paraId="67072677" w14:textId="77777777" w:rsidR="008B5DEC" w:rsidRDefault="008B5DEC" w:rsidP="00F7697D">
      <w:pPr>
        <w:spacing w:after="0" w:line="240" w:lineRule="auto"/>
        <w:contextualSpacing/>
        <w:rPr>
          <w:rFonts w:ascii="Gill Sans MT" w:eastAsia="Times New Roman" w:hAnsi="Gill Sans MT" w:cs="Times New Roman"/>
          <w:b/>
          <w:bCs/>
        </w:rPr>
      </w:pPr>
    </w:p>
    <w:p w14:paraId="185B8491" w14:textId="77777777" w:rsidR="008B5DEC" w:rsidRDefault="008B5DEC" w:rsidP="00F7697D">
      <w:pPr>
        <w:spacing w:after="0" w:line="240" w:lineRule="auto"/>
        <w:contextualSpacing/>
        <w:rPr>
          <w:rFonts w:ascii="Gill Sans MT" w:eastAsia="Times New Roman" w:hAnsi="Gill Sans MT" w:cs="Times New Roman"/>
          <w:b/>
          <w:bCs/>
        </w:rPr>
      </w:pPr>
    </w:p>
    <w:p w14:paraId="09F96048" w14:textId="77777777" w:rsidR="008B5DEC" w:rsidRDefault="008B5DEC" w:rsidP="00F7697D">
      <w:pPr>
        <w:spacing w:after="0" w:line="240" w:lineRule="auto"/>
        <w:contextualSpacing/>
        <w:rPr>
          <w:rFonts w:ascii="Gill Sans MT" w:eastAsia="Times New Roman" w:hAnsi="Gill Sans MT" w:cs="Times New Roman"/>
          <w:b/>
          <w:bCs/>
        </w:rPr>
      </w:pPr>
    </w:p>
    <w:p w14:paraId="3EEF6713" w14:textId="77777777" w:rsidR="008B5DEC" w:rsidRDefault="008B5DEC" w:rsidP="00F7697D">
      <w:pPr>
        <w:spacing w:after="0" w:line="240" w:lineRule="auto"/>
        <w:contextualSpacing/>
        <w:rPr>
          <w:rFonts w:ascii="Gill Sans MT" w:eastAsia="Times New Roman" w:hAnsi="Gill Sans MT" w:cs="Times New Roman"/>
          <w:b/>
          <w:bCs/>
        </w:rPr>
      </w:pPr>
    </w:p>
    <w:p w14:paraId="0152113C" w14:textId="77777777" w:rsidR="008B5DEC" w:rsidRDefault="008B5DEC" w:rsidP="00F7697D">
      <w:pPr>
        <w:spacing w:after="0" w:line="240" w:lineRule="auto"/>
        <w:contextualSpacing/>
        <w:rPr>
          <w:rFonts w:ascii="Gill Sans MT" w:eastAsia="Times New Roman" w:hAnsi="Gill Sans MT" w:cs="Times New Roman"/>
          <w:b/>
          <w:bCs/>
        </w:rPr>
      </w:pPr>
    </w:p>
    <w:p w14:paraId="446BC94B" w14:textId="77777777" w:rsidR="008B5DEC" w:rsidRDefault="008B5DEC" w:rsidP="00F7697D">
      <w:pPr>
        <w:spacing w:after="0" w:line="240" w:lineRule="auto"/>
        <w:contextualSpacing/>
        <w:rPr>
          <w:rFonts w:ascii="Gill Sans MT" w:eastAsia="Times New Roman" w:hAnsi="Gill Sans MT" w:cs="Times New Roman"/>
          <w:b/>
          <w:bCs/>
        </w:rPr>
      </w:pPr>
    </w:p>
    <w:p w14:paraId="76161950" w14:textId="77777777" w:rsidR="008B5DEC" w:rsidRDefault="008B5DEC" w:rsidP="00F7697D">
      <w:pPr>
        <w:spacing w:after="0" w:line="240" w:lineRule="auto"/>
        <w:contextualSpacing/>
        <w:rPr>
          <w:rFonts w:ascii="Gill Sans MT" w:eastAsia="Times New Roman" w:hAnsi="Gill Sans MT" w:cs="Times New Roman"/>
          <w:b/>
          <w:bCs/>
        </w:rPr>
      </w:pPr>
    </w:p>
    <w:p w14:paraId="48D5F9EA" w14:textId="77777777" w:rsidR="008B5DEC" w:rsidRDefault="008B5DEC" w:rsidP="00F7697D">
      <w:pPr>
        <w:spacing w:after="0" w:line="240" w:lineRule="auto"/>
        <w:contextualSpacing/>
        <w:rPr>
          <w:rFonts w:ascii="Gill Sans MT" w:eastAsia="Times New Roman" w:hAnsi="Gill Sans MT" w:cs="Times New Roman"/>
          <w:b/>
          <w:bCs/>
        </w:rPr>
      </w:pPr>
    </w:p>
    <w:p w14:paraId="53E1568E" w14:textId="77777777" w:rsidR="008B5DEC" w:rsidRDefault="008B5DEC" w:rsidP="00F7697D">
      <w:pPr>
        <w:spacing w:after="0" w:line="240" w:lineRule="auto"/>
        <w:contextualSpacing/>
        <w:rPr>
          <w:rFonts w:ascii="Gill Sans MT" w:eastAsia="Times New Roman" w:hAnsi="Gill Sans MT" w:cs="Times New Roman"/>
          <w:b/>
          <w:bCs/>
        </w:rPr>
      </w:pPr>
    </w:p>
    <w:p w14:paraId="06C2698B" w14:textId="77777777" w:rsidR="008B5DEC" w:rsidRDefault="008B5DEC" w:rsidP="00F7697D">
      <w:pPr>
        <w:spacing w:after="0" w:line="240" w:lineRule="auto"/>
        <w:contextualSpacing/>
        <w:rPr>
          <w:rFonts w:ascii="Gill Sans MT" w:eastAsia="Times New Roman" w:hAnsi="Gill Sans MT" w:cs="Times New Roman"/>
          <w:b/>
          <w:bCs/>
        </w:rPr>
      </w:pPr>
    </w:p>
    <w:p w14:paraId="6B57B8CF" w14:textId="77777777" w:rsidR="008B5DEC" w:rsidRDefault="008B5DEC" w:rsidP="00F7697D">
      <w:pPr>
        <w:spacing w:after="0" w:line="240" w:lineRule="auto"/>
        <w:contextualSpacing/>
        <w:rPr>
          <w:rFonts w:ascii="Gill Sans MT" w:eastAsia="Times New Roman" w:hAnsi="Gill Sans MT" w:cs="Times New Roman"/>
          <w:b/>
          <w:bCs/>
        </w:rPr>
      </w:pPr>
    </w:p>
    <w:p w14:paraId="1F59C9B3" w14:textId="77777777" w:rsidR="008B5DEC" w:rsidRDefault="008B5DEC" w:rsidP="00F7697D">
      <w:pPr>
        <w:spacing w:after="0" w:line="240" w:lineRule="auto"/>
        <w:contextualSpacing/>
        <w:rPr>
          <w:rFonts w:ascii="Gill Sans MT" w:eastAsia="Times New Roman" w:hAnsi="Gill Sans MT" w:cs="Times New Roman"/>
          <w:b/>
          <w:bCs/>
        </w:rPr>
      </w:pPr>
    </w:p>
    <w:p w14:paraId="529B8C1A" w14:textId="77777777" w:rsidR="008B5DEC" w:rsidRDefault="008B5DEC" w:rsidP="00F7697D">
      <w:pPr>
        <w:spacing w:after="0" w:line="240" w:lineRule="auto"/>
        <w:contextualSpacing/>
        <w:rPr>
          <w:rFonts w:ascii="Gill Sans MT" w:eastAsia="Times New Roman" w:hAnsi="Gill Sans MT" w:cs="Times New Roman"/>
          <w:b/>
          <w:bCs/>
        </w:rPr>
      </w:pPr>
    </w:p>
    <w:p w14:paraId="345AA480" w14:textId="77777777" w:rsidR="008B5DEC" w:rsidRDefault="008B5DEC" w:rsidP="00F7697D">
      <w:pPr>
        <w:spacing w:after="0" w:line="240" w:lineRule="auto"/>
        <w:contextualSpacing/>
        <w:rPr>
          <w:rFonts w:ascii="Gill Sans MT" w:eastAsia="Times New Roman" w:hAnsi="Gill Sans MT" w:cs="Times New Roman"/>
          <w:b/>
          <w:bCs/>
        </w:rPr>
      </w:pPr>
    </w:p>
    <w:p w14:paraId="1465A14A" w14:textId="77777777" w:rsidR="008B5DEC" w:rsidRDefault="008B5DEC" w:rsidP="00F7697D">
      <w:pPr>
        <w:spacing w:after="0" w:line="240" w:lineRule="auto"/>
        <w:contextualSpacing/>
        <w:rPr>
          <w:rFonts w:ascii="Gill Sans MT" w:eastAsia="Times New Roman" w:hAnsi="Gill Sans MT" w:cs="Times New Roman"/>
          <w:b/>
          <w:bCs/>
        </w:rPr>
      </w:pPr>
    </w:p>
    <w:p w14:paraId="19E93EBF" w14:textId="77777777" w:rsidR="008B5DEC" w:rsidRDefault="008B5DEC" w:rsidP="00F7697D">
      <w:pPr>
        <w:spacing w:after="0" w:line="240" w:lineRule="auto"/>
        <w:contextualSpacing/>
        <w:rPr>
          <w:rFonts w:ascii="Gill Sans MT" w:eastAsia="Times New Roman" w:hAnsi="Gill Sans MT" w:cs="Times New Roman"/>
          <w:b/>
          <w:bCs/>
        </w:rPr>
      </w:pPr>
    </w:p>
    <w:p w14:paraId="2418D4F8" w14:textId="77777777" w:rsidR="008B5DEC" w:rsidRDefault="008B5DEC" w:rsidP="00F7697D">
      <w:pPr>
        <w:spacing w:after="0" w:line="240" w:lineRule="auto"/>
        <w:contextualSpacing/>
        <w:rPr>
          <w:rFonts w:ascii="Gill Sans MT" w:eastAsia="Times New Roman" w:hAnsi="Gill Sans MT" w:cs="Times New Roman"/>
          <w:b/>
          <w:bCs/>
        </w:rPr>
      </w:pPr>
    </w:p>
    <w:p w14:paraId="67AEEEAE" w14:textId="77777777" w:rsidR="008B5DEC" w:rsidRDefault="008B5DEC" w:rsidP="00F7697D">
      <w:pPr>
        <w:spacing w:after="0" w:line="240" w:lineRule="auto"/>
        <w:contextualSpacing/>
        <w:rPr>
          <w:rFonts w:ascii="Gill Sans MT" w:eastAsia="Times New Roman" w:hAnsi="Gill Sans MT" w:cs="Times New Roman"/>
          <w:b/>
          <w:bCs/>
        </w:rPr>
      </w:pPr>
    </w:p>
    <w:p w14:paraId="3D077914" w14:textId="77777777" w:rsidR="008B5DEC" w:rsidRDefault="008B5DEC" w:rsidP="00F7697D">
      <w:pPr>
        <w:spacing w:after="0" w:line="240" w:lineRule="auto"/>
        <w:contextualSpacing/>
        <w:rPr>
          <w:rFonts w:ascii="Gill Sans MT" w:eastAsia="Times New Roman" w:hAnsi="Gill Sans MT" w:cs="Times New Roman"/>
          <w:b/>
          <w:bCs/>
        </w:rPr>
      </w:pPr>
    </w:p>
    <w:p w14:paraId="62BCD55F" w14:textId="77777777" w:rsidR="008B5DEC" w:rsidRDefault="008B5DEC" w:rsidP="00F7697D">
      <w:pPr>
        <w:spacing w:after="0" w:line="240" w:lineRule="auto"/>
        <w:contextualSpacing/>
        <w:rPr>
          <w:rFonts w:ascii="Gill Sans MT" w:eastAsia="Times New Roman" w:hAnsi="Gill Sans MT" w:cs="Times New Roman"/>
          <w:b/>
          <w:bCs/>
        </w:rPr>
      </w:pPr>
    </w:p>
    <w:p w14:paraId="015286F1" w14:textId="77777777" w:rsidR="008B5DEC" w:rsidRDefault="008B5DEC" w:rsidP="00F7697D">
      <w:pPr>
        <w:spacing w:after="0" w:line="240" w:lineRule="auto"/>
        <w:contextualSpacing/>
        <w:rPr>
          <w:rFonts w:ascii="Gill Sans MT" w:eastAsia="Times New Roman" w:hAnsi="Gill Sans MT" w:cs="Times New Roman"/>
          <w:b/>
          <w:bCs/>
        </w:rPr>
      </w:pPr>
    </w:p>
    <w:p w14:paraId="560F6E77" w14:textId="77777777" w:rsidR="008B5DEC" w:rsidRDefault="008B5DEC" w:rsidP="00F7697D">
      <w:pPr>
        <w:spacing w:after="0" w:line="240" w:lineRule="auto"/>
        <w:contextualSpacing/>
        <w:rPr>
          <w:rFonts w:ascii="Gill Sans MT" w:eastAsia="Times New Roman" w:hAnsi="Gill Sans MT" w:cs="Times New Roman"/>
          <w:b/>
          <w:bCs/>
        </w:rPr>
      </w:pPr>
    </w:p>
    <w:p w14:paraId="290DBDCC" w14:textId="77777777" w:rsidR="008B5DEC" w:rsidRDefault="008B5DEC" w:rsidP="00F7697D">
      <w:pPr>
        <w:spacing w:after="0" w:line="240" w:lineRule="auto"/>
        <w:contextualSpacing/>
        <w:rPr>
          <w:rFonts w:ascii="Gill Sans MT" w:eastAsia="Times New Roman" w:hAnsi="Gill Sans MT" w:cs="Times New Roman"/>
          <w:b/>
          <w:bCs/>
        </w:rPr>
      </w:pPr>
    </w:p>
    <w:p w14:paraId="6935914F" w14:textId="0F371600" w:rsidR="00C67ECD" w:rsidRPr="00BE068B" w:rsidRDefault="00C67ECD" w:rsidP="00F7697D">
      <w:pPr>
        <w:spacing w:after="0" w:line="240" w:lineRule="auto"/>
        <w:contextualSpacing/>
        <w:rPr>
          <w:rFonts w:ascii="Gill Sans MT" w:eastAsia="Times New Roman" w:hAnsi="Gill Sans MT" w:cs="Times New Roman"/>
          <w:b/>
          <w:bCs/>
        </w:rPr>
      </w:pPr>
    </w:p>
    <w:tbl>
      <w:tblPr>
        <w:tblStyle w:val="TableGrid2"/>
        <w:tblpPr w:leftFromText="180" w:rightFromText="180" w:horzAnchor="page" w:tblpX="1470" w:tblpY="360"/>
        <w:tblW w:w="8781" w:type="dxa"/>
        <w:tblInd w:w="158" w:type="dxa"/>
        <w:tblLayout w:type="fixed"/>
        <w:tblCellMar>
          <w:left w:w="29" w:type="dxa"/>
          <w:right w:w="29" w:type="dxa"/>
        </w:tblCellMar>
        <w:tblLook w:val="04A0" w:firstRow="1" w:lastRow="0" w:firstColumn="1" w:lastColumn="0" w:noHBand="0" w:noVBand="1"/>
      </w:tblPr>
      <w:tblGrid>
        <w:gridCol w:w="797"/>
        <w:gridCol w:w="1752"/>
        <w:gridCol w:w="1912"/>
        <w:gridCol w:w="1430"/>
        <w:gridCol w:w="1620"/>
        <w:gridCol w:w="10"/>
        <w:gridCol w:w="1250"/>
        <w:gridCol w:w="10"/>
      </w:tblGrid>
      <w:tr w:rsidR="008B5DEC" w:rsidRPr="00BE068B" w14:paraId="57DF78CB" w14:textId="44660095" w:rsidTr="008B5DEC">
        <w:trPr>
          <w:gridAfter w:val="1"/>
          <w:wAfter w:w="10" w:type="dxa"/>
          <w:trHeight w:val="244"/>
        </w:trPr>
        <w:tc>
          <w:tcPr>
            <w:tcW w:w="797" w:type="dxa"/>
            <w:vMerge w:val="restart"/>
          </w:tcPr>
          <w:p w14:paraId="4983945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Field</w:t>
            </w:r>
          </w:p>
        </w:tc>
        <w:tc>
          <w:tcPr>
            <w:tcW w:w="1752" w:type="dxa"/>
          </w:tcPr>
          <w:p w14:paraId="08DFC54C" w14:textId="5E7F123E" w:rsidR="008B5DEC" w:rsidRPr="00BE068B" w:rsidRDefault="008B5DEC" w:rsidP="00C67ECD">
            <w:pPr>
              <w:contextualSpacing/>
              <w:jc w:val="both"/>
              <w:rPr>
                <w:rFonts w:ascii="Gill Sans MT" w:hAnsi="Gill Sans MT"/>
                <w:sz w:val="20"/>
              </w:rPr>
            </w:pPr>
            <w:r w:rsidRPr="00BE068B">
              <w:rPr>
                <w:rFonts w:ascii="Gill Sans MT" w:hAnsi="Gill Sans MT"/>
                <w:sz w:val="20"/>
              </w:rPr>
              <w:t xml:space="preserve">J.9 </w:t>
            </w:r>
          </w:p>
        </w:tc>
        <w:tc>
          <w:tcPr>
            <w:tcW w:w="1912" w:type="dxa"/>
          </w:tcPr>
          <w:p w14:paraId="7BAF12F1" w14:textId="4BEBC25E" w:rsidR="008B5DEC" w:rsidRPr="00BE068B" w:rsidRDefault="008B5DEC" w:rsidP="00C67ECD">
            <w:pPr>
              <w:contextualSpacing/>
              <w:jc w:val="both"/>
              <w:rPr>
                <w:rFonts w:ascii="Gill Sans MT" w:hAnsi="Gill Sans MT"/>
                <w:sz w:val="20"/>
              </w:rPr>
            </w:pPr>
            <w:r w:rsidRPr="00BE068B">
              <w:rPr>
                <w:rFonts w:ascii="Gill Sans MT" w:hAnsi="Gill Sans MT"/>
                <w:sz w:val="20"/>
              </w:rPr>
              <w:t>J.10</w:t>
            </w:r>
          </w:p>
        </w:tc>
        <w:tc>
          <w:tcPr>
            <w:tcW w:w="1430" w:type="dxa"/>
          </w:tcPr>
          <w:p w14:paraId="28F157A4" w14:textId="2E8C74EE" w:rsidR="008B5DEC" w:rsidRPr="00BE068B" w:rsidRDefault="008B5DEC" w:rsidP="00C67ECD">
            <w:pPr>
              <w:contextualSpacing/>
              <w:jc w:val="both"/>
              <w:rPr>
                <w:rFonts w:ascii="Gill Sans MT" w:hAnsi="Gill Sans MT"/>
                <w:sz w:val="20"/>
              </w:rPr>
            </w:pPr>
            <w:r w:rsidRPr="00BE068B">
              <w:rPr>
                <w:rFonts w:ascii="Gill Sans MT" w:hAnsi="Gill Sans MT"/>
                <w:sz w:val="20"/>
              </w:rPr>
              <w:t>J.11</w:t>
            </w:r>
          </w:p>
        </w:tc>
        <w:tc>
          <w:tcPr>
            <w:tcW w:w="1620" w:type="dxa"/>
          </w:tcPr>
          <w:p w14:paraId="47363765" w14:textId="5D6E8DB3" w:rsidR="008B5DEC" w:rsidRPr="00BE068B" w:rsidRDefault="008B5DEC" w:rsidP="00C67ECD">
            <w:pPr>
              <w:contextualSpacing/>
              <w:jc w:val="both"/>
              <w:rPr>
                <w:rFonts w:ascii="Gill Sans MT" w:hAnsi="Gill Sans MT"/>
                <w:sz w:val="20"/>
              </w:rPr>
            </w:pPr>
            <w:r w:rsidRPr="00BE068B">
              <w:rPr>
                <w:rFonts w:ascii="Gill Sans MT" w:hAnsi="Gill Sans MT"/>
                <w:sz w:val="20"/>
              </w:rPr>
              <w:t>J.12</w:t>
            </w:r>
          </w:p>
        </w:tc>
        <w:tc>
          <w:tcPr>
            <w:tcW w:w="1260" w:type="dxa"/>
            <w:gridSpan w:val="2"/>
          </w:tcPr>
          <w:p w14:paraId="18311D56" w14:textId="6F3895F6" w:rsidR="008B5DEC" w:rsidRPr="00BE068B" w:rsidRDefault="008B5DEC" w:rsidP="00C67ECD">
            <w:pPr>
              <w:contextualSpacing/>
              <w:jc w:val="both"/>
              <w:rPr>
                <w:rFonts w:ascii="Gill Sans MT" w:hAnsi="Gill Sans MT"/>
                <w:sz w:val="20"/>
              </w:rPr>
            </w:pPr>
            <w:r w:rsidRPr="00BE068B">
              <w:rPr>
                <w:rFonts w:ascii="Gill Sans MT" w:hAnsi="Gill Sans MT"/>
                <w:sz w:val="20"/>
              </w:rPr>
              <w:t>J.14</w:t>
            </w:r>
          </w:p>
        </w:tc>
      </w:tr>
      <w:tr w:rsidR="008B5DEC" w:rsidRPr="00BE068B" w14:paraId="69D2E1E4" w14:textId="2F3F317A" w:rsidTr="008B5DEC">
        <w:trPr>
          <w:gridAfter w:val="1"/>
          <w:wAfter w:w="10" w:type="dxa"/>
          <w:trHeight w:val="244"/>
        </w:trPr>
        <w:tc>
          <w:tcPr>
            <w:tcW w:w="797" w:type="dxa"/>
            <w:vMerge/>
          </w:tcPr>
          <w:p w14:paraId="3329E8C0" w14:textId="77777777" w:rsidR="008B5DEC" w:rsidRPr="00BE068B" w:rsidRDefault="008B5DEC" w:rsidP="00C67ECD">
            <w:pPr>
              <w:contextualSpacing/>
              <w:jc w:val="both"/>
              <w:rPr>
                <w:rFonts w:ascii="Gill Sans MT" w:hAnsi="Gill Sans MT"/>
                <w:sz w:val="20"/>
              </w:rPr>
            </w:pPr>
          </w:p>
        </w:tc>
        <w:tc>
          <w:tcPr>
            <w:tcW w:w="1752" w:type="dxa"/>
          </w:tcPr>
          <w:p w14:paraId="71852B5F" w14:textId="7FCE64B9"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chief will give this field up for investment purposes?</w:t>
            </w:r>
          </w:p>
          <w:p w14:paraId="247DC850" w14:textId="77777777" w:rsidR="008B5DEC" w:rsidRPr="00BE068B" w:rsidRDefault="008B5DEC" w:rsidP="00C67ECD">
            <w:pPr>
              <w:contextualSpacing/>
              <w:rPr>
                <w:rFonts w:ascii="Gill Sans MT" w:hAnsi="Gill Sans MT" w:cs="Times New Roman"/>
                <w:sz w:val="20"/>
              </w:rPr>
            </w:pPr>
          </w:p>
          <w:p w14:paraId="2E573A6A" w14:textId="0DDD80F6" w:rsidR="008B5DEC" w:rsidRPr="00BE068B" w:rsidRDefault="008B5DEC" w:rsidP="00C67ECD">
            <w:pPr>
              <w:contextualSpacing/>
              <w:rPr>
                <w:rFonts w:ascii="Gill Sans MT" w:hAnsi="Gill Sans MT"/>
                <w:i/>
                <w:sz w:val="20"/>
              </w:rPr>
            </w:pPr>
            <w:r w:rsidRPr="00BE068B">
              <w:rPr>
                <w:rFonts w:ascii="Gill Sans MT" w:hAnsi="Gill Sans MT" w:cs="Times New Roman"/>
                <w:i/>
                <w:sz w:val="20"/>
              </w:rPr>
              <w:t>(See  Code 122 Below)</w:t>
            </w:r>
          </w:p>
        </w:tc>
        <w:tc>
          <w:tcPr>
            <w:tcW w:w="1912" w:type="dxa"/>
          </w:tcPr>
          <w:p w14:paraId="096D0FBC" w14:textId="30D8F28B" w:rsidR="008B5DEC" w:rsidRPr="00BE068B" w:rsidRDefault="008B5DEC" w:rsidP="00C67ECD">
            <w:pPr>
              <w:contextualSpacing/>
              <w:rPr>
                <w:rFonts w:ascii="Gill Sans MT" w:hAnsi="Gill Sans MT" w:cs="Times New Roman"/>
                <w:sz w:val="20"/>
              </w:rPr>
            </w:pPr>
            <w:r w:rsidRPr="00BE068B">
              <w:rPr>
                <w:rFonts w:ascii="Gill Sans MT" w:hAnsi="Gill Sans MT" w:cs="Times New Roman"/>
                <w:sz w:val="20"/>
              </w:rPr>
              <w:t>In the next 1-3 years, how likely do you think it is that the village headman will re-allocate some or all of this field to another household or for other purposes:</w:t>
            </w:r>
          </w:p>
          <w:p w14:paraId="087A5C4A" w14:textId="77777777" w:rsidR="008B5DEC" w:rsidRPr="00BE068B" w:rsidRDefault="008B5DEC" w:rsidP="00C67ECD">
            <w:pPr>
              <w:contextualSpacing/>
              <w:rPr>
                <w:rFonts w:ascii="Gill Sans MT" w:hAnsi="Gill Sans MT" w:cs="Times New Roman"/>
                <w:i/>
                <w:sz w:val="20"/>
              </w:rPr>
            </w:pPr>
          </w:p>
          <w:p w14:paraId="0EFD80A9" w14:textId="05A91545" w:rsidR="008B5DEC" w:rsidRPr="00BE068B" w:rsidRDefault="008B5DEC" w:rsidP="00C67ECD">
            <w:pPr>
              <w:contextualSpacing/>
              <w:rPr>
                <w:rFonts w:ascii="Gill Sans MT" w:hAnsi="Gill Sans MT"/>
                <w:sz w:val="20"/>
              </w:rPr>
            </w:pPr>
            <w:r w:rsidRPr="00BE068B">
              <w:rPr>
                <w:rFonts w:ascii="Gill Sans MT" w:hAnsi="Gill Sans MT" w:cs="Times New Roman"/>
                <w:i/>
                <w:sz w:val="20"/>
              </w:rPr>
              <w:t>(See Code 122 Below)</w:t>
            </w:r>
            <w:r w:rsidRPr="00BE068B">
              <w:rPr>
                <w:rStyle w:val="CommentReference"/>
                <w:rFonts w:ascii="Gill Sans MT" w:eastAsiaTheme="minorHAnsi" w:hAnsi="Gill Sans MT"/>
                <w:i/>
              </w:rPr>
              <w:commentReference w:id="85"/>
            </w:r>
          </w:p>
        </w:tc>
        <w:tc>
          <w:tcPr>
            <w:tcW w:w="1430" w:type="dxa"/>
          </w:tcPr>
          <w:p w14:paraId="133399D1" w14:textId="4415925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In the next 1-3 years, how likely is it that someone from wi</w:t>
            </w:r>
            <w:ins w:id="86" w:author="Stickler, Mercedes M. (E3/LTRM)" w:date="2014-09-22T17:17:00Z">
              <w:r w:rsidRPr="00BE068B">
                <w:rPr>
                  <w:rFonts w:ascii="Gill Sans MT" w:hAnsi="Gill Sans MT" w:cs="Times New Roman"/>
                  <w:sz w:val="20"/>
                </w:rPr>
                <w:t>t</w:t>
              </w:r>
            </w:ins>
            <w:r w:rsidRPr="00BE068B">
              <w:rPr>
                <w:rFonts w:ascii="Gill Sans MT" w:hAnsi="Gill Sans MT" w:cs="Times New Roman"/>
                <w:sz w:val="20"/>
              </w:rPr>
              <w:t>hin your extended family will take over the use of this field:</w:t>
            </w:r>
          </w:p>
          <w:p w14:paraId="59333156" w14:textId="77777777" w:rsidR="008B5DEC" w:rsidRPr="00BE068B" w:rsidRDefault="008B5DEC" w:rsidP="00C67ECD">
            <w:pPr>
              <w:kinsoku w:val="0"/>
              <w:overflowPunct w:val="0"/>
              <w:autoSpaceDE w:val="0"/>
              <w:autoSpaceDN w:val="0"/>
              <w:adjustRightInd w:val="0"/>
              <w:contextualSpacing/>
              <w:rPr>
                <w:rFonts w:ascii="Gill Sans MT" w:hAnsi="Gill Sans MT" w:cs="Times New Roman"/>
                <w:sz w:val="20"/>
              </w:rPr>
            </w:pPr>
          </w:p>
          <w:p w14:paraId="3FDE3697" w14:textId="0A9BEE33" w:rsidR="008B5DEC" w:rsidRPr="00BE068B" w:rsidRDefault="008B5DEC" w:rsidP="00C67ECD">
            <w:pPr>
              <w:contextualSpacing/>
              <w:rPr>
                <w:rFonts w:ascii="Gill Sans MT" w:hAnsi="Gill Sans MT"/>
                <w:sz w:val="20"/>
              </w:rPr>
            </w:pPr>
            <w:r w:rsidRPr="00BE068B">
              <w:rPr>
                <w:rFonts w:ascii="Gill Sans MT" w:hAnsi="Gill Sans MT" w:cs="Times New Roman"/>
                <w:sz w:val="20"/>
              </w:rPr>
              <w:t>(</w:t>
            </w:r>
            <w:r w:rsidRPr="00BE068B">
              <w:rPr>
                <w:rFonts w:ascii="Gill Sans MT" w:hAnsi="Gill Sans MT" w:cs="Times New Roman"/>
                <w:i/>
                <w:sz w:val="20"/>
              </w:rPr>
              <w:t>See  Code 122 Below)</w:t>
            </w:r>
          </w:p>
        </w:tc>
        <w:tc>
          <w:tcPr>
            <w:tcW w:w="1620" w:type="dxa"/>
          </w:tcPr>
          <w:p w14:paraId="60866D80" w14:textId="753EF18D" w:rsidR="008B5DEC" w:rsidRPr="00BE068B" w:rsidRDefault="008B5DEC" w:rsidP="00C67ECD">
            <w:pPr>
              <w:contextualSpacing/>
              <w:jc w:val="center"/>
              <w:rPr>
                <w:rFonts w:ascii="Gill Sans MT" w:hAnsi="Gill Sans MT" w:cs="Times New Roman"/>
                <w:sz w:val="20"/>
              </w:rPr>
            </w:pPr>
            <w:r w:rsidRPr="00BE068B">
              <w:rPr>
                <w:rFonts w:ascii="Gill Sans MT" w:hAnsi="Gill Sans MT" w:cs="Times New Roman"/>
                <w:sz w:val="20"/>
              </w:rPr>
              <w:t>How many seasons could you let this field lie fallow without being worried about the field being reallocated to another household?</w:t>
            </w:r>
          </w:p>
          <w:p w14:paraId="1BF8A1C3" w14:textId="77777777" w:rsidR="008B5DEC" w:rsidRPr="00BE068B" w:rsidRDefault="008B5DEC" w:rsidP="00C67ECD">
            <w:pPr>
              <w:contextualSpacing/>
              <w:jc w:val="center"/>
              <w:rPr>
                <w:rFonts w:ascii="Gill Sans MT" w:hAnsi="Gill Sans MT" w:cs="Times New Roman"/>
                <w:sz w:val="20"/>
              </w:rPr>
            </w:pPr>
          </w:p>
          <w:p w14:paraId="140577E9" w14:textId="2023C276" w:rsidR="008B5DEC" w:rsidRPr="00BE068B" w:rsidRDefault="008B5DEC" w:rsidP="00C67ECD">
            <w:pPr>
              <w:kinsoku w:val="0"/>
              <w:overflowPunct w:val="0"/>
              <w:autoSpaceDE w:val="0"/>
              <w:autoSpaceDN w:val="0"/>
              <w:adjustRightInd w:val="0"/>
              <w:contextualSpacing/>
              <w:rPr>
                <w:rFonts w:ascii="Gill Sans MT" w:hAnsi="Gill Sans MT" w:cs="Times New Roman"/>
                <w:i/>
                <w:sz w:val="20"/>
              </w:rPr>
            </w:pPr>
            <w:r w:rsidRPr="00BE068B">
              <w:rPr>
                <w:rFonts w:ascii="Gill Sans MT" w:hAnsi="Gill Sans MT" w:cs="Times New Roman"/>
                <w:i/>
                <w:sz w:val="20"/>
              </w:rPr>
              <w:t>If they do not think it will ever be reallocated, enter 777</w:t>
            </w:r>
            <w:r w:rsidRPr="00BE068B">
              <w:rPr>
                <w:rStyle w:val="CommentReference"/>
                <w:rFonts w:ascii="Gill Sans MT" w:eastAsiaTheme="minorHAnsi" w:hAnsi="Gill Sans MT"/>
                <w:i/>
              </w:rPr>
              <w:commentReference w:id="87"/>
            </w:r>
          </w:p>
        </w:tc>
        <w:tc>
          <w:tcPr>
            <w:tcW w:w="1260" w:type="dxa"/>
            <w:gridSpan w:val="2"/>
          </w:tcPr>
          <w:p w14:paraId="2659E8DE" w14:textId="68DDE9F6" w:rsidR="008B5DEC" w:rsidRPr="00BE068B" w:rsidRDefault="008B5DEC" w:rsidP="000F5C1F">
            <w:pPr>
              <w:tabs>
                <w:tab w:val="left" w:pos="9810"/>
              </w:tabs>
              <w:contextualSpacing/>
              <w:rPr>
                <w:rFonts w:ascii="Gill Sans MT" w:hAnsi="Gill Sans MT" w:cs="Times New Roman"/>
                <w:sz w:val="20"/>
              </w:rPr>
            </w:pPr>
            <w:r w:rsidRPr="00BE068B">
              <w:rPr>
                <w:rFonts w:ascii="Gill Sans MT" w:hAnsi="Gill Sans MT" w:cs="Times New Roman"/>
                <w:sz w:val="20"/>
              </w:rPr>
              <w:t>In the past 3 years, how many land disputes have you experienced on this field?</w:t>
            </w:r>
          </w:p>
        </w:tc>
      </w:tr>
      <w:tr w:rsidR="008B5DEC" w:rsidRPr="00BE068B" w14:paraId="21286DBF" w14:textId="6247546E" w:rsidTr="008B5DEC">
        <w:trPr>
          <w:gridAfter w:val="1"/>
          <w:wAfter w:w="10" w:type="dxa"/>
          <w:trHeight w:val="20"/>
        </w:trPr>
        <w:tc>
          <w:tcPr>
            <w:tcW w:w="797" w:type="dxa"/>
          </w:tcPr>
          <w:p w14:paraId="5A30E75B"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r w:rsidRPr="00BE068B">
              <w:rPr>
                <w:rFonts w:ascii="Gill Sans MT" w:hAnsi="Gill Sans MT" w:cs="Times New Roman"/>
                <w:b/>
                <w:bCs/>
                <w:spacing w:val="1"/>
                <w:w w:val="105"/>
                <w:sz w:val="18"/>
                <w:szCs w:val="18"/>
              </w:rPr>
              <w:t>FIELD</w:t>
            </w:r>
          </w:p>
        </w:tc>
        <w:tc>
          <w:tcPr>
            <w:tcW w:w="1752" w:type="dxa"/>
          </w:tcPr>
          <w:p w14:paraId="44B2F5AC"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912" w:type="dxa"/>
          </w:tcPr>
          <w:p w14:paraId="090D0EF4"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430" w:type="dxa"/>
          </w:tcPr>
          <w:p w14:paraId="36696E43"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630" w:type="dxa"/>
            <w:gridSpan w:val="2"/>
          </w:tcPr>
          <w:p w14:paraId="17D781D9" w14:textId="77777777" w:rsidR="008B5DEC" w:rsidRPr="00BE068B" w:rsidRDefault="008B5DEC" w:rsidP="00C67ECD">
            <w:pPr>
              <w:kinsoku w:val="0"/>
              <w:overflowPunct w:val="0"/>
              <w:autoSpaceDE w:val="0"/>
              <w:autoSpaceDN w:val="0"/>
              <w:adjustRightInd w:val="0"/>
              <w:contextualSpacing/>
              <w:jc w:val="both"/>
              <w:rPr>
                <w:rFonts w:ascii="Gill Sans MT" w:hAnsi="Gill Sans MT" w:cs="Times New Roman"/>
                <w:b/>
                <w:bCs/>
                <w:spacing w:val="1"/>
                <w:w w:val="105"/>
                <w:sz w:val="18"/>
                <w:szCs w:val="18"/>
              </w:rPr>
            </w:pPr>
          </w:p>
        </w:tc>
        <w:tc>
          <w:tcPr>
            <w:tcW w:w="1250" w:type="dxa"/>
          </w:tcPr>
          <w:p w14:paraId="657EDA3F" w14:textId="77777777" w:rsidR="008B5DEC" w:rsidRPr="00BE068B" w:rsidRDefault="008B5DEC" w:rsidP="000F5C1F">
            <w:pPr>
              <w:kinsoku w:val="0"/>
              <w:overflowPunct w:val="0"/>
              <w:autoSpaceDE w:val="0"/>
              <w:autoSpaceDN w:val="0"/>
              <w:adjustRightInd w:val="0"/>
              <w:ind w:right="414"/>
              <w:contextualSpacing/>
              <w:jc w:val="both"/>
              <w:rPr>
                <w:rFonts w:ascii="Gill Sans MT" w:hAnsi="Gill Sans MT" w:cs="Times New Roman"/>
                <w:b/>
                <w:bCs/>
                <w:spacing w:val="1"/>
                <w:w w:val="105"/>
                <w:sz w:val="18"/>
                <w:szCs w:val="18"/>
              </w:rPr>
            </w:pPr>
          </w:p>
        </w:tc>
      </w:tr>
      <w:tr w:rsidR="008B5DEC" w:rsidRPr="00BE068B" w14:paraId="4F5131EE" w14:textId="4E879E5E" w:rsidTr="008B5DEC">
        <w:trPr>
          <w:gridAfter w:val="1"/>
          <w:wAfter w:w="10" w:type="dxa"/>
          <w:trHeight w:val="20"/>
        </w:trPr>
        <w:tc>
          <w:tcPr>
            <w:tcW w:w="797" w:type="dxa"/>
          </w:tcPr>
          <w:p w14:paraId="2706EA2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w:t>
            </w:r>
          </w:p>
        </w:tc>
        <w:tc>
          <w:tcPr>
            <w:tcW w:w="1752" w:type="dxa"/>
          </w:tcPr>
          <w:p w14:paraId="0C3C763C" w14:textId="77777777" w:rsidR="008B5DEC" w:rsidRPr="00BE068B" w:rsidRDefault="008B5DEC" w:rsidP="00C67ECD">
            <w:pPr>
              <w:contextualSpacing/>
              <w:jc w:val="both"/>
              <w:rPr>
                <w:rFonts w:ascii="Gill Sans MT" w:hAnsi="Gill Sans MT"/>
                <w:sz w:val="20"/>
              </w:rPr>
            </w:pPr>
          </w:p>
        </w:tc>
        <w:tc>
          <w:tcPr>
            <w:tcW w:w="1912" w:type="dxa"/>
          </w:tcPr>
          <w:p w14:paraId="7FB5BF43" w14:textId="77777777" w:rsidR="008B5DEC" w:rsidRPr="00BE068B" w:rsidRDefault="008B5DEC" w:rsidP="00C67ECD">
            <w:pPr>
              <w:contextualSpacing/>
              <w:jc w:val="both"/>
              <w:rPr>
                <w:rFonts w:ascii="Gill Sans MT" w:hAnsi="Gill Sans MT"/>
                <w:sz w:val="20"/>
              </w:rPr>
            </w:pPr>
          </w:p>
        </w:tc>
        <w:tc>
          <w:tcPr>
            <w:tcW w:w="1430" w:type="dxa"/>
          </w:tcPr>
          <w:p w14:paraId="786DD190" w14:textId="77777777" w:rsidR="008B5DEC" w:rsidRPr="00BE068B" w:rsidRDefault="008B5DEC" w:rsidP="00C67ECD">
            <w:pPr>
              <w:contextualSpacing/>
              <w:jc w:val="both"/>
              <w:rPr>
                <w:rFonts w:ascii="Gill Sans MT" w:hAnsi="Gill Sans MT"/>
                <w:sz w:val="20"/>
              </w:rPr>
            </w:pPr>
          </w:p>
        </w:tc>
        <w:tc>
          <w:tcPr>
            <w:tcW w:w="1630" w:type="dxa"/>
            <w:gridSpan w:val="2"/>
          </w:tcPr>
          <w:p w14:paraId="45C82105" w14:textId="77777777" w:rsidR="008B5DEC" w:rsidRPr="00BE068B" w:rsidRDefault="008B5DEC" w:rsidP="00C67ECD">
            <w:pPr>
              <w:contextualSpacing/>
              <w:jc w:val="both"/>
              <w:rPr>
                <w:rFonts w:ascii="Gill Sans MT" w:hAnsi="Gill Sans MT"/>
                <w:sz w:val="20"/>
              </w:rPr>
            </w:pPr>
          </w:p>
        </w:tc>
        <w:tc>
          <w:tcPr>
            <w:tcW w:w="1250" w:type="dxa"/>
            <w:vAlign w:val="center"/>
          </w:tcPr>
          <w:p w14:paraId="43D3632D" w14:textId="2DA242A0" w:rsidR="008B5DEC" w:rsidRPr="00BE068B" w:rsidRDefault="008B5DEC" w:rsidP="000F5C1F">
            <w:pPr>
              <w:ind w:right="414"/>
              <w:contextualSpacing/>
              <w:jc w:val="both"/>
              <w:rPr>
                <w:rFonts w:ascii="Gill Sans MT" w:hAnsi="Gill Sans MT"/>
                <w:sz w:val="20"/>
              </w:rPr>
            </w:pPr>
          </w:p>
        </w:tc>
      </w:tr>
      <w:tr w:rsidR="008B5DEC" w:rsidRPr="00BE068B" w14:paraId="78E04A40" w14:textId="1F9085D3" w:rsidTr="008B5DEC">
        <w:trPr>
          <w:gridAfter w:val="1"/>
          <w:wAfter w:w="10" w:type="dxa"/>
          <w:trHeight w:val="20"/>
        </w:trPr>
        <w:tc>
          <w:tcPr>
            <w:tcW w:w="797" w:type="dxa"/>
          </w:tcPr>
          <w:p w14:paraId="78F562E8" w14:textId="4B5BEEA5" w:rsidR="008B5DEC" w:rsidRPr="00BE068B" w:rsidRDefault="008B5DEC" w:rsidP="00C67ECD">
            <w:pPr>
              <w:ind w:left="-900" w:firstLine="810"/>
              <w:contextualSpacing/>
              <w:jc w:val="both"/>
              <w:rPr>
                <w:rFonts w:ascii="Gill Sans MT" w:hAnsi="Gill Sans MT"/>
                <w:sz w:val="20"/>
              </w:rPr>
            </w:pPr>
            <w:r w:rsidRPr="00BE068B">
              <w:rPr>
                <w:rFonts w:ascii="Gill Sans MT" w:hAnsi="Gill Sans MT"/>
                <w:sz w:val="20"/>
              </w:rPr>
              <w:t xml:space="preserve"> 2</w:t>
            </w:r>
          </w:p>
        </w:tc>
        <w:tc>
          <w:tcPr>
            <w:tcW w:w="1752" w:type="dxa"/>
          </w:tcPr>
          <w:p w14:paraId="75508585" w14:textId="77777777" w:rsidR="008B5DEC" w:rsidRPr="00BE068B" w:rsidRDefault="008B5DEC" w:rsidP="00C67ECD">
            <w:pPr>
              <w:ind w:left="-900" w:firstLine="810"/>
              <w:contextualSpacing/>
              <w:jc w:val="both"/>
              <w:rPr>
                <w:rFonts w:ascii="Gill Sans MT" w:hAnsi="Gill Sans MT"/>
                <w:sz w:val="20"/>
              </w:rPr>
            </w:pPr>
          </w:p>
        </w:tc>
        <w:tc>
          <w:tcPr>
            <w:tcW w:w="1912" w:type="dxa"/>
          </w:tcPr>
          <w:p w14:paraId="50C0F5B1" w14:textId="77777777" w:rsidR="008B5DEC" w:rsidRPr="00BE068B" w:rsidRDefault="008B5DEC" w:rsidP="00C67ECD">
            <w:pPr>
              <w:ind w:left="-900" w:firstLine="810"/>
              <w:contextualSpacing/>
              <w:jc w:val="both"/>
              <w:rPr>
                <w:rFonts w:ascii="Gill Sans MT" w:hAnsi="Gill Sans MT"/>
                <w:sz w:val="20"/>
              </w:rPr>
            </w:pPr>
          </w:p>
        </w:tc>
        <w:tc>
          <w:tcPr>
            <w:tcW w:w="1430" w:type="dxa"/>
          </w:tcPr>
          <w:p w14:paraId="26F83041" w14:textId="77777777" w:rsidR="008B5DEC" w:rsidRPr="00BE068B" w:rsidRDefault="008B5DEC" w:rsidP="00C67ECD">
            <w:pPr>
              <w:ind w:left="-900" w:firstLine="810"/>
              <w:contextualSpacing/>
              <w:jc w:val="both"/>
              <w:rPr>
                <w:rFonts w:ascii="Gill Sans MT" w:hAnsi="Gill Sans MT"/>
                <w:sz w:val="20"/>
              </w:rPr>
            </w:pPr>
          </w:p>
        </w:tc>
        <w:tc>
          <w:tcPr>
            <w:tcW w:w="1630" w:type="dxa"/>
            <w:gridSpan w:val="2"/>
          </w:tcPr>
          <w:p w14:paraId="20031D69" w14:textId="77777777" w:rsidR="008B5DEC" w:rsidRPr="00BE068B" w:rsidRDefault="008B5DEC" w:rsidP="00C67ECD">
            <w:pPr>
              <w:ind w:left="-900" w:firstLine="810"/>
              <w:contextualSpacing/>
              <w:jc w:val="both"/>
              <w:rPr>
                <w:rFonts w:ascii="Gill Sans MT" w:hAnsi="Gill Sans MT"/>
                <w:sz w:val="20"/>
              </w:rPr>
            </w:pPr>
          </w:p>
        </w:tc>
        <w:tc>
          <w:tcPr>
            <w:tcW w:w="1250" w:type="dxa"/>
          </w:tcPr>
          <w:p w14:paraId="066AA647" w14:textId="77777777" w:rsidR="008B5DEC" w:rsidRPr="00BE068B" w:rsidRDefault="008B5DEC" w:rsidP="000F5C1F">
            <w:pPr>
              <w:ind w:left="-900" w:right="414" w:firstLine="810"/>
              <w:contextualSpacing/>
              <w:jc w:val="both"/>
              <w:rPr>
                <w:rFonts w:ascii="Gill Sans MT" w:hAnsi="Gill Sans MT"/>
                <w:sz w:val="20"/>
              </w:rPr>
            </w:pPr>
          </w:p>
        </w:tc>
      </w:tr>
      <w:tr w:rsidR="008B5DEC" w:rsidRPr="00BE068B" w14:paraId="000379B4" w14:textId="4479B53A" w:rsidTr="008B5DEC">
        <w:trPr>
          <w:gridAfter w:val="1"/>
          <w:wAfter w:w="10" w:type="dxa"/>
          <w:trHeight w:val="20"/>
        </w:trPr>
        <w:tc>
          <w:tcPr>
            <w:tcW w:w="797" w:type="dxa"/>
          </w:tcPr>
          <w:p w14:paraId="4F8D6FB6"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3</w:t>
            </w:r>
          </w:p>
        </w:tc>
        <w:tc>
          <w:tcPr>
            <w:tcW w:w="1752" w:type="dxa"/>
          </w:tcPr>
          <w:p w14:paraId="1E81F4EE" w14:textId="77777777" w:rsidR="008B5DEC" w:rsidRPr="00BE068B" w:rsidRDefault="008B5DEC" w:rsidP="00C67ECD">
            <w:pPr>
              <w:contextualSpacing/>
              <w:jc w:val="both"/>
              <w:rPr>
                <w:rFonts w:ascii="Gill Sans MT" w:hAnsi="Gill Sans MT"/>
                <w:sz w:val="20"/>
              </w:rPr>
            </w:pPr>
          </w:p>
        </w:tc>
        <w:tc>
          <w:tcPr>
            <w:tcW w:w="1912" w:type="dxa"/>
          </w:tcPr>
          <w:p w14:paraId="77A577E3" w14:textId="77777777" w:rsidR="008B5DEC" w:rsidRPr="00BE068B" w:rsidRDefault="008B5DEC" w:rsidP="00C67ECD">
            <w:pPr>
              <w:contextualSpacing/>
              <w:jc w:val="both"/>
              <w:rPr>
                <w:rFonts w:ascii="Gill Sans MT" w:hAnsi="Gill Sans MT"/>
                <w:sz w:val="20"/>
              </w:rPr>
            </w:pPr>
          </w:p>
        </w:tc>
        <w:tc>
          <w:tcPr>
            <w:tcW w:w="1430" w:type="dxa"/>
          </w:tcPr>
          <w:p w14:paraId="6E3EFF03" w14:textId="77777777" w:rsidR="008B5DEC" w:rsidRPr="00BE068B" w:rsidRDefault="008B5DEC" w:rsidP="00C67ECD">
            <w:pPr>
              <w:contextualSpacing/>
              <w:jc w:val="both"/>
              <w:rPr>
                <w:rFonts w:ascii="Gill Sans MT" w:hAnsi="Gill Sans MT"/>
                <w:sz w:val="20"/>
              </w:rPr>
            </w:pPr>
          </w:p>
        </w:tc>
        <w:tc>
          <w:tcPr>
            <w:tcW w:w="1630" w:type="dxa"/>
            <w:gridSpan w:val="2"/>
          </w:tcPr>
          <w:p w14:paraId="3EC23DF4" w14:textId="77777777" w:rsidR="008B5DEC" w:rsidRPr="00BE068B" w:rsidRDefault="008B5DEC" w:rsidP="00C67ECD">
            <w:pPr>
              <w:contextualSpacing/>
              <w:jc w:val="both"/>
              <w:rPr>
                <w:rFonts w:ascii="Gill Sans MT" w:hAnsi="Gill Sans MT"/>
                <w:sz w:val="20"/>
              </w:rPr>
            </w:pPr>
          </w:p>
        </w:tc>
        <w:tc>
          <w:tcPr>
            <w:tcW w:w="1250" w:type="dxa"/>
          </w:tcPr>
          <w:p w14:paraId="0C2A5E32" w14:textId="77777777" w:rsidR="008B5DEC" w:rsidRPr="00BE068B" w:rsidRDefault="008B5DEC" w:rsidP="000F5C1F">
            <w:pPr>
              <w:ind w:right="414"/>
              <w:contextualSpacing/>
              <w:jc w:val="both"/>
              <w:rPr>
                <w:rFonts w:ascii="Gill Sans MT" w:hAnsi="Gill Sans MT"/>
                <w:sz w:val="20"/>
              </w:rPr>
            </w:pPr>
          </w:p>
        </w:tc>
      </w:tr>
      <w:tr w:rsidR="008B5DEC" w:rsidRPr="00BE068B" w14:paraId="36F4EA66" w14:textId="506C5BC3" w:rsidTr="008B5DEC">
        <w:trPr>
          <w:trHeight w:val="20"/>
        </w:trPr>
        <w:tc>
          <w:tcPr>
            <w:tcW w:w="797" w:type="dxa"/>
          </w:tcPr>
          <w:p w14:paraId="2060A7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4</w:t>
            </w:r>
          </w:p>
        </w:tc>
        <w:tc>
          <w:tcPr>
            <w:tcW w:w="1752" w:type="dxa"/>
          </w:tcPr>
          <w:p w14:paraId="1ED096EB" w14:textId="77777777" w:rsidR="008B5DEC" w:rsidRPr="00BE068B" w:rsidRDefault="008B5DEC" w:rsidP="00C67ECD">
            <w:pPr>
              <w:contextualSpacing/>
              <w:jc w:val="both"/>
              <w:rPr>
                <w:rFonts w:ascii="Gill Sans MT" w:hAnsi="Gill Sans MT"/>
                <w:sz w:val="20"/>
              </w:rPr>
            </w:pPr>
          </w:p>
        </w:tc>
        <w:tc>
          <w:tcPr>
            <w:tcW w:w="1912" w:type="dxa"/>
          </w:tcPr>
          <w:p w14:paraId="554B3AE4" w14:textId="77777777" w:rsidR="008B5DEC" w:rsidRPr="00BE068B" w:rsidRDefault="008B5DEC" w:rsidP="00C67ECD">
            <w:pPr>
              <w:contextualSpacing/>
              <w:jc w:val="both"/>
              <w:rPr>
                <w:rFonts w:ascii="Gill Sans MT" w:hAnsi="Gill Sans MT"/>
                <w:sz w:val="20"/>
              </w:rPr>
            </w:pPr>
          </w:p>
        </w:tc>
        <w:tc>
          <w:tcPr>
            <w:tcW w:w="1430" w:type="dxa"/>
          </w:tcPr>
          <w:p w14:paraId="3F41FE61" w14:textId="77777777" w:rsidR="008B5DEC" w:rsidRPr="00BE068B" w:rsidRDefault="008B5DEC" w:rsidP="00C67ECD">
            <w:pPr>
              <w:contextualSpacing/>
              <w:jc w:val="both"/>
              <w:rPr>
                <w:rFonts w:ascii="Gill Sans MT" w:hAnsi="Gill Sans MT"/>
                <w:sz w:val="20"/>
              </w:rPr>
            </w:pPr>
          </w:p>
        </w:tc>
        <w:tc>
          <w:tcPr>
            <w:tcW w:w="1630" w:type="dxa"/>
            <w:gridSpan w:val="2"/>
          </w:tcPr>
          <w:p w14:paraId="7F010DE4" w14:textId="77777777" w:rsidR="008B5DEC" w:rsidRPr="00BE068B" w:rsidRDefault="008B5DEC" w:rsidP="00C67ECD">
            <w:pPr>
              <w:contextualSpacing/>
              <w:jc w:val="both"/>
              <w:rPr>
                <w:rFonts w:ascii="Gill Sans MT" w:hAnsi="Gill Sans MT"/>
                <w:sz w:val="20"/>
              </w:rPr>
            </w:pPr>
          </w:p>
        </w:tc>
        <w:tc>
          <w:tcPr>
            <w:tcW w:w="1260" w:type="dxa"/>
            <w:gridSpan w:val="2"/>
          </w:tcPr>
          <w:p w14:paraId="68091923" w14:textId="77777777" w:rsidR="008B5DEC" w:rsidRPr="00BE068B" w:rsidRDefault="008B5DEC" w:rsidP="000F5C1F">
            <w:pPr>
              <w:ind w:right="414"/>
              <w:contextualSpacing/>
              <w:jc w:val="both"/>
              <w:rPr>
                <w:rFonts w:ascii="Gill Sans MT" w:hAnsi="Gill Sans MT"/>
                <w:sz w:val="20"/>
              </w:rPr>
            </w:pPr>
          </w:p>
        </w:tc>
      </w:tr>
      <w:tr w:rsidR="008B5DEC" w:rsidRPr="00BE068B" w14:paraId="2E23CB1B" w14:textId="401630A0" w:rsidTr="008B5DEC">
        <w:trPr>
          <w:gridAfter w:val="1"/>
          <w:wAfter w:w="10" w:type="dxa"/>
          <w:trHeight w:val="20"/>
        </w:trPr>
        <w:tc>
          <w:tcPr>
            <w:tcW w:w="797" w:type="dxa"/>
          </w:tcPr>
          <w:p w14:paraId="6CD12275"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5</w:t>
            </w:r>
          </w:p>
        </w:tc>
        <w:tc>
          <w:tcPr>
            <w:tcW w:w="1752" w:type="dxa"/>
          </w:tcPr>
          <w:p w14:paraId="32CF5EC3" w14:textId="77777777" w:rsidR="008B5DEC" w:rsidRPr="00BE068B" w:rsidRDefault="008B5DEC" w:rsidP="00C67ECD">
            <w:pPr>
              <w:contextualSpacing/>
              <w:jc w:val="both"/>
              <w:rPr>
                <w:rFonts w:ascii="Gill Sans MT" w:hAnsi="Gill Sans MT"/>
                <w:sz w:val="20"/>
              </w:rPr>
            </w:pPr>
          </w:p>
        </w:tc>
        <w:tc>
          <w:tcPr>
            <w:tcW w:w="1912" w:type="dxa"/>
          </w:tcPr>
          <w:p w14:paraId="3C486038" w14:textId="77777777" w:rsidR="008B5DEC" w:rsidRPr="00BE068B" w:rsidRDefault="008B5DEC" w:rsidP="00C67ECD">
            <w:pPr>
              <w:contextualSpacing/>
              <w:jc w:val="both"/>
              <w:rPr>
                <w:rFonts w:ascii="Gill Sans MT" w:hAnsi="Gill Sans MT"/>
                <w:sz w:val="20"/>
              </w:rPr>
            </w:pPr>
          </w:p>
        </w:tc>
        <w:tc>
          <w:tcPr>
            <w:tcW w:w="1430" w:type="dxa"/>
          </w:tcPr>
          <w:p w14:paraId="671D0EB1" w14:textId="77777777" w:rsidR="008B5DEC" w:rsidRPr="00BE068B" w:rsidRDefault="008B5DEC" w:rsidP="00C67ECD">
            <w:pPr>
              <w:contextualSpacing/>
              <w:jc w:val="both"/>
              <w:rPr>
                <w:rFonts w:ascii="Gill Sans MT" w:hAnsi="Gill Sans MT"/>
                <w:sz w:val="20"/>
              </w:rPr>
            </w:pPr>
          </w:p>
        </w:tc>
        <w:tc>
          <w:tcPr>
            <w:tcW w:w="1630" w:type="dxa"/>
            <w:gridSpan w:val="2"/>
          </w:tcPr>
          <w:p w14:paraId="2CFED8A8" w14:textId="77777777" w:rsidR="008B5DEC" w:rsidRPr="00BE068B" w:rsidRDefault="008B5DEC" w:rsidP="00C67ECD">
            <w:pPr>
              <w:contextualSpacing/>
              <w:jc w:val="both"/>
              <w:rPr>
                <w:rFonts w:ascii="Gill Sans MT" w:hAnsi="Gill Sans MT"/>
                <w:sz w:val="20"/>
              </w:rPr>
            </w:pPr>
          </w:p>
        </w:tc>
        <w:tc>
          <w:tcPr>
            <w:tcW w:w="1250" w:type="dxa"/>
          </w:tcPr>
          <w:p w14:paraId="2E544CF5" w14:textId="77777777" w:rsidR="008B5DEC" w:rsidRPr="00BE068B" w:rsidRDefault="008B5DEC" w:rsidP="000F5C1F">
            <w:pPr>
              <w:ind w:right="414"/>
              <w:contextualSpacing/>
              <w:jc w:val="both"/>
              <w:rPr>
                <w:rFonts w:ascii="Gill Sans MT" w:hAnsi="Gill Sans MT"/>
                <w:sz w:val="20"/>
              </w:rPr>
            </w:pPr>
          </w:p>
        </w:tc>
      </w:tr>
      <w:tr w:rsidR="008B5DEC" w:rsidRPr="00BE068B" w14:paraId="0BC7E26F" w14:textId="73191CE1" w:rsidTr="008B5DEC">
        <w:trPr>
          <w:gridAfter w:val="1"/>
          <w:wAfter w:w="10" w:type="dxa"/>
          <w:trHeight w:val="20"/>
        </w:trPr>
        <w:tc>
          <w:tcPr>
            <w:tcW w:w="797" w:type="dxa"/>
          </w:tcPr>
          <w:p w14:paraId="2E33942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6</w:t>
            </w:r>
          </w:p>
        </w:tc>
        <w:tc>
          <w:tcPr>
            <w:tcW w:w="1752" w:type="dxa"/>
          </w:tcPr>
          <w:p w14:paraId="587D2F6F" w14:textId="77777777" w:rsidR="008B5DEC" w:rsidRPr="00BE068B" w:rsidRDefault="008B5DEC" w:rsidP="00C67ECD">
            <w:pPr>
              <w:contextualSpacing/>
              <w:jc w:val="both"/>
              <w:rPr>
                <w:rFonts w:ascii="Gill Sans MT" w:hAnsi="Gill Sans MT"/>
                <w:sz w:val="20"/>
              </w:rPr>
            </w:pPr>
          </w:p>
        </w:tc>
        <w:tc>
          <w:tcPr>
            <w:tcW w:w="1912" w:type="dxa"/>
          </w:tcPr>
          <w:p w14:paraId="7A937B2F" w14:textId="77777777" w:rsidR="008B5DEC" w:rsidRPr="00BE068B" w:rsidRDefault="008B5DEC" w:rsidP="00C67ECD">
            <w:pPr>
              <w:contextualSpacing/>
              <w:jc w:val="both"/>
              <w:rPr>
                <w:rFonts w:ascii="Gill Sans MT" w:hAnsi="Gill Sans MT"/>
                <w:sz w:val="20"/>
              </w:rPr>
            </w:pPr>
          </w:p>
        </w:tc>
        <w:tc>
          <w:tcPr>
            <w:tcW w:w="1430" w:type="dxa"/>
          </w:tcPr>
          <w:p w14:paraId="304F6081" w14:textId="77777777" w:rsidR="008B5DEC" w:rsidRPr="00BE068B" w:rsidRDefault="008B5DEC" w:rsidP="00C67ECD">
            <w:pPr>
              <w:contextualSpacing/>
              <w:jc w:val="both"/>
              <w:rPr>
                <w:rFonts w:ascii="Gill Sans MT" w:hAnsi="Gill Sans MT"/>
                <w:sz w:val="20"/>
              </w:rPr>
            </w:pPr>
          </w:p>
        </w:tc>
        <w:tc>
          <w:tcPr>
            <w:tcW w:w="1630" w:type="dxa"/>
            <w:gridSpan w:val="2"/>
          </w:tcPr>
          <w:p w14:paraId="39AC59A6" w14:textId="77777777" w:rsidR="008B5DEC" w:rsidRPr="00BE068B" w:rsidRDefault="008B5DEC" w:rsidP="00C67ECD">
            <w:pPr>
              <w:contextualSpacing/>
              <w:jc w:val="both"/>
              <w:rPr>
                <w:rFonts w:ascii="Gill Sans MT" w:hAnsi="Gill Sans MT"/>
                <w:sz w:val="20"/>
              </w:rPr>
            </w:pPr>
          </w:p>
        </w:tc>
        <w:tc>
          <w:tcPr>
            <w:tcW w:w="1250" w:type="dxa"/>
          </w:tcPr>
          <w:p w14:paraId="2575E7B0" w14:textId="77777777" w:rsidR="008B5DEC" w:rsidRPr="00BE068B" w:rsidRDefault="008B5DEC" w:rsidP="000F5C1F">
            <w:pPr>
              <w:ind w:right="414"/>
              <w:contextualSpacing/>
              <w:jc w:val="both"/>
              <w:rPr>
                <w:rFonts w:ascii="Gill Sans MT" w:hAnsi="Gill Sans MT"/>
                <w:sz w:val="20"/>
              </w:rPr>
            </w:pPr>
          </w:p>
        </w:tc>
      </w:tr>
      <w:tr w:rsidR="008B5DEC" w:rsidRPr="00BE068B" w14:paraId="3D0E363C" w14:textId="37461FD5" w:rsidTr="008B5DEC">
        <w:trPr>
          <w:gridAfter w:val="1"/>
          <w:wAfter w:w="10" w:type="dxa"/>
          <w:trHeight w:val="20"/>
        </w:trPr>
        <w:tc>
          <w:tcPr>
            <w:tcW w:w="797" w:type="dxa"/>
          </w:tcPr>
          <w:p w14:paraId="0E466144"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7</w:t>
            </w:r>
          </w:p>
        </w:tc>
        <w:tc>
          <w:tcPr>
            <w:tcW w:w="1752" w:type="dxa"/>
          </w:tcPr>
          <w:p w14:paraId="4B1FDC16" w14:textId="77777777" w:rsidR="008B5DEC" w:rsidRPr="00BE068B" w:rsidRDefault="008B5DEC" w:rsidP="00C67ECD">
            <w:pPr>
              <w:contextualSpacing/>
              <w:jc w:val="both"/>
              <w:rPr>
                <w:rFonts w:ascii="Gill Sans MT" w:hAnsi="Gill Sans MT"/>
                <w:sz w:val="20"/>
              </w:rPr>
            </w:pPr>
          </w:p>
        </w:tc>
        <w:tc>
          <w:tcPr>
            <w:tcW w:w="1912" w:type="dxa"/>
          </w:tcPr>
          <w:p w14:paraId="51485432" w14:textId="77777777" w:rsidR="008B5DEC" w:rsidRPr="00BE068B" w:rsidRDefault="008B5DEC" w:rsidP="00C67ECD">
            <w:pPr>
              <w:contextualSpacing/>
              <w:jc w:val="both"/>
              <w:rPr>
                <w:rFonts w:ascii="Gill Sans MT" w:hAnsi="Gill Sans MT"/>
                <w:sz w:val="20"/>
              </w:rPr>
            </w:pPr>
          </w:p>
        </w:tc>
        <w:tc>
          <w:tcPr>
            <w:tcW w:w="1430" w:type="dxa"/>
          </w:tcPr>
          <w:p w14:paraId="62833C38" w14:textId="77777777" w:rsidR="008B5DEC" w:rsidRPr="00BE068B" w:rsidRDefault="008B5DEC" w:rsidP="00C67ECD">
            <w:pPr>
              <w:contextualSpacing/>
              <w:jc w:val="both"/>
              <w:rPr>
                <w:rFonts w:ascii="Gill Sans MT" w:hAnsi="Gill Sans MT"/>
                <w:sz w:val="20"/>
              </w:rPr>
            </w:pPr>
          </w:p>
        </w:tc>
        <w:tc>
          <w:tcPr>
            <w:tcW w:w="1630" w:type="dxa"/>
            <w:gridSpan w:val="2"/>
          </w:tcPr>
          <w:p w14:paraId="7C5BC7C7" w14:textId="77777777" w:rsidR="008B5DEC" w:rsidRPr="00BE068B" w:rsidRDefault="008B5DEC" w:rsidP="00C67ECD">
            <w:pPr>
              <w:contextualSpacing/>
              <w:jc w:val="both"/>
              <w:rPr>
                <w:rFonts w:ascii="Gill Sans MT" w:hAnsi="Gill Sans MT"/>
                <w:sz w:val="20"/>
              </w:rPr>
            </w:pPr>
          </w:p>
        </w:tc>
        <w:tc>
          <w:tcPr>
            <w:tcW w:w="1250" w:type="dxa"/>
          </w:tcPr>
          <w:p w14:paraId="18400081" w14:textId="77777777" w:rsidR="008B5DEC" w:rsidRPr="00BE068B" w:rsidRDefault="008B5DEC" w:rsidP="000F5C1F">
            <w:pPr>
              <w:ind w:right="414"/>
              <w:contextualSpacing/>
              <w:jc w:val="both"/>
              <w:rPr>
                <w:rFonts w:ascii="Gill Sans MT" w:hAnsi="Gill Sans MT"/>
                <w:sz w:val="20"/>
              </w:rPr>
            </w:pPr>
          </w:p>
        </w:tc>
      </w:tr>
      <w:tr w:rsidR="008B5DEC" w:rsidRPr="00BE068B" w14:paraId="6707CB44" w14:textId="6A600B55" w:rsidTr="008B5DEC">
        <w:trPr>
          <w:gridAfter w:val="1"/>
          <w:wAfter w:w="10" w:type="dxa"/>
          <w:trHeight w:val="20"/>
        </w:trPr>
        <w:tc>
          <w:tcPr>
            <w:tcW w:w="797" w:type="dxa"/>
          </w:tcPr>
          <w:p w14:paraId="65436F0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8</w:t>
            </w:r>
          </w:p>
        </w:tc>
        <w:tc>
          <w:tcPr>
            <w:tcW w:w="1752" w:type="dxa"/>
          </w:tcPr>
          <w:p w14:paraId="7B76645B" w14:textId="77777777" w:rsidR="008B5DEC" w:rsidRPr="00BE068B" w:rsidRDefault="008B5DEC" w:rsidP="00C67ECD">
            <w:pPr>
              <w:contextualSpacing/>
              <w:jc w:val="both"/>
              <w:rPr>
                <w:rFonts w:ascii="Gill Sans MT" w:hAnsi="Gill Sans MT"/>
                <w:sz w:val="20"/>
              </w:rPr>
            </w:pPr>
          </w:p>
        </w:tc>
        <w:tc>
          <w:tcPr>
            <w:tcW w:w="1912" w:type="dxa"/>
          </w:tcPr>
          <w:p w14:paraId="5A350533" w14:textId="77777777" w:rsidR="008B5DEC" w:rsidRPr="00BE068B" w:rsidRDefault="008B5DEC" w:rsidP="00C67ECD">
            <w:pPr>
              <w:contextualSpacing/>
              <w:jc w:val="both"/>
              <w:rPr>
                <w:rFonts w:ascii="Gill Sans MT" w:hAnsi="Gill Sans MT"/>
                <w:sz w:val="20"/>
              </w:rPr>
            </w:pPr>
          </w:p>
        </w:tc>
        <w:tc>
          <w:tcPr>
            <w:tcW w:w="1430" w:type="dxa"/>
          </w:tcPr>
          <w:p w14:paraId="1C7A5A8A" w14:textId="77777777" w:rsidR="008B5DEC" w:rsidRPr="00BE068B" w:rsidRDefault="008B5DEC" w:rsidP="00C67ECD">
            <w:pPr>
              <w:contextualSpacing/>
              <w:jc w:val="both"/>
              <w:rPr>
                <w:rFonts w:ascii="Gill Sans MT" w:hAnsi="Gill Sans MT"/>
                <w:sz w:val="20"/>
              </w:rPr>
            </w:pPr>
          </w:p>
        </w:tc>
        <w:tc>
          <w:tcPr>
            <w:tcW w:w="1630" w:type="dxa"/>
            <w:gridSpan w:val="2"/>
          </w:tcPr>
          <w:p w14:paraId="31CC1A5E" w14:textId="77777777" w:rsidR="008B5DEC" w:rsidRPr="00BE068B" w:rsidRDefault="008B5DEC" w:rsidP="00C67ECD">
            <w:pPr>
              <w:contextualSpacing/>
              <w:jc w:val="both"/>
              <w:rPr>
                <w:rFonts w:ascii="Gill Sans MT" w:hAnsi="Gill Sans MT"/>
                <w:sz w:val="20"/>
              </w:rPr>
            </w:pPr>
          </w:p>
        </w:tc>
        <w:tc>
          <w:tcPr>
            <w:tcW w:w="1250" w:type="dxa"/>
          </w:tcPr>
          <w:p w14:paraId="019FBE1C" w14:textId="77777777" w:rsidR="008B5DEC" w:rsidRPr="00BE068B" w:rsidRDefault="008B5DEC" w:rsidP="000F5C1F">
            <w:pPr>
              <w:ind w:right="414"/>
              <w:contextualSpacing/>
              <w:jc w:val="both"/>
              <w:rPr>
                <w:rFonts w:ascii="Gill Sans MT" w:hAnsi="Gill Sans MT"/>
                <w:sz w:val="20"/>
              </w:rPr>
            </w:pPr>
          </w:p>
        </w:tc>
      </w:tr>
      <w:tr w:rsidR="008B5DEC" w:rsidRPr="00BE068B" w14:paraId="7B834DF0" w14:textId="684CDFCF" w:rsidTr="008B5DEC">
        <w:trPr>
          <w:gridAfter w:val="1"/>
          <w:wAfter w:w="10" w:type="dxa"/>
          <w:trHeight w:val="20"/>
        </w:trPr>
        <w:tc>
          <w:tcPr>
            <w:tcW w:w="797" w:type="dxa"/>
          </w:tcPr>
          <w:p w14:paraId="310DDA7A"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9</w:t>
            </w:r>
          </w:p>
        </w:tc>
        <w:tc>
          <w:tcPr>
            <w:tcW w:w="1752" w:type="dxa"/>
          </w:tcPr>
          <w:p w14:paraId="5D3FC5C1" w14:textId="77777777" w:rsidR="008B5DEC" w:rsidRPr="00BE068B" w:rsidRDefault="008B5DEC" w:rsidP="00C67ECD">
            <w:pPr>
              <w:contextualSpacing/>
              <w:jc w:val="both"/>
              <w:rPr>
                <w:rFonts w:ascii="Gill Sans MT" w:hAnsi="Gill Sans MT"/>
                <w:sz w:val="20"/>
              </w:rPr>
            </w:pPr>
          </w:p>
        </w:tc>
        <w:tc>
          <w:tcPr>
            <w:tcW w:w="1912" w:type="dxa"/>
          </w:tcPr>
          <w:p w14:paraId="2F507DCC" w14:textId="77777777" w:rsidR="008B5DEC" w:rsidRPr="00BE068B" w:rsidRDefault="008B5DEC" w:rsidP="00C67ECD">
            <w:pPr>
              <w:contextualSpacing/>
              <w:jc w:val="both"/>
              <w:rPr>
                <w:rFonts w:ascii="Gill Sans MT" w:hAnsi="Gill Sans MT"/>
                <w:sz w:val="20"/>
              </w:rPr>
            </w:pPr>
          </w:p>
        </w:tc>
        <w:tc>
          <w:tcPr>
            <w:tcW w:w="1430" w:type="dxa"/>
          </w:tcPr>
          <w:p w14:paraId="40A8DF4B" w14:textId="77777777" w:rsidR="008B5DEC" w:rsidRPr="00BE068B" w:rsidRDefault="008B5DEC" w:rsidP="00C67ECD">
            <w:pPr>
              <w:contextualSpacing/>
              <w:jc w:val="both"/>
              <w:rPr>
                <w:rFonts w:ascii="Gill Sans MT" w:hAnsi="Gill Sans MT"/>
                <w:sz w:val="20"/>
              </w:rPr>
            </w:pPr>
          </w:p>
        </w:tc>
        <w:tc>
          <w:tcPr>
            <w:tcW w:w="1630" w:type="dxa"/>
            <w:gridSpan w:val="2"/>
          </w:tcPr>
          <w:p w14:paraId="20BA262A" w14:textId="77777777" w:rsidR="008B5DEC" w:rsidRPr="00BE068B" w:rsidRDefault="008B5DEC" w:rsidP="00C67ECD">
            <w:pPr>
              <w:contextualSpacing/>
              <w:jc w:val="both"/>
              <w:rPr>
                <w:rFonts w:ascii="Gill Sans MT" w:hAnsi="Gill Sans MT"/>
                <w:sz w:val="20"/>
              </w:rPr>
            </w:pPr>
          </w:p>
        </w:tc>
        <w:tc>
          <w:tcPr>
            <w:tcW w:w="1250" w:type="dxa"/>
          </w:tcPr>
          <w:p w14:paraId="6832E569" w14:textId="77777777" w:rsidR="008B5DEC" w:rsidRPr="00BE068B" w:rsidRDefault="008B5DEC" w:rsidP="000F5C1F">
            <w:pPr>
              <w:ind w:right="414"/>
              <w:contextualSpacing/>
              <w:jc w:val="both"/>
              <w:rPr>
                <w:rFonts w:ascii="Gill Sans MT" w:hAnsi="Gill Sans MT"/>
                <w:sz w:val="20"/>
              </w:rPr>
            </w:pPr>
          </w:p>
        </w:tc>
      </w:tr>
      <w:tr w:rsidR="008B5DEC" w:rsidRPr="00BE068B" w14:paraId="1BD69138" w14:textId="0397D0F4" w:rsidTr="008B5DEC">
        <w:trPr>
          <w:gridAfter w:val="1"/>
          <w:wAfter w:w="10" w:type="dxa"/>
          <w:trHeight w:val="20"/>
        </w:trPr>
        <w:tc>
          <w:tcPr>
            <w:tcW w:w="797" w:type="dxa"/>
          </w:tcPr>
          <w:p w14:paraId="7751E54C" w14:textId="77777777" w:rsidR="008B5DEC" w:rsidRPr="00BE068B" w:rsidRDefault="008B5DEC" w:rsidP="00C67ECD">
            <w:pPr>
              <w:contextualSpacing/>
              <w:jc w:val="both"/>
              <w:rPr>
                <w:rFonts w:ascii="Gill Sans MT" w:hAnsi="Gill Sans MT"/>
                <w:sz w:val="20"/>
              </w:rPr>
            </w:pPr>
            <w:r w:rsidRPr="00BE068B">
              <w:rPr>
                <w:rFonts w:ascii="Gill Sans MT" w:hAnsi="Gill Sans MT"/>
                <w:sz w:val="20"/>
              </w:rPr>
              <w:t>10</w:t>
            </w:r>
          </w:p>
        </w:tc>
        <w:tc>
          <w:tcPr>
            <w:tcW w:w="1752" w:type="dxa"/>
          </w:tcPr>
          <w:p w14:paraId="7793CCF8" w14:textId="77777777" w:rsidR="008B5DEC" w:rsidRPr="00BE068B" w:rsidRDefault="008B5DEC" w:rsidP="00C67ECD">
            <w:pPr>
              <w:contextualSpacing/>
              <w:jc w:val="both"/>
              <w:rPr>
                <w:rFonts w:ascii="Gill Sans MT" w:hAnsi="Gill Sans MT"/>
                <w:sz w:val="20"/>
              </w:rPr>
            </w:pPr>
          </w:p>
        </w:tc>
        <w:tc>
          <w:tcPr>
            <w:tcW w:w="1912" w:type="dxa"/>
          </w:tcPr>
          <w:p w14:paraId="3E3803C6" w14:textId="77777777" w:rsidR="008B5DEC" w:rsidRPr="00BE068B" w:rsidRDefault="008B5DEC" w:rsidP="00C67ECD">
            <w:pPr>
              <w:contextualSpacing/>
              <w:jc w:val="both"/>
              <w:rPr>
                <w:rFonts w:ascii="Gill Sans MT" w:hAnsi="Gill Sans MT"/>
                <w:sz w:val="20"/>
              </w:rPr>
            </w:pPr>
          </w:p>
        </w:tc>
        <w:tc>
          <w:tcPr>
            <w:tcW w:w="1430" w:type="dxa"/>
          </w:tcPr>
          <w:p w14:paraId="580D1452" w14:textId="77777777" w:rsidR="008B5DEC" w:rsidRPr="00BE068B" w:rsidRDefault="008B5DEC" w:rsidP="00C67ECD">
            <w:pPr>
              <w:contextualSpacing/>
              <w:jc w:val="both"/>
              <w:rPr>
                <w:rFonts w:ascii="Gill Sans MT" w:hAnsi="Gill Sans MT"/>
                <w:sz w:val="20"/>
              </w:rPr>
            </w:pPr>
          </w:p>
        </w:tc>
        <w:tc>
          <w:tcPr>
            <w:tcW w:w="1630" w:type="dxa"/>
            <w:gridSpan w:val="2"/>
          </w:tcPr>
          <w:p w14:paraId="3E85C81F" w14:textId="77777777" w:rsidR="008B5DEC" w:rsidRPr="00BE068B" w:rsidRDefault="008B5DEC" w:rsidP="00C67ECD">
            <w:pPr>
              <w:contextualSpacing/>
              <w:jc w:val="both"/>
              <w:rPr>
                <w:rFonts w:ascii="Gill Sans MT" w:hAnsi="Gill Sans MT"/>
                <w:sz w:val="20"/>
              </w:rPr>
            </w:pPr>
          </w:p>
        </w:tc>
        <w:tc>
          <w:tcPr>
            <w:tcW w:w="1250" w:type="dxa"/>
          </w:tcPr>
          <w:p w14:paraId="7237D204" w14:textId="77777777" w:rsidR="008B5DEC" w:rsidRPr="00BE068B" w:rsidRDefault="008B5DEC" w:rsidP="000F5C1F">
            <w:pPr>
              <w:ind w:right="414"/>
              <w:contextualSpacing/>
              <w:jc w:val="both"/>
              <w:rPr>
                <w:rFonts w:ascii="Gill Sans MT" w:hAnsi="Gill Sans MT"/>
                <w:sz w:val="20"/>
              </w:rPr>
            </w:pPr>
          </w:p>
        </w:tc>
      </w:tr>
    </w:tbl>
    <w:tbl>
      <w:tblPr>
        <w:tblStyle w:val="TableGrid"/>
        <w:tblpPr w:leftFromText="180" w:rightFromText="180" w:vertAnchor="page" w:horzAnchor="page" w:tblpX="1549" w:tblpY="9001"/>
        <w:tblW w:w="3528" w:type="dxa"/>
        <w:tblLook w:val="04A0" w:firstRow="1" w:lastRow="0" w:firstColumn="1" w:lastColumn="0" w:noHBand="0" w:noVBand="1"/>
      </w:tblPr>
      <w:tblGrid>
        <w:gridCol w:w="3528"/>
      </w:tblGrid>
      <w:tr w:rsidR="000F5C1F" w:rsidRPr="00BE068B" w14:paraId="5A154781" w14:textId="77777777" w:rsidTr="000F5C1F">
        <w:tc>
          <w:tcPr>
            <w:tcW w:w="3528" w:type="dxa"/>
          </w:tcPr>
          <w:p w14:paraId="2A99671B" w14:textId="77777777" w:rsidR="000F5C1F" w:rsidRPr="00BE068B" w:rsidRDefault="000F5C1F" w:rsidP="000F5C1F">
            <w:pPr>
              <w:contextualSpacing/>
              <w:rPr>
                <w:rFonts w:ascii="Gill Sans MT" w:eastAsia="SimSun" w:hAnsi="Gill Sans MT"/>
              </w:rPr>
            </w:pPr>
            <w:r w:rsidRPr="00BE068B">
              <w:rPr>
                <w:rFonts w:ascii="Gill Sans MT" w:hAnsi="Gill Sans MT" w:cs="Times New Roman"/>
                <w:b/>
                <w:sz w:val="20"/>
              </w:rPr>
              <w:t>Likelihood scale 122</w:t>
            </w:r>
          </w:p>
        </w:tc>
      </w:tr>
      <w:tr w:rsidR="000F5C1F" w:rsidRPr="00BE068B" w14:paraId="5848478E" w14:textId="77777777" w:rsidTr="000F5C1F">
        <w:tc>
          <w:tcPr>
            <w:tcW w:w="3528" w:type="dxa"/>
          </w:tcPr>
          <w:p w14:paraId="7D6511C0"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1=Impossible/would never happen</w:t>
            </w:r>
          </w:p>
          <w:p w14:paraId="2966F68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 xml:space="preserve">2=Highly unlikely </w:t>
            </w:r>
          </w:p>
          <w:p w14:paraId="6E0D462D"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3= Unsure/I don't know</w:t>
            </w:r>
          </w:p>
          <w:p w14:paraId="0E4A2D14"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4=Likely</w:t>
            </w:r>
            <w:r w:rsidRPr="00BE068B">
              <w:rPr>
                <w:rFonts w:ascii="Gill Sans MT" w:hAnsi="Gill Sans MT" w:cs="Times New Roman"/>
                <w:sz w:val="20"/>
              </w:rPr>
              <w:tab/>
              <w:t xml:space="preserve">5=Very Likely </w:t>
            </w:r>
          </w:p>
          <w:p w14:paraId="4EB00E23" w14:textId="77777777" w:rsidR="000F5C1F" w:rsidRPr="00BE068B" w:rsidRDefault="000F5C1F" w:rsidP="000F5C1F">
            <w:pPr>
              <w:kinsoku w:val="0"/>
              <w:overflowPunct w:val="0"/>
              <w:autoSpaceDE w:val="0"/>
              <w:autoSpaceDN w:val="0"/>
              <w:adjustRightInd w:val="0"/>
              <w:contextualSpacing/>
              <w:rPr>
                <w:rFonts w:ascii="Gill Sans MT" w:hAnsi="Gill Sans MT" w:cs="Times New Roman"/>
                <w:sz w:val="20"/>
              </w:rPr>
            </w:pPr>
            <w:r w:rsidRPr="00BE068B">
              <w:rPr>
                <w:rFonts w:ascii="Gill Sans MT" w:hAnsi="Gill Sans MT" w:cs="Times New Roman"/>
                <w:sz w:val="20"/>
              </w:rPr>
              <w:t>6=Happening right now</w:t>
            </w:r>
          </w:p>
          <w:p w14:paraId="531B458E" w14:textId="77777777" w:rsidR="000F5C1F" w:rsidRPr="00BE068B" w:rsidRDefault="000F5C1F" w:rsidP="000F5C1F">
            <w:pPr>
              <w:contextualSpacing/>
              <w:rPr>
                <w:rFonts w:ascii="Gill Sans MT" w:hAnsi="Gill Sans MT" w:cs="Times New Roman"/>
                <w:b/>
                <w:sz w:val="20"/>
              </w:rPr>
            </w:pPr>
            <w:r w:rsidRPr="00BE068B">
              <w:rPr>
                <w:rFonts w:ascii="Gill Sans MT" w:hAnsi="Gill Sans MT" w:cs="Times New Roman"/>
                <w:sz w:val="20"/>
              </w:rPr>
              <w:t>7=Prefer not to answer</w:t>
            </w:r>
          </w:p>
        </w:tc>
      </w:tr>
    </w:tbl>
    <w:p w14:paraId="42388C50" w14:textId="77777777" w:rsidR="00C67ECD" w:rsidRPr="00BE068B" w:rsidRDefault="00C67ECD" w:rsidP="00F7697D">
      <w:pPr>
        <w:spacing w:after="0" w:line="240" w:lineRule="auto"/>
        <w:contextualSpacing/>
        <w:rPr>
          <w:rFonts w:ascii="Gill Sans MT" w:eastAsia="SimSun" w:hAnsi="Gill Sans MT"/>
        </w:rPr>
      </w:pPr>
    </w:p>
    <w:p w14:paraId="0E6BBF1E" w14:textId="77777777" w:rsidR="00C67ECD" w:rsidRPr="00BE068B" w:rsidRDefault="00C67ECD" w:rsidP="00F7697D">
      <w:pPr>
        <w:spacing w:after="0" w:line="240" w:lineRule="auto"/>
        <w:contextualSpacing/>
        <w:rPr>
          <w:rFonts w:ascii="Gill Sans MT" w:eastAsia="SimSun" w:hAnsi="Gill Sans MT"/>
        </w:rPr>
      </w:pPr>
    </w:p>
    <w:p w14:paraId="568FA482" w14:textId="77777777" w:rsidR="00C67ECD" w:rsidRPr="00BE068B" w:rsidRDefault="00C67ECD" w:rsidP="00F7697D">
      <w:pPr>
        <w:spacing w:after="0" w:line="240" w:lineRule="auto"/>
        <w:contextualSpacing/>
        <w:rPr>
          <w:rFonts w:ascii="Gill Sans MT" w:eastAsia="SimSun" w:hAnsi="Gill Sans MT"/>
        </w:rPr>
      </w:pPr>
    </w:p>
    <w:p w14:paraId="1E2B066E" w14:textId="77777777" w:rsidR="00C67ECD" w:rsidRPr="00BE068B" w:rsidRDefault="00C67ECD" w:rsidP="00F7697D">
      <w:pPr>
        <w:spacing w:after="0" w:line="240" w:lineRule="auto"/>
        <w:contextualSpacing/>
        <w:rPr>
          <w:rFonts w:ascii="Gill Sans MT" w:eastAsia="SimSun" w:hAnsi="Gill Sans MT"/>
        </w:rPr>
      </w:pPr>
    </w:p>
    <w:p w14:paraId="73A273FD" w14:textId="77777777" w:rsidR="00C67ECD" w:rsidRPr="00BE068B" w:rsidRDefault="00C67ECD" w:rsidP="00F7697D">
      <w:pPr>
        <w:spacing w:after="0" w:line="240" w:lineRule="auto"/>
        <w:contextualSpacing/>
        <w:rPr>
          <w:rFonts w:ascii="Gill Sans MT" w:eastAsia="SimSun" w:hAnsi="Gill Sans MT"/>
        </w:rPr>
      </w:pPr>
    </w:p>
    <w:p w14:paraId="3A489C6F" w14:textId="77777777" w:rsidR="00C67ECD" w:rsidRPr="00BE068B" w:rsidRDefault="00C67ECD" w:rsidP="00F7697D">
      <w:pPr>
        <w:spacing w:after="0" w:line="240" w:lineRule="auto"/>
        <w:contextualSpacing/>
        <w:rPr>
          <w:rFonts w:ascii="Gill Sans MT" w:eastAsia="SimSun" w:hAnsi="Gill Sans MT"/>
        </w:rPr>
      </w:pPr>
    </w:p>
    <w:p w14:paraId="0EA61AFB" w14:textId="77777777" w:rsidR="00C67ECD" w:rsidRPr="00BE068B" w:rsidRDefault="00C67ECD" w:rsidP="00F7697D">
      <w:pPr>
        <w:spacing w:after="0" w:line="240" w:lineRule="auto"/>
        <w:contextualSpacing/>
        <w:rPr>
          <w:rFonts w:ascii="Gill Sans MT" w:eastAsia="SimSun" w:hAnsi="Gill Sans MT"/>
        </w:rPr>
      </w:pPr>
    </w:p>
    <w:p w14:paraId="1565BBB2" w14:textId="77777777" w:rsidR="00C67ECD" w:rsidRPr="00BE068B" w:rsidRDefault="00C67ECD" w:rsidP="00F7697D">
      <w:pPr>
        <w:spacing w:after="0" w:line="240" w:lineRule="auto"/>
        <w:contextualSpacing/>
        <w:rPr>
          <w:rFonts w:ascii="Gill Sans MT" w:eastAsia="SimSun" w:hAnsi="Gill Sans MT"/>
        </w:rPr>
      </w:pPr>
    </w:p>
    <w:p w14:paraId="7ADE4B17" w14:textId="77777777" w:rsidR="00C67ECD" w:rsidRPr="00BE068B" w:rsidRDefault="00C67ECD" w:rsidP="00F7697D">
      <w:pPr>
        <w:spacing w:after="0" w:line="240" w:lineRule="auto"/>
        <w:contextualSpacing/>
        <w:rPr>
          <w:rFonts w:ascii="Gill Sans MT" w:eastAsia="SimSun" w:hAnsi="Gill Sans MT"/>
        </w:rPr>
      </w:pPr>
    </w:p>
    <w:p w14:paraId="3CF3B0BC" w14:textId="77777777" w:rsidR="00C67ECD" w:rsidRPr="00BE068B" w:rsidRDefault="00C67ECD" w:rsidP="00F7697D">
      <w:pPr>
        <w:spacing w:after="0" w:line="240" w:lineRule="auto"/>
        <w:contextualSpacing/>
        <w:rPr>
          <w:rFonts w:ascii="Gill Sans MT" w:eastAsia="SimSun" w:hAnsi="Gill Sans MT"/>
        </w:rPr>
      </w:pPr>
    </w:p>
    <w:p w14:paraId="6BCFEE0B" w14:textId="77777777" w:rsidR="00C67ECD" w:rsidRPr="00BE068B" w:rsidRDefault="00C67ECD" w:rsidP="00F7697D">
      <w:pPr>
        <w:spacing w:after="0" w:line="240" w:lineRule="auto"/>
        <w:contextualSpacing/>
        <w:rPr>
          <w:rFonts w:ascii="Gill Sans MT" w:eastAsia="SimSun" w:hAnsi="Gill Sans MT"/>
        </w:rPr>
      </w:pPr>
    </w:p>
    <w:p w14:paraId="22EBFC5B" w14:textId="77777777" w:rsidR="00C67ECD" w:rsidRPr="00BE068B" w:rsidRDefault="00C67ECD" w:rsidP="00F7697D">
      <w:pPr>
        <w:spacing w:after="0" w:line="240" w:lineRule="auto"/>
        <w:contextualSpacing/>
        <w:rPr>
          <w:rFonts w:ascii="Gill Sans MT" w:eastAsia="SimSun" w:hAnsi="Gill Sans MT"/>
        </w:rPr>
      </w:pPr>
    </w:p>
    <w:p w14:paraId="523CF950" w14:textId="77777777" w:rsidR="00C67ECD" w:rsidRPr="00BE068B" w:rsidRDefault="00C67ECD" w:rsidP="00F7697D">
      <w:pPr>
        <w:spacing w:after="0" w:line="240" w:lineRule="auto"/>
        <w:contextualSpacing/>
        <w:rPr>
          <w:rFonts w:ascii="Gill Sans MT" w:eastAsia="SimSun" w:hAnsi="Gill Sans MT"/>
        </w:rPr>
      </w:pPr>
    </w:p>
    <w:p w14:paraId="08354C21" w14:textId="77777777" w:rsidR="00C67ECD" w:rsidRPr="00BE068B" w:rsidRDefault="00C67ECD" w:rsidP="00F7697D">
      <w:pPr>
        <w:spacing w:after="0" w:line="240" w:lineRule="auto"/>
        <w:contextualSpacing/>
        <w:rPr>
          <w:rFonts w:ascii="Gill Sans MT" w:eastAsia="SimSun" w:hAnsi="Gill Sans MT"/>
        </w:rPr>
      </w:pPr>
    </w:p>
    <w:p w14:paraId="7FB64E33" w14:textId="77777777" w:rsidR="00C67ECD" w:rsidRPr="00BE068B" w:rsidRDefault="00C67ECD" w:rsidP="00F7697D">
      <w:pPr>
        <w:spacing w:after="0" w:line="240" w:lineRule="auto"/>
        <w:contextualSpacing/>
        <w:rPr>
          <w:rFonts w:ascii="Gill Sans MT" w:eastAsia="SimSun" w:hAnsi="Gill Sans MT"/>
        </w:rPr>
      </w:pPr>
    </w:p>
    <w:p w14:paraId="0FE2EDEC" w14:textId="77777777" w:rsidR="00C67ECD" w:rsidRPr="00BE068B" w:rsidRDefault="00C67ECD" w:rsidP="00F7697D">
      <w:pPr>
        <w:spacing w:after="0" w:line="240" w:lineRule="auto"/>
        <w:contextualSpacing/>
        <w:rPr>
          <w:rFonts w:ascii="Gill Sans MT" w:eastAsia="SimSun" w:hAnsi="Gill Sans MT"/>
        </w:rPr>
      </w:pPr>
    </w:p>
    <w:p w14:paraId="0FCE1FB9" w14:textId="77777777" w:rsidR="00C67ECD" w:rsidRPr="00BE068B" w:rsidRDefault="00C67ECD" w:rsidP="00F7697D">
      <w:pPr>
        <w:spacing w:after="0" w:line="240" w:lineRule="auto"/>
        <w:contextualSpacing/>
        <w:rPr>
          <w:rFonts w:ascii="Gill Sans MT" w:eastAsia="SimSun" w:hAnsi="Gill Sans MT"/>
        </w:rPr>
      </w:pPr>
    </w:p>
    <w:p w14:paraId="71A3BD64" w14:textId="77777777" w:rsidR="00C67ECD" w:rsidRPr="00BE068B" w:rsidRDefault="00C67ECD" w:rsidP="00F7697D">
      <w:pPr>
        <w:spacing w:after="0" w:line="240" w:lineRule="auto"/>
        <w:contextualSpacing/>
        <w:rPr>
          <w:rFonts w:ascii="Gill Sans MT" w:eastAsia="SimSun" w:hAnsi="Gill Sans MT"/>
        </w:rPr>
      </w:pPr>
    </w:p>
    <w:p w14:paraId="31A5A695" w14:textId="77777777" w:rsidR="00C67ECD" w:rsidRPr="00BE068B" w:rsidRDefault="00C67ECD" w:rsidP="00F7697D">
      <w:pPr>
        <w:spacing w:after="0" w:line="240" w:lineRule="auto"/>
        <w:contextualSpacing/>
        <w:rPr>
          <w:rFonts w:ascii="Gill Sans MT" w:eastAsia="SimSun" w:hAnsi="Gill Sans MT"/>
        </w:rPr>
      </w:pPr>
    </w:p>
    <w:p w14:paraId="3AF46258" w14:textId="77777777" w:rsidR="00C67ECD" w:rsidRPr="00BE068B" w:rsidRDefault="00C67ECD" w:rsidP="00F7697D">
      <w:pPr>
        <w:spacing w:after="0" w:line="240" w:lineRule="auto"/>
        <w:contextualSpacing/>
        <w:rPr>
          <w:rFonts w:ascii="Gill Sans MT" w:eastAsia="SimSun" w:hAnsi="Gill Sans MT"/>
        </w:rPr>
      </w:pPr>
    </w:p>
    <w:p w14:paraId="7A1876B7" w14:textId="31DBFDA4" w:rsidR="003C3B44" w:rsidRPr="001D470B" w:rsidRDefault="005E0051" w:rsidP="001D470B">
      <w:pPr>
        <w:spacing w:after="0" w:line="240" w:lineRule="auto"/>
        <w:rPr>
          <w:ins w:id="88" w:author="Aleta Haflett" w:date="2014-11-03T12:47:00Z"/>
          <w:rFonts w:ascii="Gill Sans MT" w:hAnsi="Gill Sans MT"/>
        </w:rPr>
      </w:pPr>
      <w:ins w:id="89" w:author="Aleta Haflett" w:date="2014-11-03T13:24:00Z">
        <w:r w:rsidRPr="00BE068B">
          <w:rPr>
            <w:rFonts w:ascii="Gill Sans MT" w:hAnsi="Gill Sans MT"/>
          </w:rPr>
          <w:br w:type="page"/>
        </w:r>
      </w:ins>
      <w:r w:rsidR="004C374D" w:rsidRPr="00BE068B">
        <w:rPr>
          <w:rFonts w:ascii="Gill Sans MT" w:hAnsi="Gill Sans MT"/>
          <w:b/>
        </w:rPr>
        <w:lastRenderedPageBreak/>
        <w:t xml:space="preserve">Section L : </w:t>
      </w:r>
      <w:r w:rsidR="003C3B44" w:rsidRPr="00BE068B">
        <w:rPr>
          <w:rFonts w:ascii="Gill Sans MT" w:hAnsi="Gill Sans MT"/>
          <w:b/>
        </w:rPr>
        <w:t xml:space="preserve">Income from Off-Farm labor and </w:t>
      </w:r>
      <w:r w:rsidR="00866F30" w:rsidRPr="00BE068B">
        <w:rPr>
          <w:rFonts w:ascii="Gill Sans MT" w:hAnsi="Gill Sans MT"/>
          <w:b/>
        </w:rPr>
        <w:t>Remittances</w:t>
      </w:r>
    </w:p>
    <w:p w14:paraId="382CC0BA" w14:textId="77777777" w:rsidR="00E74210" w:rsidRPr="00BE068B" w:rsidRDefault="00E74210" w:rsidP="006D5C10">
      <w:pPr>
        <w:spacing w:after="0" w:line="240" w:lineRule="auto"/>
        <w:contextualSpacing/>
        <w:rPr>
          <w:rFonts w:ascii="Gill Sans MT" w:hAnsi="Gill Sans MT"/>
        </w:rPr>
      </w:pPr>
    </w:p>
    <w:tbl>
      <w:tblPr>
        <w:tblStyle w:val="TableGrid"/>
        <w:tblW w:w="11578" w:type="dxa"/>
        <w:jc w:val="center"/>
        <w:tblCellMar>
          <w:left w:w="29" w:type="dxa"/>
          <w:right w:w="29" w:type="dxa"/>
        </w:tblCellMar>
        <w:tblLook w:val="04A0" w:firstRow="1" w:lastRow="0" w:firstColumn="1" w:lastColumn="0" w:noHBand="0" w:noVBand="1"/>
      </w:tblPr>
      <w:tblGrid>
        <w:gridCol w:w="707"/>
        <w:gridCol w:w="2617"/>
        <w:gridCol w:w="2526"/>
        <w:gridCol w:w="1647"/>
        <w:gridCol w:w="2085"/>
        <w:gridCol w:w="1996"/>
      </w:tblGrid>
      <w:tr w:rsidR="004C374D" w:rsidRPr="00BE068B" w14:paraId="3A2596D5" w14:textId="77777777" w:rsidTr="004C374D">
        <w:trPr>
          <w:jc w:val="center"/>
        </w:trPr>
        <w:tc>
          <w:tcPr>
            <w:tcW w:w="707" w:type="dxa"/>
          </w:tcPr>
          <w:p w14:paraId="00AE10B1" w14:textId="77777777" w:rsidR="004C374D" w:rsidRPr="00BE068B" w:rsidRDefault="004C374D" w:rsidP="006D5C10">
            <w:pPr>
              <w:rPr>
                <w:rFonts w:ascii="Gill Sans MT" w:hAnsi="Gill Sans MT"/>
              </w:rPr>
            </w:pPr>
          </w:p>
        </w:tc>
        <w:tc>
          <w:tcPr>
            <w:tcW w:w="2617" w:type="dxa"/>
          </w:tcPr>
          <w:p w14:paraId="2B749D2F" w14:textId="57C376B6" w:rsidR="004C374D" w:rsidRPr="00BE068B" w:rsidRDefault="004C374D" w:rsidP="006D5C10">
            <w:pPr>
              <w:rPr>
                <w:rFonts w:ascii="Gill Sans MT" w:hAnsi="Gill Sans MT"/>
              </w:rPr>
            </w:pPr>
          </w:p>
        </w:tc>
        <w:tc>
          <w:tcPr>
            <w:tcW w:w="2526" w:type="dxa"/>
          </w:tcPr>
          <w:p w14:paraId="33BED0B1" w14:textId="4F26B4D8" w:rsidR="004C374D" w:rsidRPr="00BE068B" w:rsidRDefault="004C374D" w:rsidP="006D5C10">
            <w:pPr>
              <w:rPr>
                <w:rFonts w:ascii="Gill Sans MT" w:hAnsi="Gill Sans MT"/>
              </w:rPr>
            </w:pPr>
            <w:r w:rsidRPr="00BE068B">
              <w:rPr>
                <w:rFonts w:ascii="Gill Sans MT" w:hAnsi="Gill Sans MT"/>
              </w:rPr>
              <w:t>L.1</w:t>
            </w:r>
          </w:p>
        </w:tc>
        <w:tc>
          <w:tcPr>
            <w:tcW w:w="1647" w:type="dxa"/>
          </w:tcPr>
          <w:p w14:paraId="3A58EE1E" w14:textId="79850932" w:rsidR="004C374D" w:rsidRPr="00BE068B" w:rsidRDefault="004C374D" w:rsidP="001512DD">
            <w:pPr>
              <w:contextualSpacing/>
              <w:rPr>
                <w:rFonts w:ascii="Gill Sans MT" w:hAnsi="Gill Sans MT"/>
              </w:rPr>
            </w:pPr>
            <w:r w:rsidRPr="00BE068B">
              <w:rPr>
                <w:rFonts w:ascii="Gill Sans MT" w:hAnsi="Gill Sans MT"/>
              </w:rPr>
              <w:t>L.2</w:t>
            </w:r>
          </w:p>
        </w:tc>
        <w:tc>
          <w:tcPr>
            <w:tcW w:w="2085" w:type="dxa"/>
          </w:tcPr>
          <w:p w14:paraId="00B3CA3F" w14:textId="7FBEBA12" w:rsidR="004C374D" w:rsidRPr="00BE068B" w:rsidRDefault="004C374D" w:rsidP="006D5C10">
            <w:pPr>
              <w:contextualSpacing/>
              <w:rPr>
                <w:rFonts w:ascii="Gill Sans MT" w:hAnsi="Gill Sans MT"/>
              </w:rPr>
            </w:pPr>
            <w:r w:rsidRPr="00BE068B">
              <w:rPr>
                <w:rFonts w:ascii="Gill Sans MT" w:hAnsi="Gill Sans MT"/>
              </w:rPr>
              <w:t>L.3</w:t>
            </w:r>
          </w:p>
        </w:tc>
        <w:tc>
          <w:tcPr>
            <w:tcW w:w="1996" w:type="dxa"/>
          </w:tcPr>
          <w:p w14:paraId="0C628218" w14:textId="52F54EEE" w:rsidR="004C374D" w:rsidRPr="00BE068B" w:rsidRDefault="004C374D" w:rsidP="001512DD">
            <w:pPr>
              <w:contextualSpacing/>
              <w:rPr>
                <w:rFonts w:ascii="Gill Sans MT" w:hAnsi="Gill Sans MT"/>
              </w:rPr>
            </w:pPr>
            <w:r w:rsidRPr="00BE068B">
              <w:rPr>
                <w:rFonts w:ascii="Gill Sans MT" w:hAnsi="Gill Sans MT"/>
              </w:rPr>
              <w:t>L.4</w:t>
            </w:r>
          </w:p>
        </w:tc>
      </w:tr>
      <w:tr w:rsidR="004C374D" w:rsidRPr="00BE068B" w14:paraId="060636AB" w14:textId="77777777" w:rsidTr="004C374D">
        <w:trPr>
          <w:jc w:val="center"/>
        </w:trPr>
        <w:tc>
          <w:tcPr>
            <w:tcW w:w="707" w:type="dxa"/>
          </w:tcPr>
          <w:p w14:paraId="467D3BE7" w14:textId="77777777" w:rsidR="004C374D" w:rsidRPr="00BE068B" w:rsidRDefault="004C374D" w:rsidP="006D5C10">
            <w:pPr>
              <w:rPr>
                <w:rFonts w:ascii="Gill Sans MT" w:hAnsi="Gill Sans MT"/>
              </w:rPr>
            </w:pPr>
          </w:p>
        </w:tc>
        <w:tc>
          <w:tcPr>
            <w:tcW w:w="2617" w:type="dxa"/>
          </w:tcPr>
          <w:p w14:paraId="5773C6B4" w14:textId="30C31158" w:rsidR="004C374D" w:rsidRPr="00BE068B" w:rsidRDefault="004C374D" w:rsidP="006D5C10">
            <w:pPr>
              <w:rPr>
                <w:rFonts w:ascii="Gill Sans MT" w:hAnsi="Gill Sans MT"/>
              </w:rPr>
            </w:pPr>
          </w:p>
        </w:tc>
        <w:tc>
          <w:tcPr>
            <w:tcW w:w="2526" w:type="dxa"/>
          </w:tcPr>
          <w:p w14:paraId="52CF9182" w14:textId="39C265E9" w:rsidR="004C374D" w:rsidRPr="00BE068B" w:rsidRDefault="004C374D" w:rsidP="006D5C10">
            <w:pPr>
              <w:rPr>
                <w:rFonts w:ascii="Gill Sans MT" w:hAnsi="Gill Sans MT"/>
              </w:rPr>
            </w:pPr>
            <w:r w:rsidRPr="00BE068B">
              <w:rPr>
                <w:rFonts w:ascii="Gill Sans MT" w:hAnsi="Gill Sans MT"/>
              </w:rPr>
              <w:t>Did any of the household members receive cash or in-kind payments for service or labor for the following?</w:t>
            </w:r>
          </w:p>
          <w:p w14:paraId="71CC71CF" w14:textId="77777777" w:rsidR="004C374D" w:rsidRPr="00BE068B" w:rsidRDefault="004C374D" w:rsidP="003C0031">
            <w:pPr>
              <w:rPr>
                <w:rFonts w:ascii="Gill Sans MT" w:hAnsi="Gill Sans MT"/>
              </w:rPr>
            </w:pPr>
            <w:r w:rsidRPr="00BE068B">
              <w:rPr>
                <w:rFonts w:ascii="Gill Sans MT" w:hAnsi="Gill Sans MT"/>
              </w:rPr>
              <w:t>0=No; 1=Yes</w:t>
            </w:r>
          </w:p>
          <w:p w14:paraId="48D31338" w14:textId="4B370E0E" w:rsidR="004C374D" w:rsidRPr="00BE068B" w:rsidRDefault="004C374D" w:rsidP="003C0031">
            <w:pPr>
              <w:rPr>
                <w:rFonts w:ascii="Gill Sans MT" w:hAnsi="Gill Sans MT"/>
                <w:i/>
              </w:rPr>
            </w:pPr>
            <w:r w:rsidRPr="00BE068B">
              <w:rPr>
                <w:rFonts w:ascii="Gill Sans MT" w:hAnsi="Gill Sans MT"/>
                <w:i/>
              </w:rPr>
              <w:t>If 0, skip to next activity</w:t>
            </w:r>
          </w:p>
        </w:tc>
        <w:tc>
          <w:tcPr>
            <w:tcW w:w="1647" w:type="dxa"/>
          </w:tcPr>
          <w:p w14:paraId="64952DDF" w14:textId="02824DBF" w:rsidR="004C374D" w:rsidRPr="00BE068B" w:rsidRDefault="004C374D" w:rsidP="001512DD">
            <w:pPr>
              <w:contextualSpacing/>
              <w:rPr>
                <w:rFonts w:ascii="Gill Sans MT" w:hAnsi="Gill Sans MT"/>
              </w:rPr>
            </w:pPr>
            <w:r w:rsidRPr="00BE068B">
              <w:rPr>
                <w:rFonts w:ascii="Gill Sans MT" w:hAnsi="Gill Sans MT"/>
              </w:rPr>
              <w:t>Which members received cash or in-kind payments for each activity?</w:t>
            </w:r>
          </w:p>
        </w:tc>
        <w:tc>
          <w:tcPr>
            <w:tcW w:w="2085" w:type="dxa"/>
          </w:tcPr>
          <w:p w14:paraId="4A0DBEBE" w14:textId="7D152229" w:rsidR="004C374D" w:rsidRPr="00BE068B" w:rsidRDefault="004C374D" w:rsidP="006D5C10">
            <w:pPr>
              <w:contextualSpacing/>
              <w:rPr>
                <w:rFonts w:ascii="Gill Sans MT" w:hAnsi="Gill Sans MT"/>
              </w:rPr>
            </w:pPr>
            <w:r w:rsidRPr="00BE068B">
              <w:rPr>
                <w:rFonts w:ascii="Gill Sans MT" w:hAnsi="Gill Sans MT"/>
              </w:rPr>
              <w:t>How much cash did each person receive for each task over the past 12 months?</w:t>
            </w:r>
          </w:p>
        </w:tc>
        <w:tc>
          <w:tcPr>
            <w:tcW w:w="1996" w:type="dxa"/>
          </w:tcPr>
          <w:p w14:paraId="0C5B6D19" w14:textId="492A9700" w:rsidR="004C374D" w:rsidRPr="00BE068B" w:rsidRDefault="004C374D" w:rsidP="001512DD">
            <w:pPr>
              <w:contextualSpacing/>
              <w:rPr>
                <w:rFonts w:ascii="Gill Sans MT" w:hAnsi="Gill Sans MT"/>
              </w:rPr>
            </w:pPr>
            <w:r w:rsidRPr="00BE068B">
              <w:rPr>
                <w:rFonts w:ascii="Gill Sans MT" w:hAnsi="Gill Sans MT"/>
              </w:rPr>
              <w:t>How much (in ZMK equivalent values) in-kind payments did each person receive for each task over the past 12 months?</w:t>
            </w:r>
          </w:p>
        </w:tc>
      </w:tr>
      <w:tr w:rsidR="004C374D" w:rsidRPr="00BE068B" w14:paraId="20BDD0AB" w14:textId="77777777" w:rsidTr="004C374D">
        <w:trPr>
          <w:trHeight w:val="90"/>
          <w:jc w:val="center"/>
        </w:trPr>
        <w:tc>
          <w:tcPr>
            <w:tcW w:w="707" w:type="dxa"/>
            <w:vMerge w:val="restart"/>
          </w:tcPr>
          <w:p w14:paraId="5B79C513" w14:textId="2B8DAF58" w:rsidR="004C374D" w:rsidRPr="00BE068B" w:rsidRDefault="004C374D" w:rsidP="003C0031">
            <w:pPr>
              <w:contextualSpacing/>
              <w:rPr>
                <w:rFonts w:ascii="Gill Sans MT" w:hAnsi="Gill Sans MT"/>
              </w:rPr>
            </w:pPr>
            <w:r w:rsidRPr="00BE068B">
              <w:rPr>
                <w:rFonts w:ascii="Gill Sans MT" w:hAnsi="Gill Sans MT"/>
              </w:rPr>
              <w:t>a</w:t>
            </w:r>
          </w:p>
        </w:tc>
        <w:tc>
          <w:tcPr>
            <w:tcW w:w="2617" w:type="dxa"/>
            <w:vMerge w:val="restart"/>
          </w:tcPr>
          <w:p w14:paraId="61C665F4" w14:textId="4D6FF794" w:rsidR="004C374D" w:rsidRPr="00BE068B" w:rsidRDefault="004C374D" w:rsidP="003C0031">
            <w:pPr>
              <w:contextualSpacing/>
              <w:rPr>
                <w:rFonts w:ascii="Gill Sans MT" w:hAnsi="Gill Sans MT"/>
              </w:rPr>
            </w:pPr>
            <w:r w:rsidRPr="00BE068B">
              <w:rPr>
                <w:rFonts w:ascii="Gill Sans MT" w:hAnsi="Gill Sans MT"/>
              </w:rPr>
              <w:t>Work on a small-holder farm</w:t>
            </w:r>
          </w:p>
        </w:tc>
        <w:tc>
          <w:tcPr>
            <w:tcW w:w="2526" w:type="dxa"/>
            <w:vMerge w:val="restart"/>
          </w:tcPr>
          <w:p w14:paraId="24128608" w14:textId="10F9FF5E" w:rsidR="004C374D" w:rsidRPr="00BE068B" w:rsidRDefault="004C374D" w:rsidP="003C0031">
            <w:pPr>
              <w:contextualSpacing/>
              <w:rPr>
                <w:rFonts w:ascii="Gill Sans MT" w:hAnsi="Gill Sans MT"/>
              </w:rPr>
            </w:pPr>
          </w:p>
        </w:tc>
        <w:tc>
          <w:tcPr>
            <w:tcW w:w="1647" w:type="dxa"/>
          </w:tcPr>
          <w:p w14:paraId="2B87BFA1" w14:textId="77777777" w:rsidR="004C374D" w:rsidRPr="00BE068B" w:rsidRDefault="004C374D" w:rsidP="003C0031">
            <w:pPr>
              <w:contextualSpacing/>
              <w:rPr>
                <w:rFonts w:ascii="Gill Sans MT" w:hAnsi="Gill Sans MT"/>
              </w:rPr>
            </w:pPr>
          </w:p>
        </w:tc>
        <w:tc>
          <w:tcPr>
            <w:tcW w:w="2085" w:type="dxa"/>
          </w:tcPr>
          <w:p w14:paraId="11CF4AE6" w14:textId="77777777" w:rsidR="004C374D" w:rsidRPr="00BE068B" w:rsidRDefault="004C374D" w:rsidP="003C0031">
            <w:pPr>
              <w:contextualSpacing/>
              <w:rPr>
                <w:rFonts w:ascii="Gill Sans MT" w:hAnsi="Gill Sans MT"/>
              </w:rPr>
            </w:pPr>
          </w:p>
        </w:tc>
        <w:tc>
          <w:tcPr>
            <w:tcW w:w="1996" w:type="dxa"/>
          </w:tcPr>
          <w:p w14:paraId="71BCCF63" w14:textId="01155C6F" w:rsidR="004C374D" w:rsidRPr="00BE068B" w:rsidRDefault="004C374D" w:rsidP="003C0031">
            <w:pPr>
              <w:contextualSpacing/>
              <w:rPr>
                <w:rFonts w:ascii="Gill Sans MT" w:hAnsi="Gill Sans MT"/>
              </w:rPr>
            </w:pPr>
          </w:p>
        </w:tc>
      </w:tr>
      <w:tr w:rsidR="004C374D" w:rsidRPr="00BE068B" w14:paraId="315EAE77" w14:textId="77777777" w:rsidTr="004C374D">
        <w:trPr>
          <w:trHeight w:val="90"/>
          <w:jc w:val="center"/>
        </w:trPr>
        <w:tc>
          <w:tcPr>
            <w:tcW w:w="707" w:type="dxa"/>
            <w:vMerge/>
          </w:tcPr>
          <w:p w14:paraId="7CD36DF6" w14:textId="77777777" w:rsidR="004C374D" w:rsidRPr="00BE068B" w:rsidRDefault="004C374D" w:rsidP="001512DD">
            <w:pPr>
              <w:contextualSpacing/>
              <w:rPr>
                <w:rFonts w:ascii="Gill Sans MT" w:hAnsi="Gill Sans MT"/>
              </w:rPr>
            </w:pPr>
          </w:p>
        </w:tc>
        <w:tc>
          <w:tcPr>
            <w:tcW w:w="2617" w:type="dxa"/>
            <w:vMerge/>
          </w:tcPr>
          <w:p w14:paraId="02C0CE23" w14:textId="698A61B6" w:rsidR="004C374D" w:rsidRPr="00BE068B" w:rsidRDefault="004C374D" w:rsidP="001512DD">
            <w:pPr>
              <w:contextualSpacing/>
              <w:rPr>
                <w:rFonts w:ascii="Gill Sans MT" w:hAnsi="Gill Sans MT"/>
              </w:rPr>
            </w:pPr>
          </w:p>
        </w:tc>
        <w:tc>
          <w:tcPr>
            <w:tcW w:w="2526" w:type="dxa"/>
            <w:vMerge/>
          </w:tcPr>
          <w:p w14:paraId="39B0BC47" w14:textId="77777777" w:rsidR="004C374D" w:rsidRPr="00BE068B" w:rsidRDefault="004C374D" w:rsidP="001512DD">
            <w:pPr>
              <w:contextualSpacing/>
              <w:rPr>
                <w:rFonts w:ascii="Gill Sans MT" w:hAnsi="Gill Sans MT"/>
              </w:rPr>
            </w:pPr>
          </w:p>
        </w:tc>
        <w:tc>
          <w:tcPr>
            <w:tcW w:w="1647" w:type="dxa"/>
          </w:tcPr>
          <w:p w14:paraId="2864A250" w14:textId="77777777" w:rsidR="004C374D" w:rsidRPr="00BE068B" w:rsidRDefault="004C374D" w:rsidP="001512DD">
            <w:pPr>
              <w:contextualSpacing/>
              <w:rPr>
                <w:rFonts w:ascii="Gill Sans MT" w:hAnsi="Gill Sans MT"/>
              </w:rPr>
            </w:pPr>
          </w:p>
        </w:tc>
        <w:tc>
          <w:tcPr>
            <w:tcW w:w="2085" w:type="dxa"/>
          </w:tcPr>
          <w:p w14:paraId="37B3A031" w14:textId="77777777" w:rsidR="004C374D" w:rsidRPr="00BE068B" w:rsidRDefault="004C374D" w:rsidP="001512DD">
            <w:pPr>
              <w:contextualSpacing/>
              <w:rPr>
                <w:rFonts w:ascii="Gill Sans MT" w:hAnsi="Gill Sans MT"/>
              </w:rPr>
            </w:pPr>
          </w:p>
        </w:tc>
        <w:tc>
          <w:tcPr>
            <w:tcW w:w="1996" w:type="dxa"/>
          </w:tcPr>
          <w:p w14:paraId="5677149D" w14:textId="51BF0661" w:rsidR="004C374D" w:rsidRPr="00BE068B" w:rsidRDefault="004C374D" w:rsidP="001512DD">
            <w:pPr>
              <w:contextualSpacing/>
              <w:rPr>
                <w:rFonts w:ascii="Gill Sans MT" w:hAnsi="Gill Sans MT"/>
              </w:rPr>
            </w:pPr>
          </w:p>
        </w:tc>
      </w:tr>
      <w:tr w:rsidR="004C374D" w:rsidRPr="00BE068B" w14:paraId="16C735E5" w14:textId="77777777" w:rsidTr="004C374D">
        <w:trPr>
          <w:trHeight w:val="90"/>
          <w:jc w:val="center"/>
        </w:trPr>
        <w:tc>
          <w:tcPr>
            <w:tcW w:w="707" w:type="dxa"/>
            <w:vMerge/>
          </w:tcPr>
          <w:p w14:paraId="4FA44F7E" w14:textId="77777777" w:rsidR="004C374D" w:rsidRPr="00BE068B" w:rsidRDefault="004C374D" w:rsidP="0015117F">
            <w:pPr>
              <w:contextualSpacing/>
              <w:rPr>
                <w:rFonts w:ascii="Gill Sans MT" w:hAnsi="Gill Sans MT"/>
              </w:rPr>
            </w:pPr>
          </w:p>
        </w:tc>
        <w:tc>
          <w:tcPr>
            <w:tcW w:w="2617" w:type="dxa"/>
            <w:vMerge/>
          </w:tcPr>
          <w:p w14:paraId="1857E67F" w14:textId="562E7751" w:rsidR="004C374D" w:rsidRPr="00BE068B" w:rsidRDefault="004C374D" w:rsidP="0015117F">
            <w:pPr>
              <w:contextualSpacing/>
              <w:rPr>
                <w:rFonts w:ascii="Gill Sans MT" w:hAnsi="Gill Sans MT"/>
              </w:rPr>
            </w:pPr>
          </w:p>
        </w:tc>
        <w:tc>
          <w:tcPr>
            <w:tcW w:w="2526" w:type="dxa"/>
            <w:vMerge/>
          </w:tcPr>
          <w:p w14:paraId="7F3252C0" w14:textId="77777777" w:rsidR="004C374D" w:rsidRPr="00BE068B" w:rsidRDefault="004C374D" w:rsidP="0015117F">
            <w:pPr>
              <w:contextualSpacing/>
              <w:rPr>
                <w:rFonts w:ascii="Gill Sans MT" w:hAnsi="Gill Sans MT"/>
              </w:rPr>
            </w:pPr>
          </w:p>
        </w:tc>
        <w:tc>
          <w:tcPr>
            <w:tcW w:w="1647" w:type="dxa"/>
          </w:tcPr>
          <w:p w14:paraId="05A818CB" w14:textId="77777777" w:rsidR="004C374D" w:rsidRPr="00BE068B" w:rsidRDefault="004C374D" w:rsidP="0015117F">
            <w:pPr>
              <w:contextualSpacing/>
              <w:rPr>
                <w:rFonts w:ascii="Gill Sans MT" w:hAnsi="Gill Sans MT"/>
              </w:rPr>
            </w:pPr>
          </w:p>
        </w:tc>
        <w:tc>
          <w:tcPr>
            <w:tcW w:w="2085" w:type="dxa"/>
          </w:tcPr>
          <w:p w14:paraId="1CCBCE88" w14:textId="77777777" w:rsidR="004C374D" w:rsidRPr="00BE068B" w:rsidRDefault="004C374D" w:rsidP="0015117F">
            <w:pPr>
              <w:contextualSpacing/>
              <w:rPr>
                <w:rFonts w:ascii="Gill Sans MT" w:hAnsi="Gill Sans MT"/>
              </w:rPr>
            </w:pPr>
          </w:p>
        </w:tc>
        <w:tc>
          <w:tcPr>
            <w:tcW w:w="1996" w:type="dxa"/>
          </w:tcPr>
          <w:p w14:paraId="36708C68" w14:textId="6C048D28" w:rsidR="004C374D" w:rsidRPr="00BE068B" w:rsidRDefault="004C374D" w:rsidP="0015117F">
            <w:pPr>
              <w:contextualSpacing/>
              <w:rPr>
                <w:rFonts w:ascii="Gill Sans MT" w:hAnsi="Gill Sans MT"/>
              </w:rPr>
            </w:pPr>
          </w:p>
        </w:tc>
      </w:tr>
      <w:tr w:rsidR="004C374D" w:rsidRPr="00BE068B" w14:paraId="63997DC9" w14:textId="77777777" w:rsidTr="004C374D">
        <w:trPr>
          <w:trHeight w:val="90"/>
          <w:jc w:val="center"/>
        </w:trPr>
        <w:tc>
          <w:tcPr>
            <w:tcW w:w="707" w:type="dxa"/>
            <w:vMerge w:val="restart"/>
          </w:tcPr>
          <w:p w14:paraId="734F285E" w14:textId="758C7A30" w:rsidR="004C374D" w:rsidRPr="00BE068B" w:rsidRDefault="004C374D" w:rsidP="009A059D">
            <w:pPr>
              <w:contextualSpacing/>
              <w:rPr>
                <w:rFonts w:ascii="Gill Sans MT" w:hAnsi="Gill Sans MT"/>
              </w:rPr>
            </w:pPr>
            <w:r w:rsidRPr="00BE068B">
              <w:rPr>
                <w:rFonts w:ascii="Gill Sans MT" w:hAnsi="Gill Sans MT"/>
              </w:rPr>
              <w:t>b</w:t>
            </w:r>
          </w:p>
        </w:tc>
        <w:tc>
          <w:tcPr>
            <w:tcW w:w="2617" w:type="dxa"/>
            <w:vMerge w:val="restart"/>
          </w:tcPr>
          <w:p w14:paraId="73EEB0B9" w14:textId="6D8A7248" w:rsidR="004C374D" w:rsidRPr="00BE068B" w:rsidRDefault="004C374D" w:rsidP="004C374D">
            <w:pPr>
              <w:ind w:left="-707" w:firstLine="707"/>
              <w:contextualSpacing/>
              <w:rPr>
                <w:rFonts w:ascii="Gill Sans MT" w:hAnsi="Gill Sans MT"/>
              </w:rPr>
            </w:pPr>
            <w:r w:rsidRPr="00BE068B">
              <w:rPr>
                <w:rFonts w:ascii="Gill Sans MT" w:hAnsi="Gill Sans MT"/>
              </w:rPr>
              <w:t>Work on a large-holder farm</w:t>
            </w:r>
          </w:p>
        </w:tc>
        <w:tc>
          <w:tcPr>
            <w:tcW w:w="2526" w:type="dxa"/>
            <w:vMerge w:val="restart"/>
          </w:tcPr>
          <w:p w14:paraId="26FE9182" w14:textId="77777777" w:rsidR="004C374D" w:rsidRPr="00BE068B" w:rsidRDefault="004C374D" w:rsidP="009A059D">
            <w:pPr>
              <w:contextualSpacing/>
              <w:rPr>
                <w:rFonts w:ascii="Gill Sans MT" w:hAnsi="Gill Sans MT"/>
              </w:rPr>
            </w:pPr>
          </w:p>
        </w:tc>
        <w:tc>
          <w:tcPr>
            <w:tcW w:w="1647" w:type="dxa"/>
          </w:tcPr>
          <w:p w14:paraId="0F20FC13" w14:textId="77777777" w:rsidR="004C374D" w:rsidRPr="00BE068B" w:rsidRDefault="004C374D" w:rsidP="009A059D">
            <w:pPr>
              <w:contextualSpacing/>
              <w:rPr>
                <w:rFonts w:ascii="Gill Sans MT" w:hAnsi="Gill Sans MT"/>
              </w:rPr>
            </w:pPr>
          </w:p>
        </w:tc>
        <w:tc>
          <w:tcPr>
            <w:tcW w:w="2085" w:type="dxa"/>
          </w:tcPr>
          <w:p w14:paraId="7F732231" w14:textId="77777777" w:rsidR="004C374D" w:rsidRPr="00BE068B" w:rsidRDefault="004C374D" w:rsidP="009A059D">
            <w:pPr>
              <w:contextualSpacing/>
              <w:rPr>
                <w:rFonts w:ascii="Gill Sans MT" w:hAnsi="Gill Sans MT"/>
              </w:rPr>
            </w:pPr>
          </w:p>
        </w:tc>
        <w:tc>
          <w:tcPr>
            <w:tcW w:w="1996" w:type="dxa"/>
          </w:tcPr>
          <w:p w14:paraId="7EF3A1F7" w14:textId="77777777" w:rsidR="004C374D" w:rsidRPr="00BE068B" w:rsidRDefault="004C374D" w:rsidP="009A059D">
            <w:pPr>
              <w:contextualSpacing/>
              <w:rPr>
                <w:rFonts w:ascii="Gill Sans MT" w:hAnsi="Gill Sans MT"/>
              </w:rPr>
            </w:pPr>
          </w:p>
        </w:tc>
      </w:tr>
      <w:tr w:rsidR="004C374D" w:rsidRPr="00BE068B" w14:paraId="25BC8C02" w14:textId="77777777" w:rsidTr="004C374D">
        <w:trPr>
          <w:trHeight w:val="90"/>
          <w:jc w:val="center"/>
        </w:trPr>
        <w:tc>
          <w:tcPr>
            <w:tcW w:w="707" w:type="dxa"/>
            <w:vMerge/>
          </w:tcPr>
          <w:p w14:paraId="4951468C" w14:textId="77777777" w:rsidR="004C374D" w:rsidRPr="00BE068B" w:rsidRDefault="004C374D" w:rsidP="009A059D">
            <w:pPr>
              <w:contextualSpacing/>
              <w:rPr>
                <w:rFonts w:ascii="Gill Sans MT" w:hAnsi="Gill Sans MT"/>
              </w:rPr>
            </w:pPr>
          </w:p>
        </w:tc>
        <w:tc>
          <w:tcPr>
            <w:tcW w:w="2617" w:type="dxa"/>
            <w:vMerge/>
          </w:tcPr>
          <w:p w14:paraId="127B6801" w14:textId="3ECC93DC" w:rsidR="004C374D" w:rsidRPr="00BE068B" w:rsidRDefault="004C374D" w:rsidP="009A059D">
            <w:pPr>
              <w:contextualSpacing/>
              <w:rPr>
                <w:rFonts w:ascii="Gill Sans MT" w:hAnsi="Gill Sans MT"/>
              </w:rPr>
            </w:pPr>
          </w:p>
        </w:tc>
        <w:tc>
          <w:tcPr>
            <w:tcW w:w="2526" w:type="dxa"/>
            <w:vMerge/>
          </w:tcPr>
          <w:p w14:paraId="2351BBFE" w14:textId="77777777" w:rsidR="004C374D" w:rsidRPr="00BE068B" w:rsidRDefault="004C374D" w:rsidP="009A059D">
            <w:pPr>
              <w:contextualSpacing/>
              <w:rPr>
                <w:rFonts w:ascii="Gill Sans MT" w:hAnsi="Gill Sans MT"/>
              </w:rPr>
            </w:pPr>
          </w:p>
        </w:tc>
        <w:tc>
          <w:tcPr>
            <w:tcW w:w="1647" w:type="dxa"/>
          </w:tcPr>
          <w:p w14:paraId="11A5B9A5" w14:textId="77777777" w:rsidR="004C374D" w:rsidRPr="00BE068B" w:rsidRDefault="004C374D" w:rsidP="009A059D">
            <w:pPr>
              <w:contextualSpacing/>
              <w:rPr>
                <w:rFonts w:ascii="Gill Sans MT" w:hAnsi="Gill Sans MT"/>
              </w:rPr>
            </w:pPr>
          </w:p>
        </w:tc>
        <w:tc>
          <w:tcPr>
            <w:tcW w:w="2085" w:type="dxa"/>
          </w:tcPr>
          <w:p w14:paraId="1DCFB587" w14:textId="77777777" w:rsidR="004C374D" w:rsidRPr="00BE068B" w:rsidRDefault="004C374D" w:rsidP="009A059D">
            <w:pPr>
              <w:contextualSpacing/>
              <w:rPr>
                <w:rFonts w:ascii="Gill Sans MT" w:hAnsi="Gill Sans MT"/>
              </w:rPr>
            </w:pPr>
          </w:p>
        </w:tc>
        <w:tc>
          <w:tcPr>
            <w:tcW w:w="1996" w:type="dxa"/>
          </w:tcPr>
          <w:p w14:paraId="4473B391" w14:textId="77777777" w:rsidR="004C374D" w:rsidRPr="00BE068B" w:rsidRDefault="004C374D" w:rsidP="009A059D">
            <w:pPr>
              <w:contextualSpacing/>
              <w:rPr>
                <w:rFonts w:ascii="Gill Sans MT" w:hAnsi="Gill Sans MT"/>
              </w:rPr>
            </w:pPr>
          </w:p>
        </w:tc>
      </w:tr>
      <w:tr w:rsidR="004C374D" w:rsidRPr="00BE068B" w14:paraId="0F66182B" w14:textId="77777777" w:rsidTr="004C374D">
        <w:trPr>
          <w:trHeight w:val="90"/>
          <w:jc w:val="center"/>
        </w:trPr>
        <w:tc>
          <w:tcPr>
            <w:tcW w:w="707" w:type="dxa"/>
            <w:vMerge/>
          </w:tcPr>
          <w:p w14:paraId="489B30DC" w14:textId="77777777" w:rsidR="004C374D" w:rsidRPr="00BE068B" w:rsidRDefault="004C374D" w:rsidP="009A059D">
            <w:pPr>
              <w:contextualSpacing/>
              <w:rPr>
                <w:rFonts w:ascii="Gill Sans MT" w:hAnsi="Gill Sans MT"/>
              </w:rPr>
            </w:pPr>
          </w:p>
        </w:tc>
        <w:tc>
          <w:tcPr>
            <w:tcW w:w="2617" w:type="dxa"/>
            <w:vMerge/>
          </w:tcPr>
          <w:p w14:paraId="4D53E365" w14:textId="4E0C4AB7" w:rsidR="004C374D" w:rsidRPr="00BE068B" w:rsidRDefault="004C374D" w:rsidP="009A059D">
            <w:pPr>
              <w:contextualSpacing/>
              <w:rPr>
                <w:rFonts w:ascii="Gill Sans MT" w:hAnsi="Gill Sans MT"/>
              </w:rPr>
            </w:pPr>
          </w:p>
        </w:tc>
        <w:tc>
          <w:tcPr>
            <w:tcW w:w="2526" w:type="dxa"/>
            <w:vMerge/>
          </w:tcPr>
          <w:p w14:paraId="26477C26" w14:textId="77777777" w:rsidR="004C374D" w:rsidRPr="00BE068B" w:rsidRDefault="004C374D" w:rsidP="009A059D">
            <w:pPr>
              <w:contextualSpacing/>
              <w:rPr>
                <w:rFonts w:ascii="Gill Sans MT" w:hAnsi="Gill Sans MT"/>
              </w:rPr>
            </w:pPr>
          </w:p>
        </w:tc>
        <w:tc>
          <w:tcPr>
            <w:tcW w:w="1647" w:type="dxa"/>
          </w:tcPr>
          <w:p w14:paraId="1F728B35" w14:textId="77777777" w:rsidR="004C374D" w:rsidRPr="00BE068B" w:rsidRDefault="004C374D" w:rsidP="009A059D">
            <w:pPr>
              <w:contextualSpacing/>
              <w:rPr>
                <w:rFonts w:ascii="Gill Sans MT" w:hAnsi="Gill Sans MT"/>
              </w:rPr>
            </w:pPr>
          </w:p>
        </w:tc>
        <w:tc>
          <w:tcPr>
            <w:tcW w:w="2085" w:type="dxa"/>
          </w:tcPr>
          <w:p w14:paraId="08533C16" w14:textId="77777777" w:rsidR="004C374D" w:rsidRPr="00BE068B" w:rsidRDefault="004C374D" w:rsidP="009A059D">
            <w:pPr>
              <w:contextualSpacing/>
              <w:rPr>
                <w:rFonts w:ascii="Gill Sans MT" w:hAnsi="Gill Sans MT"/>
              </w:rPr>
            </w:pPr>
          </w:p>
        </w:tc>
        <w:tc>
          <w:tcPr>
            <w:tcW w:w="1996" w:type="dxa"/>
          </w:tcPr>
          <w:p w14:paraId="7C34C492" w14:textId="77777777" w:rsidR="004C374D" w:rsidRPr="00BE068B" w:rsidRDefault="004C374D" w:rsidP="009A059D">
            <w:pPr>
              <w:contextualSpacing/>
              <w:rPr>
                <w:rFonts w:ascii="Gill Sans MT" w:hAnsi="Gill Sans MT"/>
              </w:rPr>
            </w:pPr>
          </w:p>
        </w:tc>
      </w:tr>
      <w:tr w:rsidR="004C374D" w:rsidRPr="00BE068B" w14:paraId="60394723" w14:textId="77777777" w:rsidTr="004C374D">
        <w:trPr>
          <w:trHeight w:val="90"/>
          <w:jc w:val="center"/>
        </w:trPr>
        <w:tc>
          <w:tcPr>
            <w:tcW w:w="707" w:type="dxa"/>
            <w:vMerge w:val="restart"/>
          </w:tcPr>
          <w:p w14:paraId="2EF4E6CB" w14:textId="29388D02" w:rsidR="004C374D" w:rsidRPr="00BE068B" w:rsidRDefault="004C374D" w:rsidP="0015117F">
            <w:pPr>
              <w:contextualSpacing/>
              <w:rPr>
                <w:rFonts w:ascii="Gill Sans MT" w:hAnsi="Gill Sans MT"/>
              </w:rPr>
            </w:pPr>
            <w:r w:rsidRPr="00BE068B">
              <w:rPr>
                <w:rFonts w:ascii="Gill Sans MT" w:hAnsi="Gill Sans MT"/>
              </w:rPr>
              <w:t>c</w:t>
            </w:r>
          </w:p>
        </w:tc>
        <w:tc>
          <w:tcPr>
            <w:tcW w:w="2617" w:type="dxa"/>
            <w:vMerge w:val="restart"/>
          </w:tcPr>
          <w:p w14:paraId="5AB9D84D" w14:textId="04AE54B9" w:rsidR="004C374D" w:rsidRPr="00BE068B" w:rsidRDefault="004C374D" w:rsidP="0015117F">
            <w:pPr>
              <w:contextualSpacing/>
              <w:rPr>
                <w:rFonts w:ascii="Gill Sans MT" w:hAnsi="Gill Sans MT"/>
              </w:rPr>
            </w:pPr>
            <w:r w:rsidRPr="00BE068B">
              <w:rPr>
                <w:rFonts w:ascii="Gill Sans MT" w:hAnsi="Gill Sans MT"/>
              </w:rPr>
              <w:t>Work in a factory or other industrial work, or in a mine</w:t>
            </w:r>
          </w:p>
        </w:tc>
        <w:tc>
          <w:tcPr>
            <w:tcW w:w="2526" w:type="dxa"/>
            <w:vMerge w:val="restart"/>
          </w:tcPr>
          <w:p w14:paraId="26ABE208" w14:textId="77777777" w:rsidR="004C374D" w:rsidRPr="00BE068B" w:rsidRDefault="004C374D" w:rsidP="0015117F">
            <w:pPr>
              <w:contextualSpacing/>
              <w:rPr>
                <w:rFonts w:ascii="Gill Sans MT" w:hAnsi="Gill Sans MT"/>
              </w:rPr>
            </w:pPr>
          </w:p>
        </w:tc>
        <w:tc>
          <w:tcPr>
            <w:tcW w:w="1647" w:type="dxa"/>
          </w:tcPr>
          <w:p w14:paraId="2B0B2180" w14:textId="77777777" w:rsidR="004C374D" w:rsidRPr="00BE068B" w:rsidRDefault="004C374D" w:rsidP="0015117F">
            <w:pPr>
              <w:contextualSpacing/>
              <w:rPr>
                <w:rFonts w:ascii="Gill Sans MT" w:hAnsi="Gill Sans MT"/>
              </w:rPr>
            </w:pPr>
          </w:p>
        </w:tc>
        <w:tc>
          <w:tcPr>
            <w:tcW w:w="2085" w:type="dxa"/>
          </w:tcPr>
          <w:p w14:paraId="6511081C" w14:textId="77777777" w:rsidR="004C374D" w:rsidRPr="00BE068B" w:rsidRDefault="004C374D" w:rsidP="0015117F">
            <w:pPr>
              <w:contextualSpacing/>
              <w:rPr>
                <w:rFonts w:ascii="Gill Sans MT" w:hAnsi="Gill Sans MT"/>
              </w:rPr>
            </w:pPr>
          </w:p>
        </w:tc>
        <w:tc>
          <w:tcPr>
            <w:tcW w:w="1996" w:type="dxa"/>
          </w:tcPr>
          <w:p w14:paraId="5971077E" w14:textId="77777777" w:rsidR="004C374D" w:rsidRPr="00BE068B" w:rsidRDefault="004C374D" w:rsidP="0015117F">
            <w:pPr>
              <w:contextualSpacing/>
              <w:rPr>
                <w:rFonts w:ascii="Gill Sans MT" w:hAnsi="Gill Sans MT"/>
              </w:rPr>
            </w:pPr>
          </w:p>
        </w:tc>
      </w:tr>
      <w:tr w:rsidR="004C374D" w:rsidRPr="00BE068B" w14:paraId="3233288D" w14:textId="77777777" w:rsidTr="004C374D">
        <w:trPr>
          <w:trHeight w:val="90"/>
          <w:jc w:val="center"/>
        </w:trPr>
        <w:tc>
          <w:tcPr>
            <w:tcW w:w="707" w:type="dxa"/>
            <w:vMerge/>
          </w:tcPr>
          <w:p w14:paraId="2B191FB6" w14:textId="77777777" w:rsidR="004C374D" w:rsidRPr="00BE068B" w:rsidRDefault="004C374D" w:rsidP="009A059D">
            <w:pPr>
              <w:contextualSpacing/>
              <w:rPr>
                <w:rFonts w:ascii="Gill Sans MT" w:hAnsi="Gill Sans MT"/>
              </w:rPr>
            </w:pPr>
          </w:p>
        </w:tc>
        <w:tc>
          <w:tcPr>
            <w:tcW w:w="2617" w:type="dxa"/>
            <w:vMerge/>
          </w:tcPr>
          <w:p w14:paraId="106AE5CE" w14:textId="0446CC52" w:rsidR="004C374D" w:rsidRPr="00BE068B" w:rsidRDefault="004C374D" w:rsidP="009A059D">
            <w:pPr>
              <w:contextualSpacing/>
              <w:rPr>
                <w:rFonts w:ascii="Gill Sans MT" w:hAnsi="Gill Sans MT"/>
              </w:rPr>
            </w:pPr>
          </w:p>
        </w:tc>
        <w:tc>
          <w:tcPr>
            <w:tcW w:w="2526" w:type="dxa"/>
            <w:vMerge/>
          </w:tcPr>
          <w:p w14:paraId="6FFECC60" w14:textId="77777777" w:rsidR="004C374D" w:rsidRPr="00BE068B" w:rsidRDefault="004C374D" w:rsidP="009A059D">
            <w:pPr>
              <w:contextualSpacing/>
              <w:rPr>
                <w:rFonts w:ascii="Gill Sans MT" w:hAnsi="Gill Sans MT"/>
              </w:rPr>
            </w:pPr>
          </w:p>
        </w:tc>
        <w:tc>
          <w:tcPr>
            <w:tcW w:w="1647" w:type="dxa"/>
          </w:tcPr>
          <w:p w14:paraId="1CF37617" w14:textId="77777777" w:rsidR="004C374D" w:rsidRPr="00BE068B" w:rsidRDefault="004C374D" w:rsidP="009A059D">
            <w:pPr>
              <w:contextualSpacing/>
              <w:rPr>
                <w:rFonts w:ascii="Gill Sans MT" w:hAnsi="Gill Sans MT"/>
              </w:rPr>
            </w:pPr>
          </w:p>
        </w:tc>
        <w:tc>
          <w:tcPr>
            <w:tcW w:w="2085" w:type="dxa"/>
          </w:tcPr>
          <w:p w14:paraId="43060388" w14:textId="77777777" w:rsidR="004C374D" w:rsidRPr="00BE068B" w:rsidRDefault="004C374D" w:rsidP="009A059D">
            <w:pPr>
              <w:contextualSpacing/>
              <w:rPr>
                <w:rFonts w:ascii="Gill Sans MT" w:hAnsi="Gill Sans MT"/>
              </w:rPr>
            </w:pPr>
          </w:p>
        </w:tc>
        <w:tc>
          <w:tcPr>
            <w:tcW w:w="1996" w:type="dxa"/>
          </w:tcPr>
          <w:p w14:paraId="58C25491" w14:textId="77777777" w:rsidR="004C374D" w:rsidRPr="00BE068B" w:rsidRDefault="004C374D" w:rsidP="009A059D">
            <w:pPr>
              <w:contextualSpacing/>
              <w:rPr>
                <w:rFonts w:ascii="Gill Sans MT" w:hAnsi="Gill Sans MT"/>
              </w:rPr>
            </w:pPr>
          </w:p>
        </w:tc>
      </w:tr>
      <w:tr w:rsidR="004C374D" w:rsidRPr="00BE068B" w14:paraId="69F49E64" w14:textId="77777777" w:rsidTr="004C374D">
        <w:trPr>
          <w:trHeight w:val="90"/>
          <w:jc w:val="center"/>
        </w:trPr>
        <w:tc>
          <w:tcPr>
            <w:tcW w:w="707" w:type="dxa"/>
            <w:vMerge/>
          </w:tcPr>
          <w:p w14:paraId="6D9429DC" w14:textId="77777777" w:rsidR="004C374D" w:rsidRPr="00BE068B" w:rsidRDefault="004C374D" w:rsidP="009A059D">
            <w:pPr>
              <w:contextualSpacing/>
              <w:rPr>
                <w:rFonts w:ascii="Gill Sans MT" w:hAnsi="Gill Sans MT"/>
              </w:rPr>
            </w:pPr>
          </w:p>
        </w:tc>
        <w:tc>
          <w:tcPr>
            <w:tcW w:w="2617" w:type="dxa"/>
            <w:vMerge/>
          </w:tcPr>
          <w:p w14:paraId="6FA775F2" w14:textId="7DE24C40" w:rsidR="004C374D" w:rsidRPr="00BE068B" w:rsidRDefault="004C374D" w:rsidP="009A059D">
            <w:pPr>
              <w:contextualSpacing/>
              <w:rPr>
                <w:rFonts w:ascii="Gill Sans MT" w:hAnsi="Gill Sans MT"/>
              </w:rPr>
            </w:pPr>
          </w:p>
        </w:tc>
        <w:tc>
          <w:tcPr>
            <w:tcW w:w="2526" w:type="dxa"/>
            <w:vMerge/>
          </w:tcPr>
          <w:p w14:paraId="0664C51F" w14:textId="77777777" w:rsidR="004C374D" w:rsidRPr="00BE068B" w:rsidRDefault="004C374D" w:rsidP="009A059D">
            <w:pPr>
              <w:contextualSpacing/>
              <w:rPr>
                <w:rFonts w:ascii="Gill Sans MT" w:hAnsi="Gill Sans MT"/>
              </w:rPr>
            </w:pPr>
          </w:p>
        </w:tc>
        <w:tc>
          <w:tcPr>
            <w:tcW w:w="1647" w:type="dxa"/>
          </w:tcPr>
          <w:p w14:paraId="62EAE1A5" w14:textId="77777777" w:rsidR="004C374D" w:rsidRPr="00BE068B" w:rsidRDefault="004C374D" w:rsidP="009A059D">
            <w:pPr>
              <w:contextualSpacing/>
              <w:rPr>
                <w:rFonts w:ascii="Gill Sans MT" w:hAnsi="Gill Sans MT"/>
              </w:rPr>
            </w:pPr>
          </w:p>
        </w:tc>
        <w:tc>
          <w:tcPr>
            <w:tcW w:w="2085" w:type="dxa"/>
          </w:tcPr>
          <w:p w14:paraId="67DF574C" w14:textId="77777777" w:rsidR="004C374D" w:rsidRPr="00BE068B" w:rsidRDefault="004C374D" w:rsidP="009A059D">
            <w:pPr>
              <w:contextualSpacing/>
              <w:rPr>
                <w:rFonts w:ascii="Gill Sans MT" w:hAnsi="Gill Sans MT"/>
              </w:rPr>
            </w:pPr>
          </w:p>
        </w:tc>
        <w:tc>
          <w:tcPr>
            <w:tcW w:w="1996" w:type="dxa"/>
          </w:tcPr>
          <w:p w14:paraId="7E24EF13" w14:textId="77777777" w:rsidR="004C374D" w:rsidRPr="00BE068B" w:rsidRDefault="004C374D" w:rsidP="009A059D">
            <w:pPr>
              <w:contextualSpacing/>
              <w:rPr>
                <w:rFonts w:ascii="Gill Sans MT" w:hAnsi="Gill Sans MT"/>
              </w:rPr>
            </w:pPr>
          </w:p>
        </w:tc>
      </w:tr>
      <w:tr w:rsidR="004C374D" w:rsidRPr="00BE068B" w14:paraId="42BF6AB1" w14:textId="77777777" w:rsidTr="004C374D">
        <w:trPr>
          <w:trHeight w:val="90"/>
          <w:jc w:val="center"/>
        </w:trPr>
        <w:tc>
          <w:tcPr>
            <w:tcW w:w="707" w:type="dxa"/>
            <w:vMerge w:val="restart"/>
          </w:tcPr>
          <w:p w14:paraId="4D8784E4" w14:textId="79864C15" w:rsidR="004C374D" w:rsidRPr="00BE068B" w:rsidRDefault="004C374D" w:rsidP="0015117F">
            <w:pPr>
              <w:contextualSpacing/>
              <w:rPr>
                <w:rFonts w:ascii="Gill Sans MT" w:hAnsi="Gill Sans MT"/>
              </w:rPr>
            </w:pPr>
            <w:r w:rsidRPr="00BE068B">
              <w:rPr>
                <w:rFonts w:ascii="Gill Sans MT" w:hAnsi="Gill Sans MT"/>
              </w:rPr>
              <w:t>d</w:t>
            </w:r>
          </w:p>
        </w:tc>
        <w:tc>
          <w:tcPr>
            <w:tcW w:w="2617" w:type="dxa"/>
            <w:vMerge w:val="restart"/>
          </w:tcPr>
          <w:p w14:paraId="686D5125" w14:textId="6816CB70" w:rsidR="004C374D" w:rsidRPr="00BE068B" w:rsidRDefault="004C374D" w:rsidP="0015117F">
            <w:pPr>
              <w:contextualSpacing/>
              <w:rPr>
                <w:rFonts w:ascii="Gill Sans MT" w:hAnsi="Gill Sans MT"/>
              </w:rPr>
            </w:pPr>
            <w:r w:rsidRPr="00BE068B">
              <w:rPr>
                <w:rFonts w:ascii="Gill Sans MT" w:hAnsi="Gill Sans MT"/>
              </w:rPr>
              <w:t>Work as a teacher, health worker, or agricultural officer</w:t>
            </w:r>
          </w:p>
        </w:tc>
        <w:tc>
          <w:tcPr>
            <w:tcW w:w="2526" w:type="dxa"/>
            <w:vMerge w:val="restart"/>
          </w:tcPr>
          <w:p w14:paraId="44CEEB15" w14:textId="77777777" w:rsidR="004C374D" w:rsidRPr="00BE068B" w:rsidRDefault="004C374D" w:rsidP="0015117F">
            <w:pPr>
              <w:contextualSpacing/>
              <w:rPr>
                <w:rFonts w:ascii="Gill Sans MT" w:hAnsi="Gill Sans MT"/>
              </w:rPr>
            </w:pPr>
          </w:p>
        </w:tc>
        <w:tc>
          <w:tcPr>
            <w:tcW w:w="1647" w:type="dxa"/>
          </w:tcPr>
          <w:p w14:paraId="511D5B05" w14:textId="77777777" w:rsidR="004C374D" w:rsidRPr="00BE068B" w:rsidRDefault="004C374D" w:rsidP="0015117F">
            <w:pPr>
              <w:contextualSpacing/>
              <w:rPr>
                <w:rFonts w:ascii="Gill Sans MT" w:hAnsi="Gill Sans MT"/>
              </w:rPr>
            </w:pPr>
          </w:p>
        </w:tc>
        <w:tc>
          <w:tcPr>
            <w:tcW w:w="2085" w:type="dxa"/>
          </w:tcPr>
          <w:p w14:paraId="6E39B936" w14:textId="77777777" w:rsidR="004C374D" w:rsidRPr="00BE068B" w:rsidRDefault="004C374D" w:rsidP="0015117F">
            <w:pPr>
              <w:contextualSpacing/>
              <w:rPr>
                <w:rFonts w:ascii="Gill Sans MT" w:hAnsi="Gill Sans MT"/>
              </w:rPr>
            </w:pPr>
          </w:p>
        </w:tc>
        <w:tc>
          <w:tcPr>
            <w:tcW w:w="1996" w:type="dxa"/>
          </w:tcPr>
          <w:p w14:paraId="37834A1F" w14:textId="77777777" w:rsidR="004C374D" w:rsidRPr="00BE068B" w:rsidRDefault="004C374D" w:rsidP="0015117F">
            <w:pPr>
              <w:contextualSpacing/>
              <w:rPr>
                <w:rFonts w:ascii="Gill Sans MT" w:hAnsi="Gill Sans MT"/>
              </w:rPr>
            </w:pPr>
          </w:p>
        </w:tc>
      </w:tr>
      <w:tr w:rsidR="004C374D" w:rsidRPr="00BE068B" w14:paraId="644AB78E" w14:textId="77777777" w:rsidTr="004C374D">
        <w:trPr>
          <w:trHeight w:val="90"/>
          <w:jc w:val="center"/>
        </w:trPr>
        <w:tc>
          <w:tcPr>
            <w:tcW w:w="707" w:type="dxa"/>
            <w:vMerge/>
          </w:tcPr>
          <w:p w14:paraId="60AD0743" w14:textId="77777777" w:rsidR="004C374D" w:rsidRPr="00BE068B" w:rsidRDefault="004C374D" w:rsidP="009A059D">
            <w:pPr>
              <w:contextualSpacing/>
              <w:rPr>
                <w:rFonts w:ascii="Gill Sans MT" w:hAnsi="Gill Sans MT"/>
              </w:rPr>
            </w:pPr>
          </w:p>
        </w:tc>
        <w:tc>
          <w:tcPr>
            <w:tcW w:w="2617" w:type="dxa"/>
            <w:vMerge/>
          </w:tcPr>
          <w:p w14:paraId="446CE390" w14:textId="63020CAC" w:rsidR="004C374D" w:rsidRPr="00BE068B" w:rsidRDefault="004C374D" w:rsidP="009A059D">
            <w:pPr>
              <w:contextualSpacing/>
              <w:rPr>
                <w:rFonts w:ascii="Gill Sans MT" w:hAnsi="Gill Sans MT"/>
              </w:rPr>
            </w:pPr>
          </w:p>
        </w:tc>
        <w:tc>
          <w:tcPr>
            <w:tcW w:w="2526" w:type="dxa"/>
            <w:vMerge/>
          </w:tcPr>
          <w:p w14:paraId="2062EE4C" w14:textId="77777777" w:rsidR="004C374D" w:rsidRPr="00BE068B" w:rsidRDefault="004C374D" w:rsidP="009A059D">
            <w:pPr>
              <w:contextualSpacing/>
              <w:rPr>
                <w:rFonts w:ascii="Gill Sans MT" w:hAnsi="Gill Sans MT"/>
              </w:rPr>
            </w:pPr>
          </w:p>
        </w:tc>
        <w:tc>
          <w:tcPr>
            <w:tcW w:w="1647" w:type="dxa"/>
          </w:tcPr>
          <w:p w14:paraId="0E5C8B11" w14:textId="77777777" w:rsidR="004C374D" w:rsidRPr="00BE068B" w:rsidRDefault="004C374D" w:rsidP="009A059D">
            <w:pPr>
              <w:contextualSpacing/>
              <w:rPr>
                <w:rFonts w:ascii="Gill Sans MT" w:hAnsi="Gill Sans MT"/>
              </w:rPr>
            </w:pPr>
          </w:p>
        </w:tc>
        <w:tc>
          <w:tcPr>
            <w:tcW w:w="2085" w:type="dxa"/>
          </w:tcPr>
          <w:p w14:paraId="0F4FBA29" w14:textId="77777777" w:rsidR="004C374D" w:rsidRPr="00BE068B" w:rsidRDefault="004C374D" w:rsidP="009A059D">
            <w:pPr>
              <w:contextualSpacing/>
              <w:rPr>
                <w:rFonts w:ascii="Gill Sans MT" w:hAnsi="Gill Sans MT"/>
              </w:rPr>
            </w:pPr>
          </w:p>
        </w:tc>
        <w:tc>
          <w:tcPr>
            <w:tcW w:w="1996" w:type="dxa"/>
          </w:tcPr>
          <w:p w14:paraId="00A5661B" w14:textId="77777777" w:rsidR="004C374D" w:rsidRPr="00BE068B" w:rsidRDefault="004C374D" w:rsidP="009A059D">
            <w:pPr>
              <w:contextualSpacing/>
              <w:rPr>
                <w:rFonts w:ascii="Gill Sans MT" w:hAnsi="Gill Sans MT"/>
              </w:rPr>
            </w:pPr>
          </w:p>
        </w:tc>
      </w:tr>
      <w:tr w:rsidR="004C374D" w:rsidRPr="00BE068B" w14:paraId="07BED8EF" w14:textId="77777777" w:rsidTr="004C374D">
        <w:trPr>
          <w:trHeight w:val="90"/>
          <w:jc w:val="center"/>
        </w:trPr>
        <w:tc>
          <w:tcPr>
            <w:tcW w:w="707" w:type="dxa"/>
            <w:vMerge/>
          </w:tcPr>
          <w:p w14:paraId="39055514" w14:textId="77777777" w:rsidR="004C374D" w:rsidRPr="00BE068B" w:rsidRDefault="004C374D" w:rsidP="009A059D">
            <w:pPr>
              <w:contextualSpacing/>
              <w:rPr>
                <w:rFonts w:ascii="Gill Sans MT" w:hAnsi="Gill Sans MT"/>
              </w:rPr>
            </w:pPr>
          </w:p>
        </w:tc>
        <w:tc>
          <w:tcPr>
            <w:tcW w:w="2617" w:type="dxa"/>
            <w:vMerge/>
          </w:tcPr>
          <w:p w14:paraId="2170A0B3" w14:textId="68FC7AF1" w:rsidR="004C374D" w:rsidRPr="00BE068B" w:rsidRDefault="004C374D" w:rsidP="009A059D">
            <w:pPr>
              <w:contextualSpacing/>
              <w:rPr>
                <w:rFonts w:ascii="Gill Sans MT" w:hAnsi="Gill Sans MT"/>
              </w:rPr>
            </w:pPr>
          </w:p>
        </w:tc>
        <w:tc>
          <w:tcPr>
            <w:tcW w:w="2526" w:type="dxa"/>
            <w:vMerge/>
          </w:tcPr>
          <w:p w14:paraId="78D1B75C" w14:textId="77777777" w:rsidR="004C374D" w:rsidRPr="00BE068B" w:rsidRDefault="004C374D" w:rsidP="009A059D">
            <w:pPr>
              <w:contextualSpacing/>
              <w:rPr>
                <w:rFonts w:ascii="Gill Sans MT" w:hAnsi="Gill Sans MT"/>
              </w:rPr>
            </w:pPr>
          </w:p>
        </w:tc>
        <w:tc>
          <w:tcPr>
            <w:tcW w:w="1647" w:type="dxa"/>
          </w:tcPr>
          <w:p w14:paraId="20743770" w14:textId="77777777" w:rsidR="004C374D" w:rsidRPr="00BE068B" w:rsidRDefault="004C374D" w:rsidP="009A059D">
            <w:pPr>
              <w:contextualSpacing/>
              <w:rPr>
                <w:rFonts w:ascii="Gill Sans MT" w:hAnsi="Gill Sans MT"/>
              </w:rPr>
            </w:pPr>
          </w:p>
        </w:tc>
        <w:tc>
          <w:tcPr>
            <w:tcW w:w="2085" w:type="dxa"/>
          </w:tcPr>
          <w:p w14:paraId="257F96A3" w14:textId="77777777" w:rsidR="004C374D" w:rsidRPr="00BE068B" w:rsidRDefault="004C374D" w:rsidP="009A059D">
            <w:pPr>
              <w:contextualSpacing/>
              <w:rPr>
                <w:rFonts w:ascii="Gill Sans MT" w:hAnsi="Gill Sans MT"/>
              </w:rPr>
            </w:pPr>
          </w:p>
        </w:tc>
        <w:tc>
          <w:tcPr>
            <w:tcW w:w="1996" w:type="dxa"/>
          </w:tcPr>
          <w:p w14:paraId="2AC2A19D" w14:textId="77777777" w:rsidR="004C374D" w:rsidRPr="00BE068B" w:rsidRDefault="004C374D" w:rsidP="009A059D">
            <w:pPr>
              <w:contextualSpacing/>
              <w:rPr>
                <w:rFonts w:ascii="Gill Sans MT" w:hAnsi="Gill Sans MT"/>
              </w:rPr>
            </w:pPr>
          </w:p>
        </w:tc>
      </w:tr>
      <w:tr w:rsidR="004C374D" w:rsidRPr="00BE068B" w14:paraId="0BC328EE" w14:textId="77777777" w:rsidTr="004C374D">
        <w:trPr>
          <w:trHeight w:val="90"/>
          <w:jc w:val="center"/>
        </w:trPr>
        <w:tc>
          <w:tcPr>
            <w:tcW w:w="707" w:type="dxa"/>
            <w:vMerge w:val="restart"/>
          </w:tcPr>
          <w:p w14:paraId="6AAE8755" w14:textId="3021B0F9" w:rsidR="004C374D" w:rsidRPr="00BE068B" w:rsidRDefault="004C374D" w:rsidP="0015117F">
            <w:pPr>
              <w:contextualSpacing/>
              <w:rPr>
                <w:rFonts w:ascii="Gill Sans MT" w:hAnsi="Gill Sans MT"/>
              </w:rPr>
            </w:pPr>
            <w:r w:rsidRPr="00BE068B">
              <w:rPr>
                <w:rFonts w:ascii="Gill Sans MT" w:hAnsi="Gill Sans MT"/>
              </w:rPr>
              <w:t>e</w:t>
            </w:r>
          </w:p>
        </w:tc>
        <w:tc>
          <w:tcPr>
            <w:tcW w:w="2617" w:type="dxa"/>
            <w:vMerge w:val="restart"/>
          </w:tcPr>
          <w:p w14:paraId="3F94F495" w14:textId="1C9DBED4" w:rsidR="004C374D" w:rsidRPr="00BE068B" w:rsidRDefault="004C374D" w:rsidP="0015117F">
            <w:pPr>
              <w:contextualSpacing/>
              <w:rPr>
                <w:rFonts w:ascii="Gill Sans MT" w:hAnsi="Gill Sans MT"/>
              </w:rPr>
            </w:pPr>
            <w:r w:rsidRPr="00BE068B">
              <w:rPr>
                <w:rFonts w:ascii="Gill Sans MT" w:hAnsi="Gill Sans MT"/>
              </w:rPr>
              <w:t>Work in the police force/army/national service</w:t>
            </w:r>
          </w:p>
        </w:tc>
        <w:tc>
          <w:tcPr>
            <w:tcW w:w="2526" w:type="dxa"/>
            <w:vMerge w:val="restart"/>
          </w:tcPr>
          <w:p w14:paraId="5077D4F7" w14:textId="77777777" w:rsidR="004C374D" w:rsidRPr="00BE068B" w:rsidRDefault="004C374D" w:rsidP="0015117F">
            <w:pPr>
              <w:contextualSpacing/>
              <w:rPr>
                <w:rFonts w:ascii="Gill Sans MT" w:hAnsi="Gill Sans MT"/>
              </w:rPr>
            </w:pPr>
          </w:p>
        </w:tc>
        <w:tc>
          <w:tcPr>
            <w:tcW w:w="1647" w:type="dxa"/>
          </w:tcPr>
          <w:p w14:paraId="2031E398" w14:textId="77777777" w:rsidR="004C374D" w:rsidRPr="00BE068B" w:rsidRDefault="004C374D" w:rsidP="0015117F">
            <w:pPr>
              <w:contextualSpacing/>
              <w:rPr>
                <w:rFonts w:ascii="Gill Sans MT" w:hAnsi="Gill Sans MT"/>
              </w:rPr>
            </w:pPr>
          </w:p>
        </w:tc>
        <w:tc>
          <w:tcPr>
            <w:tcW w:w="2085" w:type="dxa"/>
          </w:tcPr>
          <w:p w14:paraId="34F50C38" w14:textId="77777777" w:rsidR="004C374D" w:rsidRPr="00BE068B" w:rsidRDefault="004C374D" w:rsidP="0015117F">
            <w:pPr>
              <w:contextualSpacing/>
              <w:rPr>
                <w:rFonts w:ascii="Gill Sans MT" w:hAnsi="Gill Sans MT"/>
              </w:rPr>
            </w:pPr>
          </w:p>
        </w:tc>
        <w:tc>
          <w:tcPr>
            <w:tcW w:w="1996" w:type="dxa"/>
          </w:tcPr>
          <w:p w14:paraId="37E29D8E" w14:textId="77777777" w:rsidR="004C374D" w:rsidRPr="00BE068B" w:rsidRDefault="004C374D" w:rsidP="0015117F">
            <w:pPr>
              <w:contextualSpacing/>
              <w:rPr>
                <w:rFonts w:ascii="Gill Sans MT" w:hAnsi="Gill Sans MT"/>
              </w:rPr>
            </w:pPr>
          </w:p>
        </w:tc>
      </w:tr>
      <w:tr w:rsidR="004C374D" w:rsidRPr="00BE068B" w14:paraId="2D5CB9F4" w14:textId="77777777" w:rsidTr="004C374D">
        <w:trPr>
          <w:trHeight w:val="90"/>
          <w:jc w:val="center"/>
        </w:trPr>
        <w:tc>
          <w:tcPr>
            <w:tcW w:w="707" w:type="dxa"/>
            <w:vMerge/>
          </w:tcPr>
          <w:p w14:paraId="16AFB2E8" w14:textId="77777777" w:rsidR="004C374D" w:rsidRPr="00BE068B" w:rsidRDefault="004C374D" w:rsidP="009A059D">
            <w:pPr>
              <w:contextualSpacing/>
              <w:rPr>
                <w:rFonts w:ascii="Gill Sans MT" w:hAnsi="Gill Sans MT"/>
              </w:rPr>
            </w:pPr>
          </w:p>
        </w:tc>
        <w:tc>
          <w:tcPr>
            <w:tcW w:w="2617" w:type="dxa"/>
            <w:vMerge/>
          </w:tcPr>
          <w:p w14:paraId="5905EBDB" w14:textId="448AAA2F" w:rsidR="004C374D" w:rsidRPr="00BE068B" w:rsidRDefault="004C374D" w:rsidP="009A059D">
            <w:pPr>
              <w:contextualSpacing/>
              <w:rPr>
                <w:rFonts w:ascii="Gill Sans MT" w:hAnsi="Gill Sans MT"/>
              </w:rPr>
            </w:pPr>
          </w:p>
        </w:tc>
        <w:tc>
          <w:tcPr>
            <w:tcW w:w="2526" w:type="dxa"/>
            <w:vMerge/>
          </w:tcPr>
          <w:p w14:paraId="53360FA4" w14:textId="77777777" w:rsidR="004C374D" w:rsidRPr="00BE068B" w:rsidRDefault="004C374D" w:rsidP="009A059D">
            <w:pPr>
              <w:contextualSpacing/>
              <w:rPr>
                <w:rFonts w:ascii="Gill Sans MT" w:hAnsi="Gill Sans MT"/>
              </w:rPr>
            </w:pPr>
          </w:p>
        </w:tc>
        <w:tc>
          <w:tcPr>
            <w:tcW w:w="1647" w:type="dxa"/>
          </w:tcPr>
          <w:p w14:paraId="5C02F3AC" w14:textId="77777777" w:rsidR="004C374D" w:rsidRPr="00BE068B" w:rsidRDefault="004C374D" w:rsidP="009A059D">
            <w:pPr>
              <w:contextualSpacing/>
              <w:rPr>
                <w:rFonts w:ascii="Gill Sans MT" w:hAnsi="Gill Sans MT"/>
              </w:rPr>
            </w:pPr>
          </w:p>
        </w:tc>
        <w:tc>
          <w:tcPr>
            <w:tcW w:w="2085" w:type="dxa"/>
          </w:tcPr>
          <w:p w14:paraId="784AF94E" w14:textId="77777777" w:rsidR="004C374D" w:rsidRPr="00BE068B" w:rsidRDefault="004C374D" w:rsidP="009A059D">
            <w:pPr>
              <w:contextualSpacing/>
              <w:rPr>
                <w:rFonts w:ascii="Gill Sans MT" w:hAnsi="Gill Sans MT"/>
              </w:rPr>
            </w:pPr>
          </w:p>
        </w:tc>
        <w:tc>
          <w:tcPr>
            <w:tcW w:w="1996" w:type="dxa"/>
          </w:tcPr>
          <w:p w14:paraId="6F4B0DC9" w14:textId="77777777" w:rsidR="004C374D" w:rsidRPr="00BE068B" w:rsidRDefault="004C374D" w:rsidP="009A059D">
            <w:pPr>
              <w:contextualSpacing/>
              <w:rPr>
                <w:rFonts w:ascii="Gill Sans MT" w:hAnsi="Gill Sans MT"/>
              </w:rPr>
            </w:pPr>
          </w:p>
        </w:tc>
      </w:tr>
      <w:tr w:rsidR="004C374D" w:rsidRPr="00BE068B" w14:paraId="56D67A51" w14:textId="77777777" w:rsidTr="004C374D">
        <w:trPr>
          <w:trHeight w:val="90"/>
          <w:jc w:val="center"/>
        </w:trPr>
        <w:tc>
          <w:tcPr>
            <w:tcW w:w="707" w:type="dxa"/>
            <w:vMerge/>
          </w:tcPr>
          <w:p w14:paraId="5A918B1B" w14:textId="77777777" w:rsidR="004C374D" w:rsidRPr="00BE068B" w:rsidRDefault="004C374D" w:rsidP="009A059D">
            <w:pPr>
              <w:contextualSpacing/>
              <w:rPr>
                <w:rFonts w:ascii="Gill Sans MT" w:hAnsi="Gill Sans MT"/>
              </w:rPr>
            </w:pPr>
          </w:p>
        </w:tc>
        <w:tc>
          <w:tcPr>
            <w:tcW w:w="2617" w:type="dxa"/>
            <w:vMerge/>
          </w:tcPr>
          <w:p w14:paraId="595688B3" w14:textId="6D6F1BFC" w:rsidR="004C374D" w:rsidRPr="00BE068B" w:rsidRDefault="004C374D" w:rsidP="009A059D">
            <w:pPr>
              <w:contextualSpacing/>
              <w:rPr>
                <w:rFonts w:ascii="Gill Sans MT" w:hAnsi="Gill Sans MT"/>
              </w:rPr>
            </w:pPr>
          </w:p>
        </w:tc>
        <w:tc>
          <w:tcPr>
            <w:tcW w:w="2526" w:type="dxa"/>
            <w:vMerge/>
          </w:tcPr>
          <w:p w14:paraId="67C72AAB" w14:textId="77777777" w:rsidR="004C374D" w:rsidRPr="00BE068B" w:rsidRDefault="004C374D" w:rsidP="009A059D">
            <w:pPr>
              <w:contextualSpacing/>
              <w:rPr>
                <w:rFonts w:ascii="Gill Sans MT" w:hAnsi="Gill Sans MT"/>
              </w:rPr>
            </w:pPr>
          </w:p>
        </w:tc>
        <w:tc>
          <w:tcPr>
            <w:tcW w:w="1647" w:type="dxa"/>
          </w:tcPr>
          <w:p w14:paraId="5EBCD4AF" w14:textId="77777777" w:rsidR="004C374D" w:rsidRPr="00BE068B" w:rsidRDefault="004C374D" w:rsidP="009A059D">
            <w:pPr>
              <w:contextualSpacing/>
              <w:rPr>
                <w:rFonts w:ascii="Gill Sans MT" w:hAnsi="Gill Sans MT"/>
              </w:rPr>
            </w:pPr>
          </w:p>
        </w:tc>
        <w:tc>
          <w:tcPr>
            <w:tcW w:w="2085" w:type="dxa"/>
          </w:tcPr>
          <w:p w14:paraId="0D38335D" w14:textId="77777777" w:rsidR="004C374D" w:rsidRPr="00BE068B" w:rsidRDefault="004C374D" w:rsidP="009A059D">
            <w:pPr>
              <w:contextualSpacing/>
              <w:rPr>
                <w:rFonts w:ascii="Gill Sans MT" w:hAnsi="Gill Sans MT"/>
              </w:rPr>
            </w:pPr>
          </w:p>
        </w:tc>
        <w:tc>
          <w:tcPr>
            <w:tcW w:w="1996" w:type="dxa"/>
          </w:tcPr>
          <w:p w14:paraId="40173EF1" w14:textId="77777777" w:rsidR="004C374D" w:rsidRPr="00BE068B" w:rsidRDefault="004C374D" w:rsidP="009A059D">
            <w:pPr>
              <w:contextualSpacing/>
              <w:rPr>
                <w:rFonts w:ascii="Gill Sans MT" w:hAnsi="Gill Sans MT"/>
              </w:rPr>
            </w:pPr>
          </w:p>
        </w:tc>
      </w:tr>
      <w:tr w:rsidR="004C374D" w:rsidRPr="00BE068B" w14:paraId="0B47C0AF" w14:textId="77777777" w:rsidTr="004C374D">
        <w:trPr>
          <w:trHeight w:val="90"/>
          <w:jc w:val="center"/>
        </w:trPr>
        <w:tc>
          <w:tcPr>
            <w:tcW w:w="707" w:type="dxa"/>
            <w:vMerge w:val="restart"/>
          </w:tcPr>
          <w:p w14:paraId="38AD34A6" w14:textId="178F174D" w:rsidR="004C374D" w:rsidRPr="00BE068B" w:rsidRDefault="004C374D" w:rsidP="0015117F">
            <w:pPr>
              <w:contextualSpacing/>
              <w:rPr>
                <w:rFonts w:ascii="Gill Sans MT" w:hAnsi="Gill Sans MT"/>
              </w:rPr>
            </w:pPr>
            <w:r w:rsidRPr="00BE068B">
              <w:rPr>
                <w:rFonts w:ascii="Gill Sans MT" w:hAnsi="Gill Sans MT"/>
              </w:rPr>
              <w:t>f</w:t>
            </w:r>
          </w:p>
        </w:tc>
        <w:tc>
          <w:tcPr>
            <w:tcW w:w="2617" w:type="dxa"/>
            <w:vMerge w:val="restart"/>
          </w:tcPr>
          <w:p w14:paraId="7D1F5C4D" w14:textId="1C926EB1" w:rsidR="004C374D" w:rsidRPr="00BE068B" w:rsidRDefault="004C374D" w:rsidP="0015117F">
            <w:pPr>
              <w:contextualSpacing/>
              <w:rPr>
                <w:rFonts w:ascii="Gill Sans MT" w:hAnsi="Gill Sans MT"/>
              </w:rPr>
            </w:pPr>
            <w:r w:rsidRPr="00BE068B">
              <w:rPr>
                <w:rFonts w:ascii="Gill Sans MT" w:hAnsi="Gill Sans MT"/>
              </w:rPr>
              <w:t>Work for a privately or government-owned corporation (ZESCO, FRA)</w:t>
            </w:r>
          </w:p>
        </w:tc>
        <w:tc>
          <w:tcPr>
            <w:tcW w:w="2526" w:type="dxa"/>
            <w:vMerge w:val="restart"/>
          </w:tcPr>
          <w:p w14:paraId="3724DEE0" w14:textId="77777777" w:rsidR="004C374D" w:rsidRPr="00BE068B" w:rsidRDefault="004C374D" w:rsidP="0015117F">
            <w:pPr>
              <w:contextualSpacing/>
              <w:rPr>
                <w:rFonts w:ascii="Gill Sans MT" w:hAnsi="Gill Sans MT"/>
              </w:rPr>
            </w:pPr>
          </w:p>
        </w:tc>
        <w:tc>
          <w:tcPr>
            <w:tcW w:w="1647" w:type="dxa"/>
          </w:tcPr>
          <w:p w14:paraId="1C86F63E" w14:textId="77777777" w:rsidR="004C374D" w:rsidRPr="00BE068B" w:rsidRDefault="004C374D" w:rsidP="0015117F">
            <w:pPr>
              <w:contextualSpacing/>
              <w:rPr>
                <w:rFonts w:ascii="Gill Sans MT" w:hAnsi="Gill Sans MT"/>
              </w:rPr>
            </w:pPr>
          </w:p>
        </w:tc>
        <w:tc>
          <w:tcPr>
            <w:tcW w:w="2085" w:type="dxa"/>
          </w:tcPr>
          <w:p w14:paraId="00A16B37" w14:textId="77777777" w:rsidR="004C374D" w:rsidRPr="00BE068B" w:rsidRDefault="004C374D" w:rsidP="0015117F">
            <w:pPr>
              <w:contextualSpacing/>
              <w:rPr>
                <w:rFonts w:ascii="Gill Sans MT" w:hAnsi="Gill Sans MT"/>
              </w:rPr>
            </w:pPr>
          </w:p>
        </w:tc>
        <w:tc>
          <w:tcPr>
            <w:tcW w:w="1996" w:type="dxa"/>
          </w:tcPr>
          <w:p w14:paraId="4B9AC36B" w14:textId="77777777" w:rsidR="004C374D" w:rsidRPr="00BE068B" w:rsidRDefault="004C374D" w:rsidP="0015117F">
            <w:pPr>
              <w:contextualSpacing/>
              <w:rPr>
                <w:rFonts w:ascii="Gill Sans MT" w:hAnsi="Gill Sans MT"/>
              </w:rPr>
            </w:pPr>
          </w:p>
        </w:tc>
      </w:tr>
      <w:tr w:rsidR="004C374D" w:rsidRPr="00BE068B" w14:paraId="0BEDD613" w14:textId="77777777" w:rsidTr="004C374D">
        <w:trPr>
          <w:trHeight w:val="90"/>
          <w:jc w:val="center"/>
        </w:trPr>
        <w:tc>
          <w:tcPr>
            <w:tcW w:w="707" w:type="dxa"/>
            <w:vMerge/>
          </w:tcPr>
          <w:p w14:paraId="3A6EDE04" w14:textId="77777777" w:rsidR="004C374D" w:rsidRPr="00BE068B" w:rsidRDefault="004C374D" w:rsidP="009A059D">
            <w:pPr>
              <w:contextualSpacing/>
              <w:rPr>
                <w:rFonts w:ascii="Gill Sans MT" w:hAnsi="Gill Sans MT"/>
              </w:rPr>
            </w:pPr>
          </w:p>
        </w:tc>
        <w:tc>
          <w:tcPr>
            <w:tcW w:w="2617" w:type="dxa"/>
            <w:vMerge/>
          </w:tcPr>
          <w:p w14:paraId="5AB7AC39" w14:textId="67C98E8E" w:rsidR="004C374D" w:rsidRPr="00BE068B" w:rsidRDefault="004C374D" w:rsidP="009A059D">
            <w:pPr>
              <w:contextualSpacing/>
              <w:rPr>
                <w:rFonts w:ascii="Gill Sans MT" w:hAnsi="Gill Sans MT"/>
              </w:rPr>
            </w:pPr>
          </w:p>
        </w:tc>
        <w:tc>
          <w:tcPr>
            <w:tcW w:w="2526" w:type="dxa"/>
            <w:vMerge/>
          </w:tcPr>
          <w:p w14:paraId="5356FED1" w14:textId="77777777" w:rsidR="004C374D" w:rsidRPr="00BE068B" w:rsidRDefault="004C374D" w:rsidP="009A059D">
            <w:pPr>
              <w:contextualSpacing/>
              <w:rPr>
                <w:rFonts w:ascii="Gill Sans MT" w:hAnsi="Gill Sans MT"/>
              </w:rPr>
            </w:pPr>
          </w:p>
        </w:tc>
        <w:tc>
          <w:tcPr>
            <w:tcW w:w="1647" w:type="dxa"/>
          </w:tcPr>
          <w:p w14:paraId="4B7A7848" w14:textId="77777777" w:rsidR="004C374D" w:rsidRPr="00BE068B" w:rsidRDefault="004C374D" w:rsidP="009A059D">
            <w:pPr>
              <w:contextualSpacing/>
              <w:rPr>
                <w:rFonts w:ascii="Gill Sans MT" w:hAnsi="Gill Sans MT"/>
              </w:rPr>
            </w:pPr>
          </w:p>
        </w:tc>
        <w:tc>
          <w:tcPr>
            <w:tcW w:w="2085" w:type="dxa"/>
          </w:tcPr>
          <w:p w14:paraId="346552A0" w14:textId="77777777" w:rsidR="004C374D" w:rsidRPr="00BE068B" w:rsidRDefault="004C374D" w:rsidP="009A059D">
            <w:pPr>
              <w:contextualSpacing/>
              <w:rPr>
                <w:rFonts w:ascii="Gill Sans MT" w:hAnsi="Gill Sans MT"/>
              </w:rPr>
            </w:pPr>
          </w:p>
        </w:tc>
        <w:tc>
          <w:tcPr>
            <w:tcW w:w="1996" w:type="dxa"/>
          </w:tcPr>
          <w:p w14:paraId="2E1F9041" w14:textId="77777777" w:rsidR="004C374D" w:rsidRPr="00BE068B" w:rsidRDefault="004C374D" w:rsidP="009A059D">
            <w:pPr>
              <w:contextualSpacing/>
              <w:rPr>
                <w:rFonts w:ascii="Gill Sans MT" w:hAnsi="Gill Sans MT"/>
              </w:rPr>
            </w:pPr>
          </w:p>
        </w:tc>
      </w:tr>
      <w:tr w:rsidR="004C374D" w:rsidRPr="00BE068B" w14:paraId="4692BEBD" w14:textId="77777777" w:rsidTr="004C374D">
        <w:trPr>
          <w:trHeight w:val="90"/>
          <w:jc w:val="center"/>
        </w:trPr>
        <w:tc>
          <w:tcPr>
            <w:tcW w:w="707" w:type="dxa"/>
            <w:vMerge/>
          </w:tcPr>
          <w:p w14:paraId="47281026" w14:textId="77777777" w:rsidR="004C374D" w:rsidRPr="00BE068B" w:rsidRDefault="004C374D" w:rsidP="009A059D">
            <w:pPr>
              <w:contextualSpacing/>
              <w:rPr>
                <w:rFonts w:ascii="Gill Sans MT" w:hAnsi="Gill Sans MT"/>
              </w:rPr>
            </w:pPr>
          </w:p>
        </w:tc>
        <w:tc>
          <w:tcPr>
            <w:tcW w:w="2617" w:type="dxa"/>
            <w:vMerge/>
          </w:tcPr>
          <w:p w14:paraId="3E3A3CD1" w14:textId="4A47FFAB" w:rsidR="004C374D" w:rsidRPr="00BE068B" w:rsidRDefault="004C374D" w:rsidP="009A059D">
            <w:pPr>
              <w:contextualSpacing/>
              <w:rPr>
                <w:rFonts w:ascii="Gill Sans MT" w:hAnsi="Gill Sans MT"/>
              </w:rPr>
            </w:pPr>
          </w:p>
        </w:tc>
        <w:tc>
          <w:tcPr>
            <w:tcW w:w="2526" w:type="dxa"/>
            <w:vMerge/>
          </w:tcPr>
          <w:p w14:paraId="5B3BF451" w14:textId="77777777" w:rsidR="004C374D" w:rsidRPr="00BE068B" w:rsidRDefault="004C374D" w:rsidP="009A059D">
            <w:pPr>
              <w:contextualSpacing/>
              <w:rPr>
                <w:rFonts w:ascii="Gill Sans MT" w:hAnsi="Gill Sans MT"/>
              </w:rPr>
            </w:pPr>
          </w:p>
        </w:tc>
        <w:tc>
          <w:tcPr>
            <w:tcW w:w="1647" w:type="dxa"/>
          </w:tcPr>
          <w:p w14:paraId="2618B1D3" w14:textId="77777777" w:rsidR="004C374D" w:rsidRPr="00BE068B" w:rsidRDefault="004C374D" w:rsidP="009A059D">
            <w:pPr>
              <w:contextualSpacing/>
              <w:rPr>
                <w:rFonts w:ascii="Gill Sans MT" w:hAnsi="Gill Sans MT"/>
              </w:rPr>
            </w:pPr>
          </w:p>
        </w:tc>
        <w:tc>
          <w:tcPr>
            <w:tcW w:w="2085" w:type="dxa"/>
          </w:tcPr>
          <w:p w14:paraId="1C6AC2CC" w14:textId="77777777" w:rsidR="004C374D" w:rsidRPr="00BE068B" w:rsidRDefault="004C374D" w:rsidP="009A059D">
            <w:pPr>
              <w:contextualSpacing/>
              <w:rPr>
                <w:rFonts w:ascii="Gill Sans MT" w:hAnsi="Gill Sans MT"/>
              </w:rPr>
            </w:pPr>
          </w:p>
        </w:tc>
        <w:tc>
          <w:tcPr>
            <w:tcW w:w="1996" w:type="dxa"/>
          </w:tcPr>
          <w:p w14:paraId="46BFC91A" w14:textId="77777777" w:rsidR="004C374D" w:rsidRPr="00BE068B" w:rsidRDefault="004C374D" w:rsidP="009A059D">
            <w:pPr>
              <w:contextualSpacing/>
              <w:rPr>
                <w:rFonts w:ascii="Gill Sans MT" w:hAnsi="Gill Sans MT"/>
              </w:rPr>
            </w:pPr>
          </w:p>
        </w:tc>
      </w:tr>
      <w:tr w:rsidR="004C374D" w:rsidRPr="00BE068B" w14:paraId="34ED9F4E" w14:textId="77777777" w:rsidTr="004C374D">
        <w:trPr>
          <w:trHeight w:val="90"/>
          <w:jc w:val="center"/>
        </w:trPr>
        <w:tc>
          <w:tcPr>
            <w:tcW w:w="707" w:type="dxa"/>
            <w:vMerge w:val="restart"/>
          </w:tcPr>
          <w:p w14:paraId="12362CB9" w14:textId="677DAC74" w:rsidR="004C374D" w:rsidRPr="00BE068B" w:rsidRDefault="004C374D" w:rsidP="0015117F">
            <w:pPr>
              <w:contextualSpacing/>
              <w:rPr>
                <w:rFonts w:ascii="Gill Sans MT" w:hAnsi="Gill Sans MT"/>
              </w:rPr>
            </w:pPr>
            <w:r w:rsidRPr="00BE068B">
              <w:rPr>
                <w:rFonts w:ascii="Gill Sans MT" w:hAnsi="Gill Sans MT"/>
              </w:rPr>
              <w:t>g</w:t>
            </w:r>
          </w:p>
        </w:tc>
        <w:tc>
          <w:tcPr>
            <w:tcW w:w="2617" w:type="dxa"/>
            <w:vMerge w:val="restart"/>
          </w:tcPr>
          <w:p w14:paraId="5B4DB7CD" w14:textId="67005127" w:rsidR="004C374D" w:rsidRPr="00BE068B" w:rsidRDefault="004C374D" w:rsidP="0015117F">
            <w:pPr>
              <w:contextualSpacing/>
              <w:rPr>
                <w:rFonts w:ascii="Gill Sans MT" w:hAnsi="Gill Sans MT"/>
              </w:rPr>
            </w:pPr>
            <w:r w:rsidRPr="00BE068B">
              <w:rPr>
                <w:rFonts w:ascii="Gill Sans MT" w:hAnsi="Gill Sans MT"/>
              </w:rPr>
              <w:t>Work as a shop attendant/in a house</w:t>
            </w:r>
          </w:p>
        </w:tc>
        <w:tc>
          <w:tcPr>
            <w:tcW w:w="2526" w:type="dxa"/>
            <w:vMerge w:val="restart"/>
          </w:tcPr>
          <w:p w14:paraId="4F9125BD" w14:textId="77777777" w:rsidR="004C374D" w:rsidRPr="00BE068B" w:rsidRDefault="004C374D" w:rsidP="0015117F">
            <w:pPr>
              <w:contextualSpacing/>
              <w:rPr>
                <w:rFonts w:ascii="Gill Sans MT" w:hAnsi="Gill Sans MT"/>
              </w:rPr>
            </w:pPr>
          </w:p>
        </w:tc>
        <w:tc>
          <w:tcPr>
            <w:tcW w:w="1647" w:type="dxa"/>
          </w:tcPr>
          <w:p w14:paraId="0E619D94" w14:textId="77777777" w:rsidR="004C374D" w:rsidRPr="00BE068B" w:rsidRDefault="004C374D" w:rsidP="0015117F">
            <w:pPr>
              <w:contextualSpacing/>
              <w:rPr>
                <w:rFonts w:ascii="Gill Sans MT" w:hAnsi="Gill Sans MT"/>
              </w:rPr>
            </w:pPr>
          </w:p>
        </w:tc>
        <w:tc>
          <w:tcPr>
            <w:tcW w:w="2085" w:type="dxa"/>
          </w:tcPr>
          <w:p w14:paraId="51E6E90B" w14:textId="77777777" w:rsidR="004C374D" w:rsidRPr="00BE068B" w:rsidRDefault="004C374D" w:rsidP="0015117F">
            <w:pPr>
              <w:contextualSpacing/>
              <w:rPr>
                <w:rFonts w:ascii="Gill Sans MT" w:hAnsi="Gill Sans MT"/>
              </w:rPr>
            </w:pPr>
          </w:p>
        </w:tc>
        <w:tc>
          <w:tcPr>
            <w:tcW w:w="1996" w:type="dxa"/>
          </w:tcPr>
          <w:p w14:paraId="22872044" w14:textId="77777777" w:rsidR="004C374D" w:rsidRPr="00BE068B" w:rsidRDefault="004C374D" w:rsidP="0015117F">
            <w:pPr>
              <w:contextualSpacing/>
              <w:rPr>
                <w:rFonts w:ascii="Gill Sans MT" w:hAnsi="Gill Sans MT"/>
              </w:rPr>
            </w:pPr>
          </w:p>
        </w:tc>
      </w:tr>
      <w:tr w:rsidR="004C374D" w:rsidRPr="00BE068B" w14:paraId="31A808A7" w14:textId="77777777" w:rsidTr="004C374D">
        <w:trPr>
          <w:trHeight w:val="90"/>
          <w:jc w:val="center"/>
        </w:trPr>
        <w:tc>
          <w:tcPr>
            <w:tcW w:w="707" w:type="dxa"/>
            <w:vMerge/>
          </w:tcPr>
          <w:p w14:paraId="180B1170" w14:textId="77777777" w:rsidR="004C374D" w:rsidRPr="00BE068B" w:rsidRDefault="004C374D" w:rsidP="009A059D">
            <w:pPr>
              <w:contextualSpacing/>
              <w:rPr>
                <w:rFonts w:ascii="Gill Sans MT" w:hAnsi="Gill Sans MT"/>
              </w:rPr>
            </w:pPr>
          </w:p>
        </w:tc>
        <w:tc>
          <w:tcPr>
            <w:tcW w:w="2617" w:type="dxa"/>
            <w:vMerge/>
          </w:tcPr>
          <w:p w14:paraId="1B053B92" w14:textId="435E69BB" w:rsidR="004C374D" w:rsidRPr="00BE068B" w:rsidRDefault="004C374D" w:rsidP="009A059D">
            <w:pPr>
              <w:contextualSpacing/>
              <w:rPr>
                <w:rFonts w:ascii="Gill Sans MT" w:hAnsi="Gill Sans MT"/>
              </w:rPr>
            </w:pPr>
          </w:p>
        </w:tc>
        <w:tc>
          <w:tcPr>
            <w:tcW w:w="2526" w:type="dxa"/>
            <w:vMerge/>
          </w:tcPr>
          <w:p w14:paraId="32CB076A" w14:textId="77777777" w:rsidR="004C374D" w:rsidRPr="00BE068B" w:rsidRDefault="004C374D" w:rsidP="009A059D">
            <w:pPr>
              <w:contextualSpacing/>
              <w:rPr>
                <w:rFonts w:ascii="Gill Sans MT" w:hAnsi="Gill Sans MT"/>
              </w:rPr>
            </w:pPr>
          </w:p>
        </w:tc>
        <w:tc>
          <w:tcPr>
            <w:tcW w:w="1647" w:type="dxa"/>
          </w:tcPr>
          <w:p w14:paraId="31E829E7" w14:textId="77777777" w:rsidR="004C374D" w:rsidRPr="00BE068B" w:rsidRDefault="004C374D" w:rsidP="009A059D">
            <w:pPr>
              <w:contextualSpacing/>
              <w:rPr>
                <w:rFonts w:ascii="Gill Sans MT" w:hAnsi="Gill Sans MT"/>
              </w:rPr>
            </w:pPr>
          </w:p>
        </w:tc>
        <w:tc>
          <w:tcPr>
            <w:tcW w:w="2085" w:type="dxa"/>
          </w:tcPr>
          <w:p w14:paraId="329C45D5" w14:textId="77777777" w:rsidR="004C374D" w:rsidRPr="00BE068B" w:rsidRDefault="004C374D" w:rsidP="009A059D">
            <w:pPr>
              <w:contextualSpacing/>
              <w:rPr>
                <w:rFonts w:ascii="Gill Sans MT" w:hAnsi="Gill Sans MT"/>
              </w:rPr>
            </w:pPr>
          </w:p>
        </w:tc>
        <w:tc>
          <w:tcPr>
            <w:tcW w:w="1996" w:type="dxa"/>
          </w:tcPr>
          <w:p w14:paraId="302FB7B9" w14:textId="77777777" w:rsidR="004C374D" w:rsidRPr="00BE068B" w:rsidRDefault="004C374D" w:rsidP="009A059D">
            <w:pPr>
              <w:contextualSpacing/>
              <w:rPr>
                <w:rFonts w:ascii="Gill Sans MT" w:hAnsi="Gill Sans MT"/>
              </w:rPr>
            </w:pPr>
          </w:p>
        </w:tc>
      </w:tr>
      <w:tr w:rsidR="004C374D" w:rsidRPr="00BE068B" w14:paraId="4F0C1C4C" w14:textId="77777777" w:rsidTr="004C374D">
        <w:trPr>
          <w:trHeight w:val="90"/>
          <w:jc w:val="center"/>
        </w:trPr>
        <w:tc>
          <w:tcPr>
            <w:tcW w:w="707" w:type="dxa"/>
            <w:vMerge/>
          </w:tcPr>
          <w:p w14:paraId="133761DC" w14:textId="77777777" w:rsidR="004C374D" w:rsidRPr="00BE068B" w:rsidRDefault="004C374D" w:rsidP="009A059D">
            <w:pPr>
              <w:contextualSpacing/>
              <w:rPr>
                <w:rFonts w:ascii="Gill Sans MT" w:hAnsi="Gill Sans MT"/>
              </w:rPr>
            </w:pPr>
          </w:p>
        </w:tc>
        <w:tc>
          <w:tcPr>
            <w:tcW w:w="2617" w:type="dxa"/>
            <w:vMerge/>
          </w:tcPr>
          <w:p w14:paraId="1660BD58" w14:textId="7BA8BBBE" w:rsidR="004C374D" w:rsidRPr="00BE068B" w:rsidRDefault="004C374D" w:rsidP="009A059D">
            <w:pPr>
              <w:contextualSpacing/>
              <w:rPr>
                <w:rFonts w:ascii="Gill Sans MT" w:hAnsi="Gill Sans MT"/>
              </w:rPr>
            </w:pPr>
          </w:p>
        </w:tc>
        <w:tc>
          <w:tcPr>
            <w:tcW w:w="2526" w:type="dxa"/>
            <w:vMerge/>
          </w:tcPr>
          <w:p w14:paraId="184CA82C" w14:textId="77777777" w:rsidR="004C374D" w:rsidRPr="00BE068B" w:rsidRDefault="004C374D" w:rsidP="009A059D">
            <w:pPr>
              <w:contextualSpacing/>
              <w:rPr>
                <w:rFonts w:ascii="Gill Sans MT" w:hAnsi="Gill Sans MT"/>
              </w:rPr>
            </w:pPr>
          </w:p>
        </w:tc>
        <w:tc>
          <w:tcPr>
            <w:tcW w:w="1647" w:type="dxa"/>
          </w:tcPr>
          <w:p w14:paraId="4FDC533C" w14:textId="77777777" w:rsidR="004C374D" w:rsidRPr="00BE068B" w:rsidRDefault="004C374D" w:rsidP="009A059D">
            <w:pPr>
              <w:contextualSpacing/>
              <w:rPr>
                <w:rFonts w:ascii="Gill Sans MT" w:hAnsi="Gill Sans MT"/>
              </w:rPr>
            </w:pPr>
          </w:p>
        </w:tc>
        <w:tc>
          <w:tcPr>
            <w:tcW w:w="2085" w:type="dxa"/>
          </w:tcPr>
          <w:p w14:paraId="527207ED" w14:textId="77777777" w:rsidR="004C374D" w:rsidRPr="00BE068B" w:rsidRDefault="004C374D" w:rsidP="009A059D">
            <w:pPr>
              <w:contextualSpacing/>
              <w:rPr>
                <w:rFonts w:ascii="Gill Sans MT" w:hAnsi="Gill Sans MT"/>
              </w:rPr>
            </w:pPr>
          </w:p>
        </w:tc>
        <w:tc>
          <w:tcPr>
            <w:tcW w:w="1996" w:type="dxa"/>
          </w:tcPr>
          <w:p w14:paraId="7BA6F4D9" w14:textId="77777777" w:rsidR="004C374D" w:rsidRPr="00BE068B" w:rsidRDefault="004C374D" w:rsidP="009A059D">
            <w:pPr>
              <w:contextualSpacing/>
              <w:rPr>
                <w:rFonts w:ascii="Gill Sans MT" w:hAnsi="Gill Sans MT"/>
              </w:rPr>
            </w:pPr>
          </w:p>
        </w:tc>
      </w:tr>
      <w:tr w:rsidR="004C374D" w:rsidRPr="00BE068B" w14:paraId="37E39170" w14:textId="77777777" w:rsidTr="004C374D">
        <w:trPr>
          <w:trHeight w:val="90"/>
          <w:jc w:val="center"/>
        </w:trPr>
        <w:tc>
          <w:tcPr>
            <w:tcW w:w="707" w:type="dxa"/>
            <w:vMerge w:val="restart"/>
          </w:tcPr>
          <w:p w14:paraId="1C32CB73" w14:textId="5B4DC2EB" w:rsidR="004C374D" w:rsidRPr="00BE068B" w:rsidRDefault="004C374D" w:rsidP="0015117F">
            <w:pPr>
              <w:contextualSpacing/>
              <w:rPr>
                <w:rFonts w:ascii="Gill Sans MT" w:hAnsi="Gill Sans MT"/>
              </w:rPr>
            </w:pPr>
            <w:r w:rsidRPr="00BE068B">
              <w:rPr>
                <w:rFonts w:ascii="Gill Sans MT" w:hAnsi="Gill Sans MT"/>
              </w:rPr>
              <w:t>h</w:t>
            </w:r>
          </w:p>
        </w:tc>
        <w:tc>
          <w:tcPr>
            <w:tcW w:w="2617" w:type="dxa"/>
            <w:vMerge w:val="restart"/>
          </w:tcPr>
          <w:p w14:paraId="6DB7263A" w14:textId="4EB1F5E2" w:rsidR="004C374D" w:rsidRPr="00BE068B" w:rsidRDefault="004C374D" w:rsidP="0015117F">
            <w:pPr>
              <w:contextualSpacing/>
              <w:rPr>
                <w:rFonts w:ascii="Gill Sans MT" w:hAnsi="Gill Sans MT"/>
              </w:rPr>
            </w:pPr>
            <w:r w:rsidRPr="00BE068B">
              <w:rPr>
                <w:rFonts w:ascii="Gill Sans MT" w:hAnsi="Gill Sans MT"/>
              </w:rPr>
              <w:t xml:space="preserve">Work in the </w:t>
            </w:r>
            <w:commentRangeStart w:id="90"/>
            <w:r w:rsidRPr="00BE068B">
              <w:rPr>
                <w:rFonts w:ascii="Gill Sans MT" w:hAnsi="Gill Sans MT"/>
              </w:rPr>
              <w:t xml:space="preserve">tourism </w:t>
            </w:r>
            <w:commentRangeEnd w:id="90"/>
            <w:r w:rsidRPr="00BE068B">
              <w:rPr>
                <w:rStyle w:val="CommentReference"/>
                <w:rFonts w:ascii="Gill Sans MT" w:hAnsi="Gill Sans MT"/>
              </w:rPr>
              <w:commentReference w:id="90"/>
            </w:r>
            <w:r w:rsidRPr="00BE068B">
              <w:rPr>
                <w:rFonts w:ascii="Gill Sans MT" w:hAnsi="Gill Sans MT"/>
              </w:rPr>
              <w:t>industry (lodges, safari, curio, etc.)</w:t>
            </w:r>
          </w:p>
        </w:tc>
        <w:tc>
          <w:tcPr>
            <w:tcW w:w="2526" w:type="dxa"/>
            <w:vMerge w:val="restart"/>
          </w:tcPr>
          <w:p w14:paraId="16FF3641" w14:textId="77777777" w:rsidR="004C374D" w:rsidRPr="00BE068B" w:rsidRDefault="004C374D" w:rsidP="0015117F">
            <w:pPr>
              <w:contextualSpacing/>
              <w:rPr>
                <w:rFonts w:ascii="Gill Sans MT" w:hAnsi="Gill Sans MT"/>
              </w:rPr>
            </w:pPr>
          </w:p>
        </w:tc>
        <w:tc>
          <w:tcPr>
            <w:tcW w:w="1647" w:type="dxa"/>
          </w:tcPr>
          <w:p w14:paraId="57D120D9" w14:textId="77777777" w:rsidR="004C374D" w:rsidRPr="00BE068B" w:rsidRDefault="004C374D" w:rsidP="0015117F">
            <w:pPr>
              <w:contextualSpacing/>
              <w:rPr>
                <w:rFonts w:ascii="Gill Sans MT" w:hAnsi="Gill Sans MT"/>
              </w:rPr>
            </w:pPr>
          </w:p>
        </w:tc>
        <w:tc>
          <w:tcPr>
            <w:tcW w:w="2085" w:type="dxa"/>
          </w:tcPr>
          <w:p w14:paraId="0CE5F861" w14:textId="77777777" w:rsidR="004C374D" w:rsidRPr="00BE068B" w:rsidRDefault="004C374D" w:rsidP="0015117F">
            <w:pPr>
              <w:contextualSpacing/>
              <w:rPr>
                <w:rFonts w:ascii="Gill Sans MT" w:hAnsi="Gill Sans MT"/>
              </w:rPr>
            </w:pPr>
          </w:p>
        </w:tc>
        <w:tc>
          <w:tcPr>
            <w:tcW w:w="1996" w:type="dxa"/>
          </w:tcPr>
          <w:p w14:paraId="40EA5885" w14:textId="22B1B87C" w:rsidR="004C374D" w:rsidRPr="00BE068B" w:rsidRDefault="004C374D" w:rsidP="0015117F">
            <w:pPr>
              <w:contextualSpacing/>
              <w:rPr>
                <w:rFonts w:ascii="Gill Sans MT" w:hAnsi="Gill Sans MT"/>
              </w:rPr>
            </w:pPr>
          </w:p>
        </w:tc>
      </w:tr>
      <w:tr w:rsidR="004C374D" w:rsidRPr="00BE068B" w14:paraId="609A5E66" w14:textId="77777777" w:rsidTr="004C374D">
        <w:trPr>
          <w:trHeight w:val="90"/>
          <w:jc w:val="center"/>
        </w:trPr>
        <w:tc>
          <w:tcPr>
            <w:tcW w:w="707" w:type="dxa"/>
            <w:vMerge/>
          </w:tcPr>
          <w:p w14:paraId="02F0DA18" w14:textId="77777777" w:rsidR="004C374D" w:rsidRPr="00BE068B" w:rsidRDefault="004C374D" w:rsidP="003C0031">
            <w:pPr>
              <w:contextualSpacing/>
              <w:rPr>
                <w:rFonts w:ascii="Gill Sans MT" w:hAnsi="Gill Sans MT"/>
              </w:rPr>
            </w:pPr>
          </w:p>
        </w:tc>
        <w:tc>
          <w:tcPr>
            <w:tcW w:w="2617" w:type="dxa"/>
            <w:vMerge/>
          </w:tcPr>
          <w:p w14:paraId="3D89F27E" w14:textId="63B3C747" w:rsidR="004C374D" w:rsidRPr="00BE068B" w:rsidRDefault="004C374D" w:rsidP="003C0031">
            <w:pPr>
              <w:contextualSpacing/>
              <w:rPr>
                <w:rFonts w:ascii="Gill Sans MT" w:hAnsi="Gill Sans MT"/>
              </w:rPr>
            </w:pPr>
          </w:p>
        </w:tc>
        <w:tc>
          <w:tcPr>
            <w:tcW w:w="2526" w:type="dxa"/>
            <w:vMerge/>
          </w:tcPr>
          <w:p w14:paraId="6976AAE8" w14:textId="77777777" w:rsidR="004C374D" w:rsidRPr="00BE068B" w:rsidRDefault="004C374D" w:rsidP="003C0031">
            <w:pPr>
              <w:contextualSpacing/>
              <w:rPr>
                <w:rFonts w:ascii="Gill Sans MT" w:hAnsi="Gill Sans MT"/>
              </w:rPr>
            </w:pPr>
          </w:p>
        </w:tc>
        <w:tc>
          <w:tcPr>
            <w:tcW w:w="1647" w:type="dxa"/>
          </w:tcPr>
          <w:p w14:paraId="088766CB" w14:textId="77777777" w:rsidR="004C374D" w:rsidRPr="00BE068B" w:rsidRDefault="004C374D" w:rsidP="003C0031">
            <w:pPr>
              <w:contextualSpacing/>
              <w:rPr>
                <w:rFonts w:ascii="Gill Sans MT" w:hAnsi="Gill Sans MT"/>
              </w:rPr>
            </w:pPr>
          </w:p>
        </w:tc>
        <w:tc>
          <w:tcPr>
            <w:tcW w:w="2085" w:type="dxa"/>
          </w:tcPr>
          <w:p w14:paraId="4D7F2B6C" w14:textId="77777777" w:rsidR="004C374D" w:rsidRPr="00BE068B" w:rsidRDefault="004C374D" w:rsidP="003C0031">
            <w:pPr>
              <w:contextualSpacing/>
              <w:rPr>
                <w:rFonts w:ascii="Gill Sans MT" w:hAnsi="Gill Sans MT"/>
              </w:rPr>
            </w:pPr>
          </w:p>
        </w:tc>
        <w:tc>
          <w:tcPr>
            <w:tcW w:w="1996" w:type="dxa"/>
          </w:tcPr>
          <w:p w14:paraId="7028999F" w14:textId="5A221B1A" w:rsidR="004C374D" w:rsidRPr="00BE068B" w:rsidRDefault="004C374D" w:rsidP="003C0031">
            <w:pPr>
              <w:contextualSpacing/>
              <w:rPr>
                <w:rFonts w:ascii="Gill Sans MT" w:hAnsi="Gill Sans MT"/>
              </w:rPr>
            </w:pPr>
          </w:p>
        </w:tc>
      </w:tr>
      <w:tr w:rsidR="004C374D" w:rsidRPr="00BE068B" w14:paraId="7E4BE79D" w14:textId="77777777" w:rsidTr="004C374D">
        <w:trPr>
          <w:trHeight w:val="90"/>
          <w:jc w:val="center"/>
        </w:trPr>
        <w:tc>
          <w:tcPr>
            <w:tcW w:w="707" w:type="dxa"/>
            <w:vMerge/>
          </w:tcPr>
          <w:p w14:paraId="21F60E99" w14:textId="77777777" w:rsidR="004C374D" w:rsidRPr="00BE068B" w:rsidRDefault="004C374D" w:rsidP="003C0031">
            <w:pPr>
              <w:contextualSpacing/>
              <w:rPr>
                <w:rFonts w:ascii="Gill Sans MT" w:hAnsi="Gill Sans MT"/>
              </w:rPr>
            </w:pPr>
          </w:p>
        </w:tc>
        <w:tc>
          <w:tcPr>
            <w:tcW w:w="2617" w:type="dxa"/>
            <w:vMerge/>
          </w:tcPr>
          <w:p w14:paraId="1D244FCA" w14:textId="6CEB8263" w:rsidR="004C374D" w:rsidRPr="00BE068B" w:rsidRDefault="004C374D" w:rsidP="003C0031">
            <w:pPr>
              <w:contextualSpacing/>
              <w:rPr>
                <w:rFonts w:ascii="Gill Sans MT" w:hAnsi="Gill Sans MT"/>
              </w:rPr>
            </w:pPr>
          </w:p>
        </w:tc>
        <w:tc>
          <w:tcPr>
            <w:tcW w:w="2526" w:type="dxa"/>
            <w:vMerge/>
          </w:tcPr>
          <w:p w14:paraId="6A757E5C" w14:textId="77777777" w:rsidR="004C374D" w:rsidRPr="00BE068B" w:rsidRDefault="004C374D" w:rsidP="003C0031">
            <w:pPr>
              <w:contextualSpacing/>
              <w:rPr>
                <w:rFonts w:ascii="Gill Sans MT" w:hAnsi="Gill Sans MT"/>
              </w:rPr>
            </w:pPr>
          </w:p>
        </w:tc>
        <w:tc>
          <w:tcPr>
            <w:tcW w:w="1647" w:type="dxa"/>
          </w:tcPr>
          <w:p w14:paraId="387D6E6F" w14:textId="77777777" w:rsidR="004C374D" w:rsidRPr="00BE068B" w:rsidRDefault="004C374D" w:rsidP="003C0031">
            <w:pPr>
              <w:contextualSpacing/>
              <w:rPr>
                <w:rFonts w:ascii="Gill Sans MT" w:hAnsi="Gill Sans MT"/>
              </w:rPr>
            </w:pPr>
          </w:p>
        </w:tc>
        <w:tc>
          <w:tcPr>
            <w:tcW w:w="2085" w:type="dxa"/>
          </w:tcPr>
          <w:p w14:paraId="3F02667A" w14:textId="77777777" w:rsidR="004C374D" w:rsidRPr="00BE068B" w:rsidRDefault="004C374D" w:rsidP="003C0031">
            <w:pPr>
              <w:contextualSpacing/>
              <w:rPr>
                <w:rFonts w:ascii="Gill Sans MT" w:hAnsi="Gill Sans MT"/>
              </w:rPr>
            </w:pPr>
          </w:p>
        </w:tc>
        <w:tc>
          <w:tcPr>
            <w:tcW w:w="1996" w:type="dxa"/>
          </w:tcPr>
          <w:p w14:paraId="1515BEF8" w14:textId="003ACA74" w:rsidR="004C374D" w:rsidRPr="00BE068B" w:rsidRDefault="004C374D" w:rsidP="003C0031">
            <w:pPr>
              <w:contextualSpacing/>
              <w:rPr>
                <w:rFonts w:ascii="Gill Sans MT" w:hAnsi="Gill Sans MT"/>
              </w:rPr>
            </w:pPr>
          </w:p>
        </w:tc>
      </w:tr>
    </w:tbl>
    <w:tbl>
      <w:tblPr>
        <w:tblpPr w:leftFromText="180" w:rightFromText="180" w:vertAnchor="text" w:horzAnchor="page" w:tblpX="2190" w:tblpY="40"/>
        <w:tblW w:w="10205" w:type="dxa"/>
        <w:tblLayout w:type="fixed"/>
        <w:tblCellMar>
          <w:left w:w="29" w:type="dxa"/>
          <w:right w:w="29" w:type="dxa"/>
        </w:tblCellMar>
        <w:tblLook w:val="0000" w:firstRow="0" w:lastRow="0" w:firstColumn="0" w:lastColumn="0" w:noHBand="0" w:noVBand="0"/>
      </w:tblPr>
      <w:tblGrid>
        <w:gridCol w:w="484"/>
        <w:gridCol w:w="7206"/>
        <w:gridCol w:w="29"/>
        <w:gridCol w:w="1764"/>
        <w:gridCol w:w="12"/>
        <w:gridCol w:w="710"/>
      </w:tblGrid>
      <w:tr w:rsidR="001D470B" w:rsidRPr="00BE068B" w14:paraId="552EDEE0" w14:textId="77777777" w:rsidTr="001D470B">
        <w:trPr>
          <w:trHeight w:val="20"/>
        </w:trPr>
        <w:tc>
          <w:tcPr>
            <w:tcW w:w="484" w:type="dxa"/>
            <w:tcBorders>
              <w:top w:val="single" w:sz="4" w:space="0" w:color="000000"/>
              <w:left w:val="single" w:sz="4" w:space="0" w:color="000000"/>
              <w:bottom w:val="single" w:sz="4" w:space="0" w:color="000000"/>
              <w:right w:val="single" w:sz="4" w:space="0" w:color="auto"/>
            </w:tcBorders>
          </w:tcPr>
          <w:p w14:paraId="47787495" w14:textId="77777777" w:rsidR="001D470B" w:rsidRPr="00BE068B" w:rsidRDefault="001D470B" w:rsidP="001D470B">
            <w:pPr>
              <w:rPr>
                <w:rFonts w:ascii="Gill Sans MT" w:hAnsi="Gill Sans MT"/>
                <w:w w:val="105"/>
              </w:rPr>
            </w:pPr>
            <w:r w:rsidRPr="00BE068B">
              <w:rPr>
                <w:rFonts w:ascii="Gill Sans MT" w:hAnsi="Gill Sans MT"/>
                <w:w w:val="105"/>
              </w:rPr>
              <w:t>L.5</w:t>
            </w:r>
          </w:p>
        </w:tc>
        <w:tc>
          <w:tcPr>
            <w:tcW w:w="7206" w:type="dxa"/>
            <w:tcBorders>
              <w:top w:val="single" w:sz="4" w:space="0" w:color="000000"/>
              <w:left w:val="single" w:sz="4" w:space="0" w:color="auto"/>
              <w:bottom w:val="single" w:sz="4" w:space="0" w:color="000000"/>
              <w:right w:val="single" w:sz="18" w:space="0" w:color="000000"/>
            </w:tcBorders>
          </w:tcPr>
          <w:p w14:paraId="731D5F87" w14:textId="77777777" w:rsidR="001D470B" w:rsidRPr="00BE068B" w:rsidRDefault="001D470B" w:rsidP="001D470B">
            <w:pPr>
              <w:spacing w:after="0"/>
              <w:rPr>
                <w:rFonts w:ascii="Gill Sans MT" w:hAnsi="Gill Sans MT"/>
                <w:w w:val="105"/>
              </w:rPr>
            </w:pPr>
            <w:r w:rsidRPr="00BE068B">
              <w:rPr>
                <w:rFonts w:ascii="Gill Sans MT" w:hAnsi="Gill Sans MT"/>
              </w:rPr>
              <w:t>Thinking over the past year, how much income did your household receive from petty trade?</w:t>
            </w:r>
          </w:p>
        </w:tc>
        <w:tc>
          <w:tcPr>
            <w:tcW w:w="2515" w:type="dxa"/>
            <w:gridSpan w:val="4"/>
            <w:tcBorders>
              <w:top w:val="single" w:sz="18" w:space="0" w:color="000000"/>
              <w:left w:val="single" w:sz="18" w:space="0" w:color="000000"/>
              <w:bottom w:val="single" w:sz="18" w:space="0" w:color="000000"/>
              <w:right w:val="single" w:sz="18" w:space="0" w:color="000000"/>
            </w:tcBorders>
          </w:tcPr>
          <w:p w14:paraId="48E6B15B"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7E6E53C9" w14:textId="77777777" w:rsidTr="001D470B">
        <w:trPr>
          <w:trHeight w:val="1080"/>
        </w:trPr>
        <w:tc>
          <w:tcPr>
            <w:tcW w:w="484" w:type="dxa"/>
            <w:tcBorders>
              <w:top w:val="single" w:sz="4" w:space="0" w:color="000000"/>
              <w:left w:val="single" w:sz="4" w:space="0" w:color="000000"/>
              <w:bottom w:val="single" w:sz="4" w:space="0" w:color="auto"/>
              <w:right w:val="single" w:sz="4" w:space="0" w:color="auto"/>
            </w:tcBorders>
          </w:tcPr>
          <w:p w14:paraId="02292A05" w14:textId="77777777" w:rsidR="001D470B" w:rsidRPr="00BE068B" w:rsidRDefault="001D470B" w:rsidP="001D470B">
            <w:pPr>
              <w:rPr>
                <w:rFonts w:ascii="Gill Sans MT" w:hAnsi="Gill Sans MT"/>
                <w:w w:val="105"/>
              </w:rPr>
            </w:pPr>
            <w:r w:rsidRPr="00BE068B">
              <w:rPr>
                <w:rFonts w:ascii="Gill Sans MT" w:hAnsi="Gill Sans MT"/>
                <w:w w:val="105"/>
              </w:rPr>
              <w:lastRenderedPageBreak/>
              <w:t>L.6</w:t>
            </w:r>
          </w:p>
        </w:tc>
        <w:tc>
          <w:tcPr>
            <w:tcW w:w="7206" w:type="dxa"/>
            <w:tcBorders>
              <w:top w:val="single" w:sz="4" w:space="0" w:color="000000"/>
              <w:left w:val="single" w:sz="4" w:space="0" w:color="auto"/>
              <w:bottom w:val="single" w:sz="4" w:space="0" w:color="auto"/>
              <w:right w:val="single" w:sz="18" w:space="0" w:color="000000"/>
            </w:tcBorders>
          </w:tcPr>
          <w:p w14:paraId="003DB1DA" w14:textId="77777777" w:rsidR="001D470B" w:rsidRPr="00BE068B" w:rsidRDefault="001D470B" w:rsidP="001D470B">
            <w:pPr>
              <w:spacing w:after="0"/>
              <w:rPr>
                <w:rFonts w:ascii="Gill Sans MT" w:hAnsi="Gill Sans MT"/>
                <w:w w:val="105"/>
              </w:rPr>
            </w:pPr>
            <w:r w:rsidRPr="00BE068B">
              <w:rPr>
                <w:rFonts w:ascii="Gill Sans MT" w:hAnsi="Gill Sans MT"/>
                <w:w w:val="105"/>
              </w:rPr>
              <w:t>Thinking over the past year, how much income did your household receive from selling livestock or livestock products? (sale of skins/hides/milk/eggs) (</w:t>
            </w:r>
            <w:r w:rsidRPr="00BE068B">
              <w:rPr>
                <w:rFonts w:ascii="Gill Sans MT" w:hAnsi="Gill Sans MT"/>
                <w:b/>
                <w:w w:val="105"/>
              </w:rPr>
              <w:t>income_livestock</w:t>
            </w:r>
            <w:r w:rsidRPr="00BE068B">
              <w:rPr>
                <w:rFonts w:ascii="Gill Sans MT" w:hAnsi="Gill Sans MT"/>
                <w:w w:val="105"/>
              </w:rPr>
              <w:t>)</w:t>
            </w:r>
          </w:p>
        </w:tc>
        <w:tc>
          <w:tcPr>
            <w:tcW w:w="2515" w:type="dxa"/>
            <w:gridSpan w:val="4"/>
            <w:tcBorders>
              <w:top w:val="single" w:sz="18" w:space="0" w:color="000000"/>
              <w:left w:val="single" w:sz="18" w:space="0" w:color="000000"/>
              <w:bottom w:val="single" w:sz="4" w:space="0" w:color="auto"/>
              <w:right w:val="single" w:sz="18" w:space="0" w:color="000000"/>
            </w:tcBorders>
          </w:tcPr>
          <w:p w14:paraId="59DC95DE"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535326D0" w14:textId="77777777" w:rsidTr="001D470B">
        <w:trPr>
          <w:trHeight w:val="720"/>
        </w:trPr>
        <w:tc>
          <w:tcPr>
            <w:tcW w:w="484" w:type="dxa"/>
            <w:tcBorders>
              <w:top w:val="single" w:sz="4" w:space="0" w:color="auto"/>
              <w:left w:val="single" w:sz="4" w:space="0" w:color="000000"/>
              <w:bottom w:val="single" w:sz="4" w:space="0" w:color="auto"/>
              <w:right w:val="single" w:sz="4" w:space="0" w:color="auto"/>
            </w:tcBorders>
          </w:tcPr>
          <w:p w14:paraId="69913669" w14:textId="77777777" w:rsidR="001D470B" w:rsidRPr="00BE068B" w:rsidRDefault="001D470B" w:rsidP="001D470B">
            <w:pPr>
              <w:rPr>
                <w:rFonts w:ascii="Gill Sans MT" w:hAnsi="Gill Sans MT"/>
                <w:w w:val="105"/>
              </w:rPr>
            </w:pPr>
            <w:r w:rsidRPr="00BE068B">
              <w:rPr>
                <w:rFonts w:ascii="Gill Sans MT" w:hAnsi="Gill Sans MT"/>
                <w:w w:val="105"/>
              </w:rPr>
              <w:t>L.7</w:t>
            </w:r>
          </w:p>
        </w:tc>
        <w:tc>
          <w:tcPr>
            <w:tcW w:w="7206" w:type="dxa"/>
            <w:tcBorders>
              <w:top w:val="single" w:sz="4" w:space="0" w:color="auto"/>
              <w:left w:val="single" w:sz="4" w:space="0" w:color="auto"/>
              <w:bottom w:val="single" w:sz="4" w:space="0" w:color="auto"/>
              <w:right w:val="single" w:sz="18" w:space="0" w:color="000000"/>
            </w:tcBorders>
          </w:tcPr>
          <w:p w14:paraId="02E145AC" w14:textId="77777777" w:rsidR="001D470B" w:rsidRPr="00BE068B" w:rsidRDefault="001D470B" w:rsidP="001D470B">
            <w:pPr>
              <w:spacing w:after="0"/>
              <w:rPr>
                <w:rFonts w:ascii="Gill Sans MT" w:hAnsi="Gill Sans MT"/>
                <w:w w:val="105"/>
              </w:rPr>
            </w:pPr>
            <w:commentRangeStart w:id="91"/>
            <w:r w:rsidRPr="00BE068B">
              <w:rPr>
                <w:rFonts w:ascii="Gill Sans MT" w:hAnsi="Gill Sans MT"/>
              </w:rPr>
              <w:t xml:space="preserve">Thinking over the past year, how much income did your household receive from </w:t>
            </w:r>
            <w:r w:rsidRPr="00BE068B">
              <w:rPr>
                <w:rFonts w:ascii="Gill Sans MT" w:hAnsi="Gill Sans MT"/>
                <w:w w:val="105"/>
              </w:rPr>
              <w:t xml:space="preserve"> any other payment?</w:t>
            </w:r>
          </w:p>
          <w:p w14:paraId="173A7DB3" w14:textId="77777777" w:rsidR="001D470B" w:rsidRPr="00BE068B" w:rsidRDefault="001D470B" w:rsidP="001D470B">
            <w:pPr>
              <w:spacing w:after="0"/>
              <w:rPr>
                <w:rFonts w:ascii="Gill Sans MT" w:hAnsi="Gill Sans MT"/>
                <w:w w:val="105"/>
              </w:rPr>
            </w:pPr>
          </w:p>
          <w:p w14:paraId="39F507EF" w14:textId="77777777" w:rsidR="001D470B" w:rsidRPr="00BE068B" w:rsidRDefault="001D470B" w:rsidP="001D470B">
            <w:pPr>
              <w:spacing w:after="0"/>
              <w:rPr>
                <w:rFonts w:ascii="Gill Sans MT" w:hAnsi="Gill Sans MT"/>
                <w:w w:val="105"/>
              </w:rPr>
            </w:pPr>
            <w:r w:rsidRPr="00BE068B">
              <w:rPr>
                <w:rFonts w:ascii="Gill Sans MT" w:hAnsi="Gill Sans MT"/>
                <w:w w:val="105"/>
              </w:rPr>
              <w:t xml:space="preserve"> Probe and Code - Forest service/ ZAWA/Hunting concessions operations</w:t>
            </w:r>
            <w:commentRangeEnd w:id="91"/>
            <w:r w:rsidRPr="00BE068B">
              <w:rPr>
                <w:rStyle w:val="CommentReference"/>
                <w:rFonts w:ascii="Gill Sans MT" w:hAnsi="Gill Sans MT"/>
              </w:rPr>
              <w:commentReference w:id="91"/>
            </w:r>
          </w:p>
        </w:tc>
        <w:tc>
          <w:tcPr>
            <w:tcW w:w="2515" w:type="dxa"/>
            <w:gridSpan w:val="4"/>
            <w:tcBorders>
              <w:top w:val="single" w:sz="4" w:space="0" w:color="auto"/>
              <w:left w:val="single" w:sz="18" w:space="0" w:color="000000"/>
              <w:bottom w:val="single" w:sz="4" w:space="0" w:color="auto"/>
              <w:right w:val="single" w:sz="18" w:space="0" w:color="000000"/>
            </w:tcBorders>
          </w:tcPr>
          <w:p w14:paraId="083E2662" w14:textId="77777777" w:rsidR="001D470B" w:rsidRPr="00BE068B" w:rsidRDefault="001D470B" w:rsidP="001D470B">
            <w:pPr>
              <w:spacing w:after="0"/>
              <w:rPr>
                <w:rFonts w:ascii="Gill Sans MT" w:hAnsi="Gill Sans MT"/>
                <w:i/>
                <w:color w:val="A6A6A6" w:themeColor="background1" w:themeShade="A6"/>
              </w:rPr>
            </w:pPr>
          </w:p>
        </w:tc>
      </w:tr>
      <w:tr w:rsidR="001D470B" w:rsidRPr="00BE068B" w14:paraId="206B2A7A" w14:textId="77777777" w:rsidTr="001D470B">
        <w:trPr>
          <w:trHeight w:val="20"/>
        </w:trPr>
        <w:tc>
          <w:tcPr>
            <w:tcW w:w="484" w:type="dxa"/>
            <w:tcBorders>
              <w:top w:val="single" w:sz="4" w:space="0" w:color="000000"/>
              <w:left w:val="single" w:sz="4" w:space="0" w:color="000000"/>
              <w:bottom w:val="single" w:sz="4" w:space="0" w:color="000000"/>
              <w:right w:val="single" w:sz="4" w:space="0" w:color="auto"/>
            </w:tcBorders>
          </w:tcPr>
          <w:p w14:paraId="3804CFA8" w14:textId="77777777" w:rsidR="001D470B" w:rsidRPr="00BE068B" w:rsidRDefault="001D470B" w:rsidP="001D470B">
            <w:pPr>
              <w:rPr>
                <w:rFonts w:ascii="Gill Sans MT" w:hAnsi="Gill Sans MT"/>
                <w:w w:val="105"/>
              </w:rPr>
            </w:pPr>
            <w:r w:rsidRPr="00BE068B">
              <w:rPr>
                <w:rFonts w:ascii="Gill Sans MT" w:hAnsi="Gill Sans MT"/>
                <w:w w:val="105"/>
              </w:rPr>
              <w:t>L.8</w:t>
            </w:r>
          </w:p>
        </w:tc>
        <w:tc>
          <w:tcPr>
            <w:tcW w:w="7206" w:type="dxa"/>
            <w:tcBorders>
              <w:top w:val="single" w:sz="4" w:space="0" w:color="000000"/>
              <w:left w:val="single" w:sz="4" w:space="0" w:color="auto"/>
              <w:bottom w:val="single" w:sz="4" w:space="0" w:color="000000"/>
              <w:right w:val="single" w:sz="18" w:space="0" w:color="000000"/>
            </w:tcBorders>
          </w:tcPr>
          <w:p w14:paraId="2B9F2E8F" w14:textId="77777777" w:rsidR="001D470B" w:rsidRPr="00BE068B" w:rsidRDefault="001D470B" w:rsidP="001D470B">
            <w:pPr>
              <w:spacing w:after="0"/>
              <w:rPr>
                <w:rFonts w:ascii="Gill Sans MT" w:hAnsi="Gill Sans MT"/>
                <w:w w:val="105"/>
              </w:rPr>
            </w:pPr>
            <w:r w:rsidRPr="00BE068B">
              <w:rPr>
                <w:rFonts w:ascii="Gill Sans MT" w:hAnsi="Gill Sans MT"/>
                <w:w w:val="105"/>
              </w:rPr>
              <w:t>Thinking over the past year, how much income did your household receive from remittances or pensions? (</w:t>
            </w:r>
            <w:r w:rsidRPr="00BE068B">
              <w:rPr>
                <w:rFonts w:ascii="Gill Sans MT" w:hAnsi="Gill Sans MT"/>
                <w:b/>
                <w:w w:val="105"/>
              </w:rPr>
              <w:t>income_other</w:t>
            </w:r>
            <w:r w:rsidRPr="00BE068B">
              <w:rPr>
                <w:rFonts w:ascii="Gill Sans MT" w:hAnsi="Gill Sans MT"/>
                <w:w w:val="105"/>
              </w:rPr>
              <w:t>)</w:t>
            </w:r>
          </w:p>
        </w:tc>
        <w:tc>
          <w:tcPr>
            <w:tcW w:w="2515" w:type="dxa"/>
            <w:gridSpan w:val="4"/>
            <w:tcBorders>
              <w:top w:val="single" w:sz="18" w:space="0" w:color="000000"/>
              <w:left w:val="single" w:sz="18" w:space="0" w:color="000000"/>
              <w:bottom w:val="single" w:sz="18" w:space="0" w:color="000000"/>
              <w:right w:val="single" w:sz="18" w:space="0" w:color="000000"/>
            </w:tcBorders>
          </w:tcPr>
          <w:p w14:paraId="14C9E537"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0335A5B6"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4A494656" w14:textId="77777777" w:rsidR="001D470B" w:rsidRPr="00BE068B" w:rsidRDefault="001D470B" w:rsidP="001D470B">
            <w:pPr>
              <w:spacing w:after="0"/>
              <w:rPr>
                <w:rFonts w:ascii="Gill Sans MT" w:hAnsi="Gill Sans MT"/>
                <w:w w:val="105"/>
              </w:rPr>
            </w:pPr>
            <w:r w:rsidRPr="00BE068B">
              <w:rPr>
                <w:rFonts w:ascii="Gill Sans MT" w:hAnsi="Gill Sans MT"/>
                <w:w w:val="105"/>
              </w:rPr>
              <w:t>L.9</w:t>
            </w:r>
          </w:p>
        </w:tc>
        <w:tc>
          <w:tcPr>
            <w:tcW w:w="7235" w:type="dxa"/>
            <w:gridSpan w:val="2"/>
            <w:tcBorders>
              <w:left w:val="single" w:sz="4" w:space="0" w:color="auto"/>
              <w:right w:val="nil"/>
            </w:tcBorders>
          </w:tcPr>
          <w:p w14:paraId="781C3E09" w14:textId="77777777" w:rsidR="001D470B" w:rsidRPr="00BE068B" w:rsidRDefault="001D470B" w:rsidP="001D470B">
            <w:pPr>
              <w:kinsoku w:val="0"/>
              <w:overflowPunct w:val="0"/>
              <w:spacing w:afterLines="20" w:after="48"/>
              <w:ind w:left="-18"/>
              <w:contextualSpacing/>
              <w:rPr>
                <w:rFonts w:ascii="Gill Sans MT" w:hAnsi="Gill Sans MT"/>
                <w:w w:val="105"/>
              </w:rPr>
            </w:pPr>
            <w:r w:rsidRPr="00BE068B">
              <w:rPr>
                <w:rFonts w:ascii="Gill Sans MT" w:hAnsi="Gill Sans MT"/>
                <w:w w:val="105"/>
              </w:rPr>
              <w:t>Thinking over the past year, did you household receive any cash, in kind or labor for renting out one or more of your fields to another household? (</w:t>
            </w:r>
            <w:r w:rsidRPr="00BE068B">
              <w:rPr>
                <w:rFonts w:ascii="Gill Sans MT" w:hAnsi="Gill Sans MT"/>
                <w:b/>
                <w:w w:val="105"/>
              </w:rPr>
              <w:t>income_rent</w:t>
            </w:r>
            <w:r w:rsidRPr="00BE068B">
              <w:rPr>
                <w:rFonts w:ascii="Gill Sans MT" w:hAnsi="Gill Sans MT"/>
                <w:w w:val="105"/>
              </w:rPr>
              <w:t>)</w:t>
            </w:r>
          </w:p>
          <w:p w14:paraId="6E84D594" w14:textId="77777777" w:rsidR="001D470B" w:rsidRPr="00BE068B" w:rsidRDefault="001D470B" w:rsidP="001D470B">
            <w:pPr>
              <w:spacing w:after="0"/>
              <w:rPr>
                <w:rFonts w:ascii="Gill Sans MT" w:hAnsi="Gill Sans MT"/>
                <w:i/>
                <w:w w:val="105"/>
              </w:rPr>
            </w:pPr>
            <w:r w:rsidRPr="00BE068B">
              <w:rPr>
                <w:rFonts w:ascii="Gill Sans MT" w:hAnsi="Gill Sans MT"/>
                <w:i/>
                <w:w w:val="105"/>
              </w:rPr>
              <w:t>Probe and code</w:t>
            </w:r>
          </w:p>
          <w:p w14:paraId="790287C6" w14:textId="77777777" w:rsidR="001D470B" w:rsidRPr="00BE068B" w:rsidRDefault="001D470B" w:rsidP="001D470B">
            <w:pPr>
              <w:spacing w:after="0"/>
              <w:rPr>
                <w:rFonts w:ascii="Gill Sans MT" w:hAnsi="Gill Sans MT"/>
                <w:w w:val="105"/>
              </w:rPr>
            </w:pPr>
            <w:r w:rsidRPr="00BE068B">
              <w:rPr>
                <w:rFonts w:ascii="Gill Sans MT" w:hAnsi="Gill Sans MT"/>
                <w:i/>
                <w:w w:val="105"/>
              </w:rPr>
              <w:t>If L9=9, skip to L12</w:t>
            </w:r>
          </w:p>
        </w:tc>
        <w:tc>
          <w:tcPr>
            <w:tcW w:w="1776" w:type="dxa"/>
            <w:gridSpan w:val="2"/>
            <w:tcBorders>
              <w:left w:val="nil"/>
              <w:right w:val="single" w:sz="18" w:space="0" w:color="000000"/>
            </w:tcBorders>
          </w:tcPr>
          <w:p w14:paraId="711F9E41" w14:textId="77777777" w:rsidR="001D470B" w:rsidRPr="00BE068B" w:rsidRDefault="001D470B" w:rsidP="001D470B">
            <w:pPr>
              <w:spacing w:after="0"/>
              <w:rPr>
                <w:rFonts w:ascii="Gill Sans MT" w:hAnsi="Gill Sans MT"/>
                <w:w w:val="105"/>
              </w:rPr>
            </w:pPr>
            <w:r w:rsidRPr="00BE068B">
              <w:rPr>
                <w:rFonts w:ascii="Gill Sans MT" w:hAnsi="Gill Sans MT"/>
                <w:w w:val="105"/>
              </w:rPr>
              <w:t>0=No</w:t>
            </w:r>
          </w:p>
          <w:p w14:paraId="65071008" w14:textId="77777777" w:rsidR="001D470B" w:rsidRPr="00BE068B" w:rsidRDefault="001D470B" w:rsidP="001D470B">
            <w:pPr>
              <w:spacing w:after="0"/>
              <w:rPr>
                <w:rFonts w:ascii="Gill Sans MT" w:hAnsi="Gill Sans MT"/>
                <w:w w:val="105"/>
              </w:rPr>
            </w:pPr>
            <w:r w:rsidRPr="00BE068B">
              <w:rPr>
                <w:rFonts w:ascii="Gill Sans MT" w:hAnsi="Gill Sans MT"/>
                <w:w w:val="105"/>
              </w:rPr>
              <w:t>1-Yes</w:t>
            </w:r>
          </w:p>
        </w:tc>
        <w:tc>
          <w:tcPr>
            <w:tcW w:w="710" w:type="dxa"/>
            <w:tcBorders>
              <w:top w:val="single" w:sz="18" w:space="0" w:color="000000"/>
              <w:left w:val="single" w:sz="18" w:space="0" w:color="000000"/>
              <w:bottom w:val="single" w:sz="18" w:space="0" w:color="000000"/>
              <w:right w:val="single" w:sz="18" w:space="0" w:color="000000"/>
            </w:tcBorders>
          </w:tcPr>
          <w:p w14:paraId="5AFEFCD0" w14:textId="77777777" w:rsidR="001D470B" w:rsidRPr="00BE068B" w:rsidRDefault="001D470B" w:rsidP="001D470B">
            <w:pPr>
              <w:spacing w:after="0"/>
              <w:rPr>
                <w:rFonts w:ascii="Gill Sans MT" w:hAnsi="Gill Sans MT"/>
                <w:w w:val="105"/>
              </w:rPr>
            </w:pPr>
            <w:r w:rsidRPr="00BE068B">
              <w:rPr>
                <w:rFonts w:ascii="Gill Sans MT" w:hAnsi="Gill Sans MT"/>
                <w:i/>
                <w:color w:val="A6A6A6" w:themeColor="background1" w:themeShade="A6"/>
              </w:rPr>
              <w:t>(Code)</w:t>
            </w:r>
          </w:p>
        </w:tc>
      </w:tr>
      <w:tr w:rsidR="001D470B" w:rsidRPr="00BE068B" w14:paraId="0A6F0571"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3C22EB0B" w14:textId="77777777" w:rsidR="001D470B" w:rsidRPr="00BE068B" w:rsidRDefault="001D470B" w:rsidP="001D470B">
            <w:pPr>
              <w:spacing w:after="0"/>
              <w:rPr>
                <w:rFonts w:ascii="Gill Sans MT" w:hAnsi="Gill Sans MT"/>
              </w:rPr>
            </w:pPr>
            <w:r w:rsidRPr="00BE068B">
              <w:rPr>
                <w:rFonts w:ascii="Gill Sans MT" w:hAnsi="Gill Sans MT"/>
              </w:rPr>
              <w:t>L.10</w:t>
            </w:r>
          </w:p>
        </w:tc>
        <w:tc>
          <w:tcPr>
            <w:tcW w:w="7235" w:type="dxa"/>
            <w:gridSpan w:val="2"/>
            <w:tcBorders>
              <w:top w:val="single" w:sz="4" w:space="0" w:color="000000"/>
              <w:left w:val="single" w:sz="4" w:space="0" w:color="auto"/>
              <w:bottom w:val="single" w:sz="4" w:space="0" w:color="000000"/>
              <w:right w:val="single" w:sz="18" w:space="0" w:color="000000"/>
            </w:tcBorders>
          </w:tcPr>
          <w:p w14:paraId="229FDA1E" w14:textId="77777777" w:rsidR="001D470B" w:rsidRPr="00BE068B" w:rsidRDefault="001D470B" w:rsidP="001D470B">
            <w:pPr>
              <w:kinsoku w:val="0"/>
              <w:overflowPunct w:val="0"/>
              <w:spacing w:afterLines="20" w:after="48"/>
              <w:ind w:left="-18"/>
              <w:contextualSpacing/>
              <w:rPr>
                <w:rFonts w:ascii="Gill Sans MT" w:hAnsi="Gill Sans MT"/>
                <w:w w:val="105"/>
              </w:rPr>
            </w:pPr>
            <w:commentRangeStart w:id="92"/>
            <w:r w:rsidRPr="00BE068B">
              <w:rPr>
                <w:rFonts w:ascii="Gill Sans MT" w:hAnsi="Gill Sans MT"/>
                <w:w w:val="105"/>
              </w:rPr>
              <w:t>How much payment did you receive for renting your fields?(</w:t>
            </w:r>
            <w:commentRangeEnd w:id="92"/>
            <w:r w:rsidRPr="00BE068B">
              <w:rPr>
                <w:rStyle w:val="CommentReference"/>
                <w:rFonts w:ascii="Gill Sans MT" w:hAnsi="Gill Sans MT"/>
              </w:rPr>
              <w:commentReference w:id="92"/>
            </w:r>
            <w:r w:rsidRPr="00BE068B">
              <w:rPr>
                <w:rFonts w:ascii="Gill Sans MT" w:hAnsi="Gill Sans MT"/>
                <w:b/>
                <w:w w:val="105"/>
              </w:rPr>
              <w:t>rent_cash</w:t>
            </w:r>
            <w:r w:rsidRPr="00BE068B">
              <w:rPr>
                <w:rFonts w:ascii="Gill Sans MT" w:hAnsi="Gill Sans MT"/>
                <w:w w:val="105"/>
              </w:rPr>
              <w:t>)</w:t>
            </w:r>
          </w:p>
          <w:p w14:paraId="697F8890" w14:textId="77777777" w:rsidR="001D470B" w:rsidRPr="00BE068B" w:rsidRDefault="001D470B" w:rsidP="001D470B">
            <w:pPr>
              <w:spacing w:after="0"/>
              <w:rPr>
                <w:rFonts w:ascii="Gill Sans MT" w:hAnsi="Gill Sans MT"/>
                <w:w w:val="105"/>
              </w:rPr>
            </w:pPr>
          </w:p>
        </w:tc>
        <w:tc>
          <w:tcPr>
            <w:tcW w:w="2486" w:type="dxa"/>
            <w:gridSpan w:val="3"/>
            <w:tcBorders>
              <w:top w:val="single" w:sz="18" w:space="0" w:color="000000"/>
              <w:left w:val="single" w:sz="18" w:space="0" w:color="000000"/>
              <w:bottom w:val="single" w:sz="18" w:space="0" w:color="000000"/>
              <w:right w:val="single" w:sz="18" w:space="0" w:color="000000"/>
            </w:tcBorders>
          </w:tcPr>
          <w:p w14:paraId="5CA6EA15"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58D86039"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top w:val="single" w:sz="4" w:space="0" w:color="000000"/>
              <w:left w:val="single" w:sz="4" w:space="0" w:color="auto"/>
              <w:bottom w:val="single" w:sz="4" w:space="0" w:color="000000"/>
              <w:right w:val="single" w:sz="4" w:space="0" w:color="auto"/>
            </w:tcBorders>
          </w:tcPr>
          <w:p w14:paraId="60308369" w14:textId="77777777" w:rsidR="001D470B" w:rsidRPr="00BE068B" w:rsidRDefault="001D470B" w:rsidP="001D470B">
            <w:pPr>
              <w:spacing w:after="0"/>
              <w:rPr>
                <w:rFonts w:ascii="Gill Sans MT" w:hAnsi="Gill Sans MT"/>
              </w:rPr>
            </w:pPr>
            <w:r w:rsidRPr="00BE068B">
              <w:rPr>
                <w:rFonts w:ascii="Gill Sans MT" w:hAnsi="Gill Sans MT"/>
              </w:rPr>
              <w:t>L.11</w:t>
            </w:r>
          </w:p>
        </w:tc>
        <w:tc>
          <w:tcPr>
            <w:tcW w:w="7235" w:type="dxa"/>
            <w:gridSpan w:val="2"/>
            <w:tcBorders>
              <w:top w:val="single" w:sz="4" w:space="0" w:color="000000"/>
              <w:left w:val="single" w:sz="4" w:space="0" w:color="auto"/>
              <w:bottom w:val="single" w:sz="4" w:space="0" w:color="000000"/>
              <w:right w:val="single" w:sz="18" w:space="0" w:color="000000"/>
            </w:tcBorders>
          </w:tcPr>
          <w:p w14:paraId="402E384C" w14:textId="77777777" w:rsidR="001D470B" w:rsidRPr="00BE068B" w:rsidRDefault="001D470B" w:rsidP="001D470B">
            <w:pPr>
              <w:kinsoku w:val="0"/>
              <w:overflowPunct w:val="0"/>
              <w:spacing w:afterLines="20" w:after="48"/>
              <w:ind w:left="-18"/>
              <w:contextualSpacing/>
              <w:rPr>
                <w:rFonts w:ascii="Gill Sans MT" w:hAnsi="Gill Sans MT"/>
                <w:w w:val="105"/>
              </w:rPr>
            </w:pPr>
            <w:r w:rsidRPr="00BE068B">
              <w:rPr>
                <w:rFonts w:ascii="Gill Sans MT" w:hAnsi="Gill Sans MT"/>
                <w:w w:val="105"/>
              </w:rPr>
              <w:t>How many person-days of labor did you receive for renting your fields? (</w:t>
            </w:r>
            <w:r w:rsidRPr="00BE068B">
              <w:rPr>
                <w:rFonts w:ascii="Gill Sans MT" w:hAnsi="Gill Sans MT"/>
                <w:b/>
                <w:w w:val="105"/>
              </w:rPr>
              <w:t>rent_labor</w:t>
            </w:r>
            <w:r w:rsidRPr="00BE068B">
              <w:rPr>
                <w:rFonts w:ascii="Gill Sans MT" w:hAnsi="Gill Sans MT"/>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48329DB1" w14:textId="77777777" w:rsidR="001D470B" w:rsidRPr="00BE068B" w:rsidRDefault="001D470B" w:rsidP="001D470B">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D470B" w:rsidRPr="00BE068B" w14:paraId="4A022DBA" w14:textId="77777777" w:rsidTr="001D470B">
        <w:trPr>
          <w:trHeight w:val="20"/>
        </w:trPr>
        <w:tc>
          <w:tcPr>
            <w:tcW w:w="484" w:type="dxa"/>
            <w:tcBorders>
              <w:top w:val="single" w:sz="4" w:space="0" w:color="000000"/>
              <w:left w:val="single" w:sz="4" w:space="0" w:color="000000"/>
              <w:bottom w:val="single" w:sz="4" w:space="0" w:color="000000"/>
              <w:right w:val="single" w:sz="4" w:space="0" w:color="000000"/>
            </w:tcBorders>
          </w:tcPr>
          <w:p w14:paraId="7FF04B23" w14:textId="77777777" w:rsidR="001D470B" w:rsidRPr="00BE068B" w:rsidRDefault="001D470B" w:rsidP="001D470B">
            <w:pPr>
              <w:spacing w:after="0"/>
              <w:rPr>
                <w:rFonts w:ascii="Gill Sans MT" w:eastAsia="Calibri" w:hAnsi="Gill Sans MT" w:cs="Times New Roman"/>
              </w:rPr>
            </w:pPr>
            <w:r w:rsidRPr="00BE068B">
              <w:rPr>
                <w:rFonts w:ascii="Gill Sans MT" w:eastAsia="Calibri" w:hAnsi="Gill Sans MT" w:cs="Times New Roman"/>
              </w:rPr>
              <w:t>L.12</w:t>
            </w:r>
          </w:p>
        </w:tc>
        <w:tc>
          <w:tcPr>
            <w:tcW w:w="7235" w:type="dxa"/>
            <w:gridSpan w:val="2"/>
            <w:tcBorders>
              <w:top w:val="single" w:sz="4" w:space="0" w:color="000000"/>
              <w:left w:val="single" w:sz="4" w:space="0" w:color="000000"/>
              <w:bottom w:val="single" w:sz="4" w:space="0" w:color="000000"/>
            </w:tcBorders>
          </w:tcPr>
          <w:p w14:paraId="407F7527" w14:textId="77777777" w:rsidR="001D470B" w:rsidRPr="00BE068B" w:rsidRDefault="001D470B" w:rsidP="001D470B">
            <w:pPr>
              <w:kinsoku w:val="0"/>
              <w:overflowPunct w:val="0"/>
              <w:spacing w:afterLines="20" w:after="48"/>
              <w:ind w:left="-18"/>
              <w:contextualSpacing/>
              <w:rPr>
                <w:rFonts w:ascii="Gill Sans MT" w:hAnsi="Gill Sans MT"/>
                <w:w w:val="105"/>
              </w:rPr>
            </w:pPr>
            <w:r w:rsidRPr="00BE068B">
              <w:rPr>
                <w:rFonts w:ascii="Gill Sans MT" w:hAnsi="Gill Sans MT"/>
                <w:w w:val="105"/>
              </w:rPr>
              <w:t>L5. Did your household take out any formal loans from a bank or micro-credit institution in the past year? (</w:t>
            </w:r>
            <w:r w:rsidRPr="00BE068B">
              <w:rPr>
                <w:rFonts w:ascii="Gill Sans MT" w:hAnsi="Gill Sans MT"/>
                <w:b/>
                <w:w w:val="105"/>
              </w:rPr>
              <w:t>loan</w:t>
            </w:r>
            <w:r w:rsidRPr="00BE068B">
              <w:rPr>
                <w:rFonts w:ascii="Gill Sans MT" w:hAnsi="Gill Sans MT"/>
                <w:w w:val="105"/>
              </w:rPr>
              <w:t>)</w:t>
            </w:r>
          </w:p>
          <w:p w14:paraId="74BE2152" w14:textId="77777777" w:rsidR="001D470B" w:rsidRPr="00BE068B" w:rsidRDefault="001D470B" w:rsidP="001D470B">
            <w:pPr>
              <w:spacing w:after="0"/>
              <w:rPr>
                <w:rFonts w:ascii="Gill Sans MT" w:hAnsi="Gill Sans MT"/>
                <w:color w:val="000000"/>
              </w:rPr>
            </w:pPr>
            <w:r w:rsidRPr="00BE068B">
              <w:rPr>
                <w:rFonts w:ascii="Gill Sans MT" w:hAnsi="Gill Sans MT"/>
                <w:i/>
                <w:w w:val="105"/>
              </w:rPr>
              <w:t xml:space="preserve">If 0, 888, 999, Skip to </w:t>
            </w:r>
            <w:r w:rsidRPr="00BE068B">
              <w:rPr>
                <w:rFonts w:ascii="Gill Sans MT" w:hAnsi="Gill Sans MT"/>
                <w:b/>
                <w:w w:val="105"/>
              </w:rPr>
              <w:t>Module Q</w:t>
            </w:r>
          </w:p>
        </w:tc>
        <w:tc>
          <w:tcPr>
            <w:tcW w:w="1764" w:type="dxa"/>
            <w:tcBorders>
              <w:top w:val="single" w:sz="4" w:space="0" w:color="000000"/>
              <w:bottom w:val="single" w:sz="4" w:space="0" w:color="000000"/>
              <w:right w:val="single" w:sz="18" w:space="0" w:color="000000"/>
            </w:tcBorders>
          </w:tcPr>
          <w:p w14:paraId="3D1143EB"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1=No</w:t>
            </w:r>
          </w:p>
          <w:p w14:paraId="5A677565"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2=Yes</w:t>
            </w:r>
            <w:r w:rsidRPr="00BE068B" w:rsidDel="00226116">
              <w:rPr>
                <w:rFonts w:ascii="Gill Sans MT" w:hAnsi="Gill Sans MT" w:cs="Times New Roman"/>
                <w:w w:val="105"/>
              </w:rPr>
              <w:t xml:space="preserve"> </w:t>
            </w:r>
          </w:p>
          <w:p w14:paraId="4E0F9A87"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888=Don’t know</w:t>
            </w:r>
          </w:p>
          <w:p w14:paraId="47A80A07"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14959858" w14:textId="77777777" w:rsidR="001D470B" w:rsidRPr="00BE068B" w:rsidRDefault="001D470B" w:rsidP="001D470B">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D470B" w:rsidRPr="00BE068B" w14:paraId="64564F57" w14:textId="77777777" w:rsidTr="001D470B">
        <w:trPr>
          <w:trHeight w:val="20"/>
        </w:trPr>
        <w:tc>
          <w:tcPr>
            <w:tcW w:w="484" w:type="dxa"/>
            <w:tcBorders>
              <w:top w:val="single" w:sz="4" w:space="0" w:color="000000"/>
              <w:left w:val="single" w:sz="4" w:space="0" w:color="000000"/>
              <w:bottom w:val="single" w:sz="4" w:space="0" w:color="000000"/>
              <w:right w:val="single" w:sz="4" w:space="0" w:color="000000"/>
            </w:tcBorders>
          </w:tcPr>
          <w:p w14:paraId="50A11688" w14:textId="77777777" w:rsidR="001D470B" w:rsidRPr="00BE068B" w:rsidRDefault="001D470B" w:rsidP="001D470B">
            <w:pPr>
              <w:spacing w:after="0"/>
              <w:rPr>
                <w:rFonts w:ascii="Gill Sans MT" w:eastAsia="Calibri" w:hAnsi="Gill Sans MT" w:cs="Times New Roman"/>
              </w:rPr>
            </w:pPr>
            <w:r w:rsidRPr="00BE068B">
              <w:rPr>
                <w:rFonts w:ascii="Gill Sans MT" w:eastAsia="Calibri" w:hAnsi="Gill Sans MT" w:cs="Times New Roman"/>
              </w:rPr>
              <w:t>L.13</w:t>
            </w:r>
          </w:p>
        </w:tc>
        <w:tc>
          <w:tcPr>
            <w:tcW w:w="7235" w:type="dxa"/>
            <w:gridSpan w:val="2"/>
            <w:tcBorders>
              <w:top w:val="single" w:sz="4" w:space="0" w:color="000000"/>
              <w:left w:val="single" w:sz="4" w:space="0" w:color="000000"/>
              <w:bottom w:val="single" w:sz="4" w:space="0" w:color="000000"/>
            </w:tcBorders>
          </w:tcPr>
          <w:p w14:paraId="4EEA30B4" w14:textId="77777777" w:rsidR="001D470B" w:rsidRPr="00BE068B" w:rsidRDefault="001D470B" w:rsidP="001D470B">
            <w:pPr>
              <w:kinsoku w:val="0"/>
              <w:overflowPunct w:val="0"/>
              <w:spacing w:afterLines="20" w:after="48"/>
              <w:ind w:left="-18"/>
              <w:contextualSpacing/>
              <w:rPr>
                <w:rFonts w:ascii="Gill Sans MT" w:hAnsi="Gill Sans MT"/>
                <w:w w:val="105"/>
              </w:rPr>
            </w:pPr>
            <w:commentRangeStart w:id="93"/>
            <w:commentRangeStart w:id="94"/>
            <w:r w:rsidRPr="00BE068B">
              <w:rPr>
                <w:rFonts w:ascii="Gill Sans MT" w:hAnsi="Gill Sans MT"/>
                <w:w w:val="105"/>
              </w:rPr>
              <w:t>Did you have to provide any documentation of your land rights to secure the loan? (</w:t>
            </w:r>
            <w:r w:rsidRPr="00BE068B">
              <w:rPr>
                <w:rFonts w:ascii="Gill Sans MT" w:hAnsi="Gill Sans MT"/>
                <w:b/>
                <w:w w:val="105"/>
              </w:rPr>
              <w:t>loandoc</w:t>
            </w:r>
            <w:commentRangeEnd w:id="93"/>
            <w:r w:rsidRPr="00BE068B">
              <w:rPr>
                <w:rStyle w:val="CommentReference"/>
                <w:rFonts w:ascii="Gill Sans MT" w:hAnsi="Gill Sans MT"/>
              </w:rPr>
              <w:commentReference w:id="93"/>
            </w:r>
            <w:r w:rsidRPr="00BE068B">
              <w:rPr>
                <w:rFonts w:ascii="Gill Sans MT" w:hAnsi="Gill Sans MT"/>
                <w:w w:val="105"/>
              </w:rPr>
              <w:t>)</w:t>
            </w:r>
            <w:commentRangeEnd w:id="94"/>
            <w:r w:rsidRPr="00BE068B">
              <w:rPr>
                <w:rStyle w:val="CommentReference"/>
                <w:rFonts w:ascii="Gill Sans MT" w:hAnsi="Gill Sans MT"/>
              </w:rPr>
              <w:commentReference w:id="94"/>
            </w:r>
          </w:p>
          <w:p w14:paraId="095B464E" w14:textId="77777777" w:rsidR="001D470B" w:rsidRPr="00BE068B" w:rsidRDefault="001D470B" w:rsidP="001D470B">
            <w:pPr>
              <w:spacing w:after="0"/>
              <w:rPr>
                <w:rFonts w:ascii="Gill Sans MT" w:hAnsi="Gill Sans MT"/>
                <w:color w:val="000000"/>
              </w:rPr>
            </w:pPr>
            <w:r w:rsidRPr="00BE068B">
              <w:rPr>
                <w:rFonts w:ascii="Gill Sans MT" w:hAnsi="Gill Sans MT"/>
                <w:i/>
                <w:w w:val="105"/>
              </w:rPr>
              <w:t xml:space="preserve">If 0, 888, 999, Skip to </w:t>
            </w:r>
            <w:r w:rsidRPr="00BE068B">
              <w:rPr>
                <w:rFonts w:ascii="Gill Sans MT" w:hAnsi="Gill Sans MT"/>
                <w:b/>
                <w:w w:val="105"/>
              </w:rPr>
              <w:t>Module M</w:t>
            </w:r>
          </w:p>
        </w:tc>
        <w:tc>
          <w:tcPr>
            <w:tcW w:w="1764" w:type="dxa"/>
            <w:tcBorders>
              <w:top w:val="single" w:sz="4" w:space="0" w:color="000000"/>
              <w:bottom w:val="single" w:sz="4" w:space="0" w:color="000000"/>
              <w:right w:val="single" w:sz="18" w:space="0" w:color="000000"/>
            </w:tcBorders>
          </w:tcPr>
          <w:p w14:paraId="0DA4DACE"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1=No</w:t>
            </w:r>
          </w:p>
          <w:p w14:paraId="086ADAB8"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2=Yes</w:t>
            </w:r>
            <w:r w:rsidRPr="00BE068B" w:rsidDel="00226116">
              <w:rPr>
                <w:rFonts w:ascii="Gill Sans MT" w:hAnsi="Gill Sans MT" w:cs="Times New Roman"/>
                <w:w w:val="105"/>
              </w:rPr>
              <w:t xml:space="preserve"> </w:t>
            </w:r>
          </w:p>
          <w:p w14:paraId="06557C12"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888=Don’t know</w:t>
            </w:r>
          </w:p>
          <w:p w14:paraId="18856CFF" w14:textId="77777777" w:rsidR="001D470B" w:rsidRPr="00BE068B" w:rsidRDefault="001D470B" w:rsidP="001D470B">
            <w:pPr>
              <w:spacing w:after="0"/>
              <w:rPr>
                <w:rFonts w:ascii="Gill Sans MT" w:hAnsi="Gill Sans MT" w:cs="Times New Roman"/>
                <w:w w:val="105"/>
              </w:rPr>
            </w:pPr>
            <w:r w:rsidRPr="00BE068B">
              <w:rPr>
                <w:rFonts w:ascii="Gill Sans MT" w:hAnsi="Gill Sans MT"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1B33DCA" w14:textId="77777777" w:rsidR="001D470B" w:rsidRPr="00BE068B" w:rsidRDefault="001D470B" w:rsidP="001D470B">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D470B" w:rsidRPr="00BE068B" w14:paraId="3324204A" w14:textId="77777777" w:rsidTr="001D470B">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484" w:type="dxa"/>
            <w:tcBorders>
              <w:right w:val="single" w:sz="4" w:space="0" w:color="auto"/>
            </w:tcBorders>
          </w:tcPr>
          <w:p w14:paraId="5E2E9817" w14:textId="77777777" w:rsidR="001D470B" w:rsidRPr="00BE068B" w:rsidRDefault="001D470B" w:rsidP="001D470B">
            <w:pPr>
              <w:spacing w:after="0"/>
              <w:rPr>
                <w:rFonts w:ascii="Gill Sans MT" w:hAnsi="Gill Sans MT"/>
              </w:rPr>
            </w:pPr>
            <w:r w:rsidRPr="00BE068B">
              <w:rPr>
                <w:rFonts w:ascii="Gill Sans MT" w:hAnsi="Gill Sans MT"/>
              </w:rPr>
              <w:t>L.14</w:t>
            </w:r>
          </w:p>
        </w:tc>
        <w:tc>
          <w:tcPr>
            <w:tcW w:w="7235" w:type="dxa"/>
            <w:gridSpan w:val="2"/>
            <w:tcBorders>
              <w:left w:val="single" w:sz="4" w:space="0" w:color="auto"/>
              <w:right w:val="single" w:sz="18" w:space="0" w:color="000000"/>
            </w:tcBorders>
          </w:tcPr>
          <w:p w14:paraId="3C8DA23E" w14:textId="77777777" w:rsidR="001D470B" w:rsidRPr="00BE068B" w:rsidRDefault="001D470B" w:rsidP="001D470B">
            <w:pPr>
              <w:spacing w:after="0"/>
              <w:rPr>
                <w:rFonts w:ascii="Gill Sans MT" w:hAnsi="Gill Sans MT"/>
                <w:w w:val="105"/>
              </w:rPr>
            </w:pPr>
            <w:r w:rsidRPr="00BE068B">
              <w:rPr>
                <w:rFonts w:ascii="Gill Sans MT" w:hAnsi="Gill Sans MT"/>
                <w:w w:val="105"/>
              </w:rPr>
              <w:t>What kind of documentation was required? (</w:t>
            </w:r>
            <w:r w:rsidRPr="00BE068B">
              <w:rPr>
                <w:rFonts w:ascii="Gill Sans MT" w:hAnsi="Gill Sans MT"/>
                <w:b/>
                <w:w w:val="105"/>
              </w:rPr>
              <w:t>loandoctype</w:t>
            </w:r>
            <w:r w:rsidRPr="00BE068B">
              <w:rPr>
                <w:rFonts w:ascii="Gill Sans MT" w:hAnsi="Gill Sans MT"/>
                <w:w w:val="105"/>
              </w:rPr>
              <w:t>)</w:t>
            </w:r>
          </w:p>
        </w:tc>
        <w:tc>
          <w:tcPr>
            <w:tcW w:w="2486" w:type="dxa"/>
            <w:gridSpan w:val="3"/>
            <w:tcBorders>
              <w:top w:val="single" w:sz="18" w:space="0" w:color="000000"/>
              <w:left w:val="single" w:sz="18" w:space="0" w:color="000000"/>
              <w:bottom w:val="single" w:sz="18" w:space="0" w:color="000000"/>
              <w:right w:val="single" w:sz="18" w:space="0" w:color="000000"/>
            </w:tcBorders>
          </w:tcPr>
          <w:p w14:paraId="2095EFFA" w14:textId="77777777" w:rsidR="001D470B" w:rsidRPr="00BE068B" w:rsidRDefault="001D470B" w:rsidP="001D470B">
            <w:pPr>
              <w:spacing w:after="0"/>
              <w:rPr>
                <w:rFonts w:ascii="Gill Sans MT" w:hAnsi="Gill Sans MT"/>
                <w:w w:val="105"/>
              </w:rPr>
            </w:pPr>
            <w:r w:rsidRPr="00BE068B">
              <w:rPr>
                <w:rFonts w:ascii="Gill Sans MT" w:hAnsi="Gill Sans MT"/>
                <w:i/>
                <w:color w:val="A6A6A6" w:themeColor="background1" w:themeShade="A6"/>
              </w:rPr>
              <w:t>(Text)</w:t>
            </w:r>
          </w:p>
        </w:tc>
      </w:tr>
    </w:tbl>
    <w:p w14:paraId="159E6AB0" w14:textId="77777777" w:rsidR="00726F64" w:rsidRPr="00BE068B" w:rsidRDefault="00726F64" w:rsidP="004C374D">
      <w:pPr>
        <w:framePr w:w="12028" w:h="9986" w:hRule="exact" w:wrap="auto" w:hAnchor="text" w:y="-98"/>
        <w:spacing w:afterLines="20" w:after="48" w:line="240" w:lineRule="auto"/>
        <w:contextualSpacing/>
        <w:rPr>
          <w:rFonts w:ascii="Gill Sans MT" w:eastAsia="Times New Roman" w:hAnsi="Gill Sans MT" w:cs="Times New Roman"/>
          <w:lang w:eastAsia="zh-CN"/>
        </w:rPr>
        <w:sectPr w:rsidR="00726F64" w:rsidRPr="00BE068B" w:rsidSect="00726F64">
          <w:pgSz w:w="15840" w:h="12240" w:orient="landscape"/>
          <w:pgMar w:top="1080" w:right="1440" w:bottom="1080" w:left="1440" w:header="720" w:footer="720" w:gutter="0"/>
          <w:cols w:space="720"/>
          <w:docGrid w:linePitch="360"/>
        </w:sectPr>
      </w:pPr>
    </w:p>
    <w:p w14:paraId="6F2C6C32" w14:textId="0767E4D0" w:rsidR="00C71DE8" w:rsidRPr="00BE068B" w:rsidRDefault="00C71DE8" w:rsidP="001512D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lastRenderedPageBreak/>
        <w:t>M. LIVESTOCK ASSETS</w:t>
      </w:r>
    </w:p>
    <w:p w14:paraId="163FA4A4" w14:textId="77777777" w:rsidR="00C71DE8" w:rsidRPr="00BE068B" w:rsidRDefault="00C71DE8"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Now I would like to ask you about the number of livestock that your household currently owns. </w:t>
      </w:r>
    </w:p>
    <w:p w14:paraId="229BDF67" w14:textId="77777777" w:rsidR="00451397" w:rsidRPr="00BE068B" w:rsidRDefault="00451397"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 xml:space="preserve">Do any of your livestock graze in the forest? </w:t>
      </w:r>
    </w:p>
    <w:tbl>
      <w:tblPr>
        <w:tblStyle w:val="TableGrid1"/>
        <w:tblW w:w="10114" w:type="dxa"/>
        <w:tblInd w:w="-5" w:type="dxa"/>
        <w:tblLayout w:type="fixed"/>
        <w:tblCellMar>
          <w:left w:w="29" w:type="dxa"/>
          <w:right w:w="29" w:type="dxa"/>
        </w:tblCellMar>
        <w:tblLook w:val="0000" w:firstRow="0" w:lastRow="0" w:firstColumn="0" w:lastColumn="0" w:noHBand="0" w:noVBand="0"/>
      </w:tblPr>
      <w:tblGrid>
        <w:gridCol w:w="754"/>
        <w:gridCol w:w="7290"/>
        <w:gridCol w:w="2070"/>
      </w:tblGrid>
      <w:tr w:rsidR="00B71EAD" w:rsidRPr="00BE068B" w14:paraId="4FE59287" w14:textId="77777777" w:rsidTr="001D470B">
        <w:trPr>
          <w:trHeight w:val="20"/>
        </w:trPr>
        <w:tc>
          <w:tcPr>
            <w:tcW w:w="754" w:type="dxa"/>
            <w:tcBorders>
              <w:right w:val="single" w:sz="4" w:space="0" w:color="auto"/>
            </w:tcBorders>
            <w:vAlign w:val="center"/>
          </w:tcPr>
          <w:p w14:paraId="50D63242" w14:textId="68533A66"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w:t>
            </w:r>
          </w:p>
        </w:tc>
        <w:tc>
          <w:tcPr>
            <w:tcW w:w="7290" w:type="dxa"/>
            <w:tcBorders>
              <w:top w:val="single" w:sz="4" w:space="0" w:color="auto"/>
              <w:left w:val="single" w:sz="4" w:space="0" w:color="auto"/>
              <w:bottom w:val="single" w:sz="4" w:space="0" w:color="auto"/>
              <w:right w:val="nil"/>
            </w:tcBorders>
            <w:vAlign w:val="center"/>
          </w:tcPr>
          <w:p w14:paraId="4452DE86" w14:textId="15892ED5"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cattle does your household own? (</w:t>
            </w:r>
            <w:r w:rsidRPr="00BE068B">
              <w:rPr>
                <w:rFonts w:ascii="Gill Sans MT" w:hAnsi="Gill Sans MT"/>
                <w:b/>
                <w:w w:val="105"/>
              </w:rPr>
              <w:t>cattle</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1CD6882" w14:textId="77777777" w:rsidTr="001D470B">
        <w:trPr>
          <w:trHeight w:val="20"/>
        </w:trPr>
        <w:tc>
          <w:tcPr>
            <w:tcW w:w="754" w:type="dxa"/>
            <w:vAlign w:val="center"/>
          </w:tcPr>
          <w:p w14:paraId="3533318A" w14:textId="5BF45077" w:rsidR="00C71DE8" w:rsidRPr="00BE068B" w:rsidRDefault="00B41661"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M2</w:t>
            </w:r>
          </w:p>
        </w:tc>
        <w:tc>
          <w:tcPr>
            <w:tcW w:w="7290" w:type="dxa"/>
            <w:tcBorders>
              <w:top w:val="single" w:sz="4" w:space="0" w:color="auto"/>
              <w:bottom w:val="single" w:sz="4" w:space="0" w:color="auto"/>
            </w:tcBorders>
            <w:vAlign w:val="center"/>
          </w:tcPr>
          <w:p w14:paraId="05A2F0FF"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donkeys does your household own? (</w:t>
            </w:r>
            <w:r w:rsidRPr="00BE068B">
              <w:rPr>
                <w:rFonts w:ascii="Gill Sans MT" w:hAnsi="Gill Sans MT"/>
                <w:b/>
                <w:w w:val="105"/>
              </w:rPr>
              <w:t>donkey</w:t>
            </w:r>
            <w:r w:rsidRPr="00BE068B">
              <w:rPr>
                <w:rFonts w:ascii="Gill Sans MT" w:hAnsi="Gill Sans MT"/>
                <w:w w:val="105"/>
              </w:rPr>
              <w:t>)</w:t>
            </w:r>
          </w:p>
          <w:p w14:paraId="08005593" w14:textId="57041F35" w:rsidR="009D61E6" w:rsidRPr="00BE068B" w:rsidRDefault="009D61E6"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M7</w:t>
            </w:r>
          </w:p>
        </w:tc>
        <w:tc>
          <w:tcPr>
            <w:tcW w:w="2070" w:type="dxa"/>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2E8A5F3" w14:textId="77777777" w:rsidTr="001D470B">
        <w:trPr>
          <w:trHeight w:val="20"/>
        </w:trPr>
        <w:tc>
          <w:tcPr>
            <w:tcW w:w="754" w:type="dxa"/>
            <w:vAlign w:val="center"/>
          </w:tcPr>
          <w:p w14:paraId="102EEE17" w14:textId="2668F55A"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M7</w:t>
            </w:r>
          </w:p>
        </w:tc>
        <w:tc>
          <w:tcPr>
            <w:tcW w:w="7290" w:type="dxa"/>
            <w:tcBorders>
              <w:top w:val="single" w:sz="4" w:space="0" w:color="auto"/>
              <w:bottom w:val="single" w:sz="4" w:space="0" w:color="auto"/>
            </w:tcBorders>
            <w:vAlign w:val="center"/>
          </w:tcPr>
          <w:p w14:paraId="737097EF" w14:textId="51A27488"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village chickens does your household own? (</w:t>
            </w:r>
            <w:r w:rsidRPr="00BE068B">
              <w:rPr>
                <w:rFonts w:ascii="Gill Sans MT" w:hAnsi="Gill Sans MT"/>
                <w:b/>
                <w:w w:val="105"/>
              </w:rPr>
              <w:t>chicken</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F22F6C1" w14:textId="77777777" w:rsidTr="001D470B">
        <w:trPr>
          <w:trHeight w:val="20"/>
        </w:trPr>
        <w:tc>
          <w:tcPr>
            <w:tcW w:w="754" w:type="dxa"/>
            <w:vAlign w:val="center"/>
          </w:tcPr>
          <w:p w14:paraId="523323F5" w14:textId="23993A6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M8</w:t>
            </w:r>
          </w:p>
        </w:tc>
        <w:tc>
          <w:tcPr>
            <w:tcW w:w="7290" w:type="dxa"/>
            <w:tcBorders>
              <w:top w:val="single" w:sz="4" w:space="0" w:color="auto"/>
              <w:bottom w:val="single" w:sz="4" w:space="0" w:color="auto"/>
            </w:tcBorders>
            <w:vAlign w:val="center"/>
          </w:tcPr>
          <w:p w14:paraId="0EF74F30" w14:textId="605D6F0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guinea fowls does your household own? (</w:t>
            </w:r>
            <w:r w:rsidRPr="00BE068B">
              <w:rPr>
                <w:rFonts w:ascii="Gill Sans MT" w:hAnsi="Gill Sans MT"/>
                <w:b/>
                <w:w w:val="105"/>
              </w:rPr>
              <w:t>guineafowls</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D84FB59" w14:textId="77777777" w:rsidTr="001D470B">
        <w:trPr>
          <w:trHeight w:val="20"/>
        </w:trPr>
        <w:tc>
          <w:tcPr>
            <w:tcW w:w="754" w:type="dxa"/>
            <w:vAlign w:val="center"/>
          </w:tcPr>
          <w:p w14:paraId="6B6116B0" w14:textId="4861C6C0"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M9</w:t>
            </w:r>
          </w:p>
        </w:tc>
        <w:tc>
          <w:tcPr>
            <w:tcW w:w="7290" w:type="dxa"/>
            <w:tcBorders>
              <w:top w:val="single" w:sz="4" w:space="0" w:color="auto"/>
              <w:bottom w:val="single" w:sz="4" w:space="0" w:color="auto"/>
            </w:tcBorders>
            <w:vAlign w:val="center"/>
          </w:tcPr>
          <w:p w14:paraId="06B05035" w14:textId="7B7A4A44"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ducks and geese does your household own? (</w:t>
            </w:r>
            <w:r w:rsidRPr="00BE068B">
              <w:rPr>
                <w:rFonts w:ascii="Gill Sans MT" w:hAnsi="Gill Sans MT"/>
                <w:b/>
                <w:w w:val="105"/>
              </w:rPr>
              <w:t>ducks</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13902004" w14:textId="77777777" w:rsidTr="001D470B">
        <w:trPr>
          <w:trHeight w:val="20"/>
        </w:trPr>
        <w:tc>
          <w:tcPr>
            <w:tcW w:w="754" w:type="dxa"/>
            <w:vAlign w:val="center"/>
          </w:tcPr>
          <w:p w14:paraId="11AB567C" w14:textId="6A1284F8" w:rsidR="00C71DE8" w:rsidRPr="00BE068B" w:rsidRDefault="00DA1429" w:rsidP="00DA1429">
            <w:pPr>
              <w:kinsoku w:val="0"/>
              <w:overflowPunct w:val="0"/>
              <w:spacing w:afterLines="20" w:after="48"/>
              <w:ind w:left="119" w:right="-119" w:hanging="114"/>
              <w:contextualSpacing/>
              <w:rPr>
                <w:rFonts w:ascii="Gill Sans MT" w:hAnsi="Gill Sans MT"/>
                <w:w w:val="105"/>
              </w:rPr>
            </w:pPr>
            <w:r w:rsidRPr="00BE068B">
              <w:rPr>
                <w:rFonts w:ascii="Gill Sans MT" w:hAnsi="Gill Sans MT"/>
                <w:w w:val="105"/>
              </w:rPr>
              <w:t>M10</w:t>
            </w:r>
          </w:p>
        </w:tc>
        <w:tc>
          <w:tcPr>
            <w:tcW w:w="7290" w:type="dxa"/>
            <w:tcBorders>
              <w:top w:val="single" w:sz="4" w:space="0" w:color="auto"/>
              <w:bottom w:val="single" w:sz="4" w:space="0" w:color="auto"/>
            </w:tcBorders>
            <w:vAlign w:val="center"/>
          </w:tcPr>
          <w:p w14:paraId="099CB5A4" w14:textId="77777777"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goats does your household own? (</w:t>
            </w:r>
            <w:r w:rsidRPr="00BE068B">
              <w:rPr>
                <w:rFonts w:ascii="Gill Sans MT" w:hAnsi="Gill Sans MT"/>
                <w:b/>
                <w:w w:val="105"/>
              </w:rPr>
              <w:t>goats</w:t>
            </w:r>
            <w:r w:rsidRPr="00BE068B">
              <w:rPr>
                <w:rFonts w:ascii="Gill Sans MT" w:hAnsi="Gill Sans MT"/>
                <w:w w:val="105"/>
              </w:rPr>
              <w:t>)</w:t>
            </w:r>
          </w:p>
          <w:p w14:paraId="75217BA8" w14:textId="5BF0FDA3" w:rsidR="00DA1429" w:rsidRPr="00BE068B" w:rsidRDefault="00DA1429" w:rsidP="00E0092D">
            <w:pPr>
              <w:kinsoku w:val="0"/>
              <w:overflowPunct w:val="0"/>
              <w:spacing w:afterLines="20" w:after="48"/>
              <w:contextualSpacing/>
              <w:rPr>
                <w:rFonts w:ascii="Gill Sans MT" w:hAnsi="Gill Sans MT"/>
                <w:i/>
                <w:w w:val="105"/>
              </w:rPr>
            </w:pPr>
            <w:r w:rsidRPr="00BE068B">
              <w:rPr>
                <w:rFonts w:ascii="Gill Sans MT" w:hAnsi="Gill Sans MT"/>
                <w:i/>
                <w:w w:val="105"/>
              </w:rPr>
              <w:t>If 0, skip to M14</w:t>
            </w:r>
          </w:p>
        </w:tc>
        <w:tc>
          <w:tcPr>
            <w:tcW w:w="2070" w:type="dxa"/>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54E40C4E" w14:textId="77777777" w:rsidTr="001D470B">
        <w:trPr>
          <w:trHeight w:val="20"/>
        </w:trPr>
        <w:tc>
          <w:tcPr>
            <w:tcW w:w="754" w:type="dxa"/>
            <w:vAlign w:val="center"/>
          </w:tcPr>
          <w:p w14:paraId="1B28FEB0" w14:textId="7FE9DC24"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M14</w:t>
            </w:r>
          </w:p>
        </w:tc>
        <w:tc>
          <w:tcPr>
            <w:tcW w:w="7290" w:type="dxa"/>
            <w:tcBorders>
              <w:top w:val="single" w:sz="4" w:space="0" w:color="auto"/>
              <w:bottom w:val="single" w:sz="4" w:space="0" w:color="auto"/>
            </w:tcBorders>
            <w:vAlign w:val="center"/>
          </w:tcPr>
          <w:p w14:paraId="0EBF797C" w14:textId="6123907A"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pigs does your household own? (</w:t>
            </w:r>
            <w:r w:rsidRPr="00BE068B">
              <w:rPr>
                <w:rFonts w:ascii="Gill Sans MT" w:hAnsi="Gill Sans MT"/>
                <w:b/>
                <w:w w:val="105"/>
              </w:rPr>
              <w:t>pigs</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47EC25B4" w14:textId="77777777" w:rsidTr="001D470B">
        <w:trPr>
          <w:trHeight w:val="20"/>
        </w:trPr>
        <w:tc>
          <w:tcPr>
            <w:tcW w:w="754" w:type="dxa"/>
            <w:vAlign w:val="center"/>
          </w:tcPr>
          <w:p w14:paraId="4BB8E174" w14:textId="49AF443E" w:rsidR="00C71DE8" w:rsidRPr="00BE068B" w:rsidRDefault="00DA1429" w:rsidP="00DA1429">
            <w:pPr>
              <w:kinsoku w:val="0"/>
              <w:overflowPunct w:val="0"/>
              <w:spacing w:afterLines="20" w:after="48"/>
              <w:ind w:left="119" w:hanging="114"/>
              <w:contextualSpacing/>
              <w:rPr>
                <w:rFonts w:ascii="Gill Sans MT" w:hAnsi="Gill Sans MT"/>
                <w:w w:val="105"/>
              </w:rPr>
            </w:pPr>
            <w:r w:rsidRPr="00BE068B">
              <w:rPr>
                <w:rFonts w:ascii="Gill Sans MT" w:hAnsi="Gill Sans MT"/>
                <w:w w:val="105"/>
              </w:rPr>
              <w:t>M15</w:t>
            </w:r>
          </w:p>
        </w:tc>
        <w:tc>
          <w:tcPr>
            <w:tcW w:w="7290" w:type="dxa"/>
            <w:tcBorders>
              <w:top w:val="single" w:sz="4" w:space="0" w:color="auto"/>
              <w:bottom w:val="single" w:sz="4" w:space="0" w:color="auto"/>
            </w:tcBorders>
            <w:vAlign w:val="center"/>
          </w:tcPr>
          <w:p w14:paraId="0EAE062C" w14:textId="2C6A72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rabbits does your household own? (</w:t>
            </w:r>
            <w:r w:rsidRPr="00BE068B">
              <w:rPr>
                <w:rFonts w:ascii="Gill Sans MT" w:hAnsi="Gill Sans MT"/>
                <w:b/>
                <w:w w:val="105"/>
              </w:rPr>
              <w:t>rabbits</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71C763F0" w14:textId="77777777" w:rsidTr="001D470B">
        <w:trPr>
          <w:trHeight w:val="20"/>
        </w:trPr>
        <w:tc>
          <w:tcPr>
            <w:tcW w:w="754" w:type="dxa"/>
            <w:tcBorders>
              <w:right w:val="single" w:sz="4" w:space="0" w:color="auto"/>
            </w:tcBorders>
            <w:vAlign w:val="center"/>
          </w:tcPr>
          <w:p w14:paraId="496F5430" w14:textId="63D9DF67"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M16</w:t>
            </w:r>
          </w:p>
        </w:tc>
        <w:tc>
          <w:tcPr>
            <w:tcW w:w="7290" w:type="dxa"/>
            <w:tcBorders>
              <w:top w:val="single" w:sz="4" w:space="0" w:color="auto"/>
              <w:left w:val="single" w:sz="4" w:space="0" w:color="auto"/>
              <w:bottom w:val="single" w:sz="4" w:space="0" w:color="auto"/>
              <w:right w:val="nil"/>
            </w:tcBorders>
            <w:vAlign w:val="center"/>
          </w:tcPr>
          <w:p w14:paraId="4EFDA18F" w14:textId="0AB02050"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pigeons does your household own? (</w:t>
            </w:r>
            <w:r w:rsidRPr="00BE068B">
              <w:rPr>
                <w:rFonts w:ascii="Gill Sans MT" w:hAnsi="Gill Sans MT"/>
                <w:b/>
                <w:w w:val="105"/>
              </w:rPr>
              <w:t>pigeons</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2C3C95F6" w14:textId="77777777" w:rsidTr="001D470B">
        <w:trPr>
          <w:trHeight w:val="20"/>
        </w:trPr>
        <w:tc>
          <w:tcPr>
            <w:tcW w:w="754" w:type="dxa"/>
            <w:tcBorders>
              <w:right w:val="single" w:sz="4" w:space="0" w:color="auto"/>
            </w:tcBorders>
            <w:vAlign w:val="center"/>
          </w:tcPr>
          <w:p w14:paraId="0951F18A" w14:textId="385C6D4D"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M17</w:t>
            </w:r>
          </w:p>
        </w:tc>
        <w:tc>
          <w:tcPr>
            <w:tcW w:w="7290" w:type="dxa"/>
            <w:tcBorders>
              <w:top w:val="single" w:sz="4" w:space="0" w:color="auto"/>
              <w:left w:val="single" w:sz="4" w:space="0" w:color="auto"/>
              <w:bottom w:val="single" w:sz="4" w:space="0" w:color="auto"/>
              <w:right w:val="nil"/>
            </w:tcBorders>
            <w:vAlign w:val="center"/>
          </w:tcPr>
          <w:p w14:paraId="27ABFEA5" w14:textId="21D447D9"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oxen does your household have? (</w:t>
            </w:r>
            <w:r w:rsidRPr="00BE068B">
              <w:rPr>
                <w:rFonts w:ascii="Gill Sans MT" w:hAnsi="Gill Sans MT"/>
                <w:b/>
                <w:w w:val="105"/>
              </w:rPr>
              <w:t>ox</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r w:rsidR="00B71EAD" w:rsidRPr="00BE068B" w14:paraId="67E0B688" w14:textId="77777777" w:rsidTr="001D470B">
        <w:trPr>
          <w:trHeight w:val="20"/>
        </w:trPr>
        <w:tc>
          <w:tcPr>
            <w:tcW w:w="754" w:type="dxa"/>
            <w:tcBorders>
              <w:right w:val="single" w:sz="4" w:space="0" w:color="auto"/>
            </w:tcBorders>
            <w:vAlign w:val="center"/>
          </w:tcPr>
          <w:p w14:paraId="2B51D00A" w14:textId="4CD9F89E" w:rsidR="00C71DE8" w:rsidRPr="00BE068B" w:rsidRDefault="00DA1429" w:rsidP="00E0092D">
            <w:pPr>
              <w:kinsoku w:val="0"/>
              <w:overflowPunct w:val="0"/>
              <w:spacing w:afterLines="20" w:after="48"/>
              <w:ind w:left="119"/>
              <w:contextualSpacing/>
              <w:rPr>
                <w:rFonts w:ascii="Gill Sans MT" w:hAnsi="Gill Sans MT"/>
                <w:w w:val="105"/>
              </w:rPr>
            </w:pPr>
            <w:r w:rsidRPr="00BE068B">
              <w:rPr>
                <w:rFonts w:ascii="Gill Sans MT" w:hAnsi="Gill Sans MT"/>
                <w:w w:val="105"/>
              </w:rPr>
              <w:t>M18</w:t>
            </w:r>
          </w:p>
        </w:tc>
        <w:tc>
          <w:tcPr>
            <w:tcW w:w="7290" w:type="dxa"/>
            <w:tcBorders>
              <w:top w:val="single" w:sz="4" w:space="0" w:color="auto"/>
              <w:left w:val="single" w:sz="4" w:space="0" w:color="auto"/>
              <w:bottom w:val="single" w:sz="4" w:space="0" w:color="auto"/>
              <w:right w:val="nil"/>
            </w:tcBorders>
            <w:vAlign w:val="center"/>
          </w:tcPr>
          <w:p w14:paraId="7CA6E905" w14:textId="67D51ECE" w:rsidR="00C71DE8" w:rsidRPr="00BE068B" w:rsidRDefault="00C71DE8" w:rsidP="00E0092D">
            <w:pPr>
              <w:kinsoku w:val="0"/>
              <w:overflowPunct w:val="0"/>
              <w:spacing w:afterLines="20" w:after="48"/>
              <w:contextualSpacing/>
              <w:rPr>
                <w:rFonts w:ascii="Gill Sans MT" w:hAnsi="Gill Sans MT"/>
                <w:w w:val="105"/>
              </w:rPr>
            </w:pPr>
            <w:r w:rsidRPr="00BE068B">
              <w:rPr>
                <w:rFonts w:ascii="Gill Sans MT" w:hAnsi="Gill Sans MT"/>
                <w:w w:val="105"/>
              </w:rPr>
              <w:t>How many turkeys does your household have? (</w:t>
            </w:r>
            <w:r w:rsidRPr="00BE068B">
              <w:rPr>
                <w:rFonts w:ascii="Gill Sans MT" w:hAnsi="Gill Sans MT"/>
                <w:b/>
                <w:w w:val="105"/>
              </w:rPr>
              <w:t>turkey</w:t>
            </w:r>
            <w:r w:rsidRPr="00BE068B">
              <w:rPr>
                <w:rFonts w:ascii="Gill Sans MT" w:hAnsi="Gill Sans MT"/>
                <w:w w:val="105"/>
              </w:rPr>
              <w:t>)</w:t>
            </w:r>
          </w:p>
        </w:tc>
        <w:tc>
          <w:tcPr>
            <w:tcW w:w="2070" w:type="dxa"/>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BE068B" w:rsidRDefault="00C71DE8" w:rsidP="00E0092D">
            <w:pPr>
              <w:spacing w:afterLines="20" w:after="48"/>
              <w:contextualSpacing/>
              <w:rPr>
                <w:rFonts w:ascii="Gill Sans MT" w:hAnsi="Gill Sans MT"/>
                <w:i/>
              </w:rPr>
            </w:pPr>
            <w:r w:rsidRPr="00BE068B">
              <w:rPr>
                <w:rFonts w:ascii="Gill Sans MT" w:hAnsi="Gill Sans MT"/>
                <w:i/>
              </w:rPr>
              <w:t>(Numeric)</w:t>
            </w:r>
          </w:p>
        </w:tc>
      </w:tr>
    </w:tbl>
    <w:p w14:paraId="32C771BF" w14:textId="77777777" w:rsidR="00C71DE8" w:rsidRPr="00BE068B" w:rsidRDefault="00C71DE8" w:rsidP="001512DD">
      <w:pPr>
        <w:pStyle w:val="CommentText"/>
        <w:spacing w:afterLines="20" w:after="48"/>
        <w:contextualSpacing/>
        <w:rPr>
          <w:rFonts w:ascii="Gill Sans MT" w:hAnsi="Gill Sans MT"/>
          <w:sz w:val="22"/>
          <w:szCs w:val="22"/>
        </w:rPr>
      </w:pPr>
    </w:p>
    <w:p w14:paraId="26EAC98D" w14:textId="77777777" w:rsidR="00D4243B" w:rsidRPr="00BE068B" w:rsidRDefault="00D4243B" w:rsidP="001512DD">
      <w:pPr>
        <w:pStyle w:val="CommentText"/>
        <w:spacing w:afterLines="20" w:after="48"/>
        <w:contextualSpacing/>
        <w:rPr>
          <w:rFonts w:ascii="Gill Sans MT" w:hAnsi="Gill Sans MT"/>
          <w:sz w:val="22"/>
          <w:szCs w:val="22"/>
        </w:rPr>
      </w:pPr>
    </w:p>
    <w:p w14:paraId="1842FECA" w14:textId="77777777" w:rsidR="00D4243B" w:rsidRPr="00BE068B" w:rsidRDefault="00D4243B" w:rsidP="001512DD">
      <w:pPr>
        <w:pStyle w:val="CommentText"/>
        <w:spacing w:afterLines="20" w:after="48"/>
        <w:contextualSpacing/>
        <w:rPr>
          <w:rFonts w:ascii="Gill Sans MT" w:hAnsi="Gill Sans MT"/>
          <w:sz w:val="22"/>
          <w:szCs w:val="22"/>
        </w:rPr>
      </w:pPr>
    </w:p>
    <w:p w14:paraId="5D3559AE" w14:textId="77777777" w:rsidR="00D4243B" w:rsidRPr="00BE068B" w:rsidRDefault="00D4243B" w:rsidP="001512DD">
      <w:pPr>
        <w:pStyle w:val="CommentText"/>
        <w:spacing w:afterLines="20" w:after="48"/>
        <w:contextualSpacing/>
        <w:rPr>
          <w:rFonts w:ascii="Gill Sans MT" w:hAnsi="Gill Sans MT"/>
          <w:sz w:val="22"/>
          <w:szCs w:val="22"/>
        </w:rPr>
      </w:pPr>
    </w:p>
    <w:p w14:paraId="62BE614B" w14:textId="77777777" w:rsidR="00D4243B" w:rsidRPr="00BE068B" w:rsidRDefault="00D4243B" w:rsidP="001512DD">
      <w:pPr>
        <w:pStyle w:val="CommentText"/>
        <w:spacing w:afterLines="20" w:after="48"/>
        <w:contextualSpacing/>
        <w:rPr>
          <w:rFonts w:ascii="Gill Sans MT" w:hAnsi="Gill Sans MT"/>
          <w:sz w:val="22"/>
          <w:szCs w:val="22"/>
        </w:rPr>
      </w:pPr>
    </w:p>
    <w:p w14:paraId="48023ECC" w14:textId="77777777" w:rsidR="00E0092D" w:rsidRPr="00BE068B" w:rsidRDefault="00E0092D">
      <w:pPr>
        <w:rPr>
          <w:rFonts w:ascii="Gill Sans MT" w:eastAsia="Times New Roman" w:hAnsi="Gill Sans MT" w:cs="Times New Roman"/>
          <w:b/>
          <w:bCs/>
        </w:rPr>
      </w:pPr>
      <w:r w:rsidRPr="00BE068B">
        <w:rPr>
          <w:rFonts w:ascii="Gill Sans MT" w:eastAsia="Times New Roman" w:hAnsi="Gill Sans MT" w:cs="Times New Roman"/>
          <w:b/>
          <w:bCs/>
        </w:rPr>
        <w:br w:type="page"/>
      </w:r>
    </w:p>
    <w:p w14:paraId="0E2F6497" w14:textId="6A54886A" w:rsidR="00C71DE8" w:rsidRPr="00BE068B" w:rsidRDefault="00C71DE8" w:rsidP="001512DD">
      <w:pPr>
        <w:spacing w:afterLines="20" w:after="48" w:line="240" w:lineRule="auto"/>
        <w:contextualSpacing/>
        <w:rPr>
          <w:rFonts w:ascii="Gill Sans MT" w:eastAsia="Times New Roman" w:hAnsi="Gill Sans MT" w:cs="Times New Roman"/>
          <w:b/>
          <w:bCs/>
        </w:rPr>
      </w:pPr>
      <w:commentRangeStart w:id="95"/>
      <w:r w:rsidRPr="00BE068B">
        <w:rPr>
          <w:rFonts w:ascii="Gill Sans MT" w:eastAsia="Times New Roman" w:hAnsi="Gill Sans MT" w:cs="Times New Roman"/>
          <w:b/>
          <w:bCs/>
        </w:rPr>
        <w:lastRenderedPageBreak/>
        <w:t>N. HOUSEHOLD AND AGRICULTURAL ASSETS</w:t>
      </w:r>
      <w:commentRangeEnd w:id="95"/>
      <w:r w:rsidR="006A3EA6" w:rsidRPr="00BE068B">
        <w:rPr>
          <w:rStyle w:val="CommentReference"/>
          <w:rFonts w:ascii="Gill Sans MT" w:hAnsi="Gill Sans MT"/>
        </w:rPr>
        <w:commentReference w:id="95"/>
      </w:r>
    </w:p>
    <w:p w14:paraId="4B32A423"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r w:rsidRPr="00BE068B">
        <w:rPr>
          <w:rFonts w:ascii="Gill Sans MT" w:eastAsia="Times New Roman" w:hAnsi="Gill Sans MT"/>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9471" w:type="dxa"/>
        <w:tblInd w:w="8" w:type="dxa"/>
        <w:tblLayout w:type="fixed"/>
        <w:tblCellMar>
          <w:left w:w="29" w:type="dxa"/>
          <w:right w:w="29" w:type="dxa"/>
        </w:tblCellMar>
        <w:tblLook w:val="0000" w:firstRow="0" w:lastRow="0" w:firstColumn="0" w:lastColumn="0" w:noHBand="0" w:noVBand="0"/>
      </w:tblPr>
      <w:tblGrid>
        <w:gridCol w:w="720"/>
        <w:gridCol w:w="3584"/>
        <w:gridCol w:w="2737"/>
        <w:gridCol w:w="2430"/>
      </w:tblGrid>
      <w:tr w:rsidR="001D470B" w:rsidRPr="00BE068B" w14:paraId="7F3C3E37" w14:textId="77777777" w:rsidTr="001D470B">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1D470B" w:rsidRPr="00BE068B" w:rsidRDefault="001D470B" w:rsidP="001512DD">
            <w:pPr>
              <w:kinsoku w:val="0"/>
              <w:overflowPunct w:val="0"/>
              <w:spacing w:afterLines="20" w:after="48" w:line="240" w:lineRule="auto"/>
              <w:ind w:left="119"/>
              <w:contextualSpacing/>
              <w:rPr>
                <w:rFonts w:ascii="Gill Sans MT" w:hAnsi="Gill Sans MT"/>
                <w:b/>
                <w:w w:val="105"/>
              </w:rPr>
            </w:pPr>
            <w:r w:rsidRPr="00BE068B">
              <w:rPr>
                <w:rFonts w:ascii="Gill Sans MT" w:hAnsi="Gill Sans MT"/>
                <w:b/>
                <w:w w:val="105"/>
              </w:rPr>
              <w:t>item_id</w:t>
            </w:r>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How many of these items-</w:t>
            </w:r>
          </w:p>
          <w:p w14:paraId="630A61FA"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205DB24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r w:rsidRPr="00BE068B">
              <w:rPr>
                <w:rFonts w:ascii="Gill Sans MT" w:hAnsi="Gill Sans MT"/>
                <w:b/>
                <w:w w:val="105"/>
              </w:rPr>
              <w:t>item</w:t>
            </w:r>
            <w:r w:rsidRPr="00BE068B">
              <w:rPr>
                <w:rFonts w:ascii="Gill Sans MT" w:hAnsi="Gill Sans MT"/>
                <w:w w:val="105"/>
              </w:rPr>
              <w:t>)</w:t>
            </w:r>
          </w:p>
        </w:tc>
        <w:tc>
          <w:tcPr>
            <w:tcW w:w="2737" w:type="dxa"/>
            <w:tcBorders>
              <w:top w:val="single" w:sz="12" w:space="0" w:color="000000"/>
              <w:left w:val="single" w:sz="6" w:space="0" w:color="000000"/>
              <w:bottom w:val="single" w:sz="12" w:space="0" w:color="000000"/>
              <w:right w:val="single" w:sz="6" w:space="0" w:color="000000"/>
            </w:tcBorders>
          </w:tcPr>
          <w:p w14:paraId="458DFED3" w14:textId="760BAFE8"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a) -do you currently own?</w:t>
            </w:r>
          </w:p>
          <w:p w14:paraId="7375D01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p>
          <w:p w14:paraId="09BD3B0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r w:rsidRPr="00BE068B">
              <w:rPr>
                <w:rFonts w:ascii="Gill Sans MT" w:hAnsi="Gill Sans MT"/>
                <w:b/>
                <w:w w:val="105"/>
              </w:rPr>
              <w:t>n_ownnow</w:t>
            </w:r>
            <w:r w:rsidRPr="00BE068B">
              <w:rPr>
                <w:rFonts w:ascii="Gill Sans MT" w:hAnsi="Gill Sans MT"/>
                <w:w w:val="105"/>
              </w:rPr>
              <w:t>)</w:t>
            </w:r>
          </w:p>
        </w:tc>
        <w:tc>
          <w:tcPr>
            <w:tcW w:w="2430" w:type="dxa"/>
            <w:tcBorders>
              <w:top w:val="single" w:sz="12" w:space="0" w:color="000000"/>
              <w:left w:val="single" w:sz="6" w:space="0" w:color="000000"/>
              <w:bottom w:val="single" w:sz="12" w:space="0" w:color="000000"/>
              <w:right w:val="single" w:sz="6" w:space="0" w:color="000000"/>
            </w:tcBorders>
          </w:tcPr>
          <w:p w14:paraId="0536E396" w14:textId="706FFE8E"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c) -have you purchased in the</w:t>
            </w:r>
          </w:p>
          <w:p w14:paraId="25C5A32C"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last year?</w:t>
            </w:r>
          </w:p>
          <w:p w14:paraId="2A1192DF"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w:t>
            </w:r>
            <w:r w:rsidRPr="00BE068B">
              <w:rPr>
                <w:rFonts w:ascii="Gill Sans MT" w:hAnsi="Gill Sans MT"/>
                <w:b/>
                <w:w w:val="105"/>
              </w:rPr>
              <w:t>no_past</w:t>
            </w:r>
            <w:r w:rsidRPr="00BE068B">
              <w:rPr>
                <w:rFonts w:ascii="Gill Sans MT" w:hAnsi="Gill Sans MT"/>
                <w:w w:val="105"/>
              </w:rPr>
              <w:t>)</w:t>
            </w:r>
          </w:p>
        </w:tc>
      </w:tr>
      <w:tr w:rsidR="001D470B" w:rsidRPr="00BE068B" w14:paraId="0C0B3940" w14:textId="77777777" w:rsidTr="001D470B">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Mobile Phone (</w:t>
            </w:r>
            <w:r w:rsidRPr="00BE068B">
              <w:rPr>
                <w:rFonts w:ascii="Gill Sans MT" w:hAnsi="Gill Sans MT"/>
                <w:b/>
                <w:w w:val="105"/>
              </w:rPr>
              <w:t>phone</w:t>
            </w:r>
            <w:r w:rsidRPr="00BE068B">
              <w:rPr>
                <w:rFonts w:ascii="Gill Sans MT" w:hAnsi="Gill Sans MT"/>
                <w:w w:val="105"/>
              </w:rPr>
              <w:t>)</w:t>
            </w:r>
          </w:p>
        </w:tc>
        <w:tc>
          <w:tcPr>
            <w:tcW w:w="2737" w:type="dxa"/>
            <w:tcBorders>
              <w:top w:val="single" w:sz="12" w:space="0" w:color="000000"/>
              <w:left w:val="single" w:sz="6" w:space="0" w:color="000000"/>
              <w:bottom w:val="single" w:sz="6" w:space="0" w:color="000000"/>
              <w:right w:val="single" w:sz="6" w:space="0" w:color="000000"/>
            </w:tcBorders>
          </w:tcPr>
          <w:p w14:paraId="497588D8"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12" w:space="0" w:color="000000"/>
              <w:left w:val="single" w:sz="6" w:space="0" w:color="000000"/>
              <w:bottom w:val="single" w:sz="6" w:space="0" w:color="000000"/>
              <w:right w:val="single" w:sz="6" w:space="0" w:color="000000"/>
            </w:tcBorders>
          </w:tcPr>
          <w:p w14:paraId="1B970799"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2C5A10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Radio (</w:t>
            </w:r>
            <w:r w:rsidRPr="00BE068B">
              <w:rPr>
                <w:rFonts w:ascii="Gill Sans MT" w:hAnsi="Gill Sans MT"/>
                <w:b/>
                <w:w w:val="105"/>
              </w:rPr>
              <w:t>radio</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5A4F395"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F8EC26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8E782E2"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TV (</w:t>
            </w:r>
            <w:r w:rsidRPr="00BE068B">
              <w:rPr>
                <w:rFonts w:ascii="Gill Sans MT" w:hAnsi="Gill Sans MT"/>
                <w:b/>
                <w:w w:val="105"/>
              </w:rPr>
              <w:t>tv</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2655F414"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42ACC2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E74BB4D"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Cars, Vans, Pick-up Trucks (</w:t>
            </w:r>
            <w:r w:rsidRPr="00BE068B">
              <w:rPr>
                <w:rFonts w:ascii="Gill Sans MT" w:hAnsi="Gill Sans MT"/>
                <w:b/>
                <w:w w:val="105"/>
              </w:rPr>
              <w:t>car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0E31B1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65F90D0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D48B2D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Motorcycle (</w:t>
            </w:r>
            <w:r w:rsidRPr="00BE068B">
              <w:rPr>
                <w:rFonts w:ascii="Gill Sans MT" w:hAnsi="Gill Sans MT"/>
                <w:b/>
                <w:w w:val="105"/>
              </w:rPr>
              <w:t>motor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15A3F5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63B556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F43224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Bicycle (</w:t>
            </w:r>
            <w:r w:rsidRPr="00BE068B">
              <w:rPr>
                <w:rFonts w:ascii="Gill Sans MT" w:hAnsi="Gill Sans MT"/>
                <w:b/>
                <w:w w:val="105"/>
              </w:rPr>
              <w:t>bike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26EC089"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45FE8D"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5423299B"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Cook stove (</w:t>
            </w:r>
            <w:r w:rsidRPr="00BE068B">
              <w:rPr>
                <w:rFonts w:ascii="Gill Sans MT" w:hAnsi="Gill Sans MT"/>
                <w:b/>
                <w:w w:val="105"/>
              </w:rPr>
              <w:t>stove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FB5DF"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39DB48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B626D5"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1D470B" w:rsidRPr="00BE068B" w:rsidRDefault="001D470B" w:rsidP="009559BE">
            <w:pPr>
              <w:spacing w:afterLines="20" w:after="48" w:line="240" w:lineRule="auto"/>
              <w:ind w:left="119"/>
              <w:contextualSpacing/>
              <w:rPr>
                <w:rFonts w:ascii="Gill Sans MT" w:hAnsi="Gill Sans MT"/>
                <w:w w:val="105"/>
              </w:rPr>
            </w:pPr>
            <w:r w:rsidRPr="00BE068B">
              <w:rPr>
                <w:rFonts w:ascii="Gill Sans MT" w:hAnsi="Gill Sans MT"/>
                <w:w w:val="105"/>
              </w:rPr>
              <w:t>Refrigerator (</w:t>
            </w:r>
            <w:r w:rsidRPr="00BE068B">
              <w:rPr>
                <w:rFonts w:ascii="Gill Sans MT" w:hAnsi="Gill Sans MT"/>
                <w:b/>
                <w:w w:val="105"/>
              </w:rPr>
              <w:t>fridge</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4A31B17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23FA1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059B400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Water pump/treadle pump (</w:t>
            </w:r>
            <w:r w:rsidRPr="00BE068B">
              <w:rPr>
                <w:rFonts w:ascii="Gill Sans MT" w:hAnsi="Gill Sans MT"/>
                <w:b/>
                <w:w w:val="105"/>
              </w:rPr>
              <w:t>pump</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656EA242"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07634002"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1010D04"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Solar panel (</w:t>
            </w:r>
            <w:r w:rsidRPr="00BE068B">
              <w:rPr>
                <w:rFonts w:ascii="Gill Sans MT" w:hAnsi="Gill Sans MT"/>
                <w:b/>
                <w:w w:val="105"/>
              </w:rPr>
              <w:t>solar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10A17C37"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57C80F55"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20FB8203"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How many pick axes does your household own? (pickax)</w:t>
            </w:r>
          </w:p>
        </w:tc>
        <w:tc>
          <w:tcPr>
            <w:tcW w:w="2737" w:type="dxa"/>
            <w:tcBorders>
              <w:top w:val="single" w:sz="6" w:space="0" w:color="000000"/>
              <w:left w:val="single" w:sz="6" w:space="0" w:color="000000"/>
              <w:bottom w:val="single" w:sz="6" w:space="0" w:color="000000"/>
              <w:right w:val="single" w:sz="6" w:space="0" w:color="000000"/>
            </w:tcBorders>
          </w:tcPr>
          <w:p w14:paraId="4E8FF51D"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318943B"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BCE642E"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Wheel barrow (</w:t>
            </w:r>
            <w:r w:rsidRPr="00BE068B">
              <w:rPr>
                <w:rFonts w:ascii="Gill Sans MT" w:hAnsi="Gill Sans MT"/>
                <w:b/>
                <w:w w:val="105"/>
              </w:rPr>
              <w:t>wheelbarrow</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7A4FEA6E"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70FA424C"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1A26FEB1"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Drip irrigation set (</w:t>
            </w:r>
            <w:r w:rsidRPr="00BE068B">
              <w:rPr>
                <w:rFonts w:ascii="Gill Sans MT" w:hAnsi="Gill Sans MT"/>
                <w:b/>
                <w:w w:val="105"/>
              </w:rPr>
              <w:t>dripirrigateset</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354631E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5A1C59E"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3E630188"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Sprinklers</w:t>
            </w:r>
            <w:r w:rsidRPr="00BE068B">
              <w:rPr>
                <w:rFonts w:ascii="Gill Sans MT" w:hAnsi="Gill Sans MT"/>
              </w:rPr>
              <w:t xml:space="preserve"> (</w:t>
            </w:r>
            <w:r w:rsidRPr="00BE068B">
              <w:rPr>
                <w:rFonts w:ascii="Gill Sans MT" w:hAnsi="Gill Sans MT"/>
                <w:b/>
                <w:w w:val="105"/>
              </w:rPr>
              <w:t>sprinkler</w:t>
            </w:r>
            <w:r w:rsidRPr="00BE068B">
              <w:rPr>
                <w:rFonts w:ascii="Gill Sans MT" w:hAnsi="Gill Sans MT"/>
                <w:w w:val="105"/>
              </w:rPr>
              <w:t>)</w:t>
            </w:r>
          </w:p>
        </w:tc>
        <w:tc>
          <w:tcPr>
            <w:tcW w:w="2737" w:type="dxa"/>
            <w:tcBorders>
              <w:top w:val="single" w:sz="6" w:space="0" w:color="000000"/>
              <w:left w:val="single" w:sz="6" w:space="0" w:color="000000"/>
              <w:bottom w:val="single" w:sz="6" w:space="0" w:color="000000"/>
              <w:right w:val="single" w:sz="6" w:space="0" w:color="000000"/>
            </w:tcBorders>
          </w:tcPr>
          <w:p w14:paraId="558087A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4F991261"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636392DA" w14:textId="77777777" w:rsidTr="001D470B">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1D470B" w:rsidRPr="00BE068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Efficient wood burning stove</w:t>
            </w:r>
          </w:p>
        </w:tc>
        <w:tc>
          <w:tcPr>
            <w:tcW w:w="2737" w:type="dxa"/>
            <w:tcBorders>
              <w:top w:val="single" w:sz="6" w:space="0" w:color="000000"/>
              <w:left w:val="single" w:sz="6" w:space="0" w:color="000000"/>
              <w:bottom w:val="single" w:sz="6" w:space="0" w:color="000000"/>
              <w:right w:val="single" w:sz="6" w:space="0" w:color="000000"/>
            </w:tcBorders>
          </w:tcPr>
          <w:p w14:paraId="13728726"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6" w:space="0" w:color="000000"/>
              <w:right w:val="single" w:sz="6" w:space="0" w:color="000000"/>
            </w:tcBorders>
          </w:tcPr>
          <w:p w14:paraId="3AE7A2F6" w14:textId="77777777" w:rsidR="001D470B" w:rsidRPr="00BE068B" w:rsidRDefault="001D470B" w:rsidP="001512DD">
            <w:pPr>
              <w:spacing w:afterLines="20" w:after="48" w:line="240" w:lineRule="auto"/>
              <w:contextualSpacing/>
              <w:rPr>
                <w:rFonts w:ascii="Gill Sans MT" w:hAnsi="Gill Sans MT"/>
                <w:i/>
              </w:rPr>
            </w:pPr>
          </w:p>
        </w:tc>
      </w:tr>
      <w:tr w:rsidR="001D470B" w:rsidRPr="00BE068B" w14:paraId="45962E1E" w14:textId="77777777" w:rsidTr="00275BD5">
        <w:trPr>
          <w:trHeight w:val="334"/>
        </w:trPr>
        <w:tc>
          <w:tcPr>
            <w:tcW w:w="720" w:type="dxa"/>
            <w:tcBorders>
              <w:top w:val="single" w:sz="6" w:space="0" w:color="000000"/>
              <w:left w:val="single" w:sz="6" w:space="0" w:color="000000"/>
              <w:bottom w:val="single" w:sz="4" w:space="0" w:color="auto"/>
              <w:right w:val="single" w:sz="6" w:space="0" w:color="000000"/>
            </w:tcBorders>
          </w:tcPr>
          <w:p w14:paraId="001D3714" w14:textId="3ACDCA15" w:rsidR="001D470B" w:rsidRPr="00BE068B" w:rsidRDefault="001D470B" w:rsidP="001512DD">
            <w:pPr>
              <w:kinsoku w:val="0"/>
              <w:overflowPunct w:val="0"/>
              <w:spacing w:afterLines="20" w:after="48" w:line="240" w:lineRule="auto"/>
              <w:ind w:left="119"/>
              <w:contextualSpacing/>
              <w:rPr>
                <w:rFonts w:ascii="Gill Sans MT" w:hAnsi="Gill Sans MT"/>
                <w:w w:val="105"/>
              </w:rPr>
            </w:pPr>
            <w:r w:rsidRPr="00BE068B">
              <w:rPr>
                <w:rFonts w:ascii="Gill Sans MT" w:hAnsi="Gill Sans MT"/>
                <w:w w:val="105"/>
              </w:rPr>
              <w:t>N25</w:t>
            </w:r>
          </w:p>
        </w:tc>
        <w:tc>
          <w:tcPr>
            <w:tcW w:w="3584" w:type="dxa"/>
            <w:tcBorders>
              <w:top w:val="single" w:sz="6" w:space="0" w:color="000000"/>
              <w:left w:val="single" w:sz="6" w:space="0" w:color="000000"/>
              <w:bottom w:val="single" w:sz="4" w:space="0" w:color="auto"/>
              <w:right w:val="single" w:sz="6" w:space="0" w:color="000000"/>
            </w:tcBorders>
          </w:tcPr>
          <w:p w14:paraId="0BBB185A" w14:textId="77777777" w:rsidR="001D470B" w:rsidRDefault="001D470B" w:rsidP="001512DD">
            <w:pPr>
              <w:spacing w:afterLines="20" w:after="48" w:line="240" w:lineRule="auto"/>
              <w:ind w:left="119"/>
              <w:contextualSpacing/>
              <w:rPr>
                <w:rFonts w:ascii="Gill Sans MT" w:hAnsi="Gill Sans MT"/>
                <w:w w:val="105"/>
              </w:rPr>
            </w:pPr>
            <w:r w:rsidRPr="00BE068B">
              <w:rPr>
                <w:rFonts w:ascii="Gill Sans MT" w:hAnsi="Gill Sans MT"/>
                <w:w w:val="105"/>
              </w:rPr>
              <w:t>Pressure cooker</w:t>
            </w:r>
          </w:p>
          <w:p w14:paraId="7BD69A42" w14:textId="1EFF8FF5" w:rsidR="00275BD5" w:rsidRPr="00BE068B" w:rsidRDefault="00275BD5" w:rsidP="001512DD">
            <w:pPr>
              <w:spacing w:afterLines="20" w:after="48" w:line="240" w:lineRule="auto"/>
              <w:ind w:left="119"/>
              <w:contextualSpacing/>
              <w:rPr>
                <w:rFonts w:ascii="Gill Sans MT" w:hAnsi="Gill Sans MT"/>
                <w:w w:val="105"/>
              </w:rPr>
            </w:pPr>
          </w:p>
        </w:tc>
        <w:tc>
          <w:tcPr>
            <w:tcW w:w="2737" w:type="dxa"/>
            <w:tcBorders>
              <w:top w:val="single" w:sz="6" w:space="0" w:color="000000"/>
              <w:left w:val="single" w:sz="6" w:space="0" w:color="000000"/>
              <w:bottom w:val="single" w:sz="4" w:space="0" w:color="auto"/>
              <w:right w:val="single" w:sz="6" w:space="0" w:color="000000"/>
            </w:tcBorders>
          </w:tcPr>
          <w:p w14:paraId="72E8D0D1" w14:textId="77777777" w:rsidR="001D470B" w:rsidRPr="00BE068B" w:rsidRDefault="001D470B" w:rsidP="001512DD">
            <w:pPr>
              <w:spacing w:afterLines="20" w:after="48" w:line="240" w:lineRule="auto"/>
              <w:contextualSpacing/>
              <w:rPr>
                <w:rFonts w:ascii="Gill Sans MT" w:hAnsi="Gill Sans MT"/>
                <w:i/>
              </w:rPr>
            </w:pPr>
          </w:p>
        </w:tc>
        <w:tc>
          <w:tcPr>
            <w:tcW w:w="2430" w:type="dxa"/>
            <w:tcBorders>
              <w:top w:val="single" w:sz="6" w:space="0" w:color="000000"/>
              <w:left w:val="single" w:sz="6" w:space="0" w:color="000000"/>
              <w:bottom w:val="single" w:sz="4" w:space="0" w:color="auto"/>
              <w:right w:val="single" w:sz="6" w:space="0" w:color="000000"/>
            </w:tcBorders>
          </w:tcPr>
          <w:p w14:paraId="576B2C7A" w14:textId="77777777" w:rsidR="001D470B" w:rsidRPr="00BE068B" w:rsidRDefault="001D470B" w:rsidP="001512DD">
            <w:pPr>
              <w:spacing w:afterLines="20" w:after="48" w:line="240" w:lineRule="auto"/>
              <w:contextualSpacing/>
              <w:rPr>
                <w:rFonts w:ascii="Gill Sans MT" w:hAnsi="Gill Sans MT"/>
                <w:i/>
              </w:rPr>
            </w:pPr>
          </w:p>
        </w:tc>
      </w:tr>
      <w:tr w:rsidR="00275BD5" w:rsidRPr="00BE068B" w14:paraId="0339AA4B" w14:textId="77777777" w:rsidTr="00275BD5">
        <w:trPr>
          <w:trHeight w:val="424"/>
        </w:trPr>
        <w:tc>
          <w:tcPr>
            <w:tcW w:w="720" w:type="dxa"/>
            <w:tcBorders>
              <w:top w:val="single" w:sz="4" w:space="0" w:color="auto"/>
              <w:left w:val="single" w:sz="6" w:space="0" w:color="000000"/>
              <w:bottom w:val="single" w:sz="6" w:space="0" w:color="000000"/>
              <w:right w:val="single" w:sz="6" w:space="0" w:color="000000"/>
            </w:tcBorders>
          </w:tcPr>
          <w:p w14:paraId="39B683FA" w14:textId="77777777" w:rsidR="00275BD5" w:rsidRPr="00BE068B" w:rsidRDefault="00275BD5" w:rsidP="001512DD">
            <w:pPr>
              <w:kinsoku w:val="0"/>
              <w:overflowPunct w:val="0"/>
              <w:spacing w:afterLines="20" w:after="48" w:line="240" w:lineRule="auto"/>
              <w:ind w:left="119"/>
              <w:contextualSpacing/>
              <w:rPr>
                <w:rFonts w:ascii="Gill Sans MT" w:hAnsi="Gill Sans MT"/>
                <w:w w:val="105"/>
              </w:rPr>
            </w:pPr>
          </w:p>
        </w:tc>
        <w:tc>
          <w:tcPr>
            <w:tcW w:w="3584" w:type="dxa"/>
            <w:tcBorders>
              <w:top w:val="single" w:sz="4" w:space="0" w:color="auto"/>
              <w:left w:val="single" w:sz="6" w:space="0" w:color="000000"/>
              <w:bottom w:val="single" w:sz="6" w:space="0" w:color="000000"/>
              <w:right w:val="single" w:sz="6" w:space="0" w:color="000000"/>
            </w:tcBorders>
          </w:tcPr>
          <w:p w14:paraId="29F1E1E4" w14:textId="36D58B2A" w:rsidR="00275BD5" w:rsidRPr="00BE068B" w:rsidRDefault="00275BD5" w:rsidP="001512DD">
            <w:pPr>
              <w:spacing w:afterLines="20" w:after="48" w:line="240" w:lineRule="auto"/>
              <w:ind w:left="119"/>
              <w:contextualSpacing/>
              <w:rPr>
                <w:rFonts w:ascii="Gill Sans MT" w:hAnsi="Gill Sans MT"/>
                <w:w w:val="105"/>
              </w:rPr>
            </w:pPr>
            <w:r>
              <w:rPr>
                <w:rFonts w:ascii="Gill Sans MT" w:hAnsi="Gill Sans MT"/>
                <w:w w:val="105"/>
              </w:rPr>
              <w:t>Canoe</w:t>
            </w:r>
          </w:p>
        </w:tc>
        <w:tc>
          <w:tcPr>
            <w:tcW w:w="2737" w:type="dxa"/>
            <w:tcBorders>
              <w:top w:val="single" w:sz="4" w:space="0" w:color="auto"/>
              <w:left w:val="single" w:sz="6" w:space="0" w:color="000000"/>
              <w:bottom w:val="single" w:sz="6" w:space="0" w:color="000000"/>
              <w:right w:val="single" w:sz="6" w:space="0" w:color="000000"/>
            </w:tcBorders>
          </w:tcPr>
          <w:p w14:paraId="3F73BA06" w14:textId="77777777" w:rsidR="00275BD5" w:rsidRPr="00BE068B" w:rsidRDefault="00275BD5" w:rsidP="001512DD">
            <w:pPr>
              <w:spacing w:afterLines="20" w:after="48" w:line="240" w:lineRule="auto"/>
              <w:contextualSpacing/>
              <w:rPr>
                <w:rFonts w:ascii="Gill Sans MT" w:hAnsi="Gill Sans MT"/>
                <w:i/>
              </w:rPr>
            </w:pPr>
          </w:p>
        </w:tc>
        <w:tc>
          <w:tcPr>
            <w:tcW w:w="2430" w:type="dxa"/>
            <w:tcBorders>
              <w:top w:val="single" w:sz="4" w:space="0" w:color="auto"/>
              <w:left w:val="single" w:sz="6" w:space="0" w:color="000000"/>
              <w:bottom w:val="single" w:sz="6" w:space="0" w:color="000000"/>
              <w:right w:val="single" w:sz="6" w:space="0" w:color="000000"/>
            </w:tcBorders>
          </w:tcPr>
          <w:p w14:paraId="55B45BFC" w14:textId="77777777" w:rsidR="00275BD5" w:rsidRPr="00BE068B" w:rsidRDefault="00275BD5" w:rsidP="001512DD">
            <w:pPr>
              <w:spacing w:afterLines="20" w:after="48" w:line="240" w:lineRule="auto"/>
              <w:contextualSpacing/>
              <w:rPr>
                <w:rFonts w:ascii="Gill Sans MT" w:hAnsi="Gill Sans MT"/>
                <w:i/>
              </w:rPr>
            </w:pPr>
          </w:p>
        </w:tc>
      </w:tr>
    </w:tbl>
    <w:p w14:paraId="773EA6A1" w14:textId="77777777" w:rsidR="00C71DE8" w:rsidRPr="00BE068B" w:rsidRDefault="00C71DE8" w:rsidP="001512DD">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7199"/>
        <w:gridCol w:w="2161"/>
      </w:tblGrid>
      <w:tr w:rsidR="00B71EAD" w:rsidRPr="00BE068B" w14:paraId="0E3E4DC3"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398B61BB" w14:textId="0120C364" w:rsidR="00C71DE8" w:rsidRPr="00BE068B" w:rsidRDefault="00DA1429" w:rsidP="001512DD">
            <w:pPr>
              <w:spacing w:afterLines="20" w:after="48" w:line="240" w:lineRule="auto"/>
              <w:ind w:left="119"/>
              <w:contextualSpacing/>
              <w:rPr>
                <w:rFonts w:ascii="Gill Sans MT" w:hAnsi="Gill Sans MT"/>
                <w:w w:val="105"/>
              </w:rPr>
            </w:pPr>
            <w:r w:rsidRPr="00BE068B">
              <w:rPr>
                <w:rFonts w:ascii="Gill Sans MT" w:hAnsi="Gill Sans MT"/>
                <w:w w:val="105"/>
              </w:rPr>
              <w:t>N26</w:t>
            </w:r>
          </w:p>
        </w:tc>
        <w:tc>
          <w:tcPr>
            <w:tcW w:w="7199" w:type="dxa"/>
            <w:tcBorders>
              <w:top w:val="single" w:sz="6" w:space="0" w:color="000000"/>
              <w:left w:val="single" w:sz="6" w:space="0" w:color="000000"/>
              <w:bottom w:val="single" w:sz="6" w:space="0" w:color="000000"/>
              <w:right w:val="single" w:sz="18" w:space="0" w:color="000000"/>
            </w:tcBorders>
          </w:tcPr>
          <w:p w14:paraId="3331047F" w14:textId="02A6D994" w:rsidR="00C71DE8" w:rsidRPr="00BE068B" w:rsidRDefault="00C71DE8" w:rsidP="001512DD">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How many meals did your household eat meat in the last 7 days?  (</w:t>
            </w:r>
            <w:r w:rsidRPr="00BE068B">
              <w:rPr>
                <w:rFonts w:ascii="Gill Sans MT" w:hAnsi="Gill Sans MT"/>
                <w:b/>
                <w:w w:val="105"/>
              </w:rPr>
              <w:t>meals</w:t>
            </w:r>
            <w:r w:rsidRPr="00BE068B">
              <w:rPr>
                <w:rFonts w:ascii="Gill Sans MT" w:hAnsi="Gill Sans MT"/>
                <w:w w:val="105"/>
              </w:rPr>
              <w:t>)</w:t>
            </w:r>
          </w:p>
        </w:tc>
        <w:tc>
          <w:tcPr>
            <w:tcW w:w="2161" w:type="dxa"/>
            <w:tcBorders>
              <w:top w:val="single" w:sz="18" w:space="0" w:color="000000"/>
              <w:left w:val="single" w:sz="18" w:space="0" w:color="000000"/>
              <w:bottom w:val="single" w:sz="18" w:space="0" w:color="000000"/>
              <w:right w:val="single" w:sz="18" w:space="0" w:color="000000"/>
            </w:tcBorders>
          </w:tcPr>
          <w:p w14:paraId="7A865380" w14:textId="77777777" w:rsidR="00C71DE8" w:rsidRPr="00BE068B" w:rsidRDefault="00C71DE8" w:rsidP="001512DD">
            <w:pPr>
              <w:spacing w:afterLines="20" w:after="48" w:line="240" w:lineRule="auto"/>
              <w:contextualSpacing/>
              <w:rPr>
                <w:rFonts w:ascii="Gill Sans MT" w:hAnsi="Gill Sans MT"/>
                <w:i/>
              </w:rPr>
            </w:pPr>
            <w:r w:rsidRPr="00BE068B">
              <w:rPr>
                <w:rFonts w:ascii="Gill Sans MT" w:hAnsi="Gill Sans MT"/>
                <w:i/>
              </w:rPr>
              <w:t>(Integer)</w:t>
            </w:r>
          </w:p>
        </w:tc>
      </w:tr>
    </w:tbl>
    <w:p w14:paraId="257D7EC4" w14:textId="6DAB2E35" w:rsidR="002609A2" w:rsidRPr="00BE068B" w:rsidRDefault="002609A2">
      <w:pPr>
        <w:rPr>
          <w:ins w:id="96" w:author="Stephanie Fenner" w:date="2014-11-04T13:53:00Z"/>
          <w:rFonts w:ascii="Gill Sans MT" w:hAnsi="Gill Sans MT"/>
        </w:rPr>
      </w:pPr>
    </w:p>
    <w:tbl>
      <w:tblPr>
        <w:tblStyle w:val="TableGrid"/>
        <w:tblW w:w="0" w:type="auto"/>
        <w:tblLook w:val="04A0" w:firstRow="1" w:lastRow="0" w:firstColumn="1" w:lastColumn="0" w:noHBand="0" w:noVBand="1"/>
      </w:tblPr>
      <w:tblGrid>
        <w:gridCol w:w="2574"/>
        <w:gridCol w:w="2574"/>
        <w:gridCol w:w="2574"/>
        <w:gridCol w:w="2574"/>
      </w:tblGrid>
      <w:tr w:rsidR="002609A2" w:rsidRPr="00BE068B" w14:paraId="6B8754E1" w14:textId="77777777" w:rsidTr="002609A2">
        <w:tc>
          <w:tcPr>
            <w:tcW w:w="2574" w:type="dxa"/>
          </w:tcPr>
          <w:p w14:paraId="00D257A7" w14:textId="1D9AD87E" w:rsidR="002609A2" w:rsidRPr="00BE068B" w:rsidRDefault="002609A2">
            <w:pPr>
              <w:rPr>
                <w:rFonts w:ascii="Gill Sans MT" w:hAnsi="Gill Sans MT"/>
              </w:rPr>
            </w:pPr>
            <w:r w:rsidRPr="00BE068B">
              <w:rPr>
                <w:rFonts w:ascii="Gill Sans MT" w:hAnsi="Gill Sans MT"/>
              </w:rPr>
              <w:t>Protein Source/Type:</w:t>
            </w:r>
          </w:p>
        </w:tc>
        <w:tc>
          <w:tcPr>
            <w:tcW w:w="2574" w:type="dxa"/>
          </w:tcPr>
          <w:p w14:paraId="20795F43" w14:textId="0BC4B338" w:rsidR="002609A2" w:rsidRPr="00BE068B" w:rsidRDefault="002609A2">
            <w:pPr>
              <w:rPr>
                <w:rFonts w:ascii="Gill Sans MT" w:hAnsi="Gill Sans MT"/>
              </w:rPr>
            </w:pPr>
            <w:r w:rsidRPr="00BE068B">
              <w:rPr>
                <w:rFonts w:ascii="Gill Sans MT" w:hAnsi="Gill Sans MT"/>
              </w:rPr>
              <w:t>Amount per week consumed, on average  by household</w:t>
            </w:r>
          </w:p>
        </w:tc>
        <w:tc>
          <w:tcPr>
            <w:tcW w:w="2574" w:type="dxa"/>
          </w:tcPr>
          <w:p w14:paraId="6B484CA7" w14:textId="1489BEF7" w:rsidR="002609A2" w:rsidRPr="00BE068B" w:rsidRDefault="002609A2">
            <w:pPr>
              <w:rPr>
                <w:rFonts w:ascii="Gill Sans MT" w:hAnsi="Gill Sans MT"/>
              </w:rPr>
            </w:pPr>
            <w:r w:rsidRPr="00BE068B">
              <w:rPr>
                <w:rFonts w:ascii="Gill Sans MT" w:hAnsi="Gill Sans MT"/>
              </w:rPr>
              <w:t>Times consumed per week, on average by household</w:t>
            </w:r>
          </w:p>
        </w:tc>
        <w:tc>
          <w:tcPr>
            <w:tcW w:w="2574" w:type="dxa"/>
          </w:tcPr>
          <w:p w14:paraId="4FB19AAA" w14:textId="3B8D3D62" w:rsidR="002609A2" w:rsidRPr="00BE068B" w:rsidRDefault="002609A2">
            <w:pPr>
              <w:rPr>
                <w:rFonts w:ascii="Gill Sans MT" w:hAnsi="Gill Sans MT"/>
              </w:rPr>
            </w:pPr>
            <w:r w:rsidRPr="00BE068B">
              <w:rPr>
                <w:rFonts w:ascii="Gill Sans MT" w:hAnsi="Gill Sans MT"/>
              </w:rPr>
              <w:t>Source (ie: market)</w:t>
            </w:r>
          </w:p>
        </w:tc>
      </w:tr>
      <w:tr w:rsidR="002609A2" w:rsidRPr="00BE068B" w14:paraId="192F1091" w14:textId="77777777" w:rsidTr="002609A2">
        <w:tc>
          <w:tcPr>
            <w:tcW w:w="2574" w:type="dxa"/>
          </w:tcPr>
          <w:p w14:paraId="41D035DF" w14:textId="21E83CFC" w:rsidR="002609A2" w:rsidRPr="00BE068B" w:rsidRDefault="002609A2">
            <w:pPr>
              <w:rPr>
                <w:rFonts w:ascii="Gill Sans MT" w:hAnsi="Gill Sans MT"/>
              </w:rPr>
            </w:pPr>
            <w:r w:rsidRPr="00BE068B">
              <w:rPr>
                <w:rFonts w:ascii="Gill Sans MT" w:hAnsi="Gill Sans MT"/>
              </w:rPr>
              <w:t>Red Meat</w:t>
            </w:r>
          </w:p>
        </w:tc>
        <w:tc>
          <w:tcPr>
            <w:tcW w:w="2574" w:type="dxa"/>
          </w:tcPr>
          <w:p w14:paraId="6BAF88B2" w14:textId="77777777" w:rsidR="002609A2" w:rsidRPr="00BE068B" w:rsidRDefault="002609A2">
            <w:pPr>
              <w:rPr>
                <w:rFonts w:ascii="Gill Sans MT" w:hAnsi="Gill Sans MT"/>
              </w:rPr>
            </w:pPr>
          </w:p>
        </w:tc>
        <w:tc>
          <w:tcPr>
            <w:tcW w:w="2574" w:type="dxa"/>
          </w:tcPr>
          <w:p w14:paraId="481C08F4" w14:textId="77777777" w:rsidR="002609A2" w:rsidRPr="00BE068B" w:rsidRDefault="002609A2">
            <w:pPr>
              <w:rPr>
                <w:rFonts w:ascii="Gill Sans MT" w:hAnsi="Gill Sans MT"/>
              </w:rPr>
            </w:pPr>
          </w:p>
        </w:tc>
        <w:tc>
          <w:tcPr>
            <w:tcW w:w="2574" w:type="dxa"/>
          </w:tcPr>
          <w:p w14:paraId="76904EE1" w14:textId="77777777" w:rsidR="002609A2" w:rsidRPr="00BE068B" w:rsidRDefault="002609A2">
            <w:pPr>
              <w:rPr>
                <w:rFonts w:ascii="Gill Sans MT" w:hAnsi="Gill Sans MT"/>
              </w:rPr>
            </w:pPr>
          </w:p>
        </w:tc>
      </w:tr>
      <w:tr w:rsidR="002609A2" w:rsidRPr="00BE068B" w14:paraId="4CF1FED8" w14:textId="77777777" w:rsidTr="002609A2">
        <w:tc>
          <w:tcPr>
            <w:tcW w:w="2574" w:type="dxa"/>
          </w:tcPr>
          <w:p w14:paraId="3D9B43B2" w14:textId="65784E7C" w:rsidR="002609A2" w:rsidRPr="00BE068B" w:rsidRDefault="002609A2">
            <w:pPr>
              <w:rPr>
                <w:rFonts w:ascii="Gill Sans MT" w:hAnsi="Gill Sans MT"/>
              </w:rPr>
            </w:pPr>
            <w:r w:rsidRPr="00BE068B">
              <w:rPr>
                <w:rFonts w:ascii="Gill Sans MT" w:hAnsi="Gill Sans MT"/>
              </w:rPr>
              <w:t>Chicken/Poultry</w:t>
            </w:r>
          </w:p>
        </w:tc>
        <w:tc>
          <w:tcPr>
            <w:tcW w:w="2574" w:type="dxa"/>
          </w:tcPr>
          <w:p w14:paraId="0880E646" w14:textId="77777777" w:rsidR="002609A2" w:rsidRPr="00BE068B" w:rsidRDefault="002609A2">
            <w:pPr>
              <w:rPr>
                <w:rFonts w:ascii="Gill Sans MT" w:hAnsi="Gill Sans MT"/>
              </w:rPr>
            </w:pPr>
          </w:p>
        </w:tc>
        <w:tc>
          <w:tcPr>
            <w:tcW w:w="2574" w:type="dxa"/>
          </w:tcPr>
          <w:p w14:paraId="540EC067" w14:textId="77777777" w:rsidR="002609A2" w:rsidRPr="00BE068B" w:rsidRDefault="002609A2">
            <w:pPr>
              <w:rPr>
                <w:rFonts w:ascii="Gill Sans MT" w:hAnsi="Gill Sans MT"/>
              </w:rPr>
            </w:pPr>
          </w:p>
        </w:tc>
        <w:tc>
          <w:tcPr>
            <w:tcW w:w="2574" w:type="dxa"/>
          </w:tcPr>
          <w:p w14:paraId="54F8195E" w14:textId="77777777" w:rsidR="002609A2" w:rsidRPr="00BE068B" w:rsidRDefault="002609A2">
            <w:pPr>
              <w:rPr>
                <w:rFonts w:ascii="Gill Sans MT" w:hAnsi="Gill Sans MT"/>
              </w:rPr>
            </w:pPr>
          </w:p>
        </w:tc>
      </w:tr>
      <w:tr w:rsidR="002609A2" w:rsidRPr="00BE068B" w14:paraId="338F5ACA" w14:textId="77777777" w:rsidTr="002609A2">
        <w:tc>
          <w:tcPr>
            <w:tcW w:w="2574" w:type="dxa"/>
          </w:tcPr>
          <w:p w14:paraId="7ACA7A2F" w14:textId="5367DB10" w:rsidR="002609A2" w:rsidRPr="00BE068B" w:rsidRDefault="002609A2">
            <w:pPr>
              <w:rPr>
                <w:rFonts w:ascii="Gill Sans MT" w:hAnsi="Gill Sans MT"/>
              </w:rPr>
            </w:pPr>
            <w:r w:rsidRPr="00BE068B">
              <w:rPr>
                <w:rFonts w:ascii="Gill Sans MT" w:hAnsi="Gill Sans MT"/>
              </w:rPr>
              <w:t>Fish</w:t>
            </w:r>
          </w:p>
        </w:tc>
        <w:tc>
          <w:tcPr>
            <w:tcW w:w="2574" w:type="dxa"/>
          </w:tcPr>
          <w:p w14:paraId="44BE557C" w14:textId="77777777" w:rsidR="002609A2" w:rsidRPr="00BE068B" w:rsidRDefault="002609A2">
            <w:pPr>
              <w:rPr>
                <w:rFonts w:ascii="Gill Sans MT" w:hAnsi="Gill Sans MT"/>
              </w:rPr>
            </w:pPr>
          </w:p>
        </w:tc>
        <w:tc>
          <w:tcPr>
            <w:tcW w:w="2574" w:type="dxa"/>
          </w:tcPr>
          <w:p w14:paraId="54E24BFD" w14:textId="77777777" w:rsidR="002609A2" w:rsidRPr="00BE068B" w:rsidRDefault="002609A2">
            <w:pPr>
              <w:rPr>
                <w:rFonts w:ascii="Gill Sans MT" w:hAnsi="Gill Sans MT"/>
              </w:rPr>
            </w:pPr>
          </w:p>
        </w:tc>
        <w:tc>
          <w:tcPr>
            <w:tcW w:w="2574" w:type="dxa"/>
          </w:tcPr>
          <w:p w14:paraId="088A0FDE" w14:textId="77777777" w:rsidR="002609A2" w:rsidRPr="00BE068B" w:rsidRDefault="002609A2">
            <w:pPr>
              <w:rPr>
                <w:rFonts w:ascii="Gill Sans MT" w:hAnsi="Gill Sans MT"/>
              </w:rPr>
            </w:pPr>
          </w:p>
        </w:tc>
      </w:tr>
      <w:tr w:rsidR="002609A2" w:rsidRPr="00BE068B" w14:paraId="274387C5" w14:textId="77777777" w:rsidTr="002609A2">
        <w:tc>
          <w:tcPr>
            <w:tcW w:w="2574" w:type="dxa"/>
          </w:tcPr>
          <w:p w14:paraId="3E6BCFA0" w14:textId="524BE3DB" w:rsidR="002609A2" w:rsidRPr="00BE068B" w:rsidRDefault="002609A2">
            <w:pPr>
              <w:rPr>
                <w:rFonts w:ascii="Gill Sans MT" w:hAnsi="Gill Sans MT"/>
              </w:rPr>
            </w:pPr>
            <w:r w:rsidRPr="00BE068B">
              <w:rPr>
                <w:rFonts w:ascii="Gill Sans MT" w:hAnsi="Gill Sans MT"/>
              </w:rPr>
              <w:t>Eggs</w:t>
            </w:r>
          </w:p>
        </w:tc>
        <w:tc>
          <w:tcPr>
            <w:tcW w:w="2574" w:type="dxa"/>
          </w:tcPr>
          <w:p w14:paraId="4908EFD0" w14:textId="77777777" w:rsidR="002609A2" w:rsidRPr="00BE068B" w:rsidRDefault="002609A2">
            <w:pPr>
              <w:rPr>
                <w:rFonts w:ascii="Gill Sans MT" w:hAnsi="Gill Sans MT"/>
              </w:rPr>
            </w:pPr>
          </w:p>
        </w:tc>
        <w:tc>
          <w:tcPr>
            <w:tcW w:w="2574" w:type="dxa"/>
          </w:tcPr>
          <w:p w14:paraId="76E4CB5C" w14:textId="77777777" w:rsidR="002609A2" w:rsidRPr="00BE068B" w:rsidRDefault="002609A2">
            <w:pPr>
              <w:rPr>
                <w:rFonts w:ascii="Gill Sans MT" w:hAnsi="Gill Sans MT"/>
              </w:rPr>
            </w:pPr>
          </w:p>
        </w:tc>
        <w:tc>
          <w:tcPr>
            <w:tcW w:w="2574" w:type="dxa"/>
          </w:tcPr>
          <w:p w14:paraId="425A8F98" w14:textId="77777777" w:rsidR="002609A2" w:rsidRPr="00BE068B" w:rsidRDefault="002609A2">
            <w:pPr>
              <w:rPr>
                <w:rFonts w:ascii="Gill Sans MT" w:hAnsi="Gill Sans MT"/>
              </w:rPr>
            </w:pPr>
          </w:p>
        </w:tc>
      </w:tr>
      <w:tr w:rsidR="002609A2" w:rsidRPr="00BE068B" w14:paraId="401C8A08" w14:textId="77777777" w:rsidTr="002609A2">
        <w:tc>
          <w:tcPr>
            <w:tcW w:w="2574" w:type="dxa"/>
          </w:tcPr>
          <w:p w14:paraId="67562E3C" w14:textId="447129BE" w:rsidR="002609A2" w:rsidRPr="00BE068B" w:rsidRDefault="002609A2">
            <w:pPr>
              <w:rPr>
                <w:rFonts w:ascii="Gill Sans MT" w:hAnsi="Gill Sans MT"/>
              </w:rPr>
            </w:pPr>
            <w:r w:rsidRPr="00BE068B">
              <w:rPr>
                <w:rFonts w:ascii="Gill Sans MT" w:hAnsi="Gill Sans MT"/>
              </w:rPr>
              <w:t>Bushmeat (if appropriate)</w:t>
            </w:r>
          </w:p>
        </w:tc>
        <w:tc>
          <w:tcPr>
            <w:tcW w:w="2574" w:type="dxa"/>
          </w:tcPr>
          <w:p w14:paraId="70389460" w14:textId="77777777" w:rsidR="002609A2" w:rsidRPr="00BE068B" w:rsidRDefault="002609A2">
            <w:pPr>
              <w:rPr>
                <w:rFonts w:ascii="Gill Sans MT" w:hAnsi="Gill Sans MT"/>
              </w:rPr>
            </w:pPr>
          </w:p>
        </w:tc>
        <w:tc>
          <w:tcPr>
            <w:tcW w:w="2574" w:type="dxa"/>
          </w:tcPr>
          <w:p w14:paraId="45A12C3F" w14:textId="77777777" w:rsidR="002609A2" w:rsidRPr="00BE068B" w:rsidRDefault="002609A2">
            <w:pPr>
              <w:rPr>
                <w:rFonts w:ascii="Gill Sans MT" w:hAnsi="Gill Sans MT"/>
              </w:rPr>
            </w:pPr>
          </w:p>
        </w:tc>
        <w:tc>
          <w:tcPr>
            <w:tcW w:w="2574" w:type="dxa"/>
          </w:tcPr>
          <w:p w14:paraId="532B5303" w14:textId="77777777" w:rsidR="002609A2" w:rsidRPr="00BE068B" w:rsidRDefault="002609A2">
            <w:pPr>
              <w:rPr>
                <w:rFonts w:ascii="Gill Sans MT" w:hAnsi="Gill Sans MT"/>
              </w:rPr>
            </w:pPr>
          </w:p>
        </w:tc>
      </w:tr>
    </w:tbl>
    <w:p w14:paraId="0FC43D4F" w14:textId="77777777" w:rsidR="00275BD5" w:rsidRDefault="00275BD5">
      <w:pPr>
        <w:rPr>
          <w:rFonts w:ascii="Gill Sans MT" w:hAnsi="Gill Sans MT"/>
        </w:rPr>
      </w:pPr>
    </w:p>
    <w:p w14:paraId="5A74E7AA" w14:textId="6BF18626" w:rsidR="002609A2" w:rsidRPr="00BE068B" w:rsidRDefault="002609A2">
      <w:pPr>
        <w:rPr>
          <w:rFonts w:ascii="Gill Sans MT" w:hAnsi="Gill Sans MT"/>
        </w:rPr>
      </w:pPr>
      <w:r w:rsidRPr="00BE068B">
        <w:rPr>
          <w:rFonts w:ascii="Gill Sans MT" w:hAnsi="Gill Sans MT"/>
        </w:rPr>
        <w:t>Please indicate any months of the year that your household experiences “</w:t>
      </w:r>
      <w:commentRangeStart w:id="97"/>
      <w:r w:rsidRPr="00BE068B">
        <w:rPr>
          <w:rFonts w:ascii="Gill Sans MT" w:hAnsi="Gill Sans MT"/>
        </w:rPr>
        <w:t>hunger</w:t>
      </w:r>
      <w:commentRangeEnd w:id="97"/>
      <w:r w:rsidR="00D5206D">
        <w:rPr>
          <w:rStyle w:val="CommentReference"/>
        </w:rPr>
        <w:commentReference w:id="97"/>
      </w:r>
      <w:r w:rsidRPr="00BE068B">
        <w:rPr>
          <w:rFonts w:ascii="Gill Sans MT" w:hAnsi="Gill Sans MT"/>
        </w:rPr>
        <w:t>”:</w:t>
      </w:r>
    </w:p>
    <w:tbl>
      <w:tblPr>
        <w:tblStyle w:val="TableGrid"/>
        <w:tblW w:w="0" w:type="auto"/>
        <w:tblLook w:val="04A0" w:firstRow="1" w:lastRow="0" w:firstColumn="1" w:lastColumn="0" w:noHBand="0" w:noVBand="1"/>
      </w:tblPr>
      <w:tblGrid>
        <w:gridCol w:w="858"/>
        <w:gridCol w:w="858"/>
        <w:gridCol w:w="858"/>
        <w:gridCol w:w="858"/>
        <w:gridCol w:w="858"/>
        <w:gridCol w:w="858"/>
        <w:gridCol w:w="858"/>
        <w:gridCol w:w="858"/>
        <w:gridCol w:w="858"/>
        <w:gridCol w:w="858"/>
        <w:gridCol w:w="858"/>
        <w:gridCol w:w="858"/>
      </w:tblGrid>
      <w:tr w:rsidR="002609A2" w:rsidRPr="00BE068B" w14:paraId="6695F777" w14:textId="102FA01C" w:rsidTr="001D470B">
        <w:tc>
          <w:tcPr>
            <w:tcW w:w="858" w:type="dxa"/>
          </w:tcPr>
          <w:p w14:paraId="00EA469F" w14:textId="6D09EDF6" w:rsidR="002609A2" w:rsidRPr="00BE068B" w:rsidRDefault="002609A2">
            <w:pPr>
              <w:rPr>
                <w:rFonts w:ascii="Gill Sans MT" w:hAnsi="Gill Sans MT"/>
              </w:rPr>
            </w:pPr>
            <w:r w:rsidRPr="00BE068B">
              <w:rPr>
                <w:rFonts w:ascii="Gill Sans MT" w:hAnsi="Gill Sans MT"/>
              </w:rPr>
              <w:t>JAN</w:t>
            </w:r>
          </w:p>
        </w:tc>
        <w:tc>
          <w:tcPr>
            <w:tcW w:w="858" w:type="dxa"/>
          </w:tcPr>
          <w:p w14:paraId="36A3E222" w14:textId="30FADE98" w:rsidR="002609A2" w:rsidRPr="00BE068B" w:rsidRDefault="002609A2">
            <w:pPr>
              <w:rPr>
                <w:rFonts w:ascii="Gill Sans MT" w:hAnsi="Gill Sans MT"/>
              </w:rPr>
            </w:pPr>
            <w:r w:rsidRPr="00BE068B">
              <w:rPr>
                <w:rFonts w:ascii="Gill Sans MT" w:hAnsi="Gill Sans MT"/>
              </w:rPr>
              <w:t>FEB</w:t>
            </w:r>
          </w:p>
        </w:tc>
        <w:tc>
          <w:tcPr>
            <w:tcW w:w="858" w:type="dxa"/>
          </w:tcPr>
          <w:p w14:paraId="4826F7D0" w14:textId="233A3A2C" w:rsidR="002609A2" w:rsidRPr="00BE068B" w:rsidRDefault="002609A2">
            <w:pPr>
              <w:rPr>
                <w:rFonts w:ascii="Gill Sans MT" w:hAnsi="Gill Sans MT"/>
              </w:rPr>
            </w:pPr>
            <w:r w:rsidRPr="00BE068B">
              <w:rPr>
                <w:rFonts w:ascii="Gill Sans MT" w:hAnsi="Gill Sans MT"/>
              </w:rPr>
              <w:t>MAR</w:t>
            </w:r>
          </w:p>
        </w:tc>
        <w:tc>
          <w:tcPr>
            <w:tcW w:w="858" w:type="dxa"/>
          </w:tcPr>
          <w:p w14:paraId="19FDB41E" w14:textId="0BD6725E" w:rsidR="002609A2" w:rsidRPr="00BE068B" w:rsidRDefault="002609A2">
            <w:pPr>
              <w:rPr>
                <w:rFonts w:ascii="Gill Sans MT" w:hAnsi="Gill Sans MT"/>
              </w:rPr>
            </w:pPr>
            <w:r w:rsidRPr="00BE068B">
              <w:rPr>
                <w:rFonts w:ascii="Gill Sans MT" w:hAnsi="Gill Sans MT"/>
              </w:rPr>
              <w:t>APR</w:t>
            </w:r>
          </w:p>
        </w:tc>
        <w:tc>
          <w:tcPr>
            <w:tcW w:w="858" w:type="dxa"/>
          </w:tcPr>
          <w:p w14:paraId="34F3964D" w14:textId="3CEE4575" w:rsidR="002609A2" w:rsidRPr="00BE068B" w:rsidRDefault="002609A2">
            <w:pPr>
              <w:rPr>
                <w:rFonts w:ascii="Gill Sans MT" w:hAnsi="Gill Sans MT"/>
              </w:rPr>
            </w:pPr>
            <w:r w:rsidRPr="00BE068B">
              <w:rPr>
                <w:rFonts w:ascii="Gill Sans MT" w:hAnsi="Gill Sans MT"/>
              </w:rPr>
              <w:t>MAY</w:t>
            </w:r>
          </w:p>
        </w:tc>
        <w:tc>
          <w:tcPr>
            <w:tcW w:w="858" w:type="dxa"/>
          </w:tcPr>
          <w:p w14:paraId="7FD9D2AC" w14:textId="1BEB7405" w:rsidR="002609A2" w:rsidRPr="00BE068B" w:rsidRDefault="002609A2">
            <w:pPr>
              <w:rPr>
                <w:rFonts w:ascii="Gill Sans MT" w:hAnsi="Gill Sans MT"/>
              </w:rPr>
            </w:pPr>
            <w:r w:rsidRPr="00BE068B">
              <w:rPr>
                <w:rFonts w:ascii="Gill Sans MT" w:hAnsi="Gill Sans MT"/>
              </w:rPr>
              <w:t>JUN</w:t>
            </w:r>
          </w:p>
        </w:tc>
        <w:tc>
          <w:tcPr>
            <w:tcW w:w="858" w:type="dxa"/>
          </w:tcPr>
          <w:p w14:paraId="6274145B" w14:textId="32CEA77A" w:rsidR="002609A2" w:rsidRPr="00BE068B" w:rsidRDefault="002609A2">
            <w:pPr>
              <w:rPr>
                <w:rFonts w:ascii="Gill Sans MT" w:hAnsi="Gill Sans MT"/>
              </w:rPr>
            </w:pPr>
            <w:r w:rsidRPr="00BE068B">
              <w:rPr>
                <w:rFonts w:ascii="Gill Sans MT" w:hAnsi="Gill Sans MT"/>
              </w:rPr>
              <w:t>JUL</w:t>
            </w:r>
          </w:p>
        </w:tc>
        <w:tc>
          <w:tcPr>
            <w:tcW w:w="858" w:type="dxa"/>
          </w:tcPr>
          <w:p w14:paraId="1A3DDB46" w14:textId="3CFBCDFC" w:rsidR="002609A2" w:rsidRPr="00BE068B" w:rsidRDefault="002609A2">
            <w:pPr>
              <w:rPr>
                <w:rFonts w:ascii="Gill Sans MT" w:hAnsi="Gill Sans MT"/>
              </w:rPr>
            </w:pPr>
            <w:r w:rsidRPr="00BE068B">
              <w:rPr>
                <w:rFonts w:ascii="Gill Sans MT" w:hAnsi="Gill Sans MT"/>
              </w:rPr>
              <w:t>AUG</w:t>
            </w:r>
          </w:p>
        </w:tc>
        <w:tc>
          <w:tcPr>
            <w:tcW w:w="858" w:type="dxa"/>
          </w:tcPr>
          <w:p w14:paraId="5211DBB4" w14:textId="231A0E25" w:rsidR="002609A2" w:rsidRPr="00BE068B" w:rsidRDefault="002609A2">
            <w:pPr>
              <w:rPr>
                <w:rFonts w:ascii="Gill Sans MT" w:hAnsi="Gill Sans MT"/>
              </w:rPr>
            </w:pPr>
            <w:r w:rsidRPr="00BE068B">
              <w:rPr>
                <w:rFonts w:ascii="Gill Sans MT" w:hAnsi="Gill Sans MT"/>
              </w:rPr>
              <w:t>SEP</w:t>
            </w:r>
          </w:p>
        </w:tc>
        <w:tc>
          <w:tcPr>
            <w:tcW w:w="858" w:type="dxa"/>
          </w:tcPr>
          <w:p w14:paraId="122668FA" w14:textId="399D73DD" w:rsidR="002609A2" w:rsidRPr="00BE068B" w:rsidRDefault="002609A2">
            <w:pPr>
              <w:rPr>
                <w:rFonts w:ascii="Gill Sans MT" w:hAnsi="Gill Sans MT"/>
              </w:rPr>
            </w:pPr>
            <w:r w:rsidRPr="00BE068B">
              <w:rPr>
                <w:rFonts w:ascii="Gill Sans MT" w:hAnsi="Gill Sans MT"/>
              </w:rPr>
              <w:t>OCT</w:t>
            </w:r>
          </w:p>
        </w:tc>
        <w:tc>
          <w:tcPr>
            <w:tcW w:w="858" w:type="dxa"/>
          </w:tcPr>
          <w:p w14:paraId="5AB0298A" w14:textId="6872B7A1" w:rsidR="002609A2" w:rsidRPr="00BE068B" w:rsidRDefault="002609A2">
            <w:pPr>
              <w:rPr>
                <w:rFonts w:ascii="Gill Sans MT" w:hAnsi="Gill Sans MT"/>
              </w:rPr>
            </w:pPr>
            <w:r w:rsidRPr="00BE068B">
              <w:rPr>
                <w:rFonts w:ascii="Gill Sans MT" w:hAnsi="Gill Sans MT"/>
              </w:rPr>
              <w:t>NOV</w:t>
            </w:r>
          </w:p>
        </w:tc>
        <w:tc>
          <w:tcPr>
            <w:tcW w:w="858" w:type="dxa"/>
          </w:tcPr>
          <w:p w14:paraId="0E1E13BD" w14:textId="13FB8D3C" w:rsidR="002609A2" w:rsidRPr="00BE068B" w:rsidRDefault="002609A2">
            <w:pPr>
              <w:rPr>
                <w:rFonts w:ascii="Gill Sans MT" w:hAnsi="Gill Sans MT"/>
              </w:rPr>
            </w:pPr>
            <w:r w:rsidRPr="00BE068B">
              <w:rPr>
                <w:rFonts w:ascii="Gill Sans MT" w:hAnsi="Gill Sans MT"/>
              </w:rPr>
              <w:t>DEC</w:t>
            </w:r>
          </w:p>
        </w:tc>
      </w:tr>
      <w:tr w:rsidR="002609A2" w:rsidRPr="00BE068B" w14:paraId="5D90C719" w14:textId="32E7EAAA" w:rsidTr="001D470B">
        <w:tc>
          <w:tcPr>
            <w:tcW w:w="858" w:type="dxa"/>
          </w:tcPr>
          <w:p w14:paraId="2243765C" w14:textId="77777777" w:rsidR="002609A2" w:rsidRPr="00BE068B" w:rsidRDefault="002609A2">
            <w:pPr>
              <w:rPr>
                <w:rFonts w:ascii="Gill Sans MT" w:hAnsi="Gill Sans MT"/>
              </w:rPr>
            </w:pPr>
          </w:p>
        </w:tc>
        <w:tc>
          <w:tcPr>
            <w:tcW w:w="858" w:type="dxa"/>
          </w:tcPr>
          <w:p w14:paraId="11207101" w14:textId="77777777" w:rsidR="002609A2" w:rsidRPr="00BE068B" w:rsidRDefault="002609A2">
            <w:pPr>
              <w:rPr>
                <w:rFonts w:ascii="Gill Sans MT" w:hAnsi="Gill Sans MT"/>
              </w:rPr>
            </w:pPr>
          </w:p>
        </w:tc>
        <w:tc>
          <w:tcPr>
            <w:tcW w:w="858" w:type="dxa"/>
          </w:tcPr>
          <w:p w14:paraId="249BF514" w14:textId="77777777" w:rsidR="002609A2" w:rsidRPr="00BE068B" w:rsidRDefault="002609A2">
            <w:pPr>
              <w:rPr>
                <w:rFonts w:ascii="Gill Sans MT" w:hAnsi="Gill Sans MT"/>
              </w:rPr>
            </w:pPr>
          </w:p>
        </w:tc>
        <w:tc>
          <w:tcPr>
            <w:tcW w:w="858" w:type="dxa"/>
          </w:tcPr>
          <w:p w14:paraId="0E15BF35" w14:textId="77777777" w:rsidR="002609A2" w:rsidRPr="00BE068B" w:rsidRDefault="002609A2">
            <w:pPr>
              <w:rPr>
                <w:rFonts w:ascii="Gill Sans MT" w:hAnsi="Gill Sans MT"/>
              </w:rPr>
            </w:pPr>
          </w:p>
        </w:tc>
        <w:tc>
          <w:tcPr>
            <w:tcW w:w="858" w:type="dxa"/>
          </w:tcPr>
          <w:p w14:paraId="73551DE8" w14:textId="77777777" w:rsidR="002609A2" w:rsidRPr="00BE068B" w:rsidRDefault="002609A2">
            <w:pPr>
              <w:rPr>
                <w:rFonts w:ascii="Gill Sans MT" w:hAnsi="Gill Sans MT"/>
              </w:rPr>
            </w:pPr>
          </w:p>
        </w:tc>
        <w:tc>
          <w:tcPr>
            <w:tcW w:w="858" w:type="dxa"/>
          </w:tcPr>
          <w:p w14:paraId="23693C54" w14:textId="77777777" w:rsidR="002609A2" w:rsidRPr="00BE068B" w:rsidRDefault="002609A2">
            <w:pPr>
              <w:rPr>
                <w:rFonts w:ascii="Gill Sans MT" w:hAnsi="Gill Sans MT"/>
              </w:rPr>
            </w:pPr>
          </w:p>
        </w:tc>
        <w:tc>
          <w:tcPr>
            <w:tcW w:w="858" w:type="dxa"/>
          </w:tcPr>
          <w:p w14:paraId="173C1D56" w14:textId="77777777" w:rsidR="002609A2" w:rsidRPr="00BE068B" w:rsidRDefault="002609A2">
            <w:pPr>
              <w:rPr>
                <w:rFonts w:ascii="Gill Sans MT" w:hAnsi="Gill Sans MT"/>
              </w:rPr>
            </w:pPr>
          </w:p>
        </w:tc>
        <w:tc>
          <w:tcPr>
            <w:tcW w:w="858" w:type="dxa"/>
          </w:tcPr>
          <w:p w14:paraId="783E3645" w14:textId="77777777" w:rsidR="002609A2" w:rsidRPr="00BE068B" w:rsidRDefault="002609A2">
            <w:pPr>
              <w:rPr>
                <w:rFonts w:ascii="Gill Sans MT" w:hAnsi="Gill Sans MT"/>
              </w:rPr>
            </w:pPr>
          </w:p>
        </w:tc>
        <w:tc>
          <w:tcPr>
            <w:tcW w:w="858" w:type="dxa"/>
          </w:tcPr>
          <w:p w14:paraId="05B4E098" w14:textId="77777777" w:rsidR="002609A2" w:rsidRPr="00BE068B" w:rsidRDefault="002609A2">
            <w:pPr>
              <w:rPr>
                <w:rFonts w:ascii="Gill Sans MT" w:hAnsi="Gill Sans MT"/>
              </w:rPr>
            </w:pPr>
          </w:p>
        </w:tc>
        <w:tc>
          <w:tcPr>
            <w:tcW w:w="858" w:type="dxa"/>
          </w:tcPr>
          <w:p w14:paraId="0718CD83" w14:textId="77777777" w:rsidR="002609A2" w:rsidRPr="00BE068B" w:rsidRDefault="002609A2">
            <w:pPr>
              <w:rPr>
                <w:rFonts w:ascii="Gill Sans MT" w:hAnsi="Gill Sans MT"/>
              </w:rPr>
            </w:pPr>
          </w:p>
        </w:tc>
        <w:tc>
          <w:tcPr>
            <w:tcW w:w="858" w:type="dxa"/>
          </w:tcPr>
          <w:p w14:paraId="4D2439EB" w14:textId="77777777" w:rsidR="002609A2" w:rsidRPr="00BE068B" w:rsidRDefault="002609A2">
            <w:pPr>
              <w:rPr>
                <w:rFonts w:ascii="Gill Sans MT" w:hAnsi="Gill Sans MT"/>
              </w:rPr>
            </w:pPr>
          </w:p>
        </w:tc>
        <w:tc>
          <w:tcPr>
            <w:tcW w:w="858" w:type="dxa"/>
          </w:tcPr>
          <w:p w14:paraId="06224DA9" w14:textId="77777777" w:rsidR="002609A2" w:rsidRPr="00BE068B" w:rsidRDefault="002609A2">
            <w:pPr>
              <w:rPr>
                <w:rFonts w:ascii="Gill Sans MT" w:hAnsi="Gill Sans MT"/>
              </w:rPr>
            </w:pPr>
          </w:p>
        </w:tc>
      </w:tr>
    </w:tbl>
    <w:p w14:paraId="4E010F53" w14:textId="77777777" w:rsidR="002609A2" w:rsidRPr="00BE068B" w:rsidRDefault="002609A2" w:rsidP="002609A2">
      <w:pPr>
        <w:pStyle w:val="TableParagraph"/>
        <w:autoSpaceDE/>
        <w:autoSpaceDN/>
        <w:adjustRightInd/>
        <w:spacing w:afterLines="20" w:after="48"/>
        <w:contextualSpacing/>
        <w:rPr>
          <w:rFonts w:ascii="Gill Sans MT" w:eastAsia="Times New Roman" w:hAnsi="Gill Sans MT"/>
          <w:sz w:val="22"/>
          <w:szCs w:val="22"/>
          <w:lang w:eastAsia="zh-CN"/>
        </w:rPr>
      </w:pPr>
    </w:p>
    <w:tbl>
      <w:tblPr>
        <w:tblW w:w="10117" w:type="dxa"/>
        <w:tblInd w:w="-8" w:type="dxa"/>
        <w:tblLayout w:type="fixed"/>
        <w:tblCellMar>
          <w:left w:w="29" w:type="dxa"/>
          <w:right w:w="29" w:type="dxa"/>
        </w:tblCellMar>
        <w:tblLook w:val="0000" w:firstRow="0" w:lastRow="0" w:firstColumn="0" w:lastColumn="0" w:noHBand="0" w:noVBand="0"/>
      </w:tblPr>
      <w:tblGrid>
        <w:gridCol w:w="577"/>
        <w:gridCol w:w="4950"/>
        <w:gridCol w:w="3870"/>
        <w:gridCol w:w="720"/>
      </w:tblGrid>
      <w:tr w:rsidR="002609A2" w:rsidRPr="00BE068B" w14:paraId="3D23E099"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9B5B893" w14:textId="647908AC"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top w:val="single" w:sz="6" w:space="0" w:color="000000"/>
              <w:left w:val="single" w:sz="6" w:space="0" w:color="000000"/>
              <w:bottom w:val="single" w:sz="4" w:space="0" w:color="auto"/>
            </w:tcBorders>
          </w:tcPr>
          <w:p w14:paraId="5D431180"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w w:val="105"/>
              </w:rPr>
              <w:t xml:space="preserve">Do your children have access to decent educational </w:t>
            </w:r>
            <w:r w:rsidRPr="00BE068B">
              <w:rPr>
                <w:rFonts w:ascii="Gill Sans MT" w:hAnsi="Gill Sans MT"/>
                <w:w w:val="105"/>
              </w:rPr>
              <w:lastRenderedPageBreak/>
              <w:t>facilities?</w:t>
            </w:r>
          </w:p>
        </w:tc>
        <w:tc>
          <w:tcPr>
            <w:tcW w:w="3870" w:type="dxa"/>
            <w:tcBorders>
              <w:top w:val="single" w:sz="6" w:space="0" w:color="000000"/>
              <w:bottom w:val="single" w:sz="4" w:space="0" w:color="auto"/>
              <w:right w:val="single" w:sz="18" w:space="0" w:color="000000"/>
            </w:tcBorders>
          </w:tcPr>
          <w:p w14:paraId="554F7499"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lastRenderedPageBreak/>
              <w:t>1=No</w:t>
            </w:r>
          </w:p>
          <w:p w14:paraId="6439008D"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lastRenderedPageBreak/>
              <w:t xml:space="preserve">2=Yes </w:t>
            </w:r>
          </w:p>
          <w:p w14:paraId="79D6FB6F"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888=Don’t know</w:t>
            </w:r>
          </w:p>
          <w:p w14:paraId="6B769593" w14:textId="4778C5D6"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cs="Times New Roman"/>
                <w:i/>
              </w:rPr>
            </w:pPr>
            <w:r w:rsidRPr="00BE068B">
              <w:rPr>
                <w:rFonts w:ascii="Gill Sans MT" w:hAnsi="Gill Sans MT" w:cs="Times New Roman"/>
                <w:i/>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3F550EC1" w14:textId="0A4DFAE5"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lastRenderedPageBreak/>
              <w:t>(Code)</w:t>
            </w:r>
          </w:p>
        </w:tc>
      </w:tr>
      <w:tr w:rsidR="002609A2" w:rsidRPr="00BE068B" w14:paraId="4A4F7D33"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6B5B9305" w14:textId="17AFB8E3"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lastRenderedPageBreak/>
              <w:t>N#</w:t>
            </w:r>
          </w:p>
        </w:tc>
        <w:tc>
          <w:tcPr>
            <w:tcW w:w="4950" w:type="dxa"/>
            <w:tcBorders>
              <w:top w:val="single" w:sz="4" w:space="0" w:color="auto"/>
              <w:left w:val="single" w:sz="6" w:space="0" w:color="000000"/>
            </w:tcBorders>
          </w:tcPr>
          <w:p w14:paraId="356245F1"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Does your household have access to clean water?</w:t>
            </w:r>
          </w:p>
        </w:tc>
        <w:tc>
          <w:tcPr>
            <w:tcW w:w="3870" w:type="dxa"/>
            <w:tcBorders>
              <w:top w:val="single" w:sz="4" w:space="0" w:color="auto"/>
              <w:bottom w:val="single" w:sz="4" w:space="0" w:color="auto"/>
              <w:right w:val="single" w:sz="18" w:space="0" w:color="000000"/>
            </w:tcBorders>
          </w:tcPr>
          <w:p w14:paraId="0F426F7B"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1=No</w:t>
            </w:r>
          </w:p>
          <w:p w14:paraId="02BB8C9E"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 xml:space="preserve">2=Yes </w:t>
            </w:r>
          </w:p>
          <w:p w14:paraId="700E2F16"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3324212D" w14:textId="6B3146D8"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0C1986A7" w14:textId="404E6A04"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r w:rsidR="002609A2" w:rsidRPr="00BE068B" w14:paraId="574BF2D5" w14:textId="77777777" w:rsidTr="00275BD5">
        <w:trPr>
          <w:trHeight w:val="20"/>
        </w:trPr>
        <w:tc>
          <w:tcPr>
            <w:tcW w:w="577" w:type="dxa"/>
            <w:tcBorders>
              <w:top w:val="single" w:sz="6" w:space="0" w:color="000000"/>
              <w:left w:val="single" w:sz="6" w:space="0" w:color="000000"/>
              <w:bottom w:val="single" w:sz="6" w:space="0" w:color="000000"/>
              <w:right w:val="single" w:sz="6" w:space="0" w:color="000000"/>
            </w:tcBorders>
          </w:tcPr>
          <w:p w14:paraId="13BB9E98" w14:textId="1B4602C8" w:rsidR="002609A2" w:rsidRPr="00BE068B" w:rsidRDefault="002609A2" w:rsidP="002609A2">
            <w:pPr>
              <w:spacing w:afterLines="20" w:after="48" w:line="240" w:lineRule="auto"/>
              <w:ind w:left="119"/>
              <w:contextualSpacing/>
              <w:rPr>
                <w:rFonts w:ascii="Gill Sans MT" w:hAnsi="Gill Sans MT"/>
                <w:w w:val="105"/>
              </w:rPr>
            </w:pPr>
            <w:r w:rsidRPr="00BE068B">
              <w:rPr>
                <w:rFonts w:ascii="Gill Sans MT" w:hAnsi="Gill Sans MT"/>
                <w:w w:val="105"/>
              </w:rPr>
              <w:t>N#</w:t>
            </w:r>
          </w:p>
        </w:tc>
        <w:tc>
          <w:tcPr>
            <w:tcW w:w="4950" w:type="dxa"/>
            <w:tcBorders>
              <w:left w:val="single" w:sz="6" w:space="0" w:color="000000"/>
              <w:bottom w:val="single" w:sz="6" w:space="0" w:color="000000"/>
            </w:tcBorders>
          </w:tcPr>
          <w:p w14:paraId="7EAFC71C" w14:textId="77777777" w:rsidR="002609A2" w:rsidRPr="00BE068B" w:rsidRDefault="002609A2" w:rsidP="0090229E">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Does your household have access to decent healthcare facilities?</w:t>
            </w:r>
          </w:p>
        </w:tc>
        <w:tc>
          <w:tcPr>
            <w:tcW w:w="3870" w:type="dxa"/>
            <w:tcBorders>
              <w:top w:val="single" w:sz="4" w:space="0" w:color="auto"/>
              <w:bottom w:val="single" w:sz="6" w:space="0" w:color="000000"/>
              <w:right w:val="single" w:sz="18" w:space="0" w:color="000000"/>
            </w:tcBorders>
          </w:tcPr>
          <w:p w14:paraId="1B8A315D"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1=No</w:t>
            </w:r>
          </w:p>
          <w:p w14:paraId="1F947655"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 xml:space="preserve">2=Yes </w:t>
            </w:r>
          </w:p>
          <w:p w14:paraId="1D8C618A" w14:textId="77777777"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888=Don’t know</w:t>
            </w:r>
          </w:p>
          <w:p w14:paraId="1FBFFBF8" w14:textId="2D86A9A0" w:rsidR="002609A2" w:rsidRPr="00BE068B" w:rsidRDefault="002609A2" w:rsidP="002609A2">
            <w:pPr>
              <w:tabs>
                <w:tab w:val="center" w:pos="2149"/>
              </w:tabs>
              <w:autoSpaceDE w:val="0"/>
              <w:autoSpaceDN w:val="0"/>
              <w:adjustRightInd w:val="0"/>
              <w:spacing w:afterLines="20" w:after="48" w:line="240" w:lineRule="auto"/>
              <w:contextualSpacing/>
              <w:rPr>
                <w:rFonts w:ascii="Gill Sans MT" w:hAnsi="Gill Sans MT"/>
                <w:w w:val="105"/>
              </w:rPr>
            </w:pPr>
            <w:r w:rsidRPr="00BE068B">
              <w:rPr>
                <w:rFonts w:ascii="Gill Sans MT" w:hAnsi="Gill Sans MT"/>
                <w:w w:val="105"/>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23322F43" w14:textId="421BD1DA" w:rsidR="002609A2" w:rsidRPr="00BE068B" w:rsidRDefault="002609A2" w:rsidP="0090229E">
            <w:pPr>
              <w:spacing w:afterLines="20" w:after="48" w:line="240" w:lineRule="auto"/>
              <w:contextualSpacing/>
              <w:rPr>
                <w:rFonts w:ascii="Gill Sans MT" w:hAnsi="Gill Sans MT"/>
                <w:i/>
              </w:rPr>
            </w:pPr>
            <w:r w:rsidRPr="00BE068B">
              <w:rPr>
                <w:rFonts w:ascii="Gill Sans MT" w:hAnsi="Gill Sans MT"/>
                <w:i/>
              </w:rPr>
              <w:t>(Code)</w:t>
            </w:r>
          </w:p>
        </w:tc>
      </w:tr>
    </w:tbl>
    <w:p w14:paraId="36C60F8E" w14:textId="77777777" w:rsidR="002609A2" w:rsidRPr="00BE068B" w:rsidRDefault="002609A2">
      <w:pPr>
        <w:rPr>
          <w:ins w:id="98" w:author="Stephanie Fenner" w:date="2014-11-04T13:53:00Z"/>
          <w:rFonts w:ascii="Gill Sans MT" w:hAnsi="Gill Sans MT"/>
        </w:rPr>
      </w:pPr>
    </w:p>
    <w:tbl>
      <w:tblPr>
        <w:tblW w:w="10117" w:type="dxa"/>
        <w:tblInd w:w="-8" w:type="dxa"/>
        <w:tblLayout w:type="fixed"/>
        <w:tblCellMar>
          <w:left w:w="29" w:type="dxa"/>
          <w:right w:w="29" w:type="dxa"/>
        </w:tblCellMar>
        <w:tblLook w:val="0000" w:firstRow="0" w:lastRow="0" w:firstColumn="0" w:lastColumn="0" w:noHBand="0" w:noVBand="0"/>
      </w:tblPr>
      <w:tblGrid>
        <w:gridCol w:w="757"/>
        <w:gridCol w:w="4680"/>
        <w:gridCol w:w="15"/>
        <w:gridCol w:w="2147"/>
        <w:gridCol w:w="1798"/>
        <w:gridCol w:w="720"/>
      </w:tblGrid>
      <w:tr w:rsidR="008250E0" w:rsidRPr="00BE068B" w14:paraId="7F790331" w14:textId="77777777" w:rsidTr="00DA1429">
        <w:trPr>
          <w:trHeight w:val="20"/>
        </w:trPr>
        <w:tc>
          <w:tcPr>
            <w:tcW w:w="757" w:type="dxa"/>
            <w:tcBorders>
              <w:top w:val="single" w:sz="4" w:space="0" w:color="000000"/>
              <w:left w:val="single" w:sz="4" w:space="0" w:color="000000"/>
              <w:bottom w:val="single" w:sz="4" w:space="0" w:color="000000"/>
              <w:right w:val="single" w:sz="4" w:space="0" w:color="000000"/>
            </w:tcBorders>
          </w:tcPr>
          <w:p w14:paraId="0FA35AD5" w14:textId="60F48E72" w:rsidR="008250E0" w:rsidRPr="00BE068B" w:rsidRDefault="00DA1429" w:rsidP="008250E0">
            <w:pPr>
              <w:spacing w:after="0"/>
              <w:rPr>
                <w:rFonts w:ascii="Gill Sans MT" w:eastAsia="Calibri" w:hAnsi="Gill Sans MT" w:cs="Times New Roman"/>
              </w:rPr>
            </w:pPr>
            <w:r w:rsidRPr="00BE068B">
              <w:rPr>
                <w:rFonts w:ascii="Gill Sans MT" w:eastAsia="Calibri" w:hAnsi="Gill Sans MT" w:cs="Times New Roman"/>
              </w:rPr>
              <w:t>N27</w:t>
            </w:r>
          </w:p>
        </w:tc>
        <w:tc>
          <w:tcPr>
            <w:tcW w:w="4680" w:type="dxa"/>
            <w:tcBorders>
              <w:top w:val="single" w:sz="4" w:space="0" w:color="000000"/>
              <w:left w:val="single" w:sz="4" w:space="0" w:color="000000"/>
              <w:bottom w:val="single" w:sz="4" w:space="0" w:color="000000"/>
            </w:tcBorders>
          </w:tcPr>
          <w:p w14:paraId="08E04445" w14:textId="721AA131" w:rsidR="008250E0" w:rsidRPr="00BE068B" w:rsidRDefault="008250E0" w:rsidP="008250E0">
            <w:pPr>
              <w:spacing w:after="0"/>
              <w:rPr>
                <w:rFonts w:ascii="Gill Sans MT" w:hAnsi="Gill Sans MT"/>
                <w:color w:val="000000"/>
              </w:rPr>
            </w:pPr>
            <w:r w:rsidRPr="00BE068B">
              <w:rPr>
                <w:rFonts w:ascii="Gill Sans MT" w:hAnsi="Gill Sans MT"/>
                <w:w w:val="105"/>
              </w:rPr>
              <w:t>What is the roof of the household's house made of? (</w:t>
            </w:r>
            <w:r w:rsidRPr="00BE068B">
              <w:rPr>
                <w:rFonts w:ascii="Gill Sans MT" w:hAnsi="Gill Sans MT"/>
                <w:b/>
                <w:w w:val="105"/>
              </w:rPr>
              <w:t>roof</w:t>
            </w:r>
            <w:r w:rsidRPr="00BE068B">
              <w:rPr>
                <w:rFonts w:ascii="Gill Sans MT" w:hAnsi="Gill Sans MT"/>
                <w:w w:val="105"/>
              </w:rPr>
              <w:t>)</w:t>
            </w:r>
          </w:p>
        </w:tc>
        <w:tc>
          <w:tcPr>
            <w:tcW w:w="2162" w:type="dxa"/>
            <w:gridSpan w:val="2"/>
            <w:tcBorders>
              <w:top w:val="single" w:sz="4" w:space="0" w:color="000000"/>
              <w:bottom w:val="single" w:sz="4" w:space="0" w:color="000000"/>
            </w:tcBorders>
          </w:tcPr>
          <w:p w14:paraId="1EA7C8F6" w14:textId="4B07AE23"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1=Grass thatched</w:t>
            </w:r>
          </w:p>
          <w:p w14:paraId="25D53A32" w14:textId="00B04F28"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2=Iron sheets</w:t>
            </w:r>
          </w:p>
          <w:p w14:paraId="002645D1" w14:textId="06D96E3A"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3=Tin</w:t>
            </w:r>
          </w:p>
          <w:p w14:paraId="57511880" w14:textId="5E665F7E"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4=Zinc</w:t>
            </w:r>
          </w:p>
          <w:p w14:paraId="5D25BB78" w14:textId="186A418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5=Roofing Tile</w:t>
            </w:r>
          </w:p>
          <w:p w14:paraId="54227647"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6=Concrete</w:t>
            </w:r>
          </w:p>
        </w:tc>
        <w:tc>
          <w:tcPr>
            <w:tcW w:w="1798" w:type="dxa"/>
            <w:tcBorders>
              <w:top w:val="single" w:sz="4" w:space="0" w:color="000000"/>
              <w:bottom w:val="single" w:sz="4" w:space="0" w:color="000000"/>
              <w:right w:val="single" w:sz="18" w:space="0" w:color="000000"/>
            </w:tcBorders>
          </w:tcPr>
          <w:p w14:paraId="0DA8D076" w14:textId="5A283913"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7=Cardboard</w:t>
            </w:r>
          </w:p>
          <w:p w14:paraId="5068F787"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8=Asbestos</w:t>
            </w:r>
          </w:p>
          <w:p w14:paraId="65ECD37A"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9=Shingles</w:t>
            </w:r>
          </w:p>
          <w:p w14:paraId="630F7A12" w14:textId="007A250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10=Plastic sheets</w:t>
            </w:r>
          </w:p>
          <w:p w14:paraId="3B5B737A" w14:textId="0E45DD65" w:rsidR="008250E0" w:rsidRPr="00BE068B" w:rsidRDefault="008250E0" w:rsidP="008250E0">
            <w:pPr>
              <w:spacing w:after="0"/>
              <w:rPr>
                <w:rFonts w:ascii="Gill Sans MT" w:hAnsi="Gill Sans MT" w:cs="Times New Roman"/>
                <w:i/>
                <w:w w:val="105"/>
              </w:rPr>
            </w:pPr>
            <w:r w:rsidRPr="00BE068B">
              <w:rPr>
                <w:rFonts w:ascii="Gill Sans MT" w:hAnsi="Gill Sans MT"/>
              </w:rPr>
              <w:t>97=Other, please specify</w:t>
            </w:r>
          </w:p>
        </w:tc>
        <w:tc>
          <w:tcPr>
            <w:tcW w:w="720" w:type="dxa"/>
            <w:tcBorders>
              <w:top w:val="single" w:sz="18" w:space="0" w:color="000000"/>
              <w:left w:val="single" w:sz="18" w:space="0" w:color="000000"/>
              <w:bottom w:val="single" w:sz="18" w:space="0" w:color="000000"/>
              <w:right w:val="single" w:sz="18" w:space="0" w:color="000000"/>
            </w:tcBorders>
          </w:tcPr>
          <w:p w14:paraId="3E69E4BD"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E18AE49" w14:textId="77777777" w:rsidTr="00DA1429">
        <w:trPr>
          <w:trHeight w:val="20"/>
        </w:trPr>
        <w:tc>
          <w:tcPr>
            <w:tcW w:w="757" w:type="dxa"/>
            <w:tcBorders>
              <w:top w:val="single" w:sz="6" w:space="0" w:color="000000"/>
              <w:left w:val="single" w:sz="6" w:space="0" w:color="000000"/>
              <w:bottom w:val="single" w:sz="6" w:space="0" w:color="000000"/>
              <w:right w:val="single" w:sz="6" w:space="0" w:color="000000"/>
            </w:tcBorders>
          </w:tcPr>
          <w:p w14:paraId="03878FF9" w14:textId="21099152" w:rsidR="008250E0" w:rsidRPr="00BE068B" w:rsidRDefault="00DA1429" w:rsidP="008250E0">
            <w:pPr>
              <w:spacing w:afterLines="20" w:after="48" w:line="240" w:lineRule="auto"/>
              <w:ind w:left="119"/>
              <w:contextualSpacing/>
              <w:rPr>
                <w:rFonts w:ascii="Gill Sans MT" w:hAnsi="Gill Sans MT"/>
                <w:w w:val="105"/>
              </w:rPr>
            </w:pPr>
            <w:r w:rsidRPr="00BE068B">
              <w:rPr>
                <w:rFonts w:ascii="Gill Sans MT" w:hAnsi="Gill Sans MT"/>
                <w:w w:val="105"/>
              </w:rPr>
              <w:t>N27b</w:t>
            </w:r>
          </w:p>
        </w:tc>
        <w:tc>
          <w:tcPr>
            <w:tcW w:w="4695" w:type="dxa"/>
            <w:gridSpan w:val="2"/>
            <w:tcBorders>
              <w:top w:val="single" w:sz="6" w:space="0" w:color="000000"/>
              <w:left w:val="single" w:sz="6" w:space="0" w:color="000000"/>
              <w:bottom w:val="single" w:sz="6" w:space="0" w:color="000000"/>
            </w:tcBorders>
          </w:tcPr>
          <w:p w14:paraId="02AB0420" w14:textId="471E57C9" w:rsidR="008250E0" w:rsidRPr="00BE068B" w:rsidRDefault="008250E0" w:rsidP="00DA1429">
            <w:pPr>
              <w:spacing w:afterLines="20" w:after="48" w:line="240" w:lineRule="auto"/>
              <w:contextualSpacing/>
              <w:rPr>
                <w:rFonts w:ascii="Gill Sans MT" w:hAnsi="Gill Sans MT"/>
                <w:w w:val="105"/>
              </w:rPr>
            </w:pPr>
            <w:r w:rsidRPr="00BE068B">
              <w:rPr>
                <w:rFonts w:ascii="Gill Sans MT" w:hAnsi="Gill Sans MT"/>
                <w:w w:val="105"/>
              </w:rPr>
              <w:t xml:space="preserve">If “Other,” please specify? </w:t>
            </w:r>
          </w:p>
        </w:tc>
        <w:tc>
          <w:tcPr>
            <w:tcW w:w="4665" w:type="dxa"/>
            <w:gridSpan w:val="3"/>
            <w:tcBorders>
              <w:top w:val="single" w:sz="18" w:space="0" w:color="000000"/>
              <w:left w:val="single" w:sz="18" w:space="0" w:color="000000"/>
              <w:bottom w:val="single" w:sz="18" w:space="0" w:color="000000"/>
              <w:right w:val="single" w:sz="18" w:space="0" w:color="000000"/>
            </w:tcBorders>
          </w:tcPr>
          <w:p w14:paraId="75C9E9BB" w14:textId="77777777" w:rsidR="008250E0" w:rsidRPr="00BE068B" w:rsidRDefault="008250E0" w:rsidP="008250E0">
            <w:pPr>
              <w:spacing w:afterLines="20" w:after="48" w:line="240" w:lineRule="auto"/>
              <w:contextualSpacing/>
              <w:rPr>
                <w:rFonts w:ascii="Gill Sans MT" w:hAnsi="Gill Sans MT"/>
                <w:i/>
              </w:rPr>
            </w:pPr>
            <w:r w:rsidRPr="00BE068B">
              <w:rPr>
                <w:rFonts w:ascii="Gill Sans MT" w:hAnsi="Gill Sans MT"/>
                <w:i/>
              </w:rPr>
              <w:t>(Text)</w:t>
            </w:r>
          </w:p>
        </w:tc>
      </w:tr>
      <w:tr w:rsidR="008250E0" w:rsidRPr="00BE068B" w14:paraId="0A26854E" w14:textId="77777777" w:rsidTr="00DA1429">
        <w:trPr>
          <w:trHeight w:val="20"/>
        </w:trPr>
        <w:tc>
          <w:tcPr>
            <w:tcW w:w="757" w:type="dxa"/>
            <w:tcBorders>
              <w:top w:val="single" w:sz="4" w:space="0" w:color="000000"/>
              <w:left w:val="single" w:sz="4" w:space="0" w:color="000000"/>
              <w:bottom w:val="single" w:sz="4" w:space="0" w:color="000000"/>
              <w:right w:val="single" w:sz="4" w:space="0" w:color="auto"/>
            </w:tcBorders>
          </w:tcPr>
          <w:p w14:paraId="44A70899" w14:textId="0718B6EE" w:rsidR="008250E0" w:rsidRPr="00BE068B" w:rsidRDefault="00DA1429" w:rsidP="008250E0">
            <w:pPr>
              <w:spacing w:after="0"/>
              <w:rPr>
                <w:rFonts w:ascii="Gill Sans MT" w:eastAsia="Calibri" w:hAnsi="Gill Sans MT" w:cs="Times New Roman"/>
                <w:w w:val="105"/>
              </w:rPr>
            </w:pPr>
            <w:r w:rsidRPr="00BE068B">
              <w:rPr>
                <w:rFonts w:ascii="Gill Sans MT" w:eastAsia="Calibri" w:hAnsi="Gill Sans MT" w:cs="Times New Roman"/>
                <w:w w:val="105"/>
              </w:rPr>
              <w:t>N28</w:t>
            </w:r>
          </w:p>
        </w:tc>
        <w:tc>
          <w:tcPr>
            <w:tcW w:w="4680" w:type="dxa"/>
            <w:tcBorders>
              <w:top w:val="single" w:sz="4" w:space="0" w:color="000000"/>
              <w:left w:val="single" w:sz="4" w:space="0" w:color="auto"/>
              <w:bottom w:val="single" w:sz="4" w:space="0" w:color="000000"/>
            </w:tcBorders>
          </w:tcPr>
          <w:p w14:paraId="5701A036" w14:textId="5A2E8E85" w:rsidR="008250E0" w:rsidRPr="00BE068B" w:rsidRDefault="008250E0" w:rsidP="008250E0">
            <w:pPr>
              <w:spacing w:after="0"/>
              <w:rPr>
                <w:rFonts w:ascii="Gill Sans MT" w:eastAsia="Calibri" w:hAnsi="Gill Sans MT" w:cs="Times New Roman"/>
                <w:w w:val="105"/>
              </w:rPr>
            </w:pPr>
            <w:r w:rsidRPr="00BE068B">
              <w:rPr>
                <w:rFonts w:ascii="Gill Sans MT" w:hAnsi="Gill Sans MT"/>
                <w:w w:val="105"/>
              </w:rPr>
              <w:t>Is the respondent’s house painted? (</w:t>
            </w:r>
            <w:r w:rsidRPr="00BE068B">
              <w:rPr>
                <w:rFonts w:ascii="Gill Sans MT" w:hAnsi="Gill Sans MT"/>
                <w:b/>
                <w:w w:val="105"/>
              </w:rPr>
              <w:t>housepaint</w:t>
            </w:r>
            <w:r w:rsidRPr="00BE068B">
              <w:rPr>
                <w:rFonts w:ascii="Gill Sans MT" w:hAnsi="Gill Sans MT"/>
                <w:w w:val="105"/>
              </w:rPr>
              <w:t>)</w:t>
            </w:r>
          </w:p>
        </w:tc>
        <w:tc>
          <w:tcPr>
            <w:tcW w:w="3960" w:type="dxa"/>
            <w:gridSpan w:val="3"/>
            <w:tcBorders>
              <w:top w:val="single" w:sz="4" w:space="0" w:color="000000"/>
              <w:bottom w:val="single" w:sz="4" w:space="0" w:color="000000"/>
              <w:right w:val="single" w:sz="18" w:space="0" w:color="000000"/>
            </w:tcBorders>
          </w:tcPr>
          <w:p w14:paraId="746C1BCB" w14:textId="77777777" w:rsidR="008250E0" w:rsidRPr="00BE068B" w:rsidRDefault="008250E0" w:rsidP="008250E0">
            <w:pPr>
              <w:spacing w:after="0"/>
              <w:rPr>
                <w:rFonts w:ascii="Gill Sans MT" w:hAnsi="Gill Sans MT"/>
              </w:rPr>
            </w:pPr>
            <w:r w:rsidRPr="00BE068B">
              <w:rPr>
                <w:rFonts w:ascii="Gill Sans MT" w:hAnsi="Gill Sans MT"/>
              </w:rPr>
              <w:t>1=No</w:t>
            </w:r>
          </w:p>
          <w:p w14:paraId="72733553" w14:textId="77777777" w:rsidR="008250E0" w:rsidRPr="00BE068B" w:rsidRDefault="008250E0" w:rsidP="008250E0">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48D1B7A6"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307F36F1"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20" w:type="dxa"/>
            <w:tcBorders>
              <w:top w:val="single" w:sz="18" w:space="0" w:color="000000"/>
              <w:left w:val="single" w:sz="18" w:space="0" w:color="000000"/>
              <w:bottom w:val="single" w:sz="18" w:space="0" w:color="000000"/>
              <w:right w:val="single" w:sz="18" w:space="0" w:color="000000"/>
            </w:tcBorders>
          </w:tcPr>
          <w:p w14:paraId="1B6B9B03"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3917AC56" w14:textId="77777777" w:rsidR="00DA7C5C" w:rsidRPr="00BE068B" w:rsidRDefault="00DA7C5C" w:rsidP="001512DD">
      <w:pPr>
        <w:spacing w:after="0" w:line="240" w:lineRule="auto"/>
        <w:contextualSpacing/>
        <w:rPr>
          <w:rFonts w:ascii="Gill Sans MT" w:hAnsi="Gill Sans MT"/>
        </w:rPr>
      </w:pPr>
    </w:p>
    <w:p w14:paraId="5C3B3B2E" w14:textId="4D99C2FE" w:rsidR="00DA7C5C" w:rsidRPr="00BE068B" w:rsidRDefault="008250E0" w:rsidP="001512DD">
      <w:pPr>
        <w:spacing w:after="0" w:line="240" w:lineRule="auto"/>
        <w:contextualSpacing/>
        <w:rPr>
          <w:rFonts w:ascii="Gill Sans MT" w:hAnsi="Gill Sans MT" w:cs="Times New Roman"/>
        </w:rPr>
      </w:pPr>
      <w:r w:rsidRPr="00BE068B">
        <w:rPr>
          <w:rFonts w:ascii="Gill Sans MT" w:hAnsi="Gill Sans MT" w:cs="Times New Roman"/>
        </w:rPr>
        <w:t>Please tell me how much your household spent on the fo</w:t>
      </w:r>
      <w:r w:rsidR="00DA1429" w:rsidRPr="00BE068B">
        <w:rPr>
          <w:rFonts w:ascii="Gill Sans MT" w:hAnsi="Gill Sans MT" w:cs="Times New Roman"/>
        </w:rPr>
        <w:t>llowing items in the past month in ZK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8250E0" w:rsidRPr="00BE068B" w14:paraId="32DB6430"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38F5D7DD" w14:textId="1EDA5FFE" w:rsidR="008250E0" w:rsidRPr="00BE068B" w:rsidRDefault="00DA1429" w:rsidP="008250E0">
            <w:pPr>
              <w:rPr>
                <w:rFonts w:ascii="Gill Sans MT" w:hAnsi="Gill Sans MT"/>
                <w:w w:val="105"/>
              </w:rPr>
            </w:pPr>
            <w:r w:rsidRPr="00BE068B">
              <w:rPr>
                <w:rFonts w:ascii="Gill Sans MT" w:hAnsi="Gill Sans MT"/>
                <w:w w:val="105"/>
              </w:rPr>
              <w:t>N29</w:t>
            </w: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BE068B" w:rsidRDefault="008250E0" w:rsidP="008250E0">
            <w:pPr>
              <w:spacing w:after="0"/>
              <w:rPr>
                <w:rFonts w:ascii="Gill Sans MT" w:hAnsi="Gill Sans MT"/>
                <w:w w:val="105"/>
              </w:rPr>
            </w:pPr>
            <w:r w:rsidRPr="00BE068B">
              <w:rPr>
                <w:rFonts w:ascii="Gill Sans MT" w:hAnsi="Gill Sans MT" w:cs="Times New Roman"/>
                <w:bCs/>
              </w:rPr>
              <w:t>Food (purchased)</w:t>
            </w:r>
          </w:p>
        </w:tc>
        <w:tc>
          <w:tcPr>
            <w:tcW w:w="2244"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9EB3D7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59F6439" w14:textId="3AA16552" w:rsidR="008250E0" w:rsidRPr="00BE068B" w:rsidRDefault="00DA1429" w:rsidP="008250E0">
            <w:pPr>
              <w:rPr>
                <w:rFonts w:ascii="Gill Sans MT" w:hAnsi="Gill Sans MT"/>
                <w:w w:val="105"/>
              </w:rPr>
            </w:pPr>
            <w:r w:rsidRPr="00BE068B">
              <w:rPr>
                <w:rFonts w:ascii="Gill Sans MT" w:hAnsi="Gill Sans MT"/>
                <w:w w:val="105"/>
              </w:rPr>
              <w:t>N30</w:t>
            </w: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BE068B" w:rsidRDefault="008250E0" w:rsidP="008250E0">
            <w:pPr>
              <w:spacing w:after="0"/>
              <w:rPr>
                <w:rFonts w:ascii="Gill Sans MT" w:hAnsi="Gill Sans MT"/>
                <w:w w:val="105"/>
              </w:rPr>
            </w:pPr>
            <w:r w:rsidRPr="00BE068B">
              <w:rPr>
                <w:rFonts w:ascii="Gill Sans MT" w:hAnsi="Gill Sans MT" w:cs="Times New Roman"/>
                <w:bCs/>
              </w:rPr>
              <w:t>Domestic energy</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092F91C4" w14:textId="77777777" w:rsidR="008250E0" w:rsidRPr="00BE068B" w:rsidRDefault="008250E0" w:rsidP="008250E0">
      <w:pPr>
        <w:spacing w:after="0" w:line="240" w:lineRule="auto"/>
        <w:contextualSpacing/>
        <w:rPr>
          <w:rFonts w:ascii="Gill Sans MT" w:hAnsi="Gill Sans MT"/>
        </w:rPr>
      </w:pPr>
    </w:p>
    <w:p w14:paraId="73E40271" w14:textId="3F48CA99" w:rsidR="008250E0" w:rsidRPr="00BE068B" w:rsidRDefault="008250E0" w:rsidP="008250E0">
      <w:pPr>
        <w:spacing w:after="0" w:line="240" w:lineRule="auto"/>
        <w:contextualSpacing/>
        <w:rPr>
          <w:rFonts w:ascii="Gill Sans MT" w:hAnsi="Gill Sans MT"/>
        </w:rPr>
      </w:pPr>
      <w:r w:rsidRPr="00BE068B">
        <w:rPr>
          <w:rFonts w:ascii="Gill Sans MT" w:hAnsi="Gill Sans MT"/>
        </w:rPr>
        <w:t>Please tell me how much your household spent on the f</w:t>
      </w:r>
      <w:r w:rsidR="00DA1429" w:rsidRPr="00BE068B">
        <w:rPr>
          <w:rFonts w:ascii="Gill Sans MT" w:hAnsi="Gill Sans MT"/>
        </w:rPr>
        <w:t>ollowing items in the past year (in ZK)</w:t>
      </w:r>
    </w:p>
    <w:tbl>
      <w:tblPr>
        <w:tblW w:w="10114" w:type="dxa"/>
        <w:tblInd w:w="-5" w:type="dxa"/>
        <w:tblLayout w:type="fixed"/>
        <w:tblCellMar>
          <w:left w:w="29" w:type="dxa"/>
          <w:right w:w="29" w:type="dxa"/>
        </w:tblCellMar>
        <w:tblLook w:val="0000" w:firstRow="0" w:lastRow="0" w:firstColumn="0" w:lastColumn="0" w:noHBand="0" w:noVBand="0"/>
      </w:tblPr>
      <w:tblGrid>
        <w:gridCol w:w="664"/>
        <w:gridCol w:w="7206"/>
        <w:gridCol w:w="2244"/>
      </w:tblGrid>
      <w:tr w:rsidR="003D65F2" w:rsidRPr="00BE068B" w14:paraId="04E1A3BB"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14FFCAB" w14:textId="70344F5C" w:rsidR="003D65F2" w:rsidRPr="00BE068B" w:rsidRDefault="003D65F2" w:rsidP="008250E0">
            <w:pPr>
              <w:spacing w:after="0"/>
              <w:rPr>
                <w:rFonts w:ascii="Gill Sans MT" w:hAnsi="Gill Sans MT"/>
                <w:w w:val="105"/>
              </w:rPr>
            </w:pPr>
            <w:r w:rsidRPr="00BE068B">
              <w:rPr>
                <w:rFonts w:ascii="Gill Sans MT" w:hAnsi="Gill Sans MT" w:cs="Times New Roman"/>
                <w:bCs/>
              </w:rPr>
              <w:t>Farming Expenses</w:t>
            </w:r>
          </w:p>
          <w:p w14:paraId="169C4A78" w14:textId="55DD2E8F"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3D65F2" w:rsidRPr="00BE068B" w14:paraId="150ABDD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DC3DBD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DD6BD5F" w14:textId="204ADB3A"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Seeds</w:t>
            </w:r>
          </w:p>
        </w:tc>
        <w:tc>
          <w:tcPr>
            <w:tcW w:w="2244" w:type="dxa"/>
            <w:tcBorders>
              <w:top w:val="single" w:sz="18" w:space="0" w:color="000000"/>
              <w:left w:val="single" w:sz="18" w:space="0" w:color="000000"/>
              <w:bottom w:val="single" w:sz="18" w:space="0" w:color="000000"/>
              <w:right w:val="single" w:sz="18" w:space="0" w:color="000000"/>
            </w:tcBorders>
          </w:tcPr>
          <w:p w14:paraId="722BCAAA"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B2C57A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12BFA66"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F3206BB" w14:textId="72C900F5"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Equipment</w:t>
            </w:r>
          </w:p>
        </w:tc>
        <w:tc>
          <w:tcPr>
            <w:tcW w:w="2244" w:type="dxa"/>
            <w:tcBorders>
              <w:top w:val="single" w:sz="18" w:space="0" w:color="000000"/>
              <w:left w:val="single" w:sz="18" w:space="0" w:color="000000"/>
              <w:bottom w:val="single" w:sz="18" w:space="0" w:color="000000"/>
              <w:right w:val="single" w:sz="18" w:space="0" w:color="000000"/>
            </w:tcBorders>
          </w:tcPr>
          <w:p w14:paraId="5D38E815"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7D9F9A5"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F1A75E"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AEB2E4" w14:textId="24369C62" w:rsidR="003D65F2" w:rsidRPr="00BE068B" w:rsidDel="003D65F2" w:rsidRDefault="003D65F2" w:rsidP="008250E0">
            <w:pPr>
              <w:spacing w:after="0"/>
              <w:rPr>
                <w:rFonts w:ascii="Gill Sans MT" w:hAnsi="Gill Sans MT" w:cs="Times New Roman"/>
                <w:bCs/>
              </w:rPr>
            </w:pPr>
            <w:r w:rsidRPr="00BE068B">
              <w:rPr>
                <w:rFonts w:ascii="Gill Sans MT" w:hAnsi="Gill Sans MT" w:cs="Times New Roman"/>
                <w:bCs/>
              </w:rPr>
              <w:t>Fertilizer</w:t>
            </w:r>
          </w:p>
        </w:tc>
        <w:tc>
          <w:tcPr>
            <w:tcW w:w="2244" w:type="dxa"/>
            <w:tcBorders>
              <w:top w:val="single" w:sz="18" w:space="0" w:color="000000"/>
              <w:left w:val="single" w:sz="18" w:space="0" w:color="000000"/>
              <w:bottom w:val="single" w:sz="18" w:space="0" w:color="000000"/>
              <w:right w:val="single" w:sz="18" w:space="0" w:color="000000"/>
            </w:tcBorders>
          </w:tcPr>
          <w:p w14:paraId="3811A454"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4FA25D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C355611"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533C3EF" w14:textId="24D4F29B"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inputs</w:t>
            </w:r>
          </w:p>
        </w:tc>
        <w:tc>
          <w:tcPr>
            <w:tcW w:w="2244" w:type="dxa"/>
            <w:tcBorders>
              <w:top w:val="single" w:sz="18" w:space="0" w:color="000000"/>
              <w:left w:val="single" w:sz="18" w:space="0" w:color="000000"/>
              <w:bottom w:val="single" w:sz="18" w:space="0" w:color="000000"/>
              <w:right w:val="single" w:sz="18" w:space="0" w:color="000000"/>
            </w:tcBorders>
          </w:tcPr>
          <w:p w14:paraId="3DF0881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2905D2D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2235157"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4FF45F21" w14:textId="186BD9E3" w:rsidR="003D65F2" w:rsidRPr="00BE068B" w:rsidRDefault="003D65F2" w:rsidP="008250E0">
            <w:pPr>
              <w:spacing w:after="0"/>
              <w:rPr>
                <w:rFonts w:ascii="Gill Sans MT" w:hAnsi="Gill Sans MT" w:cs="Times New Roman"/>
                <w:bCs/>
              </w:rPr>
            </w:pPr>
            <w:r w:rsidRPr="00BE068B">
              <w:rPr>
                <w:rFonts w:ascii="Gill Sans MT" w:hAnsi="Gill Sans MT" w:cs="Times New Roman"/>
                <w:bCs/>
              </w:rPr>
              <w:t>Transport produce</w:t>
            </w:r>
          </w:p>
        </w:tc>
        <w:tc>
          <w:tcPr>
            <w:tcW w:w="2244" w:type="dxa"/>
            <w:tcBorders>
              <w:top w:val="single" w:sz="18" w:space="0" w:color="000000"/>
              <w:left w:val="single" w:sz="18" w:space="0" w:color="000000"/>
              <w:bottom w:val="single" w:sz="18" w:space="0" w:color="000000"/>
              <w:right w:val="single" w:sz="18" w:space="0" w:color="000000"/>
            </w:tcBorders>
          </w:tcPr>
          <w:p w14:paraId="6CF25DCF"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0138BF5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38EE48F"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BE319D7" w14:textId="7C928811" w:rsidR="003D65F2" w:rsidRPr="00BE068B" w:rsidRDefault="003D65F2" w:rsidP="008250E0">
            <w:pPr>
              <w:spacing w:after="0"/>
              <w:rPr>
                <w:rFonts w:ascii="Gill Sans MT" w:hAnsi="Gill Sans MT" w:cs="Times New Roman"/>
                <w:bCs/>
              </w:rPr>
            </w:pPr>
            <w:r w:rsidRPr="00BE068B">
              <w:rPr>
                <w:rFonts w:ascii="Gill Sans MT" w:hAnsi="Gill Sans MT" w:cs="Times New Roman"/>
                <w:bCs/>
              </w:rPr>
              <w:t>Bags</w:t>
            </w:r>
          </w:p>
        </w:tc>
        <w:tc>
          <w:tcPr>
            <w:tcW w:w="2244" w:type="dxa"/>
            <w:tcBorders>
              <w:top w:val="single" w:sz="18" w:space="0" w:color="000000"/>
              <w:left w:val="single" w:sz="18" w:space="0" w:color="000000"/>
              <w:bottom w:val="single" w:sz="18" w:space="0" w:color="000000"/>
              <w:right w:val="single" w:sz="18" w:space="0" w:color="000000"/>
            </w:tcBorders>
          </w:tcPr>
          <w:p w14:paraId="1263296C"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981A947"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523272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60A2843F" w14:textId="1C7AF3A2" w:rsidR="003D65F2" w:rsidRPr="00BE068B" w:rsidRDefault="003D65F2" w:rsidP="008250E0">
            <w:pPr>
              <w:spacing w:after="0"/>
              <w:rPr>
                <w:rFonts w:ascii="Gill Sans MT" w:hAnsi="Gill Sans MT" w:cs="Times New Roman"/>
                <w:bCs/>
              </w:rPr>
            </w:pPr>
            <w:r w:rsidRPr="00BE068B">
              <w:rPr>
                <w:rFonts w:ascii="Gill Sans MT" w:hAnsi="Gill Sans MT" w:cs="Times New Roman"/>
                <w:bCs/>
              </w:rPr>
              <w:t>Plowing</w:t>
            </w:r>
          </w:p>
        </w:tc>
        <w:tc>
          <w:tcPr>
            <w:tcW w:w="2244" w:type="dxa"/>
            <w:tcBorders>
              <w:top w:val="single" w:sz="18" w:space="0" w:color="000000"/>
              <w:left w:val="single" w:sz="18" w:space="0" w:color="000000"/>
              <w:bottom w:val="single" w:sz="18" w:space="0" w:color="000000"/>
              <w:right w:val="single" w:sz="18" w:space="0" w:color="000000"/>
            </w:tcBorders>
          </w:tcPr>
          <w:p w14:paraId="55B846D1"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67B4F98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E8ED918"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92B5916" w14:textId="33E14048" w:rsidR="003D65F2" w:rsidRPr="00BE068B" w:rsidRDefault="003D65F2" w:rsidP="008250E0">
            <w:pPr>
              <w:spacing w:after="0"/>
              <w:rPr>
                <w:rFonts w:ascii="Gill Sans MT" w:hAnsi="Gill Sans MT" w:cs="Times New Roman"/>
                <w:bCs/>
              </w:rPr>
            </w:pPr>
            <w:r w:rsidRPr="00BE068B">
              <w:rPr>
                <w:rFonts w:ascii="Gill Sans MT" w:hAnsi="Gill Sans MT" w:cs="Times New Roman"/>
                <w:bCs/>
              </w:rPr>
              <w:t>Labor for weeding</w:t>
            </w:r>
          </w:p>
        </w:tc>
        <w:tc>
          <w:tcPr>
            <w:tcW w:w="2244" w:type="dxa"/>
            <w:tcBorders>
              <w:top w:val="single" w:sz="18" w:space="0" w:color="000000"/>
              <w:left w:val="single" w:sz="18" w:space="0" w:color="000000"/>
              <w:bottom w:val="single" w:sz="18" w:space="0" w:color="000000"/>
              <w:right w:val="single" w:sz="18" w:space="0" w:color="000000"/>
            </w:tcBorders>
          </w:tcPr>
          <w:p w14:paraId="0F05AC70" w14:textId="77777777" w:rsidR="003D65F2" w:rsidRPr="00BE068B" w:rsidRDefault="003D65F2" w:rsidP="008250E0">
            <w:pPr>
              <w:spacing w:after="0"/>
              <w:rPr>
                <w:rFonts w:ascii="Gill Sans MT" w:hAnsi="Gill Sans MT"/>
                <w:i/>
                <w:color w:val="A6A6A6" w:themeColor="background1" w:themeShade="A6"/>
              </w:rPr>
            </w:pPr>
          </w:p>
        </w:tc>
      </w:tr>
      <w:tr w:rsidR="003D65F2" w:rsidRPr="00BE068B" w14:paraId="10014A2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7437A91B" w14:textId="77777777" w:rsidR="003D65F2" w:rsidRPr="00BE068B" w:rsidRDefault="003D65F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5F7728" w14:textId="7CDFF7D1" w:rsidR="003D65F2" w:rsidRPr="00BE068B" w:rsidRDefault="002609A2" w:rsidP="008250E0">
            <w:pPr>
              <w:spacing w:after="0"/>
              <w:rPr>
                <w:rFonts w:ascii="Gill Sans MT" w:hAnsi="Gill Sans MT" w:cs="Times New Roman"/>
                <w:bCs/>
              </w:rPr>
            </w:pPr>
            <w:r w:rsidRPr="00BE068B">
              <w:rPr>
                <w:rFonts w:ascii="Gill Sans MT" w:hAnsi="Gill Sans MT" w:cs="Times New Roman"/>
                <w:bCs/>
              </w:rPr>
              <w:t>Insecticid</w:t>
            </w:r>
            <w:r w:rsidR="003D65F2" w:rsidRPr="00BE068B">
              <w:rPr>
                <w:rFonts w:ascii="Gill Sans MT" w:hAnsi="Gill Sans MT" w:cs="Times New Roman"/>
                <w:bCs/>
              </w:rPr>
              <w:t xml:space="preserve">e </w:t>
            </w:r>
          </w:p>
        </w:tc>
        <w:tc>
          <w:tcPr>
            <w:tcW w:w="2244" w:type="dxa"/>
            <w:tcBorders>
              <w:top w:val="single" w:sz="18" w:space="0" w:color="000000"/>
              <w:left w:val="single" w:sz="18" w:space="0" w:color="000000"/>
              <w:bottom w:val="single" w:sz="18" w:space="0" w:color="000000"/>
              <w:right w:val="single" w:sz="18" w:space="0" w:color="000000"/>
            </w:tcBorders>
          </w:tcPr>
          <w:p w14:paraId="676B073B" w14:textId="77777777" w:rsidR="003D65F2" w:rsidRPr="00BE068B" w:rsidRDefault="003D65F2" w:rsidP="008250E0">
            <w:pPr>
              <w:spacing w:after="0"/>
              <w:rPr>
                <w:rFonts w:ascii="Gill Sans MT" w:hAnsi="Gill Sans MT"/>
                <w:i/>
                <w:color w:val="A6A6A6" w:themeColor="background1" w:themeShade="A6"/>
              </w:rPr>
            </w:pPr>
          </w:p>
        </w:tc>
      </w:tr>
      <w:tr w:rsidR="002609A2" w:rsidRPr="00BE068B" w14:paraId="0DE3E15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29CEE4B"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6E5410" w14:textId="7A493B18" w:rsidR="002609A2" w:rsidRPr="00BE068B" w:rsidRDefault="002609A2" w:rsidP="008250E0">
            <w:pPr>
              <w:spacing w:after="0"/>
              <w:rPr>
                <w:rFonts w:ascii="Gill Sans MT" w:hAnsi="Gill Sans MT" w:cs="Times New Roman"/>
                <w:bCs/>
              </w:rPr>
            </w:pPr>
            <w:r w:rsidRPr="00BE068B">
              <w:rPr>
                <w:rFonts w:ascii="Gill Sans MT" w:hAnsi="Gill Sans MT" w:cs="Times New Roman"/>
                <w:bCs/>
              </w:rPr>
              <w:t xml:space="preserve">Irrigation </w:t>
            </w:r>
          </w:p>
        </w:tc>
        <w:tc>
          <w:tcPr>
            <w:tcW w:w="2244" w:type="dxa"/>
            <w:tcBorders>
              <w:top w:val="single" w:sz="18" w:space="0" w:color="000000"/>
              <w:left w:val="single" w:sz="18" w:space="0" w:color="000000"/>
              <w:bottom w:val="single" w:sz="18" w:space="0" w:color="000000"/>
              <w:right w:val="single" w:sz="18" w:space="0" w:color="000000"/>
            </w:tcBorders>
          </w:tcPr>
          <w:p w14:paraId="789BD915" w14:textId="77777777" w:rsidR="002609A2" w:rsidRPr="00BE068B" w:rsidRDefault="002609A2" w:rsidP="008250E0">
            <w:pPr>
              <w:spacing w:after="0"/>
              <w:rPr>
                <w:rFonts w:ascii="Gill Sans MT" w:hAnsi="Gill Sans MT"/>
                <w:i/>
                <w:color w:val="A6A6A6" w:themeColor="background1" w:themeShade="A6"/>
              </w:rPr>
            </w:pPr>
          </w:p>
        </w:tc>
      </w:tr>
      <w:tr w:rsidR="003D65F2" w:rsidRPr="00BE068B" w14:paraId="1324CD0D" w14:textId="77777777" w:rsidTr="0090229E">
        <w:trPr>
          <w:trHeight w:hRule="exact" w:val="367"/>
        </w:trPr>
        <w:tc>
          <w:tcPr>
            <w:tcW w:w="10114" w:type="dxa"/>
            <w:gridSpan w:val="3"/>
            <w:tcBorders>
              <w:top w:val="single" w:sz="4" w:space="0" w:color="000000"/>
              <w:left w:val="single" w:sz="4" w:space="0" w:color="000000"/>
              <w:bottom w:val="single" w:sz="4" w:space="0" w:color="000000"/>
              <w:right w:val="single" w:sz="18" w:space="0" w:color="000000"/>
            </w:tcBorders>
          </w:tcPr>
          <w:p w14:paraId="22F7AFED" w14:textId="0CEA6356" w:rsidR="003D65F2" w:rsidRPr="00BE068B" w:rsidRDefault="003D65F2" w:rsidP="008250E0">
            <w:pPr>
              <w:spacing w:after="0"/>
              <w:rPr>
                <w:rFonts w:ascii="Gill Sans MT" w:hAnsi="Gill Sans MT"/>
                <w:i/>
                <w:color w:val="A6A6A6" w:themeColor="background1" w:themeShade="A6"/>
              </w:rPr>
            </w:pPr>
            <w:r w:rsidRPr="00BE068B">
              <w:rPr>
                <w:rFonts w:ascii="Gill Sans MT" w:hAnsi="Gill Sans MT" w:cs="Times New Roman"/>
                <w:bCs/>
              </w:rPr>
              <w:lastRenderedPageBreak/>
              <w:t>Other Expenses</w:t>
            </w:r>
          </w:p>
        </w:tc>
      </w:tr>
      <w:tr w:rsidR="008250E0" w:rsidRPr="00BE068B" w14:paraId="2B8B774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F52F102" w14:textId="0B6CB27B"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BE068B" w:rsidRDefault="008250E0" w:rsidP="008250E0">
            <w:pPr>
              <w:spacing w:after="0"/>
              <w:rPr>
                <w:rFonts w:ascii="Gill Sans MT" w:hAnsi="Gill Sans MT"/>
                <w:w w:val="105"/>
              </w:rPr>
            </w:pPr>
            <w:r w:rsidRPr="00BE068B">
              <w:rPr>
                <w:rFonts w:ascii="Gill Sans MT" w:hAnsi="Gill Sans MT" w:cs="Times New Roman"/>
                <w:bCs/>
              </w:rPr>
              <w:t>Medical expenses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3A3C8ED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9C96290"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2DD6EDDA" w14:textId="4041E531" w:rsidR="002609A2" w:rsidRPr="00BE068B" w:rsidRDefault="002609A2" w:rsidP="008250E0">
            <w:pPr>
              <w:spacing w:after="0"/>
              <w:rPr>
                <w:rFonts w:ascii="Gill Sans MT" w:hAnsi="Gill Sans MT" w:cs="Times New Roman"/>
                <w:bCs/>
              </w:rPr>
            </w:pPr>
            <w:r w:rsidRPr="00BE068B">
              <w:rPr>
                <w:rFonts w:ascii="Gill Sans MT" w:hAnsi="Gill Sans MT" w:cs="Times New Roman"/>
                <w:bCs/>
              </w:rPr>
              <w:t>School</w:t>
            </w:r>
          </w:p>
        </w:tc>
        <w:tc>
          <w:tcPr>
            <w:tcW w:w="2244" w:type="dxa"/>
            <w:tcBorders>
              <w:top w:val="single" w:sz="18" w:space="0" w:color="000000"/>
              <w:left w:val="single" w:sz="18" w:space="0" w:color="000000"/>
              <w:bottom w:val="single" w:sz="18" w:space="0" w:color="000000"/>
              <w:right w:val="single" w:sz="18" w:space="0" w:color="000000"/>
            </w:tcBorders>
          </w:tcPr>
          <w:p w14:paraId="296F9F3C" w14:textId="77777777" w:rsidR="002609A2" w:rsidRPr="00BE068B" w:rsidRDefault="002609A2" w:rsidP="008250E0">
            <w:pPr>
              <w:spacing w:after="0"/>
              <w:rPr>
                <w:rFonts w:ascii="Gill Sans MT" w:hAnsi="Gill Sans MT"/>
                <w:i/>
                <w:color w:val="A6A6A6" w:themeColor="background1" w:themeShade="A6"/>
              </w:rPr>
            </w:pPr>
          </w:p>
        </w:tc>
      </w:tr>
      <w:tr w:rsidR="002609A2" w:rsidRPr="00BE068B" w14:paraId="2D9A089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019C998" w14:textId="77777777" w:rsidR="002609A2" w:rsidRPr="00BE068B" w:rsidRDefault="002609A2"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857B9FD" w14:textId="5BC56FD3" w:rsidR="002609A2" w:rsidRPr="00BE068B" w:rsidRDefault="002609A2" w:rsidP="008250E0">
            <w:pPr>
              <w:spacing w:after="0"/>
              <w:rPr>
                <w:rFonts w:ascii="Gill Sans MT" w:hAnsi="Gill Sans MT" w:cs="Times New Roman"/>
                <w:bCs/>
              </w:rPr>
            </w:pPr>
            <w:r w:rsidRPr="00BE068B">
              <w:rPr>
                <w:rFonts w:ascii="Gill Sans MT" w:hAnsi="Gill Sans MT" w:cs="Times New Roman"/>
                <w:bCs/>
              </w:rPr>
              <w:t>Rent</w:t>
            </w:r>
          </w:p>
        </w:tc>
        <w:tc>
          <w:tcPr>
            <w:tcW w:w="2244" w:type="dxa"/>
            <w:tcBorders>
              <w:top w:val="single" w:sz="18" w:space="0" w:color="000000"/>
              <w:left w:val="single" w:sz="18" w:space="0" w:color="000000"/>
              <w:bottom w:val="single" w:sz="18" w:space="0" w:color="000000"/>
              <w:right w:val="single" w:sz="18" w:space="0" w:color="000000"/>
            </w:tcBorders>
          </w:tcPr>
          <w:p w14:paraId="3886FCB9" w14:textId="77777777" w:rsidR="002609A2" w:rsidRPr="00BE068B" w:rsidRDefault="002609A2" w:rsidP="008250E0">
            <w:pPr>
              <w:spacing w:after="0"/>
              <w:rPr>
                <w:rFonts w:ascii="Gill Sans MT" w:hAnsi="Gill Sans MT"/>
                <w:i/>
                <w:color w:val="A6A6A6" w:themeColor="background1" w:themeShade="A6"/>
              </w:rPr>
            </w:pPr>
          </w:p>
        </w:tc>
      </w:tr>
      <w:tr w:rsidR="008250E0" w:rsidRPr="00BE068B" w14:paraId="21EBB468"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06B8E60" w14:textId="71C771FC"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941B976" w14:textId="1BFDC6FC" w:rsidR="008250E0" w:rsidRPr="00BE068B" w:rsidRDefault="008250E0" w:rsidP="008250E0">
            <w:pPr>
              <w:spacing w:after="0"/>
              <w:rPr>
                <w:rFonts w:ascii="Gill Sans MT" w:hAnsi="Gill Sans MT"/>
                <w:w w:val="105"/>
              </w:rPr>
            </w:pPr>
            <w:r w:rsidRPr="00BE068B">
              <w:rPr>
                <w:rFonts w:ascii="Gill Sans MT" w:hAnsi="Gill Sans MT" w:cs="Times New Roman"/>
                <w:bCs/>
              </w:rPr>
              <w:t>Business Assets (durables)</w:t>
            </w:r>
          </w:p>
        </w:tc>
        <w:tc>
          <w:tcPr>
            <w:tcW w:w="2244"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25375811"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74BCD7" w14:textId="38226EB4"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BE068B" w:rsidRDefault="008250E0" w:rsidP="008250E0">
            <w:pPr>
              <w:spacing w:after="0"/>
              <w:rPr>
                <w:rFonts w:ascii="Gill Sans MT" w:hAnsi="Gill Sans MT"/>
                <w:w w:val="105"/>
              </w:rPr>
            </w:pPr>
            <w:r w:rsidRPr="00BE068B">
              <w:rPr>
                <w:rFonts w:ascii="Gill Sans MT" w:hAnsi="Gill Sans MT" w:cs="Times New Roman"/>
                <w:bCs/>
              </w:rPr>
              <w:t>Veterinary costs</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46B641E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573A4C55" w14:textId="4E589A40"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Fodder/feed </w:t>
            </w:r>
          </w:p>
        </w:tc>
        <w:tc>
          <w:tcPr>
            <w:tcW w:w="2244"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rsidDel="002609A2" w14:paraId="0236DD75" w14:textId="29CE922E" w:rsidTr="00DA1429">
        <w:trPr>
          <w:trHeight w:hRule="exact" w:val="367"/>
          <w:del w:id="99" w:author="Stephanie Fenner" w:date="2014-11-04T13:49:00Z"/>
        </w:trPr>
        <w:tc>
          <w:tcPr>
            <w:tcW w:w="664" w:type="dxa"/>
            <w:tcBorders>
              <w:top w:val="single" w:sz="4" w:space="0" w:color="000000"/>
              <w:left w:val="single" w:sz="4" w:space="0" w:color="000000"/>
              <w:bottom w:val="single" w:sz="4" w:space="0" w:color="000000"/>
              <w:right w:val="single" w:sz="4" w:space="0" w:color="auto"/>
            </w:tcBorders>
          </w:tcPr>
          <w:p w14:paraId="590B00D3" w14:textId="7E126EB5" w:rsidR="008250E0" w:rsidRPr="00BE068B" w:rsidDel="002609A2" w:rsidRDefault="00DA1429" w:rsidP="008250E0">
            <w:pPr>
              <w:rPr>
                <w:del w:id="100" w:author="Stephanie Fenner" w:date="2014-11-04T13:49:00Z"/>
                <w:rFonts w:ascii="Gill Sans MT" w:hAnsi="Gill Sans MT"/>
                <w:w w:val="105"/>
              </w:rPr>
            </w:pPr>
            <w:del w:id="101" w:author="Stephanie Fenner" w:date="2014-11-04T13:49:00Z">
              <w:r w:rsidRPr="00BE068B" w:rsidDel="002609A2">
                <w:rPr>
                  <w:rFonts w:ascii="Gill Sans MT" w:hAnsi="Gill Sans MT"/>
                  <w:w w:val="105"/>
                </w:rPr>
                <w:delText>N36</w:delText>
              </w:r>
            </w:del>
          </w:p>
        </w:tc>
        <w:tc>
          <w:tcPr>
            <w:tcW w:w="7206" w:type="dxa"/>
            <w:tcBorders>
              <w:top w:val="single" w:sz="4" w:space="0" w:color="000000"/>
              <w:left w:val="single" w:sz="4" w:space="0" w:color="auto"/>
              <w:bottom w:val="single" w:sz="4" w:space="0" w:color="000000"/>
              <w:right w:val="single" w:sz="18" w:space="0" w:color="000000"/>
            </w:tcBorders>
          </w:tcPr>
          <w:p w14:paraId="162B8A8D" w14:textId="16359361" w:rsidR="008250E0" w:rsidRPr="00BE068B" w:rsidDel="002609A2" w:rsidRDefault="008250E0" w:rsidP="008250E0">
            <w:pPr>
              <w:spacing w:after="0"/>
              <w:rPr>
                <w:del w:id="102" w:author="Stephanie Fenner" w:date="2014-11-04T13:49:00Z"/>
                <w:rFonts w:ascii="Gill Sans MT" w:hAnsi="Gill Sans MT"/>
                <w:w w:val="105"/>
              </w:rPr>
            </w:pPr>
            <w:del w:id="103" w:author="Stephanie Fenner" w:date="2014-11-04T13:49:00Z">
              <w:r w:rsidRPr="00BE068B" w:rsidDel="002609A2">
                <w:rPr>
                  <w:rFonts w:ascii="Gill Sans MT" w:hAnsi="Gill Sans MT" w:cs="Times New Roman"/>
                  <w:bCs/>
                </w:rPr>
                <w:delText>Agricultural inputs (fertilizer, pesticides, seeds, irrigation expenses)</w:delText>
              </w:r>
            </w:del>
          </w:p>
        </w:tc>
        <w:tc>
          <w:tcPr>
            <w:tcW w:w="2244" w:type="dxa"/>
            <w:tcBorders>
              <w:top w:val="single" w:sz="18" w:space="0" w:color="000000"/>
              <w:left w:val="single" w:sz="18" w:space="0" w:color="000000"/>
              <w:bottom w:val="single" w:sz="18" w:space="0" w:color="000000"/>
              <w:right w:val="single" w:sz="18" w:space="0" w:color="000000"/>
            </w:tcBorders>
          </w:tcPr>
          <w:p w14:paraId="1F6F0C48" w14:textId="2063A571" w:rsidR="008250E0" w:rsidRPr="00BE068B" w:rsidDel="002609A2" w:rsidRDefault="008250E0" w:rsidP="008250E0">
            <w:pPr>
              <w:spacing w:after="0"/>
              <w:rPr>
                <w:del w:id="104" w:author="Stephanie Fenner" w:date="2014-11-04T13:49:00Z"/>
                <w:rFonts w:ascii="Gill Sans MT" w:hAnsi="Gill Sans MT"/>
                <w:i/>
                <w:color w:val="A6A6A6" w:themeColor="background1" w:themeShade="A6"/>
              </w:rPr>
            </w:pPr>
            <w:del w:id="105" w:author="Stephanie Fenner" w:date="2014-11-04T13:49:00Z">
              <w:r w:rsidRPr="00BE068B" w:rsidDel="002609A2">
                <w:rPr>
                  <w:rFonts w:ascii="Gill Sans MT" w:hAnsi="Gill Sans MT"/>
                  <w:i/>
                  <w:color w:val="A6A6A6" w:themeColor="background1" w:themeShade="A6"/>
                </w:rPr>
                <w:delText>(Integer)</w:delText>
              </w:r>
            </w:del>
          </w:p>
        </w:tc>
      </w:tr>
      <w:tr w:rsidR="008250E0" w:rsidRPr="00BE068B" w14:paraId="0B698A13"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0DDA86EE" w14:textId="19FDFA23" w:rsidR="008250E0" w:rsidRPr="00BE068B" w:rsidRDefault="00DA1429" w:rsidP="008250E0">
            <w:pPr>
              <w:rPr>
                <w:rFonts w:ascii="Gill Sans MT" w:hAnsi="Gill Sans MT"/>
                <w:w w:val="105"/>
              </w:rPr>
            </w:pPr>
            <w:del w:id="106" w:author="Stephanie Fenner" w:date="2014-11-04T13:51:00Z">
              <w:r w:rsidRPr="00BE068B" w:rsidDel="002609A2">
                <w:rPr>
                  <w:rFonts w:ascii="Gill Sans MT" w:hAnsi="Gill Sans MT"/>
                  <w:w w:val="105"/>
                </w:rPr>
                <w:delText>N37</w:delText>
              </w:r>
            </w:del>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Bribes/fines </w:t>
            </w:r>
          </w:p>
        </w:tc>
        <w:tc>
          <w:tcPr>
            <w:tcW w:w="2244"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0EA33726"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6AE2B8A4" w14:textId="67233FEF"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BE068B" w:rsidRDefault="008250E0" w:rsidP="008250E0">
            <w:pPr>
              <w:spacing w:after="0"/>
              <w:rPr>
                <w:rFonts w:ascii="Gill Sans MT" w:hAnsi="Gill Sans MT"/>
                <w:w w:val="105"/>
              </w:rPr>
            </w:pPr>
            <w:r w:rsidRPr="00BE068B">
              <w:rPr>
                <w:rFonts w:ascii="Gill Sans MT" w:hAnsi="Gill Sans MT" w:cs="Times New Roman"/>
                <w:bCs/>
              </w:rPr>
              <w:t>Household durables (ex. Tv, phones, furniture, etc.)</w:t>
            </w:r>
          </w:p>
        </w:tc>
        <w:tc>
          <w:tcPr>
            <w:tcW w:w="2244"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3FA237BC"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26875E56" w14:textId="70B83DAE"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Loan repayment/ Interest on loans </w:t>
            </w:r>
          </w:p>
        </w:tc>
        <w:tc>
          <w:tcPr>
            <w:tcW w:w="2244"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8250E0" w:rsidRPr="00BE068B" w14:paraId="5629BB4F"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4D4101E2" w14:textId="289ED759"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BE068B" w:rsidRDefault="008250E0" w:rsidP="008250E0">
            <w:pPr>
              <w:spacing w:after="0"/>
              <w:rPr>
                <w:rFonts w:ascii="Gill Sans MT" w:hAnsi="Gill Sans MT"/>
                <w:w w:val="105"/>
              </w:rPr>
            </w:pPr>
            <w:r w:rsidRPr="00BE068B">
              <w:rPr>
                <w:rFonts w:ascii="Gill Sans MT" w:hAnsi="Gill Sans MT" w:cs="Times New Roman"/>
                <w:bCs/>
              </w:rPr>
              <w:t>Clothing</w:t>
            </w:r>
            <w:r w:rsidRPr="00BE068B">
              <w:rPr>
                <w:rFonts w:ascii="Gill Sans MT" w:eastAsia="Times New Roman" w:hAnsi="Gill Sans MT" w:cs="Times New Roman"/>
              </w:rPr>
              <w:t xml:space="preserve"> </w:t>
            </w:r>
          </w:p>
        </w:tc>
        <w:tc>
          <w:tcPr>
            <w:tcW w:w="2244"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2609A2" w:rsidRPr="00BE068B" w14:paraId="26A93DBD" w14:textId="77777777" w:rsidTr="00DA1429">
        <w:trPr>
          <w:trHeight w:hRule="exact" w:val="367"/>
          <w:ins w:id="107" w:author="Stephanie Fenner" w:date="2014-11-04T13:50:00Z"/>
        </w:trPr>
        <w:tc>
          <w:tcPr>
            <w:tcW w:w="664" w:type="dxa"/>
            <w:tcBorders>
              <w:top w:val="single" w:sz="4" w:space="0" w:color="000000"/>
              <w:left w:val="single" w:sz="4" w:space="0" w:color="000000"/>
              <w:bottom w:val="single" w:sz="4" w:space="0" w:color="000000"/>
              <w:right w:val="single" w:sz="4" w:space="0" w:color="auto"/>
            </w:tcBorders>
          </w:tcPr>
          <w:p w14:paraId="6ACDC242" w14:textId="77777777" w:rsidR="002609A2" w:rsidRPr="00BE068B" w:rsidRDefault="002609A2" w:rsidP="008250E0">
            <w:pPr>
              <w:rPr>
                <w:ins w:id="108" w:author="Stephanie Fenner" w:date="2014-11-04T13:50:00Z"/>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72A247B3" w14:textId="1E31AD3C" w:rsidR="002609A2" w:rsidRPr="00BE068B" w:rsidRDefault="002609A2" w:rsidP="008250E0">
            <w:pPr>
              <w:spacing w:after="0"/>
              <w:rPr>
                <w:ins w:id="109" w:author="Stephanie Fenner" w:date="2014-11-04T13:50:00Z"/>
                <w:rFonts w:ascii="Gill Sans MT" w:hAnsi="Gill Sans MT" w:cs="Times New Roman"/>
                <w:bCs/>
              </w:rPr>
            </w:pPr>
            <w:r w:rsidRPr="00BE068B">
              <w:rPr>
                <w:rFonts w:ascii="Gill Sans MT" w:hAnsi="Gill Sans MT" w:cs="Times New Roman"/>
                <w:bCs/>
              </w:rPr>
              <w:t xml:space="preserve">Helping dependents </w:t>
            </w:r>
          </w:p>
        </w:tc>
        <w:tc>
          <w:tcPr>
            <w:tcW w:w="2244" w:type="dxa"/>
            <w:tcBorders>
              <w:top w:val="single" w:sz="18" w:space="0" w:color="000000"/>
              <w:left w:val="single" w:sz="18" w:space="0" w:color="000000"/>
              <w:bottom w:val="single" w:sz="18" w:space="0" w:color="000000"/>
              <w:right w:val="single" w:sz="18" w:space="0" w:color="000000"/>
            </w:tcBorders>
          </w:tcPr>
          <w:p w14:paraId="56A58341" w14:textId="77777777" w:rsidR="002609A2" w:rsidRPr="00BE068B" w:rsidRDefault="002609A2" w:rsidP="008250E0">
            <w:pPr>
              <w:spacing w:after="0"/>
              <w:rPr>
                <w:ins w:id="110" w:author="Stephanie Fenner" w:date="2014-11-04T13:50:00Z"/>
                <w:rFonts w:ascii="Gill Sans MT" w:hAnsi="Gill Sans MT"/>
                <w:i/>
                <w:color w:val="A6A6A6" w:themeColor="background1" w:themeShade="A6"/>
              </w:rPr>
            </w:pPr>
          </w:p>
        </w:tc>
      </w:tr>
      <w:tr w:rsidR="008250E0" w:rsidRPr="00BE068B" w14:paraId="5ABBD382" w14:textId="77777777" w:rsidTr="00DA1429">
        <w:trPr>
          <w:trHeight w:hRule="exact" w:val="367"/>
        </w:trPr>
        <w:tc>
          <w:tcPr>
            <w:tcW w:w="664" w:type="dxa"/>
            <w:tcBorders>
              <w:top w:val="single" w:sz="4" w:space="0" w:color="000000"/>
              <w:left w:val="single" w:sz="4" w:space="0" w:color="000000"/>
              <w:bottom w:val="single" w:sz="4" w:space="0" w:color="000000"/>
              <w:right w:val="single" w:sz="4" w:space="0" w:color="auto"/>
            </w:tcBorders>
          </w:tcPr>
          <w:p w14:paraId="1A03BAF7" w14:textId="39310523" w:rsidR="008250E0" w:rsidRPr="00BE068B" w:rsidRDefault="008250E0" w:rsidP="008250E0">
            <w:pPr>
              <w:rPr>
                <w:rFonts w:ascii="Gill Sans MT" w:hAnsi="Gill Sans MT"/>
                <w:w w:val="105"/>
              </w:rPr>
            </w:pP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BE068B" w:rsidRDefault="008250E0" w:rsidP="008250E0">
            <w:pPr>
              <w:spacing w:after="0"/>
              <w:rPr>
                <w:rFonts w:ascii="Gill Sans MT" w:hAnsi="Gill Sans MT"/>
                <w:w w:val="105"/>
              </w:rPr>
            </w:pPr>
            <w:r w:rsidRPr="00BE068B">
              <w:rPr>
                <w:rFonts w:ascii="Gill Sans MT" w:hAnsi="Gill Sans MT" w:cs="Times New Roman"/>
                <w:bCs/>
              </w:rPr>
              <w:t xml:space="preserve">Festivals or celebrations </w:t>
            </w:r>
          </w:p>
        </w:tc>
        <w:tc>
          <w:tcPr>
            <w:tcW w:w="2244"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BE068B" w:rsidRDefault="008250E0" w:rsidP="008250E0">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bl>
    <w:p w14:paraId="04141B3F" w14:textId="77777777" w:rsidR="008250E0" w:rsidRPr="00BE068B" w:rsidRDefault="008250E0" w:rsidP="001512DD">
      <w:pPr>
        <w:spacing w:after="0" w:line="240" w:lineRule="auto"/>
        <w:contextualSpacing/>
        <w:rPr>
          <w:rFonts w:ascii="Gill Sans MT" w:hAnsi="Gill Sans MT"/>
        </w:rPr>
      </w:pPr>
    </w:p>
    <w:tbl>
      <w:tblPr>
        <w:tblW w:w="10026" w:type="dxa"/>
        <w:tblInd w:w="-5" w:type="dxa"/>
        <w:tblLayout w:type="fixed"/>
        <w:tblCellMar>
          <w:left w:w="29" w:type="dxa"/>
          <w:right w:w="29" w:type="dxa"/>
        </w:tblCellMar>
        <w:tblLook w:val="0000" w:firstRow="0" w:lastRow="0" w:firstColumn="0" w:lastColumn="0" w:noHBand="0" w:noVBand="0"/>
      </w:tblPr>
      <w:tblGrid>
        <w:gridCol w:w="664"/>
        <w:gridCol w:w="4680"/>
        <w:gridCol w:w="3960"/>
        <w:gridCol w:w="722"/>
      </w:tblGrid>
      <w:tr w:rsidR="008250E0" w:rsidRPr="00BE068B" w14:paraId="34BC14AD" w14:textId="77777777" w:rsidTr="00DA1429">
        <w:trPr>
          <w:trHeight w:val="20"/>
        </w:trPr>
        <w:tc>
          <w:tcPr>
            <w:tcW w:w="664" w:type="dxa"/>
            <w:tcBorders>
              <w:top w:val="single" w:sz="4" w:space="0" w:color="000000"/>
              <w:left w:val="single" w:sz="4" w:space="0" w:color="000000"/>
              <w:bottom w:val="single" w:sz="4" w:space="0" w:color="000000"/>
              <w:right w:val="single" w:sz="4" w:space="0" w:color="000000"/>
            </w:tcBorders>
          </w:tcPr>
          <w:p w14:paraId="7CF11DA7" w14:textId="66912479" w:rsidR="008250E0" w:rsidRPr="00BE068B" w:rsidRDefault="00DA1429" w:rsidP="008250E0">
            <w:pPr>
              <w:spacing w:after="0"/>
              <w:rPr>
                <w:rFonts w:ascii="Gill Sans MT" w:eastAsia="Calibri" w:hAnsi="Gill Sans MT" w:cs="Times New Roman"/>
              </w:rPr>
            </w:pPr>
            <w:r w:rsidRPr="00BE068B">
              <w:rPr>
                <w:rFonts w:ascii="Gill Sans MT" w:eastAsia="Calibri" w:hAnsi="Gill Sans MT" w:cs="Times New Roman"/>
              </w:rPr>
              <w:t>N42</w:t>
            </w:r>
          </w:p>
        </w:tc>
        <w:tc>
          <w:tcPr>
            <w:tcW w:w="4680" w:type="dxa"/>
            <w:tcBorders>
              <w:top w:val="single" w:sz="4" w:space="0" w:color="000000"/>
              <w:left w:val="single" w:sz="4" w:space="0" w:color="000000"/>
              <w:bottom w:val="single" w:sz="4" w:space="0" w:color="000000"/>
            </w:tcBorders>
          </w:tcPr>
          <w:p w14:paraId="490B8E39" w14:textId="67B4D7BF" w:rsidR="008250E0" w:rsidRPr="00BE068B" w:rsidRDefault="008250E0" w:rsidP="008250E0">
            <w:pPr>
              <w:spacing w:after="0"/>
              <w:rPr>
                <w:rFonts w:ascii="Gill Sans MT" w:hAnsi="Gill Sans MT"/>
                <w:color w:val="000000"/>
              </w:rPr>
            </w:pPr>
            <w:r w:rsidRPr="00BE068B">
              <w:rPr>
                <w:rFonts w:ascii="Gill Sans MT" w:hAnsi="Gill Sans MT" w:cs="TimesNewRomanPSMT"/>
              </w:rPr>
              <w:t>What is the primary type of fuel that your household utilizes for cooking?</w:t>
            </w:r>
          </w:p>
        </w:tc>
        <w:tc>
          <w:tcPr>
            <w:tcW w:w="3960" w:type="dxa"/>
            <w:tcBorders>
              <w:top w:val="single" w:sz="4" w:space="0" w:color="000000"/>
              <w:bottom w:val="single" w:sz="4" w:space="0" w:color="000000"/>
              <w:right w:val="single" w:sz="18" w:space="0" w:color="000000"/>
            </w:tcBorders>
          </w:tcPr>
          <w:p w14:paraId="5B5BF29A" w14:textId="1FC5A490"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1=Electricity or gas</w:t>
            </w:r>
          </w:p>
          <w:p w14:paraId="7176EC3D" w14:textId="7C46EA8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2=Oil</w:t>
            </w:r>
          </w:p>
          <w:p w14:paraId="7A51C862" w14:textId="47A0EC9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3=Wood</w:t>
            </w:r>
          </w:p>
          <w:p w14:paraId="2E814AEB" w14:textId="03A0BD04"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4=Charcoal</w:t>
            </w:r>
          </w:p>
          <w:p w14:paraId="3123E1D4" w14:textId="487FEE5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5=small sticks or scrap wood</w:t>
            </w:r>
          </w:p>
          <w:p w14:paraId="091769A4" w14:textId="3409DFBC"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6=Weeds, leaves, dung</w:t>
            </w:r>
          </w:p>
          <w:p w14:paraId="2A4723B4" w14:textId="6AA10DDE" w:rsidR="008250E0" w:rsidRPr="00BE068B" w:rsidRDefault="008250E0" w:rsidP="008250E0">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3D2E2587" w14:textId="77777777" w:rsidTr="00DA1429">
        <w:trPr>
          <w:trHeight w:val="20"/>
        </w:trPr>
        <w:tc>
          <w:tcPr>
            <w:tcW w:w="664" w:type="dxa"/>
            <w:tcBorders>
              <w:top w:val="single" w:sz="6" w:space="0" w:color="000000"/>
              <w:left w:val="single" w:sz="6" w:space="0" w:color="000000"/>
              <w:bottom w:val="single" w:sz="6" w:space="0" w:color="000000"/>
              <w:right w:val="single" w:sz="6" w:space="0" w:color="000000"/>
            </w:tcBorders>
          </w:tcPr>
          <w:p w14:paraId="6A7CF8B4" w14:textId="69312E71" w:rsidR="008250E0" w:rsidRPr="00BE068B" w:rsidRDefault="00DA1429" w:rsidP="00DA1429">
            <w:pPr>
              <w:spacing w:afterLines="20" w:after="48" w:line="240" w:lineRule="auto"/>
              <w:ind w:left="119" w:hanging="114"/>
              <w:contextualSpacing/>
              <w:rPr>
                <w:rFonts w:ascii="Gill Sans MT" w:hAnsi="Gill Sans MT"/>
                <w:w w:val="105"/>
              </w:rPr>
            </w:pPr>
            <w:r w:rsidRPr="00BE068B">
              <w:rPr>
                <w:rFonts w:ascii="Gill Sans MT" w:hAnsi="Gill Sans MT"/>
                <w:w w:val="105"/>
              </w:rPr>
              <w:t>N42b</w:t>
            </w:r>
          </w:p>
        </w:tc>
        <w:tc>
          <w:tcPr>
            <w:tcW w:w="4680" w:type="dxa"/>
            <w:tcBorders>
              <w:top w:val="single" w:sz="6" w:space="0" w:color="000000"/>
              <w:left w:val="single" w:sz="6" w:space="0" w:color="000000"/>
              <w:bottom w:val="single" w:sz="6" w:space="0" w:color="000000"/>
            </w:tcBorders>
          </w:tcPr>
          <w:p w14:paraId="575E0BE6" w14:textId="2E628429" w:rsidR="008250E0" w:rsidRPr="00BE068B" w:rsidRDefault="008250E0" w:rsidP="008250E0">
            <w:pPr>
              <w:spacing w:afterLines="20" w:after="48" w:line="240" w:lineRule="auto"/>
              <w:contextualSpacing/>
              <w:rPr>
                <w:rFonts w:ascii="Gill Sans MT" w:hAnsi="Gill Sans MT"/>
                <w:w w:val="105"/>
              </w:rPr>
            </w:pPr>
            <w:r w:rsidRPr="00BE068B">
              <w:rPr>
                <w:rFonts w:ascii="Gill Sans MT" w:hAnsi="Gill Sans MT"/>
                <w:w w:val="105"/>
              </w:rPr>
              <w:t xml:space="preserve">If “Other,” please specify? </w:t>
            </w:r>
          </w:p>
        </w:tc>
        <w:tc>
          <w:tcPr>
            <w:tcW w:w="4682"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BE068B" w:rsidRDefault="008250E0" w:rsidP="008250E0">
            <w:pPr>
              <w:spacing w:afterLines="20" w:after="48" w:line="240" w:lineRule="auto"/>
              <w:contextualSpacing/>
              <w:rPr>
                <w:rFonts w:ascii="Gill Sans MT" w:hAnsi="Gill Sans MT"/>
                <w:i/>
              </w:rPr>
            </w:pPr>
            <w:r w:rsidRPr="00BE068B">
              <w:rPr>
                <w:rFonts w:ascii="Gill Sans MT" w:hAnsi="Gill Sans MT"/>
                <w:i/>
              </w:rPr>
              <w:t>(Text)</w:t>
            </w:r>
          </w:p>
        </w:tc>
      </w:tr>
    </w:tbl>
    <w:p w14:paraId="675A28AD" w14:textId="77777777" w:rsidR="00DA7C5C" w:rsidRPr="00BE068B" w:rsidRDefault="00DA7C5C" w:rsidP="001512DD">
      <w:pPr>
        <w:spacing w:after="0" w:line="240" w:lineRule="auto"/>
        <w:contextualSpacing/>
        <w:rPr>
          <w:rFonts w:ascii="Gill Sans MT" w:hAnsi="Gill Sans MT"/>
        </w:rPr>
      </w:pPr>
    </w:p>
    <w:p w14:paraId="15B4EB08" w14:textId="03AD6FF2" w:rsidR="00F05B1A" w:rsidRPr="00BE068B" w:rsidRDefault="00B41661">
      <w:pPr>
        <w:rPr>
          <w:rFonts w:ascii="Gill Sans MT" w:hAnsi="Gill Sans MT"/>
          <w:b/>
        </w:rPr>
      </w:pPr>
      <w:r w:rsidRPr="00BE068B">
        <w:rPr>
          <w:rFonts w:ascii="Gill Sans MT" w:hAnsi="Gill Sans MT"/>
          <w:b/>
        </w:rPr>
        <w:t xml:space="preserve">Section O: </w:t>
      </w:r>
      <w:r w:rsidR="00F05B1A" w:rsidRPr="00BE068B">
        <w:rPr>
          <w:rFonts w:ascii="Gill Sans MT" w:hAnsi="Gill Sans MT"/>
          <w:b/>
        </w:rPr>
        <w:t xml:space="preserve">Energy Sources and Utilization </w:t>
      </w:r>
    </w:p>
    <w:tbl>
      <w:tblPr>
        <w:tblStyle w:val="TableGrid"/>
        <w:tblW w:w="0" w:type="auto"/>
        <w:tblLook w:val="04A0" w:firstRow="1" w:lastRow="0" w:firstColumn="1" w:lastColumn="0" w:noHBand="0" w:noVBand="1"/>
      </w:tblPr>
      <w:tblGrid>
        <w:gridCol w:w="576"/>
        <w:gridCol w:w="4654"/>
        <w:gridCol w:w="3583"/>
        <w:gridCol w:w="1255"/>
      </w:tblGrid>
      <w:tr w:rsidR="00F05B1A" w:rsidRPr="004014D8" w14:paraId="2F05048A" w14:textId="77777777" w:rsidTr="00275BD5">
        <w:tc>
          <w:tcPr>
            <w:tcW w:w="535" w:type="dxa"/>
          </w:tcPr>
          <w:p w14:paraId="0A717D6A" w14:textId="1ECF81E4" w:rsidR="00F05B1A" w:rsidRPr="004014D8" w:rsidRDefault="00DA1429" w:rsidP="00DA1429">
            <w:pPr>
              <w:spacing w:after="200" w:line="276" w:lineRule="auto"/>
              <w:ind w:left="-90"/>
              <w:rPr>
                <w:rFonts w:ascii="Gill Sans MT" w:hAnsi="Gill Sans MT"/>
                <w:rPrChange w:id="111" w:author="usaiduser" w:date="2014-11-09T11:18:00Z">
                  <w:rPr>
                    <w:rFonts w:ascii="Gill Sans MT" w:hAnsi="Gill Sans MT"/>
                    <w:sz w:val="20"/>
                    <w:szCs w:val="20"/>
                  </w:rPr>
                </w:rPrChange>
              </w:rPr>
            </w:pPr>
            <w:r w:rsidRPr="004014D8">
              <w:rPr>
                <w:rFonts w:ascii="Gill Sans MT" w:hAnsi="Gill Sans MT"/>
                <w:rPrChange w:id="112" w:author="usaiduser" w:date="2014-11-09T11:18:00Z">
                  <w:rPr>
                    <w:rFonts w:ascii="Gill Sans MT" w:hAnsi="Gill Sans MT"/>
                    <w:sz w:val="20"/>
                    <w:szCs w:val="20"/>
                  </w:rPr>
                </w:rPrChange>
              </w:rPr>
              <w:t>O.1</w:t>
            </w:r>
          </w:p>
        </w:tc>
        <w:tc>
          <w:tcPr>
            <w:tcW w:w="4654" w:type="dxa"/>
          </w:tcPr>
          <w:p w14:paraId="44941FF1" w14:textId="77777777" w:rsidR="00F05B1A" w:rsidRPr="004014D8" w:rsidRDefault="00F05B1A">
            <w:pPr>
              <w:spacing w:after="200" w:line="276" w:lineRule="auto"/>
              <w:rPr>
                <w:rFonts w:ascii="Gill Sans MT" w:hAnsi="Gill Sans MT"/>
                <w:rPrChange w:id="113" w:author="usaiduser" w:date="2014-11-09T11:18:00Z">
                  <w:rPr>
                    <w:rFonts w:ascii="Gill Sans MT" w:hAnsi="Gill Sans MT"/>
                    <w:sz w:val="20"/>
                    <w:szCs w:val="20"/>
                  </w:rPr>
                </w:rPrChange>
              </w:rPr>
            </w:pPr>
            <w:r w:rsidRPr="004014D8">
              <w:rPr>
                <w:rFonts w:ascii="Gill Sans MT" w:hAnsi="Gill Sans MT"/>
                <w:rPrChange w:id="114" w:author="usaiduser" w:date="2014-11-09T11:18:00Z">
                  <w:rPr>
                    <w:rFonts w:ascii="Gill Sans MT" w:hAnsi="Gill Sans MT"/>
                    <w:sz w:val="20"/>
                    <w:szCs w:val="20"/>
                  </w:rPr>
                </w:rPrChange>
              </w:rPr>
              <w:t>Does your household use charcoal?</w:t>
            </w:r>
          </w:p>
          <w:p w14:paraId="5C4200E0" w14:textId="159F15EA" w:rsidR="004B4B2A" w:rsidRPr="004014D8" w:rsidRDefault="004B4B2A">
            <w:pPr>
              <w:spacing w:after="200" w:line="276" w:lineRule="auto"/>
              <w:rPr>
                <w:rFonts w:ascii="Gill Sans MT" w:hAnsi="Gill Sans MT"/>
                <w:i/>
                <w:rPrChange w:id="115" w:author="usaiduser" w:date="2014-11-09T11:18:00Z">
                  <w:rPr>
                    <w:rFonts w:ascii="Gill Sans MT" w:hAnsi="Gill Sans MT"/>
                    <w:i/>
                    <w:sz w:val="20"/>
                    <w:szCs w:val="20"/>
                  </w:rPr>
                </w:rPrChange>
              </w:rPr>
            </w:pPr>
            <w:r w:rsidRPr="004014D8">
              <w:rPr>
                <w:rFonts w:ascii="Gill Sans MT" w:hAnsi="Gill Sans MT"/>
                <w:i/>
                <w:rPrChange w:id="116" w:author="usaiduser" w:date="2014-11-09T11:18:00Z">
                  <w:rPr>
                    <w:rFonts w:ascii="Gill Sans MT" w:hAnsi="Gill Sans MT"/>
                    <w:i/>
                    <w:sz w:val="20"/>
                    <w:szCs w:val="20"/>
                  </w:rPr>
                </w:rPrChange>
              </w:rPr>
              <w:t>If 0, skip to O.4</w:t>
            </w:r>
          </w:p>
        </w:tc>
        <w:tc>
          <w:tcPr>
            <w:tcW w:w="3583" w:type="dxa"/>
          </w:tcPr>
          <w:p w14:paraId="375D52C3" w14:textId="77777777" w:rsidR="00F05B1A" w:rsidRPr="004014D8" w:rsidRDefault="00F05B1A">
            <w:pPr>
              <w:spacing w:after="200" w:line="276" w:lineRule="auto"/>
              <w:rPr>
                <w:rFonts w:ascii="Gill Sans MT" w:hAnsi="Gill Sans MT"/>
                <w:rPrChange w:id="117" w:author="usaiduser" w:date="2014-11-09T11:18:00Z">
                  <w:rPr>
                    <w:rFonts w:ascii="Gill Sans MT" w:hAnsi="Gill Sans MT"/>
                    <w:sz w:val="20"/>
                    <w:szCs w:val="20"/>
                  </w:rPr>
                </w:rPrChange>
              </w:rPr>
            </w:pPr>
            <w:r w:rsidRPr="004014D8">
              <w:rPr>
                <w:rFonts w:ascii="Gill Sans MT" w:hAnsi="Gill Sans MT"/>
                <w:rPrChange w:id="118" w:author="usaiduser" w:date="2014-11-09T11:18:00Z">
                  <w:rPr>
                    <w:rFonts w:ascii="Gill Sans MT" w:hAnsi="Gill Sans MT"/>
                    <w:sz w:val="20"/>
                    <w:szCs w:val="20"/>
                  </w:rPr>
                </w:rPrChange>
              </w:rPr>
              <w:t>0=No</w:t>
            </w:r>
          </w:p>
          <w:p w14:paraId="6B287F71" w14:textId="40B4B5DF" w:rsidR="00F05B1A" w:rsidRPr="004014D8" w:rsidRDefault="00F05B1A">
            <w:pPr>
              <w:spacing w:after="200" w:line="276" w:lineRule="auto"/>
              <w:rPr>
                <w:rFonts w:ascii="Gill Sans MT" w:hAnsi="Gill Sans MT"/>
                <w:rPrChange w:id="119" w:author="usaiduser" w:date="2014-11-09T11:18:00Z">
                  <w:rPr>
                    <w:rFonts w:ascii="Gill Sans MT" w:hAnsi="Gill Sans MT"/>
                    <w:sz w:val="20"/>
                    <w:szCs w:val="20"/>
                  </w:rPr>
                </w:rPrChange>
              </w:rPr>
            </w:pPr>
            <w:r w:rsidRPr="004014D8">
              <w:rPr>
                <w:rFonts w:ascii="Gill Sans MT" w:hAnsi="Gill Sans MT"/>
                <w:rPrChange w:id="120" w:author="usaiduser" w:date="2014-11-09T11:18:00Z">
                  <w:rPr>
                    <w:rFonts w:ascii="Gill Sans MT" w:hAnsi="Gill Sans MT"/>
                    <w:sz w:val="20"/>
                    <w:szCs w:val="20"/>
                  </w:rPr>
                </w:rPrChange>
              </w:rPr>
              <w:t>1=Yes</w:t>
            </w:r>
          </w:p>
        </w:tc>
        <w:tc>
          <w:tcPr>
            <w:tcW w:w="1255" w:type="dxa"/>
          </w:tcPr>
          <w:p w14:paraId="0BAE0BBD" w14:textId="77777777" w:rsidR="00F05B1A" w:rsidRPr="004014D8" w:rsidRDefault="00F05B1A">
            <w:pPr>
              <w:spacing w:after="200" w:line="276" w:lineRule="auto"/>
              <w:rPr>
                <w:rFonts w:ascii="Gill Sans MT" w:hAnsi="Gill Sans MT"/>
                <w:b/>
                <w:rPrChange w:id="121" w:author="usaiduser" w:date="2014-11-09T11:18:00Z">
                  <w:rPr>
                    <w:rFonts w:ascii="Gill Sans MT" w:hAnsi="Gill Sans MT"/>
                    <w:b/>
                    <w:sz w:val="20"/>
                    <w:szCs w:val="20"/>
                  </w:rPr>
                </w:rPrChange>
              </w:rPr>
            </w:pPr>
          </w:p>
        </w:tc>
      </w:tr>
      <w:tr w:rsidR="00F05B1A" w:rsidRPr="004014D8" w14:paraId="515ABA31" w14:textId="77777777" w:rsidTr="00275BD5">
        <w:tc>
          <w:tcPr>
            <w:tcW w:w="535" w:type="dxa"/>
          </w:tcPr>
          <w:p w14:paraId="74BA5CD3" w14:textId="19B6BD54" w:rsidR="00F05B1A" w:rsidRPr="004014D8" w:rsidRDefault="00DA1429" w:rsidP="00DA1429">
            <w:pPr>
              <w:spacing w:after="200" w:line="276" w:lineRule="auto"/>
              <w:ind w:left="-90"/>
              <w:rPr>
                <w:rFonts w:ascii="Gill Sans MT" w:hAnsi="Gill Sans MT"/>
                <w:rPrChange w:id="122" w:author="usaiduser" w:date="2014-11-09T11:18:00Z">
                  <w:rPr>
                    <w:rFonts w:ascii="Gill Sans MT" w:hAnsi="Gill Sans MT"/>
                    <w:sz w:val="20"/>
                    <w:szCs w:val="20"/>
                  </w:rPr>
                </w:rPrChange>
              </w:rPr>
            </w:pPr>
            <w:r w:rsidRPr="004014D8">
              <w:rPr>
                <w:rFonts w:ascii="Gill Sans MT" w:hAnsi="Gill Sans MT"/>
                <w:rPrChange w:id="123" w:author="usaiduser" w:date="2014-11-09T11:18:00Z">
                  <w:rPr>
                    <w:rFonts w:ascii="Gill Sans MT" w:hAnsi="Gill Sans MT"/>
                    <w:sz w:val="20"/>
                    <w:szCs w:val="20"/>
                  </w:rPr>
                </w:rPrChange>
              </w:rPr>
              <w:t>O.2</w:t>
            </w:r>
          </w:p>
        </w:tc>
        <w:tc>
          <w:tcPr>
            <w:tcW w:w="4654" w:type="dxa"/>
          </w:tcPr>
          <w:p w14:paraId="6E8BE26B" w14:textId="6D4C9130" w:rsidR="00F05B1A" w:rsidRPr="004014D8" w:rsidRDefault="007A7614">
            <w:pPr>
              <w:spacing w:after="200" w:line="276" w:lineRule="auto"/>
              <w:rPr>
                <w:rFonts w:ascii="Gill Sans MT" w:hAnsi="Gill Sans MT"/>
                <w:rPrChange w:id="124" w:author="usaiduser" w:date="2014-11-09T11:18:00Z">
                  <w:rPr>
                    <w:rFonts w:ascii="Gill Sans MT" w:hAnsi="Gill Sans MT"/>
                    <w:sz w:val="20"/>
                    <w:szCs w:val="20"/>
                  </w:rPr>
                </w:rPrChange>
              </w:rPr>
            </w:pPr>
            <w:r w:rsidRPr="004014D8">
              <w:rPr>
                <w:rFonts w:ascii="Gill Sans MT" w:hAnsi="Gill Sans MT"/>
                <w:rPrChange w:id="125" w:author="usaiduser" w:date="2014-11-09T11:18:00Z">
                  <w:rPr>
                    <w:rFonts w:ascii="Gill Sans MT" w:hAnsi="Gill Sans MT"/>
                    <w:sz w:val="20"/>
                    <w:szCs w:val="20"/>
                  </w:rPr>
                </w:rPrChange>
              </w:rPr>
              <w:t>What</w:t>
            </w:r>
            <w:r w:rsidR="00F05B1A" w:rsidRPr="004014D8">
              <w:rPr>
                <w:rFonts w:ascii="Gill Sans MT" w:hAnsi="Gill Sans MT"/>
                <w:rPrChange w:id="126" w:author="usaiduser" w:date="2014-11-09T11:18:00Z">
                  <w:rPr>
                    <w:rFonts w:ascii="Gill Sans MT" w:hAnsi="Gill Sans MT"/>
                    <w:sz w:val="20"/>
                    <w:szCs w:val="20"/>
                  </w:rPr>
                </w:rPrChange>
              </w:rPr>
              <w:t xml:space="preserve"> is the quantity of charcoal used per month, on average? </w:t>
            </w:r>
          </w:p>
        </w:tc>
        <w:tc>
          <w:tcPr>
            <w:tcW w:w="3583" w:type="dxa"/>
          </w:tcPr>
          <w:p w14:paraId="077A1D3C" w14:textId="77777777" w:rsidR="00F05B1A" w:rsidRPr="004014D8" w:rsidRDefault="00F05B1A">
            <w:pPr>
              <w:spacing w:after="200" w:line="276" w:lineRule="auto"/>
              <w:rPr>
                <w:rFonts w:ascii="Gill Sans MT" w:hAnsi="Gill Sans MT"/>
                <w:b/>
                <w:rPrChange w:id="127" w:author="usaiduser" w:date="2014-11-09T11:18:00Z">
                  <w:rPr>
                    <w:rFonts w:ascii="Gill Sans MT" w:hAnsi="Gill Sans MT"/>
                    <w:b/>
                    <w:sz w:val="20"/>
                    <w:szCs w:val="20"/>
                  </w:rPr>
                </w:rPrChange>
              </w:rPr>
            </w:pPr>
          </w:p>
        </w:tc>
        <w:tc>
          <w:tcPr>
            <w:tcW w:w="1255" w:type="dxa"/>
          </w:tcPr>
          <w:p w14:paraId="72C02BBC" w14:textId="6FB1FAC2" w:rsidR="00F05B1A" w:rsidRPr="004014D8" w:rsidRDefault="00F05B1A">
            <w:pPr>
              <w:spacing w:after="200" w:line="276" w:lineRule="auto"/>
              <w:rPr>
                <w:rFonts w:ascii="Gill Sans MT" w:hAnsi="Gill Sans MT"/>
                <w:b/>
                <w:rPrChange w:id="128" w:author="usaiduser" w:date="2014-11-09T11:18:00Z">
                  <w:rPr>
                    <w:rFonts w:ascii="Gill Sans MT" w:hAnsi="Gill Sans MT"/>
                    <w:b/>
                    <w:sz w:val="20"/>
                    <w:szCs w:val="20"/>
                  </w:rPr>
                </w:rPrChange>
              </w:rPr>
            </w:pPr>
            <w:r w:rsidRPr="004014D8">
              <w:rPr>
                <w:rFonts w:ascii="Gill Sans MT" w:hAnsi="Gill Sans MT"/>
                <w:b/>
                <w:rPrChange w:id="129" w:author="usaiduser" w:date="2014-11-09T11:18:00Z">
                  <w:rPr>
                    <w:rFonts w:ascii="Gill Sans MT" w:hAnsi="Gill Sans MT"/>
                    <w:b/>
                    <w:sz w:val="20"/>
                    <w:szCs w:val="20"/>
                  </w:rPr>
                </w:rPrChange>
              </w:rPr>
              <w:t>(</w:t>
            </w:r>
            <w:r w:rsidRPr="004014D8">
              <w:rPr>
                <w:rFonts w:ascii="Gill Sans MT" w:hAnsi="Gill Sans MT"/>
                <w:rPrChange w:id="130" w:author="usaiduser" w:date="2014-11-09T11:18:00Z">
                  <w:rPr>
                    <w:rFonts w:ascii="Gill Sans MT" w:hAnsi="Gill Sans MT"/>
                    <w:sz w:val="20"/>
                    <w:szCs w:val="20"/>
                  </w:rPr>
                </w:rPrChange>
              </w:rPr>
              <w:t>integer)</w:t>
            </w:r>
          </w:p>
        </w:tc>
      </w:tr>
      <w:tr w:rsidR="00F05B1A" w:rsidRPr="004014D8" w14:paraId="48329BF6" w14:textId="77777777" w:rsidTr="00275BD5">
        <w:tc>
          <w:tcPr>
            <w:tcW w:w="535" w:type="dxa"/>
          </w:tcPr>
          <w:p w14:paraId="789CB62B" w14:textId="37965257" w:rsidR="00F05B1A" w:rsidRPr="004014D8" w:rsidRDefault="00DA1429" w:rsidP="00DA1429">
            <w:pPr>
              <w:spacing w:after="200" w:line="276" w:lineRule="auto"/>
              <w:ind w:left="-90"/>
              <w:rPr>
                <w:rFonts w:ascii="Gill Sans MT" w:hAnsi="Gill Sans MT"/>
                <w:rPrChange w:id="131" w:author="usaiduser" w:date="2014-11-09T11:18:00Z">
                  <w:rPr>
                    <w:rFonts w:ascii="Gill Sans MT" w:hAnsi="Gill Sans MT"/>
                    <w:sz w:val="20"/>
                    <w:szCs w:val="20"/>
                  </w:rPr>
                </w:rPrChange>
              </w:rPr>
            </w:pPr>
            <w:r w:rsidRPr="004014D8">
              <w:rPr>
                <w:rFonts w:ascii="Gill Sans MT" w:hAnsi="Gill Sans MT"/>
                <w:rPrChange w:id="132" w:author="usaiduser" w:date="2014-11-09T11:18:00Z">
                  <w:rPr>
                    <w:rFonts w:ascii="Gill Sans MT" w:hAnsi="Gill Sans MT"/>
                    <w:sz w:val="20"/>
                    <w:szCs w:val="20"/>
                  </w:rPr>
                </w:rPrChange>
              </w:rPr>
              <w:t>O.2b</w:t>
            </w:r>
          </w:p>
        </w:tc>
        <w:tc>
          <w:tcPr>
            <w:tcW w:w="4654" w:type="dxa"/>
          </w:tcPr>
          <w:p w14:paraId="20A5BD0C" w14:textId="432F68CA" w:rsidR="00F05B1A" w:rsidRPr="004014D8" w:rsidRDefault="00F05B1A">
            <w:pPr>
              <w:spacing w:after="200" w:line="276" w:lineRule="auto"/>
              <w:rPr>
                <w:rFonts w:ascii="Gill Sans MT" w:hAnsi="Gill Sans MT"/>
                <w:rPrChange w:id="133" w:author="usaiduser" w:date="2014-11-09T11:18:00Z">
                  <w:rPr>
                    <w:rFonts w:ascii="Gill Sans MT" w:hAnsi="Gill Sans MT"/>
                    <w:sz w:val="20"/>
                    <w:szCs w:val="20"/>
                  </w:rPr>
                </w:rPrChange>
              </w:rPr>
            </w:pPr>
            <w:r w:rsidRPr="004014D8">
              <w:rPr>
                <w:rFonts w:ascii="Gill Sans MT" w:hAnsi="Gill Sans MT"/>
                <w:rPrChange w:id="134" w:author="usaiduser" w:date="2014-11-09T11:18:00Z">
                  <w:rPr>
                    <w:rFonts w:ascii="Gill Sans MT" w:hAnsi="Gill Sans MT"/>
                    <w:sz w:val="20"/>
                    <w:szCs w:val="20"/>
                  </w:rPr>
                </w:rPrChange>
              </w:rPr>
              <w:t>Unit</w:t>
            </w:r>
          </w:p>
        </w:tc>
        <w:tc>
          <w:tcPr>
            <w:tcW w:w="3583" w:type="dxa"/>
          </w:tcPr>
          <w:p w14:paraId="3BCF0A97" w14:textId="312F1439" w:rsidR="00F05B1A" w:rsidRPr="004014D8" w:rsidRDefault="00F05B1A">
            <w:pPr>
              <w:spacing w:after="200" w:line="276" w:lineRule="auto"/>
              <w:rPr>
                <w:rFonts w:ascii="Gill Sans MT" w:hAnsi="Gill Sans MT"/>
                <w:rPrChange w:id="135" w:author="usaiduser" w:date="2014-11-09T11:18:00Z">
                  <w:rPr>
                    <w:rFonts w:ascii="Gill Sans MT" w:hAnsi="Gill Sans MT"/>
                    <w:sz w:val="20"/>
                    <w:szCs w:val="20"/>
                  </w:rPr>
                </w:rPrChange>
              </w:rPr>
            </w:pPr>
            <w:r w:rsidRPr="004014D8">
              <w:rPr>
                <w:rFonts w:ascii="Gill Sans MT" w:hAnsi="Gill Sans MT"/>
                <w:rPrChange w:id="136" w:author="usaiduser" w:date="2014-11-09T11:18:00Z">
                  <w:rPr>
                    <w:rFonts w:ascii="Gill Sans MT" w:hAnsi="Gill Sans MT"/>
                    <w:sz w:val="20"/>
                    <w:szCs w:val="20"/>
                  </w:rPr>
                </w:rPrChange>
              </w:rPr>
              <w:t>1=</w:t>
            </w:r>
            <w:r w:rsidR="007A7614" w:rsidRPr="004014D8">
              <w:rPr>
                <w:rFonts w:ascii="Gill Sans MT" w:hAnsi="Gill Sans MT"/>
                <w:rPrChange w:id="137" w:author="usaiduser" w:date="2014-11-09T11:18:00Z">
                  <w:rPr>
                    <w:rFonts w:ascii="Gill Sans MT" w:hAnsi="Gill Sans MT"/>
                    <w:sz w:val="20"/>
                    <w:szCs w:val="20"/>
                  </w:rPr>
                </w:rPrChange>
              </w:rPr>
              <w:t xml:space="preserve"> packet</w:t>
            </w:r>
          </w:p>
          <w:p w14:paraId="76278FF7" w14:textId="77777777" w:rsidR="007A7614" w:rsidRPr="004014D8" w:rsidRDefault="007A7614">
            <w:pPr>
              <w:spacing w:after="200" w:line="276" w:lineRule="auto"/>
              <w:rPr>
                <w:rFonts w:ascii="Gill Sans MT" w:hAnsi="Gill Sans MT"/>
                <w:rPrChange w:id="138" w:author="usaiduser" w:date="2014-11-09T11:18:00Z">
                  <w:rPr>
                    <w:rFonts w:ascii="Gill Sans MT" w:hAnsi="Gill Sans MT"/>
                    <w:sz w:val="20"/>
                    <w:szCs w:val="20"/>
                  </w:rPr>
                </w:rPrChange>
              </w:rPr>
            </w:pPr>
            <w:r w:rsidRPr="004014D8">
              <w:rPr>
                <w:rFonts w:ascii="Gill Sans MT" w:hAnsi="Gill Sans MT"/>
                <w:rPrChange w:id="139" w:author="usaiduser" w:date="2014-11-09T11:18:00Z">
                  <w:rPr>
                    <w:rFonts w:ascii="Gill Sans MT" w:hAnsi="Gill Sans MT"/>
                    <w:sz w:val="20"/>
                    <w:szCs w:val="20"/>
                  </w:rPr>
                </w:rPrChange>
              </w:rPr>
              <w:t>2=10kg bag</w:t>
            </w:r>
          </w:p>
          <w:p w14:paraId="14A392D0" w14:textId="3E94B5B5" w:rsidR="007A7614" w:rsidRPr="004014D8" w:rsidRDefault="007A7614">
            <w:pPr>
              <w:spacing w:after="200" w:line="276" w:lineRule="auto"/>
              <w:rPr>
                <w:rFonts w:ascii="Gill Sans MT" w:hAnsi="Gill Sans MT"/>
                <w:rPrChange w:id="140" w:author="usaiduser" w:date="2014-11-09T11:18:00Z">
                  <w:rPr>
                    <w:rFonts w:ascii="Gill Sans MT" w:hAnsi="Gill Sans MT"/>
                    <w:sz w:val="20"/>
                    <w:szCs w:val="20"/>
                  </w:rPr>
                </w:rPrChange>
              </w:rPr>
            </w:pPr>
            <w:r w:rsidRPr="004014D8">
              <w:rPr>
                <w:rFonts w:ascii="Gill Sans MT" w:hAnsi="Gill Sans MT"/>
                <w:rPrChange w:id="141" w:author="usaiduser" w:date="2014-11-09T11:18:00Z">
                  <w:rPr>
                    <w:rFonts w:ascii="Gill Sans MT" w:hAnsi="Gill Sans MT"/>
                    <w:sz w:val="20"/>
                    <w:szCs w:val="20"/>
                  </w:rPr>
                </w:rPrChange>
              </w:rPr>
              <w:t>3=25kg bag</w:t>
            </w:r>
          </w:p>
          <w:p w14:paraId="7F00F717" w14:textId="77777777" w:rsidR="00F05B1A" w:rsidRPr="004014D8" w:rsidRDefault="007A7614">
            <w:pPr>
              <w:spacing w:after="200" w:line="276" w:lineRule="auto"/>
              <w:rPr>
                <w:rFonts w:ascii="Gill Sans MT" w:hAnsi="Gill Sans MT"/>
                <w:rPrChange w:id="142" w:author="usaiduser" w:date="2014-11-09T11:18:00Z">
                  <w:rPr>
                    <w:rFonts w:ascii="Gill Sans MT" w:hAnsi="Gill Sans MT"/>
                    <w:sz w:val="20"/>
                    <w:szCs w:val="20"/>
                  </w:rPr>
                </w:rPrChange>
              </w:rPr>
            </w:pPr>
            <w:r w:rsidRPr="004014D8">
              <w:rPr>
                <w:rFonts w:ascii="Gill Sans MT" w:hAnsi="Gill Sans MT"/>
                <w:rPrChange w:id="143" w:author="usaiduser" w:date="2014-11-09T11:18:00Z">
                  <w:rPr>
                    <w:rFonts w:ascii="Gill Sans MT" w:hAnsi="Gill Sans MT"/>
                    <w:sz w:val="20"/>
                    <w:szCs w:val="20"/>
                  </w:rPr>
                </w:rPrChange>
              </w:rPr>
              <w:t>4=50kg bag</w:t>
            </w:r>
          </w:p>
          <w:p w14:paraId="115247A2" w14:textId="63141EF2" w:rsidR="007A7614" w:rsidRPr="004014D8" w:rsidRDefault="007A7614">
            <w:pPr>
              <w:spacing w:after="200" w:line="276" w:lineRule="auto"/>
              <w:rPr>
                <w:rFonts w:ascii="Gill Sans MT" w:hAnsi="Gill Sans MT"/>
                <w:rPrChange w:id="144" w:author="usaiduser" w:date="2014-11-09T11:18:00Z">
                  <w:rPr>
                    <w:rFonts w:ascii="Gill Sans MT" w:hAnsi="Gill Sans MT"/>
                    <w:sz w:val="20"/>
                    <w:szCs w:val="20"/>
                  </w:rPr>
                </w:rPrChange>
              </w:rPr>
            </w:pPr>
            <w:r w:rsidRPr="004014D8">
              <w:rPr>
                <w:rFonts w:ascii="Gill Sans MT" w:hAnsi="Gill Sans MT"/>
                <w:rPrChange w:id="145" w:author="usaiduser" w:date="2014-11-09T11:18:00Z">
                  <w:rPr>
                    <w:rFonts w:ascii="Gill Sans MT" w:hAnsi="Gill Sans MT"/>
                    <w:sz w:val="20"/>
                    <w:szCs w:val="20"/>
                  </w:rPr>
                </w:rPrChange>
              </w:rPr>
              <w:t>5=kg only</w:t>
            </w:r>
          </w:p>
        </w:tc>
        <w:tc>
          <w:tcPr>
            <w:tcW w:w="1255" w:type="dxa"/>
          </w:tcPr>
          <w:p w14:paraId="1C92D643" w14:textId="77777777" w:rsidR="00F05B1A" w:rsidRPr="004014D8" w:rsidRDefault="00F05B1A">
            <w:pPr>
              <w:spacing w:after="200" w:line="276" w:lineRule="auto"/>
              <w:rPr>
                <w:rFonts w:ascii="Gill Sans MT" w:hAnsi="Gill Sans MT"/>
                <w:b/>
                <w:rPrChange w:id="146" w:author="usaiduser" w:date="2014-11-09T11:18:00Z">
                  <w:rPr>
                    <w:rFonts w:ascii="Gill Sans MT" w:hAnsi="Gill Sans MT"/>
                    <w:b/>
                    <w:sz w:val="20"/>
                    <w:szCs w:val="20"/>
                  </w:rPr>
                </w:rPrChange>
              </w:rPr>
            </w:pPr>
          </w:p>
        </w:tc>
      </w:tr>
      <w:tr w:rsidR="00F05B1A" w:rsidRPr="004014D8" w14:paraId="49131536" w14:textId="77777777" w:rsidTr="00275BD5">
        <w:tc>
          <w:tcPr>
            <w:tcW w:w="535" w:type="dxa"/>
          </w:tcPr>
          <w:p w14:paraId="212ED82F" w14:textId="70833D6C" w:rsidR="00F05B1A" w:rsidRPr="004014D8" w:rsidRDefault="00DA1429" w:rsidP="00DA1429">
            <w:pPr>
              <w:spacing w:after="200" w:line="276" w:lineRule="auto"/>
              <w:ind w:left="-90"/>
              <w:rPr>
                <w:rFonts w:ascii="Gill Sans MT" w:hAnsi="Gill Sans MT"/>
                <w:rPrChange w:id="147" w:author="usaiduser" w:date="2014-11-09T11:18:00Z">
                  <w:rPr>
                    <w:rFonts w:ascii="Gill Sans MT" w:hAnsi="Gill Sans MT"/>
                    <w:sz w:val="20"/>
                    <w:szCs w:val="20"/>
                  </w:rPr>
                </w:rPrChange>
              </w:rPr>
            </w:pPr>
            <w:r w:rsidRPr="004014D8">
              <w:rPr>
                <w:rFonts w:ascii="Gill Sans MT" w:hAnsi="Gill Sans MT"/>
                <w:rPrChange w:id="148" w:author="usaiduser" w:date="2014-11-09T11:18:00Z">
                  <w:rPr>
                    <w:rFonts w:ascii="Gill Sans MT" w:hAnsi="Gill Sans MT"/>
                    <w:sz w:val="20"/>
                    <w:szCs w:val="20"/>
                  </w:rPr>
                </w:rPrChange>
              </w:rPr>
              <w:lastRenderedPageBreak/>
              <w:t>O.5</w:t>
            </w:r>
          </w:p>
        </w:tc>
        <w:tc>
          <w:tcPr>
            <w:tcW w:w="4654" w:type="dxa"/>
          </w:tcPr>
          <w:p w14:paraId="3AA5D9E2" w14:textId="4BA6EC0B" w:rsidR="00F05B1A" w:rsidRPr="004014D8" w:rsidRDefault="007A7614">
            <w:pPr>
              <w:spacing w:after="200" w:line="276" w:lineRule="auto"/>
              <w:rPr>
                <w:rFonts w:ascii="Gill Sans MT" w:hAnsi="Gill Sans MT"/>
                <w:rPrChange w:id="149" w:author="usaiduser" w:date="2014-11-09T11:18:00Z">
                  <w:rPr>
                    <w:rFonts w:ascii="Gill Sans MT" w:hAnsi="Gill Sans MT"/>
                    <w:sz w:val="20"/>
                    <w:szCs w:val="20"/>
                  </w:rPr>
                </w:rPrChange>
              </w:rPr>
            </w:pPr>
            <w:r w:rsidRPr="004014D8">
              <w:rPr>
                <w:rFonts w:ascii="Gill Sans MT" w:hAnsi="Gill Sans MT"/>
                <w:rPrChange w:id="150" w:author="usaiduser" w:date="2014-11-09T11:18:00Z">
                  <w:rPr>
                    <w:rFonts w:ascii="Gill Sans MT" w:hAnsi="Gill Sans MT"/>
                    <w:sz w:val="20"/>
                    <w:szCs w:val="20"/>
                  </w:rPr>
                </w:rPrChange>
              </w:rPr>
              <w:t xml:space="preserve">What is the quantity of fuel wood used per month, on average?  </w:t>
            </w:r>
          </w:p>
        </w:tc>
        <w:tc>
          <w:tcPr>
            <w:tcW w:w="3583" w:type="dxa"/>
          </w:tcPr>
          <w:p w14:paraId="07A47591" w14:textId="77777777" w:rsidR="00F05B1A" w:rsidRPr="004014D8" w:rsidRDefault="00F05B1A">
            <w:pPr>
              <w:spacing w:after="200" w:line="276" w:lineRule="auto"/>
              <w:rPr>
                <w:rFonts w:ascii="Gill Sans MT" w:hAnsi="Gill Sans MT"/>
                <w:rPrChange w:id="151" w:author="usaiduser" w:date="2014-11-09T11:18:00Z">
                  <w:rPr>
                    <w:rFonts w:ascii="Gill Sans MT" w:hAnsi="Gill Sans MT"/>
                    <w:sz w:val="20"/>
                    <w:szCs w:val="20"/>
                  </w:rPr>
                </w:rPrChange>
              </w:rPr>
            </w:pPr>
          </w:p>
        </w:tc>
        <w:tc>
          <w:tcPr>
            <w:tcW w:w="1255" w:type="dxa"/>
          </w:tcPr>
          <w:p w14:paraId="4B3EF392" w14:textId="5DBA4A85" w:rsidR="00F05B1A" w:rsidRPr="004014D8" w:rsidRDefault="007A7614">
            <w:pPr>
              <w:spacing w:after="200" w:line="276" w:lineRule="auto"/>
              <w:rPr>
                <w:rFonts w:ascii="Gill Sans MT" w:hAnsi="Gill Sans MT"/>
                <w:rPrChange w:id="152" w:author="usaiduser" w:date="2014-11-09T11:18:00Z">
                  <w:rPr>
                    <w:rFonts w:ascii="Gill Sans MT" w:hAnsi="Gill Sans MT"/>
                    <w:sz w:val="20"/>
                    <w:szCs w:val="20"/>
                  </w:rPr>
                </w:rPrChange>
              </w:rPr>
            </w:pPr>
            <w:r w:rsidRPr="004014D8">
              <w:rPr>
                <w:rFonts w:ascii="Gill Sans MT" w:hAnsi="Gill Sans MT"/>
                <w:rPrChange w:id="153" w:author="usaiduser" w:date="2014-11-09T11:18:00Z">
                  <w:rPr>
                    <w:rFonts w:ascii="Gill Sans MT" w:hAnsi="Gill Sans MT"/>
                    <w:sz w:val="20"/>
                    <w:szCs w:val="20"/>
                  </w:rPr>
                </w:rPrChange>
              </w:rPr>
              <w:t>(integer)</w:t>
            </w:r>
          </w:p>
        </w:tc>
      </w:tr>
      <w:tr w:rsidR="007B362C" w:rsidRPr="004014D8" w14:paraId="16C92F4C" w14:textId="77777777" w:rsidTr="00275BD5">
        <w:tc>
          <w:tcPr>
            <w:tcW w:w="535" w:type="dxa"/>
          </w:tcPr>
          <w:p w14:paraId="677B16F6" w14:textId="75D85955" w:rsidR="007B362C" w:rsidRPr="004014D8" w:rsidRDefault="00DA1429" w:rsidP="00DA1429">
            <w:pPr>
              <w:spacing w:after="200" w:line="276" w:lineRule="auto"/>
              <w:ind w:left="-90"/>
              <w:rPr>
                <w:rFonts w:ascii="Gill Sans MT" w:hAnsi="Gill Sans MT"/>
                <w:rPrChange w:id="154" w:author="usaiduser" w:date="2014-11-09T11:18:00Z">
                  <w:rPr>
                    <w:rFonts w:ascii="Gill Sans MT" w:hAnsi="Gill Sans MT"/>
                    <w:sz w:val="20"/>
                    <w:szCs w:val="20"/>
                  </w:rPr>
                </w:rPrChange>
              </w:rPr>
            </w:pPr>
            <w:r w:rsidRPr="004014D8">
              <w:rPr>
                <w:rFonts w:ascii="Gill Sans MT" w:hAnsi="Gill Sans MT"/>
                <w:rPrChange w:id="155" w:author="usaiduser" w:date="2014-11-09T11:18:00Z">
                  <w:rPr>
                    <w:rFonts w:ascii="Gill Sans MT" w:hAnsi="Gill Sans MT"/>
                    <w:sz w:val="20"/>
                    <w:szCs w:val="20"/>
                  </w:rPr>
                </w:rPrChange>
              </w:rPr>
              <w:t>O.5b</w:t>
            </w:r>
          </w:p>
        </w:tc>
        <w:tc>
          <w:tcPr>
            <w:tcW w:w="4654" w:type="dxa"/>
          </w:tcPr>
          <w:p w14:paraId="782CC1A4" w14:textId="3CEF428D" w:rsidR="007B362C" w:rsidRPr="004014D8" w:rsidRDefault="00BB1C09" w:rsidP="007B362C">
            <w:pPr>
              <w:spacing w:after="200" w:line="276" w:lineRule="auto"/>
              <w:rPr>
                <w:rFonts w:ascii="Gill Sans MT" w:hAnsi="Gill Sans MT"/>
                <w:rPrChange w:id="156" w:author="usaiduser" w:date="2014-11-09T11:18:00Z">
                  <w:rPr>
                    <w:rFonts w:ascii="Gill Sans MT" w:hAnsi="Gill Sans MT"/>
                    <w:sz w:val="20"/>
                    <w:szCs w:val="20"/>
                  </w:rPr>
                </w:rPrChange>
              </w:rPr>
            </w:pPr>
            <w:r w:rsidRPr="004014D8">
              <w:rPr>
                <w:rFonts w:ascii="Gill Sans MT" w:hAnsi="Gill Sans MT"/>
                <w:rPrChange w:id="157" w:author="usaiduser" w:date="2014-11-09T11:18:00Z">
                  <w:rPr>
                    <w:rFonts w:ascii="Gill Sans MT" w:hAnsi="Gill Sans MT"/>
                    <w:sz w:val="20"/>
                    <w:szCs w:val="20"/>
                  </w:rPr>
                </w:rPrChange>
              </w:rPr>
              <w:t>Unit</w:t>
            </w:r>
          </w:p>
        </w:tc>
        <w:tc>
          <w:tcPr>
            <w:tcW w:w="3583" w:type="dxa"/>
          </w:tcPr>
          <w:p w14:paraId="3F28395F" w14:textId="77777777" w:rsidR="007B362C" w:rsidRPr="004014D8" w:rsidRDefault="007B362C" w:rsidP="007B362C">
            <w:pPr>
              <w:spacing w:after="200" w:line="276" w:lineRule="auto"/>
              <w:rPr>
                <w:rFonts w:ascii="Gill Sans MT" w:hAnsi="Gill Sans MT"/>
                <w:rPrChange w:id="158" w:author="usaiduser" w:date="2014-11-09T11:18:00Z">
                  <w:rPr>
                    <w:rFonts w:ascii="Gill Sans MT" w:hAnsi="Gill Sans MT"/>
                    <w:sz w:val="20"/>
                    <w:szCs w:val="20"/>
                  </w:rPr>
                </w:rPrChange>
              </w:rPr>
            </w:pPr>
            <w:r w:rsidRPr="004014D8">
              <w:rPr>
                <w:rFonts w:ascii="Gill Sans MT" w:hAnsi="Gill Sans MT"/>
                <w:rPrChange w:id="159" w:author="usaiduser" w:date="2014-11-09T11:18:00Z">
                  <w:rPr>
                    <w:rFonts w:ascii="Gill Sans MT" w:hAnsi="Gill Sans MT"/>
                    <w:sz w:val="20"/>
                    <w:szCs w:val="20"/>
                  </w:rPr>
                </w:rPrChange>
              </w:rPr>
              <w:t>1=Bundle</w:t>
            </w:r>
          </w:p>
          <w:p w14:paraId="680DAE75" w14:textId="1D052B03" w:rsidR="007B362C" w:rsidRPr="004014D8" w:rsidRDefault="00072A5F" w:rsidP="007B362C">
            <w:pPr>
              <w:spacing w:after="200" w:line="276" w:lineRule="auto"/>
              <w:rPr>
                <w:rFonts w:ascii="Gill Sans MT" w:hAnsi="Gill Sans MT"/>
                <w:rPrChange w:id="160" w:author="usaiduser" w:date="2014-11-09T11:18:00Z">
                  <w:rPr>
                    <w:rFonts w:ascii="Gill Sans MT" w:hAnsi="Gill Sans MT"/>
                    <w:sz w:val="20"/>
                    <w:szCs w:val="20"/>
                  </w:rPr>
                </w:rPrChange>
              </w:rPr>
            </w:pPr>
            <w:r w:rsidRPr="004014D8">
              <w:rPr>
                <w:rFonts w:ascii="Gill Sans MT" w:hAnsi="Gill Sans MT"/>
                <w:rPrChange w:id="161" w:author="usaiduser" w:date="2014-11-09T11:18:00Z">
                  <w:rPr>
                    <w:rFonts w:ascii="Gill Sans MT" w:hAnsi="Gill Sans MT"/>
                    <w:sz w:val="20"/>
                    <w:szCs w:val="20"/>
                  </w:rPr>
                </w:rPrChange>
              </w:rPr>
              <w:t>2=KG only</w:t>
            </w:r>
          </w:p>
        </w:tc>
        <w:tc>
          <w:tcPr>
            <w:tcW w:w="1255" w:type="dxa"/>
          </w:tcPr>
          <w:p w14:paraId="6FEA9E56" w14:textId="77777777" w:rsidR="007B362C" w:rsidRPr="004014D8" w:rsidRDefault="007B362C">
            <w:pPr>
              <w:spacing w:after="200" w:line="276" w:lineRule="auto"/>
              <w:rPr>
                <w:rFonts w:ascii="Gill Sans MT" w:hAnsi="Gill Sans MT"/>
                <w:rPrChange w:id="162" w:author="usaiduser" w:date="2014-11-09T11:18:00Z">
                  <w:rPr>
                    <w:rFonts w:ascii="Gill Sans MT" w:hAnsi="Gill Sans MT"/>
                    <w:sz w:val="20"/>
                    <w:szCs w:val="20"/>
                  </w:rPr>
                </w:rPrChange>
              </w:rPr>
            </w:pPr>
          </w:p>
        </w:tc>
      </w:tr>
      <w:tr w:rsidR="007B362C" w:rsidRPr="004014D8" w14:paraId="58521B42" w14:textId="77777777" w:rsidTr="00275BD5">
        <w:tc>
          <w:tcPr>
            <w:tcW w:w="535" w:type="dxa"/>
          </w:tcPr>
          <w:p w14:paraId="19321CD1" w14:textId="62AB81FB" w:rsidR="007B362C" w:rsidRPr="004014D8" w:rsidRDefault="00DA1429" w:rsidP="00DA1429">
            <w:pPr>
              <w:spacing w:after="200" w:line="276" w:lineRule="auto"/>
              <w:ind w:left="-90"/>
              <w:rPr>
                <w:rFonts w:ascii="Gill Sans MT" w:hAnsi="Gill Sans MT"/>
                <w:rPrChange w:id="163" w:author="usaiduser" w:date="2014-11-09T11:18:00Z">
                  <w:rPr>
                    <w:rFonts w:ascii="Gill Sans MT" w:hAnsi="Gill Sans MT"/>
                    <w:sz w:val="20"/>
                    <w:szCs w:val="20"/>
                  </w:rPr>
                </w:rPrChange>
              </w:rPr>
            </w:pPr>
            <w:r w:rsidRPr="004014D8">
              <w:rPr>
                <w:rFonts w:ascii="Gill Sans MT" w:hAnsi="Gill Sans MT"/>
                <w:rPrChange w:id="164" w:author="usaiduser" w:date="2014-11-09T11:18:00Z">
                  <w:rPr>
                    <w:rFonts w:ascii="Gill Sans MT" w:hAnsi="Gill Sans MT"/>
                    <w:sz w:val="20"/>
                    <w:szCs w:val="20"/>
                  </w:rPr>
                </w:rPrChange>
              </w:rPr>
              <w:t xml:space="preserve">O.8 </w:t>
            </w:r>
          </w:p>
        </w:tc>
        <w:tc>
          <w:tcPr>
            <w:tcW w:w="4654" w:type="dxa"/>
          </w:tcPr>
          <w:p w14:paraId="32883D77" w14:textId="25376B28" w:rsidR="007B362C" w:rsidRPr="004014D8" w:rsidRDefault="00072A5F">
            <w:pPr>
              <w:spacing w:after="200" w:line="276" w:lineRule="auto"/>
              <w:rPr>
                <w:rFonts w:ascii="Gill Sans MT" w:hAnsi="Gill Sans MT"/>
                <w:rPrChange w:id="165" w:author="usaiduser" w:date="2014-11-09T11:18:00Z">
                  <w:rPr>
                    <w:rFonts w:ascii="Gill Sans MT" w:hAnsi="Gill Sans MT"/>
                    <w:sz w:val="20"/>
                    <w:szCs w:val="20"/>
                  </w:rPr>
                </w:rPrChange>
              </w:rPr>
            </w:pPr>
            <w:r w:rsidRPr="004014D8">
              <w:rPr>
                <w:rFonts w:ascii="Gill Sans MT" w:hAnsi="Gill Sans MT"/>
                <w:rPrChange w:id="166" w:author="usaiduser" w:date="2014-11-09T11:18:00Z">
                  <w:rPr>
                    <w:rFonts w:ascii="Gill Sans MT" w:hAnsi="Gill Sans MT"/>
                    <w:sz w:val="20"/>
                    <w:szCs w:val="20"/>
                  </w:rPr>
                </w:rPrChange>
              </w:rPr>
              <w:t xml:space="preserve">How much time do household members spend gathering fuelwood? </w:t>
            </w:r>
          </w:p>
        </w:tc>
        <w:tc>
          <w:tcPr>
            <w:tcW w:w="3583" w:type="dxa"/>
          </w:tcPr>
          <w:p w14:paraId="143F7724" w14:textId="77777777" w:rsidR="00072A5F" w:rsidRPr="004014D8" w:rsidRDefault="00072A5F">
            <w:pPr>
              <w:spacing w:after="200" w:line="276" w:lineRule="auto"/>
              <w:rPr>
                <w:rFonts w:ascii="Gill Sans MT" w:hAnsi="Gill Sans MT"/>
                <w:rPrChange w:id="167" w:author="usaiduser" w:date="2014-11-09T11:18:00Z">
                  <w:rPr>
                    <w:rFonts w:ascii="Gill Sans MT" w:hAnsi="Gill Sans MT"/>
                    <w:sz w:val="20"/>
                    <w:szCs w:val="20"/>
                  </w:rPr>
                </w:rPrChange>
              </w:rPr>
            </w:pPr>
            <w:r w:rsidRPr="004014D8">
              <w:rPr>
                <w:rFonts w:ascii="Gill Sans MT" w:hAnsi="Gill Sans MT"/>
                <w:rPrChange w:id="168" w:author="usaiduser" w:date="2014-11-09T11:18:00Z">
                  <w:rPr>
                    <w:rFonts w:ascii="Gill Sans MT" w:hAnsi="Gill Sans MT"/>
                    <w:sz w:val="20"/>
                    <w:szCs w:val="20"/>
                  </w:rPr>
                </w:rPrChange>
              </w:rPr>
              <w:t xml:space="preserve">Hours: </w:t>
            </w:r>
          </w:p>
          <w:p w14:paraId="2FAAD945" w14:textId="26AE8965" w:rsidR="00072A5F" w:rsidRPr="004014D8" w:rsidRDefault="00072A5F">
            <w:pPr>
              <w:spacing w:after="200" w:line="276" w:lineRule="auto"/>
              <w:rPr>
                <w:rFonts w:ascii="Gill Sans MT" w:hAnsi="Gill Sans MT"/>
                <w:rPrChange w:id="169" w:author="usaiduser" w:date="2014-11-09T11:18:00Z">
                  <w:rPr>
                    <w:rFonts w:ascii="Gill Sans MT" w:hAnsi="Gill Sans MT"/>
                    <w:sz w:val="20"/>
                    <w:szCs w:val="20"/>
                  </w:rPr>
                </w:rPrChange>
              </w:rPr>
            </w:pPr>
          </w:p>
        </w:tc>
        <w:tc>
          <w:tcPr>
            <w:tcW w:w="1255" w:type="dxa"/>
          </w:tcPr>
          <w:p w14:paraId="485DFA24" w14:textId="77777777" w:rsidR="007B362C" w:rsidRPr="004014D8" w:rsidRDefault="007B362C">
            <w:pPr>
              <w:spacing w:after="200" w:line="276" w:lineRule="auto"/>
              <w:rPr>
                <w:rFonts w:ascii="Gill Sans MT" w:hAnsi="Gill Sans MT"/>
                <w:rPrChange w:id="170" w:author="usaiduser" w:date="2014-11-09T11:18:00Z">
                  <w:rPr>
                    <w:rFonts w:ascii="Gill Sans MT" w:hAnsi="Gill Sans MT"/>
                    <w:sz w:val="20"/>
                    <w:szCs w:val="20"/>
                  </w:rPr>
                </w:rPrChange>
              </w:rPr>
            </w:pPr>
          </w:p>
        </w:tc>
      </w:tr>
      <w:tr w:rsidR="007B362C" w:rsidRPr="004014D8" w14:paraId="17A20365" w14:textId="77777777" w:rsidTr="00275BD5">
        <w:tc>
          <w:tcPr>
            <w:tcW w:w="535" w:type="dxa"/>
          </w:tcPr>
          <w:p w14:paraId="60EC8732" w14:textId="68A664CE" w:rsidR="007B362C" w:rsidRPr="004014D8" w:rsidRDefault="00DA1429" w:rsidP="00DA1429">
            <w:pPr>
              <w:spacing w:after="200" w:line="276" w:lineRule="auto"/>
              <w:ind w:left="-90"/>
              <w:rPr>
                <w:rFonts w:ascii="Gill Sans MT" w:hAnsi="Gill Sans MT"/>
                <w:rPrChange w:id="171" w:author="usaiduser" w:date="2014-11-09T11:18:00Z">
                  <w:rPr>
                    <w:rFonts w:ascii="Gill Sans MT" w:hAnsi="Gill Sans MT"/>
                    <w:sz w:val="20"/>
                    <w:szCs w:val="20"/>
                  </w:rPr>
                </w:rPrChange>
              </w:rPr>
            </w:pPr>
            <w:r w:rsidRPr="004014D8">
              <w:rPr>
                <w:rFonts w:ascii="Gill Sans MT" w:hAnsi="Gill Sans MT"/>
                <w:rPrChange w:id="172" w:author="usaiduser" w:date="2014-11-09T11:18:00Z">
                  <w:rPr>
                    <w:rFonts w:ascii="Gill Sans MT" w:hAnsi="Gill Sans MT"/>
                    <w:sz w:val="20"/>
                    <w:szCs w:val="20"/>
                  </w:rPr>
                </w:rPrChange>
              </w:rPr>
              <w:t>O.8b</w:t>
            </w:r>
          </w:p>
        </w:tc>
        <w:tc>
          <w:tcPr>
            <w:tcW w:w="4654" w:type="dxa"/>
          </w:tcPr>
          <w:p w14:paraId="6D0B694B" w14:textId="7212E175" w:rsidR="007B362C" w:rsidRPr="004014D8" w:rsidRDefault="00072A5F">
            <w:pPr>
              <w:spacing w:after="200" w:line="276" w:lineRule="auto"/>
              <w:rPr>
                <w:rFonts w:ascii="Gill Sans MT" w:hAnsi="Gill Sans MT"/>
                <w:rPrChange w:id="173" w:author="usaiduser" w:date="2014-11-09T11:18:00Z">
                  <w:rPr>
                    <w:rFonts w:ascii="Gill Sans MT" w:hAnsi="Gill Sans MT"/>
                    <w:sz w:val="20"/>
                    <w:szCs w:val="20"/>
                  </w:rPr>
                </w:rPrChange>
              </w:rPr>
            </w:pPr>
            <w:r w:rsidRPr="004014D8">
              <w:rPr>
                <w:rFonts w:ascii="Gill Sans MT" w:hAnsi="Gill Sans MT"/>
                <w:rPrChange w:id="174" w:author="usaiduser" w:date="2014-11-09T11:18:00Z">
                  <w:rPr>
                    <w:rFonts w:ascii="Gill Sans MT" w:hAnsi="Gill Sans MT"/>
                    <w:sz w:val="20"/>
                    <w:szCs w:val="20"/>
                  </w:rPr>
                </w:rPrChange>
              </w:rPr>
              <w:t>Unit</w:t>
            </w:r>
          </w:p>
        </w:tc>
        <w:tc>
          <w:tcPr>
            <w:tcW w:w="3583" w:type="dxa"/>
          </w:tcPr>
          <w:p w14:paraId="5CB28A42" w14:textId="77777777" w:rsidR="00072A5F" w:rsidRPr="004014D8" w:rsidRDefault="00072A5F">
            <w:pPr>
              <w:spacing w:after="200" w:line="276" w:lineRule="auto"/>
              <w:rPr>
                <w:rFonts w:ascii="Gill Sans MT" w:hAnsi="Gill Sans MT"/>
                <w:rPrChange w:id="175" w:author="usaiduser" w:date="2014-11-09T11:18:00Z">
                  <w:rPr>
                    <w:rFonts w:ascii="Gill Sans MT" w:hAnsi="Gill Sans MT"/>
                    <w:sz w:val="20"/>
                    <w:szCs w:val="20"/>
                  </w:rPr>
                </w:rPrChange>
              </w:rPr>
            </w:pPr>
            <w:r w:rsidRPr="004014D8">
              <w:rPr>
                <w:rFonts w:ascii="Gill Sans MT" w:hAnsi="Gill Sans MT"/>
                <w:rPrChange w:id="176" w:author="usaiduser" w:date="2014-11-09T11:18:00Z">
                  <w:rPr>
                    <w:rFonts w:ascii="Gill Sans MT" w:hAnsi="Gill Sans MT"/>
                    <w:sz w:val="20"/>
                    <w:szCs w:val="20"/>
                  </w:rPr>
                </w:rPrChange>
              </w:rPr>
              <w:t xml:space="preserve">1=day </w:t>
            </w:r>
          </w:p>
          <w:p w14:paraId="64169DDC" w14:textId="77777777" w:rsidR="00072A5F" w:rsidRPr="004014D8" w:rsidRDefault="00072A5F">
            <w:pPr>
              <w:spacing w:after="200" w:line="276" w:lineRule="auto"/>
              <w:rPr>
                <w:rFonts w:ascii="Gill Sans MT" w:hAnsi="Gill Sans MT"/>
                <w:rPrChange w:id="177" w:author="usaiduser" w:date="2014-11-09T11:18:00Z">
                  <w:rPr>
                    <w:rFonts w:ascii="Gill Sans MT" w:hAnsi="Gill Sans MT"/>
                    <w:sz w:val="20"/>
                    <w:szCs w:val="20"/>
                  </w:rPr>
                </w:rPrChange>
              </w:rPr>
            </w:pPr>
            <w:r w:rsidRPr="004014D8">
              <w:rPr>
                <w:rFonts w:ascii="Gill Sans MT" w:hAnsi="Gill Sans MT"/>
                <w:rPrChange w:id="178" w:author="usaiduser" w:date="2014-11-09T11:18:00Z">
                  <w:rPr>
                    <w:rFonts w:ascii="Gill Sans MT" w:hAnsi="Gill Sans MT"/>
                    <w:sz w:val="20"/>
                    <w:szCs w:val="20"/>
                  </w:rPr>
                </w:rPrChange>
              </w:rPr>
              <w:t xml:space="preserve">2=week </w:t>
            </w:r>
          </w:p>
          <w:p w14:paraId="69D3642B" w14:textId="52B2E088" w:rsidR="007B362C" w:rsidRPr="004014D8" w:rsidRDefault="00072A5F">
            <w:pPr>
              <w:spacing w:after="200" w:line="276" w:lineRule="auto"/>
              <w:rPr>
                <w:rFonts w:ascii="Gill Sans MT" w:hAnsi="Gill Sans MT"/>
                <w:rPrChange w:id="179" w:author="usaiduser" w:date="2014-11-09T11:18:00Z">
                  <w:rPr>
                    <w:rFonts w:ascii="Gill Sans MT" w:hAnsi="Gill Sans MT"/>
                    <w:sz w:val="20"/>
                    <w:szCs w:val="20"/>
                  </w:rPr>
                </w:rPrChange>
              </w:rPr>
            </w:pPr>
            <w:r w:rsidRPr="004014D8">
              <w:rPr>
                <w:rFonts w:ascii="Gill Sans MT" w:hAnsi="Gill Sans MT"/>
                <w:rPrChange w:id="180" w:author="usaiduser" w:date="2014-11-09T11:18:00Z">
                  <w:rPr>
                    <w:rFonts w:ascii="Gill Sans MT" w:hAnsi="Gill Sans MT"/>
                    <w:sz w:val="20"/>
                    <w:szCs w:val="20"/>
                  </w:rPr>
                </w:rPrChange>
              </w:rPr>
              <w:t>3=month</w:t>
            </w:r>
          </w:p>
        </w:tc>
        <w:tc>
          <w:tcPr>
            <w:tcW w:w="1255" w:type="dxa"/>
          </w:tcPr>
          <w:p w14:paraId="6DB6C49F" w14:textId="77777777" w:rsidR="007B362C" w:rsidRPr="004014D8" w:rsidRDefault="007B362C">
            <w:pPr>
              <w:spacing w:after="200" w:line="276" w:lineRule="auto"/>
              <w:rPr>
                <w:rFonts w:ascii="Gill Sans MT" w:hAnsi="Gill Sans MT"/>
                <w:rPrChange w:id="181" w:author="usaiduser" w:date="2014-11-09T11:18:00Z">
                  <w:rPr>
                    <w:rFonts w:ascii="Gill Sans MT" w:hAnsi="Gill Sans MT"/>
                    <w:sz w:val="20"/>
                    <w:szCs w:val="20"/>
                  </w:rPr>
                </w:rPrChange>
              </w:rPr>
            </w:pPr>
          </w:p>
        </w:tc>
      </w:tr>
      <w:tr w:rsidR="005C016F" w:rsidRPr="004014D8" w14:paraId="067DAF19" w14:textId="77777777" w:rsidTr="00275BD5">
        <w:tc>
          <w:tcPr>
            <w:tcW w:w="535" w:type="dxa"/>
          </w:tcPr>
          <w:p w14:paraId="11BE000E" w14:textId="52761EE2" w:rsidR="005C016F" w:rsidRPr="004014D8" w:rsidRDefault="00DA1429" w:rsidP="00DA1429">
            <w:pPr>
              <w:spacing w:after="200" w:line="276" w:lineRule="auto"/>
              <w:ind w:left="-90"/>
              <w:rPr>
                <w:rFonts w:ascii="Gill Sans MT" w:hAnsi="Gill Sans MT"/>
                <w:rPrChange w:id="182" w:author="usaiduser" w:date="2014-11-09T11:18:00Z">
                  <w:rPr>
                    <w:rFonts w:ascii="Gill Sans MT" w:hAnsi="Gill Sans MT"/>
                    <w:sz w:val="20"/>
                    <w:szCs w:val="20"/>
                  </w:rPr>
                </w:rPrChange>
              </w:rPr>
            </w:pPr>
            <w:r w:rsidRPr="004014D8">
              <w:rPr>
                <w:rFonts w:ascii="Gill Sans MT" w:hAnsi="Gill Sans MT"/>
                <w:rPrChange w:id="183" w:author="usaiduser" w:date="2014-11-09T11:18:00Z">
                  <w:rPr>
                    <w:rFonts w:ascii="Gill Sans MT" w:hAnsi="Gill Sans MT"/>
                    <w:sz w:val="20"/>
                    <w:szCs w:val="20"/>
                  </w:rPr>
                </w:rPrChange>
              </w:rPr>
              <w:t>O.9</w:t>
            </w:r>
          </w:p>
        </w:tc>
        <w:tc>
          <w:tcPr>
            <w:tcW w:w="4654" w:type="dxa"/>
          </w:tcPr>
          <w:p w14:paraId="5E84EF38" w14:textId="77777777" w:rsidR="005C016F" w:rsidRPr="004014D8" w:rsidRDefault="005C016F">
            <w:pPr>
              <w:spacing w:after="200" w:line="276" w:lineRule="auto"/>
              <w:rPr>
                <w:rFonts w:ascii="Gill Sans MT" w:hAnsi="Gill Sans MT"/>
                <w:rPrChange w:id="184" w:author="usaiduser" w:date="2014-11-09T11:18:00Z">
                  <w:rPr>
                    <w:rFonts w:ascii="Gill Sans MT" w:hAnsi="Gill Sans MT"/>
                    <w:sz w:val="20"/>
                    <w:szCs w:val="20"/>
                  </w:rPr>
                </w:rPrChange>
              </w:rPr>
            </w:pPr>
            <w:r w:rsidRPr="004014D8">
              <w:rPr>
                <w:rFonts w:ascii="Gill Sans MT" w:hAnsi="Gill Sans MT"/>
                <w:rPrChange w:id="185" w:author="usaiduser" w:date="2014-11-09T11:18:00Z">
                  <w:rPr>
                    <w:rFonts w:ascii="Gill Sans MT" w:hAnsi="Gill Sans MT"/>
                    <w:sz w:val="20"/>
                    <w:szCs w:val="20"/>
                  </w:rPr>
                </w:rPrChange>
              </w:rPr>
              <w:t xml:space="preserve">Do you know any alternative energy sources for fuel and charcoal? </w:t>
            </w:r>
          </w:p>
          <w:p w14:paraId="4114D434" w14:textId="299C3F6E" w:rsidR="005C016F" w:rsidRPr="004014D8" w:rsidRDefault="005C016F">
            <w:pPr>
              <w:spacing w:after="200" w:line="276" w:lineRule="auto"/>
              <w:rPr>
                <w:rFonts w:ascii="Gill Sans MT" w:hAnsi="Gill Sans MT"/>
                <w:i/>
                <w:rPrChange w:id="186" w:author="usaiduser" w:date="2014-11-09T11:18:00Z">
                  <w:rPr>
                    <w:rFonts w:ascii="Gill Sans MT" w:hAnsi="Gill Sans MT"/>
                    <w:i/>
                    <w:sz w:val="20"/>
                    <w:szCs w:val="20"/>
                  </w:rPr>
                </w:rPrChange>
              </w:rPr>
            </w:pPr>
            <w:r w:rsidRPr="004014D8">
              <w:rPr>
                <w:rFonts w:ascii="Gill Sans MT" w:hAnsi="Gill Sans MT"/>
                <w:i/>
                <w:rPrChange w:id="187" w:author="usaiduser" w:date="2014-11-09T11:18:00Z">
                  <w:rPr>
                    <w:rFonts w:ascii="Gill Sans MT" w:hAnsi="Gill Sans MT"/>
                    <w:i/>
                    <w:sz w:val="20"/>
                    <w:szCs w:val="20"/>
                  </w:rPr>
                </w:rPrChange>
              </w:rPr>
              <w:t xml:space="preserve">If =0, skip to </w:t>
            </w:r>
            <w:r w:rsidR="00DA1429" w:rsidRPr="004014D8">
              <w:rPr>
                <w:rFonts w:ascii="Gill Sans MT" w:hAnsi="Gill Sans MT"/>
                <w:i/>
                <w:rPrChange w:id="188" w:author="usaiduser" w:date="2014-11-09T11:18:00Z">
                  <w:rPr>
                    <w:rFonts w:ascii="Gill Sans MT" w:hAnsi="Gill Sans MT"/>
                    <w:i/>
                    <w:sz w:val="20"/>
                    <w:szCs w:val="20"/>
                  </w:rPr>
                </w:rPrChange>
              </w:rPr>
              <w:t>O13</w:t>
            </w:r>
          </w:p>
        </w:tc>
        <w:tc>
          <w:tcPr>
            <w:tcW w:w="3583" w:type="dxa"/>
          </w:tcPr>
          <w:p w14:paraId="7E24920F" w14:textId="77777777" w:rsidR="005C016F" w:rsidRPr="004014D8" w:rsidRDefault="005C016F">
            <w:pPr>
              <w:spacing w:after="200" w:line="276" w:lineRule="auto"/>
              <w:rPr>
                <w:rFonts w:ascii="Gill Sans MT" w:hAnsi="Gill Sans MT"/>
                <w:rPrChange w:id="189" w:author="usaiduser" w:date="2014-11-09T11:18:00Z">
                  <w:rPr>
                    <w:rFonts w:ascii="Gill Sans MT" w:hAnsi="Gill Sans MT"/>
                    <w:sz w:val="20"/>
                    <w:szCs w:val="20"/>
                  </w:rPr>
                </w:rPrChange>
              </w:rPr>
            </w:pPr>
            <w:r w:rsidRPr="004014D8">
              <w:rPr>
                <w:rFonts w:ascii="Gill Sans MT" w:hAnsi="Gill Sans MT"/>
                <w:rPrChange w:id="190" w:author="usaiduser" w:date="2014-11-09T11:18:00Z">
                  <w:rPr>
                    <w:rFonts w:ascii="Gill Sans MT" w:hAnsi="Gill Sans MT"/>
                    <w:sz w:val="20"/>
                    <w:szCs w:val="20"/>
                  </w:rPr>
                </w:rPrChange>
              </w:rPr>
              <w:t>0=No</w:t>
            </w:r>
          </w:p>
          <w:p w14:paraId="571DB4CB" w14:textId="2BCC7A84" w:rsidR="005C016F" w:rsidRPr="004014D8" w:rsidRDefault="005C016F">
            <w:pPr>
              <w:spacing w:after="200" w:line="276" w:lineRule="auto"/>
              <w:rPr>
                <w:rFonts w:ascii="Gill Sans MT" w:hAnsi="Gill Sans MT"/>
                <w:rPrChange w:id="191" w:author="usaiduser" w:date="2014-11-09T11:18:00Z">
                  <w:rPr>
                    <w:rFonts w:ascii="Gill Sans MT" w:hAnsi="Gill Sans MT"/>
                    <w:sz w:val="20"/>
                    <w:szCs w:val="20"/>
                  </w:rPr>
                </w:rPrChange>
              </w:rPr>
            </w:pPr>
            <w:r w:rsidRPr="004014D8">
              <w:rPr>
                <w:rFonts w:ascii="Gill Sans MT" w:hAnsi="Gill Sans MT"/>
                <w:rPrChange w:id="192" w:author="usaiduser" w:date="2014-11-09T11:18:00Z">
                  <w:rPr>
                    <w:rFonts w:ascii="Gill Sans MT" w:hAnsi="Gill Sans MT"/>
                    <w:sz w:val="20"/>
                    <w:szCs w:val="20"/>
                  </w:rPr>
                </w:rPrChange>
              </w:rPr>
              <w:t xml:space="preserve">1=Yes </w:t>
            </w:r>
          </w:p>
        </w:tc>
        <w:tc>
          <w:tcPr>
            <w:tcW w:w="1255" w:type="dxa"/>
          </w:tcPr>
          <w:p w14:paraId="29ADAAC9" w14:textId="77777777" w:rsidR="005C016F" w:rsidRPr="004014D8" w:rsidRDefault="005C016F">
            <w:pPr>
              <w:spacing w:after="200" w:line="276" w:lineRule="auto"/>
              <w:rPr>
                <w:rFonts w:ascii="Gill Sans MT" w:hAnsi="Gill Sans MT"/>
                <w:rPrChange w:id="193" w:author="usaiduser" w:date="2014-11-09T11:18:00Z">
                  <w:rPr>
                    <w:rFonts w:ascii="Gill Sans MT" w:hAnsi="Gill Sans MT"/>
                    <w:sz w:val="20"/>
                    <w:szCs w:val="20"/>
                  </w:rPr>
                </w:rPrChange>
              </w:rPr>
            </w:pPr>
          </w:p>
        </w:tc>
      </w:tr>
    </w:tbl>
    <w:p w14:paraId="747248C2" w14:textId="5C044B60" w:rsidR="00F05B1A" w:rsidRPr="00BE068B" w:rsidRDefault="00F05B1A">
      <w:pPr>
        <w:rPr>
          <w:rFonts w:ascii="Gill Sans MT" w:hAnsi="Gill Sans MT"/>
          <w:b/>
        </w:rPr>
      </w:pPr>
    </w:p>
    <w:tbl>
      <w:tblPr>
        <w:tblStyle w:val="TableGrid"/>
        <w:tblW w:w="0" w:type="auto"/>
        <w:tblLook w:val="04A0" w:firstRow="1" w:lastRow="0" w:firstColumn="1" w:lastColumn="0" w:noHBand="0" w:noVBand="1"/>
      </w:tblPr>
      <w:tblGrid>
        <w:gridCol w:w="2574"/>
        <w:gridCol w:w="2214"/>
        <w:gridCol w:w="2124"/>
        <w:gridCol w:w="3186"/>
      </w:tblGrid>
      <w:tr w:rsidR="005C016F" w:rsidRPr="00691756" w14:paraId="3D4AA865" w14:textId="77777777" w:rsidTr="008E7E6A">
        <w:tc>
          <w:tcPr>
            <w:tcW w:w="2574" w:type="dxa"/>
          </w:tcPr>
          <w:p w14:paraId="1318EAD4" w14:textId="44DA2D28" w:rsidR="005C016F" w:rsidRPr="00691756" w:rsidRDefault="005C016F">
            <w:pPr>
              <w:spacing w:after="200" w:line="276" w:lineRule="auto"/>
              <w:rPr>
                <w:rFonts w:ascii="Gill Sans MT" w:hAnsi="Gill Sans MT"/>
                <w:rPrChange w:id="194" w:author="usaiduser" w:date="2014-11-09T11:19:00Z">
                  <w:rPr>
                    <w:rFonts w:ascii="Gill Sans MT" w:hAnsi="Gill Sans MT"/>
                    <w:sz w:val="20"/>
                    <w:szCs w:val="20"/>
                  </w:rPr>
                </w:rPrChange>
              </w:rPr>
            </w:pPr>
            <w:r w:rsidRPr="00691756">
              <w:rPr>
                <w:rFonts w:ascii="Gill Sans MT" w:hAnsi="Gill Sans MT"/>
                <w:rPrChange w:id="195" w:author="usaiduser" w:date="2014-11-09T11:19:00Z">
                  <w:rPr>
                    <w:rFonts w:ascii="Gill Sans MT" w:hAnsi="Gill Sans MT"/>
                    <w:sz w:val="20"/>
                    <w:szCs w:val="20"/>
                  </w:rPr>
                </w:rPrChange>
              </w:rPr>
              <w:t>Fuel source</w:t>
            </w:r>
          </w:p>
        </w:tc>
        <w:tc>
          <w:tcPr>
            <w:tcW w:w="2214" w:type="dxa"/>
          </w:tcPr>
          <w:p w14:paraId="01032AC8" w14:textId="188B9B19" w:rsidR="005C016F" w:rsidRPr="00691756" w:rsidRDefault="00DA1429">
            <w:pPr>
              <w:spacing w:after="200" w:line="276" w:lineRule="auto"/>
              <w:rPr>
                <w:rFonts w:ascii="Gill Sans MT" w:hAnsi="Gill Sans MT"/>
                <w:rPrChange w:id="196" w:author="usaiduser" w:date="2014-11-09T11:19:00Z">
                  <w:rPr>
                    <w:rFonts w:ascii="Gill Sans MT" w:hAnsi="Gill Sans MT"/>
                    <w:sz w:val="20"/>
                    <w:szCs w:val="20"/>
                  </w:rPr>
                </w:rPrChange>
              </w:rPr>
            </w:pPr>
            <w:r w:rsidRPr="00691756">
              <w:rPr>
                <w:rFonts w:ascii="Gill Sans MT" w:hAnsi="Gill Sans MT"/>
                <w:rPrChange w:id="197" w:author="usaiduser" w:date="2014-11-09T11:19:00Z">
                  <w:rPr>
                    <w:rFonts w:ascii="Gill Sans MT" w:hAnsi="Gill Sans MT"/>
                    <w:sz w:val="20"/>
                    <w:szCs w:val="20"/>
                  </w:rPr>
                </w:rPrChange>
              </w:rPr>
              <w:t xml:space="preserve">O.10 </w:t>
            </w:r>
            <w:r w:rsidR="005C016F" w:rsidRPr="00691756">
              <w:rPr>
                <w:rFonts w:ascii="Gill Sans MT" w:hAnsi="Gill Sans MT"/>
                <w:rPrChange w:id="198" w:author="usaiduser" w:date="2014-11-09T11:19:00Z">
                  <w:rPr>
                    <w:rFonts w:ascii="Gill Sans MT" w:hAnsi="Gill Sans MT"/>
                    <w:sz w:val="20"/>
                    <w:szCs w:val="20"/>
                  </w:rPr>
                </w:rPrChange>
              </w:rPr>
              <w:t xml:space="preserve">Which alternative energy sources do you know? </w:t>
            </w:r>
          </w:p>
          <w:p w14:paraId="45760D16" w14:textId="5CE0E439" w:rsidR="005C016F" w:rsidRPr="00691756" w:rsidRDefault="005C016F">
            <w:pPr>
              <w:spacing w:after="200" w:line="276" w:lineRule="auto"/>
              <w:rPr>
                <w:rFonts w:ascii="Gill Sans MT" w:hAnsi="Gill Sans MT"/>
                <w:rPrChange w:id="199" w:author="usaiduser" w:date="2014-11-09T11:19:00Z">
                  <w:rPr>
                    <w:rFonts w:ascii="Gill Sans MT" w:hAnsi="Gill Sans MT"/>
                    <w:sz w:val="20"/>
                    <w:szCs w:val="20"/>
                  </w:rPr>
                </w:rPrChange>
              </w:rPr>
            </w:pPr>
            <w:r w:rsidRPr="00691756">
              <w:rPr>
                <w:rFonts w:ascii="Gill Sans MT" w:hAnsi="Gill Sans MT"/>
                <w:rPrChange w:id="200" w:author="usaiduser" w:date="2014-11-09T11:19:00Z">
                  <w:rPr>
                    <w:rFonts w:ascii="Gill Sans MT" w:hAnsi="Gill Sans MT"/>
                    <w:sz w:val="20"/>
                    <w:szCs w:val="20"/>
                  </w:rPr>
                </w:rPrChange>
              </w:rPr>
              <w:t>For each fuel source: 0=No, 1=Yes</w:t>
            </w:r>
          </w:p>
          <w:p w14:paraId="7EE57C30" w14:textId="718CE690" w:rsidR="005C016F" w:rsidRPr="00691756" w:rsidRDefault="005C016F">
            <w:pPr>
              <w:spacing w:after="200" w:line="276" w:lineRule="auto"/>
              <w:rPr>
                <w:rFonts w:ascii="Gill Sans MT" w:hAnsi="Gill Sans MT"/>
                <w:i/>
                <w:rPrChange w:id="201" w:author="usaiduser" w:date="2014-11-09T11:19:00Z">
                  <w:rPr>
                    <w:rFonts w:ascii="Gill Sans MT" w:hAnsi="Gill Sans MT"/>
                    <w:i/>
                    <w:sz w:val="20"/>
                    <w:szCs w:val="20"/>
                  </w:rPr>
                </w:rPrChange>
              </w:rPr>
            </w:pPr>
            <w:r w:rsidRPr="00691756">
              <w:rPr>
                <w:rFonts w:ascii="Gill Sans MT" w:hAnsi="Gill Sans MT"/>
                <w:i/>
                <w:rPrChange w:id="202" w:author="usaiduser" w:date="2014-11-09T11:19:00Z">
                  <w:rPr>
                    <w:rFonts w:ascii="Gill Sans MT" w:hAnsi="Gill Sans MT"/>
                    <w:i/>
                    <w:sz w:val="20"/>
                    <w:szCs w:val="20"/>
                  </w:rPr>
                </w:rPrChange>
              </w:rPr>
              <w:t>Probe and code</w:t>
            </w:r>
          </w:p>
          <w:p w14:paraId="3AA059BD" w14:textId="349F8B3E" w:rsidR="005C016F" w:rsidRPr="00691756" w:rsidRDefault="005C016F">
            <w:pPr>
              <w:spacing w:after="200" w:line="276" w:lineRule="auto"/>
              <w:rPr>
                <w:rFonts w:ascii="Gill Sans MT" w:hAnsi="Gill Sans MT"/>
                <w:i/>
                <w:rPrChange w:id="203" w:author="usaiduser" w:date="2014-11-09T11:19:00Z">
                  <w:rPr>
                    <w:rFonts w:ascii="Gill Sans MT" w:hAnsi="Gill Sans MT"/>
                    <w:i/>
                    <w:sz w:val="20"/>
                    <w:szCs w:val="20"/>
                  </w:rPr>
                </w:rPrChange>
              </w:rPr>
            </w:pPr>
            <w:r w:rsidRPr="00691756">
              <w:rPr>
                <w:rFonts w:ascii="Gill Sans MT" w:hAnsi="Gill Sans MT"/>
                <w:i/>
                <w:rPrChange w:id="204" w:author="usaiduser" w:date="2014-11-09T11:19:00Z">
                  <w:rPr>
                    <w:rFonts w:ascii="Gill Sans MT" w:hAnsi="Gill Sans MT"/>
                    <w:i/>
                    <w:sz w:val="20"/>
                    <w:szCs w:val="20"/>
                  </w:rPr>
                </w:rPrChange>
              </w:rPr>
              <w:t>If 0, skip to next fuel source</w:t>
            </w:r>
          </w:p>
          <w:p w14:paraId="3DF5837C" w14:textId="32659A84" w:rsidR="005C016F" w:rsidRPr="00691756" w:rsidRDefault="005C016F">
            <w:pPr>
              <w:rPr>
                <w:rFonts w:ascii="Gill Sans MT" w:hAnsi="Gill Sans MT"/>
                <w:i/>
              </w:rPr>
            </w:pPr>
          </w:p>
        </w:tc>
        <w:tc>
          <w:tcPr>
            <w:tcW w:w="2124" w:type="dxa"/>
          </w:tcPr>
          <w:p w14:paraId="004BF326" w14:textId="3EC9BD23" w:rsidR="005C016F" w:rsidRPr="00691756" w:rsidRDefault="00DA1429">
            <w:pPr>
              <w:spacing w:after="200" w:line="276" w:lineRule="auto"/>
              <w:rPr>
                <w:rFonts w:ascii="Gill Sans MT" w:hAnsi="Gill Sans MT"/>
                <w:rPrChange w:id="205" w:author="usaiduser" w:date="2014-11-09T11:19:00Z">
                  <w:rPr>
                    <w:rFonts w:ascii="Gill Sans MT" w:hAnsi="Gill Sans MT"/>
                    <w:sz w:val="20"/>
                    <w:szCs w:val="20"/>
                  </w:rPr>
                </w:rPrChange>
              </w:rPr>
            </w:pPr>
            <w:r w:rsidRPr="00691756">
              <w:rPr>
                <w:rFonts w:ascii="Gill Sans MT" w:hAnsi="Gill Sans MT"/>
                <w:rPrChange w:id="206" w:author="usaiduser" w:date="2014-11-09T11:19:00Z">
                  <w:rPr>
                    <w:rFonts w:ascii="Gill Sans MT" w:hAnsi="Gill Sans MT"/>
                    <w:sz w:val="20"/>
                    <w:szCs w:val="20"/>
                  </w:rPr>
                </w:rPrChange>
              </w:rPr>
              <w:t xml:space="preserve">O.11 </w:t>
            </w:r>
            <w:r w:rsidR="00AC07EE" w:rsidRPr="00691756">
              <w:rPr>
                <w:rFonts w:ascii="Gill Sans MT" w:hAnsi="Gill Sans MT"/>
                <w:rPrChange w:id="207" w:author="usaiduser" w:date="2014-11-09T11:19:00Z">
                  <w:rPr>
                    <w:rFonts w:ascii="Gill Sans MT" w:hAnsi="Gill Sans MT"/>
                    <w:sz w:val="20"/>
                    <w:szCs w:val="20"/>
                  </w:rPr>
                </w:rPrChange>
              </w:rPr>
              <w:t xml:space="preserve">Are you currently using &lt;fuel&gt; in your household? </w:t>
            </w:r>
          </w:p>
          <w:p w14:paraId="0EC1F5EE" w14:textId="7CBBA229" w:rsidR="00AC07EE" w:rsidRPr="00691756" w:rsidRDefault="00AC07EE">
            <w:pPr>
              <w:spacing w:after="200" w:line="276" w:lineRule="auto"/>
              <w:rPr>
                <w:rFonts w:ascii="Gill Sans MT" w:hAnsi="Gill Sans MT"/>
                <w:rPrChange w:id="208" w:author="usaiduser" w:date="2014-11-09T11:19:00Z">
                  <w:rPr>
                    <w:rFonts w:ascii="Gill Sans MT" w:hAnsi="Gill Sans MT"/>
                    <w:sz w:val="20"/>
                    <w:szCs w:val="20"/>
                  </w:rPr>
                </w:rPrChange>
              </w:rPr>
            </w:pPr>
            <w:r w:rsidRPr="00691756">
              <w:rPr>
                <w:rFonts w:ascii="Gill Sans MT" w:hAnsi="Gill Sans MT"/>
                <w:rPrChange w:id="209" w:author="usaiduser" w:date="2014-11-09T11:19:00Z">
                  <w:rPr>
                    <w:rFonts w:ascii="Gill Sans MT" w:hAnsi="Gill Sans MT"/>
                    <w:sz w:val="20"/>
                    <w:szCs w:val="20"/>
                  </w:rPr>
                </w:rPrChange>
              </w:rPr>
              <w:t>If 1, skip x and go to next fuel source</w:t>
            </w:r>
          </w:p>
        </w:tc>
        <w:tc>
          <w:tcPr>
            <w:tcW w:w="3186" w:type="dxa"/>
          </w:tcPr>
          <w:p w14:paraId="4549094A" w14:textId="5C69C440" w:rsidR="005C016F" w:rsidRPr="00691756" w:rsidRDefault="00DA1429">
            <w:pPr>
              <w:spacing w:after="200" w:line="276" w:lineRule="auto"/>
              <w:rPr>
                <w:rFonts w:ascii="Gill Sans MT" w:hAnsi="Gill Sans MT"/>
                <w:rPrChange w:id="210" w:author="usaiduser" w:date="2014-11-09T11:19:00Z">
                  <w:rPr>
                    <w:rFonts w:ascii="Gill Sans MT" w:hAnsi="Gill Sans MT"/>
                    <w:sz w:val="20"/>
                    <w:szCs w:val="20"/>
                  </w:rPr>
                </w:rPrChange>
              </w:rPr>
            </w:pPr>
            <w:r w:rsidRPr="00691756">
              <w:rPr>
                <w:rFonts w:ascii="Gill Sans MT" w:hAnsi="Gill Sans MT"/>
                <w:rPrChange w:id="211" w:author="usaiduser" w:date="2014-11-09T11:19:00Z">
                  <w:rPr>
                    <w:rFonts w:ascii="Gill Sans MT" w:hAnsi="Gill Sans MT"/>
                    <w:sz w:val="20"/>
                    <w:szCs w:val="20"/>
                  </w:rPr>
                </w:rPrChange>
              </w:rPr>
              <w:t xml:space="preserve">O.12 </w:t>
            </w:r>
            <w:r w:rsidR="00AC07EE" w:rsidRPr="00691756">
              <w:rPr>
                <w:rFonts w:ascii="Gill Sans MT" w:hAnsi="Gill Sans MT"/>
                <w:rPrChange w:id="212" w:author="usaiduser" w:date="2014-11-09T11:19:00Z">
                  <w:rPr>
                    <w:rFonts w:ascii="Gill Sans MT" w:hAnsi="Gill Sans MT"/>
                    <w:sz w:val="20"/>
                    <w:szCs w:val="20"/>
                  </w:rPr>
                </w:rPrChange>
              </w:rPr>
              <w:t>What is the main reason you are not currently using &lt;fuel?</w:t>
            </w:r>
          </w:p>
          <w:p w14:paraId="1DF630A1" w14:textId="77777777" w:rsidR="00AC07EE" w:rsidRPr="00691756" w:rsidRDefault="00AC07EE">
            <w:pPr>
              <w:spacing w:after="200" w:line="276" w:lineRule="auto"/>
              <w:rPr>
                <w:rFonts w:ascii="Gill Sans MT" w:hAnsi="Gill Sans MT"/>
                <w:rPrChange w:id="213" w:author="usaiduser" w:date="2014-11-09T11:19:00Z">
                  <w:rPr>
                    <w:rFonts w:ascii="Gill Sans MT" w:hAnsi="Gill Sans MT"/>
                    <w:sz w:val="20"/>
                    <w:szCs w:val="20"/>
                  </w:rPr>
                </w:rPrChange>
              </w:rPr>
            </w:pPr>
            <w:r w:rsidRPr="00691756">
              <w:rPr>
                <w:rFonts w:ascii="Gill Sans MT" w:hAnsi="Gill Sans MT"/>
                <w:rPrChange w:id="214" w:author="usaiduser" w:date="2014-11-09T11:19:00Z">
                  <w:rPr>
                    <w:rFonts w:ascii="Gill Sans MT" w:hAnsi="Gill Sans MT"/>
                    <w:sz w:val="20"/>
                    <w:szCs w:val="20"/>
                  </w:rPr>
                </w:rPrChange>
              </w:rPr>
              <w:t>1=Too expensive</w:t>
            </w:r>
          </w:p>
          <w:p w14:paraId="09212F91" w14:textId="77777777" w:rsidR="00AC07EE" w:rsidRPr="00691756" w:rsidRDefault="00AC07EE">
            <w:pPr>
              <w:spacing w:after="200" w:line="276" w:lineRule="auto"/>
              <w:rPr>
                <w:rFonts w:ascii="Gill Sans MT" w:hAnsi="Gill Sans MT"/>
                <w:rPrChange w:id="215" w:author="usaiduser" w:date="2014-11-09T11:19:00Z">
                  <w:rPr>
                    <w:rFonts w:ascii="Gill Sans MT" w:hAnsi="Gill Sans MT"/>
                    <w:sz w:val="20"/>
                    <w:szCs w:val="20"/>
                  </w:rPr>
                </w:rPrChange>
              </w:rPr>
            </w:pPr>
            <w:r w:rsidRPr="00691756">
              <w:rPr>
                <w:rFonts w:ascii="Gill Sans MT" w:hAnsi="Gill Sans MT"/>
                <w:rPrChange w:id="216" w:author="usaiduser" w:date="2014-11-09T11:19:00Z">
                  <w:rPr>
                    <w:rFonts w:ascii="Gill Sans MT" w:hAnsi="Gill Sans MT"/>
                    <w:sz w:val="20"/>
                    <w:szCs w:val="20"/>
                  </w:rPr>
                </w:rPrChange>
              </w:rPr>
              <w:t>2=Not available</w:t>
            </w:r>
          </w:p>
          <w:p w14:paraId="1EDA9B86" w14:textId="77777777" w:rsidR="00AC07EE" w:rsidRPr="00691756" w:rsidRDefault="00AC07EE">
            <w:pPr>
              <w:spacing w:after="200" w:line="276" w:lineRule="auto"/>
              <w:rPr>
                <w:rFonts w:ascii="Gill Sans MT" w:hAnsi="Gill Sans MT"/>
                <w:rPrChange w:id="217" w:author="usaiduser" w:date="2014-11-09T11:19:00Z">
                  <w:rPr>
                    <w:rFonts w:ascii="Gill Sans MT" w:hAnsi="Gill Sans MT"/>
                    <w:sz w:val="20"/>
                    <w:szCs w:val="20"/>
                  </w:rPr>
                </w:rPrChange>
              </w:rPr>
            </w:pPr>
            <w:r w:rsidRPr="00691756">
              <w:rPr>
                <w:rFonts w:ascii="Gill Sans MT" w:hAnsi="Gill Sans MT"/>
                <w:rPrChange w:id="218" w:author="usaiduser" w:date="2014-11-09T11:19:00Z">
                  <w:rPr>
                    <w:rFonts w:ascii="Gill Sans MT" w:hAnsi="Gill Sans MT"/>
                    <w:sz w:val="20"/>
                    <w:szCs w:val="20"/>
                  </w:rPr>
                </w:rPrChange>
              </w:rPr>
              <w:t>3=Don’t know how to use it</w:t>
            </w:r>
          </w:p>
          <w:p w14:paraId="438D17AE" w14:textId="77777777" w:rsidR="00AC07EE" w:rsidRPr="00691756" w:rsidRDefault="00AC07EE">
            <w:pPr>
              <w:spacing w:after="200" w:line="276" w:lineRule="auto"/>
              <w:rPr>
                <w:rFonts w:ascii="Gill Sans MT" w:hAnsi="Gill Sans MT"/>
                <w:rPrChange w:id="219" w:author="usaiduser" w:date="2014-11-09T11:19:00Z">
                  <w:rPr>
                    <w:rFonts w:ascii="Gill Sans MT" w:hAnsi="Gill Sans MT"/>
                    <w:sz w:val="20"/>
                    <w:szCs w:val="20"/>
                  </w:rPr>
                </w:rPrChange>
              </w:rPr>
            </w:pPr>
            <w:r w:rsidRPr="00691756">
              <w:rPr>
                <w:rFonts w:ascii="Gill Sans MT" w:hAnsi="Gill Sans MT"/>
                <w:rPrChange w:id="220" w:author="usaiduser" w:date="2014-11-09T11:19:00Z">
                  <w:rPr>
                    <w:rFonts w:ascii="Gill Sans MT" w:hAnsi="Gill Sans MT"/>
                    <w:sz w:val="20"/>
                    <w:szCs w:val="20"/>
                  </w:rPr>
                </w:rPrChange>
              </w:rPr>
              <w:t>4=More time-consuming</w:t>
            </w:r>
          </w:p>
          <w:p w14:paraId="1C792884" w14:textId="77777777" w:rsidR="00AC07EE" w:rsidRPr="00691756" w:rsidRDefault="00AC07EE">
            <w:pPr>
              <w:spacing w:after="200" w:line="276" w:lineRule="auto"/>
              <w:rPr>
                <w:rFonts w:ascii="Gill Sans MT" w:hAnsi="Gill Sans MT"/>
                <w:rPrChange w:id="221" w:author="usaiduser" w:date="2014-11-09T11:19:00Z">
                  <w:rPr>
                    <w:rFonts w:ascii="Gill Sans MT" w:hAnsi="Gill Sans MT"/>
                    <w:sz w:val="20"/>
                    <w:szCs w:val="20"/>
                  </w:rPr>
                </w:rPrChange>
              </w:rPr>
            </w:pPr>
            <w:r w:rsidRPr="00691756">
              <w:rPr>
                <w:rFonts w:ascii="Gill Sans MT" w:hAnsi="Gill Sans MT"/>
                <w:rPrChange w:id="222" w:author="usaiduser" w:date="2014-11-09T11:19:00Z">
                  <w:rPr>
                    <w:rFonts w:ascii="Gill Sans MT" w:hAnsi="Gill Sans MT"/>
                    <w:sz w:val="20"/>
                    <w:szCs w:val="20"/>
                  </w:rPr>
                </w:rPrChange>
              </w:rPr>
              <w:t>5=Because of the small</w:t>
            </w:r>
          </w:p>
          <w:p w14:paraId="54A5D9CD" w14:textId="77777777" w:rsidR="00AC07EE" w:rsidRPr="00691756" w:rsidRDefault="00AC07EE">
            <w:pPr>
              <w:spacing w:after="200" w:line="276" w:lineRule="auto"/>
              <w:rPr>
                <w:rFonts w:ascii="Gill Sans MT" w:hAnsi="Gill Sans MT"/>
                <w:rPrChange w:id="223" w:author="usaiduser" w:date="2014-11-09T11:19:00Z">
                  <w:rPr>
                    <w:rFonts w:ascii="Gill Sans MT" w:hAnsi="Gill Sans MT"/>
                    <w:sz w:val="20"/>
                    <w:szCs w:val="20"/>
                  </w:rPr>
                </w:rPrChange>
              </w:rPr>
            </w:pPr>
            <w:r w:rsidRPr="00691756">
              <w:rPr>
                <w:rFonts w:ascii="Gill Sans MT" w:hAnsi="Gill Sans MT"/>
                <w:rPrChange w:id="224" w:author="usaiduser" w:date="2014-11-09T11:19:00Z">
                  <w:rPr>
                    <w:rFonts w:ascii="Gill Sans MT" w:hAnsi="Gill Sans MT"/>
                    <w:sz w:val="20"/>
                    <w:szCs w:val="20"/>
                  </w:rPr>
                </w:rPrChange>
              </w:rPr>
              <w:t>6=Just don’t want to</w:t>
            </w:r>
          </w:p>
          <w:p w14:paraId="7CEC85BF" w14:textId="7B120799" w:rsidR="00AC07EE" w:rsidRPr="00691756" w:rsidRDefault="00AC07EE">
            <w:pPr>
              <w:spacing w:after="200" w:line="276" w:lineRule="auto"/>
              <w:rPr>
                <w:rFonts w:ascii="Gill Sans MT" w:hAnsi="Gill Sans MT"/>
                <w:rPrChange w:id="225" w:author="usaiduser" w:date="2014-11-09T11:19:00Z">
                  <w:rPr>
                    <w:rFonts w:ascii="Gill Sans MT" w:hAnsi="Gill Sans MT"/>
                    <w:sz w:val="20"/>
                    <w:szCs w:val="20"/>
                  </w:rPr>
                </w:rPrChange>
              </w:rPr>
            </w:pPr>
            <w:r w:rsidRPr="00691756">
              <w:rPr>
                <w:rFonts w:ascii="Gill Sans MT" w:hAnsi="Gill Sans MT"/>
                <w:rPrChange w:id="226" w:author="usaiduser" w:date="2014-11-09T11:19:00Z">
                  <w:rPr>
                    <w:rFonts w:ascii="Gill Sans MT" w:hAnsi="Gill Sans MT"/>
                    <w:sz w:val="20"/>
                    <w:szCs w:val="20"/>
                  </w:rPr>
                </w:rPrChange>
              </w:rPr>
              <w:t>7=No reason to use an alternative – there is plenty of wood/charcoal</w:t>
            </w:r>
          </w:p>
          <w:p w14:paraId="285E9D41" w14:textId="77231A74" w:rsidR="00AC07EE" w:rsidRPr="00691756" w:rsidRDefault="00AC07EE">
            <w:pPr>
              <w:spacing w:after="200" w:line="276" w:lineRule="auto"/>
              <w:rPr>
                <w:rFonts w:ascii="Gill Sans MT" w:hAnsi="Gill Sans MT"/>
                <w:rPrChange w:id="227" w:author="usaiduser" w:date="2014-11-09T11:19:00Z">
                  <w:rPr>
                    <w:rFonts w:ascii="Gill Sans MT" w:hAnsi="Gill Sans MT"/>
                    <w:sz w:val="20"/>
                    <w:szCs w:val="20"/>
                  </w:rPr>
                </w:rPrChange>
              </w:rPr>
            </w:pPr>
            <w:r w:rsidRPr="00691756">
              <w:rPr>
                <w:rFonts w:ascii="Gill Sans MT" w:hAnsi="Gill Sans MT"/>
                <w:rPrChange w:id="228" w:author="usaiduser" w:date="2014-11-09T11:19:00Z">
                  <w:rPr>
                    <w:rFonts w:ascii="Gill Sans MT" w:hAnsi="Gill Sans MT"/>
                    <w:sz w:val="20"/>
                    <w:szCs w:val="20"/>
                  </w:rPr>
                </w:rPrChange>
              </w:rPr>
              <w:t xml:space="preserve">8=Cultural reasons </w:t>
            </w:r>
          </w:p>
          <w:p w14:paraId="420462AF" w14:textId="78ECF678" w:rsidR="00AC07EE" w:rsidRPr="00691756" w:rsidRDefault="00AC07EE">
            <w:pPr>
              <w:spacing w:after="200" w:line="276" w:lineRule="auto"/>
              <w:rPr>
                <w:rFonts w:ascii="Gill Sans MT" w:hAnsi="Gill Sans MT"/>
                <w:rPrChange w:id="229" w:author="usaiduser" w:date="2014-11-09T11:19:00Z">
                  <w:rPr>
                    <w:rFonts w:ascii="Gill Sans MT" w:hAnsi="Gill Sans MT"/>
                    <w:sz w:val="20"/>
                    <w:szCs w:val="20"/>
                  </w:rPr>
                </w:rPrChange>
              </w:rPr>
            </w:pPr>
            <w:r w:rsidRPr="00691756">
              <w:rPr>
                <w:rFonts w:ascii="Gill Sans MT" w:hAnsi="Gill Sans MT"/>
                <w:rPrChange w:id="230" w:author="usaiduser" w:date="2014-11-09T11:19:00Z">
                  <w:rPr>
                    <w:rFonts w:ascii="Gill Sans MT" w:hAnsi="Gill Sans MT"/>
                    <w:sz w:val="20"/>
                    <w:szCs w:val="20"/>
                  </w:rPr>
                </w:rPrChange>
              </w:rPr>
              <w:t xml:space="preserve">97=Other, specify </w:t>
            </w:r>
          </w:p>
        </w:tc>
      </w:tr>
      <w:tr w:rsidR="005C016F" w:rsidRPr="00691756" w14:paraId="24ADA930" w14:textId="77777777" w:rsidTr="008E7E6A">
        <w:tc>
          <w:tcPr>
            <w:tcW w:w="2574" w:type="dxa"/>
          </w:tcPr>
          <w:p w14:paraId="742AF5D7" w14:textId="63DC9F25" w:rsidR="005C016F" w:rsidRPr="00691756" w:rsidRDefault="00F65E5D">
            <w:pPr>
              <w:spacing w:after="200" w:line="276" w:lineRule="auto"/>
              <w:rPr>
                <w:rFonts w:ascii="Gill Sans MT" w:hAnsi="Gill Sans MT"/>
                <w:rPrChange w:id="231" w:author="usaiduser" w:date="2014-11-09T11:19:00Z">
                  <w:rPr>
                    <w:rFonts w:ascii="Gill Sans MT" w:hAnsi="Gill Sans MT"/>
                    <w:sz w:val="20"/>
                    <w:szCs w:val="20"/>
                  </w:rPr>
                </w:rPrChange>
              </w:rPr>
            </w:pPr>
            <w:r w:rsidRPr="00691756">
              <w:rPr>
                <w:rFonts w:ascii="Gill Sans MT" w:hAnsi="Gill Sans MT"/>
                <w:rPrChange w:id="232" w:author="usaiduser" w:date="2014-11-09T11:19:00Z">
                  <w:rPr>
                    <w:rFonts w:ascii="Gill Sans MT" w:hAnsi="Gill Sans MT"/>
                    <w:sz w:val="20"/>
                    <w:szCs w:val="20"/>
                  </w:rPr>
                </w:rPrChange>
              </w:rPr>
              <w:t xml:space="preserve">a. </w:t>
            </w:r>
            <w:r w:rsidR="005C016F" w:rsidRPr="00691756">
              <w:rPr>
                <w:rFonts w:ascii="Gill Sans MT" w:hAnsi="Gill Sans MT"/>
                <w:rPrChange w:id="233" w:author="usaiduser" w:date="2014-11-09T11:19:00Z">
                  <w:rPr>
                    <w:rFonts w:ascii="Gill Sans MT" w:hAnsi="Gill Sans MT"/>
                    <w:sz w:val="20"/>
                    <w:szCs w:val="20"/>
                  </w:rPr>
                </w:rPrChange>
              </w:rPr>
              <w:t>Coal</w:t>
            </w:r>
          </w:p>
        </w:tc>
        <w:tc>
          <w:tcPr>
            <w:tcW w:w="2214" w:type="dxa"/>
          </w:tcPr>
          <w:p w14:paraId="2F26406D" w14:textId="77777777" w:rsidR="005C016F" w:rsidRPr="00691756" w:rsidRDefault="005C016F">
            <w:pPr>
              <w:rPr>
                <w:rFonts w:ascii="Gill Sans MT" w:hAnsi="Gill Sans MT"/>
              </w:rPr>
            </w:pPr>
          </w:p>
        </w:tc>
        <w:tc>
          <w:tcPr>
            <w:tcW w:w="2124" w:type="dxa"/>
          </w:tcPr>
          <w:p w14:paraId="6982713C" w14:textId="77777777" w:rsidR="005C016F" w:rsidRPr="00691756" w:rsidRDefault="005C016F">
            <w:pPr>
              <w:spacing w:after="200" w:line="276" w:lineRule="auto"/>
              <w:rPr>
                <w:rFonts w:ascii="Gill Sans MT" w:hAnsi="Gill Sans MT"/>
              </w:rPr>
            </w:pPr>
          </w:p>
        </w:tc>
        <w:tc>
          <w:tcPr>
            <w:tcW w:w="3186" w:type="dxa"/>
          </w:tcPr>
          <w:p w14:paraId="4C3EEA41" w14:textId="77777777" w:rsidR="005C016F" w:rsidRPr="00691756" w:rsidRDefault="005C016F">
            <w:pPr>
              <w:spacing w:after="200" w:line="276" w:lineRule="auto"/>
              <w:rPr>
                <w:rFonts w:ascii="Gill Sans MT" w:hAnsi="Gill Sans MT"/>
              </w:rPr>
            </w:pPr>
          </w:p>
        </w:tc>
      </w:tr>
      <w:tr w:rsidR="005C016F" w:rsidRPr="00691756" w14:paraId="737F17BF" w14:textId="77777777" w:rsidTr="008E7E6A">
        <w:tc>
          <w:tcPr>
            <w:tcW w:w="2574" w:type="dxa"/>
          </w:tcPr>
          <w:p w14:paraId="35406DA8" w14:textId="087CBE66" w:rsidR="005C016F" w:rsidRPr="00691756" w:rsidRDefault="00F65E5D">
            <w:pPr>
              <w:spacing w:after="200" w:line="276" w:lineRule="auto"/>
              <w:rPr>
                <w:rFonts w:ascii="Gill Sans MT" w:hAnsi="Gill Sans MT"/>
                <w:rPrChange w:id="234" w:author="usaiduser" w:date="2014-11-09T11:19:00Z">
                  <w:rPr>
                    <w:rFonts w:ascii="Gill Sans MT" w:hAnsi="Gill Sans MT"/>
                    <w:sz w:val="20"/>
                    <w:szCs w:val="20"/>
                  </w:rPr>
                </w:rPrChange>
              </w:rPr>
            </w:pPr>
            <w:r w:rsidRPr="00691756">
              <w:rPr>
                <w:rFonts w:ascii="Gill Sans MT" w:hAnsi="Gill Sans MT"/>
                <w:rPrChange w:id="235" w:author="usaiduser" w:date="2014-11-09T11:19:00Z">
                  <w:rPr>
                    <w:rFonts w:ascii="Gill Sans MT" w:hAnsi="Gill Sans MT"/>
                    <w:sz w:val="20"/>
                    <w:szCs w:val="20"/>
                  </w:rPr>
                </w:rPrChange>
              </w:rPr>
              <w:lastRenderedPageBreak/>
              <w:t xml:space="preserve">b. </w:t>
            </w:r>
            <w:r w:rsidR="005C016F" w:rsidRPr="00691756">
              <w:rPr>
                <w:rFonts w:ascii="Gill Sans MT" w:hAnsi="Gill Sans MT"/>
                <w:rPrChange w:id="236" w:author="usaiduser" w:date="2014-11-09T11:19:00Z">
                  <w:rPr>
                    <w:rFonts w:ascii="Gill Sans MT" w:hAnsi="Gill Sans MT"/>
                    <w:sz w:val="20"/>
                    <w:szCs w:val="20"/>
                  </w:rPr>
                </w:rPrChange>
              </w:rPr>
              <w:t>Diesel</w:t>
            </w:r>
          </w:p>
        </w:tc>
        <w:tc>
          <w:tcPr>
            <w:tcW w:w="2214" w:type="dxa"/>
          </w:tcPr>
          <w:p w14:paraId="03BB89FF" w14:textId="77777777" w:rsidR="005C016F" w:rsidRPr="00691756" w:rsidRDefault="005C016F">
            <w:pPr>
              <w:rPr>
                <w:rFonts w:ascii="Gill Sans MT" w:hAnsi="Gill Sans MT"/>
              </w:rPr>
            </w:pPr>
          </w:p>
        </w:tc>
        <w:tc>
          <w:tcPr>
            <w:tcW w:w="2124" w:type="dxa"/>
          </w:tcPr>
          <w:p w14:paraId="4CA9A572" w14:textId="77777777" w:rsidR="005C016F" w:rsidRPr="00691756" w:rsidRDefault="005C016F">
            <w:pPr>
              <w:spacing w:after="200" w:line="276" w:lineRule="auto"/>
              <w:rPr>
                <w:rFonts w:ascii="Gill Sans MT" w:hAnsi="Gill Sans MT"/>
              </w:rPr>
            </w:pPr>
          </w:p>
        </w:tc>
        <w:tc>
          <w:tcPr>
            <w:tcW w:w="3186" w:type="dxa"/>
          </w:tcPr>
          <w:p w14:paraId="233CEDE4" w14:textId="77777777" w:rsidR="005C016F" w:rsidRPr="00691756" w:rsidRDefault="005C016F">
            <w:pPr>
              <w:spacing w:after="200" w:line="276" w:lineRule="auto"/>
              <w:rPr>
                <w:rFonts w:ascii="Gill Sans MT" w:hAnsi="Gill Sans MT"/>
              </w:rPr>
            </w:pPr>
          </w:p>
        </w:tc>
      </w:tr>
      <w:tr w:rsidR="005C016F" w:rsidRPr="00691756" w14:paraId="531214CC" w14:textId="77777777" w:rsidTr="008E7E6A">
        <w:tc>
          <w:tcPr>
            <w:tcW w:w="2574" w:type="dxa"/>
          </w:tcPr>
          <w:p w14:paraId="6DBEE502" w14:textId="34A0FE7C" w:rsidR="005C016F" w:rsidRPr="00691756" w:rsidRDefault="00F65E5D">
            <w:pPr>
              <w:spacing w:after="200" w:line="276" w:lineRule="auto"/>
              <w:rPr>
                <w:rFonts w:ascii="Gill Sans MT" w:hAnsi="Gill Sans MT"/>
                <w:rPrChange w:id="237" w:author="usaiduser" w:date="2014-11-09T11:19:00Z">
                  <w:rPr>
                    <w:rFonts w:ascii="Gill Sans MT" w:hAnsi="Gill Sans MT"/>
                    <w:sz w:val="20"/>
                    <w:szCs w:val="20"/>
                  </w:rPr>
                </w:rPrChange>
              </w:rPr>
            </w:pPr>
            <w:r w:rsidRPr="00691756">
              <w:rPr>
                <w:rFonts w:ascii="Gill Sans MT" w:hAnsi="Gill Sans MT"/>
                <w:rPrChange w:id="238" w:author="usaiduser" w:date="2014-11-09T11:19:00Z">
                  <w:rPr>
                    <w:rFonts w:ascii="Gill Sans MT" w:hAnsi="Gill Sans MT"/>
                    <w:sz w:val="20"/>
                    <w:szCs w:val="20"/>
                  </w:rPr>
                </w:rPrChange>
              </w:rPr>
              <w:t xml:space="preserve">c. </w:t>
            </w:r>
            <w:r w:rsidR="005C016F" w:rsidRPr="00691756">
              <w:rPr>
                <w:rFonts w:ascii="Gill Sans MT" w:hAnsi="Gill Sans MT"/>
                <w:rPrChange w:id="239" w:author="usaiduser" w:date="2014-11-09T11:19:00Z">
                  <w:rPr>
                    <w:rFonts w:ascii="Gill Sans MT" w:hAnsi="Gill Sans MT"/>
                    <w:sz w:val="20"/>
                    <w:szCs w:val="20"/>
                  </w:rPr>
                </w:rPrChange>
              </w:rPr>
              <w:t>Manure</w:t>
            </w:r>
          </w:p>
        </w:tc>
        <w:tc>
          <w:tcPr>
            <w:tcW w:w="2214" w:type="dxa"/>
          </w:tcPr>
          <w:p w14:paraId="4F6469D9" w14:textId="77777777" w:rsidR="005C016F" w:rsidRPr="00691756" w:rsidRDefault="005C016F">
            <w:pPr>
              <w:rPr>
                <w:rFonts w:ascii="Gill Sans MT" w:hAnsi="Gill Sans MT"/>
              </w:rPr>
            </w:pPr>
          </w:p>
        </w:tc>
        <w:tc>
          <w:tcPr>
            <w:tcW w:w="2124" w:type="dxa"/>
          </w:tcPr>
          <w:p w14:paraId="5A3D87DE" w14:textId="77777777" w:rsidR="005C016F" w:rsidRPr="00691756" w:rsidRDefault="005C016F">
            <w:pPr>
              <w:spacing w:after="200" w:line="276" w:lineRule="auto"/>
              <w:rPr>
                <w:rFonts w:ascii="Gill Sans MT" w:hAnsi="Gill Sans MT"/>
              </w:rPr>
            </w:pPr>
          </w:p>
        </w:tc>
        <w:tc>
          <w:tcPr>
            <w:tcW w:w="3186" w:type="dxa"/>
          </w:tcPr>
          <w:p w14:paraId="059227EB" w14:textId="77777777" w:rsidR="005C016F" w:rsidRPr="00691756" w:rsidRDefault="005C016F">
            <w:pPr>
              <w:spacing w:after="200" w:line="276" w:lineRule="auto"/>
              <w:rPr>
                <w:rFonts w:ascii="Gill Sans MT" w:hAnsi="Gill Sans MT"/>
              </w:rPr>
            </w:pPr>
          </w:p>
        </w:tc>
      </w:tr>
      <w:tr w:rsidR="005C016F" w:rsidRPr="00691756" w14:paraId="78552BF8" w14:textId="77777777" w:rsidTr="008E7E6A">
        <w:tc>
          <w:tcPr>
            <w:tcW w:w="2574" w:type="dxa"/>
          </w:tcPr>
          <w:p w14:paraId="77B4B950" w14:textId="1F4FB410" w:rsidR="005C016F" w:rsidRPr="00691756" w:rsidRDefault="00F65E5D">
            <w:pPr>
              <w:spacing w:after="200" w:line="276" w:lineRule="auto"/>
              <w:rPr>
                <w:rFonts w:ascii="Gill Sans MT" w:hAnsi="Gill Sans MT"/>
                <w:rPrChange w:id="240" w:author="usaiduser" w:date="2014-11-09T11:19:00Z">
                  <w:rPr>
                    <w:rFonts w:ascii="Gill Sans MT" w:hAnsi="Gill Sans MT"/>
                    <w:sz w:val="20"/>
                    <w:szCs w:val="20"/>
                  </w:rPr>
                </w:rPrChange>
              </w:rPr>
            </w:pPr>
            <w:r w:rsidRPr="00691756">
              <w:rPr>
                <w:rFonts w:ascii="Gill Sans MT" w:hAnsi="Gill Sans MT"/>
                <w:rPrChange w:id="241" w:author="usaiduser" w:date="2014-11-09T11:19:00Z">
                  <w:rPr>
                    <w:rFonts w:ascii="Gill Sans MT" w:hAnsi="Gill Sans MT"/>
                    <w:sz w:val="20"/>
                    <w:szCs w:val="20"/>
                  </w:rPr>
                </w:rPrChange>
              </w:rPr>
              <w:t xml:space="preserve">d. </w:t>
            </w:r>
            <w:r w:rsidR="005C016F" w:rsidRPr="00691756">
              <w:rPr>
                <w:rFonts w:ascii="Gill Sans MT" w:hAnsi="Gill Sans MT"/>
                <w:rPrChange w:id="242" w:author="usaiduser" w:date="2014-11-09T11:19:00Z">
                  <w:rPr>
                    <w:rFonts w:ascii="Gill Sans MT" w:hAnsi="Gill Sans MT"/>
                    <w:sz w:val="20"/>
                    <w:szCs w:val="20"/>
                  </w:rPr>
                </w:rPrChange>
              </w:rPr>
              <w:t>Electricity</w:t>
            </w:r>
          </w:p>
        </w:tc>
        <w:tc>
          <w:tcPr>
            <w:tcW w:w="2214" w:type="dxa"/>
          </w:tcPr>
          <w:p w14:paraId="6B361EC8" w14:textId="77777777" w:rsidR="005C016F" w:rsidRPr="00691756" w:rsidRDefault="005C016F">
            <w:pPr>
              <w:rPr>
                <w:rFonts w:ascii="Gill Sans MT" w:hAnsi="Gill Sans MT"/>
              </w:rPr>
            </w:pPr>
          </w:p>
        </w:tc>
        <w:tc>
          <w:tcPr>
            <w:tcW w:w="2124" w:type="dxa"/>
          </w:tcPr>
          <w:p w14:paraId="1647CE14" w14:textId="77777777" w:rsidR="005C016F" w:rsidRPr="00691756" w:rsidRDefault="005C016F">
            <w:pPr>
              <w:spacing w:after="200" w:line="276" w:lineRule="auto"/>
              <w:rPr>
                <w:rFonts w:ascii="Gill Sans MT" w:hAnsi="Gill Sans MT"/>
              </w:rPr>
            </w:pPr>
          </w:p>
        </w:tc>
        <w:tc>
          <w:tcPr>
            <w:tcW w:w="3186" w:type="dxa"/>
          </w:tcPr>
          <w:p w14:paraId="5BB98CA3" w14:textId="77777777" w:rsidR="005C016F" w:rsidRPr="00691756" w:rsidRDefault="005C016F">
            <w:pPr>
              <w:spacing w:after="200" w:line="276" w:lineRule="auto"/>
              <w:rPr>
                <w:rFonts w:ascii="Gill Sans MT" w:hAnsi="Gill Sans MT"/>
              </w:rPr>
            </w:pPr>
          </w:p>
        </w:tc>
      </w:tr>
      <w:tr w:rsidR="005C016F" w:rsidRPr="00691756" w14:paraId="448B84ED" w14:textId="77777777" w:rsidTr="008E7E6A">
        <w:tc>
          <w:tcPr>
            <w:tcW w:w="2574" w:type="dxa"/>
          </w:tcPr>
          <w:p w14:paraId="7684B25D" w14:textId="4FBB9B8F" w:rsidR="005C016F" w:rsidRPr="00691756" w:rsidRDefault="00F65E5D">
            <w:pPr>
              <w:spacing w:after="200" w:line="276" w:lineRule="auto"/>
              <w:rPr>
                <w:rFonts w:ascii="Gill Sans MT" w:hAnsi="Gill Sans MT"/>
                <w:rPrChange w:id="243" w:author="usaiduser" w:date="2014-11-09T11:19:00Z">
                  <w:rPr>
                    <w:rFonts w:ascii="Gill Sans MT" w:hAnsi="Gill Sans MT"/>
                    <w:sz w:val="20"/>
                    <w:szCs w:val="20"/>
                  </w:rPr>
                </w:rPrChange>
              </w:rPr>
            </w:pPr>
            <w:r w:rsidRPr="00691756">
              <w:rPr>
                <w:rFonts w:ascii="Gill Sans MT" w:hAnsi="Gill Sans MT"/>
                <w:rPrChange w:id="244" w:author="usaiduser" w:date="2014-11-09T11:19:00Z">
                  <w:rPr>
                    <w:rFonts w:ascii="Gill Sans MT" w:hAnsi="Gill Sans MT"/>
                    <w:sz w:val="20"/>
                    <w:szCs w:val="20"/>
                  </w:rPr>
                </w:rPrChange>
              </w:rPr>
              <w:t xml:space="preserve">e. </w:t>
            </w:r>
            <w:r w:rsidR="005C016F" w:rsidRPr="00691756">
              <w:rPr>
                <w:rFonts w:ascii="Gill Sans MT" w:hAnsi="Gill Sans MT"/>
                <w:rPrChange w:id="245" w:author="usaiduser" w:date="2014-11-09T11:19:00Z">
                  <w:rPr>
                    <w:rFonts w:ascii="Gill Sans MT" w:hAnsi="Gill Sans MT"/>
                    <w:sz w:val="20"/>
                    <w:szCs w:val="20"/>
                  </w:rPr>
                </w:rPrChange>
              </w:rPr>
              <w:t>Gas</w:t>
            </w:r>
          </w:p>
        </w:tc>
        <w:tc>
          <w:tcPr>
            <w:tcW w:w="2214" w:type="dxa"/>
          </w:tcPr>
          <w:p w14:paraId="5BBBA1EE" w14:textId="77777777" w:rsidR="005C016F" w:rsidRPr="00691756" w:rsidRDefault="005C016F">
            <w:pPr>
              <w:rPr>
                <w:rFonts w:ascii="Gill Sans MT" w:hAnsi="Gill Sans MT"/>
              </w:rPr>
            </w:pPr>
          </w:p>
        </w:tc>
        <w:tc>
          <w:tcPr>
            <w:tcW w:w="2124" w:type="dxa"/>
          </w:tcPr>
          <w:p w14:paraId="484002F3" w14:textId="77777777" w:rsidR="005C016F" w:rsidRPr="00691756" w:rsidRDefault="005C016F">
            <w:pPr>
              <w:spacing w:after="200" w:line="276" w:lineRule="auto"/>
              <w:rPr>
                <w:rFonts w:ascii="Gill Sans MT" w:hAnsi="Gill Sans MT"/>
              </w:rPr>
            </w:pPr>
          </w:p>
        </w:tc>
        <w:tc>
          <w:tcPr>
            <w:tcW w:w="3186" w:type="dxa"/>
          </w:tcPr>
          <w:p w14:paraId="5ABDF5CC" w14:textId="77777777" w:rsidR="005C016F" w:rsidRPr="00691756" w:rsidRDefault="005C016F">
            <w:pPr>
              <w:spacing w:after="200" w:line="276" w:lineRule="auto"/>
              <w:rPr>
                <w:rFonts w:ascii="Gill Sans MT" w:hAnsi="Gill Sans MT"/>
              </w:rPr>
            </w:pPr>
          </w:p>
        </w:tc>
      </w:tr>
      <w:tr w:rsidR="005C016F" w:rsidRPr="00691756" w14:paraId="766FE807" w14:textId="77777777" w:rsidTr="008E7E6A">
        <w:tc>
          <w:tcPr>
            <w:tcW w:w="2574" w:type="dxa"/>
          </w:tcPr>
          <w:p w14:paraId="37774E91" w14:textId="6B4B9D4E" w:rsidR="005C016F" w:rsidRPr="00691756" w:rsidRDefault="00F65E5D">
            <w:pPr>
              <w:spacing w:after="200" w:line="276" w:lineRule="auto"/>
              <w:rPr>
                <w:rFonts w:ascii="Gill Sans MT" w:hAnsi="Gill Sans MT"/>
                <w:rPrChange w:id="246" w:author="usaiduser" w:date="2014-11-09T11:19:00Z">
                  <w:rPr>
                    <w:rFonts w:ascii="Gill Sans MT" w:hAnsi="Gill Sans MT"/>
                    <w:sz w:val="20"/>
                    <w:szCs w:val="20"/>
                  </w:rPr>
                </w:rPrChange>
              </w:rPr>
            </w:pPr>
            <w:r w:rsidRPr="00691756">
              <w:rPr>
                <w:rFonts w:ascii="Gill Sans MT" w:hAnsi="Gill Sans MT"/>
                <w:rPrChange w:id="247" w:author="usaiduser" w:date="2014-11-09T11:19:00Z">
                  <w:rPr>
                    <w:rFonts w:ascii="Gill Sans MT" w:hAnsi="Gill Sans MT"/>
                    <w:sz w:val="20"/>
                    <w:szCs w:val="20"/>
                  </w:rPr>
                </w:rPrChange>
              </w:rPr>
              <w:t xml:space="preserve">f. </w:t>
            </w:r>
            <w:r w:rsidR="005C016F" w:rsidRPr="00691756">
              <w:rPr>
                <w:rFonts w:ascii="Gill Sans MT" w:hAnsi="Gill Sans MT"/>
                <w:rPrChange w:id="248" w:author="usaiduser" w:date="2014-11-09T11:19:00Z">
                  <w:rPr>
                    <w:rFonts w:ascii="Gill Sans MT" w:hAnsi="Gill Sans MT"/>
                    <w:sz w:val="20"/>
                    <w:szCs w:val="20"/>
                  </w:rPr>
                </w:rPrChange>
              </w:rPr>
              <w:t>Kerosene/paraffin</w:t>
            </w:r>
          </w:p>
        </w:tc>
        <w:tc>
          <w:tcPr>
            <w:tcW w:w="2214" w:type="dxa"/>
          </w:tcPr>
          <w:p w14:paraId="770DDBAD" w14:textId="77777777" w:rsidR="005C016F" w:rsidRPr="00691756" w:rsidRDefault="005C016F">
            <w:pPr>
              <w:rPr>
                <w:rFonts w:ascii="Gill Sans MT" w:hAnsi="Gill Sans MT"/>
              </w:rPr>
            </w:pPr>
          </w:p>
        </w:tc>
        <w:tc>
          <w:tcPr>
            <w:tcW w:w="2124" w:type="dxa"/>
          </w:tcPr>
          <w:p w14:paraId="69B1753B" w14:textId="77777777" w:rsidR="005C016F" w:rsidRPr="00691756" w:rsidRDefault="005C016F">
            <w:pPr>
              <w:spacing w:after="200" w:line="276" w:lineRule="auto"/>
              <w:rPr>
                <w:rFonts w:ascii="Gill Sans MT" w:hAnsi="Gill Sans MT"/>
              </w:rPr>
            </w:pPr>
          </w:p>
        </w:tc>
        <w:tc>
          <w:tcPr>
            <w:tcW w:w="3186" w:type="dxa"/>
          </w:tcPr>
          <w:p w14:paraId="57EB3C29" w14:textId="77777777" w:rsidR="005C016F" w:rsidRPr="00691756" w:rsidRDefault="005C016F">
            <w:pPr>
              <w:spacing w:after="200" w:line="276" w:lineRule="auto"/>
              <w:rPr>
                <w:rFonts w:ascii="Gill Sans MT" w:hAnsi="Gill Sans MT"/>
              </w:rPr>
            </w:pPr>
          </w:p>
        </w:tc>
      </w:tr>
      <w:tr w:rsidR="005C016F" w:rsidRPr="00691756" w14:paraId="3B0135C0" w14:textId="77777777" w:rsidTr="008E7E6A">
        <w:trPr>
          <w:trHeight w:val="161"/>
        </w:trPr>
        <w:tc>
          <w:tcPr>
            <w:tcW w:w="2574" w:type="dxa"/>
          </w:tcPr>
          <w:p w14:paraId="3E254D67" w14:textId="4EDEA9CD" w:rsidR="005C016F" w:rsidRPr="00691756" w:rsidRDefault="00F65E5D">
            <w:pPr>
              <w:spacing w:after="200" w:line="276" w:lineRule="auto"/>
              <w:rPr>
                <w:rFonts w:ascii="Gill Sans MT" w:hAnsi="Gill Sans MT"/>
                <w:rPrChange w:id="249" w:author="usaiduser" w:date="2014-11-09T11:19:00Z">
                  <w:rPr>
                    <w:rFonts w:ascii="Gill Sans MT" w:hAnsi="Gill Sans MT"/>
                    <w:sz w:val="20"/>
                    <w:szCs w:val="20"/>
                  </w:rPr>
                </w:rPrChange>
              </w:rPr>
            </w:pPr>
            <w:r w:rsidRPr="00691756">
              <w:rPr>
                <w:rFonts w:ascii="Gill Sans MT" w:hAnsi="Gill Sans MT"/>
                <w:rPrChange w:id="250" w:author="usaiduser" w:date="2014-11-09T11:19:00Z">
                  <w:rPr>
                    <w:rFonts w:ascii="Gill Sans MT" w:hAnsi="Gill Sans MT"/>
                    <w:sz w:val="20"/>
                    <w:szCs w:val="20"/>
                  </w:rPr>
                </w:rPrChange>
              </w:rPr>
              <w:t xml:space="preserve">g. </w:t>
            </w:r>
            <w:r w:rsidR="005C016F" w:rsidRPr="00691756">
              <w:rPr>
                <w:rFonts w:ascii="Gill Sans MT" w:hAnsi="Gill Sans MT"/>
                <w:rPrChange w:id="251" w:author="usaiduser" w:date="2014-11-09T11:19:00Z">
                  <w:rPr>
                    <w:rFonts w:ascii="Gill Sans MT" w:hAnsi="Gill Sans MT"/>
                    <w:sz w:val="20"/>
                    <w:szCs w:val="20"/>
                  </w:rPr>
                </w:rPrChange>
              </w:rPr>
              <w:t>Solar</w:t>
            </w:r>
          </w:p>
        </w:tc>
        <w:tc>
          <w:tcPr>
            <w:tcW w:w="2214" w:type="dxa"/>
          </w:tcPr>
          <w:p w14:paraId="381741CF" w14:textId="77777777" w:rsidR="005C016F" w:rsidRPr="00691756" w:rsidRDefault="005C016F">
            <w:pPr>
              <w:rPr>
                <w:rFonts w:ascii="Gill Sans MT" w:hAnsi="Gill Sans MT"/>
              </w:rPr>
            </w:pPr>
          </w:p>
        </w:tc>
        <w:tc>
          <w:tcPr>
            <w:tcW w:w="2124" w:type="dxa"/>
          </w:tcPr>
          <w:p w14:paraId="6F44706C" w14:textId="77777777" w:rsidR="005C016F" w:rsidRPr="00691756" w:rsidRDefault="005C016F">
            <w:pPr>
              <w:spacing w:after="200" w:line="276" w:lineRule="auto"/>
              <w:rPr>
                <w:rFonts w:ascii="Gill Sans MT" w:hAnsi="Gill Sans MT"/>
              </w:rPr>
            </w:pPr>
          </w:p>
        </w:tc>
        <w:tc>
          <w:tcPr>
            <w:tcW w:w="3186" w:type="dxa"/>
          </w:tcPr>
          <w:p w14:paraId="2F99D15A" w14:textId="77777777" w:rsidR="005C016F" w:rsidRPr="00691756" w:rsidRDefault="005C016F">
            <w:pPr>
              <w:spacing w:after="200" w:line="276" w:lineRule="auto"/>
              <w:rPr>
                <w:rFonts w:ascii="Gill Sans MT" w:hAnsi="Gill Sans MT"/>
              </w:rPr>
            </w:pPr>
          </w:p>
        </w:tc>
      </w:tr>
    </w:tbl>
    <w:p w14:paraId="18BAD2D9" w14:textId="77777777" w:rsidR="00AC07EE" w:rsidRPr="00BE068B" w:rsidRDefault="00AC07EE">
      <w:pPr>
        <w:rPr>
          <w:rFonts w:ascii="Gill Sans MT" w:hAnsi="Gill Sans MT"/>
          <w:b/>
        </w:rPr>
      </w:pPr>
    </w:p>
    <w:tbl>
      <w:tblPr>
        <w:tblStyle w:val="TableGrid"/>
        <w:tblW w:w="10098" w:type="dxa"/>
        <w:tblLook w:val="04A0" w:firstRow="1" w:lastRow="0" w:firstColumn="1" w:lastColumn="0" w:noHBand="0" w:noVBand="1"/>
      </w:tblPr>
      <w:tblGrid>
        <w:gridCol w:w="625"/>
        <w:gridCol w:w="4390"/>
        <w:gridCol w:w="4633"/>
        <w:gridCol w:w="450"/>
      </w:tblGrid>
      <w:tr w:rsidR="00275BD5" w:rsidRPr="00BE068B" w14:paraId="6AA8DE30" w14:textId="77777777" w:rsidTr="00275BD5">
        <w:tc>
          <w:tcPr>
            <w:tcW w:w="625" w:type="dxa"/>
          </w:tcPr>
          <w:p w14:paraId="72068F5D" w14:textId="5BE51F0E" w:rsidR="00AC07EE" w:rsidRPr="00BE068B" w:rsidRDefault="00F65E5D">
            <w:pPr>
              <w:rPr>
                <w:rFonts w:ascii="Gill Sans MT" w:hAnsi="Gill Sans MT"/>
                <w:sz w:val="20"/>
                <w:szCs w:val="20"/>
              </w:rPr>
            </w:pPr>
            <w:r w:rsidRPr="00BE068B">
              <w:rPr>
                <w:rFonts w:ascii="Gill Sans MT" w:hAnsi="Gill Sans MT"/>
                <w:sz w:val="20"/>
                <w:szCs w:val="20"/>
              </w:rPr>
              <w:t xml:space="preserve">O.13 </w:t>
            </w:r>
          </w:p>
        </w:tc>
        <w:tc>
          <w:tcPr>
            <w:tcW w:w="4390" w:type="dxa"/>
          </w:tcPr>
          <w:p w14:paraId="1411D852" w14:textId="1C531B5E" w:rsidR="00AC07EE" w:rsidRPr="00BE068B" w:rsidRDefault="00AC07EE">
            <w:pPr>
              <w:rPr>
                <w:rFonts w:ascii="Gill Sans MT" w:hAnsi="Gill Sans MT"/>
                <w:sz w:val="20"/>
                <w:szCs w:val="20"/>
              </w:rPr>
            </w:pPr>
            <w:r w:rsidRPr="00BE068B">
              <w:rPr>
                <w:rFonts w:ascii="Gill Sans MT" w:hAnsi="Gill Sans MT"/>
                <w:sz w:val="20"/>
                <w:szCs w:val="20"/>
              </w:rPr>
              <w:t xml:space="preserve">Are you currently using an energy-efficient cookstove? </w:t>
            </w:r>
          </w:p>
        </w:tc>
        <w:tc>
          <w:tcPr>
            <w:tcW w:w="4633" w:type="dxa"/>
          </w:tcPr>
          <w:p w14:paraId="0B3E5800" w14:textId="77777777" w:rsidR="00AC07EE" w:rsidRPr="00BE068B" w:rsidRDefault="00AC07EE">
            <w:pPr>
              <w:rPr>
                <w:rFonts w:ascii="Gill Sans MT" w:hAnsi="Gill Sans MT"/>
                <w:sz w:val="20"/>
                <w:szCs w:val="20"/>
              </w:rPr>
            </w:pPr>
            <w:r w:rsidRPr="00BE068B">
              <w:rPr>
                <w:rFonts w:ascii="Gill Sans MT" w:hAnsi="Gill Sans MT"/>
                <w:sz w:val="20"/>
                <w:szCs w:val="20"/>
              </w:rPr>
              <w:t>0=No</w:t>
            </w:r>
          </w:p>
          <w:p w14:paraId="56194365" w14:textId="77777777" w:rsidR="00AC07EE" w:rsidRPr="00BE068B" w:rsidRDefault="00AC07EE">
            <w:pPr>
              <w:rPr>
                <w:rFonts w:ascii="Gill Sans MT" w:hAnsi="Gill Sans MT"/>
                <w:sz w:val="20"/>
                <w:szCs w:val="20"/>
              </w:rPr>
            </w:pPr>
            <w:r w:rsidRPr="00BE068B">
              <w:rPr>
                <w:rFonts w:ascii="Gill Sans MT" w:hAnsi="Gill Sans MT"/>
                <w:sz w:val="20"/>
                <w:szCs w:val="20"/>
              </w:rPr>
              <w:t>1=Yes</w:t>
            </w:r>
          </w:p>
          <w:p w14:paraId="00B6C7B8" w14:textId="12B51853" w:rsidR="00AC07EE" w:rsidRPr="00BE068B" w:rsidRDefault="00AC07EE">
            <w:pPr>
              <w:rPr>
                <w:rFonts w:ascii="Gill Sans MT" w:hAnsi="Gill Sans MT"/>
                <w:b/>
              </w:rPr>
            </w:pPr>
            <w:r w:rsidRPr="00BE068B">
              <w:rPr>
                <w:rFonts w:ascii="Gill Sans MT" w:hAnsi="Gill Sans MT"/>
                <w:sz w:val="20"/>
                <w:szCs w:val="20"/>
              </w:rPr>
              <w:t>888=Don’t know</w:t>
            </w:r>
          </w:p>
        </w:tc>
        <w:tc>
          <w:tcPr>
            <w:tcW w:w="450" w:type="dxa"/>
          </w:tcPr>
          <w:p w14:paraId="7F1884BA" w14:textId="77777777" w:rsidR="00AC07EE" w:rsidRPr="00BE068B" w:rsidRDefault="00AC07EE">
            <w:pPr>
              <w:rPr>
                <w:rFonts w:ascii="Gill Sans MT" w:hAnsi="Gill Sans MT"/>
                <w:b/>
              </w:rPr>
            </w:pPr>
          </w:p>
        </w:tc>
      </w:tr>
      <w:tr w:rsidR="00275BD5" w:rsidRPr="00BE068B" w14:paraId="2260CCAE" w14:textId="77777777" w:rsidTr="00275BD5">
        <w:tc>
          <w:tcPr>
            <w:tcW w:w="625" w:type="dxa"/>
          </w:tcPr>
          <w:p w14:paraId="6B60BE29" w14:textId="7FE54A9A" w:rsidR="00AC07EE" w:rsidRPr="00BE068B" w:rsidRDefault="00F65E5D">
            <w:pPr>
              <w:rPr>
                <w:rFonts w:ascii="Gill Sans MT" w:hAnsi="Gill Sans MT"/>
                <w:sz w:val="20"/>
                <w:szCs w:val="20"/>
              </w:rPr>
            </w:pPr>
            <w:r w:rsidRPr="00BE068B">
              <w:rPr>
                <w:rFonts w:ascii="Gill Sans MT" w:hAnsi="Gill Sans MT"/>
                <w:sz w:val="20"/>
                <w:szCs w:val="20"/>
              </w:rPr>
              <w:t>O.14</w:t>
            </w:r>
          </w:p>
        </w:tc>
        <w:tc>
          <w:tcPr>
            <w:tcW w:w="4390" w:type="dxa"/>
          </w:tcPr>
          <w:p w14:paraId="3B4DAAD5" w14:textId="77777777" w:rsidR="00AC07EE" w:rsidRPr="00BE068B" w:rsidRDefault="00AC07EE">
            <w:pPr>
              <w:rPr>
                <w:rFonts w:ascii="Gill Sans MT" w:hAnsi="Gill Sans MT"/>
                <w:sz w:val="20"/>
                <w:szCs w:val="20"/>
              </w:rPr>
            </w:pPr>
            <w:r w:rsidRPr="00BE068B">
              <w:rPr>
                <w:rFonts w:ascii="Gill Sans MT" w:hAnsi="Gill Sans MT"/>
                <w:sz w:val="20"/>
                <w:szCs w:val="20"/>
              </w:rPr>
              <w:t xml:space="preserve">Why are you not using an energy-efficient cookstove? </w:t>
            </w:r>
          </w:p>
          <w:p w14:paraId="413EABD7" w14:textId="5BA605EE" w:rsidR="00AC07EE" w:rsidRPr="00BE068B" w:rsidRDefault="00AC07EE">
            <w:pPr>
              <w:rPr>
                <w:rFonts w:ascii="Gill Sans MT" w:hAnsi="Gill Sans MT"/>
                <w:i/>
                <w:sz w:val="20"/>
                <w:szCs w:val="20"/>
              </w:rPr>
            </w:pPr>
            <w:r w:rsidRPr="00BE068B">
              <w:rPr>
                <w:rFonts w:ascii="Gill Sans MT" w:hAnsi="Gill Sans MT"/>
                <w:i/>
                <w:sz w:val="20"/>
                <w:szCs w:val="20"/>
              </w:rPr>
              <w:t>Probe and code. Select all that apply</w:t>
            </w:r>
          </w:p>
        </w:tc>
        <w:tc>
          <w:tcPr>
            <w:tcW w:w="4633" w:type="dxa"/>
          </w:tcPr>
          <w:p w14:paraId="13F005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1=Too expensive</w:t>
            </w:r>
          </w:p>
          <w:p w14:paraId="7A1596FB"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2=Not available</w:t>
            </w:r>
          </w:p>
          <w:p w14:paraId="294E07AE"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3=Don’t know how to use it</w:t>
            </w:r>
          </w:p>
          <w:p w14:paraId="318978A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4=More time-consuming</w:t>
            </w:r>
          </w:p>
          <w:p w14:paraId="01E65B5D"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5=Because of the small</w:t>
            </w:r>
          </w:p>
          <w:p w14:paraId="7D4BB734"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6=Just don’t want to</w:t>
            </w:r>
          </w:p>
          <w:p w14:paraId="5CC03D7A"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7=No reason to use an alternative – there is plenty of wood/charcoal</w:t>
            </w:r>
          </w:p>
          <w:p w14:paraId="56035E57" w14:textId="77777777" w:rsidR="00AC07EE" w:rsidRPr="00BE068B" w:rsidRDefault="00AC07EE" w:rsidP="00AC07EE">
            <w:pPr>
              <w:rPr>
                <w:rFonts w:ascii="Gill Sans MT" w:hAnsi="Gill Sans MT"/>
                <w:sz w:val="20"/>
                <w:szCs w:val="20"/>
              </w:rPr>
            </w:pPr>
            <w:r w:rsidRPr="00BE068B">
              <w:rPr>
                <w:rFonts w:ascii="Gill Sans MT" w:hAnsi="Gill Sans MT"/>
                <w:sz w:val="20"/>
                <w:szCs w:val="20"/>
              </w:rPr>
              <w:t xml:space="preserve">8=Cultural reasons </w:t>
            </w:r>
          </w:p>
          <w:p w14:paraId="796C2C38" w14:textId="5A471475" w:rsidR="00AC07EE" w:rsidRPr="00BE068B" w:rsidRDefault="00AC07EE" w:rsidP="00AC07EE">
            <w:pPr>
              <w:rPr>
                <w:rFonts w:ascii="Gill Sans MT" w:hAnsi="Gill Sans MT"/>
                <w:sz w:val="20"/>
                <w:szCs w:val="20"/>
              </w:rPr>
            </w:pPr>
            <w:r w:rsidRPr="00BE068B">
              <w:rPr>
                <w:rFonts w:ascii="Gill Sans MT" w:hAnsi="Gill Sans MT"/>
                <w:sz w:val="20"/>
                <w:szCs w:val="20"/>
              </w:rPr>
              <w:t>97=Other, specify</w:t>
            </w:r>
          </w:p>
        </w:tc>
        <w:tc>
          <w:tcPr>
            <w:tcW w:w="450" w:type="dxa"/>
          </w:tcPr>
          <w:p w14:paraId="45E94DF7" w14:textId="77777777" w:rsidR="00AC07EE" w:rsidRPr="00BE068B" w:rsidRDefault="00AC07EE">
            <w:pPr>
              <w:rPr>
                <w:rFonts w:ascii="Gill Sans MT" w:hAnsi="Gill Sans MT"/>
                <w:b/>
              </w:rPr>
            </w:pPr>
          </w:p>
        </w:tc>
      </w:tr>
    </w:tbl>
    <w:p w14:paraId="046BA8F0" w14:textId="77777777" w:rsidR="00F65E5D" w:rsidRPr="00BE068B" w:rsidRDefault="00F65E5D" w:rsidP="00F65E5D">
      <w:pPr>
        <w:rPr>
          <w:rFonts w:ascii="Gill Sans MT" w:hAnsi="Gill Sans MT"/>
          <w:b/>
        </w:rPr>
      </w:pPr>
    </w:p>
    <w:p w14:paraId="1BAB879B" w14:textId="3A5906EE" w:rsidR="00747FDE" w:rsidRPr="00BE068B" w:rsidRDefault="00747FDE" w:rsidP="00F65E5D">
      <w:pPr>
        <w:rPr>
          <w:rFonts w:ascii="Gill Sans MT" w:hAnsi="Gill Sans MT"/>
          <w:b/>
        </w:rPr>
      </w:pPr>
      <w:r w:rsidRPr="00BE068B">
        <w:rPr>
          <w:rFonts w:ascii="Gill Sans MT" w:hAnsi="Gill Sans MT"/>
          <w:b/>
        </w:rPr>
        <w:t>S</w:t>
      </w:r>
      <w:r w:rsidR="00B41661" w:rsidRPr="00BE068B">
        <w:rPr>
          <w:rFonts w:ascii="Gill Sans MT" w:hAnsi="Gill Sans MT"/>
          <w:b/>
        </w:rPr>
        <w:t>ECTION P</w:t>
      </w:r>
      <w:r w:rsidRPr="00BE068B">
        <w:rPr>
          <w:rFonts w:ascii="Gill Sans MT" w:hAnsi="Gill Sans MT"/>
          <w:b/>
        </w:rPr>
        <w:t>. CLIMATE CHANGE ADAPTATION</w:t>
      </w:r>
    </w:p>
    <w:p w14:paraId="1E7DFF2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r w:rsidRPr="00BE068B">
        <w:rPr>
          <w:rFonts w:ascii="Gill Sans MT" w:hAnsi="Gill Sans MT"/>
        </w:rPr>
        <w:t xml:space="preserve">We would like to learn about shocks from climate change and weather extremes that affected your household in the past 5 years. </w:t>
      </w:r>
      <w:r w:rsidRPr="00BE068B">
        <w:rPr>
          <w:rFonts w:ascii="Gill Sans MT" w:hAnsi="Gill Sans MT" w:cs="ArialNarrow"/>
        </w:rPr>
        <w:t>Has this household been affected by a serious shock—an event that led to a serious reduction in your asset holdings, caused your household income to fall substantially or resulted in a significant reduction in consumption?</w:t>
      </w:r>
    </w:p>
    <w:tbl>
      <w:tblPr>
        <w:tblW w:w="10028" w:type="dxa"/>
        <w:tblInd w:w="-5" w:type="dxa"/>
        <w:tblLayout w:type="fixed"/>
        <w:tblCellMar>
          <w:left w:w="29" w:type="dxa"/>
          <w:right w:w="29" w:type="dxa"/>
        </w:tblCellMar>
        <w:tblLook w:val="0000" w:firstRow="0" w:lastRow="0" w:firstColumn="0" w:lastColumn="0" w:noHBand="0" w:noVBand="0"/>
      </w:tblPr>
      <w:tblGrid>
        <w:gridCol w:w="572"/>
        <w:gridCol w:w="4682"/>
        <w:gridCol w:w="2513"/>
        <w:gridCol w:w="1536"/>
        <w:gridCol w:w="694"/>
        <w:gridCol w:w="31"/>
      </w:tblGrid>
      <w:tr w:rsidR="00747FDE" w:rsidRPr="00BE068B" w14:paraId="5AD44738"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62B25DB2" w14:textId="313CB5D0"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w:t>
            </w:r>
          </w:p>
        </w:tc>
        <w:tc>
          <w:tcPr>
            <w:tcW w:w="4682" w:type="dxa"/>
            <w:tcBorders>
              <w:top w:val="single" w:sz="4" w:space="0" w:color="000000"/>
              <w:left w:val="single" w:sz="4" w:space="0" w:color="auto"/>
              <w:bottom w:val="single" w:sz="4" w:space="0" w:color="000000"/>
            </w:tcBorders>
          </w:tcPr>
          <w:p w14:paraId="616C4716"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DROUGHT</w:t>
            </w:r>
            <w:r w:rsidRPr="00BE068B">
              <w:rPr>
                <w:rFonts w:ascii="Gill Sans MT" w:hAnsi="Gill Sans MT" w:cs="ArialNarrow"/>
              </w:rPr>
              <w:t>?</w:t>
            </w:r>
          </w:p>
          <w:p w14:paraId="6FC17065" w14:textId="41E8628C"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 P10</w:t>
            </w:r>
          </w:p>
        </w:tc>
        <w:tc>
          <w:tcPr>
            <w:tcW w:w="4049" w:type="dxa"/>
            <w:gridSpan w:val="2"/>
            <w:tcBorders>
              <w:top w:val="single" w:sz="4" w:space="0" w:color="000000"/>
              <w:bottom w:val="single" w:sz="4" w:space="0" w:color="000000"/>
              <w:right w:val="single" w:sz="18" w:space="0" w:color="000000"/>
            </w:tcBorders>
          </w:tcPr>
          <w:p w14:paraId="6B01C0C2" w14:textId="77777777" w:rsidR="00747FDE" w:rsidRPr="00BE068B" w:rsidRDefault="00747FDE" w:rsidP="00747FDE">
            <w:pPr>
              <w:spacing w:after="0"/>
              <w:rPr>
                <w:rFonts w:ascii="Gill Sans MT" w:hAnsi="Gill Sans MT"/>
              </w:rPr>
            </w:pPr>
            <w:r w:rsidRPr="00BE068B">
              <w:rPr>
                <w:rFonts w:ascii="Gill Sans MT" w:hAnsi="Gill Sans MT"/>
              </w:rPr>
              <w:t>1=No</w:t>
            </w:r>
          </w:p>
          <w:p w14:paraId="3D4CCC3C" w14:textId="77777777" w:rsidR="00747FDE" w:rsidRPr="00BE068B" w:rsidRDefault="00747FDE" w:rsidP="00747FDE">
            <w:pPr>
              <w:spacing w:after="0"/>
              <w:rPr>
                <w:rFonts w:ascii="Gill Sans MT" w:hAnsi="Gill Sans MT"/>
              </w:rPr>
            </w:pPr>
            <w:r w:rsidRPr="00BE068B">
              <w:rPr>
                <w:rFonts w:ascii="Gill Sans MT" w:hAnsi="Gill Sans MT"/>
              </w:rPr>
              <w:t>2=Yes</w:t>
            </w:r>
            <w:r w:rsidRPr="00BE068B" w:rsidDel="00226116">
              <w:rPr>
                <w:rFonts w:ascii="Gill Sans MT" w:hAnsi="Gill Sans MT"/>
              </w:rPr>
              <w:t xml:space="preserve"> </w:t>
            </w:r>
          </w:p>
          <w:p w14:paraId="4643FA14"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38DDBAC4"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D52C174"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F65E5D" w:rsidRPr="00BE068B" w14:paraId="39768E2A"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CBD2582" w14:textId="0117B001" w:rsidR="00F65E5D" w:rsidRPr="00BE068B" w:rsidRDefault="00F65E5D" w:rsidP="00747FDE">
            <w:pPr>
              <w:spacing w:after="0"/>
              <w:rPr>
                <w:rFonts w:ascii="Gill Sans MT" w:hAnsi="Gill Sans MT"/>
                <w:w w:val="105"/>
              </w:rPr>
            </w:pPr>
            <w:r w:rsidRPr="00BE068B">
              <w:rPr>
                <w:rFonts w:ascii="Gill Sans MT" w:hAnsi="Gill Sans MT"/>
                <w:w w:val="105"/>
              </w:rPr>
              <w:t>P.2</w:t>
            </w:r>
          </w:p>
        </w:tc>
        <w:tc>
          <w:tcPr>
            <w:tcW w:w="4682" w:type="dxa"/>
            <w:tcBorders>
              <w:top w:val="single" w:sz="4" w:space="0" w:color="000000"/>
              <w:left w:val="single" w:sz="4" w:space="0" w:color="auto"/>
              <w:bottom w:val="single" w:sz="4" w:space="0" w:color="000000"/>
              <w:right w:val="single" w:sz="18" w:space="0" w:color="000000"/>
            </w:tcBorders>
          </w:tcPr>
          <w:p w14:paraId="764E747A" w14:textId="77777777" w:rsidR="00F65E5D" w:rsidRPr="00BE068B" w:rsidRDefault="00F65E5D" w:rsidP="00747FDE">
            <w:pPr>
              <w:spacing w:after="0"/>
              <w:rPr>
                <w:rFonts w:ascii="Gill Sans MT" w:hAnsi="Gill Sans MT" w:cs="ArialNarrow"/>
              </w:rPr>
            </w:pPr>
            <w:r w:rsidRPr="00BE068B">
              <w:rPr>
                <w:rFonts w:ascii="Gill Sans MT" w:hAnsi="Gill Sans MT" w:cs="ArialNarrow"/>
              </w:rPr>
              <w:t>What years was your HH affected by the drought?</w:t>
            </w:r>
          </w:p>
          <w:p w14:paraId="17DC20A6" w14:textId="2452D063" w:rsidR="00F65E5D" w:rsidRPr="00BE068B" w:rsidRDefault="00F65E5D" w:rsidP="00747FDE">
            <w:pPr>
              <w:spacing w:after="0"/>
              <w:rPr>
                <w:rFonts w:ascii="Gill Sans MT" w:hAnsi="Gill Sans MT" w:cs="ArialNarrow"/>
              </w:rPr>
            </w:pPr>
            <w:r w:rsidRPr="00BE068B">
              <w:rPr>
                <w:rFonts w:ascii="Gill Sans MT" w:hAnsi="Gill Sans MT" w:cs="ArialNarrow"/>
                <w:i/>
              </w:rPr>
              <w:t>Select</w:t>
            </w:r>
            <w:del w:id="252" w:author="usaiduser" w:date="2014-11-09T11:20:00Z">
              <w:r w:rsidRPr="00BE068B" w:rsidDel="00691756">
                <w:rPr>
                  <w:rFonts w:ascii="Gill Sans MT" w:hAnsi="Gill Sans MT" w:cs="ArialNarrow"/>
                  <w:i/>
                </w:rPr>
                <w:delText>a</w:delText>
              </w:r>
            </w:del>
            <w:r w:rsidRPr="00BE068B">
              <w:rPr>
                <w:rFonts w:ascii="Gill Sans MT" w:hAnsi="Gill Sans MT" w:cs="ArialNarrow"/>
                <w:i/>
              </w:rPr>
              <w:t xml:space="preserve"> all that apply </w:t>
            </w:r>
            <w:r w:rsidRPr="00BE068B">
              <w:rPr>
                <w:rFonts w:ascii="Gill Sans MT" w:hAnsi="Gill Sans MT" w:cs="ArialNarrow"/>
              </w:rPr>
              <w:t xml:space="preserve">   </w:t>
            </w:r>
          </w:p>
        </w:tc>
        <w:tc>
          <w:tcPr>
            <w:tcW w:w="2512" w:type="dxa"/>
            <w:tcBorders>
              <w:top w:val="single" w:sz="4" w:space="0" w:color="000000"/>
              <w:left w:val="single" w:sz="4" w:space="0" w:color="auto"/>
              <w:bottom w:val="single" w:sz="4" w:space="0" w:color="000000"/>
              <w:right w:val="single" w:sz="18" w:space="0" w:color="000000"/>
            </w:tcBorders>
          </w:tcPr>
          <w:p w14:paraId="72DD3A26" w14:textId="77777777" w:rsidR="00F65E5D" w:rsidRPr="00BE068B" w:rsidRDefault="00F65E5D" w:rsidP="00747FDE">
            <w:pPr>
              <w:spacing w:after="0"/>
              <w:rPr>
                <w:rFonts w:ascii="Gill Sans MT" w:hAnsi="Gill Sans MT" w:cs="ArialNarrow"/>
              </w:rPr>
            </w:pPr>
            <w:r w:rsidRPr="00BE068B">
              <w:rPr>
                <w:rFonts w:ascii="Gill Sans MT" w:hAnsi="Gill Sans MT" w:cs="ArialNarrow"/>
              </w:rPr>
              <w:t xml:space="preserve"> 2014</w:t>
            </w:r>
          </w:p>
          <w:p w14:paraId="7C5605AF"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2013</w:t>
            </w:r>
          </w:p>
          <w:p w14:paraId="256EF963"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2012</w:t>
            </w:r>
          </w:p>
          <w:p w14:paraId="25790F0F" w14:textId="77777777" w:rsidR="00F65E5D" w:rsidRPr="00BE068B" w:rsidRDefault="00F65E5D" w:rsidP="00747FDE">
            <w:pPr>
              <w:spacing w:after="0"/>
              <w:rPr>
                <w:rFonts w:ascii="Gill Sans MT" w:hAnsi="Gill Sans MT" w:cs="ArialNarrow"/>
              </w:rPr>
            </w:pPr>
            <w:r w:rsidRPr="00BE068B">
              <w:rPr>
                <w:rFonts w:ascii="Gill Sans MT" w:hAnsi="Gill Sans MT" w:cs="ArialNarrow"/>
              </w:rPr>
              <w:t>2011</w:t>
            </w:r>
          </w:p>
          <w:p w14:paraId="1F54B0DD" w14:textId="268FD0EA" w:rsidR="00F65E5D" w:rsidRPr="00BE068B" w:rsidRDefault="00F65E5D" w:rsidP="00747FDE">
            <w:pPr>
              <w:spacing w:after="0"/>
              <w:rPr>
                <w:rFonts w:ascii="Gill Sans MT" w:hAnsi="Gill Sans MT" w:cs="ArialNarrow"/>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F11D073"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E6AEC" w:rsidRPr="00BE068B" w14:paraId="7EECC431" w14:textId="77777777" w:rsidTr="00BE6AEC">
        <w:trPr>
          <w:gridAfter w:val="1"/>
          <w:wAfter w:w="31" w:type="dxa"/>
          <w:trHeight w:val="20"/>
        </w:trPr>
        <w:tc>
          <w:tcPr>
            <w:tcW w:w="573" w:type="dxa"/>
            <w:tcBorders>
              <w:top w:val="single" w:sz="4" w:space="0" w:color="000000"/>
              <w:left w:val="single" w:sz="4" w:space="0" w:color="000000"/>
              <w:bottom w:val="single" w:sz="4" w:space="0" w:color="000000"/>
              <w:right w:val="single" w:sz="4" w:space="0" w:color="auto"/>
            </w:tcBorders>
          </w:tcPr>
          <w:p w14:paraId="1438B88D" w14:textId="30437297" w:rsidR="00BE6AEC" w:rsidRPr="00BE068B" w:rsidRDefault="00BE6AEC" w:rsidP="00747FDE">
            <w:pPr>
              <w:spacing w:after="0"/>
              <w:rPr>
                <w:rFonts w:ascii="Gill Sans MT" w:hAnsi="Gill Sans MT"/>
                <w:w w:val="105"/>
              </w:rPr>
            </w:pPr>
            <w:r w:rsidRPr="00BE068B">
              <w:rPr>
                <w:rFonts w:ascii="Gill Sans MT" w:hAnsi="Gill Sans MT"/>
                <w:w w:val="105"/>
              </w:rPr>
              <w:t>P.3</w:t>
            </w:r>
          </w:p>
        </w:tc>
        <w:tc>
          <w:tcPr>
            <w:tcW w:w="4681" w:type="dxa"/>
            <w:tcBorders>
              <w:top w:val="single" w:sz="4" w:space="0" w:color="000000"/>
              <w:left w:val="single" w:sz="4" w:space="0" w:color="auto"/>
              <w:bottom w:val="single" w:sz="4" w:space="0" w:color="000000"/>
              <w:right w:val="single" w:sz="18" w:space="0" w:color="000000"/>
            </w:tcBorders>
          </w:tcPr>
          <w:p w14:paraId="3C6BEBC3" w14:textId="77777777" w:rsidR="00BE6AEC" w:rsidRPr="00BE068B" w:rsidRDefault="00BE6AEC" w:rsidP="00747FDE">
            <w:pPr>
              <w:spacing w:after="0"/>
              <w:rPr>
                <w:rFonts w:ascii="Gill Sans MT" w:hAnsi="Gill Sans MT"/>
                <w:w w:val="105"/>
              </w:rPr>
            </w:pPr>
            <w:r w:rsidRPr="00BE068B">
              <w:rPr>
                <w:rFonts w:ascii="Gill Sans MT" w:hAnsi="Gill Sans MT" w:cs="ArialNarrow"/>
              </w:rPr>
              <w:t>If more than one year – what year did your HH experience the worst drought?</w:t>
            </w:r>
          </w:p>
        </w:tc>
        <w:tc>
          <w:tcPr>
            <w:tcW w:w="2513" w:type="dxa"/>
            <w:tcBorders>
              <w:top w:val="single" w:sz="4" w:space="0" w:color="000000"/>
              <w:left w:val="single" w:sz="4" w:space="0" w:color="auto"/>
              <w:bottom w:val="single" w:sz="4" w:space="0" w:color="000000"/>
              <w:right w:val="single" w:sz="18" w:space="0" w:color="000000"/>
            </w:tcBorders>
          </w:tcPr>
          <w:p w14:paraId="13406FA9"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2A085560"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1CC01972"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109CEE8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5F0CC426" w14:textId="6F7768C9"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230" w:type="dxa"/>
            <w:gridSpan w:val="2"/>
            <w:tcBorders>
              <w:top w:val="single" w:sz="18" w:space="0" w:color="000000"/>
              <w:left w:val="single" w:sz="18" w:space="0" w:color="000000"/>
              <w:bottom w:val="single" w:sz="18" w:space="0" w:color="000000"/>
              <w:right w:val="single" w:sz="18" w:space="0" w:color="000000"/>
            </w:tcBorders>
          </w:tcPr>
          <w:p w14:paraId="07CDD839"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E36A7F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C2F8290" w14:textId="7C94B16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lastRenderedPageBreak/>
              <w:t>P.4</w:t>
            </w:r>
          </w:p>
        </w:tc>
        <w:tc>
          <w:tcPr>
            <w:tcW w:w="4682" w:type="dxa"/>
            <w:tcBorders>
              <w:top w:val="single" w:sz="4" w:space="0" w:color="000000"/>
              <w:left w:val="single" w:sz="4" w:space="0" w:color="000000"/>
              <w:bottom w:val="single" w:sz="4" w:space="0" w:color="000000"/>
            </w:tcBorders>
          </w:tcPr>
          <w:p w14:paraId="25B0A468"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Thinking of the worst drought, how well or poorly was your household able to respond to the drought?</w:t>
            </w:r>
          </w:p>
        </w:tc>
        <w:tc>
          <w:tcPr>
            <w:tcW w:w="4049" w:type="dxa"/>
            <w:gridSpan w:val="2"/>
            <w:tcBorders>
              <w:top w:val="single" w:sz="4" w:space="0" w:color="000000"/>
              <w:bottom w:val="single" w:sz="4" w:space="0" w:color="000000"/>
              <w:right w:val="single" w:sz="18" w:space="0" w:color="000000"/>
            </w:tcBorders>
          </w:tcPr>
          <w:p w14:paraId="049FF84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0805AFF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5D3C523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6E2B371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0AED33C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48E89C5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EC23B74"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C6F8B1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045E75A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1D5E587" w14:textId="6F67F27B"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P.5</w:t>
            </w:r>
          </w:p>
        </w:tc>
        <w:tc>
          <w:tcPr>
            <w:tcW w:w="4682" w:type="dxa"/>
            <w:tcBorders>
              <w:top w:val="single" w:sz="4" w:space="0" w:color="000000"/>
              <w:left w:val="single" w:sz="4" w:space="0" w:color="000000"/>
              <w:bottom w:val="single" w:sz="4" w:space="0" w:color="000000"/>
            </w:tcBorders>
          </w:tcPr>
          <w:p w14:paraId="01CE3CB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What was the result of the drought on your HH?</w:t>
            </w:r>
          </w:p>
          <w:p w14:paraId="55D33433" w14:textId="5FFBFED6" w:rsidR="00F65E5D" w:rsidRPr="00BE068B" w:rsidRDefault="00F65E5D" w:rsidP="00747FDE">
            <w:pPr>
              <w:spacing w:after="0"/>
              <w:rPr>
                <w:rFonts w:ascii="Gill Sans MT" w:hAnsi="Gill Sans MT"/>
                <w:i/>
                <w:color w:val="000000"/>
              </w:rPr>
            </w:pPr>
            <w:r w:rsidRPr="00BE068B">
              <w:rPr>
                <w:rFonts w:ascii="Gill Sans MT" w:hAnsi="Gill Sans MT" w:cs="ArialNarrow"/>
                <w:i/>
              </w:rPr>
              <w:t xml:space="preserve">Select all that apply </w:t>
            </w:r>
          </w:p>
        </w:tc>
        <w:tc>
          <w:tcPr>
            <w:tcW w:w="4049" w:type="dxa"/>
            <w:gridSpan w:val="2"/>
            <w:tcBorders>
              <w:top w:val="single" w:sz="4" w:space="0" w:color="000000"/>
              <w:bottom w:val="single" w:sz="4" w:space="0" w:color="000000"/>
              <w:right w:val="single" w:sz="18" w:space="0" w:color="000000"/>
            </w:tcBorders>
          </w:tcPr>
          <w:p w14:paraId="22865F4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1802A72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38D2392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73E7BF1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1C9BF1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2585570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0767FC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3B5B630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3BF3C4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11BC1BD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788421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11=Pests or diseases tha led to crop/storage losses</w:t>
            </w:r>
          </w:p>
          <w:p w14:paraId="00175F3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1BAD79A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6920F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31575A3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7F2D353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B12B25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6D3CA27" w14:textId="1811250F"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P6</w:t>
            </w:r>
          </w:p>
        </w:tc>
        <w:tc>
          <w:tcPr>
            <w:tcW w:w="4682" w:type="dxa"/>
            <w:tcBorders>
              <w:top w:val="single" w:sz="4" w:space="0" w:color="000000"/>
              <w:left w:val="single" w:sz="4" w:space="0" w:color="000000"/>
              <w:bottom w:val="single" w:sz="4" w:space="0" w:color="000000"/>
            </w:tcBorders>
          </w:tcPr>
          <w:p w14:paraId="55CD8B9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DROUGHT</w:t>
            </w:r>
            <w:r w:rsidRPr="00BE068B">
              <w:rPr>
                <w:rFonts w:ascii="Gill Sans MT" w:hAnsi="Gill Sans MT" w:cs="ArialNarrow"/>
              </w:rPr>
              <w:t xml:space="preserve"> that your household experienced, what adjustments/adaptations did your household make during the drought?</w:t>
            </w:r>
          </w:p>
          <w:p w14:paraId="75FF0F22" w14:textId="49713736"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4F48AC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47DD9A0"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B74CA7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07502D3E" w14:textId="64C761AD" w:rsidR="00747FDE" w:rsidRPr="00BE068B" w:rsidRDefault="00F65E5D" w:rsidP="00747FDE">
            <w:pPr>
              <w:spacing w:after="0"/>
              <w:rPr>
                <w:rFonts w:ascii="Gill Sans MT" w:hAnsi="Gill Sans MT"/>
              </w:rPr>
            </w:pPr>
            <w:r w:rsidRPr="00BE068B">
              <w:rPr>
                <w:rFonts w:ascii="Gill Sans MT" w:hAnsi="Gill Sans MT"/>
              </w:rPr>
              <w:t>P6b</w:t>
            </w:r>
          </w:p>
        </w:tc>
        <w:tc>
          <w:tcPr>
            <w:tcW w:w="4682" w:type="dxa"/>
            <w:tcBorders>
              <w:left w:val="single" w:sz="4" w:space="0" w:color="auto"/>
              <w:right w:val="single" w:sz="18" w:space="0" w:color="000000"/>
            </w:tcBorders>
          </w:tcPr>
          <w:p w14:paraId="29E44624"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563A9C5"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7BD54B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5A8870FA" w14:textId="4FFB10A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P7</w:t>
            </w:r>
          </w:p>
        </w:tc>
        <w:tc>
          <w:tcPr>
            <w:tcW w:w="4682" w:type="dxa"/>
            <w:tcBorders>
              <w:top w:val="single" w:sz="4" w:space="0" w:color="000000"/>
              <w:left w:val="single" w:sz="4" w:space="0" w:color="000000"/>
              <w:bottom w:val="single" w:sz="4" w:space="0" w:color="000000"/>
            </w:tcBorders>
          </w:tcPr>
          <w:p w14:paraId="22A26B46"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3F630BAD" w14:textId="4BFA20EA"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55C3B20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92A47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9C3ADF8"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456782EA" w14:textId="6DBA923C" w:rsidR="00747FDE" w:rsidRPr="00BE068B" w:rsidRDefault="00F65E5D" w:rsidP="00747FDE">
            <w:pPr>
              <w:spacing w:after="0"/>
              <w:rPr>
                <w:rFonts w:ascii="Gill Sans MT" w:hAnsi="Gill Sans MT"/>
              </w:rPr>
            </w:pPr>
            <w:r w:rsidRPr="00BE068B">
              <w:rPr>
                <w:rFonts w:ascii="Gill Sans MT" w:hAnsi="Gill Sans MT"/>
              </w:rPr>
              <w:t>P7b</w:t>
            </w:r>
          </w:p>
        </w:tc>
        <w:tc>
          <w:tcPr>
            <w:tcW w:w="4682" w:type="dxa"/>
            <w:tcBorders>
              <w:left w:val="single" w:sz="4" w:space="0" w:color="auto"/>
              <w:right w:val="single" w:sz="18" w:space="0" w:color="000000"/>
            </w:tcBorders>
          </w:tcPr>
          <w:p w14:paraId="2F1618B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DBEBF7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55BAC5B4"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2F5BB12" w14:textId="2988F126"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P8</w:t>
            </w:r>
          </w:p>
        </w:tc>
        <w:tc>
          <w:tcPr>
            <w:tcW w:w="4682" w:type="dxa"/>
            <w:tcBorders>
              <w:top w:val="single" w:sz="4" w:space="0" w:color="000000"/>
              <w:left w:val="single" w:sz="4" w:space="0" w:color="000000"/>
              <w:bottom w:val="single" w:sz="4" w:space="0" w:color="000000"/>
            </w:tcBorders>
          </w:tcPr>
          <w:p w14:paraId="1422502C"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281648F4" w14:textId="036A5DF0" w:rsidR="00F65E5D" w:rsidRPr="00BE068B" w:rsidRDefault="00F65E5D" w:rsidP="00747FDE">
            <w:pPr>
              <w:spacing w:after="0"/>
              <w:rPr>
                <w:rFonts w:ascii="Gill Sans MT" w:hAnsi="Gill Sans MT"/>
                <w:color w:val="000000"/>
              </w:rPr>
            </w:pPr>
            <w:r w:rsidRPr="00BE068B">
              <w:rPr>
                <w:rFonts w:ascii="Gill Sans MT" w:hAnsi="Gill Sans MT"/>
                <w:bCs/>
                <w:i/>
              </w:rPr>
              <w:t>Select all that apply</w:t>
            </w:r>
          </w:p>
        </w:tc>
        <w:tc>
          <w:tcPr>
            <w:tcW w:w="4049" w:type="dxa"/>
            <w:gridSpan w:val="2"/>
            <w:tcBorders>
              <w:top w:val="single" w:sz="4" w:space="0" w:color="000000"/>
              <w:bottom w:val="single" w:sz="4" w:space="0" w:color="000000"/>
              <w:right w:val="single" w:sz="18" w:space="0" w:color="000000"/>
            </w:tcBorders>
          </w:tcPr>
          <w:p w14:paraId="79F980F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73D4BF9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43C80C6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6C90BC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07ACFDC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290BD4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4FF31355"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93F73F6" w14:textId="05980145" w:rsidR="00747FDE" w:rsidRPr="00BE068B" w:rsidRDefault="00F65E5D" w:rsidP="00747FDE">
            <w:pPr>
              <w:spacing w:after="0"/>
              <w:rPr>
                <w:rFonts w:ascii="Gill Sans MT" w:hAnsi="Gill Sans MT"/>
              </w:rPr>
            </w:pPr>
            <w:r w:rsidRPr="00BE068B">
              <w:rPr>
                <w:rFonts w:ascii="Gill Sans MT" w:hAnsi="Gill Sans MT"/>
              </w:rPr>
              <w:t>P8b</w:t>
            </w:r>
          </w:p>
        </w:tc>
        <w:tc>
          <w:tcPr>
            <w:tcW w:w="4682" w:type="dxa"/>
            <w:tcBorders>
              <w:left w:val="single" w:sz="4" w:space="0" w:color="auto"/>
              <w:right w:val="single" w:sz="18" w:space="0" w:color="000000"/>
            </w:tcBorders>
          </w:tcPr>
          <w:p w14:paraId="1250A1F3"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3A61AB3D"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46D53EC2"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3B398B5B" w14:textId="33756BF7" w:rsidR="00747FDE" w:rsidRPr="00BE068B" w:rsidRDefault="00F65E5D" w:rsidP="00747FDE">
            <w:pPr>
              <w:spacing w:after="0"/>
              <w:rPr>
                <w:rFonts w:ascii="Gill Sans MT" w:eastAsia="Calibri" w:hAnsi="Gill Sans MT" w:cs="Times New Roman"/>
              </w:rPr>
            </w:pPr>
            <w:r w:rsidRPr="00BE068B">
              <w:rPr>
                <w:rFonts w:ascii="Gill Sans MT" w:eastAsia="Calibri" w:hAnsi="Gill Sans MT" w:cs="Times New Roman"/>
              </w:rPr>
              <w:t>P9</w:t>
            </w:r>
          </w:p>
        </w:tc>
        <w:tc>
          <w:tcPr>
            <w:tcW w:w="4682" w:type="dxa"/>
            <w:tcBorders>
              <w:top w:val="single" w:sz="4" w:space="0" w:color="000000"/>
              <w:left w:val="single" w:sz="4" w:space="0" w:color="000000"/>
              <w:bottom w:val="single" w:sz="4" w:space="0" w:color="000000"/>
            </w:tcBorders>
          </w:tcPr>
          <w:p w14:paraId="3ABBA98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29A3F5FB" w14:textId="4C63DF8F" w:rsidR="00F65E5D" w:rsidRPr="00BE068B" w:rsidRDefault="00F65E5D" w:rsidP="00747FDE">
            <w:pPr>
              <w:spacing w:after="0"/>
              <w:rPr>
                <w:rFonts w:ascii="Gill Sans MT" w:hAnsi="Gill Sans MT"/>
                <w:i/>
                <w:color w:val="000000"/>
              </w:rPr>
            </w:pPr>
            <w:r w:rsidRPr="00BE068B">
              <w:rPr>
                <w:rFonts w:ascii="Gill Sans MT" w:hAnsi="Gill Sans MT"/>
                <w:bCs/>
                <w:i/>
              </w:rPr>
              <w:lastRenderedPageBreak/>
              <w:t xml:space="preserve">Select all that apply </w:t>
            </w:r>
          </w:p>
        </w:tc>
        <w:tc>
          <w:tcPr>
            <w:tcW w:w="4049" w:type="dxa"/>
            <w:gridSpan w:val="2"/>
            <w:tcBorders>
              <w:top w:val="single" w:sz="4" w:space="0" w:color="000000"/>
              <w:bottom w:val="single" w:sz="4" w:space="0" w:color="000000"/>
              <w:right w:val="single" w:sz="18" w:space="0" w:color="000000"/>
            </w:tcBorders>
          </w:tcPr>
          <w:p w14:paraId="1220627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1 = Harvest more forest products</w:t>
            </w:r>
          </w:p>
          <w:p w14:paraId="7F6D751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2 = Harvest more wild foods not found in the forest</w:t>
            </w:r>
          </w:p>
          <w:p w14:paraId="2532171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DAC09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1BF14B3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2DE9F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0195C48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69A22D6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 = Assistance from NGO, community organization, religious organization, etc</w:t>
            </w:r>
          </w:p>
          <w:p w14:paraId="0DB50D5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 = Get loan from money lender, credit ,associations, etc</w:t>
            </w:r>
          </w:p>
          <w:p w14:paraId="75CD424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E758EA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5EEEF1F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C655C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3088196F"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31" w:type="dxa"/>
          <w:trHeight w:val="20"/>
        </w:trPr>
        <w:tc>
          <w:tcPr>
            <w:tcW w:w="573" w:type="dxa"/>
            <w:tcBorders>
              <w:right w:val="single" w:sz="4" w:space="0" w:color="auto"/>
            </w:tcBorders>
          </w:tcPr>
          <w:p w14:paraId="7DD56A4B" w14:textId="175FE92A" w:rsidR="00747FDE" w:rsidRPr="00BE068B" w:rsidRDefault="00F65E5D" w:rsidP="00747FDE">
            <w:pPr>
              <w:spacing w:after="0"/>
              <w:rPr>
                <w:rFonts w:ascii="Gill Sans MT" w:hAnsi="Gill Sans MT"/>
              </w:rPr>
            </w:pPr>
            <w:r w:rsidRPr="00BE068B">
              <w:rPr>
                <w:rFonts w:ascii="Gill Sans MT" w:hAnsi="Gill Sans MT"/>
              </w:rPr>
              <w:lastRenderedPageBreak/>
              <w:t>P9b</w:t>
            </w:r>
          </w:p>
        </w:tc>
        <w:tc>
          <w:tcPr>
            <w:tcW w:w="4682" w:type="dxa"/>
            <w:tcBorders>
              <w:left w:val="single" w:sz="4" w:space="0" w:color="auto"/>
              <w:right w:val="single" w:sz="18" w:space="0" w:color="000000"/>
            </w:tcBorders>
          </w:tcPr>
          <w:p w14:paraId="7F5BCCE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4742" w:type="dxa"/>
            <w:gridSpan w:val="3"/>
            <w:tcBorders>
              <w:top w:val="single" w:sz="18" w:space="0" w:color="000000"/>
              <w:left w:val="single" w:sz="18" w:space="0" w:color="000000"/>
              <w:bottom w:val="single" w:sz="18" w:space="0" w:color="000000"/>
              <w:right w:val="single" w:sz="18" w:space="0" w:color="000000"/>
            </w:tcBorders>
          </w:tcPr>
          <w:p w14:paraId="7FD1D93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70447F2E"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295" w:type="dxa"/>
        <w:tblInd w:w="-5" w:type="dxa"/>
        <w:tblLayout w:type="fixed"/>
        <w:tblCellMar>
          <w:left w:w="29" w:type="dxa"/>
          <w:right w:w="29" w:type="dxa"/>
        </w:tblCellMar>
        <w:tblLook w:val="0000" w:firstRow="0" w:lastRow="0" w:firstColumn="0" w:lastColumn="0" w:noHBand="0" w:noVBand="0"/>
      </w:tblPr>
      <w:tblGrid>
        <w:gridCol w:w="572"/>
        <w:gridCol w:w="4682"/>
        <w:gridCol w:w="2513"/>
        <w:gridCol w:w="1803"/>
        <w:gridCol w:w="24"/>
        <w:gridCol w:w="701"/>
      </w:tblGrid>
      <w:tr w:rsidR="00747FDE" w:rsidRPr="00BE068B" w14:paraId="105190AC"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0ECFE8F9" w14:textId="55809BDD" w:rsidR="00747FDE" w:rsidRPr="00BE068B" w:rsidRDefault="00F65E5D" w:rsidP="00747FDE">
            <w:pPr>
              <w:spacing w:after="0"/>
              <w:rPr>
                <w:rFonts w:ascii="Gill Sans MT" w:eastAsia="Calibri" w:hAnsi="Gill Sans MT" w:cs="Times New Roman"/>
                <w:w w:val="105"/>
              </w:rPr>
            </w:pPr>
            <w:r w:rsidRPr="00BE068B">
              <w:rPr>
                <w:rFonts w:ascii="Gill Sans MT" w:eastAsia="Calibri" w:hAnsi="Gill Sans MT" w:cs="Times New Roman"/>
                <w:w w:val="105"/>
              </w:rPr>
              <w:t>P10</w:t>
            </w:r>
          </w:p>
        </w:tc>
        <w:tc>
          <w:tcPr>
            <w:tcW w:w="4682" w:type="dxa"/>
            <w:tcBorders>
              <w:top w:val="single" w:sz="4" w:space="0" w:color="000000"/>
              <w:left w:val="single" w:sz="4" w:space="0" w:color="auto"/>
              <w:bottom w:val="single" w:sz="4" w:space="0" w:color="000000"/>
            </w:tcBorders>
          </w:tcPr>
          <w:p w14:paraId="6B4268FB"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a </w:t>
            </w:r>
            <w:r w:rsidRPr="00BE068B">
              <w:rPr>
                <w:rFonts w:ascii="Gill Sans MT" w:hAnsi="Gill Sans MT" w:cs="ArialNarrow"/>
                <w:b/>
              </w:rPr>
              <w:t>TOO MUCH RAIN/FLOODS</w:t>
            </w:r>
            <w:r w:rsidRPr="00BE068B">
              <w:rPr>
                <w:rFonts w:ascii="Gill Sans MT" w:hAnsi="Gill Sans MT" w:cs="ArialNarrow"/>
              </w:rPr>
              <w:t>?</w:t>
            </w:r>
          </w:p>
          <w:p w14:paraId="5929433D" w14:textId="0EC8B6B7" w:rsidR="00F65E5D" w:rsidRPr="00BE068B" w:rsidRDefault="00F65E5D" w:rsidP="00747FDE">
            <w:pPr>
              <w:spacing w:after="0"/>
              <w:rPr>
                <w:rFonts w:ascii="Gill Sans MT" w:eastAsia="Calibri" w:hAnsi="Gill Sans MT" w:cs="Times New Roman"/>
                <w:i/>
                <w:w w:val="105"/>
              </w:rPr>
            </w:pPr>
            <w:r w:rsidRPr="00BE068B">
              <w:rPr>
                <w:rFonts w:ascii="Gill Sans MT" w:hAnsi="Gill Sans MT" w:cs="ArialNarrow"/>
                <w:i/>
              </w:rPr>
              <w:t>If 0, skip to</w:t>
            </w:r>
            <w:r w:rsidR="00BE6AEC" w:rsidRPr="00BE068B">
              <w:rPr>
                <w:rFonts w:ascii="Gill Sans MT" w:hAnsi="Gill Sans MT" w:cs="ArialNarrow"/>
                <w:i/>
              </w:rPr>
              <w:t xml:space="preserve"> P19</w:t>
            </w:r>
          </w:p>
        </w:tc>
        <w:tc>
          <w:tcPr>
            <w:tcW w:w="4340" w:type="dxa"/>
            <w:gridSpan w:val="3"/>
            <w:tcBorders>
              <w:top w:val="single" w:sz="4" w:space="0" w:color="000000"/>
              <w:bottom w:val="single" w:sz="4" w:space="0" w:color="000000"/>
              <w:right w:val="single" w:sz="18" w:space="0" w:color="000000"/>
            </w:tcBorders>
          </w:tcPr>
          <w:p w14:paraId="1F057080" w14:textId="6F9AB533" w:rsidR="00747FDE" w:rsidRPr="00BE068B" w:rsidRDefault="00F65E5D"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2EB9A336" w14:textId="65392755" w:rsidR="00747FDE" w:rsidRPr="00BE068B" w:rsidRDefault="00F65E5D"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22B717C0"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6516DF03"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3976741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E6AEC" w:rsidRPr="00BE068B" w14:paraId="4D4AF827"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2427CDEF" w14:textId="0B1978F8" w:rsidR="00BE6AEC" w:rsidRPr="00BE068B" w:rsidRDefault="00BE6AEC" w:rsidP="00747FDE">
            <w:pPr>
              <w:spacing w:after="0"/>
              <w:rPr>
                <w:rFonts w:ascii="Gill Sans MT" w:hAnsi="Gill Sans MT"/>
                <w:w w:val="105"/>
              </w:rPr>
            </w:pPr>
            <w:r w:rsidRPr="00BE068B">
              <w:rPr>
                <w:rFonts w:ascii="Gill Sans MT" w:hAnsi="Gill Sans MT"/>
                <w:w w:val="105"/>
              </w:rPr>
              <w:t>P11</w:t>
            </w:r>
          </w:p>
        </w:tc>
        <w:tc>
          <w:tcPr>
            <w:tcW w:w="4681" w:type="dxa"/>
            <w:tcBorders>
              <w:top w:val="single" w:sz="4" w:space="0" w:color="000000"/>
              <w:left w:val="single" w:sz="4" w:space="0" w:color="auto"/>
              <w:bottom w:val="single" w:sz="4" w:space="0" w:color="000000"/>
              <w:right w:val="single" w:sz="18" w:space="0" w:color="000000"/>
            </w:tcBorders>
          </w:tcPr>
          <w:p w14:paraId="6523BE6D" w14:textId="77777777" w:rsidR="00BE6AEC" w:rsidRPr="00BE068B" w:rsidRDefault="00BE6AEC"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t>RAIN/FLOODS</w:t>
            </w:r>
            <w:r w:rsidRPr="00BE068B">
              <w:rPr>
                <w:rFonts w:ascii="Gill Sans MT" w:hAnsi="Gill Sans MT" w:cs="ArialNarrow"/>
              </w:rPr>
              <w:t xml:space="preserve">? </w:t>
            </w:r>
          </w:p>
        </w:tc>
        <w:tc>
          <w:tcPr>
            <w:tcW w:w="2513" w:type="dxa"/>
            <w:tcBorders>
              <w:top w:val="single" w:sz="4" w:space="0" w:color="000000"/>
              <w:left w:val="single" w:sz="4" w:space="0" w:color="auto"/>
              <w:bottom w:val="single" w:sz="4" w:space="0" w:color="000000"/>
              <w:right w:val="single" w:sz="18" w:space="0" w:color="000000"/>
            </w:tcBorders>
          </w:tcPr>
          <w:p w14:paraId="0310CE7F"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2014</w:t>
            </w:r>
          </w:p>
          <w:p w14:paraId="36CE979C"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2013</w:t>
            </w:r>
          </w:p>
          <w:p w14:paraId="2E9AFB5D"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2012</w:t>
            </w:r>
          </w:p>
          <w:p w14:paraId="0AA9F867" w14:textId="77777777" w:rsidR="00BE6AEC" w:rsidRPr="00BE068B" w:rsidRDefault="00BE6AEC" w:rsidP="00BE6AEC">
            <w:pPr>
              <w:spacing w:after="0"/>
              <w:rPr>
                <w:rFonts w:ascii="Gill Sans MT" w:hAnsi="Gill Sans MT" w:cs="ArialNarrow"/>
              </w:rPr>
            </w:pPr>
            <w:r w:rsidRPr="00BE068B">
              <w:rPr>
                <w:rFonts w:ascii="Gill Sans MT" w:hAnsi="Gill Sans MT" w:cs="ArialNarrow"/>
              </w:rPr>
              <w:t>2011</w:t>
            </w:r>
          </w:p>
          <w:p w14:paraId="26140D30" w14:textId="35AB4430" w:rsidR="00BE6AEC" w:rsidRPr="00BE068B" w:rsidRDefault="00BE6AEC" w:rsidP="00BE6AEC">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6A4AA93A" w14:textId="77777777" w:rsidR="00BE6AEC" w:rsidRPr="00BE068B" w:rsidRDefault="00BE6AEC"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F65E5D" w:rsidRPr="00BE068B" w14:paraId="03C57584" w14:textId="77777777" w:rsidTr="00BE6AEC">
        <w:trPr>
          <w:trHeight w:val="20"/>
        </w:trPr>
        <w:tc>
          <w:tcPr>
            <w:tcW w:w="573" w:type="dxa"/>
            <w:tcBorders>
              <w:top w:val="single" w:sz="4" w:space="0" w:color="000000"/>
              <w:left w:val="single" w:sz="4" w:space="0" w:color="000000"/>
              <w:bottom w:val="single" w:sz="4" w:space="0" w:color="000000"/>
              <w:right w:val="single" w:sz="4" w:space="0" w:color="auto"/>
            </w:tcBorders>
          </w:tcPr>
          <w:p w14:paraId="501EC117" w14:textId="30068425" w:rsidR="00F65E5D" w:rsidRPr="00BE068B" w:rsidRDefault="00BE6AEC" w:rsidP="00747FDE">
            <w:pPr>
              <w:spacing w:after="0"/>
              <w:rPr>
                <w:rFonts w:ascii="Gill Sans MT" w:hAnsi="Gill Sans MT"/>
                <w:w w:val="105"/>
              </w:rPr>
            </w:pPr>
            <w:r w:rsidRPr="00BE068B">
              <w:rPr>
                <w:rFonts w:ascii="Gill Sans MT" w:hAnsi="Gill Sans MT"/>
                <w:w w:val="105"/>
              </w:rPr>
              <w:t>P12</w:t>
            </w:r>
          </w:p>
        </w:tc>
        <w:tc>
          <w:tcPr>
            <w:tcW w:w="4682" w:type="dxa"/>
            <w:tcBorders>
              <w:top w:val="single" w:sz="4" w:space="0" w:color="000000"/>
              <w:left w:val="single" w:sz="4" w:space="0" w:color="auto"/>
              <w:bottom w:val="single" w:sz="4" w:space="0" w:color="000000"/>
              <w:right w:val="single" w:sz="18" w:space="0" w:color="000000"/>
            </w:tcBorders>
          </w:tcPr>
          <w:p w14:paraId="317CA074" w14:textId="77777777" w:rsidR="00F65E5D" w:rsidRPr="00BE068B" w:rsidRDefault="00F65E5D"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RAIN/FLOODS</w:t>
            </w:r>
            <w:r w:rsidRPr="00BE068B">
              <w:rPr>
                <w:rFonts w:ascii="Gill Sans MT" w:hAnsi="Gill Sans MT" w:cs="ArialNarrow"/>
              </w:rPr>
              <w:t>?</w:t>
            </w:r>
          </w:p>
        </w:tc>
        <w:tc>
          <w:tcPr>
            <w:tcW w:w="2512" w:type="dxa"/>
            <w:tcBorders>
              <w:top w:val="single" w:sz="4" w:space="0" w:color="000000"/>
              <w:left w:val="single" w:sz="4" w:space="0" w:color="auto"/>
              <w:bottom w:val="single" w:sz="4" w:space="0" w:color="000000"/>
              <w:right w:val="single" w:sz="18" w:space="0" w:color="000000"/>
            </w:tcBorders>
          </w:tcPr>
          <w:p w14:paraId="597BF59C"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2014</w:t>
            </w:r>
          </w:p>
          <w:p w14:paraId="038A4914"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2013</w:t>
            </w:r>
          </w:p>
          <w:p w14:paraId="6B222ADA"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2012</w:t>
            </w:r>
          </w:p>
          <w:p w14:paraId="18D2DBF1" w14:textId="77777777" w:rsidR="00F65E5D" w:rsidRPr="00BE068B" w:rsidRDefault="00F65E5D" w:rsidP="00F65E5D">
            <w:pPr>
              <w:spacing w:after="0"/>
              <w:rPr>
                <w:rFonts w:ascii="Gill Sans MT" w:hAnsi="Gill Sans MT" w:cs="ArialNarrow"/>
              </w:rPr>
            </w:pPr>
            <w:r w:rsidRPr="00BE068B">
              <w:rPr>
                <w:rFonts w:ascii="Gill Sans MT" w:hAnsi="Gill Sans MT" w:cs="ArialNarrow"/>
              </w:rPr>
              <w:t>2011</w:t>
            </w:r>
          </w:p>
          <w:p w14:paraId="46E26FCA" w14:textId="6C4C7202" w:rsidR="00F65E5D" w:rsidRPr="00BE068B" w:rsidRDefault="00F65E5D" w:rsidP="00F65E5D">
            <w:pPr>
              <w:spacing w:after="0"/>
              <w:rPr>
                <w:rFonts w:ascii="Gill Sans MT" w:hAnsi="Gill Sans MT"/>
                <w:w w:val="105"/>
              </w:rPr>
            </w:pPr>
            <w:r w:rsidRPr="00BE068B">
              <w:rPr>
                <w:rFonts w:ascii="Gill Sans MT" w:hAnsi="Gill Sans MT" w:cs="ArialNarrow"/>
              </w:rPr>
              <w:t>2010</w:t>
            </w:r>
          </w:p>
        </w:tc>
        <w:tc>
          <w:tcPr>
            <w:tcW w:w="2528" w:type="dxa"/>
            <w:gridSpan w:val="3"/>
            <w:tcBorders>
              <w:top w:val="single" w:sz="18" w:space="0" w:color="000000"/>
              <w:left w:val="single" w:sz="18" w:space="0" w:color="000000"/>
              <w:bottom w:val="single" w:sz="18" w:space="0" w:color="000000"/>
              <w:right w:val="single" w:sz="18" w:space="0" w:color="000000"/>
            </w:tcBorders>
          </w:tcPr>
          <w:p w14:paraId="77E76974" w14:textId="77777777" w:rsidR="00F65E5D" w:rsidRPr="00BE068B" w:rsidRDefault="00F65E5D"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5803AA9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4939EB7F" w14:textId="050841E8"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P13</w:t>
            </w:r>
          </w:p>
        </w:tc>
        <w:tc>
          <w:tcPr>
            <w:tcW w:w="4682" w:type="dxa"/>
            <w:tcBorders>
              <w:top w:val="single" w:sz="4" w:space="0" w:color="000000"/>
              <w:left w:val="single" w:sz="4" w:space="0" w:color="000000"/>
              <w:bottom w:val="single" w:sz="4" w:space="0" w:color="000000"/>
            </w:tcBorders>
          </w:tcPr>
          <w:p w14:paraId="4E0C36DC"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RAIN/FLOODS</w:t>
            </w:r>
            <w:r w:rsidRPr="00BE068B">
              <w:rPr>
                <w:rFonts w:ascii="Gill Sans MT" w:hAnsi="Gill Sans MT" w:cs="ArialNarrow"/>
              </w:rPr>
              <w:t>?</w:t>
            </w:r>
          </w:p>
        </w:tc>
        <w:tc>
          <w:tcPr>
            <w:tcW w:w="4316" w:type="dxa"/>
            <w:gridSpan w:val="2"/>
            <w:tcBorders>
              <w:top w:val="single" w:sz="4" w:space="0" w:color="000000"/>
              <w:bottom w:val="single" w:sz="4" w:space="0" w:color="000000"/>
              <w:right w:val="single" w:sz="18" w:space="0" w:color="000000"/>
            </w:tcBorders>
          </w:tcPr>
          <w:p w14:paraId="45A179F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ED04BE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77FD851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53E85DF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146A6C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51C12BC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7ABA774B"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E7F62F1"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07F6426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1FB34F8C" w14:textId="334C1016"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P14</w:t>
            </w:r>
          </w:p>
        </w:tc>
        <w:tc>
          <w:tcPr>
            <w:tcW w:w="4682" w:type="dxa"/>
            <w:tcBorders>
              <w:top w:val="single" w:sz="4" w:space="0" w:color="000000"/>
              <w:left w:val="single" w:sz="4" w:space="0" w:color="000000"/>
              <w:bottom w:val="single" w:sz="4" w:space="0" w:color="000000"/>
            </w:tcBorders>
          </w:tcPr>
          <w:p w14:paraId="52FBEC9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RAIN/FLOODS</w:t>
            </w:r>
            <w:r w:rsidRPr="00BE068B">
              <w:rPr>
                <w:rFonts w:ascii="Gill Sans MT" w:hAnsi="Gill Sans MT" w:cs="ArialNarrow"/>
              </w:rPr>
              <w:t xml:space="preserve"> on your HH?</w:t>
            </w:r>
          </w:p>
          <w:p w14:paraId="3CFF83A7" w14:textId="25B13E25" w:rsidR="00BE6AEC" w:rsidRPr="00BE068B" w:rsidRDefault="00BE6AEC" w:rsidP="00747FDE">
            <w:pPr>
              <w:spacing w:after="0"/>
              <w:rPr>
                <w:rFonts w:ascii="Gill Sans MT" w:hAnsi="Gill Sans MT"/>
                <w:i/>
                <w:color w:val="000000"/>
              </w:rPr>
            </w:pPr>
            <w:r w:rsidRPr="00BE068B">
              <w:rPr>
                <w:rFonts w:ascii="Gill Sans MT" w:hAnsi="Gill Sans MT" w:cs="ArialNarrow"/>
                <w:i/>
              </w:rPr>
              <w:t xml:space="preserve">Select all that apply </w:t>
            </w:r>
          </w:p>
        </w:tc>
        <w:tc>
          <w:tcPr>
            <w:tcW w:w="4316" w:type="dxa"/>
            <w:gridSpan w:val="2"/>
            <w:tcBorders>
              <w:top w:val="single" w:sz="4" w:space="0" w:color="000000"/>
              <w:bottom w:val="single" w:sz="4" w:space="0" w:color="000000"/>
              <w:right w:val="single" w:sz="18" w:space="0" w:color="000000"/>
            </w:tcBorders>
          </w:tcPr>
          <w:p w14:paraId="316A76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5C57E95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339ECF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E7DAEE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66ABECC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6CA7306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6=Livestock sickness</w:t>
            </w:r>
          </w:p>
          <w:p w14:paraId="64F8123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1BE0AB1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150F7D2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E40E9B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6B5282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11=Pests or diseases tha led to crop/storage losses</w:t>
            </w:r>
          </w:p>
          <w:p w14:paraId="57650F6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5B0C2D4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7D32786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1441DF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E20B61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665B15D8"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D5E7683" w14:textId="0811F84F"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lastRenderedPageBreak/>
              <w:t>P15</w:t>
            </w:r>
          </w:p>
        </w:tc>
        <w:tc>
          <w:tcPr>
            <w:tcW w:w="4682" w:type="dxa"/>
            <w:tcBorders>
              <w:top w:val="single" w:sz="4" w:space="0" w:color="000000"/>
              <w:left w:val="single" w:sz="4" w:space="0" w:color="000000"/>
              <w:bottom w:val="single" w:sz="4" w:space="0" w:color="000000"/>
            </w:tcBorders>
          </w:tcPr>
          <w:p w14:paraId="762CE600"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RAIN/FLOODS</w:t>
            </w:r>
            <w:r w:rsidRPr="00BE068B">
              <w:rPr>
                <w:rFonts w:ascii="Gill Sans MT" w:hAnsi="Gill Sans MT" w:cs="ArialNarrow"/>
              </w:rPr>
              <w:t xml:space="preserve"> that your household experienced, what adjustments/adaptations did your household make during the drought?</w:t>
            </w:r>
          </w:p>
          <w:p w14:paraId="7BF53430" w14:textId="3380896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08E002E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4DC66A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1FA101A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4F61DF00" w14:textId="346F99C9" w:rsidR="00747FDE" w:rsidRPr="00BE068B" w:rsidRDefault="00BE6AEC" w:rsidP="00747FDE">
            <w:pPr>
              <w:spacing w:after="0"/>
              <w:rPr>
                <w:rFonts w:ascii="Gill Sans MT" w:hAnsi="Gill Sans MT"/>
              </w:rPr>
            </w:pPr>
            <w:r w:rsidRPr="00BE068B">
              <w:rPr>
                <w:rFonts w:ascii="Gill Sans MT" w:hAnsi="Gill Sans MT"/>
              </w:rPr>
              <w:t>P15b</w:t>
            </w:r>
          </w:p>
        </w:tc>
        <w:tc>
          <w:tcPr>
            <w:tcW w:w="4682" w:type="dxa"/>
            <w:tcBorders>
              <w:left w:val="single" w:sz="4" w:space="0" w:color="auto"/>
              <w:right w:val="single" w:sz="18" w:space="0" w:color="000000"/>
            </w:tcBorders>
          </w:tcPr>
          <w:p w14:paraId="78B4F38A"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50EFEE97"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9A6FC89"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7EC8511B" w14:textId="386B7881"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P16</w:t>
            </w:r>
          </w:p>
        </w:tc>
        <w:tc>
          <w:tcPr>
            <w:tcW w:w="4682" w:type="dxa"/>
            <w:tcBorders>
              <w:top w:val="single" w:sz="4" w:space="0" w:color="000000"/>
              <w:left w:val="single" w:sz="4" w:space="0" w:color="000000"/>
              <w:bottom w:val="single" w:sz="4" w:space="0" w:color="000000"/>
            </w:tcBorders>
          </w:tcPr>
          <w:p w14:paraId="65243AEA"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65DC6DEB" w14:textId="39F4FE92"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5471CCF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CD16F49"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50E2CF30"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16331CBE" w14:textId="0DFAC774" w:rsidR="00747FDE" w:rsidRPr="00BE068B" w:rsidRDefault="00BE6AEC" w:rsidP="00747FDE">
            <w:pPr>
              <w:spacing w:after="0"/>
              <w:rPr>
                <w:rFonts w:ascii="Gill Sans MT" w:hAnsi="Gill Sans MT"/>
              </w:rPr>
            </w:pPr>
            <w:r w:rsidRPr="00BE068B">
              <w:rPr>
                <w:rFonts w:ascii="Gill Sans MT" w:hAnsi="Gill Sans MT"/>
              </w:rPr>
              <w:t>P16b</w:t>
            </w:r>
          </w:p>
        </w:tc>
        <w:tc>
          <w:tcPr>
            <w:tcW w:w="4682" w:type="dxa"/>
            <w:tcBorders>
              <w:left w:val="single" w:sz="4" w:space="0" w:color="auto"/>
              <w:right w:val="single" w:sz="18" w:space="0" w:color="000000"/>
            </w:tcBorders>
          </w:tcPr>
          <w:p w14:paraId="41E259FF"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23A37596"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768A7831"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28333A28" w14:textId="68C277C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P17</w:t>
            </w:r>
          </w:p>
        </w:tc>
        <w:tc>
          <w:tcPr>
            <w:tcW w:w="4682" w:type="dxa"/>
            <w:tcBorders>
              <w:top w:val="single" w:sz="4" w:space="0" w:color="000000"/>
              <w:left w:val="single" w:sz="4" w:space="0" w:color="000000"/>
              <w:bottom w:val="single" w:sz="4" w:space="0" w:color="000000"/>
            </w:tcBorders>
          </w:tcPr>
          <w:p w14:paraId="06D6FF8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504AE294" w14:textId="0115CBBE"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63E31DA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1AF4AFD6"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380A7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03D260E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38DB84A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587E0B75"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F5F30F9"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931F732" w14:textId="0779971D" w:rsidR="00747FDE" w:rsidRPr="00BE068B" w:rsidRDefault="00BE6AEC" w:rsidP="00747FDE">
            <w:pPr>
              <w:spacing w:after="0"/>
              <w:rPr>
                <w:rFonts w:ascii="Gill Sans MT" w:hAnsi="Gill Sans MT"/>
              </w:rPr>
            </w:pPr>
            <w:r w:rsidRPr="00BE068B">
              <w:rPr>
                <w:rFonts w:ascii="Gill Sans MT" w:hAnsi="Gill Sans MT"/>
              </w:rPr>
              <w:t>P17b</w:t>
            </w:r>
          </w:p>
        </w:tc>
        <w:tc>
          <w:tcPr>
            <w:tcW w:w="4682" w:type="dxa"/>
            <w:tcBorders>
              <w:left w:val="single" w:sz="4" w:space="0" w:color="auto"/>
              <w:right w:val="single" w:sz="18" w:space="0" w:color="000000"/>
            </w:tcBorders>
          </w:tcPr>
          <w:p w14:paraId="4CE51BB2"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0C645009"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0987A495" w14:textId="77777777" w:rsidTr="00BE6AEC">
        <w:trPr>
          <w:trHeight w:val="20"/>
        </w:trPr>
        <w:tc>
          <w:tcPr>
            <w:tcW w:w="573" w:type="dxa"/>
            <w:tcBorders>
              <w:top w:val="single" w:sz="4" w:space="0" w:color="000000"/>
              <w:left w:val="single" w:sz="4" w:space="0" w:color="000000"/>
              <w:bottom w:val="single" w:sz="4" w:space="0" w:color="000000"/>
              <w:right w:val="single" w:sz="4" w:space="0" w:color="000000"/>
            </w:tcBorders>
          </w:tcPr>
          <w:p w14:paraId="01E6BA25" w14:textId="5EA6DF24" w:rsidR="00747FDE" w:rsidRPr="00BE068B" w:rsidRDefault="00BE6AEC" w:rsidP="00747FDE">
            <w:pPr>
              <w:spacing w:after="0"/>
              <w:rPr>
                <w:rFonts w:ascii="Gill Sans MT" w:eastAsia="Calibri" w:hAnsi="Gill Sans MT" w:cs="Times New Roman"/>
              </w:rPr>
            </w:pPr>
            <w:r w:rsidRPr="00BE068B">
              <w:rPr>
                <w:rFonts w:ascii="Gill Sans MT" w:eastAsia="Calibri" w:hAnsi="Gill Sans MT" w:cs="Times New Roman"/>
              </w:rPr>
              <w:t>P18</w:t>
            </w:r>
          </w:p>
        </w:tc>
        <w:tc>
          <w:tcPr>
            <w:tcW w:w="4682" w:type="dxa"/>
            <w:tcBorders>
              <w:top w:val="single" w:sz="4" w:space="0" w:color="000000"/>
              <w:left w:val="single" w:sz="4" w:space="0" w:color="000000"/>
              <w:bottom w:val="single" w:sz="4" w:space="0" w:color="000000"/>
            </w:tcBorders>
          </w:tcPr>
          <w:p w14:paraId="3C35E881"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0B7FD052" w14:textId="7B256458" w:rsidR="00BE6AEC" w:rsidRPr="00BE068B" w:rsidRDefault="00BE6AEC" w:rsidP="00747FDE">
            <w:pPr>
              <w:spacing w:after="0"/>
              <w:rPr>
                <w:rFonts w:ascii="Gill Sans MT" w:hAnsi="Gill Sans MT"/>
                <w:color w:val="000000"/>
              </w:rPr>
            </w:pPr>
            <w:r w:rsidRPr="00BE068B">
              <w:rPr>
                <w:rFonts w:ascii="Gill Sans MT" w:hAnsi="Gill Sans MT" w:cs="ArialNarrow"/>
                <w:i/>
              </w:rPr>
              <w:t>Select all that apply</w:t>
            </w:r>
          </w:p>
        </w:tc>
        <w:tc>
          <w:tcPr>
            <w:tcW w:w="4316" w:type="dxa"/>
            <w:gridSpan w:val="2"/>
            <w:tcBorders>
              <w:top w:val="single" w:sz="4" w:space="0" w:color="000000"/>
              <w:bottom w:val="single" w:sz="4" w:space="0" w:color="000000"/>
              <w:right w:val="single" w:sz="18" w:space="0" w:color="000000"/>
            </w:tcBorders>
          </w:tcPr>
          <w:p w14:paraId="41679A1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E8EDC4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09A482D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73CCBD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426517D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3B4FEB3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0400917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24D8C025"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 = Assistance from NGO, community organization, religious organization, etc</w:t>
            </w:r>
          </w:p>
          <w:p w14:paraId="2A501D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 = Get loan from money lender, credit ,associations, etc</w:t>
            </w:r>
          </w:p>
          <w:p w14:paraId="5E825A89"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49D821F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039D008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929895E"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lastRenderedPageBreak/>
              <w:t>(Code)</w:t>
            </w:r>
          </w:p>
        </w:tc>
      </w:tr>
      <w:tr w:rsidR="00747FDE" w:rsidRPr="00BE068B" w14:paraId="2C789E71" w14:textId="77777777" w:rsidTr="00BE6AEC">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3" w:type="dxa"/>
            <w:tcBorders>
              <w:right w:val="single" w:sz="4" w:space="0" w:color="auto"/>
            </w:tcBorders>
          </w:tcPr>
          <w:p w14:paraId="33C19BE8" w14:textId="42CB5D57" w:rsidR="00747FDE" w:rsidRPr="00BE068B" w:rsidRDefault="00BE6AEC" w:rsidP="00747FDE">
            <w:pPr>
              <w:spacing w:after="0"/>
              <w:rPr>
                <w:rFonts w:ascii="Gill Sans MT" w:hAnsi="Gill Sans MT"/>
              </w:rPr>
            </w:pPr>
            <w:r w:rsidRPr="00BE068B">
              <w:rPr>
                <w:rFonts w:ascii="Gill Sans MT" w:hAnsi="Gill Sans MT"/>
              </w:rPr>
              <w:lastRenderedPageBreak/>
              <w:t>P18b</w:t>
            </w:r>
          </w:p>
        </w:tc>
        <w:tc>
          <w:tcPr>
            <w:tcW w:w="4682" w:type="dxa"/>
            <w:tcBorders>
              <w:left w:val="single" w:sz="4" w:space="0" w:color="auto"/>
              <w:right w:val="single" w:sz="18" w:space="0" w:color="000000"/>
            </w:tcBorders>
          </w:tcPr>
          <w:p w14:paraId="2586DA77"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0" w:type="dxa"/>
            <w:gridSpan w:val="4"/>
            <w:tcBorders>
              <w:top w:val="single" w:sz="18" w:space="0" w:color="000000"/>
              <w:left w:val="single" w:sz="18" w:space="0" w:color="000000"/>
              <w:bottom w:val="single" w:sz="18" w:space="0" w:color="000000"/>
              <w:right w:val="single" w:sz="18" w:space="0" w:color="000000"/>
            </w:tcBorders>
          </w:tcPr>
          <w:p w14:paraId="4177D023"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2A6312B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574"/>
        <w:gridCol w:w="4463"/>
        <w:gridCol w:w="7"/>
        <w:gridCol w:w="30"/>
        <w:gridCol w:w="2479"/>
        <w:gridCol w:w="1803"/>
        <w:gridCol w:w="31"/>
        <w:gridCol w:w="693"/>
      </w:tblGrid>
      <w:tr w:rsidR="00747FDE" w:rsidRPr="00BE068B" w14:paraId="66CE1DD4"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35D1E321" w14:textId="776A596D" w:rsidR="00747FDE" w:rsidRPr="00BE068B" w:rsidRDefault="00134A66" w:rsidP="00747FDE">
            <w:pPr>
              <w:spacing w:after="0"/>
              <w:rPr>
                <w:rFonts w:ascii="Gill Sans MT" w:eastAsia="Calibri" w:hAnsi="Gill Sans MT" w:cs="Times New Roman"/>
                <w:w w:val="105"/>
              </w:rPr>
            </w:pPr>
            <w:r w:rsidRPr="00BE068B">
              <w:rPr>
                <w:rFonts w:ascii="Gill Sans MT" w:eastAsia="Calibri" w:hAnsi="Gill Sans MT" w:cs="Times New Roman"/>
                <w:w w:val="105"/>
              </w:rPr>
              <w:t>P19</w:t>
            </w:r>
          </w:p>
        </w:tc>
        <w:tc>
          <w:tcPr>
            <w:tcW w:w="4470" w:type="dxa"/>
            <w:gridSpan w:val="2"/>
            <w:tcBorders>
              <w:top w:val="single" w:sz="4" w:space="0" w:color="000000"/>
              <w:left w:val="single" w:sz="4" w:space="0" w:color="auto"/>
              <w:bottom w:val="single" w:sz="4" w:space="0" w:color="000000"/>
            </w:tcBorders>
          </w:tcPr>
          <w:p w14:paraId="45F5A568"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In the past 5 years, has your household been affected by </w:t>
            </w:r>
            <w:r w:rsidRPr="00BE068B">
              <w:rPr>
                <w:rFonts w:ascii="Gill Sans MT" w:hAnsi="Gill Sans MT" w:cs="ArialNarrow"/>
                <w:b/>
              </w:rPr>
              <w:t>ERRATIC RAINS</w:t>
            </w:r>
            <w:r w:rsidRPr="00BE068B">
              <w:rPr>
                <w:rFonts w:ascii="Gill Sans MT" w:hAnsi="Gill Sans MT" w:cs="ArialNarrow"/>
              </w:rPr>
              <w:t>?</w:t>
            </w:r>
          </w:p>
          <w:p w14:paraId="50032B00" w14:textId="0EF91894" w:rsidR="00134A66" w:rsidRPr="00BE068B" w:rsidRDefault="00134A66" w:rsidP="00747FDE">
            <w:pPr>
              <w:spacing w:after="0"/>
              <w:rPr>
                <w:rFonts w:ascii="Gill Sans MT" w:eastAsia="Calibri" w:hAnsi="Gill Sans MT" w:cs="Times New Roman"/>
                <w:i/>
                <w:w w:val="105"/>
              </w:rPr>
            </w:pPr>
            <w:r w:rsidRPr="00BE068B">
              <w:rPr>
                <w:rFonts w:ascii="Gill Sans MT" w:hAnsi="Gill Sans MT" w:cs="ArialNarrow"/>
                <w:i/>
              </w:rPr>
              <w:t>If 0, skip to Section Q</w:t>
            </w:r>
          </w:p>
        </w:tc>
        <w:tc>
          <w:tcPr>
            <w:tcW w:w="4343" w:type="dxa"/>
            <w:gridSpan w:val="4"/>
            <w:tcBorders>
              <w:top w:val="single" w:sz="4" w:space="0" w:color="000000"/>
              <w:bottom w:val="single" w:sz="4" w:space="0" w:color="000000"/>
              <w:right w:val="single" w:sz="18" w:space="0" w:color="000000"/>
            </w:tcBorders>
          </w:tcPr>
          <w:p w14:paraId="249579D1" w14:textId="33D2B870" w:rsidR="00747FDE" w:rsidRPr="00BE068B" w:rsidRDefault="00134A66" w:rsidP="00747FDE">
            <w:pPr>
              <w:spacing w:after="0"/>
              <w:rPr>
                <w:rFonts w:ascii="Gill Sans MT" w:hAnsi="Gill Sans MT"/>
              </w:rPr>
            </w:pPr>
            <w:r w:rsidRPr="00BE068B">
              <w:rPr>
                <w:rFonts w:ascii="Gill Sans MT" w:hAnsi="Gill Sans MT"/>
              </w:rPr>
              <w:t>0</w:t>
            </w:r>
            <w:r w:rsidR="00747FDE" w:rsidRPr="00BE068B">
              <w:rPr>
                <w:rFonts w:ascii="Gill Sans MT" w:hAnsi="Gill Sans MT"/>
              </w:rPr>
              <w:t>=No</w:t>
            </w:r>
          </w:p>
          <w:p w14:paraId="156F0019" w14:textId="65411E74" w:rsidR="00747FDE" w:rsidRPr="00BE068B" w:rsidRDefault="00134A66" w:rsidP="00747FDE">
            <w:pPr>
              <w:spacing w:after="0"/>
              <w:rPr>
                <w:rFonts w:ascii="Gill Sans MT" w:hAnsi="Gill Sans MT"/>
              </w:rPr>
            </w:pPr>
            <w:r w:rsidRPr="00BE068B">
              <w:rPr>
                <w:rFonts w:ascii="Gill Sans MT" w:hAnsi="Gill Sans MT"/>
              </w:rPr>
              <w:t>1</w:t>
            </w:r>
            <w:r w:rsidR="00747FDE" w:rsidRPr="00BE068B">
              <w:rPr>
                <w:rFonts w:ascii="Gill Sans MT" w:hAnsi="Gill Sans MT"/>
              </w:rPr>
              <w:t>=Yes</w:t>
            </w:r>
            <w:r w:rsidR="00747FDE" w:rsidRPr="00BE068B" w:rsidDel="00226116">
              <w:rPr>
                <w:rFonts w:ascii="Gill Sans MT" w:hAnsi="Gill Sans MT"/>
              </w:rPr>
              <w:t xml:space="preserve"> </w:t>
            </w:r>
          </w:p>
          <w:p w14:paraId="5E638942" w14:textId="77777777" w:rsidR="00747FDE" w:rsidRPr="00BE068B" w:rsidRDefault="00747FDE" w:rsidP="00747FDE">
            <w:pPr>
              <w:spacing w:after="0"/>
              <w:rPr>
                <w:rFonts w:ascii="Gill Sans MT" w:hAnsi="Gill Sans MT"/>
              </w:rPr>
            </w:pPr>
            <w:r w:rsidRPr="00BE068B">
              <w:rPr>
                <w:rFonts w:ascii="Gill Sans MT" w:hAnsi="Gill Sans MT"/>
              </w:rPr>
              <w:t>888=Don’t know</w:t>
            </w:r>
          </w:p>
          <w:p w14:paraId="2B95A270" w14:textId="77777777" w:rsidR="00747FDE" w:rsidRPr="00BE068B" w:rsidRDefault="00747FDE" w:rsidP="00747FDE">
            <w:pPr>
              <w:spacing w:after="0"/>
              <w:rPr>
                <w:rFonts w:ascii="Gill Sans MT" w:hAnsi="Gill Sans MT"/>
              </w:rPr>
            </w:pPr>
            <w:r w:rsidRPr="00BE068B">
              <w:rPr>
                <w:rFonts w:ascii="Gill Sans MT" w:hAnsi="Gill Sans MT"/>
              </w:rPr>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2685670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134A66" w:rsidRPr="00BE068B" w14:paraId="4E805FD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C5B4741" w14:textId="0E3A3FA8" w:rsidR="00134A66" w:rsidRPr="00BE068B" w:rsidRDefault="00134A66" w:rsidP="00747FDE">
            <w:pPr>
              <w:spacing w:after="0"/>
              <w:rPr>
                <w:rFonts w:ascii="Gill Sans MT" w:hAnsi="Gill Sans MT"/>
                <w:w w:val="105"/>
              </w:rPr>
            </w:pPr>
            <w:r w:rsidRPr="00BE068B">
              <w:rPr>
                <w:rFonts w:ascii="Gill Sans MT" w:hAnsi="Gill Sans MT"/>
                <w:w w:val="105"/>
              </w:rPr>
              <w:t>P20</w:t>
            </w:r>
          </w:p>
        </w:tc>
        <w:tc>
          <w:tcPr>
            <w:tcW w:w="4500" w:type="dxa"/>
            <w:gridSpan w:val="3"/>
            <w:tcBorders>
              <w:top w:val="single" w:sz="4" w:space="0" w:color="000000"/>
              <w:left w:val="single" w:sz="4" w:space="0" w:color="auto"/>
              <w:bottom w:val="single" w:sz="4" w:space="0" w:color="000000"/>
              <w:right w:val="single" w:sz="18" w:space="0" w:color="000000"/>
            </w:tcBorders>
          </w:tcPr>
          <w:p w14:paraId="7EFAA4E8"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yes, what years was your HH affected by the </w:t>
            </w:r>
            <w:r w:rsidRPr="00BE068B">
              <w:rPr>
                <w:rFonts w:ascii="Gill Sans MT" w:hAnsi="Gill Sans MT" w:cs="ArialNarrow"/>
                <w:b/>
              </w:rPr>
              <w:t>ERRATIC RAINS</w:t>
            </w:r>
            <w:r w:rsidRPr="00BE068B">
              <w:rPr>
                <w:rFonts w:ascii="Gill Sans MT" w:hAnsi="Gill Sans MT" w:cs="ArialNarrow"/>
              </w:rPr>
              <w:t xml:space="preserve">? </w:t>
            </w:r>
          </w:p>
        </w:tc>
        <w:tc>
          <w:tcPr>
            <w:tcW w:w="2479" w:type="dxa"/>
            <w:tcBorders>
              <w:top w:val="single" w:sz="4" w:space="0" w:color="000000"/>
              <w:left w:val="single" w:sz="4" w:space="0" w:color="auto"/>
              <w:bottom w:val="single" w:sz="4" w:space="0" w:color="000000"/>
              <w:right w:val="single" w:sz="18" w:space="0" w:color="000000"/>
            </w:tcBorders>
          </w:tcPr>
          <w:p w14:paraId="4AF10516"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2014</w:t>
            </w:r>
          </w:p>
          <w:p w14:paraId="1B5CF569"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2013</w:t>
            </w:r>
          </w:p>
          <w:p w14:paraId="583F7D82"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16BEBF31"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24C9380B" w14:textId="2EB981E9"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77D703"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134A66" w:rsidRPr="00BE068B" w14:paraId="59DF0E26"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2DE9751A" w14:textId="6BA8B8A4" w:rsidR="00134A66" w:rsidRPr="00BE068B" w:rsidRDefault="00134A66" w:rsidP="00747FDE">
            <w:pPr>
              <w:spacing w:after="0"/>
              <w:rPr>
                <w:rFonts w:ascii="Gill Sans MT" w:hAnsi="Gill Sans MT"/>
                <w:w w:val="105"/>
              </w:rPr>
            </w:pPr>
            <w:r w:rsidRPr="00BE068B">
              <w:rPr>
                <w:rFonts w:ascii="Gill Sans MT" w:hAnsi="Gill Sans MT"/>
                <w:w w:val="105"/>
              </w:rPr>
              <w:t>P21</w:t>
            </w:r>
          </w:p>
        </w:tc>
        <w:tc>
          <w:tcPr>
            <w:tcW w:w="4500" w:type="dxa"/>
            <w:gridSpan w:val="3"/>
            <w:tcBorders>
              <w:top w:val="single" w:sz="4" w:space="0" w:color="000000"/>
              <w:left w:val="single" w:sz="4" w:space="0" w:color="auto"/>
              <w:bottom w:val="single" w:sz="4" w:space="0" w:color="000000"/>
              <w:right w:val="single" w:sz="18" w:space="0" w:color="000000"/>
            </w:tcBorders>
          </w:tcPr>
          <w:p w14:paraId="1AD07A50" w14:textId="77777777" w:rsidR="00134A66" w:rsidRPr="00BE068B" w:rsidRDefault="00134A66" w:rsidP="00747FDE">
            <w:pPr>
              <w:spacing w:after="0"/>
              <w:rPr>
                <w:rFonts w:ascii="Gill Sans MT" w:hAnsi="Gill Sans MT"/>
                <w:w w:val="105"/>
              </w:rPr>
            </w:pPr>
            <w:r w:rsidRPr="00BE068B">
              <w:rPr>
                <w:rFonts w:ascii="Gill Sans MT" w:hAnsi="Gill Sans MT" w:cs="ArialNarrow"/>
              </w:rPr>
              <w:t xml:space="preserve">If more than one year – what year did your HH experience the worst </w:t>
            </w:r>
            <w:r w:rsidRPr="00BE068B">
              <w:rPr>
                <w:rFonts w:ascii="Gill Sans MT" w:hAnsi="Gill Sans MT" w:cs="ArialNarrow"/>
                <w:b/>
              </w:rPr>
              <w:t>ERRATIC RAINS</w:t>
            </w:r>
            <w:r w:rsidRPr="00BE068B">
              <w:rPr>
                <w:rFonts w:ascii="Gill Sans MT" w:hAnsi="Gill Sans MT" w:cs="ArialNarrow"/>
              </w:rPr>
              <w:t>?</w:t>
            </w:r>
          </w:p>
        </w:tc>
        <w:tc>
          <w:tcPr>
            <w:tcW w:w="2479" w:type="dxa"/>
            <w:tcBorders>
              <w:top w:val="single" w:sz="4" w:space="0" w:color="000000"/>
              <w:left w:val="single" w:sz="4" w:space="0" w:color="auto"/>
              <w:bottom w:val="single" w:sz="4" w:space="0" w:color="000000"/>
              <w:right w:val="single" w:sz="18" w:space="0" w:color="000000"/>
            </w:tcBorders>
          </w:tcPr>
          <w:p w14:paraId="1DB98995"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2014</w:t>
            </w:r>
          </w:p>
          <w:p w14:paraId="71DFECF9"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2013</w:t>
            </w:r>
          </w:p>
          <w:p w14:paraId="3692F01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2012</w:t>
            </w:r>
          </w:p>
          <w:p w14:paraId="3E12527D" w14:textId="77777777" w:rsidR="00134A66" w:rsidRPr="00BE068B" w:rsidRDefault="00134A66" w:rsidP="00134A66">
            <w:pPr>
              <w:spacing w:after="0"/>
              <w:rPr>
                <w:rFonts w:ascii="Gill Sans MT" w:hAnsi="Gill Sans MT" w:cs="ArialNarrow"/>
              </w:rPr>
            </w:pPr>
            <w:r w:rsidRPr="00BE068B">
              <w:rPr>
                <w:rFonts w:ascii="Gill Sans MT" w:hAnsi="Gill Sans MT" w:cs="ArialNarrow"/>
              </w:rPr>
              <w:t>2011</w:t>
            </w:r>
          </w:p>
          <w:p w14:paraId="703E308C" w14:textId="5FF369F6" w:rsidR="00134A66" w:rsidRPr="00BE068B" w:rsidRDefault="00134A66" w:rsidP="00134A66">
            <w:pPr>
              <w:spacing w:after="0"/>
              <w:rPr>
                <w:rFonts w:ascii="Gill Sans MT" w:hAnsi="Gill Sans MT"/>
                <w:w w:val="105"/>
              </w:rPr>
            </w:pPr>
            <w:r w:rsidRPr="00BE068B">
              <w:rPr>
                <w:rFonts w:ascii="Gill Sans MT" w:hAnsi="Gill Sans MT" w:cs="ArialNarrow"/>
              </w:rPr>
              <w:t>2010</w:t>
            </w:r>
          </w:p>
        </w:tc>
        <w:tc>
          <w:tcPr>
            <w:tcW w:w="2527" w:type="dxa"/>
            <w:gridSpan w:val="3"/>
            <w:tcBorders>
              <w:top w:val="single" w:sz="18" w:space="0" w:color="000000"/>
              <w:left w:val="single" w:sz="18" w:space="0" w:color="000000"/>
              <w:bottom w:val="single" w:sz="18" w:space="0" w:color="000000"/>
              <w:right w:val="single" w:sz="18" w:space="0" w:color="000000"/>
            </w:tcBorders>
          </w:tcPr>
          <w:p w14:paraId="1CD95D5A" w14:textId="77777777" w:rsidR="00134A66" w:rsidRPr="00BE068B" w:rsidRDefault="00134A66" w:rsidP="00747FDE">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747FDE" w:rsidRPr="00BE068B" w14:paraId="748F4B8B"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2EBA72" w14:textId="42C056A7"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P22</w:t>
            </w:r>
          </w:p>
        </w:tc>
        <w:tc>
          <w:tcPr>
            <w:tcW w:w="4463" w:type="dxa"/>
            <w:tcBorders>
              <w:top w:val="single" w:sz="4" w:space="0" w:color="000000"/>
              <w:left w:val="single" w:sz="4" w:space="0" w:color="000000"/>
              <w:bottom w:val="single" w:sz="4" w:space="0" w:color="000000"/>
            </w:tcBorders>
          </w:tcPr>
          <w:p w14:paraId="64B37DCE" w14:textId="77777777" w:rsidR="00747FDE" w:rsidRPr="00BE068B" w:rsidRDefault="00747FDE" w:rsidP="00747FDE">
            <w:pPr>
              <w:spacing w:after="0"/>
              <w:rPr>
                <w:rFonts w:ascii="Gill Sans MT" w:hAnsi="Gill Sans MT"/>
                <w:color w:val="000000"/>
              </w:rPr>
            </w:pPr>
            <w:r w:rsidRPr="00BE068B">
              <w:rPr>
                <w:rFonts w:ascii="Gill Sans MT" w:hAnsi="Gill Sans MT" w:cs="ArialNarrow"/>
              </w:rPr>
              <w:t xml:space="preserve">Thinking of the worst drought, how well or poorly was your household able to respond to the </w:t>
            </w:r>
            <w:r w:rsidRPr="00BE068B">
              <w:rPr>
                <w:rFonts w:ascii="Gill Sans MT" w:hAnsi="Gill Sans MT" w:cs="ArialNarrow"/>
                <w:b/>
              </w:rPr>
              <w:t>ERRATIC RAINS</w:t>
            </w:r>
            <w:r w:rsidRPr="00BE068B">
              <w:rPr>
                <w:rFonts w:ascii="Gill Sans MT" w:hAnsi="Gill Sans MT" w:cs="ArialNarrow"/>
              </w:rPr>
              <w:t>?</w:t>
            </w:r>
          </w:p>
        </w:tc>
        <w:tc>
          <w:tcPr>
            <w:tcW w:w="4319" w:type="dxa"/>
            <w:gridSpan w:val="4"/>
            <w:tcBorders>
              <w:top w:val="single" w:sz="4" w:space="0" w:color="000000"/>
              <w:bottom w:val="single" w:sz="4" w:space="0" w:color="000000"/>
              <w:right w:val="single" w:sz="18" w:space="0" w:color="000000"/>
            </w:tcBorders>
          </w:tcPr>
          <w:p w14:paraId="54EE323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1=Very well</w:t>
            </w:r>
          </w:p>
          <w:p w14:paraId="5109FEF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2=Somewhat well</w:t>
            </w:r>
          </w:p>
          <w:p w14:paraId="0786208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3=Neutral response</w:t>
            </w:r>
          </w:p>
          <w:p w14:paraId="3F9B48C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4=Somewhat poorly</w:t>
            </w:r>
          </w:p>
          <w:p w14:paraId="4344547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5=Very poorly</w:t>
            </w:r>
          </w:p>
          <w:p w14:paraId="2F69F0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E3BC447" w14:textId="77777777" w:rsidR="00747FDE" w:rsidRPr="00BE068B" w:rsidRDefault="00747FDE" w:rsidP="00747FDE">
            <w:pPr>
              <w:spacing w:after="0"/>
              <w:rPr>
                <w:rFonts w:ascii="Gill Sans MT" w:hAnsi="Gill Sans MT" w:cs="Times New Roman"/>
                <w:i/>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5E59B9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2B5E56D9"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38520337" w14:textId="67C90D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P23</w:t>
            </w:r>
          </w:p>
        </w:tc>
        <w:tc>
          <w:tcPr>
            <w:tcW w:w="4463" w:type="dxa"/>
            <w:tcBorders>
              <w:top w:val="single" w:sz="4" w:space="0" w:color="000000"/>
              <w:left w:val="single" w:sz="4" w:space="0" w:color="000000"/>
              <w:bottom w:val="single" w:sz="4" w:space="0" w:color="000000"/>
            </w:tcBorders>
          </w:tcPr>
          <w:p w14:paraId="3CE1C3FE"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What was the result of the </w:t>
            </w:r>
            <w:r w:rsidRPr="00BE068B">
              <w:rPr>
                <w:rFonts w:ascii="Gill Sans MT" w:hAnsi="Gill Sans MT" w:cs="ArialNarrow"/>
                <w:b/>
              </w:rPr>
              <w:t>ERRATIC RAINS</w:t>
            </w:r>
            <w:r w:rsidRPr="00BE068B">
              <w:rPr>
                <w:rFonts w:ascii="Gill Sans MT" w:hAnsi="Gill Sans MT" w:cs="ArialNarrow"/>
              </w:rPr>
              <w:t xml:space="preserve"> on your HH?</w:t>
            </w:r>
          </w:p>
          <w:p w14:paraId="3D52283A" w14:textId="3C28C47C"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13DE0B58"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1=Reduced crop yield</w:t>
            </w:r>
          </w:p>
          <w:p w14:paraId="4865F36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2=Crop failure</w:t>
            </w:r>
          </w:p>
          <w:p w14:paraId="0A36A3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3=Reduced HH consumption</w:t>
            </w:r>
          </w:p>
          <w:p w14:paraId="6D38FDA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4=Loss of assets</w:t>
            </w:r>
          </w:p>
          <w:p w14:paraId="3E6885A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5=Loss of income</w:t>
            </w:r>
          </w:p>
          <w:p w14:paraId="4ADC2D5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6=Livestock sickness</w:t>
            </w:r>
          </w:p>
          <w:p w14:paraId="7BC32123"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7=Livestock death</w:t>
            </w:r>
          </w:p>
          <w:p w14:paraId="07DB3C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8=Human sickness</w:t>
            </w:r>
          </w:p>
          <w:p w14:paraId="009C37D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9=Human death</w:t>
            </w:r>
          </w:p>
          <w:p w14:paraId="0417CB0B"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10=Pests or diseases that affected the crops before they were harvested</w:t>
            </w:r>
          </w:p>
          <w:p w14:paraId="1FD509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11=Pests or diseases tha led to crop/storage losses</w:t>
            </w:r>
          </w:p>
          <w:p w14:paraId="4AD9D0F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12=Pests or diseases that affected livestock</w:t>
            </w:r>
          </w:p>
          <w:p w14:paraId="21336CE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p w14:paraId="4CE5231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888=Don't know</w:t>
            </w:r>
          </w:p>
          <w:p w14:paraId="0D7F44E1"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6822F52"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51E525D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5D36988C" w14:textId="27260F9C"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P24</w:t>
            </w:r>
          </w:p>
        </w:tc>
        <w:tc>
          <w:tcPr>
            <w:tcW w:w="4463" w:type="dxa"/>
            <w:tcBorders>
              <w:top w:val="single" w:sz="4" w:space="0" w:color="000000"/>
              <w:left w:val="single" w:sz="4" w:space="0" w:color="000000"/>
              <w:bottom w:val="single" w:sz="4" w:space="0" w:color="000000"/>
            </w:tcBorders>
          </w:tcPr>
          <w:p w14:paraId="5F85ABD3" w14:textId="77777777" w:rsidR="00747FDE" w:rsidRPr="00BE068B" w:rsidRDefault="00747FDE" w:rsidP="00747FDE">
            <w:pPr>
              <w:spacing w:after="0"/>
              <w:rPr>
                <w:rFonts w:ascii="Gill Sans MT" w:hAnsi="Gill Sans MT" w:cs="ArialNarrow"/>
              </w:rPr>
            </w:pPr>
            <w:r w:rsidRPr="00BE068B">
              <w:rPr>
                <w:rFonts w:ascii="Gill Sans MT" w:hAnsi="Gill Sans MT" w:cs="ArialNarrow"/>
              </w:rPr>
              <w:t xml:space="preserve">Thinking of the worst </w:t>
            </w:r>
            <w:r w:rsidRPr="00BE068B">
              <w:rPr>
                <w:rFonts w:ascii="Gill Sans MT" w:hAnsi="Gill Sans MT" w:cs="ArialNarrow"/>
                <w:b/>
              </w:rPr>
              <w:t>ERRATIC RAINS</w:t>
            </w:r>
            <w:r w:rsidRPr="00BE068B">
              <w:rPr>
                <w:rFonts w:ascii="Gill Sans MT" w:hAnsi="Gill Sans MT" w:cs="ArialNarrow"/>
              </w:rPr>
              <w:t xml:space="preserve"> that </w:t>
            </w:r>
            <w:r w:rsidRPr="00BE068B">
              <w:rPr>
                <w:rFonts w:ascii="Gill Sans MT" w:hAnsi="Gill Sans MT" w:cs="ArialNarrow"/>
              </w:rPr>
              <w:lastRenderedPageBreak/>
              <w:t>your household experienced, what adjustments/adaptations did your household make during the drought?</w:t>
            </w:r>
          </w:p>
          <w:p w14:paraId="12872B46" w14:textId="261DB624"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6693CBE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lastRenderedPageBreak/>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F036FCF"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16B0DB8"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EE8F062" w14:textId="7A31A737" w:rsidR="00747FDE" w:rsidRPr="00BE068B" w:rsidRDefault="00134A66" w:rsidP="00747FDE">
            <w:pPr>
              <w:spacing w:after="0"/>
              <w:rPr>
                <w:rFonts w:ascii="Gill Sans MT" w:hAnsi="Gill Sans MT"/>
              </w:rPr>
            </w:pPr>
            <w:r w:rsidRPr="00BE068B">
              <w:rPr>
                <w:rFonts w:ascii="Gill Sans MT" w:hAnsi="Gill Sans MT"/>
              </w:rPr>
              <w:lastRenderedPageBreak/>
              <w:t>P24b</w:t>
            </w:r>
          </w:p>
        </w:tc>
        <w:tc>
          <w:tcPr>
            <w:tcW w:w="4463" w:type="dxa"/>
            <w:tcBorders>
              <w:left w:val="single" w:sz="4" w:space="0" w:color="auto"/>
              <w:right w:val="single" w:sz="18" w:space="0" w:color="000000"/>
            </w:tcBorders>
          </w:tcPr>
          <w:p w14:paraId="295ACC8D"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1B65F4BF"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304835B8"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2FA0683" w14:textId="5DE8D720"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P25</w:t>
            </w:r>
          </w:p>
        </w:tc>
        <w:tc>
          <w:tcPr>
            <w:tcW w:w="4463" w:type="dxa"/>
            <w:tcBorders>
              <w:top w:val="single" w:sz="4" w:space="0" w:color="000000"/>
              <w:left w:val="single" w:sz="4" w:space="0" w:color="000000"/>
              <w:bottom w:val="single" w:sz="4" w:space="0" w:color="000000"/>
            </w:tcBorders>
          </w:tcPr>
          <w:p w14:paraId="5CE1398D"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 xml:space="preserve">Are there any changes you wanted to make but were unable to make? </w:t>
            </w:r>
          </w:p>
          <w:p w14:paraId="7CD8B20B" w14:textId="4769B216"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203343E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69C11B7B"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F9976C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5D41AD3B" w14:textId="4891C110" w:rsidR="00747FDE" w:rsidRPr="00BE068B" w:rsidRDefault="00134A66" w:rsidP="00747FDE">
            <w:pPr>
              <w:spacing w:after="0"/>
              <w:rPr>
                <w:rFonts w:ascii="Gill Sans MT" w:hAnsi="Gill Sans MT"/>
              </w:rPr>
            </w:pPr>
            <w:r w:rsidRPr="00BE068B">
              <w:rPr>
                <w:rFonts w:ascii="Gill Sans MT" w:hAnsi="Gill Sans MT"/>
              </w:rPr>
              <w:t>P25b</w:t>
            </w:r>
          </w:p>
        </w:tc>
        <w:tc>
          <w:tcPr>
            <w:tcW w:w="4463" w:type="dxa"/>
            <w:tcBorders>
              <w:left w:val="single" w:sz="4" w:space="0" w:color="auto"/>
              <w:right w:val="single" w:sz="18" w:space="0" w:color="000000"/>
            </w:tcBorders>
          </w:tcPr>
          <w:p w14:paraId="3B9FA506"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68AA2EE"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2CB393A4"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D6F7780" w14:textId="1AA865DF"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P26</w:t>
            </w:r>
          </w:p>
        </w:tc>
        <w:tc>
          <w:tcPr>
            <w:tcW w:w="4463" w:type="dxa"/>
            <w:tcBorders>
              <w:top w:val="single" w:sz="4" w:space="0" w:color="000000"/>
              <w:left w:val="single" w:sz="4" w:space="0" w:color="000000"/>
              <w:bottom w:val="single" w:sz="4" w:space="0" w:color="000000"/>
            </w:tcBorders>
          </w:tcPr>
          <w:p w14:paraId="7F175C68" w14:textId="77777777" w:rsidR="00747FDE" w:rsidRPr="00BE068B" w:rsidRDefault="00747FDE" w:rsidP="00747FDE">
            <w:pPr>
              <w:spacing w:after="0"/>
              <w:rPr>
                <w:rFonts w:ascii="Gill Sans MT" w:hAnsi="Gill Sans MT" w:cs="Times New Roman"/>
              </w:rPr>
            </w:pPr>
            <w:r w:rsidRPr="00BE068B">
              <w:rPr>
                <w:rFonts w:ascii="Gill Sans MT" w:hAnsi="Gill Sans MT" w:cs="Times New Roman"/>
              </w:rPr>
              <w:t>If so, why did you not make those changes?</w:t>
            </w:r>
          </w:p>
          <w:p w14:paraId="38487252" w14:textId="3E4105BB" w:rsidR="00134A66" w:rsidRPr="00BE068B" w:rsidRDefault="00134A66" w:rsidP="00747FDE">
            <w:pPr>
              <w:spacing w:after="0"/>
              <w:rPr>
                <w:rFonts w:ascii="Gill Sans MT" w:hAnsi="Gill Sans MT"/>
                <w:color w:val="000000"/>
              </w:rPr>
            </w:pPr>
            <w:r w:rsidRPr="00BE068B">
              <w:rPr>
                <w:rFonts w:ascii="Gill Sans MT" w:hAnsi="Gill Sans MT"/>
                <w:bCs/>
                <w:i/>
              </w:rPr>
              <w:t>Select all that apply</w:t>
            </w:r>
          </w:p>
        </w:tc>
        <w:tc>
          <w:tcPr>
            <w:tcW w:w="4319" w:type="dxa"/>
            <w:gridSpan w:val="4"/>
            <w:tcBorders>
              <w:top w:val="single" w:sz="4" w:space="0" w:color="000000"/>
              <w:bottom w:val="single" w:sz="4" w:space="0" w:color="000000"/>
              <w:right w:val="single" w:sz="18" w:space="0" w:color="000000"/>
            </w:tcBorders>
          </w:tcPr>
          <w:p w14:paraId="4E56815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1=Lack of money</w:t>
            </w:r>
          </w:p>
          <w:p w14:paraId="67ACC0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2=Lack of information</w:t>
            </w:r>
          </w:p>
          <w:p w14:paraId="695CC737"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3=Shortage of labor</w:t>
            </w:r>
          </w:p>
          <w:p w14:paraId="2753667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4=Shortage of Land</w:t>
            </w:r>
          </w:p>
          <w:p w14:paraId="458FBDA0"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66A7266"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38463E40"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033B33A" w14:textId="4958D46F" w:rsidR="00747FDE" w:rsidRPr="00BE068B" w:rsidRDefault="00134A66" w:rsidP="00747FDE">
            <w:pPr>
              <w:spacing w:after="0"/>
              <w:rPr>
                <w:rFonts w:ascii="Gill Sans MT" w:hAnsi="Gill Sans MT"/>
              </w:rPr>
            </w:pPr>
            <w:r w:rsidRPr="00BE068B">
              <w:rPr>
                <w:rFonts w:ascii="Gill Sans MT" w:hAnsi="Gill Sans MT"/>
              </w:rPr>
              <w:t>P26b</w:t>
            </w:r>
          </w:p>
        </w:tc>
        <w:tc>
          <w:tcPr>
            <w:tcW w:w="4463" w:type="dxa"/>
            <w:tcBorders>
              <w:left w:val="single" w:sz="4" w:space="0" w:color="auto"/>
              <w:right w:val="single" w:sz="18" w:space="0" w:color="000000"/>
            </w:tcBorders>
          </w:tcPr>
          <w:p w14:paraId="5A6F77D5"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01551654"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r w:rsidR="00747FDE" w:rsidRPr="00BE068B" w14:paraId="10183193" w14:textId="77777777" w:rsidTr="00134A66">
        <w:trPr>
          <w:trHeight w:val="20"/>
        </w:trPr>
        <w:tc>
          <w:tcPr>
            <w:tcW w:w="574" w:type="dxa"/>
            <w:tcBorders>
              <w:top w:val="single" w:sz="4" w:space="0" w:color="000000"/>
              <w:left w:val="single" w:sz="4" w:space="0" w:color="000000"/>
              <w:bottom w:val="single" w:sz="4" w:space="0" w:color="000000"/>
              <w:right w:val="single" w:sz="4" w:space="0" w:color="000000"/>
            </w:tcBorders>
          </w:tcPr>
          <w:p w14:paraId="79CEFDC1" w14:textId="6FDA778B" w:rsidR="00747FDE" w:rsidRPr="00BE068B" w:rsidRDefault="00134A66" w:rsidP="00747FDE">
            <w:pPr>
              <w:spacing w:after="0"/>
              <w:rPr>
                <w:rFonts w:ascii="Gill Sans MT" w:eastAsia="Calibri" w:hAnsi="Gill Sans MT" w:cs="Times New Roman"/>
              </w:rPr>
            </w:pPr>
            <w:r w:rsidRPr="00BE068B">
              <w:rPr>
                <w:rFonts w:ascii="Gill Sans MT" w:eastAsia="Calibri" w:hAnsi="Gill Sans MT" w:cs="Times New Roman"/>
              </w:rPr>
              <w:t>P27</w:t>
            </w:r>
          </w:p>
        </w:tc>
        <w:tc>
          <w:tcPr>
            <w:tcW w:w="4463" w:type="dxa"/>
            <w:tcBorders>
              <w:top w:val="single" w:sz="4" w:space="0" w:color="000000"/>
              <w:left w:val="single" w:sz="4" w:space="0" w:color="000000"/>
              <w:bottom w:val="single" w:sz="4" w:space="0" w:color="000000"/>
            </w:tcBorders>
          </w:tcPr>
          <w:p w14:paraId="53C53B9A" w14:textId="77777777" w:rsidR="00747FDE" w:rsidRPr="00BE068B" w:rsidRDefault="00747FDE" w:rsidP="00747FDE">
            <w:pPr>
              <w:spacing w:after="0"/>
              <w:rPr>
                <w:rFonts w:ascii="Gill Sans MT" w:hAnsi="Gill Sans MT"/>
                <w:bCs/>
              </w:rPr>
            </w:pPr>
            <w:r w:rsidRPr="00BE068B">
              <w:rPr>
                <w:rFonts w:ascii="Gill Sans MT" w:hAnsi="Gill Sans MT"/>
                <w:bCs/>
              </w:rPr>
              <w:t>How did your household cope with this shock?</w:t>
            </w:r>
          </w:p>
          <w:p w14:paraId="14E9DEFC" w14:textId="508C543E" w:rsidR="00134A66" w:rsidRPr="00BE068B" w:rsidRDefault="00134A66" w:rsidP="00747FDE">
            <w:pPr>
              <w:spacing w:after="0"/>
              <w:rPr>
                <w:rFonts w:ascii="Gill Sans MT" w:hAnsi="Gill Sans MT"/>
                <w:i/>
                <w:color w:val="000000"/>
              </w:rPr>
            </w:pPr>
            <w:r w:rsidRPr="00BE068B">
              <w:rPr>
                <w:rFonts w:ascii="Gill Sans MT" w:hAnsi="Gill Sans MT"/>
                <w:bCs/>
                <w:i/>
              </w:rPr>
              <w:t xml:space="preserve">Select all that apply </w:t>
            </w:r>
          </w:p>
        </w:tc>
        <w:tc>
          <w:tcPr>
            <w:tcW w:w="4319" w:type="dxa"/>
            <w:gridSpan w:val="4"/>
            <w:tcBorders>
              <w:top w:val="single" w:sz="4" w:space="0" w:color="000000"/>
              <w:bottom w:val="single" w:sz="4" w:space="0" w:color="000000"/>
              <w:right w:val="single" w:sz="18" w:space="0" w:color="000000"/>
            </w:tcBorders>
          </w:tcPr>
          <w:p w14:paraId="6B1C256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 = Harvest more forest products</w:t>
            </w:r>
          </w:p>
          <w:p w14:paraId="31D4325E"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2 = Harvest more wild foods not found in the forest</w:t>
            </w:r>
          </w:p>
          <w:p w14:paraId="349D18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3 = Harvest more agricultural products</w:t>
            </w:r>
          </w:p>
          <w:p w14:paraId="09C1532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4 = Spend cash savings</w:t>
            </w:r>
          </w:p>
          <w:p w14:paraId="58A077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5 = Sell assets (Land, livestock, etc.)</w:t>
            </w:r>
          </w:p>
          <w:p w14:paraId="1F1D217D"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6 = Do extra casual labor</w:t>
            </w:r>
          </w:p>
          <w:p w14:paraId="3B9A7DDF"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7 = Assistance from friends or relatives</w:t>
            </w:r>
          </w:p>
          <w:p w14:paraId="30DB961A"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8 = Assistance from NGO, community organization, religious organization, etc</w:t>
            </w:r>
          </w:p>
          <w:p w14:paraId="731A1EDC"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 = Get loan from money lender, credit ,associations, etc</w:t>
            </w:r>
          </w:p>
          <w:p w14:paraId="4C1EDFB2"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10 = Reduce household spending</w:t>
            </w:r>
          </w:p>
          <w:p w14:paraId="5778A09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11 = Did nothing in particular</w:t>
            </w:r>
          </w:p>
          <w:p w14:paraId="49B543B4" w14:textId="77777777" w:rsidR="00747FDE" w:rsidRPr="00BE068B" w:rsidRDefault="00747FDE" w:rsidP="00747FDE">
            <w:pPr>
              <w:spacing w:after="0"/>
              <w:rPr>
                <w:rFonts w:ascii="Gill Sans MT" w:hAnsi="Gill Sans MT" w:cs="Times New Roman"/>
                <w:w w:val="105"/>
              </w:rPr>
            </w:pPr>
            <w:r w:rsidRPr="00BE068B">
              <w:rPr>
                <w:rFonts w:ascii="Gill Sans MT" w:hAnsi="Gill Sans MT"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9F3267C" w14:textId="77777777" w:rsidR="00747FDE" w:rsidRPr="00BE068B" w:rsidRDefault="00747FDE" w:rsidP="00747FDE">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747FDE" w:rsidRPr="00BE068B" w14:paraId="719E504D" w14:textId="77777777" w:rsidTr="00134A66">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574" w:type="dxa"/>
            <w:tcBorders>
              <w:right w:val="single" w:sz="4" w:space="0" w:color="auto"/>
            </w:tcBorders>
          </w:tcPr>
          <w:p w14:paraId="0B3295AB" w14:textId="2B290BCE" w:rsidR="00747FDE" w:rsidRPr="00BE068B" w:rsidRDefault="00134A66" w:rsidP="00747FDE">
            <w:pPr>
              <w:spacing w:after="0"/>
              <w:rPr>
                <w:rFonts w:ascii="Gill Sans MT" w:hAnsi="Gill Sans MT"/>
              </w:rPr>
            </w:pPr>
            <w:r w:rsidRPr="00BE068B">
              <w:rPr>
                <w:rFonts w:ascii="Gill Sans MT" w:hAnsi="Gill Sans MT"/>
              </w:rPr>
              <w:t>P27b</w:t>
            </w:r>
          </w:p>
        </w:tc>
        <w:tc>
          <w:tcPr>
            <w:tcW w:w="4463" w:type="dxa"/>
            <w:tcBorders>
              <w:left w:val="single" w:sz="4" w:space="0" w:color="auto"/>
              <w:right w:val="single" w:sz="18" w:space="0" w:color="000000"/>
            </w:tcBorders>
          </w:tcPr>
          <w:p w14:paraId="2EA47C9E" w14:textId="77777777" w:rsidR="00747FDE" w:rsidRPr="00BE068B" w:rsidRDefault="00747FDE" w:rsidP="00747FDE">
            <w:pPr>
              <w:spacing w:after="0"/>
              <w:rPr>
                <w:rFonts w:ascii="Gill Sans MT" w:hAnsi="Gill Sans MT"/>
                <w:w w:val="105"/>
              </w:rPr>
            </w:pPr>
            <w:r w:rsidRPr="00BE068B">
              <w:rPr>
                <w:rFonts w:ascii="Gill Sans MT" w:hAnsi="Gill Sans MT"/>
                <w:w w:val="105"/>
              </w:rPr>
              <w:t>If other, please specify</w:t>
            </w:r>
          </w:p>
        </w:tc>
        <w:tc>
          <w:tcPr>
            <w:tcW w:w="5043" w:type="dxa"/>
            <w:gridSpan w:val="6"/>
            <w:tcBorders>
              <w:top w:val="single" w:sz="18" w:space="0" w:color="000000"/>
              <w:left w:val="single" w:sz="18" w:space="0" w:color="000000"/>
              <w:bottom w:val="single" w:sz="18" w:space="0" w:color="000000"/>
              <w:right w:val="single" w:sz="18" w:space="0" w:color="000000"/>
            </w:tcBorders>
          </w:tcPr>
          <w:p w14:paraId="774D756A" w14:textId="77777777" w:rsidR="00747FDE" w:rsidRPr="00BE068B" w:rsidRDefault="00747FDE" w:rsidP="00747FDE">
            <w:pPr>
              <w:spacing w:after="0"/>
              <w:rPr>
                <w:rFonts w:ascii="Gill Sans MT" w:hAnsi="Gill Sans MT"/>
                <w:w w:val="105"/>
              </w:rPr>
            </w:pPr>
            <w:r w:rsidRPr="00BE068B">
              <w:rPr>
                <w:rFonts w:ascii="Gill Sans MT" w:hAnsi="Gill Sans MT"/>
                <w:i/>
                <w:color w:val="A6A6A6" w:themeColor="background1" w:themeShade="A6"/>
              </w:rPr>
              <w:t>(Text)</w:t>
            </w:r>
          </w:p>
        </w:tc>
      </w:tr>
    </w:tbl>
    <w:p w14:paraId="617B9048" w14:textId="77777777" w:rsidR="00747FDE" w:rsidRPr="00BE068B" w:rsidRDefault="00747FDE" w:rsidP="00747FDE">
      <w:pPr>
        <w:autoSpaceDE w:val="0"/>
        <w:autoSpaceDN w:val="0"/>
        <w:adjustRightInd w:val="0"/>
        <w:spacing w:after="0" w:line="240" w:lineRule="auto"/>
        <w:contextualSpacing/>
        <w:rPr>
          <w:rFonts w:ascii="Gill Sans MT" w:hAnsi="Gill Sans MT" w:cs="ArialNarrow"/>
        </w:rPr>
      </w:pPr>
    </w:p>
    <w:tbl>
      <w:tblPr>
        <w:tblStyle w:val="TableGrid"/>
        <w:tblW w:w="9808" w:type="dxa"/>
        <w:jc w:val="center"/>
        <w:tblCellMar>
          <w:left w:w="29" w:type="dxa"/>
          <w:right w:w="29" w:type="dxa"/>
        </w:tblCellMar>
        <w:tblLook w:val="04A0" w:firstRow="1" w:lastRow="0" w:firstColumn="1" w:lastColumn="0" w:noHBand="0" w:noVBand="1"/>
      </w:tblPr>
      <w:tblGrid>
        <w:gridCol w:w="5395"/>
        <w:gridCol w:w="4413"/>
      </w:tblGrid>
      <w:tr w:rsidR="00747FDE" w:rsidRPr="00BE068B" w14:paraId="2CFB1983" w14:textId="77777777" w:rsidTr="00134A66">
        <w:trPr>
          <w:jc w:val="center"/>
        </w:trPr>
        <w:tc>
          <w:tcPr>
            <w:tcW w:w="9808" w:type="dxa"/>
            <w:gridSpan w:val="2"/>
          </w:tcPr>
          <w:p w14:paraId="5C5B132A" w14:textId="77777777" w:rsidR="00747FDE" w:rsidRPr="00BE068B" w:rsidRDefault="00747FDE" w:rsidP="00747FDE">
            <w:pPr>
              <w:contextualSpacing/>
              <w:rPr>
                <w:rFonts w:ascii="Gill Sans MT" w:hAnsi="Gill Sans MT"/>
                <w:b/>
                <w:sz w:val="20"/>
              </w:rPr>
            </w:pPr>
            <w:r w:rsidRPr="00BE068B">
              <w:rPr>
                <w:rFonts w:ascii="Gill Sans MT" w:hAnsi="Gill Sans MT"/>
                <w:b/>
                <w:sz w:val="20"/>
              </w:rPr>
              <w:t>Adjustments/adaptations made</w:t>
            </w:r>
          </w:p>
        </w:tc>
      </w:tr>
      <w:tr w:rsidR="00747FDE" w:rsidRPr="00BE068B" w14:paraId="6A854CCA" w14:textId="77777777" w:rsidTr="00134A66">
        <w:trPr>
          <w:jc w:val="center"/>
        </w:trPr>
        <w:tc>
          <w:tcPr>
            <w:tcW w:w="5395" w:type="dxa"/>
          </w:tcPr>
          <w:p w14:paraId="380E759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1=Construction of wells/borewells/deepening of wells </w:t>
            </w:r>
          </w:p>
          <w:p w14:paraId="1DC28BEF" w14:textId="77777777" w:rsidR="00747FDE" w:rsidRPr="00BE068B" w:rsidRDefault="00747FDE" w:rsidP="00747FDE">
            <w:pPr>
              <w:contextualSpacing/>
              <w:rPr>
                <w:rFonts w:ascii="Gill Sans MT" w:hAnsi="Gill Sans MT"/>
                <w:sz w:val="18"/>
              </w:rPr>
            </w:pPr>
            <w:r w:rsidRPr="00BE068B">
              <w:rPr>
                <w:rFonts w:ascii="Gill Sans MT" w:hAnsi="Gill Sans MT"/>
                <w:sz w:val="18"/>
              </w:rPr>
              <w:t>2=Invest in irrigation practices that reduce water use (drip irrigation/sprinklers)</w:t>
            </w:r>
          </w:p>
          <w:p w14:paraId="4B7F146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3=Build a water harvesting scheme </w:t>
            </w:r>
          </w:p>
          <w:p w14:paraId="653DD528" w14:textId="77777777" w:rsidR="00747FDE" w:rsidRPr="00BE068B" w:rsidRDefault="00747FDE" w:rsidP="00747FDE">
            <w:pPr>
              <w:contextualSpacing/>
              <w:rPr>
                <w:rFonts w:ascii="Gill Sans MT" w:hAnsi="Gill Sans MT"/>
                <w:sz w:val="18"/>
              </w:rPr>
            </w:pPr>
            <w:r w:rsidRPr="00BE068B">
              <w:rPr>
                <w:rFonts w:ascii="Gill Sans MT" w:hAnsi="Gill Sans MT"/>
                <w:sz w:val="18"/>
              </w:rPr>
              <w:t>4=Soil conservation techniques (farm bunds, farm ponds</w:t>
            </w:r>
          </w:p>
          <w:p w14:paraId="10274C68"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5=Add manure or mulch to increase soil moisture </w:t>
            </w:r>
          </w:p>
          <w:p w14:paraId="4EAAE256"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6=Crop water budgeting  </w:t>
            </w:r>
          </w:p>
          <w:p w14:paraId="0CB9CBB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7=Change crop variety/diversification  </w:t>
            </w:r>
          </w:p>
          <w:p w14:paraId="4EC825F5"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8=Shift to market or cash crops </w:t>
            </w:r>
          </w:p>
          <w:p w14:paraId="6F650DF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9=Plant drought resistant crops </w:t>
            </w:r>
          </w:p>
          <w:p w14:paraId="12D6383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10=Plant earlier/later </w:t>
            </w:r>
          </w:p>
        </w:tc>
        <w:tc>
          <w:tcPr>
            <w:tcW w:w="4413" w:type="dxa"/>
          </w:tcPr>
          <w:p w14:paraId="3F3679C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11=Agroforestry  </w:t>
            </w:r>
          </w:p>
          <w:p w14:paraId="27E9C5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12=Consult weather forecasts  </w:t>
            </w:r>
          </w:p>
          <w:p w14:paraId="4E5101D1"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13=Change from crop to livestock/mixed farming  </w:t>
            </w:r>
          </w:p>
          <w:p w14:paraId="14BFA0D2"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14=Reduce number of livestock  </w:t>
            </w:r>
          </w:p>
          <w:p w14:paraId="16894F5D"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15=Buy crop insurance </w:t>
            </w:r>
          </w:p>
          <w:p w14:paraId="2CB669AB"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16=Borrow money (e.g. from bank or family)   </w:t>
            </w:r>
          </w:p>
          <w:p w14:paraId="6D009884"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17=Invest in bank seed/grain bank at community level  </w:t>
            </w:r>
          </w:p>
          <w:p w14:paraId="4AE7E029"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18=Migrate to urban area/find off farm job  </w:t>
            </w:r>
          </w:p>
          <w:p w14:paraId="3C8F676D"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19=Lease your land  </w:t>
            </w:r>
          </w:p>
          <w:p w14:paraId="647F94F7" w14:textId="77777777" w:rsidR="00747FDE" w:rsidRPr="00BE068B" w:rsidRDefault="00747FDE" w:rsidP="00747FDE">
            <w:pPr>
              <w:contextualSpacing/>
              <w:rPr>
                <w:rFonts w:ascii="Gill Sans MT" w:hAnsi="Gill Sans MT"/>
                <w:sz w:val="18"/>
              </w:rPr>
            </w:pPr>
            <w:r w:rsidRPr="00BE068B">
              <w:rPr>
                <w:rFonts w:ascii="Gill Sans MT" w:hAnsi="Gill Sans MT"/>
                <w:sz w:val="18"/>
              </w:rPr>
              <w:t xml:space="preserve">20=Spend more money on children’s education </w:t>
            </w:r>
          </w:p>
          <w:p w14:paraId="0D82B5CE" w14:textId="77777777" w:rsidR="00747FDE" w:rsidRPr="00BE068B" w:rsidRDefault="00747FDE" w:rsidP="00747FDE">
            <w:pPr>
              <w:contextualSpacing/>
              <w:rPr>
                <w:rFonts w:ascii="Gill Sans MT" w:hAnsi="Gill Sans MT" w:cs="ArialNarrow"/>
                <w:sz w:val="18"/>
              </w:rPr>
            </w:pPr>
            <w:r w:rsidRPr="00BE068B">
              <w:rPr>
                <w:rFonts w:ascii="Gill Sans MT" w:hAnsi="Gill Sans MT"/>
                <w:sz w:val="18"/>
              </w:rPr>
              <w:t>97=Other, please</w:t>
            </w:r>
          </w:p>
        </w:tc>
      </w:tr>
    </w:tbl>
    <w:p w14:paraId="16DFE0FD" w14:textId="77777777" w:rsidR="00747FDE" w:rsidRPr="00BE068B" w:rsidRDefault="00747FDE" w:rsidP="00747FDE">
      <w:pPr>
        <w:spacing w:after="0" w:line="240" w:lineRule="auto"/>
        <w:contextualSpacing/>
        <w:rPr>
          <w:rFonts w:ascii="Gill Sans MT" w:hAnsi="Gill Sans MT"/>
        </w:rPr>
      </w:pPr>
    </w:p>
    <w:p w14:paraId="78CEA7D3" w14:textId="6A6C31F4" w:rsidR="00747FDE" w:rsidRPr="00BE068B" w:rsidRDefault="00134A66" w:rsidP="001512DD">
      <w:pPr>
        <w:spacing w:after="0" w:line="240" w:lineRule="auto"/>
        <w:contextualSpacing/>
        <w:rPr>
          <w:rFonts w:ascii="Gill Sans MT" w:hAnsi="Gill Sans MT"/>
          <w:b/>
        </w:rPr>
      </w:pPr>
      <w:r w:rsidRPr="00BE068B">
        <w:rPr>
          <w:rFonts w:ascii="Gill Sans MT" w:hAnsi="Gill Sans MT"/>
          <w:b/>
        </w:rPr>
        <w:t xml:space="preserve">Section Q: </w:t>
      </w:r>
      <w:commentRangeStart w:id="253"/>
      <w:r w:rsidRPr="00BE068B">
        <w:rPr>
          <w:rFonts w:ascii="Gill Sans MT" w:hAnsi="Gill Sans MT"/>
          <w:b/>
        </w:rPr>
        <w:t>Relationships</w:t>
      </w:r>
      <w:commentRangeEnd w:id="253"/>
      <w:r w:rsidR="0029538B" w:rsidRPr="00BE068B">
        <w:rPr>
          <w:rStyle w:val="CommentReference"/>
          <w:rFonts w:ascii="Gill Sans MT" w:hAnsi="Gill Sans MT"/>
        </w:rPr>
        <w:commentReference w:id="253"/>
      </w:r>
      <w:r w:rsidRPr="00BE068B">
        <w:rPr>
          <w:rFonts w:ascii="Gill Sans MT" w:hAnsi="Gill Sans MT"/>
          <w:b/>
        </w:rPr>
        <w:t xml:space="preserve"> </w:t>
      </w:r>
    </w:p>
    <w:p w14:paraId="2B0937B9" w14:textId="77777777" w:rsidR="00747FDE" w:rsidRPr="00BE068B" w:rsidRDefault="00747FDE" w:rsidP="001512DD">
      <w:pPr>
        <w:spacing w:after="0" w:line="240" w:lineRule="auto"/>
        <w:contextualSpacing/>
        <w:rPr>
          <w:rFonts w:ascii="Gill Sans MT" w:hAnsi="Gill Sans MT"/>
        </w:rPr>
      </w:pPr>
    </w:p>
    <w:tbl>
      <w:tblPr>
        <w:tblW w:w="10305" w:type="dxa"/>
        <w:tblInd w:w="-5" w:type="dxa"/>
        <w:tblLayout w:type="fixed"/>
        <w:tblCellMar>
          <w:left w:w="29" w:type="dxa"/>
          <w:right w:w="29" w:type="dxa"/>
        </w:tblCellMar>
        <w:tblLook w:val="0000" w:firstRow="0" w:lastRow="0" w:firstColumn="0" w:lastColumn="0" w:noHBand="0" w:noVBand="0"/>
      </w:tblPr>
      <w:tblGrid>
        <w:gridCol w:w="574"/>
        <w:gridCol w:w="4686"/>
        <w:gridCol w:w="4344"/>
        <w:gridCol w:w="701"/>
      </w:tblGrid>
      <w:tr w:rsidR="008250E0" w:rsidRPr="00BE068B" w14:paraId="6F48D000"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31EFF1C" w14:textId="2F5BF120"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Q.1</w:t>
            </w:r>
          </w:p>
        </w:tc>
        <w:tc>
          <w:tcPr>
            <w:tcW w:w="4686" w:type="dxa"/>
            <w:tcBorders>
              <w:top w:val="single" w:sz="4" w:space="0" w:color="000000"/>
              <w:left w:val="single" w:sz="4" w:space="0" w:color="auto"/>
              <w:bottom w:val="single" w:sz="4" w:space="0" w:color="000000"/>
            </w:tcBorders>
          </w:tcPr>
          <w:p w14:paraId="47675342" w14:textId="0872801B" w:rsidR="008250E0" w:rsidRPr="00BE068B" w:rsidRDefault="00205402"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Is</w:t>
            </w:r>
            <w:commentRangeStart w:id="254"/>
            <w:r w:rsidR="008250E0" w:rsidRPr="00BE068B">
              <w:rPr>
                <w:rFonts w:ascii="Gill Sans MT" w:hAnsi="Gill Sans MT" w:cs="Times New Roman"/>
                <w:w w:val="105"/>
              </w:rPr>
              <w:t xml:space="preserve"> the headman in this village related to you or your spouse? (</w:t>
            </w:r>
            <w:r w:rsidR="008250E0" w:rsidRPr="00BE068B">
              <w:rPr>
                <w:rFonts w:ascii="Gill Sans MT" w:hAnsi="Gill Sans MT" w:cs="Times New Roman"/>
                <w:b/>
                <w:w w:val="105"/>
              </w:rPr>
              <w:t>headmanrelate</w:t>
            </w:r>
            <w:r w:rsidR="008250E0" w:rsidRPr="00BE068B">
              <w:rPr>
                <w:rFonts w:ascii="Gill Sans MT" w:hAnsi="Gill Sans MT" w:cs="Times New Roman"/>
                <w:w w:val="105"/>
              </w:rPr>
              <w:t>)</w:t>
            </w:r>
            <w:commentRangeEnd w:id="254"/>
            <w:r w:rsidR="00C3665F" w:rsidRPr="00BE068B">
              <w:rPr>
                <w:rStyle w:val="CommentReference"/>
                <w:rFonts w:ascii="Gill Sans MT" w:hAnsi="Gill Sans MT"/>
              </w:rPr>
              <w:commentReference w:id="254"/>
            </w:r>
          </w:p>
          <w:p w14:paraId="15730DF5"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Ask only if A11=1,2</w:t>
            </w:r>
          </w:p>
          <w:p w14:paraId="372DAF3D" w14:textId="79EB2666"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Q5</w:t>
            </w:r>
          </w:p>
        </w:tc>
        <w:tc>
          <w:tcPr>
            <w:tcW w:w="4344" w:type="dxa"/>
            <w:tcBorders>
              <w:top w:val="single" w:sz="4" w:space="0" w:color="000000"/>
              <w:bottom w:val="single" w:sz="4" w:space="0" w:color="000000"/>
              <w:right w:val="single" w:sz="18" w:space="0" w:color="000000"/>
            </w:tcBorders>
          </w:tcPr>
          <w:p w14:paraId="6EA8775F" w14:textId="210D55A9" w:rsidR="008250E0" w:rsidRPr="00BE068B" w:rsidRDefault="00134A66" w:rsidP="008250E0">
            <w:pPr>
              <w:spacing w:after="0"/>
              <w:rPr>
                <w:rFonts w:ascii="Gill Sans MT" w:hAnsi="Gill Sans MT"/>
              </w:rPr>
            </w:pPr>
            <w:r w:rsidRPr="00BE068B">
              <w:rPr>
                <w:rFonts w:ascii="Gill Sans MT" w:hAnsi="Gill Sans MT"/>
              </w:rPr>
              <w:t>0</w:t>
            </w:r>
            <w:r w:rsidR="008250E0" w:rsidRPr="00BE068B">
              <w:rPr>
                <w:rFonts w:ascii="Gill Sans MT" w:hAnsi="Gill Sans MT"/>
              </w:rPr>
              <w:t>=No</w:t>
            </w:r>
          </w:p>
          <w:p w14:paraId="4FF86AE7" w14:textId="58090EE9" w:rsidR="008250E0" w:rsidRPr="00BE068B" w:rsidRDefault="00134A66" w:rsidP="008250E0">
            <w:pPr>
              <w:spacing w:after="0"/>
              <w:rPr>
                <w:rFonts w:ascii="Gill Sans MT" w:hAnsi="Gill Sans MT"/>
              </w:rPr>
            </w:pPr>
            <w:r w:rsidRPr="00BE068B">
              <w:rPr>
                <w:rFonts w:ascii="Gill Sans MT" w:hAnsi="Gill Sans MT"/>
              </w:rPr>
              <w:t>1</w:t>
            </w:r>
            <w:r w:rsidR="008250E0" w:rsidRPr="00BE068B">
              <w:rPr>
                <w:rFonts w:ascii="Gill Sans MT" w:hAnsi="Gill Sans MT"/>
              </w:rPr>
              <w:t>=Yes</w:t>
            </w:r>
            <w:r w:rsidR="008250E0" w:rsidRPr="00BE068B" w:rsidDel="00226116">
              <w:rPr>
                <w:rFonts w:ascii="Gill Sans MT" w:hAnsi="Gill Sans MT"/>
              </w:rPr>
              <w:t xml:space="preserve"> </w:t>
            </w:r>
          </w:p>
          <w:p w14:paraId="0829EF4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BCCEB41"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24959F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7607C6C" w14:textId="753E336F"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Q.2</w:t>
            </w:r>
          </w:p>
        </w:tc>
        <w:tc>
          <w:tcPr>
            <w:tcW w:w="4686" w:type="dxa"/>
            <w:tcBorders>
              <w:top w:val="single" w:sz="4" w:space="0" w:color="000000"/>
              <w:left w:val="single" w:sz="4" w:space="0" w:color="auto"/>
              <w:bottom w:val="single" w:sz="4" w:space="0" w:color="000000"/>
            </w:tcBorders>
          </w:tcPr>
          <w:p w14:paraId="1606CD12" w14:textId="149A9FF7" w:rsidR="008250E0" w:rsidRPr="00BE068B" w:rsidRDefault="008250E0" w:rsidP="00205402">
            <w:pPr>
              <w:spacing w:afterLines="20" w:after="48" w:line="240" w:lineRule="auto"/>
              <w:contextualSpacing/>
              <w:rPr>
                <w:rFonts w:ascii="Gill Sans MT" w:hAnsi="Gill Sans MT" w:cs="Times New Roman"/>
                <w:w w:val="105"/>
              </w:rPr>
            </w:pPr>
            <w:r w:rsidRPr="00BE068B">
              <w:rPr>
                <w:rFonts w:ascii="Gill Sans MT" w:hAnsi="Gill Sans MT" w:cs="Times New Roman"/>
                <w:w w:val="105"/>
              </w:rPr>
              <w:t>Is the headman in this village related to either the head of household or the spouse of the head of household? (</w:t>
            </w:r>
            <w:r w:rsidRPr="00BE068B">
              <w:rPr>
                <w:rFonts w:ascii="Gill Sans MT" w:hAnsi="Gill Sans MT" w:cs="Times New Roman"/>
                <w:b/>
                <w:w w:val="105"/>
              </w:rPr>
              <w:t>headmanrelate1</w:t>
            </w:r>
            <w:r w:rsidRPr="00BE068B">
              <w:rPr>
                <w:rFonts w:ascii="Gill Sans MT" w:hAnsi="Gill Sans MT" w:cs="Times New Roman"/>
                <w:w w:val="105"/>
              </w:rPr>
              <w:t>)</w:t>
            </w:r>
          </w:p>
          <w:p w14:paraId="0AF782D4" w14:textId="77777777" w:rsidR="008250E0" w:rsidRPr="00BE068B" w:rsidRDefault="008250E0" w:rsidP="008250E0">
            <w:pPr>
              <w:spacing w:after="0"/>
              <w:rPr>
                <w:rFonts w:ascii="Gill Sans MT" w:hAnsi="Gill Sans MT" w:cs="Times New Roman"/>
                <w:w w:val="105"/>
              </w:rPr>
            </w:pPr>
            <w:r w:rsidRPr="00BE068B">
              <w:rPr>
                <w:rFonts w:ascii="Gill Sans MT" w:hAnsi="Gill Sans MT" w:cs="Times New Roman"/>
                <w:w w:val="105"/>
              </w:rPr>
              <w:t>Ask only if A11=3</w:t>
            </w:r>
          </w:p>
          <w:p w14:paraId="2B920EC8" w14:textId="55245942" w:rsidR="00205402" w:rsidRPr="00BE068B" w:rsidRDefault="00205402" w:rsidP="008250E0">
            <w:pPr>
              <w:spacing w:after="0"/>
              <w:rPr>
                <w:rFonts w:ascii="Gill Sans MT" w:eastAsia="Calibri" w:hAnsi="Gill Sans MT" w:cs="Times New Roman"/>
                <w:i/>
                <w:w w:val="105"/>
              </w:rPr>
            </w:pPr>
            <w:r w:rsidRPr="00BE068B">
              <w:rPr>
                <w:rFonts w:ascii="Gill Sans MT" w:hAnsi="Gill Sans MT" w:cs="Times New Roman"/>
                <w:i/>
                <w:w w:val="105"/>
              </w:rPr>
              <w:t>If 0, skip to Q6</w:t>
            </w:r>
          </w:p>
        </w:tc>
        <w:tc>
          <w:tcPr>
            <w:tcW w:w="4344" w:type="dxa"/>
            <w:tcBorders>
              <w:top w:val="single" w:sz="4" w:space="0" w:color="000000"/>
              <w:bottom w:val="single" w:sz="4" w:space="0" w:color="000000"/>
              <w:right w:val="single" w:sz="18" w:space="0" w:color="000000"/>
            </w:tcBorders>
          </w:tcPr>
          <w:p w14:paraId="63CDD923" w14:textId="77777777" w:rsidR="00134A66" w:rsidRPr="00BE068B" w:rsidRDefault="00134A66" w:rsidP="00134A66">
            <w:pPr>
              <w:spacing w:after="0"/>
              <w:rPr>
                <w:rFonts w:ascii="Gill Sans MT" w:hAnsi="Gill Sans MT"/>
              </w:rPr>
            </w:pPr>
            <w:r w:rsidRPr="00BE068B">
              <w:rPr>
                <w:rFonts w:ascii="Gill Sans MT" w:hAnsi="Gill Sans MT"/>
              </w:rPr>
              <w:t>0=No</w:t>
            </w:r>
          </w:p>
          <w:p w14:paraId="4E2860FA" w14:textId="5F2FDA34"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E1D2BEF"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402B7D37"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4EA7A6CF"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309BBB2" w14:textId="6E482F38"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Q.3</w:t>
            </w:r>
          </w:p>
        </w:tc>
        <w:tc>
          <w:tcPr>
            <w:tcW w:w="4686" w:type="dxa"/>
            <w:tcBorders>
              <w:top w:val="single" w:sz="4" w:space="0" w:color="000000"/>
              <w:left w:val="single" w:sz="4" w:space="0" w:color="auto"/>
              <w:bottom w:val="single" w:sz="4" w:space="0" w:color="000000"/>
            </w:tcBorders>
          </w:tcPr>
          <w:p w14:paraId="25B2E9D4" w14:textId="7777777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Q6. What is the relationship of the headman to you and/or your spouse? (</w:t>
            </w:r>
            <w:r w:rsidRPr="00BE068B">
              <w:rPr>
                <w:rFonts w:ascii="Gill Sans MT" w:hAnsi="Gill Sans MT" w:cs="Times New Roman"/>
                <w:b/>
              </w:rPr>
              <w:t>headmanrelatespec</w:t>
            </w:r>
            <w:r w:rsidRPr="00BE068B">
              <w:rPr>
                <w:rFonts w:ascii="Gill Sans MT" w:hAnsi="Gill Sans MT" w:cs="Times New Roman"/>
              </w:rPr>
              <w:t>)</w:t>
            </w:r>
          </w:p>
          <w:p w14:paraId="3CC7189A"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7728084" w14:textId="3D07B093"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Q5</w:t>
            </w:r>
          </w:p>
        </w:tc>
        <w:tc>
          <w:tcPr>
            <w:tcW w:w="4344" w:type="dxa"/>
            <w:tcBorders>
              <w:top w:val="single" w:sz="4" w:space="0" w:color="000000"/>
              <w:bottom w:val="single" w:sz="4" w:space="0" w:color="000000"/>
              <w:right w:val="single" w:sz="18" w:space="0" w:color="000000"/>
            </w:tcBorders>
          </w:tcPr>
          <w:p w14:paraId="5EB934AC" w14:textId="133D3B1A" w:rsidR="008250E0" w:rsidRPr="00BE068B" w:rsidRDefault="008250E0" w:rsidP="008250E0">
            <w:pPr>
              <w:spacing w:after="0"/>
              <w:rPr>
                <w:rFonts w:ascii="Gill Sans MT" w:hAnsi="Gill Sans MT"/>
              </w:rPr>
            </w:pPr>
            <w:r w:rsidRPr="00BE068B">
              <w:rPr>
                <w:rFonts w:ascii="Gill Sans MT" w:hAnsi="Gill Sans MT"/>
              </w:rPr>
              <w:t>1=Immediate family</w:t>
            </w:r>
          </w:p>
          <w:p w14:paraId="022699D5" w14:textId="0944DFE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1DE830B6"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FA16FA9"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532E5D6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10B7282C" w14:textId="624867F6"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Q.4</w:t>
            </w:r>
          </w:p>
        </w:tc>
        <w:tc>
          <w:tcPr>
            <w:tcW w:w="4686" w:type="dxa"/>
            <w:tcBorders>
              <w:top w:val="single" w:sz="4" w:space="0" w:color="000000"/>
              <w:left w:val="single" w:sz="4" w:space="0" w:color="auto"/>
              <w:bottom w:val="single" w:sz="4" w:space="0" w:color="000000"/>
            </w:tcBorders>
          </w:tcPr>
          <w:p w14:paraId="1E0D747C" w14:textId="6BEEA1EE"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headman to the head of household or the spouse of the head of household? (</w:t>
            </w:r>
            <w:r w:rsidRPr="00BE068B">
              <w:rPr>
                <w:rFonts w:ascii="Gill Sans MT" w:hAnsi="Gill Sans MT" w:cs="Times New Roman"/>
                <w:b/>
              </w:rPr>
              <w:t>headmanrelatespec1</w:t>
            </w:r>
            <w:r w:rsidRPr="00BE068B">
              <w:rPr>
                <w:rFonts w:ascii="Gill Sans MT" w:hAnsi="Gill Sans MT" w:cs="Times New Roman"/>
              </w:rPr>
              <w:t>)</w:t>
            </w:r>
          </w:p>
          <w:p w14:paraId="7026EF40"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w:t>
            </w:r>
          </w:p>
          <w:p w14:paraId="5D8CD2B6" w14:textId="20B55A92"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Skip to Q6</w:t>
            </w:r>
          </w:p>
        </w:tc>
        <w:tc>
          <w:tcPr>
            <w:tcW w:w="4344" w:type="dxa"/>
            <w:tcBorders>
              <w:top w:val="single" w:sz="4" w:space="0" w:color="000000"/>
              <w:bottom w:val="single" w:sz="4" w:space="0" w:color="000000"/>
              <w:right w:val="single" w:sz="18" w:space="0" w:color="000000"/>
            </w:tcBorders>
          </w:tcPr>
          <w:p w14:paraId="731B1FC5"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729EBF66"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4F21AF8E"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20DBE237" w14:textId="5A58AC08"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42CB60DA"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5257180F" w14:textId="0EC92282"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Q.5</w:t>
            </w:r>
          </w:p>
        </w:tc>
        <w:tc>
          <w:tcPr>
            <w:tcW w:w="4686" w:type="dxa"/>
            <w:tcBorders>
              <w:top w:val="single" w:sz="4" w:space="0" w:color="000000"/>
              <w:left w:val="single" w:sz="4" w:space="0" w:color="auto"/>
              <w:bottom w:val="single" w:sz="4" w:space="0" w:color="000000"/>
            </w:tcBorders>
          </w:tcPr>
          <w:p w14:paraId="289035D5" w14:textId="53D6A11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you or your spouse? (</w:t>
            </w:r>
            <w:r w:rsidRPr="00BE068B">
              <w:rPr>
                <w:rFonts w:ascii="Gill Sans MT" w:hAnsi="Gill Sans MT" w:cs="Times New Roman"/>
                <w:b/>
              </w:rPr>
              <w:t>chiefrelate</w:t>
            </w:r>
            <w:r w:rsidRPr="00BE068B">
              <w:rPr>
                <w:rFonts w:ascii="Gill Sans MT" w:hAnsi="Gill Sans MT" w:cs="Times New Roman"/>
              </w:rPr>
              <w:t>)</w:t>
            </w:r>
          </w:p>
          <w:p w14:paraId="6E811CC7"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A11=1,2</w:t>
            </w:r>
          </w:p>
          <w:p w14:paraId="6A39FC65"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If 0, skip to Section R</w:t>
            </w:r>
          </w:p>
          <w:p w14:paraId="0C210A7E" w14:textId="5A516C85"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Q7</w:t>
            </w:r>
          </w:p>
        </w:tc>
        <w:tc>
          <w:tcPr>
            <w:tcW w:w="4344" w:type="dxa"/>
            <w:tcBorders>
              <w:top w:val="single" w:sz="4" w:space="0" w:color="000000"/>
              <w:bottom w:val="single" w:sz="4" w:space="0" w:color="000000"/>
              <w:right w:val="single" w:sz="18" w:space="0" w:color="000000"/>
            </w:tcBorders>
          </w:tcPr>
          <w:p w14:paraId="38901517" w14:textId="77777777" w:rsidR="00134A66" w:rsidRPr="00BE068B" w:rsidRDefault="00134A66" w:rsidP="00134A66">
            <w:pPr>
              <w:spacing w:after="0"/>
              <w:rPr>
                <w:rFonts w:ascii="Gill Sans MT" w:hAnsi="Gill Sans MT"/>
              </w:rPr>
            </w:pPr>
            <w:r w:rsidRPr="00BE068B">
              <w:rPr>
                <w:rFonts w:ascii="Gill Sans MT" w:hAnsi="Gill Sans MT"/>
              </w:rPr>
              <w:t>0=No</w:t>
            </w:r>
          </w:p>
          <w:p w14:paraId="07425571" w14:textId="4C5FC610" w:rsidR="008250E0" w:rsidRPr="00BE068B" w:rsidRDefault="00134A66" w:rsidP="008250E0">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16D481E2"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187668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D4A82CB"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0F4F5EBE" w14:textId="4D94A38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Q.6</w:t>
            </w:r>
          </w:p>
        </w:tc>
        <w:tc>
          <w:tcPr>
            <w:tcW w:w="4686" w:type="dxa"/>
            <w:tcBorders>
              <w:top w:val="single" w:sz="4" w:space="0" w:color="000000"/>
              <w:left w:val="single" w:sz="4" w:space="0" w:color="auto"/>
              <w:bottom w:val="single" w:sz="4" w:space="0" w:color="000000"/>
            </w:tcBorders>
          </w:tcPr>
          <w:p w14:paraId="042E85B7" w14:textId="68605CD7"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Is the chief of this village related to either the head of household or the spouse of the head of household? (</w:t>
            </w:r>
            <w:r w:rsidRPr="00BE068B">
              <w:rPr>
                <w:rFonts w:ascii="Gill Sans MT" w:hAnsi="Gill Sans MT" w:cs="Times New Roman"/>
                <w:b/>
              </w:rPr>
              <w:t>chiefrelate1</w:t>
            </w:r>
            <w:r w:rsidRPr="00BE068B">
              <w:rPr>
                <w:rFonts w:ascii="Gill Sans MT" w:hAnsi="Gill Sans MT" w:cs="Times New Roman"/>
              </w:rPr>
              <w:t>)</w:t>
            </w:r>
          </w:p>
          <w:p w14:paraId="55BD69B2" w14:textId="77777777" w:rsidR="008250E0" w:rsidRPr="00BE068B" w:rsidRDefault="008250E0" w:rsidP="008250E0">
            <w:pPr>
              <w:spacing w:afterLines="20" w:after="48" w:line="240" w:lineRule="auto"/>
              <w:ind w:left="8"/>
              <w:contextualSpacing/>
              <w:rPr>
                <w:rFonts w:ascii="Gill Sans MT" w:hAnsi="Gill Sans MT" w:cs="Times New Roman"/>
                <w:w w:val="105"/>
              </w:rPr>
            </w:pPr>
            <w:r w:rsidRPr="00BE068B">
              <w:rPr>
                <w:rFonts w:ascii="Gill Sans MT" w:hAnsi="Gill Sans MT" w:cs="Times New Roman"/>
                <w:w w:val="105"/>
              </w:rPr>
              <w:t>Ask only if A11=3</w:t>
            </w:r>
          </w:p>
          <w:p w14:paraId="6B0DCF11" w14:textId="77777777" w:rsidR="00205402" w:rsidRPr="00BE068B" w:rsidRDefault="00205402" w:rsidP="008250E0">
            <w:pPr>
              <w:spacing w:afterLines="20" w:after="48" w:line="240" w:lineRule="auto"/>
              <w:ind w:left="8"/>
              <w:contextualSpacing/>
              <w:rPr>
                <w:rFonts w:ascii="Gill Sans MT" w:hAnsi="Gill Sans MT" w:cs="Times New Roman"/>
                <w:i/>
                <w:w w:val="105"/>
              </w:rPr>
            </w:pPr>
            <w:r w:rsidRPr="00BE068B">
              <w:rPr>
                <w:rFonts w:ascii="Gill Sans MT" w:hAnsi="Gill Sans MT" w:cs="Times New Roman"/>
                <w:i/>
                <w:w w:val="105"/>
              </w:rPr>
              <w:t xml:space="preserve">If 0, skip to Section R </w:t>
            </w:r>
          </w:p>
          <w:p w14:paraId="585EC720" w14:textId="0BCDACF3" w:rsidR="00205402"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w w:val="105"/>
              </w:rPr>
              <w:t>If 1, skip to Q8</w:t>
            </w:r>
          </w:p>
        </w:tc>
        <w:tc>
          <w:tcPr>
            <w:tcW w:w="4344" w:type="dxa"/>
            <w:tcBorders>
              <w:top w:val="single" w:sz="4" w:space="0" w:color="000000"/>
              <w:bottom w:val="single" w:sz="4" w:space="0" w:color="000000"/>
              <w:right w:val="single" w:sz="18" w:space="0" w:color="000000"/>
            </w:tcBorders>
          </w:tcPr>
          <w:p w14:paraId="113E37D8" w14:textId="77777777" w:rsidR="00134A66" w:rsidRPr="00BE068B" w:rsidRDefault="00134A66" w:rsidP="00134A66">
            <w:pPr>
              <w:spacing w:after="0"/>
              <w:rPr>
                <w:rFonts w:ascii="Gill Sans MT" w:hAnsi="Gill Sans MT"/>
              </w:rPr>
            </w:pPr>
            <w:r w:rsidRPr="00BE068B">
              <w:rPr>
                <w:rFonts w:ascii="Gill Sans MT" w:hAnsi="Gill Sans MT"/>
              </w:rPr>
              <w:t>0=No</w:t>
            </w:r>
          </w:p>
          <w:p w14:paraId="1AF11FC1" w14:textId="77777777" w:rsidR="00134A66" w:rsidRPr="00BE068B" w:rsidRDefault="00134A66" w:rsidP="00134A66">
            <w:pPr>
              <w:spacing w:after="0"/>
              <w:rPr>
                <w:rFonts w:ascii="Gill Sans MT" w:hAnsi="Gill Sans MT"/>
              </w:rPr>
            </w:pPr>
            <w:r w:rsidRPr="00BE068B">
              <w:rPr>
                <w:rFonts w:ascii="Gill Sans MT" w:hAnsi="Gill Sans MT"/>
              </w:rPr>
              <w:t>1=Yes</w:t>
            </w:r>
            <w:r w:rsidRPr="00BE068B" w:rsidDel="00226116">
              <w:rPr>
                <w:rFonts w:ascii="Gill Sans MT" w:hAnsi="Gill Sans MT"/>
              </w:rPr>
              <w:t xml:space="preserve"> </w:t>
            </w:r>
          </w:p>
          <w:p w14:paraId="79E59015"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76D5795A"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0646ECA5"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7E885E04" w14:textId="37A6310D"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Q.7</w:t>
            </w:r>
          </w:p>
        </w:tc>
        <w:tc>
          <w:tcPr>
            <w:tcW w:w="4686" w:type="dxa"/>
            <w:tcBorders>
              <w:top w:val="single" w:sz="4" w:space="0" w:color="000000"/>
              <w:left w:val="single" w:sz="4" w:space="0" w:color="auto"/>
              <w:bottom w:val="single" w:sz="4" w:space="0" w:color="000000"/>
            </w:tcBorders>
          </w:tcPr>
          <w:p w14:paraId="4CCBB576" w14:textId="194E97C6"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you and/or your spouse? (</w:t>
            </w:r>
            <w:r w:rsidRPr="00BE068B">
              <w:rPr>
                <w:rFonts w:ascii="Gill Sans MT" w:hAnsi="Gill Sans MT" w:cs="Times New Roman"/>
                <w:b/>
              </w:rPr>
              <w:t>chiefrelatespec</w:t>
            </w:r>
            <w:r w:rsidRPr="00BE068B">
              <w:rPr>
                <w:rFonts w:ascii="Gill Sans MT" w:hAnsi="Gill Sans MT" w:cs="Times New Roman"/>
              </w:rPr>
              <w:t>)</w:t>
            </w:r>
          </w:p>
          <w:p w14:paraId="18E328C8" w14:textId="00BD104C" w:rsidR="008250E0" w:rsidRPr="00BE068B" w:rsidRDefault="00205402" w:rsidP="008250E0">
            <w:pPr>
              <w:spacing w:afterLines="20" w:after="48" w:line="240" w:lineRule="auto"/>
              <w:ind w:left="8"/>
              <w:contextualSpacing/>
              <w:rPr>
                <w:rFonts w:ascii="Gill Sans MT" w:hAnsi="Gill Sans MT" w:cs="Times New Roman"/>
                <w:i/>
              </w:rPr>
            </w:pPr>
            <w:r w:rsidRPr="00BE068B">
              <w:rPr>
                <w:rFonts w:ascii="Gill Sans MT" w:hAnsi="Gill Sans MT" w:cs="Times New Roman"/>
                <w:i/>
              </w:rPr>
              <w:t>Skip to Section R</w:t>
            </w:r>
          </w:p>
        </w:tc>
        <w:tc>
          <w:tcPr>
            <w:tcW w:w="4344" w:type="dxa"/>
            <w:tcBorders>
              <w:top w:val="single" w:sz="4" w:space="0" w:color="000000"/>
              <w:bottom w:val="single" w:sz="4" w:space="0" w:color="000000"/>
              <w:right w:val="single" w:sz="18" w:space="0" w:color="000000"/>
            </w:tcBorders>
          </w:tcPr>
          <w:p w14:paraId="5DA04E6E"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69EDC0A1"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6103C53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68B0C76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8250E0" w:rsidRPr="00BE068B" w14:paraId="18BB355D" w14:textId="77777777" w:rsidTr="00134A66">
        <w:trPr>
          <w:trHeight w:val="20"/>
        </w:trPr>
        <w:tc>
          <w:tcPr>
            <w:tcW w:w="574" w:type="dxa"/>
            <w:tcBorders>
              <w:top w:val="single" w:sz="4" w:space="0" w:color="000000"/>
              <w:left w:val="single" w:sz="4" w:space="0" w:color="000000"/>
              <w:bottom w:val="single" w:sz="4" w:space="0" w:color="000000"/>
              <w:right w:val="single" w:sz="4" w:space="0" w:color="auto"/>
            </w:tcBorders>
          </w:tcPr>
          <w:p w14:paraId="69F135C7" w14:textId="7DB48F71" w:rsidR="008250E0" w:rsidRPr="00BE068B" w:rsidRDefault="00134A66" w:rsidP="008250E0">
            <w:pPr>
              <w:spacing w:after="0"/>
              <w:rPr>
                <w:rFonts w:ascii="Gill Sans MT" w:eastAsia="Calibri" w:hAnsi="Gill Sans MT" w:cs="Times New Roman"/>
                <w:w w:val="105"/>
              </w:rPr>
            </w:pPr>
            <w:r w:rsidRPr="00BE068B">
              <w:rPr>
                <w:rFonts w:ascii="Gill Sans MT" w:eastAsia="Calibri" w:hAnsi="Gill Sans MT" w:cs="Times New Roman"/>
                <w:w w:val="105"/>
              </w:rPr>
              <w:t>Q.8</w:t>
            </w:r>
          </w:p>
        </w:tc>
        <w:tc>
          <w:tcPr>
            <w:tcW w:w="4686" w:type="dxa"/>
            <w:tcBorders>
              <w:top w:val="single" w:sz="4" w:space="0" w:color="000000"/>
              <w:left w:val="single" w:sz="4" w:space="0" w:color="auto"/>
              <w:bottom w:val="single" w:sz="4" w:space="0" w:color="000000"/>
            </w:tcBorders>
          </w:tcPr>
          <w:p w14:paraId="70001C0B" w14:textId="12EFEC72"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rPr>
              <w:t>What is the relationship of the chief to the head of household or the spouse of the head of household? (</w:t>
            </w:r>
            <w:r w:rsidRPr="00BE068B">
              <w:rPr>
                <w:rFonts w:ascii="Gill Sans MT" w:hAnsi="Gill Sans MT" w:cs="Times New Roman"/>
                <w:b/>
              </w:rPr>
              <w:t>chiefrelatespec1</w:t>
            </w:r>
            <w:r w:rsidRPr="00BE068B">
              <w:rPr>
                <w:rFonts w:ascii="Gill Sans MT" w:hAnsi="Gill Sans MT" w:cs="Times New Roman"/>
              </w:rPr>
              <w:t>)</w:t>
            </w:r>
          </w:p>
          <w:p w14:paraId="20F950D9" w14:textId="4F40BD85" w:rsidR="008250E0" w:rsidRPr="00BE068B" w:rsidRDefault="008250E0" w:rsidP="008250E0">
            <w:pPr>
              <w:spacing w:afterLines="20" w:after="48" w:line="240" w:lineRule="auto"/>
              <w:ind w:left="8"/>
              <w:contextualSpacing/>
              <w:rPr>
                <w:rFonts w:ascii="Gill Sans MT" w:hAnsi="Gill Sans MT" w:cs="Times New Roman"/>
              </w:rPr>
            </w:pPr>
            <w:r w:rsidRPr="00BE068B">
              <w:rPr>
                <w:rFonts w:ascii="Gill Sans MT" w:hAnsi="Gill Sans MT"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BE068B" w:rsidRDefault="008250E0" w:rsidP="008250E0">
            <w:pPr>
              <w:spacing w:after="0"/>
              <w:rPr>
                <w:rFonts w:ascii="Gill Sans MT" w:hAnsi="Gill Sans MT"/>
              </w:rPr>
            </w:pPr>
            <w:r w:rsidRPr="00BE068B">
              <w:rPr>
                <w:rFonts w:ascii="Gill Sans MT" w:hAnsi="Gill Sans MT"/>
              </w:rPr>
              <w:t>1=Immediate family</w:t>
            </w:r>
          </w:p>
          <w:p w14:paraId="566BFBF0" w14:textId="77777777" w:rsidR="008250E0" w:rsidRPr="00BE068B" w:rsidRDefault="008250E0" w:rsidP="008250E0">
            <w:pPr>
              <w:spacing w:after="0"/>
              <w:rPr>
                <w:rFonts w:ascii="Gill Sans MT" w:hAnsi="Gill Sans MT"/>
              </w:rPr>
            </w:pPr>
            <w:r w:rsidRPr="00BE068B">
              <w:rPr>
                <w:rFonts w:ascii="Gill Sans MT" w:hAnsi="Gill Sans MT"/>
              </w:rPr>
              <w:t>2=Extended family</w:t>
            </w:r>
            <w:r w:rsidRPr="00BE068B" w:rsidDel="00226116">
              <w:rPr>
                <w:rFonts w:ascii="Gill Sans MT" w:hAnsi="Gill Sans MT"/>
              </w:rPr>
              <w:t xml:space="preserve"> </w:t>
            </w:r>
          </w:p>
          <w:p w14:paraId="07AD00A1" w14:textId="77777777" w:rsidR="008250E0" w:rsidRPr="00BE068B" w:rsidRDefault="008250E0" w:rsidP="008250E0">
            <w:pPr>
              <w:spacing w:after="0"/>
              <w:rPr>
                <w:rFonts w:ascii="Gill Sans MT" w:hAnsi="Gill Sans MT"/>
              </w:rPr>
            </w:pPr>
            <w:r w:rsidRPr="00BE068B">
              <w:rPr>
                <w:rFonts w:ascii="Gill Sans MT" w:hAnsi="Gill Sans MT"/>
              </w:rPr>
              <w:t>888=Don’t know</w:t>
            </w:r>
          </w:p>
          <w:p w14:paraId="12FDDD2F" w14:textId="77777777" w:rsidR="008250E0" w:rsidRPr="00BE068B" w:rsidRDefault="008250E0" w:rsidP="008250E0">
            <w:pPr>
              <w:spacing w:after="0"/>
              <w:rPr>
                <w:rFonts w:ascii="Gill Sans MT" w:hAnsi="Gill Sans MT"/>
              </w:rPr>
            </w:pPr>
            <w:r w:rsidRPr="00BE068B">
              <w:rPr>
                <w:rFonts w:ascii="Gill Sans MT" w:hAnsi="Gill Sans MT"/>
              </w:rPr>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BE068B" w:rsidRDefault="008250E0" w:rsidP="008250E0">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bl>
    <w:p w14:paraId="16748319" w14:textId="77777777" w:rsidR="00E34508" w:rsidRPr="00BE068B" w:rsidRDefault="00E34508" w:rsidP="001512DD">
      <w:pPr>
        <w:spacing w:after="0" w:line="240" w:lineRule="auto"/>
        <w:contextualSpacing/>
        <w:rPr>
          <w:ins w:id="255" w:author="Aleta Haflett" w:date="2014-11-03T16:20:00Z"/>
          <w:rFonts w:ascii="Gill Sans MT" w:hAnsi="Gill Sans MT"/>
        </w:rPr>
      </w:pPr>
    </w:p>
    <w:p w14:paraId="26D44B06" w14:textId="58EB64F9" w:rsidR="00DA7C5C" w:rsidRPr="00BE068B" w:rsidRDefault="00134A66" w:rsidP="008E7E6A">
      <w:pPr>
        <w:rPr>
          <w:rFonts w:ascii="Gill Sans MT" w:eastAsia="Times New Roman" w:hAnsi="Gill Sans MT" w:cs="Times New Roman"/>
          <w:b/>
          <w:bCs/>
        </w:rPr>
      </w:pPr>
      <w:r w:rsidRPr="00BE068B">
        <w:rPr>
          <w:rFonts w:ascii="Gill Sans MT" w:eastAsia="Times New Roman" w:hAnsi="Gill Sans MT" w:cs="Times New Roman"/>
          <w:b/>
          <w:bCs/>
        </w:rPr>
        <w:t>R</w:t>
      </w:r>
      <w:r w:rsidR="00DA7C5C" w:rsidRPr="00BE068B">
        <w:rPr>
          <w:rFonts w:ascii="Gill Sans MT" w:eastAsia="Times New Roman" w:hAnsi="Gill Sans MT" w:cs="Times New Roman"/>
          <w:b/>
          <w:bCs/>
        </w:rPr>
        <w:t>. GEOPOINT AND LANDMARKS</w:t>
      </w:r>
    </w:p>
    <w:tbl>
      <w:tblPr>
        <w:tblW w:w="10081" w:type="dxa"/>
        <w:tblCellMar>
          <w:left w:w="29" w:type="dxa"/>
          <w:right w:w="29" w:type="dxa"/>
        </w:tblCellMar>
        <w:tblLook w:val="0000" w:firstRow="0" w:lastRow="0" w:firstColumn="0" w:lastColumn="0" w:noHBand="0" w:noVBand="0"/>
      </w:tblPr>
      <w:tblGrid>
        <w:gridCol w:w="432"/>
        <w:gridCol w:w="4644"/>
        <w:gridCol w:w="2512"/>
        <w:gridCol w:w="2493"/>
      </w:tblGrid>
      <w:tr w:rsidR="00B71EAD" w:rsidRPr="00BE068B" w14:paraId="310E93FF" w14:textId="77777777" w:rsidTr="00CD018F">
        <w:trPr>
          <w:trHeight w:val="20"/>
        </w:trPr>
        <w:tc>
          <w:tcPr>
            <w:tcW w:w="352" w:type="dxa"/>
            <w:vMerge w:val="restart"/>
            <w:tcBorders>
              <w:top w:val="single" w:sz="6" w:space="0" w:color="000000"/>
              <w:left w:val="single" w:sz="6" w:space="0" w:color="000000"/>
              <w:bottom w:val="single" w:sz="18" w:space="0" w:color="000000"/>
              <w:right w:val="single" w:sz="6" w:space="0" w:color="000000"/>
            </w:tcBorders>
          </w:tcPr>
          <w:p w14:paraId="394EEB2A" w14:textId="5A9A188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R1</w:t>
            </w:r>
          </w:p>
        </w:tc>
        <w:tc>
          <w:tcPr>
            <w:tcW w:w="4689" w:type="dxa"/>
            <w:vMerge w:val="restart"/>
            <w:tcBorders>
              <w:top w:val="single" w:sz="6" w:space="0" w:color="000000"/>
              <w:left w:val="single" w:sz="6" w:space="0" w:color="000000"/>
              <w:bottom w:val="single" w:sz="6" w:space="0" w:color="000000"/>
            </w:tcBorders>
          </w:tcPr>
          <w:p w14:paraId="23A076C3" w14:textId="3A4425A1" w:rsidR="00DA7C5C" w:rsidRPr="00BE068B" w:rsidRDefault="00DA7C5C" w:rsidP="00205402">
            <w:pPr>
              <w:spacing w:afterLines="20" w:after="48" w:line="240" w:lineRule="auto"/>
              <w:contextualSpacing/>
              <w:rPr>
                <w:rFonts w:ascii="Gill Sans MT" w:hAnsi="Gill Sans MT"/>
                <w:w w:val="105"/>
              </w:rPr>
            </w:pPr>
            <w:r w:rsidRPr="00BE068B">
              <w:rPr>
                <w:rFonts w:ascii="Gill Sans MT" w:hAnsi="Gill Sans MT"/>
                <w:w w:val="105"/>
              </w:rPr>
              <w:t>Geopoint (gps)</w:t>
            </w:r>
          </w:p>
        </w:tc>
        <w:tc>
          <w:tcPr>
            <w:tcW w:w="2527" w:type="dxa"/>
            <w:tcBorders>
              <w:top w:val="single" w:sz="6" w:space="0" w:color="000000"/>
              <w:left w:val="single" w:sz="6" w:space="0" w:color="000000"/>
              <w:bottom w:val="single" w:sz="4" w:space="0" w:color="auto"/>
            </w:tcBorders>
          </w:tcPr>
          <w:p w14:paraId="5DF8DBC6" w14:textId="6364646F"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a. </w:t>
            </w:r>
            <w:r w:rsidR="00DA7C5C" w:rsidRPr="00BE068B">
              <w:rPr>
                <w:rFonts w:ascii="Gill Sans MT" w:hAnsi="Gill Sans MT"/>
                <w:sz w:val="22"/>
                <w:szCs w:val="22"/>
              </w:rPr>
              <w:t>Latitude</w:t>
            </w:r>
          </w:p>
        </w:tc>
        <w:tc>
          <w:tcPr>
            <w:tcW w:w="2513" w:type="dxa"/>
            <w:tcBorders>
              <w:top w:val="single" w:sz="18" w:space="0" w:color="000000"/>
              <w:left w:val="single" w:sz="18" w:space="0" w:color="000000"/>
              <w:bottom w:val="single" w:sz="18" w:space="0" w:color="000000"/>
              <w:right w:val="single" w:sz="18" w:space="0" w:color="000000"/>
            </w:tcBorders>
          </w:tcPr>
          <w:p w14:paraId="2F1418F7"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488C2822" w14:textId="77777777" w:rsidTr="00CD018F">
        <w:trPr>
          <w:trHeight w:val="20"/>
        </w:trPr>
        <w:tc>
          <w:tcPr>
            <w:tcW w:w="35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BE068B" w:rsidRDefault="00DA7C5C" w:rsidP="001512DD">
            <w:pPr>
              <w:spacing w:afterLines="20" w:after="48" w:line="240" w:lineRule="auto"/>
              <w:ind w:left="119"/>
              <w:contextualSpacing/>
              <w:rPr>
                <w:rFonts w:ascii="Gill Sans MT" w:hAnsi="Gill Sans MT"/>
                <w:w w:val="105"/>
              </w:rPr>
            </w:pPr>
          </w:p>
        </w:tc>
        <w:tc>
          <w:tcPr>
            <w:tcW w:w="4689" w:type="dxa"/>
            <w:vMerge/>
            <w:tcBorders>
              <w:top w:val="single" w:sz="6" w:space="0" w:color="000000"/>
              <w:left w:val="single" w:sz="6" w:space="0" w:color="000000"/>
              <w:bottom w:val="single" w:sz="6" w:space="0" w:color="000000"/>
            </w:tcBorders>
          </w:tcPr>
          <w:p w14:paraId="04DC16CF" w14:textId="77777777" w:rsidR="00DA7C5C" w:rsidRPr="00BE068B" w:rsidRDefault="00DA7C5C" w:rsidP="001512DD">
            <w:pPr>
              <w:spacing w:afterLines="20" w:after="48" w:line="240" w:lineRule="auto"/>
              <w:ind w:left="119"/>
              <w:contextualSpacing/>
              <w:rPr>
                <w:rFonts w:ascii="Gill Sans MT" w:hAnsi="Gill Sans MT"/>
                <w:w w:val="105"/>
              </w:rPr>
            </w:pPr>
          </w:p>
        </w:tc>
        <w:tc>
          <w:tcPr>
            <w:tcW w:w="2527" w:type="dxa"/>
            <w:tcBorders>
              <w:top w:val="single" w:sz="4" w:space="0" w:color="auto"/>
              <w:left w:val="single" w:sz="6" w:space="0" w:color="000000"/>
              <w:bottom w:val="single" w:sz="18" w:space="0" w:color="000000"/>
            </w:tcBorders>
          </w:tcPr>
          <w:p w14:paraId="0A63A332" w14:textId="1D6DD316" w:rsidR="00DA7C5C" w:rsidRPr="00BE068B" w:rsidRDefault="00205402" w:rsidP="001512DD">
            <w:pPr>
              <w:pStyle w:val="Heading9"/>
              <w:kinsoku/>
              <w:overflowPunct/>
              <w:spacing w:line="240" w:lineRule="auto"/>
              <w:contextualSpacing/>
              <w:rPr>
                <w:rFonts w:ascii="Gill Sans MT" w:hAnsi="Gill Sans MT"/>
                <w:sz w:val="22"/>
                <w:szCs w:val="22"/>
              </w:rPr>
            </w:pPr>
            <w:r w:rsidRPr="00BE068B">
              <w:rPr>
                <w:rFonts w:ascii="Gill Sans MT" w:hAnsi="Gill Sans MT"/>
                <w:sz w:val="22"/>
                <w:szCs w:val="22"/>
              </w:rPr>
              <w:t xml:space="preserve">b. </w:t>
            </w:r>
            <w:r w:rsidR="00DA7C5C" w:rsidRPr="00BE068B">
              <w:rPr>
                <w:rFonts w:ascii="Gill Sans MT" w:hAnsi="Gill Sans MT"/>
                <w:sz w:val="22"/>
                <w:szCs w:val="22"/>
              </w:rPr>
              <w:t>Longitude</w:t>
            </w:r>
          </w:p>
        </w:tc>
        <w:tc>
          <w:tcPr>
            <w:tcW w:w="2513" w:type="dxa"/>
            <w:tcBorders>
              <w:top w:val="single" w:sz="18" w:space="0" w:color="000000"/>
              <w:left w:val="single" w:sz="18" w:space="0" w:color="000000"/>
              <w:bottom w:val="single" w:sz="18" w:space="0" w:color="000000"/>
              <w:right w:val="single" w:sz="18" w:space="0" w:color="000000"/>
            </w:tcBorders>
          </w:tcPr>
          <w:p w14:paraId="2B787E25" w14:textId="77777777" w:rsidR="00DA7C5C" w:rsidRPr="00BE068B" w:rsidRDefault="00DA7C5C" w:rsidP="001512DD">
            <w:pPr>
              <w:pStyle w:val="code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(Numeric: ##. ####)</w:t>
            </w:r>
          </w:p>
        </w:tc>
      </w:tr>
      <w:tr w:rsidR="00B71EAD" w:rsidRPr="00BE068B" w14:paraId="76CA46FA" w14:textId="77777777" w:rsidTr="00CD018F">
        <w:trPr>
          <w:trHeight w:val="20"/>
        </w:trPr>
        <w:tc>
          <w:tcPr>
            <w:tcW w:w="352" w:type="dxa"/>
            <w:tcBorders>
              <w:top w:val="single" w:sz="4" w:space="0" w:color="auto"/>
              <w:left w:val="single" w:sz="6" w:space="0" w:color="000000"/>
              <w:bottom w:val="single" w:sz="6" w:space="0" w:color="000000"/>
              <w:right w:val="single" w:sz="4" w:space="0" w:color="auto"/>
            </w:tcBorders>
          </w:tcPr>
          <w:p w14:paraId="43EC8043" w14:textId="64AAEF51" w:rsidR="00DA7C5C" w:rsidRPr="00BE068B" w:rsidRDefault="00205402" w:rsidP="001512DD">
            <w:pPr>
              <w:spacing w:afterLines="20" w:after="48" w:line="240" w:lineRule="auto"/>
              <w:ind w:left="119"/>
              <w:contextualSpacing/>
              <w:rPr>
                <w:rFonts w:ascii="Gill Sans MT" w:hAnsi="Gill Sans MT"/>
                <w:w w:val="105"/>
              </w:rPr>
            </w:pPr>
            <w:r w:rsidRPr="00BE068B">
              <w:rPr>
                <w:rFonts w:ascii="Gill Sans MT" w:hAnsi="Gill Sans MT"/>
                <w:w w:val="105"/>
              </w:rPr>
              <w:t>R2</w:t>
            </w:r>
          </w:p>
        </w:tc>
        <w:tc>
          <w:tcPr>
            <w:tcW w:w="4689" w:type="dxa"/>
            <w:tcBorders>
              <w:top w:val="single" w:sz="6" w:space="0" w:color="000000"/>
              <w:left w:val="single" w:sz="4" w:space="0" w:color="auto"/>
              <w:bottom w:val="single" w:sz="6" w:space="0" w:color="000000"/>
              <w:right w:val="single" w:sz="18" w:space="0" w:color="000000"/>
            </w:tcBorders>
          </w:tcPr>
          <w:p w14:paraId="630150FF" w14:textId="71CC2195" w:rsidR="00DA7C5C" w:rsidRPr="00BE068B" w:rsidRDefault="00DA7C5C" w:rsidP="00205402">
            <w:pPr>
              <w:spacing w:afterLines="20" w:after="48" w:line="240" w:lineRule="auto"/>
              <w:contextualSpacing/>
              <w:rPr>
                <w:rFonts w:ascii="Gill Sans MT" w:hAnsi="Gill Sans MT"/>
                <w:w w:val="105"/>
              </w:rPr>
            </w:pPr>
            <w:r w:rsidRPr="00BE068B">
              <w:rPr>
                <w:rFonts w:ascii="Gill Sans MT" w:hAnsi="Gill Sans MT"/>
                <w:w w:val="105"/>
              </w:rPr>
              <w:t>Please record some basic identifying landmarks for the household (landmark)</w:t>
            </w:r>
          </w:p>
        </w:tc>
        <w:tc>
          <w:tcPr>
            <w:tcW w:w="5040" w:type="dxa"/>
            <w:gridSpan w:val="2"/>
            <w:tcBorders>
              <w:top w:val="single" w:sz="18" w:space="0" w:color="auto"/>
              <w:left w:val="single" w:sz="18" w:space="0" w:color="000000"/>
              <w:bottom w:val="single" w:sz="18" w:space="0" w:color="000000"/>
              <w:right w:val="single" w:sz="18" w:space="0" w:color="000000"/>
            </w:tcBorders>
          </w:tcPr>
          <w:p w14:paraId="448D2B7E" w14:textId="77777777" w:rsidR="00DA7C5C" w:rsidRPr="00BE068B" w:rsidRDefault="00DA7C5C" w:rsidP="001512DD">
            <w:pPr>
              <w:pStyle w:val="codes"/>
              <w:tabs>
                <w:tab w:val="left" w:pos="904"/>
              </w:tabs>
              <w:spacing w:afterLines="20" w:after="48" w:line="240" w:lineRule="auto"/>
              <w:contextualSpacing/>
              <w:rPr>
                <w:rFonts w:ascii="Gill Sans MT" w:hAnsi="Gill Sans MT" w:cstheme="minorBidi"/>
                <w:color w:val="auto"/>
                <w:w w:val="100"/>
                <w:sz w:val="22"/>
                <w:szCs w:val="22"/>
              </w:rPr>
            </w:pPr>
            <w:r w:rsidRPr="00BE068B">
              <w:rPr>
                <w:rFonts w:ascii="Gill Sans MT" w:hAnsi="Gill Sans MT" w:cstheme="minorBidi"/>
                <w:color w:val="auto"/>
                <w:w w:val="100"/>
                <w:sz w:val="22"/>
                <w:szCs w:val="22"/>
              </w:rPr>
              <w:t>(Text)</w:t>
            </w:r>
          </w:p>
        </w:tc>
      </w:tr>
    </w:tbl>
    <w:p w14:paraId="24392FB6" w14:textId="77777777" w:rsidR="00B26E95" w:rsidRPr="00BE068B" w:rsidRDefault="00B26E95" w:rsidP="001512DD">
      <w:pPr>
        <w:spacing w:afterLines="20" w:after="48" w:line="240" w:lineRule="auto"/>
        <w:contextualSpacing/>
        <w:rPr>
          <w:rFonts w:ascii="Gill Sans MT" w:eastAsia="Times New Roman" w:hAnsi="Gill Sans MT" w:cs="Times New Roman"/>
          <w:b/>
          <w:bCs/>
        </w:rPr>
      </w:pPr>
    </w:p>
    <w:p w14:paraId="6A38938A" w14:textId="24ABB5DA" w:rsidR="00DA7C5C" w:rsidRPr="00BE068B" w:rsidRDefault="00134A66" w:rsidP="001512DD">
      <w:pPr>
        <w:spacing w:afterLines="20" w:after="48" w:line="240" w:lineRule="auto"/>
        <w:contextualSpacing/>
        <w:rPr>
          <w:rFonts w:ascii="Gill Sans MT" w:eastAsia="Times New Roman" w:hAnsi="Gill Sans MT" w:cs="Times New Roman"/>
          <w:b/>
          <w:bCs/>
        </w:rPr>
      </w:pPr>
      <w:r w:rsidRPr="00BE068B">
        <w:rPr>
          <w:rFonts w:ascii="Gill Sans MT" w:eastAsia="Times New Roman" w:hAnsi="Gill Sans MT" w:cs="Times New Roman"/>
          <w:b/>
          <w:bCs/>
        </w:rPr>
        <w:t>S</w:t>
      </w:r>
      <w:r w:rsidR="00DA7C5C" w:rsidRPr="00BE068B">
        <w:rPr>
          <w:rFonts w:ascii="Gill Sans MT" w:eastAsia="Times New Roman" w:hAnsi="Gill Sans MT" w:cs="Times New Roman"/>
          <w:b/>
          <w:bCs/>
        </w:rPr>
        <w:t>. CONCLUSION</w:t>
      </w:r>
    </w:p>
    <w:p w14:paraId="17810933" w14:textId="77777777" w:rsidR="00DA7C5C" w:rsidRPr="00BE068B" w:rsidRDefault="00DA7C5C" w:rsidP="001512DD">
      <w:pPr>
        <w:spacing w:afterLines="20" w:after="48" w:line="240" w:lineRule="auto"/>
        <w:contextualSpacing/>
        <w:rPr>
          <w:rFonts w:ascii="Gill Sans MT" w:eastAsia="Times New Roman" w:hAnsi="Gill Sans MT" w:cs="Times New Roman"/>
          <w:lang w:eastAsia="zh-CN"/>
        </w:rPr>
      </w:pPr>
      <w:r w:rsidRPr="00BE068B">
        <w:rPr>
          <w:rFonts w:ascii="Gill Sans MT" w:eastAsia="Times New Roman" w:hAnsi="Gill Sans MT"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BE068B"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6F07951B" w:rsidR="00B26E95" w:rsidRPr="00BE068B" w:rsidRDefault="00205402" w:rsidP="00FC1FE3">
            <w:pPr>
              <w:spacing w:after="0"/>
              <w:rPr>
                <w:rFonts w:ascii="Gill Sans MT" w:eastAsia="Calibri" w:hAnsi="Gill Sans MT" w:cs="Times New Roman"/>
              </w:rPr>
            </w:pPr>
            <w:r w:rsidRPr="00BE068B">
              <w:rPr>
                <w:rFonts w:ascii="Gill Sans MT" w:eastAsia="Calibri" w:hAnsi="Gill Sans MT" w:cs="Times New Roman"/>
              </w:rPr>
              <w:t>S1</w:t>
            </w:r>
          </w:p>
        </w:tc>
        <w:tc>
          <w:tcPr>
            <w:tcW w:w="4680" w:type="dxa"/>
            <w:tcBorders>
              <w:top w:val="single" w:sz="4" w:space="0" w:color="000000"/>
              <w:left w:val="single" w:sz="4" w:space="0" w:color="000000"/>
              <w:bottom w:val="single" w:sz="4" w:space="0" w:color="000000"/>
            </w:tcBorders>
          </w:tcPr>
          <w:p w14:paraId="08451207" w14:textId="627CF673" w:rsidR="00B26E95" w:rsidRPr="00BE068B" w:rsidRDefault="00B26E95" w:rsidP="00FC1FE3">
            <w:pPr>
              <w:spacing w:after="0"/>
              <w:rPr>
                <w:rFonts w:ascii="Gill Sans MT" w:hAnsi="Gill Sans MT"/>
                <w:color w:val="000000"/>
              </w:rPr>
            </w:pPr>
            <w:r w:rsidRPr="00BE068B">
              <w:rPr>
                <w:rFonts w:ascii="Gill Sans MT" w:hAnsi="Gill Sans MT"/>
                <w:w w:val="105"/>
              </w:rPr>
              <w:t>Enumerator: Please select the correct survey status from the list (</w:t>
            </w:r>
            <w:r w:rsidRPr="00BE068B">
              <w:rPr>
                <w:rFonts w:ascii="Gill Sans MT" w:hAnsi="Gill Sans MT"/>
                <w:b/>
                <w:w w:val="105"/>
              </w:rPr>
              <w:t>s_status</w:t>
            </w:r>
            <w:r w:rsidRPr="00BE068B">
              <w:rPr>
                <w:rFonts w:ascii="Gill Sans MT" w:hAnsi="Gill Sans MT"/>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1=Complete</w:t>
            </w:r>
          </w:p>
          <w:p w14:paraId="66DA536A" w14:textId="7677916D"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2=Incomplete, come back</w:t>
            </w:r>
          </w:p>
          <w:p w14:paraId="60BEF0AF" w14:textId="6412F550"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3=Incomplete, cannot finish</w:t>
            </w:r>
          </w:p>
          <w:p w14:paraId="182447FD" w14:textId="4D7201B2" w:rsidR="00B26E95" w:rsidRPr="00BE068B" w:rsidRDefault="00B26E95" w:rsidP="00FC1FE3">
            <w:pPr>
              <w:spacing w:after="0"/>
              <w:rPr>
                <w:rFonts w:ascii="Gill Sans MT" w:hAnsi="Gill Sans MT" w:cs="Times New Roman"/>
                <w:w w:val="105"/>
              </w:rPr>
            </w:pPr>
            <w:r w:rsidRPr="00BE068B">
              <w:rPr>
                <w:rFonts w:ascii="Gill Sans MT" w:hAnsi="Gill Sans MT" w:cs="Times New Roman"/>
                <w:w w:val="105"/>
              </w:rPr>
              <w:t>4=</w:t>
            </w:r>
            <w:r w:rsidR="00296E2F" w:rsidRPr="00BE068B">
              <w:rPr>
                <w:rFonts w:ascii="Gill Sans MT" w:hAnsi="Gill Sans MT" w:cs="Times New Roman"/>
                <w:w w:val="105"/>
              </w:rPr>
              <w:t>Prefer not</w:t>
            </w:r>
            <w:r w:rsidRPr="00BE068B">
              <w:rPr>
                <w:rFonts w:ascii="Gill Sans MT" w:hAnsi="Gill Sans MT" w:cs="Times New Roman"/>
                <w:w w:val="105"/>
              </w:rPr>
              <w:t xml:space="preserve"> to participate</w:t>
            </w:r>
          </w:p>
          <w:p w14:paraId="50278705" w14:textId="0C13F364" w:rsidR="00B26E95" w:rsidRPr="00BE068B" w:rsidRDefault="00B26E95" w:rsidP="00FC1FE3">
            <w:pPr>
              <w:spacing w:after="0"/>
              <w:rPr>
                <w:rFonts w:ascii="Gill Sans MT" w:hAnsi="Gill Sans MT"/>
              </w:rPr>
            </w:pPr>
            <w:r w:rsidRPr="00BE068B">
              <w:rPr>
                <w:rFonts w:ascii="Gill Sans MT" w:hAnsi="Gill Sans MT"/>
              </w:rPr>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BE068B" w:rsidRDefault="00B26E95" w:rsidP="00FC1FE3">
            <w:pPr>
              <w:spacing w:after="0"/>
              <w:rPr>
                <w:rFonts w:ascii="Gill Sans MT" w:eastAsia="Calibri" w:hAnsi="Gill Sans MT" w:cs="Times New Roman"/>
                <w:i/>
                <w:color w:val="A6A6A6"/>
              </w:rPr>
            </w:pPr>
            <w:r w:rsidRPr="00BE068B">
              <w:rPr>
                <w:rFonts w:ascii="Gill Sans MT" w:eastAsia="Calibri" w:hAnsi="Gill Sans MT" w:cs="Times New Roman"/>
                <w:i/>
                <w:color w:val="A6A6A6"/>
              </w:rPr>
              <w:t>(Code)</w:t>
            </w:r>
          </w:p>
        </w:tc>
      </w:tr>
      <w:tr w:rsidR="00B26E95" w:rsidRPr="00BE068B"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10F02C44" w:rsidR="00B26E95" w:rsidRPr="00BE068B" w:rsidRDefault="00205402" w:rsidP="00B26E95">
            <w:pPr>
              <w:rPr>
                <w:rFonts w:ascii="Gill Sans MT" w:hAnsi="Gill Sans MT"/>
                <w:w w:val="105"/>
              </w:rPr>
            </w:pPr>
            <w:r w:rsidRPr="00BE068B">
              <w:rPr>
                <w:rFonts w:ascii="Gill Sans MT" w:hAnsi="Gill Sans MT"/>
                <w:w w:val="105"/>
              </w:rPr>
              <w:t>S2</w:t>
            </w: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BE068B" w:rsidRDefault="00B26E95" w:rsidP="00B26E95">
            <w:pPr>
              <w:spacing w:after="0"/>
              <w:rPr>
                <w:rFonts w:ascii="Gill Sans MT" w:hAnsi="Gill Sans MT"/>
                <w:w w:val="105"/>
              </w:rPr>
            </w:pPr>
            <w:r w:rsidRPr="00BE068B">
              <w:rPr>
                <w:rFonts w:ascii="Gill Sans MT" w:hAnsi="Gill Sans MT"/>
                <w:w w:val="105"/>
              </w:rPr>
              <w:t>On a scale of 1 to 5, 5 being very reliable, how reliable was the respondent? (</w:t>
            </w:r>
            <w:r w:rsidRPr="00BE068B">
              <w:rPr>
                <w:rFonts w:ascii="Gill Sans MT" w:hAnsi="Gill Sans MT"/>
                <w:b/>
                <w:w w:val="105"/>
              </w:rPr>
              <w:t>s_reliable</w:t>
            </w:r>
            <w:r w:rsidRPr="00BE068B">
              <w:rPr>
                <w:rFonts w:ascii="Gill Sans MT" w:hAnsi="Gill Sans MT"/>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(Integer)</w:t>
            </w:r>
          </w:p>
        </w:tc>
      </w:tr>
      <w:tr w:rsidR="00B26E95" w:rsidRPr="00BE068B"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68DEDF21" w:rsidR="00B26E95" w:rsidRPr="00BE068B" w:rsidRDefault="00205402" w:rsidP="00B26E95">
            <w:pPr>
              <w:rPr>
                <w:rFonts w:ascii="Gill Sans MT" w:hAnsi="Gill Sans MT"/>
                <w:w w:val="105"/>
              </w:rPr>
            </w:pPr>
            <w:r w:rsidRPr="00BE068B">
              <w:rPr>
                <w:rFonts w:ascii="Gill Sans MT" w:hAnsi="Gill Sans MT"/>
                <w:w w:val="105"/>
              </w:rPr>
              <w:t>S3</w:t>
            </w: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BE068B" w:rsidRDefault="00B26E95" w:rsidP="00B26E95">
            <w:pPr>
              <w:spacing w:after="0"/>
              <w:rPr>
                <w:rFonts w:ascii="Gill Sans MT" w:hAnsi="Gill Sans MT"/>
                <w:w w:val="105"/>
              </w:rPr>
            </w:pPr>
            <w:r w:rsidRPr="00BE068B">
              <w:rPr>
                <w:rFonts w:ascii="Gill Sans MT" w:hAnsi="Gill Sans MT"/>
                <w:w w:val="105"/>
              </w:rPr>
              <w:t>Any additional comments?  (</w:t>
            </w:r>
            <w:r w:rsidRPr="00BE068B">
              <w:rPr>
                <w:rFonts w:ascii="Gill Sans MT" w:hAnsi="Gill Sans MT"/>
                <w:b/>
                <w:w w:val="105"/>
              </w:rPr>
              <w:t>s_notes</w:t>
            </w:r>
            <w:r w:rsidRPr="00BE068B">
              <w:rPr>
                <w:rFonts w:ascii="Gill Sans MT" w:hAnsi="Gill Sans MT"/>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BE068B" w:rsidRDefault="00B26E95" w:rsidP="00B26E95">
            <w:pPr>
              <w:spacing w:after="0"/>
              <w:rPr>
                <w:rFonts w:ascii="Gill Sans MT" w:hAnsi="Gill Sans MT"/>
                <w:i/>
                <w:color w:val="A6A6A6" w:themeColor="background1" w:themeShade="A6"/>
              </w:rPr>
            </w:pPr>
            <w:r w:rsidRPr="00BE068B">
              <w:rPr>
                <w:rFonts w:ascii="Gill Sans MT" w:hAnsi="Gill Sans MT"/>
                <w:i/>
                <w:color w:val="A6A6A6" w:themeColor="background1" w:themeShade="A6"/>
              </w:rPr>
              <w:t>(Text)</w:t>
            </w:r>
          </w:p>
        </w:tc>
      </w:tr>
    </w:tbl>
    <w:p w14:paraId="321381CC" w14:textId="2F8211D7" w:rsidR="00B26E95" w:rsidRPr="00BE068B" w:rsidRDefault="00B26E95" w:rsidP="001512DD">
      <w:pPr>
        <w:spacing w:afterLines="20" w:after="48" w:line="240" w:lineRule="auto"/>
        <w:contextualSpacing/>
        <w:rPr>
          <w:rFonts w:ascii="Gill Sans MT" w:eastAsia="Times New Roman" w:hAnsi="Gill Sans MT" w:cs="Times New Roman"/>
          <w:lang w:eastAsia="zh-CN"/>
        </w:rPr>
      </w:pPr>
    </w:p>
    <w:sectPr w:rsidR="00B26E95" w:rsidRPr="00BE068B"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Rebecca Nicodemus" w:date="2014-11-12T15:48:00Z" w:initials="RAN">
    <w:p w14:paraId="0A87E97C" w14:textId="1A71715D" w:rsidR="00116F32" w:rsidRDefault="00116F32">
      <w:pPr>
        <w:pStyle w:val="CommentText"/>
      </w:pPr>
      <w:r>
        <w:rPr>
          <w:rStyle w:val="CommentReference"/>
        </w:rPr>
        <w:annotationRef/>
      </w:r>
      <w:r>
        <w:t>Would it be worthwhile to add a question on “In the recent past, have you considered moving to another village? If so, for which reason? Why did you not?”</w:t>
      </w:r>
    </w:p>
  </w:comment>
  <w:comment w:id="5" w:author="usaiduser" w:date="2014-11-09T10:40:00Z" w:initials="u">
    <w:p w14:paraId="36F45BCC" w14:textId="5B4E6BB1" w:rsidR="00116F32" w:rsidRDefault="00116F32">
      <w:pPr>
        <w:pStyle w:val="CommentText"/>
      </w:pPr>
      <w:r>
        <w:rPr>
          <w:rStyle w:val="CommentReference"/>
        </w:rPr>
        <w:annotationRef/>
      </w:r>
      <w:r>
        <w:t>Ok lets leave this in given the below and discuss resources for remote sensing analysis at a later date.</w:t>
      </w:r>
    </w:p>
  </w:comment>
  <w:comment w:id="8" w:author="Stickler, Mercedes M. (E3/LTRM)" w:date="2014-11-04T15:38:00Z" w:initials="MMS">
    <w:p w14:paraId="2828D3E8" w14:textId="77777777" w:rsidR="00116F32" w:rsidRDefault="00116F32" w:rsidP="00BE5610">
      <w:pPr>
        <w:pStyle w:val="CommentText"/>
        <w:rPr>
          <w:b/>
        </w:rPr>
      </w:pPr>
      <w:r w:rsidRPr="00AC039B">
        <w:rPr>
          <w:rStyle w:val="CommentReference"/>
          <w:b/>
        </w:rPr>
        <w:annotationRef/>
      </w:r>
      <w:r w:rsidRPr="00AC039B">
        <w:t xml:space="preserve">Per the recent TGCC </w:t>
      </w:r>
      <w:hyperlink r:id="rId1" w:history="1">
        <w:r w:rsidRPr="00AC039B">
          <w:rPr>
            <w:rStyle w:val="Hyperlink"/>
          </w:rPr>
          <w:t>lit review</w:t>
        </w:r>
      </w:hyperlink>
      <w:r w:rsidRPr="00AC039B">
        <w:t xml:space="preserve">, </w:t>
      </w:r>
      <w:r>
        <w:t xml:space="preserve">subjective questions related to forest condition are unlikely to yield sufficiently rigorous results (unless otherwise noted, please delete the questions in this section). Instead, </w:t>
      </w:r>
      <w:r w:rsidRPr="00AC039B">
        <w:rPr>
          <w:b/>
        </w:rPr>
        <w:t>I think we should consider adding a geospatial analysis component to the design</w:t>
      </w:r>
      <w:r>
        <w:rPr>
          <w:b/>
        </w:rPr>
        <w:t xml:space="preserve"> – let’s discuss, but I think as long as we rely on remotely sensed images (which we can get from the Lab) is something this could be added to the analysis after baseline data collection</w:t>
      </w:r>
      <w:r w:rsidRPr="00AC039B">
        <w:rPr>
          <w:b/>
        </w:rPr>
        <w:t xml:space="preserve">. </w:t>
      </w:r>
    </w:p>
    <w:p w14:paraId="41562C18" w14:textId="77777777" w:rsidR="00116F32" w:rsidRDefault="00116F32" w:rsidP="00BE5610">
      <w:pPr>
        <w:pStyle w:val="CommentText"/>
        <w:rPr>
          <w:b/>
        </w:rPr>
      </w:pPr>
    </w:p>
    <w:p w14:paraId="21E67321" w14:textId="77777777" w:rsidR="00116F32" w:rsidRPr="0070348B" w:rsidRDefault="00116F32" w:rsidP="00BE5610">
      <w:pPr>
        <w:pStyle w:val="CommentText"/>
      </w:pPr>
      <w:r>
        <w:t>The only reason I would think we should consider leaving these questions in the survey is to measure community perceptions of the drivers of deforestation/afforestation – but not to measure actual forest conditions. Consider re-orienting around the CFP package of interventions (see GCC Evaluation Question #5).</w:t>
      </w:r>
    </w:p>
  </w:comment>
  <w:comment w:id="9" w:author="Vanessa Retana" w:date="2014-11-05T17:08:00Z" w:initials="VR">
    <w:p w14:paraId="5BDFC40E" w14:textId="5B09BBFD" w:rsidR="00116F32" w:rsidRDefault="00116F32">
      <w:pPr>
        <w:pStyle w:val="CommentText"/>
      </w:pPr>
      <w:r>
        <w:rPr>
          <w:rStyle w:val="CommentReference"/>
        </w:rPr>
        <w:annotationRef/>
      </w:r>
      <w:r>
        <w:t xml:space="preserve">Yet another input… I think it’s important to document communities’ feedback on forest conditions. If not, we may be implying that they know little about the forests they manage daily, one of the paradigms the CBD and the Cancun Agreements have tried to </w:t>
      </w:r>
    </w:p>
    <w:p w14:paraId="64BD4136" w14:textId="5B342D5C" w:rsidR="00116F32" w:rsidRDefault="00116F32">
      <w:pPr>
        <w:pStyle w:val="CommentText"/>
      </w:pPr>
      <w:r>
        <w:t>This type of knowledge (forest conditions) may part of indigenous and local communities’ traditional knowledge and, if so, should be portrayed as such. If presented according to science standards, the results will certainly not be rigorous: TK does not correspond to western science principles and methods.</w:t>
      </w:r>
      <w:r w:rsidRPr="005E40F8">
        <w:t xml:space="preserve"> </w:t>
      </w:r>
      <w:r>
        <w:t xml:space="preserve">TK systems, for instance, frequently have recourse to </w:t>
      </w:r>
      <w:r w:rsidRPr="005E40F8">
        <w:t>spiritual</w:t>
      </w:r>
      <w:r>
        <w:t xml:space="preserve"> beliefs and sacred sites to manage natural resources.  </w:t>
      </w:r>
    </w:p>
  </w:comment>
  <w:comment w:id="6" w:author="Heather Huntington" w:date="2014-11-04T15:38:00Z" w:initials="HH">
    <w:p w14:paraId="4C197FA3" w14:textId="34600094" w:rsidR="00116F32" w:rsidRDefault="00116F32">
      <w:pPr>
        <w:pStyle w:val="CommentText"/>
      </w:pPr>
      <w:r>
        <w:rPr>
          <w:rStyle w:val="CommentReference"/>
        </w:rPr>
        <w:annotationRef/>
      </w:r>
      <w:r>
        <w:t xml:space="preserve">I think we have to keep this section to address GCC questions, especially  RQ #1 since there is still a lot of uncertainty about using resources for remote sensing. I totally agree that this is not the best way to measure this, but we need this as a back-up if we aren’t going to use remote sensing. </w:t>
      </w:r>
    </w:p>
  </w:comment>
  <w:comment w:id="7" w:author="Rebecca Nicodemus" w:date="2014-11-12T15:50:00Z" w:initials="RAN">
    <w:p w14:paraId="7A2CFBAD" w14:textId="6BE919CD" w:rsidR="00116F32" w:rsidRDefault="00116F32">
      <w:pPr>
        <w:pStyle w:val="CommentText"/>
      </w:pPr>
      <w:r>
        <w:rPr>
          <w:rStyle w:val="CommentReference"/>
        </w:rPr>
        <w:annotationRef/>
      </w:r>
      <w:r>
        <w:t>I agree with Heather’s last comment (HH8). Best case scenario – we could triangulate.</w:t>
      </w:r>
    </w:p>
  </w:comment>
  <w:comment w:id="10" w:author="Stickler, Mercedes M. (E3/LTRM)" w:date="2014-11-07T20:45:00Z" w:initials="MMS">
    <w:p w14:paraId="7282EA0D" w14:textId="77777777" w:rsidR="00116F32" w:rsidRDefault="00116F32" w:rsidP="00BE068B">
      <w:pPr>
        <w:pStyle w:val="CommentText"/>
      </w:pPr>
      <w:r>
        <w:rPr>
          <w:rStyle w:val="CommentReference"/>
        </w:rPr>
        <w:annotationRef/>
      </w:r>
      <w:r>
        <w:t>Again, let’s leave out the forest condition questions from surveys</w:t>
      </w:r>
    </w:p>
  </w:comment>
  <w:comment w:id="11" w:author="Heather Huntington" w:date="2014-11-07T20:45:00Z" w:initials="HH">
    <w:p w14:paraId="2359DFB9" w14:textId="77777777" w:rsidR="00116F32" w:rsidRDefault="00116F32" w:rsidP="00BE068B">
      <w:pPr>
        <w:pStyle w:val="CommentText"/>
      </w:pPr>
      <w:r>
        <w:rPr>
          <w:rStyle w:val="CommentReference"/>
        </w:rPr>
        <w:annotationRef/>
      </w:r>
      <w:r>
        <w:t xml:space="preserve">Unless we are definitely going with the remote sensing data, I suggest we keep this series. Also, we need this perception data to get at degradation because the remote sensing isn’t going to pick up on degradation under the canopy. </w:t>
      </w:r>
    </w:p>
  </w:comment>
  <w:comment w:id="12" w:author="usaiduser" w:date="2014-11-09T10:41:00Z" w:initials="u">
    <w:p w14:paraId="2980D674" w14:textId="386A22CA" w:rsidR="00116F32" w:rsidRDefault="00116F32">
      <w:pPr>
        <w:pStyle w:val="CommentText"/>
      </w:pPr>
      <w:r>
        <w:rPr>
          <w:rStyle w:val="CommentReference"/>
        </w:rPr>
        <w:annotationRef/>
      </w:r>
      <w:r>
        <w:t>Code if possible</w:t>
      </w:r>
    </w:p>
  </w:comment>
  <w:comment w:id="13" w:author="usaiduser" w:date="2014-11-09T10:41:00Z" w:initials="u">
    <w:p w14:paraId="64133986" w14:textId="28F064F1" w:rsidR="00116F32" w:rsidRDefault="00116F32">
      <w:pPr>
        <w:pStyle w:val="CommentText"/>
      </w:pPr>
      <w:r>
        <w:rPr>
          <w:rStyle w:val="CommentReference"/>
        </w:rPr>
        <w:annotationRef/>
      </w:r>
      <w:r>
        <w:t>Code if possible</w:t>
      </w:r>
    </w:p>
  </w:comment>
  <w:comment w:id="14" w:author="usaiduser" w:date="2014-11-09T10:41:00Z" w:initials="u">
    <w:p w14:paraId="2F7E4BC0" w14:textId="2380E2BD" w:rsidR="00116F32" w:rsidRDefault="00116F32">
      <w:pPr>
        <w:pStyle w:val="CommentText"/>
      </w:pPr>
      <w:r>
        <w:rPr>
          <w:rStyle w:val="CommentReference"/>
        </w:rPr>
        <w:annotationRef/>
      </w:r>
      <w:r>
        <w:t>Code if possible</w:t>
      </w:r>
    </w:p>
  </w:comment>
  <w:comment w:id="15" w:author="Rebecca Nicodemus" w:date="2014-11-12T15:29:00Z" w:initials="RAN">
    <w:p w14:paraId="4CE60134" w14:textId="0A2F68CE" w:rsidR="00116F32" w:rsidRDefault="00116F32">
      <w:pPr>
        <w:pStyle w:val="CommentText"/>
      </w:pPr>
      <w:r>
        <w:rPr>
          <w:rStyle w:val="CommentReference"/>
        </w:rPr>
        <w:annotationRef/>
      </w:r>
      <w:r>
        <w:t>These are different transport options then on the other instrument. Not sure if that was intentional.</w:t>
      </w:r>
    </w:p>
  </w:comment>
  <w:comment w:id="16" w:author="usaiduser" w:date="2014-11-09T10:41:00Z" w:initials="u">
    <w:p w14:paraId="22872B7D" w14:textId="206F49CB" w:rsidR="00116F32" w:rsidRDefault="00116F32">
      <w:pPr>
        <w:pStyle w:val="CommentText"/>
      </w:pPr>
      <w:r>
        <w:rPr>
          <w:rStyle w:val="CommentReference"/>
        </w:rPr>
        <w:annotationRef/>
      </w:r>
      <w:r>
        <w:t>Code if possible</w:t>
      </w:r>
    </w:p>
  </w:comment>
  <w:comment w:id="17" w:author="usaiduser" w:date="2014-11-09T10:41:00Z" w:initials="u">
    <w:p w14:paraId="686EAB0A" w14:textId="5A8036AD" w:rsidR="00116F32" w:rsidRDefault="00116F32">
      <w:pPr>
        <w:pStyle w:val="CommentText"/>
      </w:pPr>
      <w:r>
        <w:rPr>
          <w:rStyle w:val="CommentReference"/>
        </w:rPr>
        <w:annotationRef/>
      </w:r>
      <w:r>
        <w:t>Code if possible</w:t>
      </w:r>
    </w:p>
  </w:comment>
  <w:comment w:id="20" w:author="Rebecca Nicodemus" w:date="2014-11-12T15:30:00Z" w:initials="RAN">
    <w:p w14:paraId="61D49DC4" w14:textId="14B53CA5" w:rsidR="00116F32" w:rsidRDefault="00116F32">
      <w:pPr>
        <w:pStyle w:val="CommentText"/>
      </w:pPr>
      <w:r>
        <w:rPr>
          <w:rStyle w:val="CommentReference"/>
        </w:rPr>
        <w:annotationRef/>
      </w:r>
      <w:r>
        <w:t>Should we ask which products (if it is for certain products)?</w:t>
      </w:r>
    </w:p>
  </w:comment>
  <w:comment w:id="21" w:author="usaiduser" w:date="2014-11-09T10:42:00Z" w:initials="u">
    <w:p w14:paraId="03BE7B2B" w14:textId="420CAFDE" w:rsidR="00116F32" w:rsidRDefault="00116F32">
      <w:pPr>
        <w:pStyle w:val="CommentText"/>
      </w:pPr>
      <w:r>
        <w:rPr>
          <w:rStyle w:val="CommentReference"/>
        </w:rPr>
        <w:annotationRef/>
      </w:r>
      <w:r>
        <w:t xml:space="preserve">Code </w:t>
      </w:r>
    </w:p>
  </w:comment>
  <w:comment w:id="22" w:author="usaiduser" w:date="2014-11-09T10:42:00Z" w:initials="u">
    <w:p w14:paraId="7BC3B515" w14:textId="68052483" w:rsidR="00116F32" w:rsidRDefault="00116F32">
      <w:pPr>
        <w:pStyle w:val="CommentText"/>
      </w:pPr>
      <w:r>
        <w:rPr>
          <w:rStyle w:val="CommentReference"/>
        </w:rPr>
        <w:annotationRef/>
      </w:r>
      <w:r>
        <w:t xml:space="preserve">Code </w:t>
      </w:r>
    </w:p>
  </w:comment>
  <w:comment w:id="23" w:author="usaiduser" w:date="2014-11-09T10:42:00Z" w:initials="u">
    <w:p w14:paraId="2856B63E" w14:textId="40E872A4" w:rsidR="00116F32" w:rsidRDefault="00116F32">
      <w:pPr>
        <w:pStyle w:val="CommentText"/>
      </w:pPr>
      <w:r>
        <w:rPr>
          <w:rStyle w:val="CommentReference"/>
        </w:rPr>
        <w:annotationRef/>
      </w:r>
      <w:r>
        <w:t xml:space="preserve">Code </w:t>
      </w:r>
    </w:p>
  </w:comment>
  <w:comment w:id="25" w:author="usaiduser" w:date="2014-11-09T10:43:00Z" w:initials="u">
    <w:p w14:paraId="2F7FA223" w14:textId="08A32D31" w:rsidR="00116F32" w:rsidRDefault="00116F32">
      <w:pPr>
        <w:pStyle w:val="CommentText"/>
      </w:pPr>
      <w:r>
        <w:rPr>
          <w:rStyle w:val="CommentReference"/>
        </w:rPr>
        <w:annotationRef/>
      </w:r>
      <w:r>
        <w:t xml:space="preserve">Great </w:t>
      </w:r>
    </w:p>
  </w:comment>
  <w:comment w:id="26" w:author="Rebecca Nicodemus" w:date="2014-11-12T15:32:00Z" w:initials="RAN">
    <w:p w14:paraId="19D2DB7E" w14:textId="634C81D4" w:rsidR="00116F32" w:rsidRDefault="00116F32">
      <w:pPr>
        <w:pStyle w:val="CommentText"/>
      </w:pPr>
      <w:r>
        <w:rPr>
          <w:rStyle w:val="CommentReference"/>
        </w:rPr>
        <w:annotationRef/>
      </w:r>
      <w:r>
        <w:t>Just elites from Lusaka or any “outsider” (including international concessions for mining, etc.)</w:t>
      </w:r>
    </w:p>
  </w:comment>
  <w:comment w:id="27" w:author="Rebecca Nicodemus" w:date="2014-11-12T16:09:00Z" w:initials="RAN">
    <w:p w14:paraId="477B59BB" w14:textId="47E15D05" w:rsidR="00116F32" w:rsidRDefault="00116F32">
      <w:pPr>
        <w:pStyle w:val="CommentText"/>
      </w:pPr>
      <w:r>
        <w:rPr>
          <w:rStyle w:val="CommentReference"/>
        </w:rPr>
        <w:annotationRef/>
      </w:r>
      <w:r>
        <w:t>I think it would be worthwhile to know, for each HH, what their sources of income are and what percent of their income comes from forest use (if any). Right now it appears that we will only get the amount in currency from forest use.</w:t>
      </w:r>
    </w:p>
  </w:comment>
  <w:comment w:id="28" w:author="usaiduser" w:date="2014-11-09T10:43:00Z" w:initials="u">
    <w:p w14:paraId="77095C08" w14:textId="119B3314" w:rsidR="00116F32" w:rsidRDefault="00116F32">
      <w:pPr>
        <w:pStyle w:val="CommentText"/>
      </w:pPr>
      <w:r>
        <w:rPr>
          <w:rStyle w:val="CommentReference"/>
        </w:rPr>
        <w:annotationRef/>
      </w:r>
      <w:r>
        <w:t xml:space="preserve">Code </w:t>
      </w:r>
    </w:p>
  </w:comment>
  <w:comment w:id="29" w:author="usaiduser" w:date="2014-11-09T10:45:00Z" w:initials="u">
    <w:p w14:paraId="4C19970C" w14:textId="6C2CB5B6" w:rsidR="00116F32" w:rsidRDefault="00116F32">
      <w:pPr>
        <w:pStyle w:val="CommentText"/>
      </w:pPr>
      <w:r>
        <w:rPr>
          <w:rStyle w:val="CommentReference"/>
        </w:rPr>
        <w:annotationRef/>
      </w:r>
      <w:r>
        <w:t>Code if possible</w:t>
      </w:r>
    </w:p>
  </w:comment>
  <w:comment w:id="30" w:author="Rebecca Nicodemus" w:date="2014-11-12T15:41:00Z" w:initials="RAN">
    <w:p w14:paraId="508E1931" w14:textId="1C18043B" w:rsidR="00116F32" w:rsidRDefault="00116F32">
      <w:pPr>
        <w:pStyle w:val="CommentText"/>
      </w:pPr>
      <w:r>
        <w:rPr>
          <w:rStyle w:val="CommentReference"/>
        </w:rPr>
        <w:annotationRef/>
      </w:r>
      <w:r>
        <w:t>Sometimes I see 3 years and sometimes I see 5 years. Not sure if that is intentional.</w:t>
      </w:r>
    </w:p>
  </w:comment>
  <w:comment w:id="31" w:author="Stickler, Mercedes M. (E3/LTRM)" w:date="2014-11-04T15:38:00Z" w:initials="MMS">
    <w:p w14:paraId="53C98F09" w14:textId="77777777" w:rsidR="00116F32" w:rsidRDefault="00116F32" w:rsidP="00F7697D">
      <w:pPr>
        <w:pStyle w:val="CommentText"/>
      </w:pPr>
      <w:r>
        <w:rPr>
          <w:rStyle w:val="CommentReference"/>
        </w:rPr>
        <w:annotationRef/>
      </w:r>
      <w:r>
        <w:t>Not sure these are relevant to CFP – but we do need a section on participation in REDD+ processes/decision-making, and we may want to include some questions related to access to grievance mechanisms related to REDD</w:t>
      </w:r>
    </w:p>
  </w:comment>
  <w:comment w:id="32" w:author="Vanessa Retana" w:date="2014-11-05T17:15:00Z" w:initials="VR">
    <w:p w14:paraId="029889BD" w14:textId="7D1FE1EF" w:rsidR="00116F32" w:rsidRDefault="00116F32">
      <w:pPr>
        <w:pStyle w:val="CommentText"/>
      </w:pPr>
      <w:r>
        <w:rPr>
          <w:rStyle w:val="CommentReference"/>
        </w:rPr>
        <w:annotationRef/>
      </w:r>
      <w:r>
        <w:t xml:space="preserve">I think it’s important to leave this section. Feedback and grievance mechanisms in REDD+ are new and are </w:t>
      </w:r>
      <w:r w:rsidRPr="005B41FE">
        <w:t>occasionally</w:t>
      </w:r>
      <w:r>
        <w:t xml:space="preserve"> being built over existing forest conflict structures. Therefore, evaluating the existing forest conflict structure is central.</w:t>
      </w:r>
    </w:p>
  </w:comment>
  <w:comment w:id="33" w:author="usaiduser" w:date="2014-11-09T10:46:00Z" w:initials="u">
    <w:p w14:paraId="1DD9BB10" w14:textId="62BCC000" w:rsidR="00116F32" w:rsidRDefault="00116F32">
      <w:pPr>
        <w:pStyle w:val="CommentText"/>
      </w:pPr>
      <w:r>
        <w:rPr>
          <w:rStyle w:val="CommentReference"/>
        </w:rPr>
        <w:annotationRef/>
      </w:r>
      <w:r>
        <w:t>Code if possible</w:t>
      </w:r>
    </w:p>
  </w:comment>
  <w:comment w:id="34" w:author="usaiduser" w:date="2014-11-09T10:46:00Z" w:initials="u">
    <w:p w14:paraId="794389A4" w14:textId="6E390DF7" w:rsidR="00116F32" w:rsidRDefault="00116F32">
      <w:pPr>
        <w:pStyle w:val="CommentText"/>
      </w:pPr>
      <w:r>
        <w:rPr>
          <w:rStyle w:val="CommentReference"/>
        </w:rPr>
        <w:annotationRef/>
      </w:r>
      <w:r>
        <w:t xml:space="preserve">Code </w:t>
      </w:r>
    </w:p>
  </w:comment>
  <w:comment w:id="39" w:author="Rebecca Nicodemus" w:date="2014-11-12T16:25:00Z" w:initials="RAN">
    <w:p w14:paraId="055C21E9" w14:textId="6B85E5CE" w:rsidR="00116F32" w:rsidRDefault="00116F32">
      <w:pPr>
        <w:pStyle w:val="CommentText"/>
      </w:pPr>
      <w:r>
        <w:rPr>
          <w:rStyle w:val="CommentReference"/>
        </w:rPr>
        <w:annotationRef/>
      </w:r>
      <w:r>
        <w:t>Is this asking in dollars? It might be worthwhile to also have a qualitative aspect since it might be hard for them to estimate in dollars (e.g., not valuable, somewhat valuable, etc.)</w:t>
      </w:r>
    </w:p>
  </w:comment>
  <w:comment w:id="43" w:author="usaiduser" w:date="2014-11-09T10:48:00Z" w:initials="u">
    <w:p w14:paraId="7B668857" w14:textId="46CB4820" w:rsidR="00116F32" w:rsidRDefault="00116F32">
      <w:pPr>
        <w:pStyle w:val="CommentText"/>
      </w:pPr>
      <w:r>
        <w:rPr>
          <w:rStyle w:val="CommentReference"/>
        </w:rPr>
        <w:annotationRef/>
      </w:r>
      <w:r>
        <w:t>That’s fine (working with BCP). I understand the interventions in each community will not be pre-defined, but we should at least make sure that these reflect the entire suite of possible CFP interventions in each community.</w:t>
      </w:r>
    </w:p>
  </w:comment>
  <w:comment w:id="41" w:author="Stickler, Mercedes M. (E3/LTRM)" w:date="2014-11-09T10:49:00Z" w:initials="MMS">
    <w:p w14:paraId="50C367C1" w14:textId="4C8B0355" w:rsidR="00116F32" w:rsidRDefault="00116F32">
      <w:pPr>
        <w:pStyle w:val="CommentText"/>
      </w:pPr>
      <w:r>
        <w:rPr>
          <w:rStyle w:val="CommentReference"/>
        </w:rPr>
        <w:annotationRef/>
      </w:r>
      <w:r>
        <w:t>Good – please ensure this includes all CFP interventions (i.e. including livelihoods – which is kind of covered by “salary jobs” and “enough land to farm on” but may also be related to “access to improved agricultural inputs” or something like that.</w:t>
      </w:r>
    </w:p>
  </w:comment>
  <w:comment w:id="42" w:author="Heather Huntington" w:date="2014-11-04T15:38:00Z" w:initials="HH">
    <w:p w14:paraId="2C138DAE" w14:textId="7BF63C59" w:rsidR="00116F32" w:rsidRDefault="00116F32">
      <w:pPr>
        <w:pStyle w:val="CommentText"/>
      </w:pPr>
      <w:r>
        <w:rPr>
          <w:rStyle w:val="CommentReference"/>
        </w:rPr>
        <w:annotationRef/>
      </w:r>
      <w:r>
        <w:t xml:space="preserve">The CFP interventions will not be determined until late spring/summer of next year, so we might just need to work with BCP to come up with a general set of  categories for this question. </w:t>
      </w:r>
    </w:p>
  </w:comment>
  <w:comment w:id="46" w:author="usaiduser" w:date="2014-11-09T10:52:00Z" w:initials="u">
    <w:p w14:paraId="0B16C4AD" w14:textId="5BCD52F0" w:rsidR="00116F32" w:rsidRDefault="00116F32">
      <w:pPr>
        <w:pStyle w:val="CommentText"/>
      </w:pPr>
      <w:r>
        <w:rPr>
          <w:rStyle w:val="CommentReference"/>
        </w:rPr>
        <w:annotationRef/>
      </w:r>
      <w:r>
        <w:t>Are we only interested in the chief here? Or also village institutions? Not sure.</w:t>
      </w:r>
    </w:p>
  </w:comment>
  <w:comment w:id="59" w:author="usaiduser" w:date="2014-11-09T10:55:00Z" w:initials="u">
    <w:p w14:paraId="2AE31E57" w14:textId="04966446" w:rsidR="00116F32" w:rsidRDefault="00116F32">
      <w:pPr>
        <w:pStyle w:val="CommentText"/>
      </w:pPr>
      <w:r>
        <w:rPr>
          <w:rStyle w:val="CommentReference"/>
        </w:rPr>
        <w:annotationRef/>
      </w:r>
      <w:r>
        <w:t>I think what we want to know is whether they think the rules are being enforced. Written this way, we could get a result where the rules are not enforced but the respondent is very satisfied with that situation of non-enforcement.</w:t>
      </w:r>
    </w:p>
  </w:comment>
  <w:comment w:id="60" w:author="Rebecca Nicodemus" w:date="2014-11-12T16:42:00Z" w:initials="RAN">
    <w:p w14:paraId="2AC09E90" w14:textId="019E7368" w:rsidR="00116F32" w:rsidRDefault="00116F32">
      <w:pPr>
        <w:pStyle w:val="CommentText"/>
      </w:pPr>
      <w:r>
        <w:rPr>
          <w:rStyle w:val="CommentReference"/>
        </w:rPr>
        <w:annotationRef/>
      </w:r>
      <w:r>
        <w:t>Is this just agricultural land? Or any type of land that the HH owns?</w:t>
      </w:r>
    </w:p>
  </w:comment>
  <w:comment w:id="64" w:author="usaiduser" w:date="2014-11-09T10:59:00Z" w:initials="u">
    <w:p w14:paraId="36150DD3" w14:textId="0A463750" w:rsidR="00116F32" w:rsidRDefault="00116F32">
      <w:pPr>
        <w:pStyle w:val="CommentText"/>
      </w:pPr>
      <w:r>
        <w:rPr>
          <w:rStyle w:val="CommentReference"/>
        </w:rPr>
        <w:annotationRef/>
      </w:r>
      <w:r>
        <w:t>Double check with Matt on terminology here. My understanding is that people are allocated a plot of land that they clear over successive seasons. I am not sure whether or not they would call these new cleared areas “fields” or just “newly cleared areas” of their allocated (but previously uncleared) plot. There is a separate issue around clearing in totally new areas – that would likely be picked up by this question as written.</w:t>
      </w:r>
    </w:p>
  </w:comment>
  <w:comment w:id="68" w:author="Rebecca Nicodemus" w:date="2014-11-12T16:43:00Z" w:initials="RAN">
    <w:p w14:paraId="5C766B0E" w14:textId="2083E83C" w:rsidR="00116F32" w:rsidRDefault="00116F32">
      <w:pPr>
        <w:pStyle w:val="CommentText"/>
      </w:pPr>
      <w:r>
        <w:rPr>
          <w:rStyle w:val="CommentReference"/>
        </w:rPr>
        <w:annotationRef/>
      </w:r>
      <w:r>
        <w:t>Forested?</w:t>
      </w:r>
    </w:p>
  </w:comment>
  <w:comment w:id="69" w:author="Vanessa Retana" w:date="2014-11-09T11:00:00Z" w:initials="VR">
    <w:p w14:paraId="64C3725F" w14:textId="471FF100" w:rsidR="00116F32" w:rsidRDefault="00116F32">
      <w:pPr>
        <w:pStyle w:val="CommentText"/>
      </w:pPr>
      <w:r>
        <w:rPr>
          <w:rStyle w:val="CommentReference"/>
        </w:rPr>
        <w:annotationRef/>
      </w:r>
      <w:r>
        <w:t>I suggest to add the following question tackling land reallocation:</w:t>
      </w:r>
    </w:p>
    <w:p w14:paraId="327868C9" w14:textId="4F9B9012" w:rsidR="00116F32" w:rsidRDefault="00116F32">
      <w:pPr>
        <w:pStyle w:val="CommentText"/>
      </w:pPr>
      <w:r>
        <w:t>Was your household compensated for losing access to land and resources? If so how?</w:t>
      </w:r>
    </w:p>
    <w:p w14:paraId="6A08C8C3" w14:textId="77777777" w:rsidR="00116F32" w:rsidRDefault="00116F32">
      <w:pPr>
        <w:pStyle w:val="CommentText"/>
      </w:pPr>
    </w:p>
    <w:p w14:paraId="6E0ACB63" w14:textId="7954BDED" w:rsidR="00116F32" w:rsidRDefault="00116F32">
      <w:pPr>
        <w:pStyle w:val="CommentText"/>
      </w:pPr>
      <w:r>
        <w:t xml:space="preserve">MMS: Great – thanks. </w:t>
      </w:r>
    </w:p>
  </w:comment>
  <w:comment w:id="71" w:author="Heather Huntington" w:date="2014-11-09T11:01:00Z" w:initials="HH">
    <w:p w14:paraId="29F368B0" w14:textId="6FB64629" w:rsidR="00116F32" w:rsidRDefault="00116F32">
      <w:pPr>
        <w:pStyle w:val="CommentText"/>
      </w:pPr>
      <w:r>
        <w:rPr>
          <w:rStyle w:val="CommentReference"/>
        </w:rPr>
        <w:annotationRef/>
      </w:r>
      <w:r>
        <w:t xml:space="preserve">I cut many of the investment questions out of this roster section. However, I left the basic investment questions. If possible, I think we should try to keep those. </w:t>
      </w:r>
    </w:p>
    <w:p w14:paraId="1C4C36FC" w14:textId="77777777" w:rsidR="00116F32" w:rsidRDefault="00116F32">
      <w:pPr>
        <w:pStyle w:val="CommentText"/>
      </w:pPr>
    </w:p>
    <w:p w14:paraId="32E6231C" w14:textId="1C2E7CA2" w:rsidR="00116F32" w:rsidRDefault="00116F32">
      <w:pPr>
        <w:pStyle w:val="CommentText"/>
      </w:pPr>
      <w:r>
        <w:t>MMS: Great. I’m happy to keep as much as we have time for within the interview.</w:t>
      </w:r>
    </w:p>
  </w:comment>
  <w:comment w:id="73" w:author="usaiduser" w:date="2014-11-09T11:01:00Z" w:initials="u">
    <w:p w14:paraId="6CA62418" w14:textId="75187D74" w:rsidR="00116F32" w:rsidRDefault="00116F32">
      <w:pPr>
        <w:pStyle w:val="CommentText"/>
      </w:pPr>
      <w:r>
        <w:rPr>
          <w:rStyle w:val="CommentReference"/>
        </w:rPr>
        <w:annotationRef/>
      </w:r>
      <w:r>
        <w:t>Who allocated it?</w:t>
      </w:r>
    </w:p>
  </w:comment>
  <w:comment w:id="76" w:author="usaiduser" w:date="2014-11-09T11:04:00Z" w:initials="u">
    <w:p w14:paraId="53B38AE6" w14:textId="1D1B37E5" w:rsidR="00116F32" w:rsidRDefault="00116F32">
      <w:pPr>
        <w:pStyle w:val="CommentText"/>
      </w:pPr>
      <w:r>
        <w:rPr>
          <w:rStyle w:val="CommentReference"/>
        </w:rPr>
        <w:annotationRef/>
      </w:r>
      <w:r>
        <w:t>Should we make this shorter since we will not have a full five years between baseline and endline? Just to avoid complicated analysis.</w:t>
      </w:r>
    </w:p>
  </w:comment>
  <w:comment w:id="78" w:author="Heather Huntington" w:date="2014-11-09T11:06:00Z" w:initials="HH">
    <w:p w14:paraId="484315C1" w14:textId="4D46A34C" w:rsidR="00116F32" w:rsidRDefault="00116F32">
      <w:pPr>
        <w:pStyle w:val="CommentText"/>
      </w:pPr>
      <w:r>
        <w:rPr>
          <w:rStyle w:val="CommentReference"/>
        </w:rPr>
        <w:annotationRef/>
      </w:r>
      <w:r>
        <w:t xml:space="preserve">This is a section from BCP’s Social Monitoring Survey that they would like for us to include. This is asking for a sum across all fields. If you think it is a priority, we can get this at the field level, but the survey is already pretty long. </w:t>
      </w:r>
    </w:p>
    <w:p w14:paraId="383C0D74" w14:textId="77777777" w:rsidR="00116F32" w:rsidRDefault="00116F32">
      <w:pPr>
        <w:pStyle w:val="CommentText"/>
      </w:pPr>
    </w:p>
    <w:p w14:paraId="72DCFCFF" w14:textId="03E78D6D" w:rsidR="00116F32" w:rsidRDefault="00116F32">
      <w:pPr>
        <w:pStyle w:val="CommentText"/>
      </w:pPr>
      <w:r>
        <w:t xml:space="preserve">MMS: You read my mind </w:t>
      </w:r>
      <w:r>
        <w:sym w:font="Wingdings" w:char="F04A"/>
      </w:r>
      <w:r>
        <w:t xml:space="preserve"> I think for this survey it is not a priority to collect at the field level, since we are primarily interested in household and community level outcomes. If there is time to collect data at the HH level, that would be nice!</w:t>
      </w:r>
    </w:p>
  </w:comment>
  <w:comment w:id="80" w:author="Heather Huntington" w:date="2014-11-09T11:10:00Z" w:initials="HH">
    <w:p w14:paraId="08FF2A34" w14:textId="73F16C04" w:rsidR="00116F32" w:rsidRDefault="00116F32">
      <w:pPr>
        <w:pStyle w:val="CommentText"/>
      </w:pPr>
      <w:r>
        <w:rPr>
          <w:rStyle w:val="CommentReference"/>
        </w:rPr>
        <w:annotationRef/>
      </w:r>
      <w:r>
        <w:t xml:space="preserve"> This is just about the fields that they farm on.  There are some forest tenure security  questions in the Headperson survey and in the HH forest section above. </w:t>
      </w:r>
    </w:p>
    <w:p w14:paraId="6A01FD9B" w14:textId="77777777" w:rsidR="00116F32" w:rsidRDefault="00116F32">
      <w:pPr>
        <w:pStyle w:val="CommentText"/>
      </w:pPr>
    </w:p>
    <w:p w14:paraId="696B24B5" w14:textId="36C14867" w:rsidR="00116F32" w:rsidRDefault="00116F32">
      <w:pPr>
        <w:pStyle w:val="CommentText"/>
      </w:pPr>
      <w:r>
        <w:t>MMS: OK thanks. Good for comparability across IEs.</w:t>
      </w:r>
    </w:p>
  </w:comment>
  <w:comment w:id="81" w:author="Stickler, Mercedes M. (E3/LTRM)" w:date="2014-11-09T11:07:00Z" w:initials="MMS">
    <w:p w14:paraId="07A28AEB" w14:textId="77777777" w:rsidR="00116F32" w:rsidRDefault="00116F32" w:rsidP="00F7697D">
      <w:pPr>
        <w:pStyle w:val="CommentText"/>
      </w:pPr>
      <w:r>
        <w:rPr>
          <w:rStyle w:val="CommentReference"/>
        </w:rPr>
        <w:annotationRef/>
      </w:r>
      <w:r>
        <w:t>We may need to clarify for the purposes of CFP that state land includes forest reserves and national parks, but not Game Management Areas (GMAs) which I understand are technically customary land. We may want to split out State land into multiple categories: “state land – forest reserve,” “state land – national park,” etc.</w:t>
      </w:r>
    </w:p>
    <w:p w14:paraId="4E6CEBDC" w14:textId="77777777" w:rsidR="00116F32" w:rsidRDefault="00116F32" w:rsidP="00F7697D">
      <w:pPr>
        <w:pStyle w:val="CommentText"/>
      </w:pPr>
    </w:p>
    <w:p w14:paraId="43A1490A" w14:textId="56FC2673" w:rsidR="00116F32" w:rsidRDefault="00116F32" w:rsidP="00F7697D">
      <w:pPr>
        <w:pStyle w:val="CommentText"/>
      </w:pPr>
      <w:r>
        <w:t xml:space="preserve">HLH: Can they farm in reserves and parks? </w:t>
      </w:r>
    </w:p>
    <w:p w14:paraId="31FED18E" w14:textId="77777777" w:rsidR="00116F32" w:rsidRDefault="00116F32" w:rsidP="00F7697D">
      <w:pPr>
        <w:pStyle w:val="CommentText"/>
      </w:pPr>
    </w:p>
    <w:p w14:paraId="17BA091C" w14:textId="6A179EF3" w:rsidR="00116F32" w:rsidRDefault="00116F32" w:rsidP="00F7697D">
      <w:pPr>
        <w:pStyle w:val="CommentText"/>
      </w:pPr>
      <w:r>
        <w:t>MMS: My understanding is that’s not legal (though I am sure it happens in practice because of poorly marked and/or enforced park/reserve boundaries).</w:t>
      </w:r>
    </w:p>
  </w:comment>
  <w:comment w:id="82" w:author="Stickler, Mercedes M. (E3/LTRM)" w:date="2014-11-04T15:38:00Z" w:initials="MMS">
    <w:p w14:paraId="01B81CD0" w14:textId="77777777" w:rsidR="00116F32" w:rsidRDefault="00116F32" w:rsidP="00F7697D">
      <w:pPr>
        <w:pStyle w:val="CommentText"/>
      </w:pPr>
      <w:r>
        <w:rPr>
          <w:rStyle w:val="CommentReference"/>
        </w:rPr>
        <w:annotationRef/>
      </w:r>
      <w:r>
        <w:t>Again, we may need to clarify that this would include GMAs. We may want to split out into “Customary, GMA” and “Customary, non-GMA” for the CFP survey such that the data are still comparable to TGCC but more nuanced here.</w:t>
      </w:r>
    </w:p>
  </w:comment>
  <w:comment w:id="83" w:author="Vanessa Retana" w:date="2014-11-09T11:08:00Z" w:initials="VR">
    <w:p w14:paraId="6C96301C" w14:textId="77777777" w:rsidR="00116F32" w:rsidRDefault="00116F32">
      <w:pPr>
        <w:pStyle w:val="CommentText"/>
      </w:pPr>
      <w:r>
        <w:rPr>
          <w:rStyle w:val="CommentReference"/>
        </w:rPr>
        <w:annotationRef/>
      </w:r>
      <w:r>
        <w:t>I suggest to incorporate missing questions tackling tenure bundle of rights, i.e.</w:t>
      </w:r>
    </w:p>
    <w:p w14:paraId="30A9EF7E" w14:textId="0F6B1CA0" w:rsidR="00116F32" w:rsidRDefault="00116F32" w:rsidP="00D64E5E">
      <w:pPr>
        <w:pStyle w:val="CommentText"/>
        <w:numPr>
          <w:ilvl w:val="0"/>
          <w:numId w:val="1"/>
        </w:numPr>
      </w:pPr>
      <w:r>
        <w:t>Who can give permission to access the land?</w:t>
      </w:r>
    </w:p>
    <w:p w14:paraId="4D31C084" w14:textId="38671886" w:rsidR="00116F32" w:rsidRDefault="00116F32" w:rsidP="00D64E5E">
      <w:pPr>
        <w:pStyle w:val="CommentText"/>
        <w:numPr>
          <w:ilvl w:val="0"/>
          <w:numId w:val="1"/>
        </w:numPr>
      </w:pPr>
      <w:r>
        <w:t>Is the household or the community authorized to rent its land or grant a permit to use the resources?</w:t>
      </w:r>
    </w:p>
    <w:p w14:paraId="17E927EA" w14:textId="5DD9A36F" w:rsidR="00116F32" w:rsidRDefault="00116F32" w:rsidP="00D64E5E">
      <w:pPr>
        <w:pStyle w:val="CommentText"/>
      </w:pPr>
      <w:r>
        <w:t>Regarding this question, frequently communities believe land is sold, but it’s actually granted in a concession or permit.</w:t>
      </w:r>
    </w:p>
    <w:p w14:paraId="468BEFF1" w14:textId="77777777" w:rsidR="00116F32" w:rsidRDefault="00116F32" w:rsidP="00D64E5E">
      <w:pPr>
        <w:pStyle w:val="CommentText"/>
      </w:pPr>
    </w:p>
    <w:p w14:paraId="0180D7E2" w14:textId="4DE3BF84" w:rsidR="00116F32" w:rsidRDefault="00116F32" w:rsidP="00D64E5E">
      <w:pPr>
        <w:pStyle w:val="CommentText"/>
      </w:pPr>
      <w:r>
        <w:t>MMS: I agree, but in this case I think we are most interested in answering those questions for the forest, not household agricultural parcels. Please add these questions above to forest sections.</w:t>
      </w:r>
    </w:p>
  </w:comment>
  <w:comment w:id="84" w:author="Stickler, Mercedes M. (E3/LTRM)" w:date="2014-11-04T15:38:00Z" w:initials="MMS">
    <w:p w14:paraId="69F4FF2B" w14:textId="77777777" w:rsidR="00116F32" w:rsidRDefault="00116F32" w:rsidP="007045FC">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85" w:author="Stickler, Mercedes M. (E3/LTRM)" w:date="2014-11-04T15:38:00Z" w:initials="MMS">
    <w:p w14:paraId="278ED38F" w14:textId="77777777" w:rsidR="00116F32" w:rsidRDefault="00116F32" w:rsidP="00C67ECD">
      <w:pPr>
        <w:pStyle w:val="CommentText"/>
      </w:pPr>
      <w:r>
        <w:rPr>
          <w:rStyle w:val="CommentReference"/>
        </w:rPr>
        <w:annotationRef/>
      </w:r>
      <w:r>
        <w:t>We may want to reframe these around “forests” rather than “fields” – since we are primarily interested in whether communities can effectively exclude outsiders from the forest.</w:t>
      </w:r>
    </w:p>
  </w:comment>
  <w:comment w:id="87" w:author="Stickler, Mercedes M. (E3/LTRM)" w:date="2014-11-04T15:38:00Z" w:initials="MMS">
    <w:p w14:paraId="16E7DF1E" w14:textId="77777777" w:rsidR="00116F32" w:rsidRDefault="00116F32" w:rsidP="00C67ECD">
      <w:pPr>
        <w:pStyle w:val="CommentText"/>
      </w:pPr>
      <w:r>
        <w:rPr>
          <w:rStyle w:val="CommentReference"/>
        </w:rPr>
        <w:annotationRef/>
      </w:r>
      <w:r>
        <w:t>Delete if re: forests; consider keeping to look at equity at field level (if we keep these questions at field level at all).</w:t>
      </w:r>
    </w:p>
  </w:comment>
  <w:comment w:id="90" w:author="Stickler, Mercedes M. (E3/LTRM)" w:date="2014-11-04T15:38:00Z" w:initials="MMS">
    <w:p w14:paraId="386D14FB" w14:textId="692274A1" w:rsidR="00116F32" w:rsidRDefault="00116F32">
      <w:pPr>
        <w:pStyle w:val="CommentText"/>
      </w:pPr>
      <w:r>
        <w:rPr>
          <w:rStyle w:val="CommentReference"/>
        </w:rPr>
        <w:annotationRef/>
      </w:r>
      <w:r>
        <w:t>Good. Double check whether CFP will be promoting any other off-farm salaried livelihoods that we should include here.</w:t>
      </w:r>
    </w:p>
  </w:comment>
  <w:comment w:id="91" w:author="Heather Huntington" w:date="2014-11-09T11:12:00Z" w:initials="HH">
    <w:p w14:paraId="0BF781E4" w14:textId="77777777" w:rsidR="00116F32" w:rsidRDefault="00116F32" w:rsidP="001D470B">
      <w:pPr>
        <w:pStyle w:val="CommentText"/>
      </w:pPr>
      <w:r>
        <w:rPr>
          <w:rStyle w:val="CommentReference"/>
        </w:rPr>
        <w:annotationRef/>
      </w:r>
      <w:r>
        <w:t xml:space="preserve">I’m not sure the best way to do this in a sensitive way…maybe a probe and code where we do a thorough training with enumerators and also asking HHs their overall income for the year to try an back out any additional windfall from REDD payments. </w:t>
      </w:r>
    </w:p>
    <w:p w14:paraId="5BBBFE93" w14:textId="77777777" w:rsidR="00116F32" w:rsidRDefault="00116F32" w:rsidP="001D470B">
      <w:pPr>
        <w:pStyle w:val="CommentText"/>
      </w:pPr>
    </w:p>
    <w:p w14:paraId="56223B52" w14:textId="72B3C2FC" w:rsidR="00116F32" w:rsidRDefault="00116F32" w:rsidP="001D470B">
      <w:pPr>
        <w:pStyle w:val="CommentText"/>
      </w:pPr>
      <w:r>
        <w:t>MMS: Yes I agree we will need to be careful not to “raise expectations” here without missing this important data. I think probe and code makes sense</w:t>
      </w:r>
    </w:p>
  </w:comment>
  <w:comment w:id="92" w:author="Vanessa Retana" w:date="2014-11-09T11:12:00Z" w:initials="VR">
    <w:p w14:paraId="313EB47D" w14:textId="77777777" w:rsidR="00116F32" w:rsidRDefault="00116F32" w:rsidP="001D470B">
      <w:pPr>
        <w:pStyle w:val="CommentText"/>
      </w:pPr>
      <w:r>
        <w:rPr>
          <w:rStyle w:val="CommentReference"/>
        </w:rPr>
        <w:annotationRef/>
      </w:r>
      <w:r>
        <w:t>I suggest to add the following question:</w:t>
      </w:r>
    </w:p>
    <w:p w14:paraId="4D9EDCC7" w14:textId="38E7CE13" w:rsidR="00116F32" w:rsidRDefault="00116F32" w:rsidP="0045021C">
      <w:pPr>
        <w:pStyle w:val="CommentText"/>
        <w:numPr>
          <w:ilvl w:val="0"/>
          <w:numId w:val="1"/>
        </w:numPr>
      </w:pPr>
      <w:r>
        <w:t>How much in kind payment did you received for renting your fields?</w:t>
      </w:r>
    </w:p>
    <w:p w14:paraId="47BE326A" w14:textId="77777777" w:rsidR="00116F32" w:rsidRDefault="00116F32" w:rsidP="0045021C">
      <w:pPr>
        <w:pStyle w:val="CommentText"/>
      </w:pPr>
    </w:p>
    <w:p w14:paraId="0A173F65" w14:textId="22F49BB1" w:rsidR="00116F32" w:rsidRDefault="00116F32" w:rsidP="0045021C">
      <w:pPr>
        <w:pStyle w:val="CommentText"/>
      </w:pPr>
      <w:r>
        <w:t>MMS: That’s fine; check TGCC survey but I seem to remember that is quite common (perhaps more common than a cash rent payment).</w:t>
      </w:r>
    </w:p>
  </w:comment>
  <w:comment w:id="93" w:author="Vanessa Retana" w:date="2014-11-09T11:15:00Z" w:initials="VR">
    <w:p w14:paraId="62888F10" w14:textId="77777777" w:rsidR="00116F32" w:rsidRDefault="00116F32" w:rsidP="001D470B">
      <w:pPr>
        <w:pStyle w:val="CommentText"/>
      </w:pPr>
      <w:r>
        <w:rPr>
          <w:rStyle w:val="CommentReference"/>
        </w:rPr>
        <w:annotationRef/>
      </w:r>
      <w:r>
        <w:t>Another question you may consider:</w:t>
      </w:r>
    </w:p>
    <w:p w14:paraId="2BE551AC" w14:textId="2CE298BE" w:rsidR="00116F32" w:rsidRDefault="00116F32" w:rsidP="000F32E7">
      <w:pPr>
        <w:pStyle w:val="CommentText"/>
        <w:numPr>
          <w:ilvl w:val="0"/>
          <w:numId w:val="1"/>
        </w:numPr>
        <w:rPr>
          <w:w w:val="105"/>
        </w:rPr>
      </w:pPr>
      <w:r w:rsidRPr="009559BE">
        <w:rPr>
          <w:w w:val="105"/>
        </w:rPr>
        <w:t xml:space="preserve">Did </w:t>
      </w:r>
      <w:r>
        <w:rPr>
          <w:w w:val="105"/>
        </w:rPr>
        <w:t>the community organization or representative</w:t>
      </w:r>
      <w:r w:rsidRPr="009559BE">
        <w:rPr>
          <w:w w:val="105"/>
        </w:rPr>
        <w:t xml:space="preserve"> have to provide any documentation of your land rights to secure the loan?</w:t>
      </w:r>
    </w:p>
    <w:p w14:paraId="07BE5C2B" w14:textId="00A9ACAE" w:rsidR="00116F32" w:rsidRDefault="00116F32" w:rsidP="000F32E7">
      <w:pPr>
        <w:pStyle w:val="CommentText"/>
      </w:pPr>
      <w:r>
        <w:rPr>
          <w:w w:val="105"/>
        </w:rPr>
        <w:t>MMS: If I am interpreting this question correctly, I think it is indirectly referring to the common practice of group lending in micro-finance. If that is the case, then I think the current question is sufficient to capture this suggested addition. If not, please explain.</w:t>
      </w:r>
    </w:p>
  </w:comment>
  <w:comment w:id="94" w:author="Stickler, Mercedes M. (E3/LTRM)" w:date="2014-11-07T23:06:00Z" w:initials="MMS">
    <w:p w14:paraId="177B0CCD" w14:textId="77777777" w:rsidR="00116F32" w:rsidRDefault="00116F32" w:rsidP="001D470B">
      <w:pPr>
        <w:pStyle w:val="CommentText"/>
      </w:pPr>
      <w:r>
        <w:rPr>
          <w:rStyle w:val="CommentReference"/>
        </w:rPr>
        <w:annotationRef/>
      </w:r>
      <w:r>
        <w:t>Keep in if possible for comparison, but probably not critical here. We may, however, want to add something to understand whether only households with some form of formal documentation are able to participate in certain CFP activities. I doubt that would be the case, but we might run into something like that at the community level, e.g. with private hunting/tourism concessions</w:t>
      </w:r>
    </w:p>
  </w:comment>
  <w:comment w:id="95" w:author="Stickler, Mercedes M. (E3/LTRM)" w:date="2014-11-09T11:16:00Z" w:initials="MMS">
    <w:p w14:paraId="27742A60" w14:textId="40DDE2D4" w:rsidR="00116F32" w:rsidRDefault="00116F32">
      <w:pPr>
        <w:pStyle w:val="CommentText"/>
      </w:pPr>
      <w:r>
        <w:rPr>
          <w:rStyle w:val="CommentReference"/>
        </w:rPr>
        <w:annotationRef/>
      </w:r>
      <w:r>
        <w:t>If needed for time limit, can we slim this section a bit but still use it for assessing overall wealth to analyze equity in distribution of benefits? Also, are there any other assets the CFP will be distributing that we should add to this list??</w:t>
      </w:r>
    </w:p>
  </w:comment>
  <w:comment w:id="97" w:author="usaiduser" w:date="2014-11-09T11:17:00Z" w:initials="u">
    <w:p w14:paraId="2320531A" w14:textId="6BE9787D" w:rsidR="00116F32" w:rsidRDefault="00116F32">
      <w:pPr>
        <w:pStyle w:val="CommentText"/>
      </w:pPr>
      <w:r>
        <w:rPr>
          <w:rStyle w:val="CommentReference"/>
        </w:rPr>
        <w:annotationRef/>
      </w:r>
      <w:r>
        <w:t>Can we flip to the positive, i.e. how many months does your family have enough?</w:t>
      </w:r>
    </w:p>
  </w:comment>
  <w:comment w:id="253" w:author="Vanessa Retana" w:date="2014-11-05T19:49:00Z" w:initials="VR">
    <w:p w14:paraId="4953C08D" w14:textId="6D608F06" w:rsidR="00116F32" w:rsidRDefault="00116F32">
      <w:pPr>
        <w:pStyle w:val="CommentText"/>
      </w:pPr>
      <w:r>
        <w:rPr>
          <w:rStyle w:val="CommentReference"/>
        </w:rPr>
        <w:annotationRef/>
      </w:r>
      <w:r>
        <w:t>I believe the information in this section will contribute to the design of the benefit sharing mechanism and to stakeholder mapping refining.</w:t>
      </w:r>
    </w:p>
  </w:comment>
  <w:comment w:id="254" w:author="Stickler, Mercedes M. (E3/LTRM)" w:date="2014-11-04T15:38:00Z" w:initials="MMS">
    <w:p w14:paraId="1718CC81" w14:textId="1FD7540F" w:rsidR="00116F32" w:rsidRDefault="00116F32">
      <w:pPr>
        <w:pStyle w:val="CommentText"/>
      </w:pPr>
      <w:r>
        <w:rPr>
          <w:rStyle w:val="CommentReference"/>
        </w:rPr>
        <w:annotationRef/>
      </w:r>
      <w:r>
        <w:t>Keep all these power/relationship questions – again for equity ?s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F51150" w14:textId="77777777" w:rsidR="00116F32" w:rsidRDefault="00116F32" w:rsidP="00C71DE8">
      <w:pPr>
        <w:spacing w:after="0" w:line="240" w:lineRule="auto"/>
      </w:pPr>
      <w:r>
        <w:separator/>
      </w:r>
    </w:p>
  </w:endnote>
  <w:endnote w:type="continuationSeparator" w:id="0">
    <w:p w14:paraId="2D784E8E" w14:textId="77777777" w:rsidR="00116F32" w:rsidRDefault="00116F32"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116F32" w:rsidRDefault="00116F32">
        <w:pPr>
          <w:pStyle w:val="Footer"/>
          <w:jc w:val="right"/>
        </w:pPr>
        <w:r>
          <w:fldChar w:fldCharType="begin"/>
        </w:r>
        <w:r>
          <w:instrText xml:space="preserve"> PAGE   \* MERGEFORMAT </w:instrText>
        </w:r>
        <w:r>
          <w:fldChar w:fldCharType="separate"/>
        </w:r>
        <w:r>
          <w:rPr>
            <w:noProof/>
          </w:rPr>
          <w:t>27</w:t>
        </w:r>
        <w:r>
          <w:rPr>
            <w:noProof/>
          </w:rPr>
          <w:fldChar w:fldCharType="end"/>
        </w:r>
      </w:p>
    </w:sdtContent>
  </w:sdt>
  <w:p w14:paraId="27BD405B" w14:textId="77777777" w:rsidR="00116F32" w:rsidRDefault="00116F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02FE81" w14:textId="77777777" w:rsidR="00116F32" w:rsidRDefault="00116F32" w:rsidP="00C71DE8">
      <w:pPr>
        <w:spacing w:after="0" w:line="240" w:lineRule="auto"/>
      </w:pPr>
      <w:r>
        <w:separator/>
      </w:r>
    </w:p>
  </w:footnote>
  <w:footnote w:type="continuationSeparator" w:id="0">
    <w:p w14:paraId="71C8CEE0" w14:textId="77777777" w:rsidR="00116F32" w:rsidRDefault="00116F32" w:rsidP="00C71D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E23612"/>
    <w:multiLevelType w:val="hybridMultilevel"/>
    <w:tmpl w:val="765C13E6"/>
    <w:lvl w:ilvl="0" w:tplc="37704A58">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oNotDisplayPageBoundaries/>
  <w:trackRevisions/>
  <w:defaultTabStop w:val="720"/>
  <w:drawingGridHorizontalSpacing w:val="360"/>
  <w:drawingGridVerticalSpacing w:val="36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59AA"/>
    <w:rsid w:val="00006029"/>
    <w:rsid w:val="000163E6"/>
    <w:rsid w:val="00017FA1"/>
    <w:rsid w:val="00020B58"/>
    <w:rsid w:val="00026305"/>
    <w:rsid w:val="000324F5"/>
    <w:rsid w:val="00033F1D"/>
    <w:rsid w:val="000360B1"/>
    <w:rsid w:val="00042643"/>
    <w:rsid w:val="000427DF"/>
    <w:rsid w:val="000450B6"/>
    <w:rsid w:val="00046A5C"/>
    <w:rsid w:val="00060783"/>
    <w:rsid w:val="00062FCA"/>
    <w:rsid w:val="00067200"/>
    <w:rsid w:val="00072A5F"/>
    <w:rsid w:val="00076053"/>
    <w:rsid w:val="00076CB1"/>
    <w:rsid w:val="000811E3"/>
    <w:rsid w:val="00084CE6"/>
    <w:rsid w:val="00085B25"/>
    <w:rsid w:val="00086D63"/>
    <w:rsid w:val="000A0002"/>
    <w:rsid w:val="000A369F"/>
    <w:rsid w:val="000B0A99"/>
    <w:rsid w:val="000B1EA8"/>
    <w:rsid w:val="000C30D8"/>
    <w:rsid w:val="000C43F6"/>
    <w:rsid w:val="000C7B5A"/>
    <w:rsid w:val="000D5605"/>
    <w:rsid w:val="000D64E6"/>
    <w:rsid w:val="000D7BE9"/>
    <w:rsid w:val="000F32E7"/>
    <w:rsid w:val="000F37E6"/>
    <w:rsid w:val="000F5062"/>
    <w:rsid w:val="000F5C1F"/>
    <w:rsid w:val="00116982"/>
    <w:rsid w:val="00116F32"/>
    <w:rsid w:val="00134A66"/>
    <w:rsid w:val="00137629"/>
    <w:rsid w:val="00142892"/>
    <w:rsid w:val="00144967"/>
    <w:rsid w:val="0015117F"/>
    <w:rsid w:val="001512DD"/>
    <w:rsid w:val="00152B2F"/>
    <w:rsid w:val="00161D3A"/>
    <w:rsid w:val="0018690A"/>
    <w:rsid w:val="001949A5"/>
    <w:rsid w:val="00196EC9"/>
    <w:rsid w:val="001A2B55"/>
    <w:rsid w:val="001A3006"/>
    <w:rsid w:val="001A7E23"/>
    <w:rsid w:val="001B0130"/>
    <w:rsid w:val="001B251A"/>
    <w:rsid w:val="001C3ACA"/>
    <w:rsid w:val="001D470B"/>
    <w:rsid w:val="001E1DA8"/>
    <w:rsid w:val="001E617E"/>
    <w:rsid w:val="00205402"/>
    <w:rsid w:val="0021752C"/>
    <w:rsid w:val="00222712"/>
    <w:rsid w:val="0022680E"/>
    <w:rsid w:val="00233F7F"/>
    <w:rsid w:val="002360AB"/>
    <w:rsid w:val="00236681"/>
    <w:rsid w:val="002422DE"/>
    <w:rsid w:val="00247971"/>
    <w:rsid w:val="00254EEC"/>
    <w:rsid w:val="00257924"/>
    <w:rsid w:val="002609A2"/>
    <w:rsid w:val="00271744"/>
    <w:rsid w:val="00275BD5"/>
    <w:rsid w:val="002876B6"/>
    <w:rsid w:val="0028787E"/>
    <w:rsid w:val="00293477"/>
    <w:rsid w:val="0029538B"/>
    <w:rsid w:val="002954A7"/>
    <w:rsid w:val="00296E2F"/>
    <w:rsid w:val="00297833"/>
    <w:rsid w:val="002A4761"/>
    <w:rsid w:val="002A4ED0"/>
    <w:rsid w:val="002A6145"/>
    <w:rsid w:val="002D2A10"/>
    <w:rsid w:val="002E1759"/>
    <w:rsid w:val="002F24C5"/>
    <w:rsid w:val="002F337B"/>
    <w:rsid w:val="00300F1D"/>
    <w:rsid w:val="00302C97"/>
    <w:rsid w:val="00321017"/>
    <w:rsid w:val="003338E1"/>
    <w:rsid w:val="00343A87"/>
    <w:rsid w:val="00346364"/>
    <w:rsid w:val="0036037D"/>
    <w:rsid w:val="00372E4E"/>
    <w:rsid w:val="0038752A"/>
    <w:rsid w:val="00396812"/>
    <w:rsid w:val="003B39C9"/>
    <w:rsid w:val="003C0031"/>
    <w:rsid w:val="003C3B44"/>
    <w:rsid w:val="003D65F2"/>
    <w:rsid w:val="003F5B16"/>
    <w:rsid w:val="004014D8"/>
    <w:rsid w:val="004229F7"/>
    <w:rsid w:val="00435148"/>
    <w:rsid w:val="00437190"/>
    <w:rsid w:val="00442121"/>
    <w:rsid w:val="0045021C"/>
    <w:rsid w:val="00451397"/>
    <w:rsid w:val="00451C80"/>
    <w:rsid w:val="00474D3E"/>
    <w:rsid w:val="00475675"/>
    <w:rsid w:val="00492CDC"/>
    <w:rsid w:val="00492EE7"/>
    <w:rsid w:val="00496396"/>
    <w:rsid w:val="004A1781"/>
    <w:rsid w:val="004A7491"/>
    <w:rsid w:val="004B4B2A"/>
    <w:rsid w:val="004C374D"/>
    <w:rsid w:val="004D42B4"/>
    <w:rsid w:val="004E3493"/>
    <w:rsid w:val="004E75E6"/>
    <w:rsid w:val="004F537B"/>
    <w:rsid w:val="00501D27"/>
    <w:rsid w:val="005067F4"/>
    <w:rsid w:val="0051057D"/>
    <w:rsid w:val="00512DC2"/>
    <w:rsid w:val="005133B7"/>
    <w:rsid w:val="00515913"/>
    <w:rsid w:val="00525160"/>
    <w:rsid w:val="00537F5E"/>
    <w:rsid w:val="00540CE5"/>
    <w:rsid w:val="00540F30"/>
    <w:rsid w:val="00553709"/>
    <w:rsid w:val="00554BC0"/>
    <w:rsid w:val="00555D1F"/>
    <w:rsid w:val="005701D2"/>
    <w:rsid w:val="00571097"/>
    <w:rsid w:val="00580237"/>
    <w:rsid w:val="005819B1"/>
    <w:rsid w:val="00581F27"/>
    <w:rsid w:val="00582D49"/>
    <w:rsid w:val="005856F5"/>
    <w:rsid w:val="00587FA3"/>
    <w:rsid w:val="005B394B"/>
    <w:rsid w:val="005B41FE"/>
    <w:rsid w:val="005C016F"/>
    <w:rsid w:val="005C13C7"/>
    <w:rsid w:val="005C2B03"/>
    <w:rsid w:val="005C49D9"/>
    <w:rsid w:val="005C656D"/>
    <w:rsid w:val="005E0051"/>
    <w:rsid w:val="005E40F8"/>
    <w:rsid w:val="005E51A5"/>
    <w:rsid w:val="005F27DE"/>
    <w:rsid w:val="005F39FD"/>
    <w:rsid w:val="00612EE5"/>
    <w:rsid w:val="006146D2"/>
    <w:rsid w:val="00623BDD"/>
    <w:rsid w:val="00635AD3"/>
    <w:rsid w:val="00637DEB"/>
    <w:rsid w:val="00643F9B"/>
    <w:rsid w:val="0064718C"/>
    <w:rsid w:val="006511A2"/>
    <w:rsid w:val="006569EA"/>
    <w:rsid w:val="00657266"/>
    <w:rsid w:val="00672FD9"/>
    <w:rsid w:val="006873C7"/>
    <w:rsid w:val="00691756"/>
    <w:rsid w:val="00691F08"/>
    <w:rsid w:val="00692DAE"/>
    <w:rsid w:val="0069331D"/>
    <w:rsid w:val="006A3552"/>
    <w:rsid w:val="006A3EA6"/>
    <w:rsid w:val="006A5FEF"/>
    <w:rsid w:val="006A6B13"/>
    <w:rsid w:val="006B1783"/>
    <w:rsid w:val="006B34CA"/>
    <w:rsid w:val="006C2023"/>
    <w:rsid w:val="006D17A1"/>
    <w:rsid w:val="006D3041"/>
    <w:rsid w:val="006D5C10"/>
    <w:rsid w:val="006D66F2"/>
    <w:rsid w:val="006E365E"/>
    <w:rsid w:val="006E721F"/>
    <w:rsid w:val="006F3A74"/>
    <w:rsid w:val="006F5060"/>
    <w:rsid w:val="00701044"/>
    <w:rsid w:val="0070348B"/>
    <w:rsid w:val="007045FC"/>
    <w:rsid w:val="00707954"/>
    <w:rsid w:val="00710C24"/>
    <w:rsid w:val="00722B52"/>
    <w:rsid w:val="0072666B"/>
    <w:rsid w:val="00726F64"/>
    <w:rsid w:val="007306C5"/>
    <w:rsid w:val="00732114"/>
    <w:rsid w:val="00736B28"/>
    <w:rsid w:val="00736DFE"/>
    <w:rsid w:val="00747FDE"/>
    <w:rsid w:val="00755280"/>
    <w:rsid w:val="0076042F"/>
    <w:rsid w:val="0076083F"/>
    <w:rsid w:val="00760D6B"/>
    <w:rsid w:val="00761418"/>
    <w:rsid w:val="00764E8A"/>
    <w:rsid w:val="00765164"/>
    <w:rsid w:val="00767B5C"/>
    <w:rsid w:val="00770C52"/>
    <w:rsid w:val="007A1B0B"/>
    <w:rsid w:val="007A29FF"/>
    <w:rsid w:val="007A7614"/>
    <w:rsid w:val="007B23FA"/>
    <w:rsid w:val="007B362C"/>
    <w:rsid w:val="007B7340"/>
    <w:rsid w:val="007C5C35"/>
    <w:rsid w:val="007D11DB"/>
    <w:rsid w:val="007E02CA"/>
    <w:rsid w:val="007E0863"/>
    <w:rsid w:val="007E0A43"/>
    <w:rsid w:val="007E7D29"/>
    <w:rsid w:val="00803958"/>
    <w:rsid w:val="00804709"/>
    <w:rsid w:val="008113F0"/>
    <w:rsid w:val="008128E9"/>
    <w:rsid w:val="008145A6"/>
    <w:rsid w:val="0081480F"/>
    <w:rsid w:val="00816ED7"/>
    <w:rsid w:val="0082354A"/>
    <w:rsid w:val="008250E0"/>
    <w:rsid w:val="00826B4F"/>
    <w:rsid w:val="0086308D"/>
    <w:rsid w:val="00866C0D"/>
    <w:rsid w:val="00866F30"/>
    <w:rsid w:val="008768A7"/>
    <w:rsid w:val="00880A22"/>
    <w:rsid w:val="00893583"/>
    <w:rsid w:val="00894E82"/>
    <w:rsid w:val="0089663B"/>
    <w:rsid w:val="008B5DEC"/>
    <w:rsid w:val="008C0652"/>
    <w:rsid w:val="008C1301"/>
    <w:rsid w:val="008C2BC1"/>
    <w:rsid w:val="008C66BB"/>
    <w:rsid w:val="008D1C4A"/>
    <w:rsid w:val="008D73A3"/>
    <w:rsid w:val="008E1E3D"/>
    <w:rsid w:val="008E6AAE"/>
    <w:rsid w:val="008E7E6A"/>
    <w:rsid w:val="0090229E"/>
    <w:rsid w:val="00903C1A"/>
    <w:rsid w:val="009266B6"/>
    <w:rsid w:val="0093061D"/>
    <w:rsid w:val="00933DA9"/>
    <w:rsid w:val="00942CDD"/>
    <w:rsid w:val="00943A99"/>
    <w:rsid w:val="0095507A"/>
    <w:rsid w:val="009559BE"/>
    <w:rsid w:val="00971841"/>
    <w:rsid w:val="00985CCD"/>
    <w:rsid w:val="009A059D"/>
    <w:rsid w:val="009D61E6"/>
    <w:rsid w:val="00A000C6"/>
    <w:rsid w:val="00A01CEB"/>
    <w:rsid w:val="00A01EEA"/>
    <w:rsid w:val="00A02C50"/>
    <w:rsid w:val="00A2594A"/>
    <w:rsid w:val="00A25FDF"/>
    <w:rsid w:val="00A31AD1"/>
    <w:rsid w:val="00A34F12"/>
    <w:rsid w:val="00A36F64"/>
    <w:rsid w:val="00A405FF"/>
    <w:rsid w:val="00A478EB"/>
    <w:rsid w:val="00A52B6E"/>
    <w:rsid w:val="00A667B3"/>
    <w:rsid w:val="00A813B0"/>
    <w:rsid w:val="00A81ED7"/>
    <w:rsid w:val="00A93337"/>
    <w:rsid w:val="00AA092F"/>
    <w:rsid w:val="00AA332B"/>
    <w:rsid w:val="00AA3608"/>
    <w:rsid w:val="00AB041B"/>
    <w:rsid w:val="00AC039B"/>
    <w:rsid w:val="00AC0792"/>
    <w:rsid w:val="00AC07EE"/>
    <w:rsid w:val="00AD0A22"/>
    <w:rsid w:val="00AD1518"/>
    <w:rsid w:val="00AD4C44"/>
    <w:rsid w:val="00AE18C0"/>
    <w:rsid w:val="00AF35A3"/>
    <w:rsid w:val="00B038DC"/>
    <w:rsid w:val="00B03B0B"/>
    <w:rsid w:val="00B05DBD"/>
    <w:rsid w:val="00B074F4"/>
    <w:rsid w:val="00B12D76"/>
    <w:rsid w:val="00B26E95"/>
    <w:rsid w:val="00B30EB2"/>
    <w:rsid w:val="00B31919"/>
    <w:rsid w:val="00B40568"/>
    <w:rsid w:val="00B41661"/>
    <w:rsid w:val="00B41A82"/>
    <w:rsid w:val="00B60CEB"/>
    <w:rsid w:val="00B704D2"/>
    <w:rsid w:val="00B71EAD"/>
    <w:rsid w:val="00B7506F"/>
    <w:rsid w:val="00B77B37"/>
    <w:rsid w:val="00BA460E"/>
    <w:rsid w:val="00BA5C76"/>
    <w:rsid w:val="00BA7D85"/>
    <w:rsid w:val="00BB1C09"/>
    <w:rsid w:val="00BD3256"/>
    <w:rsid w:val="00BE068B"/>
    <w:rsid w:val="00BE53B1"/>
    <w:rsid w:val="00BE5610"/>
    <w:rsid w:val="00BE6AEC"/>
    <w:rsid w:val="00BE781E"/>
    <w:rsid w:val="00BE7897"/>
    <w:rsid w:val="00BF2596"/>
    <w:rsid w:val="00BF7C36"/>
    <w:rsid w:val="00C00A68"/>
    <w:rsid w:val="00C01ABF"/>
    <w:rsid w:val="00C03D82"/>
    <w:rsid w:val="00C14E62"/>
    <w:rsid w:val="00C14ED2"/>
    <w:rsid w:val="00C16253"/>
    <w:rsid w:val="00C16C46"/>
    <w:rsid w:val="00C20927"/>
    <w:rsid w:val="00C21D6A"/>
    <w:rsid w:val="00C3665F"/>
    <w:rsid w:val="00C43BC9"/>
    <w:rsid w:val="00C447BE"/>
    <w:rsid w:val="00C50005"/>
    <w:rsid w:val="00C50695"/>
    <w:rsid w:val="00C52F57"/>
    <w:rsid w:val="00C55D75"/>
    <w:rsid w:val="00C6648F"/>
    <w:rsid w:val="00C67ECD"/>
    <w:rsid w:val="00C71DE8"/>
    <w:rsid w:val="00C77E6C"/>
    <w:rsid w:val="00C8178D"/>
    <w:rsid w:val="00C93B76"/>
    <w:rsid w:val="00C95140"/>
    <w:rsid w:val="00CA052D"/>
    <w:rsid w:val="00CA2BB4"/>
    <w:rsid w:val="00CD018F"/>
    <w:rsid w:val="00CD4FA7"/>
    <w:rsid w:val="00CE542E"/>
    <w:rsid w:val="00CF6A26"/>
    <w:rsid w:val="00D01498"/>
    <w:rsid w:val="00D05E5F"/>
    <w:rsid w:val="00D11B9E"/>
    <w:rsid w:val="00D1326E"/>
    <w:rsid w:val="00D16CC6"/>
    <w:rsid w:val="00D21542"/>
    <w:rsid w:val="00D25595"/>
    <w:rsid w:val="00D25C07"/>
    <w:rsid w:val="00D26A85"/>
    <w:rsid w:val="00D3331A"/>
    <w:rsid w:val="00D34605"/>
    <w:rsid w:val="00D36AAA"/>
    <w:rsid w:val="00D3752F"/>
    <w:rsid w:val="00D4243B"/>
    <w:rsid w:val="00D437F1"/>
    <w:rsid w:val="00D44D26"/>
    <w:rsid w:val="00D467F5"/>
    <w:rsid w:val="00D51F0F"/>
    <w:rsid w:val="00D5206D"/>
    <w:rsid w:val="00D60A50"/>
    <w:rsid w:val="00D634F1"/>
    <w:rsid w:val="00D64E5E"/>
    <w:rsid w:val="00D66AC4"/>
    <w:rsid w:val="00D70197"/>
    <w:rsid w:val="00D86C3C"/>
    <w:rsid w:val="00D92D13"/>
    <w:rsid w:val="00DA00DA"/>
    <w:rsid w:val="00DA1429"/>
    <w:rsid w:val="00DA256A"/>
    <w:rsid w:val="00DA7C5C"/>
    <w:rsid w:val="00DB114F"/>
    <w:rsid w:val="00DC0026"/>
    <w:rsid w:val="00DC08AE"/>
    <w:rsid w:val="00DC105B"/>
    <w:rsid w:val="00DC1702"/>
    <w:rsid w:val="00DC4029"/>
    <w:rsid w:val="00DC552F"/>
    <w:rsid w:val="00DD2712"/>
    <w:rsid w:val="00DE4EC4"/>
    <w:rsid w:val="00DE5332"/>
    <w:rsid w:val="00DF2B2C"/>
    <w:rsid w:val="00E0092D"/>
    <w:rsid w:val="00E00C80"/>
    <w:rsid w:val="00E31E9E"/>
    <w:rsid w:val="00E34508"/>
    <w:rsid w:val="00E3458F"/>
    <w:rsid w:val="00E3532B"/>
    <w:rsid w:val="00E35766"/>
    <w:rsid w:val="00E35B17"/>
    <w:rsid w:val="00E3668B"/>
    <w:rsid w:val="00E405E2"/>
    <w:rsid w:val="00E4165E"/>
    <w:rsid w:val="00E477D2"/>
    <w:rsid w:val="00E53EF1"/>
    <w:rsid w:val="00E575D6"/>
    <w:rsid w:val="00E62C79"/>
    <w:rsid w:val="00E62CDC"/>
    <w:rsid w:val="00E71899"/>
    <w:rsid w:val="00E74210"/>
    <w:rsid w:val="00E84872"/>
    <w:rsid w:val="00E857C1"/>
    <w:rsid w:val="00E865C4"/>
    <w:rsid w:val="00E94596"/>
    <w:rsid w:val="00E96D6E"/>
    <w:rsid w:val="00EA41DE"/>
    <w:rsid w:val="00EA42A1"/>
    <w:rsid w:val="00EC091D"/>
    <w:rsid w:val="00EC2087"/>
    <w:rsid w:val="00EE1FD1"/>
    <w:rsid w:val="00EE23B3"/>
    <w:rsid w:val="00EF261D"/>
    <w:rsid w:val="00EF7147"/>
    <w:rsid w:val="00EF7649"/>
    <w:rsid w:val="00F05B1A"/>
    <w:rsid w:val="00F11990"/>
    <w:rsid w:val="00F1283B"/>
    <w:rsid w:val="00F1302D"/>
    <w:rsid w:val="00F24E55"/>
    <w:rsid w:val="00F25BF8"/>
    <w:rsid w:val="00F279F1"/>
    <w:rsid w:val="00F3482A"/>
    <w:rsid w:val="00F36819"/>
    <w:rsid w:val="00F37010"/>
    <w:rsid w:val="00F442AC"/>
    <w:rsid w:val="00F46737"/>
    <w:rsid w:val="00F51FBD"/>
    <w:rsid w:val="00F554F5"/>
    <w:rsid w:val="00F64681"/>
    <w:rsid w:val="00F65E5D"/>
    <w:rsid w:val="00F71CC4"/>
    <w:rsid w:val="00F75538"/>
    <w:rsid w:val="00F7697D"/>
    <w:rsid w:val="00F77971"/>
    <w:rsid w:val="00F836DA"/>
    <w:rsid w:val="00F869A1"/>
    <w:rsid w:val="00F86AA7"/>
    <w:rsid w:val="00FA5477"/>
    <w:rsid w:val="00FA74D4"/>
    <w:rsid w:val="00FB013F"/>
    <w:rsid w:val="00FB7EBF"/>
    <w:rsid w:val="00FC1FE3"/>
    <w:rsid w:val="00FE1BF8"/>
    <w:rsid w:val="00FE2B1B"/>
    <w:rsid w:val="00FE537B"/>
    <w:rsid w:val="00FE786E"/>
    <w:rsid w:val="00FF4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B25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 w:type="character" w:styleId="Hyperlink">
    <w:name w:val="Hyperlink"/>
    <w:basedOn w:val="DefaultParagraphFont"/>
    <w:uiPriority w:val="99"/>
    <w:unhideWhenUsed/>
    <w:rsid w:val="00AC039B"/>
    <w:rPr>
      <w:color w:val="0000FF" w:themeColor="hyperlink"/>
      <w:u w:val="single"/>
    </w:rPr>
  </w:style>
  <w:style w:type="paragraph" w:styleId="NormalWeb">
    <w:name w:val="Normal (Web)"/>
    <w:basedOn w:val="Normal"/>
    <w:uiPriority w:val="99"/>
    <w:unhideWhenUsed/>
    <w:rsid w:val="00C77E6C"/>
    <w:pPr>
      <w:spacing w:before="100" w:beforeAutospacing="1" w:after="100" w:afterAutospacing="1" w:line="240" w:lineRule="auto"/>
    </w:pPr>
    <w:rPr>
      <w:rFonts w:ascii="Times" w:hAnsi="Times" w:cs="Times New Roman"/>
      <w:sz w:val="20"/>
      <w:szCs w:val="20"/>
    </w:rPr>
  </w:style>
  <w:style w:type="character" w:styleId="FollowedHyperlink">
    <w:name w:val="FollowedHyperlink"/>
    <w:basedOn w:val="DefaultParagraphFont"/>
    <w:uiPriority w:val="99"/>
    <w:semiHidden/>
    <w:unhideWhenUsed/>
    <w:rsid w:val="004E75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419253384">
      <w:bodyDiv w:val="1"/>
      <w:marLeft w:val="0"/>
      <w:marRight w:val="0"/>
      <w:marTop w:val="0"/>
      <w:marBottom w:val="0"/>
      <w:divBdr>
        <w:top w:val="none" w:sz="0" w:space="0" w:color="auto"/>
        <w:left w:val="none" w:sz="0" w:space="0" w:color="auto"/>
        <w:bottom w:val="none" w:sz="0" w:space="0" w:color="auto"/>
        <w:right w:val="none" w:sz="0" w:space="0" w:color="auto"/>
      </w:divBdr>
      <w:divsChild>
        <w:div w:id="1436250826">
          <w:marLeft w:val="0"/>
          <w:marRight w:val="0"/>
          <w:marTop w:val="0"/>
          <w:marBottom w:val="0"/>
          <w:divBdr>
            <w:top w:val="none" w:sz="0" w:space="0" w:color="auto"/>
            <w:left w:val="none" w:sz="0" w:space="0" w:color="auto"/>
            <w:bottom w:val="none" w:sz="0" w:space="0" w:color="auto"/>
            <w:right w:val="none" w:sz="0" w:space="0" w:color="auto"/>
          </w:divBdr>
          <w:divsChild>
            <w:div w:id="1420172632">
              <w:marLeft w:val="0"/>
              <w:marRight w:val="0"/>
              <w:marTop w:val="0"/>
              <w:marBottom w:val="0"/>
              <w:divBdr>
                <w:top w:val="none" w:sz="0" w:space="0" w:color="auto"/>
                <w:left w:val="none" w:sz="0" w:space="0" w:color="auto"/>
                <w:bottom w:val="none" w:sz="0" w:space="0" w:color="auto"/>
                <w:right w:val="none" w:sz="0" w:space="0" w:color="auto"/>
              </w:divBdr>
              <w:divsChild>
                <w:div w:id="1306660584">
                  <w:marLeft w:val="0"/>
                  <w:marRight w:val="0"/>
                  <w:marTop w:val="0"/>
                  <w:marBottom w:val="0"/>
                  <w:divBdr>
                    <w:top w:val="none" w:sz="0" w:space="0" w:color="auto"/>
                    <w:left w:val="none" w:sz="0" w:space="0" w:color="auto"/>
                    <w:bottom w:val="none" w:sz="0" w:space="0" w:color="auto"/>
                    <w:right w:val="none" w:sz="0" w:space="0" w:color="auto"/>
                  </w:divBdr>
                  <w:divsChild>
                    <w:div w:id="131841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usaidlandtenure.net/content/empirical-linkages-between-devolved-tenure-systems-and-forest-conditions-literature-review"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3B234-6734-45E7-8774-1B905DD24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54</Pages>
  <Words>10605</Words>
  <Characters>60449</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70913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Rebecca Nicodemus</cp:lastModifiedBy>
  <cp:revision>3</cp:revision>
  <dcterms:created xsi:type="dcterms:W3CDTF">2014-11-12T21:27:00Z</dcterms:created>
  <dcterms:modified xsi:type="dcterms:W3CDTF">2014-11-12T21:44:00Z</dcterms:modified>
</cp:coreProperties>
</file>