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DFA400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bookmarkStart w:id="0" w:name="_GoBack"/>
      <w:bookmarkEnd w:id="0"/>
    </w:p>
    <w:p w14:paraId="56A3539D" w14:textId="77777777" w:rsidR="00BC79FF" w:rsidRPr="00676B69" w:rsidRDefault="00BC79FF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commentRangeStart w:id="1"/>
      <w:r w:rsidRPr="00676B69">
        <w:rPr>
          <w:rFonts w:ascii="Gill Sans MT" w:hAnsi="Gill Sans MT"/>
          <w:b/>
          <w:color w:val="000000" w:themeColor="text1"/>
        </w:rPr>
        <w:t>CFP Forest Key Informant Interview</w:t>
      </w:r>
      <w:commentRangeEnd w:id="1"/>
      <w:r w:rsidR="00681538" w:rsidRPr="00676B69">
        <w:rPr>
          <w:rStyle w:val="CommentReference"/>
          <w:rFonts w:ascii="Gill Sans MT" w:hAnsi="Gill Sans MT"/>
          <w:sz w:val="22"/>
          <w:szCs w:val="22"/>
        </w:rPr>
        <w:commentReference w:id="1"/>
      </w:r>
    </w:p>
    <w:p w14:paraId="39120CB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047E79B6" w14:textId="552FB66F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This will be a key informant interview with someone in the community who is involved in or knowledgeable about forest issues. This could be local forest guard, a representative on a community resource board, village action committee or leader of a forest user group. This position will most likely vary from community to community. However, following the implementation of CFP, we expect that there will be a designated position across treatment communities. </w:t>
      </w:r>
    </w:p>
    <w:p w14:paraId="2276AA46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3D6F1320" w14:textId="78A46A03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Date: </w:t>
      </w:r>
    </w:p>
    <w:p w14:paraId="54EF574C" w14:textId="7CF4D719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Chiefdom: </w:t>
      </w:r>
    </w:p>
    <w:p w14:paraId="693D8857" w14:textId="1ECDB6ED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Village: </w:t>
      </w:r>
    </w:p>
    <w:p w14:paraId="3B21089B" w14:textId="7D53FD7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Position: </w:t>
      </w:r>
    </w:p>
    <w:p w14:paraId="1A30CD27" w14:textId="5D3B06BE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Gender: </w:t>
      </w:r>
    </w:p>
    <w:p w14:paraId="3C7E7BFE" w14:textId="5B67985D" w:rsidR="009842FE" w:rsidRPr="00676B69" w:rsidRDefault="009842FE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  <w:r w:rsidRPr="00676B69">
        <w:rPr>
          <w:rFonts w:ascii="Gill Sans MT" w:hAnsi="Gill Sans MT"/>
          <w:i/>
          <w:color w:val="000000" w:themeColor="text1"/>
        </w:rPr>
        <w:t xml:space="preserve">Age: </w:t>
      </w:r>
    </w:p>
    <w:p w14:paraId="5683F152" w14:textId="77777777" w:rsidR="00C92576" w:rsidRPr="00676B69" w:rsidRDefault="00C92576" w:rsidP="007C3C66">
      <w:pPr>
        <w:pStyle w:val="ListParagraph"/>
        <w:spacing w:after="0" w:line="240" w:lineRule="auto"/>
        <w:ind w:left="0"/>
        <w:rPr>
          <w:rFonts w:ascii="Gill Sans MT" w:hAnsi="Gill Sans MT"/>
          <w:i/>
          <w:color w:val="000000" w:themeColor="text1"/>
        </w:rPr>
      </w:pPr>
    </w:p>
    <w:p w14:paraId="25ACD143" w14:textId="77777777" w:rsidR="007C3C66" w:rsidRPr="00676B69" w:rsidRDefault="007C3C66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</w:p>
    <w:p w14:paraId="3DAB0650" w14:textId="52CB900A" w:rsidR="00536BBF" w:rsidRPr="00676B69" w:rsidRDefault="00296D0E" w:rsidP="007C3C66">
      <w:pPr>
        <w:pStyle w:val="ListParagraph"/>
        <w:spacing w:after="0" w:line="240" w:lineRule="auto"/>
        <w:ind w:left="0"/>
        <w:rPr>
          <w:rFonts w:ascii="Gill Sans MT" w:hAnsi="Gill Sans MT"/>
          <w:b/>
          <w:color w:val="000000" w:themeColor="text1"/>
        </w:rPr>
      </w:pPr>
      <w:r w:rsidRPr="00676B69">
        <w:rPr>
          <w:rFonts w:ascii="Gill Sans MT" w:hAnsi="Gill Sans MT"/>
          <w:b/>
          <w:color w:val="000000" w:themeColor="text1"/>
        </w:rPr>
        <w:t>FOREST ACCES</w:t>
      </w:r>
      <w:r w:rsidR="00DD26A1" w:rsidRPr="00676B69">
        <w:rPr>
          <w:rFonts w:ascii="Gill Sans MT" w:hAnsi="Gill Sans MT"/>
          <w:b/>
          <w:color w:val="000000" w:themeColor="text1"/>
        </w:rPr>
        <w:t>S</w:t>
      </w:r>
      <w:r w:rsidRPr="00676B69">
        <w:rPr>
          <w:rFonts w:ascii="Gill Sans MT" w:hAnsi="Gill Sans MT"/>
          <w:b/>
          <w:color w:val="000000" w:themeColor="text1"/>
        </w:rPr>
        <w:t xml:space="preserve"> </w:t>
      </w:r>
    </w:p>
    <w:tbl>
      <w:tblPr>
        <w:tblW w:w="107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59"/>
        <w:gridCol w:w="7865"/>
        <w:gridCol w:w="2520"/>
      </w:tblGrid>
      <w:tr w:rsidR="00D908DF" w:rsidRPr="00676B69" w14:paraId="6EF8457B" w14:textId="77777777" w:rsidTr="00D908DF">
        <w:trPr>
          <w:trHeight w:hRule="exact" w:val="74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6DE803" w14:textId="77777777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</w:p>
        </w:tc>
        <w:tc>
          <w:tcPr>
            <w:tcW w:w="78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6AA171" w14:textId="11B2B72E" w:rsidR="00D908DF" w:rsidRPr="00676B69" w:rsidRDefault="00D908DF" w:rsidP="00D908DF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How many forests does your village rely on for income and for basic household needs?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C04A89" w14:textId="77777777" w:rsidR="00D908DF" w:rsidRPr="00676B69" w:rsidRDefault="00D908DF" w:rsidP="00D908DF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(Integer)</w:t>
            </w:r>
          </w:p>
        </w:tc>
      </w:tr>
    </w:tbl>
    <w:p w14:paraId="1394C38C" w14:textId="77777777" w:rsidR="00D908DF" w:rsidRPr="00676B69" w:rsidRDefault="00D908DF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C9AB97E" w14:textId="42AA7B0C" w:rsidR="00536BBF" w:rsidRPr="00676B69" w:rsidRDefault="00536BBF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I would like to ask you some questions about 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 xml:space="preserve">each of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the forest/wooded area</w:t>
      </w:r>
      <w:r w:rsidR="00FA2C2D" w:rsidRPr="00676B69">
        <w:rPr>
          <w:rFonts w:ascii="Gill Sans MT" w:hAnsi="Gill Sans MT"/>
          <w:color w:val="000000" w:themeColor="text1"/>
          <w:sz w:val="22"/>
          <w:szCs w:val="22"/>
        </w:rPr>
        <w:t>s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 that you</w:t>
      </w:r>
      <w:r w:rsidR="00681538" w:rsidRPr="00676B69">
        <w:rPr>
          <w:rFonts w:ascii="Gill Sans MT" w:hAnsi="Gill Sans MT"/>
          <w:color w:val="000000" w:themeColor="text1"/>
          <w:sz w:val="22"/>
          <w:szCs w:val="22"/>
        </w:rPr>
        <w:t>r community accesses for harvesting or collecting wood and/or non-wood forest products. Let’s start with the largest forest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>.</w:t>
      </w:r>
    </w:p>
    <w:p w14:paraId="6AF02CD7" w14:textId="77777777" w:rsidR="005F6D4B" w:rsidRPr="00676B69" w:rsidRDefault="005F6D4B" w:rsidP="007C3C66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098"/>
        <w:gridCol w:w="1440"/>
        <w:gridCol w:w="1350"/>
        <w:gridCol w:w="990"/>
        <w:gridCol w:w="1350"/>
        <w:gridCol w:w="1440"/>
        <w:gridCol w:w="2070"/>
        <w:gridCol w:w="1260"/>
      </w:tblGrid>
      <w:tr w:rsidR="00E44386" w:rsidRPr="00676B69" w14:paraId="2066B57F" w14:textId="14684F7A" w:rsidTr="00E44386">
        <w:trPr>
          <w:trHeight w:val="5929"/>
        </w:trPr>
        <w:tc>
          <w:tcPr>
            <w:tcW w:w="1098" w:type="dxa"/>
          </w:tcPr>
          <w:p w14:paraId="39BF182A" w14:textId="6ACEF819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440" w:type="dxa"/>
          </w:tcPr>
          <w:p w14:paraId="21731EE2" w14:textId="77777777" w:rsidR="00E44386" w:rsidRPr="00E44386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Status</w:t>
            </w:r>
          </w:p>
          <w:p w14:paraId="455BC649" w14:textId="77777777" w:rsidR="00E44386" w:rsidRPr="00E44386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proofErr w:type="gramStart"/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>or</w:t>
            </w:r>
            <w:proofErr w:type="gramEnd"/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designation of the forest</w:t>
            </w:r>
          </w:p>
          <w:p w14:paraId="0386BDAD" w14:textId="0947912D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1-State Land - National Park</w:t>
            </w:r>
          </w:p>
          <w:p w14:paraId="63275755" w14:textId="19992785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2- State Land - Forest Reserve</w:t>
            </w:r>
          </w:p>
          <w:p w14:paraId="774E4EA3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3-GMA</w:t>
            </w:r>
          </w:p>
          <w:p w14:paraId="6CD2C0AC" w14:textId="122BBF99" w:rsidR="00E44386" w:rsidRPr="00E44386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4-non-GMA customary</w:t>
            </w:r>
          </w:p>
          <w:p w14:paraId="38255516" w14:textId="77777777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sz w:val="20"/>
                <w:szCs w:val="20"/>
              </w:rPr>
            </w:pPr>
          </w:p>
          <w:p w14:paraId="0B3DF1A1" w14:textId="77777777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sz w:val="20"/>
                <w:szCs w:val="20"/>
              </w:rPr>
            </w:pPr>
          </w:p>
          <w:p w14:paraId="511F945A" w14:textId="0E23BCC2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sz w:val="20"/>
                <w:szCs w:val="20"/>
              </w:rPr>
            </w:pPr>
            <w:r w:rsidRPr="00E44386">
              <w:rPr>
                <w:rFonts w:ascii="Gill Sans MT" w:hAnsi="Gill Sans MT"/>
                <w:sz w:val="20"/>
                <w:szCs w:val="20"/>
              </w:rPr>
              <w:t>97- Other, specify</w:t>
            </w:r>
          </w:p>
          <w:p w14:paraId="63505411" w14:textId="74B4DFFD" w:rsidR="00E44386" w:rsidRPr="00E44386" w:rsidRDefault="00E44386" w:rsidP="00015DCC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sz w:val="20"/>
                <w:szCs w:val="20"/>
              </w:rPr>
              <w:t>888-Don’t know</w:t>
            </w:r>
          </w:p>
        </w:tc>
        <w:tc>
          <w:tcPr>
            <w:tcW w:w="1350" w:type="dxa"/>
          </w:tcPr>
          <w:p w14:paraId="7D4C1C4A" w14:textId="77777777" w:rsidR="00E44386" w:rsidRPr="00E44386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Distance to the forest/wooded area edge from the community? </w:t>
            </w:r>
          </w:p>
          <w:p w14:paraId="730EDD3E" w14:textId="2EB87156" w:rsidR="00E44386" w:rsidRPr="00E44386" w:rsidRDefault="00E44386" w:rsidP="007C3C66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799AD173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What is the size of this forest?</w:t>
            </w:r>
          </w:p>
          <w:p w14:paraId="43622323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F50EA5D" w14:textId="77777777" w:rsidR="00E44386" w:rsidRPr="00E44386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i/>
                <w:sz w:val="20"/>
                <w:szCs w:val="20"/>
              </w:rPr>
              <w:t>In hectares</w:t>
            </w:r>
          </w:p>
          <w:p w14:paraId="52A96109" w14:textId="6BCCDACB" w:rsidR="00E44386" w:rsidRPr="00E44386" w:rsidRDefault="00E44386" w:rsidP="00E44386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6FBA55A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2" w:author="Aleta Haflett" w:date="2014-11-19T14:30:00Z"/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What is the topography?</w:t>
            </w:r>
          </w:p>
          <w:p w14:paraId="55CF1815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3" w:author="Aleta Haflett" w:date="2014-11-19T14:30:00Z"/>
                <w:rFonts w:ascii="Gill Sans MT" w:hAnsi="Gill Sans MT" w:cs="Times New Roman"/>
                <w:sz w:val="20"/>
                <w:szCs w:val="20"/>
              </w:rPr>
            </w:pPr>
          </w:p>
          <w:p w14:paraId="7FA69F6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4" w:author="Aleta Haflett" w:date="2014-11-19T14:30:00Z"/>
                <w:rFonts w:ascii="Gill Sans MT" w:hAnsi="Gill Sans MT" w:cs="Times New Roman"/>
                <w:sz w:val="20"/>
                <w:szCs w:val="20"/>
              </w:rPr>
            </w:pPr>
            <w:ins w:id="5" w:author="Aleta Haflett" w:date="2014-11-19T14:30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1=Steep</w:t>
              </w:r>
            </w:ins>
          </w:p>
          <w:p w14:paraId="363DE78B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6" w:author="Aleta Haflett" w:date="2014-11-19T14:30:00Z"/>
                <w:rFonts w:ascii="Gill Sans MT" w:hAnsi="Gill Sans MT" w:cs="Times New Roman"/>
                <w:sz w:val="20"/>
                <w:szCs w:val="20"/>
              </w:rPr>
            </w:pPr>
            <w:ins w:id="7" w:author="Aleta Haflett" w:date="2014-11-19T14:30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2=Very hilly</w:t>
              </w:r>
            </w:ins>
          </w:p>
          <w:p w14:paraId="7FE89117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8" w:author="Aleta Haflett" w:date="2014-11-19T14:30:00Z"/>
                <w:rFonts w:ascii="Gill Sans MT" w:hAnsi="Gill Sans MT" w:cs="Times New Roman"/>
                <w:sz w:val="20"/>
                <w:szCs w:val="20"/>
              </w:rPr>
            </w:pPr>
            <w:ins w:id="9" w:author="Aleta Haflett" w:date="2014-11-19T14:30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3=Mostly flat with some hills</w:t>
              </w:r>
            </w:ins>
          </w:p>
          <w:p w14:paraId="04DBCF26" w14:textId="18131825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0" w:author="Aleta Haflett" w:date="2014-11-19T14:30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4=Flat</w:t>
              </w:r>
            </w:ins>
          </w:p>
          <w:p w14:paraId="4F031A94" w14:textId="77777777" w:rsidR="00E44386" w:rsidRPr="00E44386" w:rsidRDefault="00E44386" w:rsidP="00ED159E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78EDBDF" w14:textId="718E5170" w:rsidR="00E44386" w:rsidRPr="00E44386" w:rsidRDefault="00E44386" w:rsidP="00297EDA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311E0667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11" w:author="Aleta Haflett" w:date="2014-11-19T14:31:00Z"/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How many households in your village depend significantly on this forest for their own subsistence?</w:t>
            </w:r>
          </w:p>
          <w:p w14:paraId="3F442CA6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12" w:author="Aleta Haflett" w:date="2014-11-19T14:31:00Z"/>
                <w:rFonts w:ascii="Gill Sans MT" w:hAnsi="Gill Sans MT" w:cs="Times New Roman"/>
                <w:sz w:val="20"/>
                <w:szCs w:val="20"/>
              </w:rPr>
            </w:pPr>
          </w:p>
          <w:p w14:paraId="67E86F9D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13" w:author="Aleta Haflett" w:date="2014-11-19T14:31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4" w:author="Aleta Haflett" w:date="2014-11-19T14:31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1-All</w:t>
              </w:r>
            </w:ins>
          </w:p>
          <w:p w14:paraId="5B0EBDD7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15" w:author="Aleta Haflett" w:date="2014-11-19T14:31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6" w:author="Aleta Haflett" w:date="2014-11-19T14:31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2-Most</w:t>
              </w:r>
            </w:ins>
          </w:p>
          <w:p w14:paraId="5F95B8D8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17" w:author="Aleta Haflett" w:date="2014-11-19T14:31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8" w:author="Aleta Haflett" w:date="2014-11-19T14:31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3- About Half</w:t>
              </w:r>
            </w:ins>
          </w:p>
          <w:p w14:paraId="0DE12B36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19" w:author="Aleta Haflett" w:date="2014-11-19T14:31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20" w:author="Aleta Haflett" w:date="2014-11-19T14:31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4- A few</w:t>
              </w:r>
            </w:ins>
          </w:p>
          <w:p w14:paraId="3B60F7BE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21" w:author="Aleta Haflett" w:date="2014-11-19T14:31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5-None</w:t>
              </w:r>
            </w:ins>
          </w:p>
          <w:p w14:paraId="7318A4CB" w14:textId="7BD72208" w:rsidR="00E44386" w:rsidRPr="00E44386" w:rsidRDefault="00E44386" w:rsidP="00E44386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2070" w:type="dxa"/>
          </w:tcPr>
          <w:p w14:paraId="4D917636" w14:textId="77777777" w:rsidR="00E44386" w:rsidRPr="00E44386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 xml:space="preserve">What </w:t>
            </w:r>
            <w:proofErr w:type="gramStart"/>
            <w:r w:rsidRPr="00E44386">
              <w:rPr>
                <w:rFonts w:ascii="Gill Sans MT" w:hAnsi="Gill Sans MT" w:cs="Times New Roman"/>
                <w:sz w:val="20"/>
                <w:szCs w:val="20"/>
              </w:rPr>
              <w:t>percentage of households in your village depend</w:t>
            </w:r>
            <w:proofErr w:type="gramEnd"/>
            <w:r w:rsidRPr="00E44386">
              <w:rPr>
                <w:rFonts w:ascii="Gill Sans MT" w:hAnsi="Gill Sans MT" w:cs="Times New Roman"/>
                <w:sz w:val="20"/>
                <w:szCs w:val="20"/>
              </w:rPr>
              <w:t xml:space="preserve"> significantly on this forest for their family income arising from commercial activities?</w:t>
            </w:r>
          </w:p>
          <w:p w14:paraId="6070C1AB" w14:textId="77777777" w:rsidR="00E44386" w:rsidRPr="00E44386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1E1C873" w14:textId="77777777" w:rsidR="00E44386" w:rsidRPr="00E44386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22" w:author="Aleta Haflett" w:date="2014-11-19T14:32:00Z"/>
                <w:rFonts w:ascii="Gill Sans MT" w:hAnsi="Gill Sans MT" w:cs="Times New Roman"/>
                <w:i/>
                <w:iCs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i/>
                <w:iCs/>
                <w:sz w:val="20"/>
                <w:szCs w:val="20"/>
              </w:rPr>
              <w:t xml:space="preserve">Commercial activities could be basket-weaving, carpentry, tea-stalls or restaurants, charcoal making, animal husbandry for sale of milk, wool and/or meat, collection of NTFPs for sale like pine resin, brazil nuts, </w:t>
            </w:r>
            <w:proofErr w:type="spellStart"/>
            <w:r w:rsidRPr="00E44386">
              <w:rPr>
                <w:rFonts w:ascii="Gill Sans MT" w:hAnsi="Gill Sans MT" w:cs="Times New Roman"/>
                <w:i/>
                <w:iCs/>
                <w:sz w:val="20"/>
                <w:szCs w:val="20"/>
              </w:rPr>
              <w:t>tendu</w:t>
            </w:r>
            <w:proofErr w:type="spellEnd"/>
            <w:r w:rsidRPr="00E44386">
              <w:rPr>
                <w:rFonts w:ascii="Gill Sans MT" w:hAnsi="Gill Sans MT" w:cs="Times New Roman"/>
                <w:i/>
                <w:iCs/>
                <w:sz w:val="20"/>
                <w:szCs w:val="20"/>
              </w:rPr>
              <w:t xml:space="preserve"> leaves, etc.)</w:t>
            </w:r>
          </w:p>
          <w:p w14:paraId="450C0F75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23" w:author="Aleta Haflett" w:date="2014-11-19T14:32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24" w:author="Aleta Haflett" w:date="2014-11-19T14:32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1-All</w:t>
              </w:r>
            </w:ins>
          </w:p>
          <w:p w14:paraId="7AB9C887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25" w:author="Aleta Haflett" w:date="2014-11-19T14:32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26" w:author="Aleta Haflett" w:date="2014-11-19T14:32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2-Most</w:t>
              </w:r>
            </w:ins>
          </w:p>
          <w:p w14:paraId="444ED8C1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27" w:author="Aleta Haflett" w:date="2014-11-19T14:32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28" w:author="Aleta Haflett" w:date="2014-11-19T14:32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3- About Half</w:t>
              </w:r>
            </w:ins>
          </w:p>
          <w:p w14:paraId="1FDE4BBE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29" w:author="Aleta Haflett" w:date="2014-11-19T14:32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30" w:author="Aleta Haflett" w:date="2014-11-19T14:32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4- A few</w:t>
              </w:r>
            </w:ins>
          </w:p>
          <w:p w14:paraId="583D5C55" w14:textId="2E0C7385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31" w:author="Aleta Haflett" w:date="2014-11-19T14:32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5-None</w:t>
              </w:r>
            </w:ins>
          </w:p>
          <w:p w14:paraId="39B35CC3" w14:textId="07417FED" w:rsidR="00E44386" w:rsidRPr="00E44386" w:rsidRDefault="00E44386" w:rsidP="00297EDA">
            <w:pPr>
              <w:pStyle w:val="ListParagraph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5D0FB9C" w14:textId="1D0DE914" w:rsidR="00E44386" w:rsidRPr="00E44386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Do members of your community graze their livestock in this forest? </w:t>
            </w:r>
          </w:p>
        </w:tc>
      </w:tr>
      <w:tr w:rsidR="00E44386" w:rsidRPr="00676B69" w14:paraId="6A5E949C" w14:textId="0AD8B7E7" w:rsidTr="00E44386">
        <w:trPr>
          <w:trHeight w:val="239"/>
        </w:trPr>
        <w:tc>
          <w:tcPr>
            <w:tcW w:w="1098" w:type="dxa"/>
          </w:tcPr>
          <w:p w14:paraId="1F4D8DD9" w14:textId="6FC494AD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440" w:type="dxa"/>
          </w:tcPr>
          <w:p w14:paraId="37AB7E84" w14:textId="77777777" w:rsidR="00E44386" w:rsidRPr="00676B69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049713CC" w14:textId="3EA76A72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990" w:type="dxa"/>
          </w:tcPr>
          <w:p w14:paraId="54B13F2B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0C7A47D2" w14:textId="1016C5DC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294E0B92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46E4C08A" w14:textId="20DF15A4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0401552" w14:textId="29CD5FE6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70FEDAD5" w14:textId="0CAF2637" w:rsidTr="00E44386">
        <w:trPr>
          <w:trHeight w:val="239"/>
        </w:trPr>
        <w:tc>
          <w:tcPr>
            <w:tcW w:w="1098" w:type="dxa"/>
          </w:tcPr>
          <w:p w14:paraId="497824B9" w14:textId="28BB3033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440" w:type="dxa"/>
          </w:tcPr>
          <w:p w14:paraId="23B3C2EF" w14:textId="77777777" w:rsidR="00E44386" w:rsidRPr="00676B69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07F8E74F" w14:textId="5821CC9F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990" w:type="dxa"/>
          </w:tcPr>
          <w:p w14:paraId="2CDB94EA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142CCD11" w14:textId="2ED141F1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5F24260A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39C54426" w14:textId="321EB575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536E00B0" w14:textId="50BB3AA2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1B5B46AA" w14:textId="2BDEFF81" w:rsidTr="00E44386">
        <w:trPr>
          <w:trHeight w:val="68"/>
        </w:trPr>
        <w:tc>
          <w:tcPr>
            <w:tcW w:w="1098" w:type="dxa"/>
          </w:tcPr>
          <w:p w14:paraId="7B9CF8A2" w14:textId="2B3EAA42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440" w:type="dxa"/>
          </w:tcPr>
          <w:p w14:paraId="66FA0A89" w14:textId="77777777" w:rsidR="00E44386" w:rsidRPr="00676B69" w:rsidRDefault="00E44386" w:rsidP="005F00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369FED9F" w14:textId="67F96DE6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990" w:type="dxa"/>
          </w:tcPr>
          <w:p w14:paraId="5952C89F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13589045" w14:textId="7EECB11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4FDB2908" w14:textId="7777777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6D3B675E" w14:textId="08D433FD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260" w:type="dxa"/>
          </w:tcPr>
          <w:p w14:paraId="057473FB" w14:textId="5FD443D7" w:rsidR="00E44386" w:rsidRPr="00676B69" w:rsidRDefault="00E44386" w:rsidP="007C3C6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2B857683" w14:textId="77777777" w:rsidR="00156308" w:rsidRPr="00676B69" w:rsidRDefault="00156308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0EC607D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773E561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2D791FB9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F211563" w14:textId="77777777" w:rsidR="00ED159E" w:rsidRPr="00676B69" w:rsidRDefault="00ED159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1098"/>
        <w:gridCol w:w="1980"/>
        <w:gridCol w:w="1350"/>
        <w:gridCol w:w="1350"/>
        <w:gridCol w:w="1440"/>
        <w:gridCol w:w="720"/>
        <w:gridCol w:w="1440"/>
        <w:gridCol w:w="1530"/>
      </w:tblGrid>
      <w:tr w:rsidR="00E44386" w:rsidRPr="00676B69" w14:paraId="235FCED5" w14:textId="77777777" w:rsidTr="00E44386">
        <w:trPr>
          <w:trHeight w:val="3968"/>
        </w:trPr>
        <w:tc>
          <w:tcPr>
            <w:tcW w:w="1098" w:type="dxa"/>
          </w:tcPr>
          <w:p w14:paraId="29000313" w14:textId="77777777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the forest</w:t>
            </w:r>
          </w:p>
        </w:tc>
        <w:tc>
          <w:tcPr>
            <w:tcW w:w="1980" w:type="dxa"/>
          </w:tcPr>
          <w:p w14:paraId="19080435" w14:textId="77777777" w:rsidR="00E44386" w:rsidRPr="00676B69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Have there been any </w:t>
            </w:r>
            <w:commentRangeStart w:id="32"/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reforestation </w:t>
            </w:r>
            <w:commentRangeEnd w:id="32"/>
            <w:r>
              <w:rPr>
                <w:rStyle w:val="CommentReference"/>
                <w:rFonts w:eastAsiaTheme="minorHAnsi"/>
              </w:rPr>
              <w:commentReference w:id="32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or improvement projects related to this forest?</w:t>
            </w:r>
          </w:p>
          <w:p w14:paraId="70F2EE69" w14:textId="77777777" w:rsidR="00E44386" w:rsidRPr="00676B69" w:rsidRDefault="00E44386" w:rsidP="00297ED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NewRomanPSMT"/>
                <w:sz w:val="22"/>
                <w:szCs w:val="22"/>
              </w:rPr>
            </w:pPr>
          </w:p>
          <w:p w14:paraId="6E7CA2DC" w14:textId="77777777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0-No</w:t>
            </w:r>
          </w:p>
          <w:p w14:paraId="63962ED5" w14:textId="77777777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1-Yes</w:t>
            </w:r>
          </w:p>
          <w:p w14:paraId="04990C73" w14:textId="0BA98FE4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888-Don’t know</w:t>
            </w:r>
          </w:p>
          <w:p w14:paraId="0301E1B8" w14:textId="10F04B53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r w:rsidRPr="00676B69">
              <w:rPr>
                <w:rFonts w:ascii="Gill Sans MT" w:hAnsi="Gill Sans MT"/>
              </w:rPr>
              <w:t>999-Prefer not to respond</w:t>
            </w:r>
          </w:p>
          <w:p w14:paraId="3E80B414" w14:textId="7866845C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</w:rPr>
            </w:pPr>
            <w:ins w:id="33" w:author="Heather Huntington" w:date="2014-11-18T23:44:00Z">
              <w:r w:rsidRPr="00E44386">
                <w:rPr>
                  <w:rFonts w:ascii="Gill Sans MT" w:hAnsi="Gill Sans MT"/>
                  <w:i/>
                </w:rPr>
                <w:t>Enumerator – reforestation planting trees</w:t>
              </w:r>
            </w:ins>
            <w:ins w:id="34" w:author="Heather Huntington" w:date="2014-11-18T23:45:00Z">
              <w:r w:rsidRPr="00E44386">
                <w:rPr>
                  <w:rFonts w:ascii="Gill Sans MT" w:hAnsi="Gill Sans MT"/>
                  <w:i/>
                </w:rPr>
                <w:t xml:space="preserve"> on land that was recently degraded/deforested.</w:t>
              </w:r>
            </w:ins>
          </w:p>
          <w:p w14:paraId="2DB50996" w14:textId="6C5BD566" w:rsidR="00E44386" w:rsidRPr="00676B69" w:rsidRDefault="00E44386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2264CA40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35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Has this forest been divided into forest management units?</w:t>
            </w:r>
          </w:p>
          <w:p w14:paraId="573A6701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36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ins w:id="37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0=No</w:t>
              </w:r>
            </w:ins>
          </w:p>
          <w:p w14:paraId="768E7CA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38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ins w:id="39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 xml:space="preserve">1=Yes </w:t>
              </w:r>
            </w:ins>
          </w:p>
          <w:p w14:paraId="53513D6E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40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ins w:id="41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888=Don’t know</w:t>
              </w:r>
            </w:ins>
          </w:p>
          <w:p w14:paraId="14673A75" w14:textId="6EAE7D4D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42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999=Prefer not to respond</w:t>
              </w:r>
            </w:ins>
          </w:p>
          <w:p w14:paraId="0FAFACE1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10D1552" w14:textId="43A9855A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70FFB17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43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Is there a system of regeneration and harvesting that rotates through these units?</w:t>
            </w:r>
          </w:p>
          <w:p w14:paraId="05240D4E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44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ins w:id="45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0=No</w:t>
              </w:r>
            </w:ins>
          </w:p>
          <w:p w14:paraId="531F1219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46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ins w:id="47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 xml:space="preserve">1=Yes </w:t>
              </w:r>
            </w:ins>
          </w:p>
          <w:p w14:paraId="6A061BBA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48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ins w:id="49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888=Don’t know</w:t>
              </w:r>
            </w:ins>
          </w:p>
          <w:p w14:paraId="60C51E30" w14:textId="076295D3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50" w:author="Aleta Haflett" w:date="2014-11-19T14:34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999=Prefer not to respond</w:t>
              </w:r>
            </w:ins>
          </w:p>
          <w:p w14:paraId="5B206696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E835CB3" w14:textId="10401776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4C254343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51" w:author="Aleta Haflett" w:date="2014-11-19T14:34:00Z"/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Are there guards or some other system for monitoring the condition of the forest?</w:t>
            </w:r>
          </w:p>
          <w:p w14:paraId="4A3985C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52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ins w:id="53" w:author="Aleta Haflett" w:date="2014-11-19T14:35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0=No</w:t>
              </w:r>
            </w:ins>
          </w:p>
          <w:p w14:paraId="1BCE265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54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ins w:id="55" w:author="Aleta Haflett" w:date="2014-11-19T14:35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 xml:space="preserve">1=Yes </w:t>
              </w:r>
            </w:ins>
          </w:p>
          <w:p w14:paraId="4EA1CBE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56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ins w:id="57" w:author="Aleta Haflett" w:date="2014-11-19T14:35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888=Don’t know</w:t>
              </w:r>
            </w:ins>
          </w:p>
          <w:p w14:paraId="3017E66F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58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ins w:id="59" w:author="Aleta Haflett" w:date="2014-11-19T14:35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999=Prefer not to respond</w:t>
              </w:r>
            </w:ins>
          </w:p>
          <w:p w14:paraId="2915F3DF" w14:textId="1FF00CCA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60" w:author="Aleta Haflett" w:date="2014-11-19T14:35:00Z">
              <w:r w:rsidRPr="00E44386">
                <w:rPr>
                  <w:rFonts w:ascii="Gill Sans MT" w:hAnsi="Gill Sans MT" w:cs="Times New Roman"/>
                  <w:i/>
                  <w:sz w:val="20"/>
                  <w:szCs w:val="20"/>
                </w:rPr>
                <w:t>If not Yes, skip to E20</w:t>
              </w:r>
            </w:ins>
          </w:p>
          <w:p w14:paraId="4C923A94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ACC9C30" w14:textId="2A4BD6D5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720" w:type="dxa"/>
          </w:tcPr>
          <w:p w14:paraId="41E9D4DA" w14:textId="04702E82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How many?</w:t>
            </w:r>
          </w:p>
        </w:tc>
        <w:tc>
          <w:tcPr>
            <w:tcW w:w="1440" w:type="dxa"/>
          </w:tcPr>
          <w:p w14:paraId="66CE408F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61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Who pays them?</w:t>
            </w:r>
          </w:p>
          <w:p w14:paraId="118FA158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62" w:author="Aleta Haflett" w:date="2014-11-19T14:35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3" w:author="Aleta Haflett" w:date="2014-11-19T14:35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1- Community</w:t>
              </w:r>
            </w:ins>
          </w:p>
          <w:p w14:paraId="4E2D55F4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64" w:author="Aleta Haflett" w:date="2014-11-19T14:35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5" w:author="Aleta Haflett" w:date="2014-11-19T14:35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2- District Forest Office</w:t>
              </w:r>
            </w:ins>
          </w:p>
          <w:p w14:paraId="3C475931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66" w:author="Aleta Haflett" w:date="2014-11-19T14:35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7" w:author="Aleta Haflett" w:date="2014-11-19T14:35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3- CRB</w:t>
              </w:r>
            </w:ins>
          </w:p>
          <w:p w14:paraId="183587B1" w14:textId="77777777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ins w:id="68" w:author="Aleta Haflett" w:date="2014-11-19T14:35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9" w:author="Aleta Haflett" w:date="2014-11-19T14:35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4- Private company</w:t>
              </w:r>
            </w:ins>
          </w:p>
          <w:p w14:paraId="209089ED" w14:textId="58A35170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70" w:author="Aleta Haflett" w:date="2014-11-19T14:35:00Z">
              <w:r w:rsidRPr="00E44386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5-NGO</w:t>
              </w:r>
            </w:ins>
          </w:p>
        </w:tc>
        <w:tc>
          <w:tcPr>
            <w:tcW w:w="1530" w:type="dxa"/>
          </w:tcPr>
          <w:p w14:paraId="5A079DF8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71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r w:rsidRPr="00E44386">
              <w:rPr>
                <w:rFonts w:ascii="Gill Sans MT" w:hAnsi="Gill Sans MT" w:cs="Times New Roman"/>
                <w:sz w:val="20"/>
                <w:szCs w:val="20"/>
              </w:rPr>
              <w:t>How are they selected?</w:t>
            </w:r>
          </w:p>
          <w:p w14:paraId="516FAB0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72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ins w:id="73" w:author="Aleta Haflett" w:date="2014-11-19T14:35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1=Appointment</w:t>
              </w:r>
            </w:ins>
          </w:p>
          <w:p w14:paraId="4400AEEA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74" w:author="Aleta Haflett" w:date="2014-11-19T14:35:00Z"/>
                <w:rFonts w:ascii="Gill Sans MT" w:hAnsi="Gill Sans MT" w:cs="Times New Roman"/>
                <w:sz w:val="20"/>
                <w:szCs w:val="20"/>
              </w:rPr>
            </w:pPr>
            <w:ins w:id="75" w:author="Aleta Haflett" w:date="2014-11-19T14:35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2=Election</w:t>
              </w:r>
            </w:ins>
          </w:p>
          <w:p w14:paraId="3C24236C" w14:textId="69432783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76" w:author="Aleta Haflett" w:date="2014-11-19T14:35:00Z">
              <w:r w:rsidRPr="00E44386">
                <w:rPr>
                  <w:rFonts w:ascii="Gill Sans MT" w:hAnsi="Gill Sans MT" w:cs="Times New Roman"/>
                  <w:sz w:val="20"/>
                  <w:szCs w:val="20"/>
                </w:rPr>
                <w:t>97=Other</w:t>
              </w:r>
            </w:ins>
          </w:p>
          <w:p w14:paraId="71442655" w14:textId="77777777" w:rsidR="00E44386" w:rsidRPr="00E44386" w:rsidRDefault="00E44386" w:rsidP="00E4438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4080976" w14:textId="471BFB36" w:rsidR="00E44386" w:rsidRPr="00E44386" w:rsidRDefault="00E44386" w:rsidP="00E44386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</w:tr>
      <w:tr w:rsidR="00E44386" w:rsidRPr="00676B69" w14:paraId="047AA52A" w14:textId="77777777" w:rsidTr="00637443">
        <w:trPr>
          <w:trHeight w:val="239"/>
        </w:trPr>
        <w:tc>
          <w:tcPr>
            <w:tcW w:w="1098" w:type="dxa"/>
          </w:tcPr>
          <w:p w14:paraId="2B98D7BE" w14:textId="1A184883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980" w:type="dxa"/>
          </w:tcPr>
          <w:p w14:paraId="21994B8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5EA08C0C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50299C4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538D2E0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720" w:type="dxa"/>
          </w:tcPr>
          <w:p w14:paraId="42362645" w14:textId="2287EC9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675D0331" w14:textId="12D9A25B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530" w:type="dxa"/>
          </w:tcPr>
          <w:p w14:paraId="76505FDD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2CA24D39" w14:textId="77777777" w:rsidTr="00637443">
        <w:trPr>
          <w:trHeight w:val="239"/>
        </w:trPr>
        <w:tc>
          <w:tcPr>
            <w:tcW w:w="1098" w:type="dxa"/>
          </w:tcPr>
          <w:p w14:paraId="701EE3BE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980" w:type="dxa"/>
          </w:tcPr>
          <w:p w14:paraId="6C13E5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4993C3C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44CB2F51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2E0E51B6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720" w:type="dxa"/>
          </w:tcPr>
          <w:p w14:paraId="33BE226C" w14:textId="6A2BD16E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41E317D5" w14:textId="3266FB29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530" w:type="dxa"/>
          </w:tcPr>
          <w:p w14:paraId="40162550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  <w:tr w:rsidR="00E44386" w:rsidRPr="00676B69" w14:paraId="64C33C47" w14:textId="77777777" w:rsidTr="00637443">
        <w:trPr>
          <w:trHeight w:val="68"/>
        </w:trPr>
        <w:tc>
          <w:tcPr>
            <w:tcW w:w="1098" w:type="dxa"/>
          </w:tcPr>
          <w:p w14:paraId="6979516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980" w:type="dxa"/>
          </w:tcPr>
          <w:p w14:paraId="6E34EA7B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76C7982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</w:tcPr>
          <w:p w14:paraId="62255288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1707A913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720" w:type="dxa"/>
          </w:tcPr>
          <w:p w14:paraId="1DA5CBFF" w14:textId="76618A68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440" w:type="dxa"/>
          </w:tcPr>
          <w:p w14:paraId="4CDC0C23" w14:textId="203B4A80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530" w:type="dxa"/>
          </w:tcPr>
          <w:p w14:paraId="30CA87A9" w14:textId="77777777" w:rsidR="00297EDA" w:rsidRPr="00676B69" w:rsidRDefault="00297ED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</w:tr>
    </w:tbl>
    <w:p w14:paraId="443B4117" w14:textId="77777777" w:rsidR="00ED159E" w:rsidRPr="00676B69" w:rsidRDefault="00ED159E" w:rsidP="00ED159E">
      <w:pPr>
        <w:pStyle w:val="ListParagraph"/>
        <w:spacing w:after="0" w:line="240" w:lineRule="auto"/>
        <w:ind w:left="0"/>
        <w:rPr>
          <w:rFonts w:ascii="Gill Sans MT" w:hAnsi="Gill Sans MT"/>
          <w:color w:val="000000" w:themeColor="text1"/>
        </w:rPr>
      </w:pPr>
    </w:p>
    <w:tbl>
      <w:tblPr>
        <w:tblStyle w:val="TableGrid"/>
        <w:tblW w:w="9738" w:type="dxa"/>
        <w:tblLayout w:type="fixed"/>
        <w:tblLook w:val="04A0" w:firstRow="1" w:lastRow="0" w:firstColumn="1" w:lastColumn="0" w:noHBand="0" w:noVBand="1"/>
      </w:tblPr>
      <w:tblGrid>
        <w:gridCol w:w="828"/>
        <w:gridCol w:w="1890"/>
        <w:gridCol w:w="2970"/>
        <w:gridCol w:w="1350"/>
        <w:gridCol w:w="1080"/>
        <w:gridCol w:w="1620"/>
      </w:tblGrid>
      <w:tr w:rsidR="0094769A" w:rsidRPr="00676B69" w14:paraId="2DC6A997" w14:textId="1DF7DEEB" w:rsidTr="00416340">
        <w:trPr>
          <w:trHeight w:val="530"/>
        </w:trPr>
        <w:tc>
          <w:tcPr>
            <w:tcW w:w="828" w:type="dxa"/>
            <w:vMerge w:val="restart"/>
          </w:tcPr>
          <w:p w14:paraId="303CD903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Name of area</w:t>
            </w:r>
          </w:p>
        </w:tc>
        <w:tc>
          <w:tcPr>
            <w:tcW w:w="1890" w:type="dxa"/>
            <w:vMerge w:val="restart"/>
          </w:tcPr>
          <w:p w14:paraId="295E10C6" w14:textId="474858C2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77" w:author="Heather Huntington" w:date="2014-11-18T23:47:00Z"/>
                <w:rFonts w:ascii="Gill Sans MT" w:hAnsi="Gill Sans MT"/>
                <w:color w:val="000000" w:themeColor="text1"/>
              </w:rPr>
            </w:pPr>
            <w:commentRangeStart w:id="78"/>
            <w:commentRangeStart w:id="79"/>
            <w:del w:id="80" w:author="Heather Huntington" w:date="2014-11-18T23:47:00Z">
              <w:r w:rsidRPr="00676B69" w:rsidDel="00381D92">
                <w:rPr>
                  <w:rFonts w:ascii="Gill Sans MT" w:hAnsi="Gill Sans MT"/>
                  <w:color w:val="000000" w:themeColor="text1"/>
                </w:rPr>
                <w:delText>Status</w:delText>
              </w:r>
              <w:commentRangeEnd w:id="78"/>
              <w:r w:rsidDel="00381D92">
                <w:rPr>
                  <w:rStyle w:val="CommentReference"/>
                </w:rPr>
                <w:commentReference w:id="78"/>
              </w:r>
              <w:commentRangeEnd w:id="79"/>
              <w:r w:rsidDel="00381D92">
                <w:rPr>
                  <w:rStyle w:val="CommentReference"/>
                </w:rPr>
                <w:commentReference w:id="79"/>
              </w:r>
            </w:del>
          </w:p>
          <w:p w14:paraId="18B636C0" w14:textId="3D81E67D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81" w:author="Heather Huntington" w:date="2014-11-18T23:47:00Z"/>
                <w:rFonts w:ascii="Gill Sans MT" w:hAnsi="Gill Sans MT"/>
                <w:color w:val="000000" w:themeColor="text1"/>
              </w:rPr>
            </w:pPr>
            <w:del w:id="82" w:author="Heather Huntington" w:date="2014-11-18T23:47:00Z">
              <w:r w:rsidRPr="00676B69" w:rsidDel="00381D92">
                <w:rPr>
                  <w:rFonts w:ascii="Gill Sans MT" w:hAnsi="Gill Sans MT"/>
                  <w:color w:val="000000" w:themeColor="text1"/>
                </w:rPr>
                <w:delText>or designation of the forest</w:delText>
              </w:r>
            </w:del>
          </w:p>
          <w:p w14:paraId="215F2DC8" w14:textId="3B742559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83" w:author="Heather Huntington" w:date="2014-11-18T23:47:00Z"/>
                <w:rFonts w:ascii="Gill Sans MT" w:hAnsi="Gill Sans MT"/>
                <w:color w:val="000000" w:themeColor="text1"/>
              </w:rPr>
            </w:pPr>
          </w:p>
          <w:p w14:paraId="5B6C16D0" w14:textId="71C99C4C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84" w:author="Heather Huntington" w:date="2014-11-18T23:47:00Z"/>
                <w:rFonts w:ascii="Gill Sans MT" w:hAnsi="Gill Sans MT"/>
              </w:rPr>
            </w:pPr>
            <w:del w:id="85" w:author="Heather Huntington" w:date="2014-11-18T23:47:00Z">
              <w:r w:rsidRPr="00676B69" w:rsidDel="00381D92">
                <w:rPr>
                  <w:rFonts w:ascii="Gill Sans MT" w:hAnsi="Gill Sans MT"/>
                </w:rPr>
                <w:delText>1-Customary land</w:delText>
              </w:r>
            </w:del>
          </w:p>
          <w:p w14:paraId="5CB41C80" w14:textId="2514B19B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86" w:author="Heather Huntington" w:date="2014-11-18T23:47:00Z"/>
                <w:rFonts w:ascii="Gill Sans MT" w:hAnsi="Gill Sans MT"/>
              </w:rPr>
            </w:pPr>
            <w:del w:id="87" w:author="Heather Huntington" w:date="2014-11-18T23:47:00Z">
              <w:r w:rsidRPr="00676B69" w:rsidDel="00381D92">
                <w:rPr>
                  <w:rFonts w:ascii="Gill Sans MT" w:hAnsi="Gill Sans MT"/>
                </w:rPr>
                <w:delText>2-state land- protected areas</w:delText>
              </w:r>
            </w:del>
          </w:p>
          <w:p w14:paraId="04B64CC5" w14:textId="25EE4427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88" w:author="Heather Huntington" w:date="2014-11-18T23:47:00Z"/>
                <w:rFonts w:ascii="Gill Sans MT" w:hAnsi="Gill Sans MT"/>
              </w:rPr>
            </w:pPr>
            <w:del w:id="89" w:author="Heather Huntington" w:date="2014-11-18T23:47:00Z">
              <w:r w:rsidRPr="00676B69" w:rsidDel="00381D92">
                <w:rPr>
                  <w:rFonts w:ascii="Gill Sans MT" w:hAnsi="Gill Sans MT"/>
                </w:rPr>
                <w:delText>3-state land-GMAs</w:delText>
              </w:r>
            </w:del>
          </w:p>
          <w:p w14:paraId="60ABD51E" w14:textId="40B95287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90" w:author="Heather Huntington" w:date="2014-11-18T23:47:00Z"/>
                <w:rFonts w:ascii="Gill Sans MT" w:hAnsi="Gill Sans MT"/>
              </w:rPr>
            </w:pPr>
            <w:del w:id="91" w:author="Heather Huntington" w:date="2014-11-18T23:47:00Z">
              <w:r w:rsidRPr="00676B69" w:rsidDel="00381D92">
                <w:rPr>
                  <w:rFonts w:ascii="Gill Sans MT" w:hAnsi="Gill Sans MT"/>
                </w:rPr>
                <w:delText>4-Other state land</w:delText>
              </w:r>
            </w:del>
          </w:p>
          <w:p w14:paraId="3B1BB88A" w14:textId="209FCE06" w:rsidR="0094769A" w:rsidRPr="00676B69" w:rsidDel="00381D92" w:rsidRDefault="0094769A" w:rsidP="00ED159E">
            <w:pPr>
              <w:pStyle w:val="ListParagraph"/>
              <w:spacing w:after="0" w:line="240" w:lineRule="auto"/>
              <w:ind w:left="0"/>
              <w:rPr>
                <w:del w:id="92" w:author="Heather Huntington" w:date="2014-11-18T23:47:00Z"/>
                <w:rFonts w:ascii="Gill Sans MT" w:hAnsi="Gill Sans MT"/>
              </w:rPr>
            </w:pPr>
            <w:del w:id="93" w:author="Heather Huntington" w:date="2014-11-18T23:47:00Z">
              <w:r w:rsidRPr="00676B69" w:rsidDel="00381D92">
                <w:rPr>
                  <w:rFonts w:ascii="Gill Sans MT" w:hAnsi="Gill Sans MT"/>
                </w:rPr>
                <w:delText>97- Other, specify</w:delText>
              </w:r>
            </w:del>
          </w:p>
          <w:p w14:paraId="31835B67" w14:textId="2DAF92E0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del w:id="94" w:author="Heather Huntington" w:date="2014-11-18T23:47:00Z">
              <w:r w:rsidRPr="00676B69" w:rsidDel="00381D92">
                <w:rPr>
                  <w:rFonts w:ascii="Gill Sans MT" w:hAnsi="Gill Sans MT"/>
                </w:rPr>
                <w:delText>888-Don’t know</w:delText>
              </w:r>
            </w:del>
          </w:p>
        </w:tc>
        <w:tc>
          <w:tcPr>
            <w:tcW w:w="2970" w:type="dxa"/>
            <w:vMerge w:val="restart"/>
          </w:tcPr>
          <w:p w14:paraId="6DC48718" w14:textId="77777777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Do members of your community need a permit to collect wood or non-wood forest products from this source?</w:t>
            </w:r>
          </w:p>
          <w:p w14:paraId="277F867A" w14:textId="2199AE73" w:rsidR="0094769A" w:rsidRPr="00416340" w:rsidRDefault="0094769A" w:rsidP="00ED159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95" w:author="Aleta Haflett" w:date="2014-11-19T14:28:00Z"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0</w:t>
              </w:r>
            </w:ins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= No</w:t>
            </w:r>
          </w:p>
          <w:p w14:paraId="6256B961" w14:textId="00644437" w:rsidR="0094769A" w:rsidRPr="00416340" w:rsidRDefault="0094769A" w:rsidP="00ED159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96" w:author="Aleta Haflett" w:date="2014-11-19T14:28:00Z"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1</w:t>
              </w:r>
            </w:ins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=Yes</w:t>
            </w:r>
          </w:p>
          <w:p w14:paraId="3412ADE2" w14:textId="77777777" w:rsidR="0094769A" w:rsidRPr="00416340" w:rsidRDefault="0094769A" w:rsidP="00ED159E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4BA5834E" w14:textId="77777777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416340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999=Preferred not to answer</w:t>
            </w:r>
          </w:p>
        </w:tc>
        <w:tc>
          <w:tcPr>
            <w:tcW w:w="1350" w:type="dxa"/>
            <w:vMerge w:val="restart"/>
          </w:tcPr>
          <w:p w14:paraId="4D9B53A4" w14:textId="77777777" w:rsidR="0094769A" w:rsidRPr="00416340" w:rsidRDefault="0094769A" w:rsidP="0094769A">
            <w:pPr>
              <w:rPr>
                <w:ins w:id="97" w:author="Aleta Haflett" w:date="2014-11-19T14:39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98" w:author="Aleta Haflett" w:date="2014-11-19T14:26:00Z"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What </w:t>
              </w:r>
              <w:commentRangeStart w:id="99"/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products </w:t>
              </w:r>
              <w:commentRangeEnd w:id="99"/>
              <w:r w:rsidRPr="00416340">
                <w:rPr>
                  <w:rStyle w:val="CommentReference"/>
                  <w:sz w:val="20"/>
                  <w:szCs w:val="20"/>
                </w:rPr>
                <w:commentReference w:id="99"/>
              </w:r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can be harvested? </w:t>
              </w:r>
            </w:ins>
          </w:p>
          <w:p w14:paraId="1FC63BA9" w14:textId="12EB8802" w:rsidR="00E44386" w:rsidRPr="00416340" w:rsidRDefault="00E44386" w:rsidP="0094769A">
            <w:pPr>
              <w:rPr>
                <w:ins w:id="100" w:author="Aleta Haflett" w:date="2014-11-19T14:26:00Z"/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ins w:id="101" w:author="Aleta Haflett" w:date="2014-11-19T14:39:00Z">
              <w:r w:rsidRPr="00416340">
                <w:rPr>
                  <w:rFonts w:ascii="Gill Sans MT" w:hAnsi="Gill Sans MT"/>
                  <w:i/>
                  <w:color w:val="000000" w:themeColor="text1"/>
                  <w:sz w:val="20"/>
                  <w:szCs w:val="20"/>
                </w:rPr>
                <w:t>See codes below</w:t>
              </w:r>
            </w:ins>
          </w:p>
          <w:p w14:paraId="6994FEFE" w14:textId="77777777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4075368" w14:textId="354FC811" w:rsidR="0094769A" w:rsidRPr="00416340" w:rsidRDefault="0094769A" w:rsidP="00E4438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  <w:gridSpan w:val="2"/>
          </w:tcPr>
          <w:p w14:paraId="492FA7B3" w14:textId="3CAAF62D" w:rsidR="0094769A" w:rsidRPr="00416340" w:rsidRDefault="0094769A" w:rsidP="00ED159E">
            <w:pPr>
              <w:pStyle w:val="ListParagraph"/>
              <w:spacing w:after="0" w:line="240" w:lineRule="auto"/>
              <w:ind w:left="0"/>
              <w:rPr>
                <w:ins w:id="102" w:author="Aleta Haflett" w:date="2014-11-19T14:25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03" w:author="Aleta Haflett" w:date="2014-11-19T14:25:00Z"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How </w:t>
              </w:r>
              <w:commentRangeStart w:id="104"/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much </w:t>
              </w:r>
              <w:commentRangeEnd w:id="104"/>
              <w:r w:rsidRPr="00416340">
                <w:rPr>
                  <w:rStyle w:val="CommentReference"/>
                  <w:sz w:val="20"/>
                  <w:szCs w:val="20"/>
                </w:rPr>
                <w:commentReference w:id="104"/>
              </w:r>
              <w:r w:rsidRPr="00416340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of each product can be harvested? </w:t>
              </w:r>
              <w:r w:rsidRPr="00416340">
                <w:rPr>
                  <w:rStyle w:val="CommentReference"/>
                  <w:sz w:val="20"/>
                  <w:szCs w:val="20"/>
                </w:rPr>
                <w:commentReference w:id="105"/>
              </w:r>
            </w:ins>
          </w:p>
        </w:tc>
      </w:tr>
      <w:tr w:rsidR="0094769A" w:rsidRPr="00676B69" w14:paraId="0EE636F1" w14:textId="44415F0F" w:rsidTr="00416340">
        <w:trPr>
          <w:trHeight w:val="1134"/>
        </w:trPr>
        <w:tc>
          <w:tcPr>
            <w:tcW w:w="828" w:type="dxa"/>
            <w:vMerge/>
          </w:tcPr>
          <w:p w14:paraId="3964C146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890" w:type="dxa"/>
            <w:vMerge/>
          </w:tcPr>
          <w:p w14:paraId="695775D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  <w:vMerge/>
          </w:tcPr>
          <w:p w14:paraId="7ED3A8C6" w14:textId="77777777" w:rsidR="0094769A" w:rsidRPr="00637443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  <w:sz w:val="20"/>
                <w:szCs w:val="20"/>
                <w:rPrChange w:id="106" w:author="Aleta Haflett" w:date="2014-11-19T14:47:00Z">
                  <w:rPr>
                    <w:rFonts w:ascii="Gill Sans MT" w:hAnsi="Gill Sans MT"/>
                    <w:color w:val="000000" w:themeColor="text1"/>
                  </w:rPr>
                </w:rPrChange>
              </w:rPr>
            </w:pPr>
          </w:p>
        </w:tc>
        <w:tc>
          <w:tcPr>
            <w:tcW w:w="1350" w:type="dxa"/>
            <w:vMerge/>
          </w:tcPr>
          <w:p w14:paraId="0062364E" w14:textId="3DAF84C6" w:rsidR="0094769A" w:rsidRPr="00637443" w:rsidRDefault="0094769A" w:rsidP="00ED159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Gill Sans MT" w:hAnsi="Gill Sans MT"/>
                <w:color w:val="000000" w:themeColor="text1"/>
                <w:sz w:val="20"/>
                <w:szCs w:val="20"/>
                <w:rPrChange w:id="107" w:author="Aleta Haflett" w:date="2014-11-19T14:47:00Z">
                  <w:rPr>
                    <w:rFonts w:ascii="Gill Sans MT" w:hAnsi="Gill Sans MT"/>
                    <w:color w:val="000000" w:themeColor="text1"/>
                  </w:rPr>
                </w:rPrChange>
              </w:rPr>
            </w:pPr>
          </w:p>
        </w:tc>
        <w:tc>
          <w:tcPr>
            <w:tcW w:w="1080" w:type="dxa"/>
          </w:tcPr>
          <w:p w14:paraId="2F8D7969" w14:textId="47CAB715" w:rsidR="0094769A" w:rsidRPr="00637443" w:rsidRDefault="0094769A" w:rsidP="0094769A">
            <w:pPr>
              <w:rPr>
                <w:rFonts w:ascii="Gill Sans MT" w:hAnsi="Gill Sans MT"/>
                <w:color w:val="000000" w:themeColor="text1"/>
                <w:sz w:val="20"/>
                <w:szCs w:val="20"/>
                <w:rPrChange w:id="108" w:author="Aleta Haflett" w:date="2014-11-19T14:47:00Z">
                  <w:rPr>
                    <w:rFonts w:ascii="Gill Sans MT" w:hAnsi="Gill Sans MT"/>
                    <w:color w:val="000000" w:themeColor="text1"/>
                  </w:rPr>
                </w:rPrChange>
              </w:rPr>
            </w:pPr>
            <w:ins w:id="109" w:author="Aleta Haflett" w:date="2014-11-19T14:25:00Z">
              <w:r w:rsidRPr="00637443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10" w:author="Aleta Haflett" w:date="2014-11-19T14:47:00Z">
                    <w:rPr>
                      <w:rFonts w:ascii="Gill Sans MT" w:hAnsi="Gill Sans MT"/>
                      <w:color w:val="000000" w:themeColor="text1"/>
                    </w:rPr>
                  </w:rPrChange>
                </w:rPr>
                <w:t>Amount</w:t>
              </w:r>
            </w:ins>
          </w:p>
        </w:tc>
        <w:tc>
          <w:tcPr>
            <w:tcW w:w="1620" w:type="dxa"/>
          </w:tcPr>
          <w:p w14:paraId="53CF4BD7" w14:textId="77777777" w:rsidR="0094769A" w:rsidRPr="00637443" w:rsidRDefault="0094769A" w:rsidP="0094769A">
            <w:pPr>
              <w:rPr>
                <w:ins w:id="111" w:author="Aleta Haflett" w:date="2014-11-19T14:47:00Z"/>
                <w:rFonts w:ascii="Gill Sans MT" w:hAnsi="Gill Sans MT"/>
                <w:color w:val="000000" w:themeColor="text1"/>
                <w:sz w:val="20"/>
                <w:szCs w:val="20"/>
                <w:rPrChange w:id="112" w:author="Aleta Haflett" w:date="2014-11-19T14:47:00Z">
                  <w:rPr>
                    <w:ins w:id="113" w:author="Aleta Haflett" w:date="2014-11-19T14:47:00Z"/>
                    <w:rFonts w:ascii="Gill Sans MT" w:hAnsi="Gill Sans MT"/>
                    <w:color w:val="000000" w:themeColor="text1"/>
                  </w:rPr>
                </w:rPrChange>
              </w:rPr>
            </w:pPr>
            <w:ins w:id="114" w:author="Aleta Haflett" w:date="2014-11-19T14:25:00Z">
              <w:r w:rsidRPr="00637443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15" w:author="Aleta Haflett" w:date="2014-11-19T14:47:00Z">
                    <w:rPr>
                      <w:rFonts w:ascii="Gill Sans MT" w:hAnsi="Gill Sans MT"/>
                      <w:color w:val="000000" w:themeColor="text1"/>
                    </w:rPr>
                  </w:rPrChange>
                </w:rPr>
                <w:t>Unit</w:t>
              </w:r>
            </w:ins>
          </w:p>
          <w:p w14:paraId="529D6420" w14:textId="77777777" w:rsidR="00637443" w:rsidRPr="00637443" w:rsidRDefault="00637443" w:rsidP="0094769A">
            <w:pPr>
              <w:rPr>
                <w:ins w:id="116" w:author="Aleta Haflett" w:date="2014-11-19T14:47:00Z"/>
                <w:rFonts w:ascii="Gill Sans MT" w:hAnsi="Gill Sans MT"/>
                <w:color w:val="000000" w:themeColor="text1"/>
                <w:sz w:val="20"/>
                <w:szCs w:val="20"/>
                <w:rPrChange w:id="117" w:author="Aleta Haflett" w:date="2014-11-19T14:47:00Z">
                  <w:rPr>
                    <w:ins w:id="118" w:author="Aleta Haflett" w:date="2014-11-19T14:47:00Z"/>
                    <w:rFonts w:ascii="Gill Sans MT" w:hAnsi="Gill Sans MT"/>
                    <w:color w:val="000000" w:themeColor="text1"/>
                  </w:rPr>
                </w:rPrChange>
              </w:rPr>
            </w:pPr>
            <w:ins w:id="119" w:author="Aleta Haflett" w:date="2014-11-19T14:47:00Z">
              <w:r w:rsidRPr="00637443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20" w:author="Aleta Haflett" w:date="2014-11-19T14:47:00Z">
                    <w:rPr>
                      <w:rFonts w:ascii="Gill Sans MT" w:hAnsi="Gill Sans MT"/>
                      <w:color w:val="000000" w:themeColor="text1"/>
                    </w:rPr>
                  </w:rPrChange>
                </w:rPr>
                <w:t>1=Kg</w:t>
              </w:r>
            </w:ins>
          </w:p>
          <w:p w14:paraId="3D13A8E4" w14:textId="77777777" w:rsidR="00637443" w:rsidRPr="00637443" w:rsidRDefault="00637443" w:rsidP="0094769A">
            <w:pPr>
              <w:rPr>
                <w:ins w:id="121" w:author="Aleta Haflett" w:date="2014-11-19T14:47:00Z"/>
                <w:rFonts w:ascii="Gill Sans MT" w:hAnsi="Gill Sans MT"/>
                <w:color w:val="000000" w:themeColor="text1"/>
                <w:sz w:val="20"/>
                <w:szCs w:val="20"/>
                <w:rPrChange w:id="122" w:author="Aleta Haflett" w:date="2014-11-19T14:47:00Z">
                  <w:rPr>
                    <w:ins w:id="123" w:author="Aleta Haflett" w:date="2014-11-19T14:47:00Z"/>
                    <w:rFonts w:ascii="Gill Sans MT" w:hAnsi="Gill Sans MT"/>
                    <w:color w:val="000000" w:themeColor="text1"/>
                  </w:rPr>
                </w:rPrChange>
              </w:rPr>
            </w:pPr>
            <w:ins w:id="124" w:author="Aleta Haflett" w:date="2014-11-19T14:47:00Z">
              <w:r w:rsidRPr="00637443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25" w:author="Aleta Haflett" w:date="2014-11-19T14:47:00Z">
                    <w:rPr>
                      <w:rFonts w:ascii="Gill Sans MT" w:hAnsi="Gill Sans MT"/>
                      <w:color w:val="000000" w:themeColor="text1"/>
                    </w:rPr>
                  </w:rPrChange>
                </w:rPr>
                <w:t>2=gram</w:t>
              </w:r>
            </w:ins>
          </w:p>
          <w:p w14:paraId="2B76EEFC" w14:textId="77777777" w:rsidR="00637443" w:rsidRDefault="00637443" w:rsidP="0094769A">
            <w:pPr>
              <w:rPr>
                <w:ins w:id="126" w:author="Aleta Haflett" w:date="2014-11-19T14:47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27" w:author="Aleta Haflett" w:date="2014-11-19T14:47:00Z">
              <w:r w:rsidRPr="00637443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28" w:author="Aleta Haflett" w:date="2014-11-19T14:47:00Z">
                    <w:rPr>
                      <w:rFonts w:ascii="Gill Sans MT" w:hAnsi="Gill Sans MT"/>
                      <w:color w:val="000000" w:themeColor="text1"/>
                    </w:rPr>
                  </w:rPrChange>
                </w:rPr>
                <w:t>3=Bundle</w:t>
              </w:r>
            </w:ins>
          </w:p>
          <w:p w14:paraId="1AE8A4E8" w14:textId="0CBB07A0" w:rsidR="00637443" w:rsidRPr="00416340" w:rsidRDefault="00637443" w:rsidP="0094769A">
            <w:pPr>
              <w:rPr>
                <w:ins w:id="129" w:author="Aleta Haflett" w:date="2014-11-19T14:25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30" w:author="Aleta Haflett" w:date="2014-11-19T14:48:00Z">
              <w:r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97=Other, specify</w:t>
              </w:r>
            </w:ins>
          </w:p>
        </w:tc>
      </w:tr>
      <w:tr w:rsidR="0094769A" w:rsidRPr="00676B69" w14:paraId="074E839F" w14:textId="6A0B25AE" w:rsidTr="00416340">
        <w:trPr>
          <w:trHeight w:val="239"/>
        </w:trPr>
        <w:tc>
          <w:tcPr>
            <w:tcW w:w="828" w:type="dxa"/>
          </w:tcPr>
          <w:p w14:paraId="30D685CE" w14:textId="36431450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1</w:t>
            </w:r>
          </w:p>
        </w:tc>
        <w:tc>
          <w:tcPr>
            <w:tcW w:w="1890" w:type="dxa"/>
          </w:tcPr>
          <w:p w14:paraId="30D809E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</w:tcPr>
          <w:p w14:paraId="449B560B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  <w:shd w:val="clear" w:color="auto" w:fill="D6E3BC" w:themeFill="accent3" w:themeFillTint="66"/>
          </w:tcPr>
          <w:p w14:paraId="1640BEE3" w14:textId="6C2C73D3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40A0484A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ins w:id="131" w:author="Aleta Haflett" w:date="2014-11-19T14:25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shd w:val="clear" w:color="auto" w:fill="D6E3BC" w:themeFill="accent3" w:themeFillTint="66"/>
          </w:tcPr>
          <w:p w14:paraId="48B1766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ins w:id="132" w:author="Aleta Haflett" w:date="2014-11-19T14:25:00Z"/>
                <w:rFonts w:ascii="Gill Sans MT" w:hAnsi="Gill Sans MT"/>
                <w:color w:val="000000" w:themeColor="text1"/>
              </w:rPr>
            </w:pPr>
          </w:p>
        </w:tc>
      </w:tr>
      <w:tr w:rsidR="0094769A" w:rsidRPr="00676B69" w14:paraId="7C58ED67" w14:textId="5B18205D" w:rsidTr="00416340">
        <w:trPr>
          <w:trHeight w:val="239"/>
        </w:trPr>
        <w:tc>
          <w:tcPr>
            <w:tcW w:w="828" w:type="dxa"/>
          </w:tcPr>
          <w:p w14:paraId="6A1C2BB9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2</w:t>
            </w:r>
          </w:p>
        </w:tc>
        <w:tc>
          <w:tcPr>
            <w:tcW w:w="1890" w:type="dxa"/>
          </w:tcPr>
          <w:p w14:paraId="55C6448D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</w:tcPr>
          <w:p w14:paraId="31F5CAB6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  <w:shd w:val="clear" w:color="auto" w:fill="D6E3BC" w:themeFill="accent3" w:themeFillTint="66"/>
          </w:tcPr>
          <w:p w14:paraId="3D6E87E0" w14:textId="15D6CABD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4C7277C2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ins w:id="133" w:author="Aleta Haflett" w:date="2014-11-19T14:25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shd w:val="clear" w:color="auto" w:fill="D6E3BC" w:themeFill="accent3" w:themeFillTint="66"/>
          </w:tcPr>
          <w:p w14:paraId="479E6C8C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ins w:id="134" w:author="Aleta Haflett" w:date="2014-11-19T14:25:00Z"/>
                <w:rFonts w:ascii="Gill Sans MT" w:hAnsi="Gill Sans MT"/>
                <w:color w:val="000000" w:themeColor="text1"/>
              </w:rPr>
            </w:pPr>
          </w:p>
        </w:tc>
      </w:tr>
      <w:tr w:rsidR="0094769A" w:rsidRPr="00676B69" w14:paraId="78E89ECD" w14:textId="23B70BC1" w:rsidTr="00416340">
        <w:trPr>
          <w:trHeight w:val="68"/>
        </w:trPr>
        <w:tc>
          <w:tcPr>
            <w:tcW w:w="828" w:type="dxa"/>
          </w:tcPr>
          <w:p w14:paraId="7A9870F1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  <w:r w:rsidRPr="00676B69">
              <w:rPr>
                <w:rFonts w:ascii="Gill Sans MT" w:hAnsi="Gill Sans MT"/>
                <w:color w:val="000000" w:themeColor="text1"/>
              </w:rPr>
              <w:t>3</w:t>
            </w:r>
          </w:p>
        </w:tc>
        <w:tc>
          <w:tcPr>
            <w:tcW w:w="1890" w:type="dxa"/>
          </w:tcPr>
          <w:p w14:paraId="4531B660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2970" w:type="dxa"/>
          </w:tcPr>
          <w:p w14:paraId="47ABC557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350" w:type="dxa"/>
            <w:shd w:val="clear" w:color="auto" w:fill="D6E3BC" w:themeFill="accent3" w:themeFillTint="66"/>
          </w:tcPr>
          <w:p w14:paraId="23BE793E" w14:textId="36E8A38B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rFonts w:ascii="Gill Sans MT" w:hAnsi="Gill Sans MT"/>
                <w:color w:val="000000" w:themeColor="text1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1A630A8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ins w:id="135" w:author="Aleta Haflett" w:date="2014-11-19T14:25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1620" w:type="dxa"/>
            <w:shd w:val="clear" w:color="auto" w:fill="D6E3BC" w:themeFill="accent3" w:themeFillTint="66"/>
          </w:tcPr>
          <w:p w14:paraId="404ABD3C" w14:textId="77777777" w:rsidR="0094769A" w:rsidRPr="00676B69" w:rsidRDefault="0094769A" w:rsidP="00ED159E">
            <w:pPr>
              <w:pStyle w:val="ListParagraph"/>
              <w:spacing w:after="0" w:line="240" w:lineRule="auto"/>
              <w:ind w:left="0"/>
              <w:rPr>
                <w:ins w:id="136" w:author="Aleta Haflett" w:date="2014-11-19T14:25:00Z"/>
                <w:rFonts w:ascii="Gill Sans MT" w:hAnsi="Gill Sans MT"/>
                <w:color w:val="000000" w:themeColor="text1"/>
              </w:rPr>
            </w:pPr>
          </w:p>
        </w:tc>
      </w:tr>
    </w:tbl>
    <w:p w14:paraId="1C05DEC3" w14:textId="77777777" w:rsidR="0094769A" w:rsidRDefault="0094769A">
      <w:pPr>
        <w:rPr>
          <w:ins w:id="137" w:author="Aleta Haflett" w:date="2014-11-19T14:23:00Z"/>
          <w:rFonts w:ascii="Gill Sans MT" w:hAnsi="Gill Sans MT"/>
          <w:sz w:val="22"/>
          <w:szCs w:val="22"/>
        </w:rPr>
      </w:pPr>
    </w:p>
    <w:p w14:paraId="283FA1D4" w14:textId="77777777" w:rsidR="0094769A" w:rsidRDefault="0094769A">
      <w:pPr>
        <w:rPr>
          <w:ins w:id="138" w:author="Aleta Haflett" w:date="2014-11-19T14:23:00Z"/>
          <w:rFonts w:ascii="Gill Sans MT" w:hAnsi="Gill Sans MT"/>
          <w:sz w:val="22"/>
          <w:szCs w:val="22"/>
        </w:rPr>
      </w:pPr>
    </w:p>
    <w:p w14:paraId="2C300454" w14:textId="77777777" w:rsidR="0094769A" w:rsidRDefault="0094769A">
      <w:pPr>
        <w:rPr>
          <w:ins w:id="139" w:author="Aleta Haflett" w:date="2014-11-19T14:23:00Z"/>
          <w:rFonts w:ascii="Gill Sans MT" w:hAnsi="Gill Sans MT"/>
          <w:sz w:val="22"/>
          <w:szCs w:val="22"/>
        </w:rPr>
      </w:pPr>
    </w:p>
    <w:tbl>
      <w:tblPr>
        <w:tblStyle w:val="TableGrid"/>
        <w:tblW w:w="930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2070"/>
        <w:gridCol w:w="2430"/>
        <w:gridCol w:w="2430"/>
      </w:tblGrid>
      <w:tr w:rsidR="00637443" w:rsidRPr="00676B69" w14:paraId="36D700B3" w14:textId="778F210A" w:rsidTr="00637443">
        <w:trPr>
          <w:trHeight w:val="2930"/>
          <w:ins w:id="140" w:author="Aleta Haflett" w:date="2014-11-19T14:23:00Z"/>
        </w:trPr>
        <w:tc>
          <w:tcPr>
            <w:tcW w:w="1188" w:type="dxa"/>
          </w:tcPr>
          <w:p w14:paraId="38149BFB" w14:textId="56E3D076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41" w:author="Aleta Haflett" w:date="2014-11-19T14:24:00Z"/>
                <w:rFonts w:ascii="Gill Sans MT" w:hAnsi="Gill Sans MT"/>
                <w:color w:val="000000" w:themeColor="text1"/>
              </w:rPr>
            </w:pPr>
            <w:ins w:id="142" w:author="Aleta Haflett" w:date="2014-11-19T14:24:00Z">
              <w:r w:rsidRPr="00676B69">
                <w:rPr>
                  <w:rFonts w:ascii="Gill Sans MT" w:hAnsi="Gill Sans MT"/>
                  <w:color w:val="000000" w:themeColor="text1"/>
                </w:rPr>
                <w:t>Name of area</w:t>
              </w:r>
            </w:ins>
          </w:p>
        </w:tc>
        <w:tc>
          <w:tcPr>
            <w:tcW w:w="1188" w:type="dxa"/>
          </w:tcPr>
          <w:p w14:paraId="4922DAD7" w14:textId="25B2B1CA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43" w:author="Aleta Haflett" w:date="2014-11-19T14:23:00Z"/>
                <w:rFonts w:ascii="Gill Sans MT" w:hAnsi="Gill Sans MT"/>
                <w:color w:val="000000" w:themeColor="text1"/>
              </w:rPr>
            </w:pPr>
            <w:ins w:id="144" w:author="Aleta Haflett" w:date="2014-11-19T14:23:00Z">
              <w:r w:rsidRPr="00676B69">
                <w:rPr>
                  <w:rFonts w:ascii="Gill Sans MT" w:hAnsi="Gill Sans MT"/>
                  <w:color w:val="000000" w:themeColor="text1"/>
                </w:rPr>
                <w:t xml:space="preserve">What is the cost of the permit? </w:t>
              </w:r>
            </w:ins>
          </w:p>
          <w:p w14:paraId="59323927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45" w:author="Aleta Haflett" w:date="2014-11-19T14:23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76C77F35" w14:textId="77777777" w:rsidR="00637443" w:rsidRPr="00676B69" w:rsidRDefault="00637443" w:rsidP="0094769A">
            <w:pPr>
              <w:contextualSpacing/>
              <w:rPr>
                <w:ins w:id="146" w:author="Aleta Haflett" w:date="2014-11-19T14:23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47" w:author="Aleta Haflett" w:date="2014-11-19T14:23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In your opinion, is the permitting process clear and transparent?</w:t>
              </w:r>
            </w:ins>
          </w:p>
          <w:p w14:paraId="5E67FFA0" w14:textId="1F224E02" w:rsidR="00637443" w:rsidRPr="00676B69" w:rsidRDefault="00637443" w:rsidP="0094769A">
            <w:pPr>
              <w:contextualSpacing/>
              <w:rPr>
                <w:ins w:id="148" w:author="Aleta Haflett" w:date="2014-11-19T14:23:00Z"/>
                <w:rFonts w:ascii="Gill Sans MT" w:eastAsia="Calibri" w:hAnsi="Gill Sans MT" w:cs="Times New Roman"/>
                <w:sz w:val="22"/>
                <w:szCs w:val="22"/>
              </w:rPr>
            </w:pPr>
            <w:ins w:id="149" w:author="Aleta Haflett" w:date="2014-11-19T14:23:00Z">
              <w:r>
                <w:rPr>
                  <w:rFonts w:ascii="Gill Sans MT" w:eastAsia="Calibri" w:hAnsi="Gill Sans MT" w:cs="Times New Roman"/>
                  <w:sz w:val="22"/>
                  <w:szCs w:val="22"/>
                </w:rPr>
                <w:t>0</w:t>
              </w:r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= No</w:t>
              </w:r>
            </w:ins>
          </w:p>
          <w:p w14:paraId="56C68234" w14:textId="5801B024" w:rsidR="00637443" w:rsidRPr="00676B69" w:rsidRDefault="00637443" w:rsidP="0094769A">
            <w:pPr>
              <w:contextualSpacing/>
              <w:rPr>
                <w:ins w:id="150" w:author="Aleta Haflett" w:date="2014-11-19T14:23:00Z"/>
                <w:rFonts w:ascii="Gill Sans MT" w:eastAsia="Calibri" w:hAnsi="Gill Sans MT" w:cs="Times New Roman"/>
                <w:sz w:val="22"/>
                <w:szCs w:val="22"/>
              </w:rPr>
            </w:pPr>
            <w:ins w:id="151" w:author="Aleta Haflett" w:date="2014-11-19T14:23:00Z">
              <w:r>
                <w:rPr>
                  <w:rFonts w:ascii="Gill Sans MT" w:eastAsia="Calibri" w:hAnsi="Gill Sans MT" w:cs="Times New Roman"/>
                  <w:sz w:val="22"/>
                  <w:szCs w:val="22"/>
                </w:rPr>
                <w:t>1</w:t>
              </w:r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=Yes</w:t>
              </w:r>
            </w:ins>
          </w:p>
          <w:p w14:paraId="187DE002" w14:textId="77777777" w:rsidR="00637443" w:rsidRPr="00676B69" w:rsidRDefault="00637443" w:rsidP="0094769A">
            <w:pPr>
              <w:contextualSpacing/>
              <w:rPr>
                <w:ins w:id="152" w:author="Aleta Haflett" w:date="2014-11-19T14:23:00Z"/>
                <w:rFonts w:ascii="Gill Sans MT" w:eastAsia="Calibri" w:hAnsi="Gill Sans MT" w:cs="Times New Roman"/>
                <w:sz w:val="22"/>
                <w:szCs w:val="22"/>
              </w:rPr>
            </w:pPr>
            <w:ins w:id="153" w:author="Aleta Haflett" w:date="2014-11-19T14:23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888=Don’t know</w:t>
              </w:r>
            </w:ins>
          </w:p>
          <w:p w14:paraId="30075B68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54" w:author="Aleta Haflett" w:date="2014-11-19T14:23:00Z"/>
                <w:rFonts w:ascii="Gill Sans MT" w:hAnsi="Gill Sans MT"/>
                <w:color w:val="000000" w:themeColor="text1"/>
              </w:rPr>
            </w:pPr>
            <w:ins w:id="155" w:author="Aleta Haflett" w:date="2014-11-19T14:23:00Z">
              <w:r w:rsidRPr="00676B69">
                <w:rPr>
                  <w:rFonts w:ascii="Gill Sans MT" w:eastAsia="Calibri" w:hAnsi="Gill Sans MT" w:cs="Times New Roman"/>
                </w:rPr>
                <w:t>999=Preferred not to answer</w:t>
              </w:r>
            </w:ins>
          </w:p>
        </w:tc>
        <w:tc>
          <w:tcPr>
            <w:tcW w:w="2430" w:type="dxa"/>
          </w:tcPr>
          <w:p w14:paraId="52C96ACB" w14:textId="77777777" w:rsidR="00637443" w:rsidRPr="00676B69" w:rsidRDefault="00637443" w:rsidP="0094769A">
            <w:pPr>
              <w:rPr>
                <w:ins w:id="156" w:author="Aleta Haflett" w:date="2014-11-19T14:23:00Z"/>
                <w:rFonts w:ascii="Gill Sans MT" w:hAnsi="Gill Sans MT"/>
                <w:sz w:val="22"/>
                <w:szCs w:val="22"/>
              </w:rPr>
            </w:pPr>
            <w:ins w:id="157" w:author="Aleta Haflett" w:date="2014-11-19T14:23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E.45</w:t>
              </w:r>
            </w:ins>
          </w:p>
          <w:p w14:paraId="1412D886" w14:textId="77777777" w:rsidR="00637443" w:rsidRPr="00676B69" w:rsidRDefault="00637443" w:rsidP="0094769A">
            <w:pPr>
              <w:contextualSpacing/>
              <w:rPr>
                <w:ins w:id="158" w:author="Aleta Haflett" w:date="2014-11-19T14:23:00Z"/>
                <w:rFonts w:ascii="Gill Sans MT" w:eastAsia="Calibri" w:hAnsi="Gill Sans MT" w:cs="Arial"/>
                <w:sz w:val="22"/>
                <w:szCs w:val="22"/>
              </w:rPr>
            </w:pPr>
            <w:ins w:id="159" w:author="Aleta Haflett" w:date="2014-11-19T14:23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 xml:space="preserve">Over the past year, how much new </w:t>
              </w:r>
              <w:proofErr w:type="gramStart"/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crop land</w:t>
              </w:r>
              <w:proofErr w:type="gramEnd"/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 xml:space="preserve"> has been opened up in this forest?  </w:t>
              </w:r>
            </w:ins>
          </w:p>
          <w:p w14:paraId="320939F0" w14:textId="77777777" w:rsidR="00637443" w:rsidRPr="00676B69" w:rsidRDefault="00637443" w:rsidP="0094769A">
            <w:pPr>
              <w:contextualSpacing/>
              <w:rPr>
                <w:ins w:id="160" w:author="Aleta Haflett" w:date="2014-11-19T14:23:00Z"/>
                <w:rFonts w:ascii="Gill Sans MT" w:eastAsia="Calibri" w:hAnsi="Gill Sans MT" w:cs="Arial"/>
                <w:sz w:val="22"/>
                <w:szCs w:val="22"/>
              </w:rPr>
            </w:pPr>
          </w:p>
          <w:p w14:paraId="27007AF0" w14:textId="77777777" w:rsidR="00637443" w:rsidRPr="00676B69" w:rsidRDefault="00637443" w:rsidP="0094769A">
            <w:pPr>
              <w:contextualSpacing/>
              <w:rPr>
                <w:ins w:id="161" w:author="Aleta Haflett" w:date="2014-11-19T14:23:00Z"/>
                <w:rFonts w:ascii="Gill Sans MT" w:eastAsia="Calibri" w:hAnsi="Gill Sans MT" w:cs="Arial"/>
                <w:sz w:val="22"/>
                <w:szCs w:val="22"/>
              </w:rPr>
            </w:pPr>
            <w:ins w:id="162" w:author="Aleta Haflett" w:date="2014-11-19T14:23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 xml:space="preserve">Unit? </w:t>
              </w:r>
            </w:ins>
          </w:p>
          <w:p w14:paraId="254A84D7" w14:textId="77777777" w:rsidR="00637443" w:rsidRPr="00676B69" w:rsidRDefault="00637443" w:rsidP="0094769A">
            <w:pPr>
              <w:rPr>
                <w:ins w:id="163" w:author="Aleta Haflett" w:date="2014-11-19T14:23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24A878AE" w14:textId="77777777" w:rsidR="00637443" w:rsidRDefault="00637443" w:rsidP="0094769A">
            <w:pPr>
              <w:rPr>
                <w:ins w:id="164" w:author="Aleta Haflett" w:date="2014-11-19T14:24:00Z"/>
                <w:rFonts w:ascii="Gill Sans MT" w:eastAsia="Calibri" w:hAnsi="Gill Sans MT" w:cs="Arial"/>
                <w:sz w:val="22"/>
                <w:szCs w:val="22"/>
              </w:rPr>
            </w:pPr>
            <w:ins w:id="165" w:author="Aleta Haflett" w:date="2014-11-19T14:24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E.46</w:t>
              </w:r>
            </w:ins>
          </w:p>
          <w:p w14:paraId="6E2A82E0" w14:textId="77777777" w:rsidR="00637443" w:rsidRPr="00676B69" w:rsidRDefault="00637443" w:rsidP="0094769A">
            <w:pPr>
              <w:contextualSpacing/>
              <w:rPr>
                <w:ins w:id="166" w:author="Aleta Haflett" w:date="2014-11-19T14:24:00Z"/>
                <w:rFonts w:ascii="Gill Sans MT" w:eastAsia="Calibri" w:hAnsi="Gill Sans MT" w:cs="Arial"/>
                <w:sz w:val="22"/>
                <w:szCs w:val="22"/>
              </w:rPr>
            </w:pPr>
            <w:ins w:id="167" w:author="Aleta Haflett" w:date="2014-11-19T14:24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Who do people need to get permission from in order to open up new cropland?</w:t>
              </w:r>
            </w:ins>
          </w:p>
          <w:p w14:paraId="6FEBB924" w14:textId="77777777" w:rsidR="00637443" w:rsidRPr="00676B69" w:rsidRDefault="00637443" w:rsidP="0094769A">
            <w:pPr>
              <w:contextualSpacing/>
              <w:rPr>
                <w:ins w:id="168" w:author="Aleta Haflett" w:date="2014-11-19T14:24:00Z"/>
                <w:rFonts w:ascii="Gill Sans MT" w:eastAsia="Calibri" w:hAnsi="Gill Sans MT" w:cs="Arial"/>
                <w:sz w:val="22"/>
                <w:szCs w:val="22"/>
              </w:rPr>
            </w:pPr>
            <w:ins w:id="169" w:author="Aleta Haflett" w:date="2014-11-19T14:24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1=From customary chief</w:t>
              </w:r>
            </w:ins>
          </w:p>
          <w:p w14:paraId="412A9E54" w14:textId="77777777" w:rsidR="00637443" w:rsidRPr="00676B69" w:rsidRDefault="00637443" w:rsidP="0094769A">
            <w:pPr>
              <w:contextualSpacing/>
              <w:rPr>
                <w:ins w:id="170" w:author="Aleta Haflett" w:date="2014-11-19T14:24:00Z"/>
                <w:rFonts w:ascii="Gill Sans MT" w:eastAsia="Calibri" w:hAnsi="Gill Sans MT" w:cs="Arial"/>
                <w:sz w:val="22"/>
                <w:szCs w:val="22"/>
              </w:rPr>
            </w:pPr>
            <w:ins w:id="171" w:author="Aleta Haflett" w:date="2014-11-19T14:24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 xml:space="preserve">2=From state authority </w:t>
              </w:r>
            </w:ins>
          </w:p>
          <w:p w14:paraId="1B08C6EC" w14:textId="77777777" w:rsidR="00637443" w:rsidRPr="00676B69" w:rsidRDefault="00637443" w:rsidP="0094769A">
            <w:pPr>
              <w:contextualSpacing/>
              <w:rPr>
                <w:ins w:id="172" w:author="Aleta Haflett" w:date="2014-11-19T14:24:00Z"/>
                <w:rFonts w:ascii="Gill Sans MT" w:eastAsia="Calibri" w:hAnsi="Gill Sans MT" w:cs="Arial"/>
                <w:sz w:val="22"/>
                <w:szCs w:val="22"/>
              </w:rPr>
            </w:pPr>
            <w:ins w:id="173" w:author="Aleta Haflett" w:date="2014-11-19T14:24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3=From elsewhere</w:t>
              </w:r>
            </w:ins>
          </w:p>
          <w:p w14:paraId="3AC40D5F" w14:textId="77777777" w:rsidR="00637443" w:rsidRPr="00676B69" w:rsidRDefault="00637443" w:rsidP="0094769A">
            <w:pPr>
              <w:contextualSpacing/>
              <w:rPr>
                <w:ins w:id="174" w:author="Aleta Haflett" w:date="2014-11-19T14:24:00Z"/>
                <w:rFonts w:ascii="Gill Sans MT" w:eastAsia="Calibri" w:hAnsi="Gill Sans MT" w:cs="Arial"/>
                <w:sz w:val="22"/>
                <w:szCs w:val="22"/>
              </w:rPr>
            </w:pPr>
            <w:ins w:id="175" w:author="Aleta Haflett" w:date="2014-11-19T14:24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4=Nowhere, permission is usually not requested and land is opened up on informal basis</w:t>
              </w:r>
            </w:ins>
          </w:p>
          <w:p w14:paraId="48F365C2" w14:textId="0E41D3DA" w:rsidR="00637443" w:rsidRPr="00676B69" w:rsidRDefault="00637443" w:rsidP="0094769A">
            <w:pPr>
              <w:rPr>
                <w:ins w:id="176" w:author="Aleta Haflett" w:date="2014-11-19T14:24:00Z"/>
                <w:rFonts w:ascii="Gill Sans MT" w:eastAsia="Calibri" w:hAnsi="Gill Sans MT" w:cs="Arial"/>
                <w:sz w:val="22"/>
                <w:szCs w:val="22"/>
              </w:rPr>
            </w:pPr>
            <w:ins w:id="177" w:author="Aleta Haflett" w:date="2014-11-19T14:24:00Z">
              <w:r w:rsidRPr="00676B69">
                <w:rPr>
                  <w:rFonts w:ascii="Gill Sans MT" w:eastAsia="Calibri" w:hAnsi="Gill Sans MT" w:cs="Arial"/>
                  <w:sz w:val="22"/>
                  <w:szCs w:val="22"/>
                </w:rPr>
                <w:t>97=Other</w:t>
              </w:r>
            </w:ins>
          </w:p>
        </w:tc>
      </w:tr>
      <w:tr w:rsidR="00637443" w:rsidRPr="00676B69" w14:paraId="64400700" w14:textId="3C939752" w:rsidTr="00637443">
        <w:trPr>
          <w:trHeight w:val="239"/>
          <w:ins w:id="178" w:author="Aleta Haflett" w:date="2014-11-19T14:23:00Z"/>
        </w:trPr>
        <w:tc>
          <w:tcPr>
            <w:tcW w:w="1188" w:type="dxa"/>
          </w:tcPr>
          <w:p w14:paraId="5D3F4AA3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79" w:author="Aleta Haflett" w:date="2014-11-19T14:24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1188" w:type="dxa"/>
          </w:tcPr>
          <w:p w14:paraId="58245AD3" w14:textId="7145E710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80" w:author="Aleta Haflett" w:date="2014-11-19T14:23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05BD40F9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81" w:author="Aleta Haflett" w:date="2014-11-19T14:23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48724EA6" w14:textId="77777777" w:rsidR="00637443" w:rsidRPr="00676B69" w:rsidRDefault="00637443" w:rsidP="0094769A">
            <w:pPr>
              <w:rPr>
                <w:ins w:id="182" w:author="Aleta Haflett" w:date="2014-11-19T14:23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5210873" w14:textId="5720E971" w:rsidR="00637443" w:rsidRPr="00676B69" w:rsidRDefault="00637443" w:rsidP="0094769A">
            <w:pPr>
              <w:rPr>
                <w:ins w:id="183" w:author="Aleta Haflett" w:date="2014-11-19T14:24:00Z"/>
                <w:rFonts w:ascii="Gill Sans MT" w:hAnsi="Gill Sans MT"/>
                <w:sz w:val="22"/>
                <w:szCs w:val="22"/>
              </w:rPr>
            </w:pPr>
          </w:p>
        </w:tc>
      </w:tr>
      <w:tr w:rsidR="00637443" w:rsidRPr="00676B69" w14:paraId="2599BCE4" w14:textId="5F4DC738" w:rsidTr="00637443">
        <w:trPr>
          <w:trHeight w:val="239"/>
          <w:ins w:id="184" w:author="Aleta Haflett" w:date="2014-11-19T14:23:00Z"/>
        </w:trPr>
        <w:tc>
          <w:tcPr>
            <w:tcW w:w="1188" w:type="dxa"/>
          </w:tcPr>
          <w:p w14:paraId="26403238" w14:textId="7CC12358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85" w:author="Aleta Haflett" w:date="2014-11-19T14:24:00Z"/>
                <w:rFonts w:ascii="Gill Sans MT" w:hAnsi="Gill Sans MT"/>
                <w:color w:val="000000" w:themeColor="text1"/>
              </w:rPr>
            </w:pPr>
            <w:ins w:id="186" w:author="Aleta Haflett" w:date="2014-11-19T14:24:00Z">
              <w:r w:rsidRPr="00676B69">
                <w:rPr>
                  <w:rFonts w:ascii="Gill Sans MT" w:hAnsi="Gill Sans MT"/>
                  <w:color w:val="000000" w:themeColor="text1"/>
                </w:rPr>
                <w:t>1</w:t>
              </w:r>
            </w:ins>
          </w:p>
        </w:tc>
        <w:tc>
          <w:tcPr>
            <w:tcW w:w="1188" w:type="dxa"/>
          </w:tcPr>
          <w:p w14:paraId="07597CE5" w14:textId="1BE0C784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87" w:author="Aleta Haflett" w:date="2014-11-19T14:23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0F191444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88" w:author="Aleta Haflett" w:date="2014-11-19T14:23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502B3B96" w14:textId="77777777" w:rsidR="00637443" w:rsidRPr="00676B69" w:rsidRDefault="00637443" w:rsidP="0094769A">
            <w:pPr>
              <w:rPr>
                <w:ins w:id="189" w:author="Aleta Haflett" w:date="2014-11-19T14:23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5E085F6" w14:textId="77777777" w:rsidR="00637443" w:rsidRPr="00676B69" w:rsidRDefault="00637443" w:rsidP="0094769A">
            <w:pPr>
              <w:rPr>
                <w:ins w:id="190" w:author="Aleta Haflett" w:date="2014-11-19T14:24:00Z"/>
                <w:rFonts w:ascii="Gill Sans MT" w:hAnsi="Gill Sans MT"/>
                <w:sz w:val="22"/>
                <w:szCs w:val="22"/>
              </w:rPr>
            </w:pPr>
          </w:p>
        </w:tc>
      </w:tr>
      <w:tr w:rsidR="00637443" w:rsidRPr="00676B69" w14:paraId="038BA05D" w14:textId="5180074E" w:rsidTr="00637443">
        <w:trPr>
          <w:trHeight w:val="68"/>
          <w:ins w:id="191" w:author="Aleta Haflett" w:date="2014-11-19T14:23:00Z"/>
        </w:trPr>
        <w:tc>
          <w:tcPr>
            <w:tcW w:w="1188" w:type="dxa"/>
          </w:tcPr>
          <w:p w14:paraId="4EBC0505" w14:textId="1875D710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92" w:author="Aleta Haflett" w:date="2014-11-19T14:24:00Z"/>
                <w:rFonts w:ascii="Gill Sans MT" w:hAnsi="Gill Sans MT"/>
                <w:color w:val="000000" w:themeColor="text1"/>
              </w:rPr>
            </w:pPr>
            <w:ins w:id="193" w:author="Aleta Haflett" w:date="2014-11-19T14:24:00Z">
              <w:r w:rsidRPr="00676B69">
                <w:rPr>
                  <w:rFonts w:ascii="Gill Sans MT" w:hAnsi="Gill Sans MT"/>
                  <w:color w:val="000000" w:themeColor="text1"/>
                </w:rPr>
                <w:t>2</w:t>
              </w:r>
            </w:ins>
          </w:p>
        </w:tc>
        <w:tc>
          <w:tcPr>
            <w:tcW w:w="1188" w:type="dxa"/>
          </w:tcPr>
          <w:p w14:paraId="15F030AD" w14:textId="1C02A88D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94" w:author="Aleta Haflett" w:date="2014-11-19T14:23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3A881904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95" w:author="Aleta Haflett" w:date="2014-11-19T14:23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123482D3" w14:textId="77777777" w:rsidR="00637443" w:rsidRPr="00676B69" w:rsidRDefault="00637443" w:rsidP="0094769A">
            <w:pPr>
              <w:rPr>
                <w:ins w:id="196" w:author="Aleta Haflett" w:date="2014-11-19T14:23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37A52C7A" w14:textId="77777777" w:rsidR="00637443" w:rsidRPr="00676B69" w:rsidRDefault="00637443" w:rsidP="0094769A">
            <w:pPr>
              <w:rPr>
                <w:ins w:id="197" w:author="Aleta Haflett" w:date="2014-11-19T14:24:00Z"/>
                <w:rFonts w:ascii="Gill Sans MT" w:hAnsi="Gill Sans MT"/>
                <w:sz w:val="22"/>
                <w:szCs w:val="22"/>
              </w:rPr>
            </w:pPr>
          </w:p>
        </w:tc>
      </w:tr>
      <w:tr w:rsidR="00637443" w:rsidRPr="00676B69" w14:paraId="1120BAC4" w14:textId="77777777" w:rsidTr="00637443">
        <w:trPr>
          <w:trHeight w:val="68"/>
          <w:ins w:id="198" w:author="Aleta Haflett" w:date="2014-11-19T14:24:00Z"/>
        </w:trPr>
        <w:tc>
          <w:tcPr>
            <w:tcW w:w="1188" w:type="dxa"/>
          </w:tcPr>
          <w:p w14:paraId="524847BE" w14:textId="7BC85075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199" w:author="Aleta Haflett" w:date="2014-11-19T14:24:00Z"/>
                <w:rFonts w:ascii="Gill Sans MT" w:hAnsi="Gill Sans MT"/>
                <w:color w:val="000000" w:themeColor="text1"/>
              </w:rPr>
            </w:pPr>
            <w:ins w:id="200" w:author="Aleta Haflett" w:date="2014-11-19T14:24:00Z">
              <w:r w:rsidRPr="00676B69">
                <w:rPr>
                  <w:rFonts w:ascii="Gill Sans MT" w:hAnsi="Gill Sans MT"/>
                  <w:color w:val="000000" w:themeColor="text1"/>
                </w:rPr>
                <w:t>3</w:t>
              </w:r>
            </w:ins>
          </w:p>
        </w:tc>
        <w:tc>
          <w:tcPr>
            <w:tcW w:w="1188" w:type="dxa"/>
          </w:tcPr>
          <w:p w14:paraId="6E5298C7" w14:textId="4B3ACBD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201" w:author="Aleta Haflett" w:date="2014-11-19T14:24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71BC0DCA" w14:textId="77777777" w:rsidR="00637443" w:rsidRPr="00676B69" w:rsidRDefault="00637443" w:rsidP="0094769A">
            <w:pPr>
              <w:pStyle w:val="ListParagraph"/>
              <w:spacing w:after="0" w:line="240" w:lineRule="auto"/>
              <w:ind w:left="0"/>
              <w:rPr>
                <w:ins w:id="202" w:author="Aleta Haflett" w:date="2014-11-19T14:24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5669F631" w14:textId="77777777" w:rsidR="00637443" w:rsidRPr="00676B69" w:rsidRDefault="00637443" w:rsidP="0094769A">
            <w:pPr>
              <w:rPr>
                <w:ins w:id="203" w:author="Aleta Haflett" w:date="2014-11-19T14:24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3A16A0B9" w14:textId="77777777" w:rsidR="00637443" w:rsidRPr="00676B69" w:rsidRDefault="00637443" w:rsidP="0094769A">
            <w:pPr>
              <w:rPr>
                <w:ins w:id="204" w:author="Aleta Haflett" w:date="2014-11-19T14:24:00Z"/>
                <w:rFonts w:ascii="Gill Sans MT" w:hAnsi="Gill Sans MT"/>
                <w:sz w:val="22"/>
                <w:szCs w:val="22"/>
              </w:rPr>
            </w:pPr>
          </w:p>
        </w:tc>
      </w:tr>
    </w:tbl>
    <w:p w14:paraId="5A662FE5" w14:textId="77777777" w:rsidR="000E00B2" w:rsidRDefault="000E00B2">
      <w:pPr>
        <w:rPr>
          <w:ins w:id="205" w:author="Aleta Haflett" w:date="2014-11-19T14:58:00Z"/>
        </w:rPr>
      </w:pPr>
      <w:ins w:id="206" w:author="Aleta Haflett" w:date="2014-11-19T14:58:00Z">
        <w:r>
          <w:br w:type="page"/>
        </w:r>
      </w:ins>
    </w:p>
    <w:tbl>
      <w:tblPr>
        <w:tblStyle w:val="TableGrid"/>
        <w:tblW w:w="930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2070"/>
        <w:gridCol w:w="2430"/>
        <w:gridCol w:w="2430"/>
      </w:tblGrid>
      <w:tr w:rsidR="000E00B2" w:rsidRPr="00676B69" w14:paraId="36A44EA3" w14:textId="77777777" w:rsidTr="00637443">
        <w:trPr>
          <w:trHeight w:val="68"/>
          <w:ins w:id="207" w:author="Aleta Haflett" w:date="2014-11-19T14:58:00Z"/>
        </w:trPr>
        <w:tc>
          <w:tcPr>
            <w:tcW w:w="1188" w:type="dxa"/>
          </w:tcPr>
          <w:p w14:paraId="1E31467B" w14:textId="1B8BB9DE" w:rsidR="000E00B2" w:rsidRPr="00676B69" w:rsidRDefault="000E00B2" w:rsidP="0094769A">
            <w:pPr>
              <w:pStyle w:val="ListParagraph"/>
              <w:spacing w:after="0" w:line="240" w:lineRule="auto"/>
              <w:ind w:left="0"/>
              <w:rPr>
                <w:ins w:id="208" w:author="Aleta Haflett" w:date="2014-11-19T14:58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1188" w:type="dxa"/>
          </w:tcPr>
          <w:p w14:paraId="63699314" w14:textId="77777777" w:rsidR="000E00B2" w:rsidRPr="00676B69" w:rsidRDefault="000E00B2" w:rsidP="0094769A">
            <w:pPr>
              <w:pStyle w:val="ListParagraph"/>
              <w:spacing w:after="0" w:line="240" w:lineRule="auto"/>
              <w:ind w:left="0"/>
              <w:rPr>
                <w:ins w:id="209" w:author="Aleta Haflett" w:date="2014-11-19T14:58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070" w:type="dxa"/>
          </w:tcPr>
          <w:p w14:paraId="643C6185" w14:textId="77777777" w:rsidR="000E00B2" w:rsidRPr="00676B69" w:rsidRDefault="000E00B2" w:rsidP="0094769A">
            <w:pPr>
              <w:pStyle w:val="ListParagraph"/>
              <w:spacing w:after="0" w:line="240" w:lineRule="auto"/>
              <w:ind w:left="0"/>
              <w:rPr>
                <w:ins w:id="210" w:author="Aleta Haflett" w:date="2014-11-19T14:58:00Z"/>
                <w:rFonts w:ascii="Gill Sans MT" w:hAnsi="Gill Sans MT"/>
                <w:color w:val="000000" w:themeColor="text1"/>
              </w:rPr>
            </w:pPr>
          </w:p>
        </w:tc>
        <w:tc>
          <w:tcPr>
            <w:tcW w:w="2430" w:type="dxa"/>
          </w:tcPr>
          <w:p w14:paraId="7B7623CC" w14:textId="77777777" w:rsidR="000E00B2" w:rsidRPr="00676B69" w:rsidRDefault="000E00B2" w:rsidP="0094769A">
            <w:pPr>
              <w:rPr>
                <w:ins w:id="211" w:author="Aleta Haflett" w:date="2014-11-19T14:58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E484C4E" w14:textId="77777777" w:rsidR="000E00B2" w:rsidRPr="00676B69" w:rsidRDefault="000E00B2" w:rsidP="0094769A">
            <w:pPr>
              <w:rPr>
                <w:ins w:id="212" w:author="Aleta Haflett" w:date="2014-11-19T14:58:00Z"/>
                <w:rFonts w:ascii="Gill Sans MT" w:hAnsi="Gill Sans MT"/>
                <w:sz w:val="22"/>
                <w:szCs w:val="22"/>
              </w:rPr>
            </w:pPr>
          </w:p>
        </w:tc>
      </w:tr>
    </w:tbl>
    <w:tbl>
      <w:tblPr>
        <w:tblStyle w:val="TableGrid1"/>
        <w:tblpPr w:leftFromText="180" w:rightFromText="180" w:vertAnchor="text" w:horzAnchor="page" w:tblpX="1189" w:tblpY="531"/>
        <w:tblOverlap w:val="never"/>
        <w:tblW w:w="9198" w:type="dxa"/>
        <w:tblLayout w:type="fixed"/>
        <w:tblLook w:val="04A0" w:firstRow="1" w:lastRow="0" w:firstColumn="1" w:lastColumn="0" w:noHBand="0" w:noVBand="1"/>
      </w:tblPr>
      <w:tblGrid>
        <w:gridCol w:w="2088"/>
        <w:gridCol w:w="2070"/>
        <w:gridCol w:w="2340"/>
        <w:gridCol w:w="2700"/>
      </w:tblGrid>
      <w:tr w:rsidR="000E00B2" w:rsidRPr="00676B69" w14:paraId="074E01C9" w14:textId="77777777" w:rsidTr="000E00B2">
        <w:tc>
          <w:tcPr>
            <w:tcW w:w="9198" w:type="dxa"/>
            <w:gridSpan w:val="4"/>
          </w:tcPr>
          <w:p w14:paraId="0C2BCC6C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 xml:space="preserve">Codes for forest products </w:t>
            </w:r>
          </w:p>
        </w:tc>
      </w:tr>
      <w:tr w:rsidR="000E00B2" w:rsidRPr="00676B69" w14:paraId="55B322A9" w14:textId="77777777" w:rsidTr="000E00B2">
        <w:tc>
          <w:tcPr>
            <w:tcW w:w="2088" w:type="dxa"/>
          </w:tcPr>
          <w:p w14:paraId="56A7387C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1=</w:t>
            </w:r>
            <w:r w:rsidRPr="00676B69">
              <w:rPr>
                <w:rFonts w:ascii="Gill Sans MT" w:hAnsi="Gill Sans MT" w:cs="Times New Roman"/>
              </w:rPr>
              <w:t xml:space="preserve">Timber </w:t>
            </w:r>
          </w:p>
        </w:tc>
        <w:tc>
          <w:tcPr>
            <w:tcW w:w="2070" w:type="dxa"/>
          </w:tcPr>
          <w:p w14:paraId="682EDD4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2340" w:type="dxa"/>
          </w:tcPr>
          <w:p w14:paraId="68EC3D77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2700" w:type="dxa"/>
          </w:tcPr>
          <w:p w14:paraId="49FEF96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</w:tr>
      <w:tr w:rsidR="000E00B2" w:rsidRPr="00676B69" w14:paraId="01B0C6BE" w14:textId="77777777" w:rsidTr="000E00B2">
        <w:tc>
          <w:tcPr>
            <w:tcW w:w="2088" w:type="dxa"/>
          </w:tcPr>
          <w:p w14:paraId="54458E5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2=</w:t>
            </w: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2070" w:type="dxa"/>
          </w:tcPr>
          <w:p w14:paraId="0B72EE30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2340" w:type="dxa"/>
          </w:tcPr>
          <w:p w14:paraId="53285298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2700" w:type="dxa"/>
          </w:tcPr>
          <w:p w14:paraId="4CF58309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</w:tr>
      <w:tr w:rsidR="000E00B2" w:rsidRPr="00676B69" w14:paraId="30394476" w14:textId="77777777" w:rsidTr="000E00B2">
        <w:tc>
          <w:tcPr>
            <w:tcW w:w="2088" w:type="dxa"/>
          </w:tcPr>
          <w:p w14:paraId="75C50BA9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3=</w:t>
            </w: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2070" w:type="dxa"/>
          </w:tcPr>
          <w:p w14:paraId="235D4BC8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2340" w:type="dxa"/>
          </w:tcPr>
          <w:p w14:paraId="4D310C1A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2700" w:type="dxa"/>
          </w:tcPr>
          <w:p w14:paraId="6DAA101E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</w:tr>
      <w:tr w:rsidR="000E00B2" w:rsidRPr="00676B69" w14:paraId="541502BA" w14:textId="77777777" w:rsidTr="000E00B2">
        <w:tc>
          <w:tcPr>
            <w:tcW w:w="2088" w:type="dxa"/>
          </w:tcPr>
          <w:p w14:paraId="20043C8F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4=</w:t>
            </w: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2070" w:type="dxa"/>
          </w:tcPr>
          <w:p w14:paraId="5D93FDAF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2340" w:type="dxa"/>
          </w:tcPr>
          <w:p w14:paraId="11780435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Fibers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2700" w:type="dxa"/>
          </w:tcPr>
          <w:p w14:paraId="444632BB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</w:tr>
      <w:tr w:rsidR="000E00B2" w:rsidRPr="00676B69" w14:paraId="7920DEA8" w14:textId="77777777" w:rsidTr="000E00B2">
        <w:trPr>
          <w:gridAfter w:val="1"/>
          <w:wAfter w:w="2700" w:type="dxa"/>
        </w:trPr>
        <w:tc>
          <w:tcPr>
            <w:tcW w:w="2088" w:type="dxa"/>
          </w:tcPr>
          <w:p w14:paraId="45168EC2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>
              <w:rPr>
                <w:rFonts w:ascii="Gill Sans MT" w:hAnsi="Gill Sans MT" w:cs="Times New Roman"/>
              </w:rPr>
              <w:t>5=</w:t>
            </w: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2070" w:type="dxa"/>
          </w:tcPr>
          <w:p w14:paraId="0D6F859E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2340" w:type="dxa"/>
          </w:tcPr>
          <w:p w14:paraId="0A65A969" w14:textId="77777777" w:rsidR="000E00B2" w:rsidRPr="00676B69" w:rsidRDefault="000E00B2" w:rsidP="000E00B2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</w:tr>
    </w:tbl>
    <w:p w14:paraId="18770777" w14:textId="399F20F9" w:rsidR="00D908DF" w:rsidRPr="00676B69" w:rsidRDefault="00D908DF">
      <w:pPr>
        <w:rPr>
          <w:rFonts w:ascii="Gill Sans MT" w:hAnsi="Gill Sans MT"/>
          <w:sz w:val="22"/>
          <w:szCs w:val="22"/>
        </w:rPr>
      </w:pPr>
      <w:r w:rsidRPr="00676B69">
        <w:rPr>
          <w:rFonts w:ascii="Gill Sans MT" w:hAnsi="Gill Sans MT"/>
          <w:sz w:val="22"/>
          <w:szCs w:val="22"/>
        </w:rPr>
        <w:br w:type="page"/>
      </w:r>
    </w:p>
    <w:p w14:paraId="28C0BBB0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102A0C4C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8267602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p w14:paraId="3689FF9F" w14:textId="77777777" w:rsidR="00D908DF" w:rsidRPr="00676B69" w:rsidRDefault="00D908DF" w:rsidP="005A2E20">
      <w:pPr>
        <w:rPr>
          <w:rFonts w:ascii="Gill Sans MT" w:hAnsi="Gill Sans MT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PrChange w:id="213" w:author="Heather Huntington" w:date="2014-11-19T00:01:00Z">
          <w:tblPr>
            <w:tblW w:w="0" w:type="auto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</w:tblPrChange>
      </w:tblPr>
      <w:tblGrid>
        <w:gridCol w:w="10618"/>
        <w:tblGridChange w:id="214">
          <w:tblGrid>
            <w:gridCol w:w="10618"/>
          </w:tblGrid>
        </w:tblGridChange>
      </w:tblGrid>
      <w:tr w:rsidR="005A2E20" w:rsidRPr="00676B69" w14:paraId="3F2B5221" w14:textId="77777777" w:rsidTr="00A3392E">
        <w:trPr>
          <w:trHeight w:val="1015"/>
          <w:trPrChange w:id="215" w:author="Heather Huntington" w:date="2014-11-19T00:01:00Z">
            <w:trPr>
              <w:trHeight w:val="1015"/>
            </w:trPr>
          </w:trPrChange>
        </w:trPr>
        <w:tc>
          <w:tcPr>
            <w:tcW w:w="10618" w:type="dxa"/>
            <w:shd w:val="clear" w:color="auto" w:fill="auto"/>
            <w:tcPrChange w:id="216" w:author="Heather Huntington" w:date="2014-11-19T00:01:00Z">
              <w:tcPr>
                <w:tcW w:w="10618" w:type="dxa"/>
                <w:shd w:val="clear" w:color="auto" w:fill="D6E3BC" w:themeFill="accent3" w:themeFillTint="66"/>
              </w:tcPr>
            </w:tcPrChange>
          </w:tcPr>
          <w:p w14:paraId="0CB3F905" w14:textId="65AE2D60" w:rsidR="00381D92" w:rsidRDefault="00637443" w:rsidP="005A2E20">
            <w:pPr>
              <w:rPr>
                <w:ins w:id="217" w:author="Heather Huntington" w:date="2014-11-18T23:50:00Z"/>
                <w:rFonts w:ascii="Gill Sans MT" w:hAnsi="Gill Sans MT"/>
                <w:sz w:val="22"/>
                <w:szCs w:val="22"/>
              </w:rPr>
            </w:pPr>
            <w:ins w:id="218" w:author="Aleta Haflett" w:date="2014-11-19T14:48:00Z">
              <w:r>
                <w:rPr>
                  <w:rFonts w:ascii="Gill Sans MT" w:hAnsi="Gill Sans MT"/>
                  <w:sz w:val="22"/>
                  <w:szCs w:val="22"/>
                </w:rPr>
                <w:t>I</w:t>
              </w:r>
            </w:ins>
            <w:r w:rsidR="005A2E20" w:rsidRPr="00676B69">
              <w:rPr>
                <w:rFonts w:ascii="Gill Sans MT" w:hAnsi="Gill Sans MT"/>
                <w:sz w:val="22"/>
                <w:szCs w:val="22"/>
              </w:rPr>
              <w:t xml:space="preserve">s there a feedback and grievance mechanism locally available for </w:t>
            </w:r>
            <w:commentRangeStart w:id="219"/>
            <w:r w:rsidR="005A2E20" w:rsidRPr="00676B69">
              <w:rPr>
                <w:rFonts w:ascii="Gill Sans MT" w:hAnsi="Gill Sans MT"/>
                <w:sz w:val="22"/>
                <w:szCs w:val="22"/>
              </w:rPr>
              <w:t>communities</w:t>
            </w:r>
            <w:commentRangeEnd w:id="219"/>
            <w:r w:rsidR="001D3DCA">
              <w:rPr>
                <w:rStyle w:val="CommentReference"/>
                <w:rFonts w:eastAsiaTheme="minorHAnsi"/>
              </w:rPr>
              <w:commentReference w:id="219"/>
            </w:r>
            <w:ins w:id="220" w:author="Aleta Haflett" w:date="2014-11-19T14:48:00Z">
              <w:r>
                <w:rPr>
                  <w:rFonts w:ascii="Gill Sans MT" w:hAnsi="Gill Sans MT"/>
                  <w:sz w:val="22"/>
                  <w:szCs w:val="22"/>
                </w:rPr>
                <w:t xml:space="preserve"> f</w:t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>or the granting of the forest concession/permit</w:t>
              </w:r>
              <w:proofErr w:type="gramStart"/>
              <w:r w:rsidRPr="00676B69">
                <w:rPr>
                  <w:rFonts w:ascii="Gill Sans MT" w:hAnsi="Gill Sans MT"/>
                  <w:sz w:val="22"/>
                  <w:szCs w:val="22"/>
                </w:rPr>
                <w:t>,</w:t>
              </w:r>
            </w:ins>
            <w:r w:rsidR="005A2E20" w:rsidRPr="00676B69">
              <w:rPr>
                <w:rFonts w:ascii="Gill Sans MT" w:hAnsi="Gill Sans MT"/>
                <w:sz w:val="22"/>
                <w:szCs w:val="22"/>
              </w:rPr>
              <w:t>?</w:t>
            </w:r>
            <w:proofErr w:type="gramEnd"/>
            <w:r w:rsidR="005A2E20"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104C9319" w14:textId="77777777" w:rsidR="00381D92" w:rsidRDefault="00381D92" w:rsidP="005A2E20">
            <w:pPr>
              <w:rPr>
                <w:ins w:id="221" w:author="Heather Huntington" w:date="2014-11-18T23:50:00Z"/>
                <w:rFonts w:ascii="Gill Sans MT" w:hAnsi="Gill Sans MT"/>
                <w:sz w:val="22"/>
                <w:szCs w:val="22"/>
              </w:rPr>
            </w:pPr>
            <w:ins w:id="222" w:author="Heather Huntington" w:date="2014-11-18T23:50:00Z">
              <w:r>
                <w:rPr>
                  <w:rFonts w:ascii="Gill Sans MT" w:hAnsi="Gill Sans MT"/>
                  <w:sz w:val="22"/>
                  <w:szCs w:val="22"/>
                </w:rPr>
                <w:t>0-No</w:t>
              </w:r>
            </w:ins>
          </w:p>
          <w:p w14:paraId="7C5B9407" w14:textId="77777777" w:rsidR="00381D92" w:rsidRDefault="00381D92" w:rsidP="005A2E20">
            <w:pPr>
              <w:rPr>
                <w:ins w:id="223" w:author="Heather Huntington" w:date="2014-11-18T23:50:00Z"/>
                <w:rFonts w:ascii="Gill Sans MT" w:hAnsi="Gill Sans MT"/>
                <w:sz w:val="22"/>
                <w:szCs w:val="22"/>
              </w:rPr>
            </w:pPr>
            <w:ins w:id="224" w:author="Heather Huntington" w:date="2014-11-18T23:50:00Z">
              <w:r>
                <w:rPr>
                  <w:rFonts w:ascii="Gill Sans MT" w:hAnsi="Gill Sans MT"/>
                  <w:sz w:val="22"/>
                  <w:szCs w:val="22"/>
                </w:rPr>
                <w:t>1-Yes</w:t>
              </w:r>
            </w:ins>
          </w:p>
          <w:p w14:paraId="307669BA" w14:textId="4D8950A0" w:rsidR="00381D92" w:rsidRDefault="00381D92" w:rsidP="005A2E20">
            <w:pPr>
              <w:rPr>
                <w:ins w:id="225" w:author="Heather Huntington" w:date="2014-11-18T23:50:00Z"/>
                <w:rFonts w:ascii="Gill Sans MT" w:hAnsi="Gill Sans MT"/>
                <w:sz w:val="22"/>
                <w:szCs w:val="22"/>
              </w:rPr>
            </w:pPr>
            <w:ins w:id="226" w:author="Heather Huntington" w:date="2014-11-18T23:50:00Z">
              <w:r>
                <w:rPr>
                  <w:rFonts w:ascii="Gill Sans MT" w:hAnsi="Gill Sans MT"/>
                  <w:sz w:val="22"/>
                  <w:szCs w:val="22"/>
                </w:rPr>
                <w:t>888-Don’t know</w:t>
              </w:r>
            </w:ins>
          </w:p>
          <w:p w14:paraId="6407051A" w14:textId="77777777" w:rsidR="00381D92" w:rsidRDefault="00381D92" w:rsidP="005A2E20">
            <w:pPr>
              <w:rPr>
                <w:ins w:id="227" w:author="Heather Huntington" w:date="2014-11-18T23:50:00Z"/>
                <w:rFonts w:ascii="Gill Sans MT" w:hAnsi="Gill Sans MT"/>
                <w:sz w:val="22"/>
                <w:szCs w:val="22"/>
              </w:rPr>
            </w:pPr>
          </w:p>
          <w:p w14:paraId="4DD2764A" w14:textId="025D4A12" w:rsidR="00381D92" w:rsidRDefault="005A2E20" w:rsidP="005A2E20">
            <w:pPr>
              <w:rPr>
                <w:ins w:id="228" w:author="Heather Huntington" w:date="2014-11-18T23:50:00Z"/>
                <w:rFonts w:ascii="Gill Sans MT" w:hAnsi="Gill Sans MT"/>
                <w:sz w:val="22"/>
                <w:szCs w:val="22"/>
              </w:rPr>
            </w:pPr>
            <w:del w:id="229" w:author="Heather Huntington" w:date="2014-11-18T23:51:00Z">
              <w:r w:rsidRPr="00676B69" w:rsidDel="00381D92">
                <w:rPr>
                  <w:rFonts w:ascii="Gill Sans MT" w:hAnsi="Gill Sans MT"/>
                  <w:sz w:val="22"/>
                  <w:szCs w:val="22"/>
                </w:rPr>
                <w:delText xml:space="preserve">If so, is it fair and efficient? </w:delText>
              </w:r>
            </w:del>
          </w:p>
          <w:p w14:paraId="4FEF4E3C" w14:textId="77777777" w:rsidR="00381D92" w:rsidRDefault="005A2E20" w:rsidP="005A2E20">
            <w:pPr>
              <w:rPr>
                <w:ins w:id="230" w:author="Heather Huntington" w:date="2014-11-18T23:51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Can you describe the process for me? </w:t>
            </w:r>
          </w:p>
          <w:p w14:paraId="50AF77F1" w14:textId="77777777" w:rsidR="00381D92" w:rsidRDefault="00381D92" w:rsidP="005A2E20">
            <w:pPr>
              <w:rPr>
                <w:ins w:id="231" w:author="Heather Huntington" w:date="2014-11-18T23:51:00Z"/>
                <w:rFonts w:ascii="Gill Sans MT" w:hAnsi="Gill Sans MT"/>
                <w:sz w:val="22"/>
                <w:szCs w:val="22"/>
              </w:rPr>
            </w:pPr>
          </w:p>
          <w:p w14:paraId="654A9FE6" w14:textId="2A992865" w:rsidR="005A2E20" w:rsidRDefault="005A2E20" w:rsidP="005A2E20">
            <w:pPr>
              <w:rPr>
                <w:ins w:id="232" w:author="Heather Huntington" w:date="2014-11-18T23:51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What organ is responsible of receiving and processing feedback requests and grievances?</w:t>
            </w:r>
          </w:p>
          <w:p w14:paraId="76993CCD" w14:textId="77777777" w:rsidR="00381D92" w:rsidRDefault="00381D92" w:rsidP="005A2E20">
            <w:pPr>
              <w:rPr>
                <w:ins w:id="233" w:author="Heather Huntington" w:date="2014-11-18T23:51:00Z"/>
                <w:rFonts w:ascii="Gill Sans MT" w:hAnsi="Gill Sans MT"/>
                <w:sz w:val="22"/>
                <w:szCs w:val="22"/>
              </w:rPr>
            </w:pPr>
          </w:p>
          <w:p w14:paraId="7B287043" w14:textId="3C689DCF" w:rsidR="00381D92" w:rsidRDefault="00381D92" w:rsidP="00381D92">
            <w:pPr>
              <w:rPr>
                <w:ins w:id="234" w:author="Heather Huntington" w:date="2014-11-18T23:54:00Z"/>
                <w:rFonts w:ascii="Gill Sans MT" w:hAnsi="Gill Sans MT"/>
                <w:sz w:val="22"/>
                <w:szCs w:val="22"/>
              </w:rPr>
            </w:pPr>
            <w:ins w:id="235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 xml:space="preserve">Overall, </w:t>
              </w:r>
            </w:ins>
            <w:ins w:id="236" w:author="Heather Huntington" w:date="2014-11-18T23:53:00Z">
              <w:r>
                <w:rPr>
                  <w:rFonts w:ascii="Gill Sans MT" w:hAnsi="Gill Sans MT"/>
                  <w:sz w:val="22"/>
                  <w:szCs w:val="22"/>
                </w:rPr>
                <w:t xml:space="preserve">how satisfied are you with the </w:t>
              </w:r>
            </w:ins>
            <w:ins w:id="237" w:author="Heather Huntington" w:date="2014-11-18T23:51:00Z">
              <w:r>
                <w:rPr>
                  <w:rFonts w:ascii="Gill Sans MT" w:hAnsi="Gill Sans MT"/>
                  <w:sz w:val="22"/>
                  <w:szCs w:val="22"/>
                </w:rPr>
                <w:t xml:space="preserve">process? </w:t>
              </w:r>
            </w:ins>
          </w:p>
          <w:p w14:paraId="147AF1C8" w14:textId="77777777" w:rsidR="00381D92" w:rsidRDefault="00381D92" w:rsidP="00381D92">
            <w:pPr>
              <w:rPr>
                <w:ins w:id="238" w:author="Heather Huntington" w:date="2014-11-18T23:54:00Z"/>
                <w:rFonts w:ascii="Gill Sans MT" w:hAnsi="Gill Sans MT"/>
                <w:sz w:val="22"/>
                <w:szCs w:val="22"/>
              </w:rPr>
            </w:pPr>
            <w:ins w:id="239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1-Very satisfied</w:t>
              </w:r>
            </w:ins>
          </w:p>
          <w:p w14:paraId="4B9A487E" w14:textId="5E2583BD" w:rsidR="00381D92" w:rsidRDefault="00381D92" w:rsidP="00381D92">
            <w:pPr>
              <w:rPr>
                <w:ins w:id="240" w:author="Heather Huntington" w:date="2014-11-18T23:54:00Z"/>
                <w:rFonts w:ascii="Gill Sans MT" w:hAnsi="Gill Sans MT"/>
                <w:sz w:val="22"/>
                <w:szCs w:val="22"/>
              </w:rPr>
            </w:pPr>
            <w:ins w:id="241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2-</w:t>
              </w:r>
            </w:ins>
            <w:ins w:id="242" w:author="Heather Huntington" w:date="2014-11-18T23:55:00Z">
              <w:r w:rsidR="00A3392E">
                <w:rPr>
                  <w:rFonts w:ascii="Gill Sans MT" w:hAnsi="Gill Sans MT"/>
                  <w:sz w:val="22"/>
                  <w:szCs w:val="22"/>
                </w:rPr>
                <w:t xml:space="preserve">A little </w:t>
              </w:r>
            </w:ins>
            <w:ins w:id="243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satisfied</w:t>
              </w:r>
            </w:ins>
          </w:p>
          <w:p w14:paraId="26DA4E28" w14:textId="1A4BD7D8" w:rsidR="00381D92" w:rsidRDefault="00381D92" w:rsidP="00381D92">
            <w:pPr>
              <w:rPr>
                <w:ins w:id="244" w:author="Heather Huntington" w:date="2014-11-18T23:55:00Z"/>
                <w:rFonts w:ascii="Gill Sans MT" w:hAnsi="Gill Sans MT"/>
                <w:sz w:val="22"/>
                <w:szCs w:val="22"/>
              </w:rPr>
            </w:pPr>
            <w:ins w:id="245" w:author="Heather Huntington" w:date="2014-11-18T23:54:00Z">
              <w:r>
                <w:rPr>
                  <w:rFonts w:ascii="Gill Sans MT" w:hAnsi="Gill Sans MT"/>
                  <w:sz w:val="22"/>
                  <w:szCs w:val="22"/>
                </w:rPr>
                <w:t>3-Neither satisfied nor dissatisfied</w:t>
              </w:r>
            </w:ins>
          </w:p>
          <w:p w14:paraId="377AA80C" w14:textId="2963C8E0" w:rsidR="00A3392E" w:rsidRDefault="00A3392E" w:rsidP="00381D92">
            <w:pPr>
              <w:rPr>
                <w:ins w:id="246" w:author="Heather Huntington" w:date="2014-11-18T23:55:00Z"/>
                <w:rFonts w:ascii="Gill Sans MT" w:hAnsi="Gill Sans MT"/>
                <w:sz w:val="22"/>
                <w:szCs w:val="22"/>
              </w:rPr>
            </w:pPr>
            <w:ins w:id="247" w:author="Heather Huntington" w:date="2014-11-18T23:55:00Z">
              <w:r>
                <w:rPr>
                  <w:rFonts w:ascii="Gill Sans MT" w:hAnsi="Gill Sans MT"/>
                  <w:sz w:val="22"/>
                  <w:szCs w:val="22"/>
                </w:rPr>
                <w:t xml:space="preserve">4. A little dissatisfied </w:t>
              </w:r>
            </w:ins>
          </w:p>
          <w:p w14:paraId="778D9FE2" w14:textId="7E31F8DF" w:rsidR="00A3392E" w:rsidRDefault="00A3392E" w:rsidP="00381D92">
            <w:pPr>
              <w:rPr>
                <w:ins w:id="248" w:author="Heather Huntington" w:date="2014-11-18T23:51:00Z"/>
                <w:rFonts w:ascii="Gill Sans MT" w:hAnsi="Gill Sans MT"/>
                <w:sz w:val="22"/>
                <w:szCs w:val="22"/>
              </w:rPr>
            </w:pPr>
            <w:ins w:id="249" w:author="Heather Huntington" w:date="2014-11-18T23:55:00Z">
              <w:r>
                <w:rPr>
                  <w:rFonts w:ascii="Gill Sans MT" w:hAnsi="Gill Sans MT"/>
                  <w:sz w:val="22"/>
                  <w:szCs w:val="22"/>
                </w:rPr>
                <w:t xml:space="preserve">5. Very dissatisfied </w:t>
              </w:r>
            </w:ins>
          </w:p>
          <w:p w14:paraId="3B5F90A5" w14:textId="77777777" w:rsidR="00381D92" w:rsidRDefault="00381D92" w:rsidP="00381D92">
            <w:pPr>
              <w:rPr>
                <w:ins w:id="250" w:author="Heather Huntington" w:date="2014-11-18T23:51:00Z"/>
                <w:rFonts w:ascii="Gill Sans MT" w:hAnsi="Gill Sans MT"/>
                <w:sz w:val="22"/>
                <w:szCs w:val="22"/>
              </w:rPr>
            </w:pPr>
          </w:p>
          <w:p w14:paraId="25F2CD3A" w14:textId="6EB7FEF6" w:rsidR="00381D92" w:rsidRDefault="00381D92" w:rsidP="00381D92">
            <w:pPr>
              <w:rPr>
                <w:ins w:id="251" w:author="Heather Huntington" w:date="2014-11-18T23:54:00Z"/>
                <w:rFonts w:ascii="Gill Sans MT" w:hAnsi="Gill Sans MT"/>
                <w:sz w:val="22"/>
                <w:szCs w:val="22"/>
              </w:rPr>
            </w:pPr>
            <w:ins w:id="252" w:author="Heather Huntington" w:date="2014-11-18T23:51:00Z">
              <w:r>
                <w:rPr>
                  <w:rFonts w:ascii="Gill Sans MT" w:hAnsi="Gill Sans MT"/>
                  <w:sz w:val="22"/>
                  <w:szCs w:val="22"/>
                </w:rPr>
                <w:t xml:space="preserve">In your opinion, how fair is the decision-making process? </w:t>
              </w:r>
            </w:ins>
          </w:p>
          <w:p w14:paraId="5107832B" w14:textId="7A75D6FD" w:rsidR="00A3392E" w:rsidRPr="00A3392E" w:rsidRDefault="00A3392E" w:rsidP="00A3392E">
            <w:pPr>
              <w:rPr>
                <w:ins w:id="253" w:author="Heather Huntington" w:date="2014-11-18T23:55:00Z"/>
                <w:rFonts w:ascii="Gill Sans MT" w:hAnsi="Gill Sans MT"/>
                <w:rPrChange w:id="254" w:author="Heather Huntington" w:date="2014-11-18T23:55:00Z">
                  <w:rPr>
                    <w:ins w:id="255" w:author="Heather Huntington" w:date="2014-11-18T23:55:00Z"/>
                  </w:rPr>
                </w:rPrChange>
              </w:rPr>
            </w:pPr>
            <w:ins w:id="256" w:author="Heather Huntington" w:date="2014-11-18T23:54:00Z">
              <w:r w:rsidRPr="00A3392E">
                <w:rPr>
                  <w:rFonts w:ascii="Gill Sans MT" w:hAnsi="Gill Sans MT"/>
                  <w:sz w:val="22"/>
                  <w:szCs w:val="22"/>
                  <w:rPrChange w:id="257" w:author="Heather Huntington" w:date="2014-11-18T23:55:00Z">
                    <w:rPr>
                      <w:rFonts w:ascii="Gill Sans MT" w:hAnsi="Gill Sans MT"/>
                    </w:rPr>
                  </w:rPrChange>
                </w:rPr>
                <w:t>1.</w:t>
              </w:r>
            </w:ins>
            <w:ins w:id="258" w:author="Heather Huntington" w:date="2014-11-18T23:55:00Z">
              <w:r>
                <w:rPr>
                  <w:rFonts w:ascii="Gill Sans MT" w:hAnsi="Gill Sans MT"/>
                </w:rPr>
                <w:t xml:space="preserve"> </w:t>
              </w:r>
              <w:r w:rsidRPr="00A3392E">
                <w:rPr>
                  <w:rFonts w:ascii="Gill Sans MT" w:hAnsi="Gill Sans MT"/>
                  <w:rPrChange w:id="259" w:author="Heather Huntington" w:date="2014-11-18T23:55:00Z">
                    <w:rPr/>
                  </w:rPrChange>
                </w:rPr>
                <w:t>Very fair</w:t>
              </w:r>
            </w:ins>
          </w:p>
          <w:p w14:paraId="741E13A9" w14:textId="77777777" w:rsidR="00A3392E" w:rsidRDefault="00A3392E" w:rsidP="00A3392E">
            <w:pPr>
              <w:rPr>
                <w:ins w:id="260" w:author="Heather Huntington" w:date="2014-11-18T23:55:00Z"/>
              </w:rPr>
            </w:pPr>
            <w:ins w:id="261" w:author="Heather Huntington" w:date="2014-11-18T23:55:00Z">
              <w:r>
                <w:t>2. Fair</w:t>
              </w:r>
            </w:ins>
          </w:p>
          <w:p w14:paraId="15C5B407" w14:textId="77777777" w:rsidR="00A3392E" w:rsidRDefault="00A3392E" w:rsidP="00A3392E">
            <w:pPr>
              <w:rPr>
                <w:ins w:id="262" w:author="Heather Huntington" w:date="2014-11-18T23:55:00Z"/>
              </w:rPr>
            </w:pPr>
            <w:ins w:id="263" w:author="Heather Huntington" w:date="2014-11-18T23:55:00Z">
              <w:r>
                <w:t>3. Neutral</w:t>
              </w:r>
            </w:ins>
          </w:p>
          <w:p w14:paraId="57877900" w14:textId="77777777" w:rsidR="00A3392E" w:rsidRDefault="00A3392E" w:rsidP="00A3392E">
            <w:pPr>
              <w:rPr>
                <w:ins w:id="264" w:author="Heather Huntington" w:date="2014-11-18T23:55:00Z"/>
              </w:rPr>
            </w:pPr>
            <w:ins w:id="265" w:author="Heather Huntington" w:date="2014-11-18T23:55:00Z">
              <w:r>
                <w:t>4. Unfair</w:t>
              </w:r>
            </w:ins>
          </w:p>
          <w:p w14:paraId="5BF49D73" w14:textId="5A78F873" w:rsidR="00A3392E" w:rsidRPr="00A3392E" w:rsidRDefault="00A3392E" w:rsidP="00A3392E">
            <w:pPr>
              <w:rPr>
                <w:ins w:id="266" w:author="Heather Huntington" w:date="2014-11-18T23:51:00Z"/>
              </w:rPr>
            </w:pPr>
            <w:ins w:id="267" w:author="Heather Huntington" w:date="2014-11-18T23:55:00Z">
              <w:r>
                <w:t>5. Very unfair</w:t>
              </w:r>
            </w:ins>
          </w:p>
          <w:p w14:paraId="553A7870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15DCC" w:rsidRPr="00676B69" w14:paraId="72A38BA5" w14:textId="77777777" w:rsidTr="00A3392E">
        <w:trPr>
          <w:trHeight w:val="1411"/>
          <w:trPrChange w:id="268" w:author="Heather Huntington" w:date="2014-11-19T00:01:00Z">
            <w:trPr>
              <w:trHeight w:val="1411"/>
            </w:trPr>
          </w:trPrChange>
        </w:trPr>
        <w:tc>
          <w:tcPr>
            <w:tcW w:w="10618" w:type="dxa"/>
            <w:shd w:val="clear" w:color="auto" w:fill="auto"/>
            <w:tcPrChange w:id="269" w:author="Heather Huntington" w:date="2014-11-19T00:01:00Z">
              <w:tcPr>
                <w:tcW w:w="10618" w:type="dxa"/>
                <w:shd w:val="clear" w:color="auto" w:fill="D6E3BC" w:themeFill="accent3" w:themeFillTint="66"/>
              </w:tcPr>
            </w:tcPrChange>
          </w:tcPr>
          <w:p w14:paraId="03034E19" w14:textId="29887EB9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6DE04A29" w14:textId="77777777" w:rsidR="00A3392E" w:rsidRDefault="00015DCC" w:rsidP="00015DCC">
            <w:pPr>
              <w:rPr>
                <w:ins w:id="270" w:author="Aleta Haflett" w:date="2014-11-19T17:11:00Z"/>
                <w:rFonts w:ascii="Gill Sans MT" w:hAnsi="Gill Sans MT"/>
                <w:sz w:val="22"/>
                <w:szCs w:val="22"/>
              </w:rPr>
            </w:pPr>
            <w:commentRangeStart w:id="271"/>
            <w:r w:rsidRPr="00676B69">
              <w:rPr>
                <w:rFonts w:ascii="Gill Sans MT" w:hAnsi="Gill Sans MT"/>
                <w:sz w:val="22"/>
                <w:szCs w:val="22"/>
              </w:rPr>
              <w:t xml:space="preserve">Where is new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crop land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usually opened </w:t>
            </w:r>
            <w:commentRangeStart w:id="272"/>
            <w:r w:rsidRPr="00676B69">
              <w:rPr>
                <w:rFonts w:ascii="Gill Sans MT" w:hAnsi="Gill Sans MT"/>
                <w:sz w:val="22"/>
                <w:szCs w:val="22"/>
              </w:rPr>
              <w:t>up</w:t>
            </w:r>
            <w:commentRangeEnd w:id="272"/>
            <w:r w:rsidR="003C7D64">
              <w:rPr>
                <w:rStyle w:val="CommentReference"/>
                <w:rFonts w:eastAsiaTheme="minorHAnsi"/>
              </w:rPr>
              <w:commentReference w:id="272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  <w:commentRangeEnd w:id="271"/>
            <w:r w:rsidR="00A3392E">
              <w:rPr>
                <w:rStyle w:val="CommentReference"/>
                <w:rFonts w:eastAsiaTheme="minorHAnsi"/>
              </w:rPr>
              <w:commentReference w:id="271"/>
            </w:r>
          </w:p>
          <w:p w14:paraId="4E83F214" w14:textId="77777777" w:rsidR="00416340" w:rsidRDefault="00416340" w:rsidP="00015DCC">
            <w:pPr>
              <w:rPr>
                <w:ins w:id="273" w:author="Aleta Haflett" w:date="2014-11-19T17:11:00Z"/>
                <w:rFonts w:ascii="Gill Sans MT" w:hAnsi="Gill Sans MT"/>
                <w:sz w:val="22"/>
                <w:szCs w:val="22"/>
              </w:rPr>
            </w:pPr>
            <w:ins w:id="274" w:author="Aleta Haflett" w:date="2014-11-19T17:11:00Z">
              <w:r>
                <w:rPr>
                  <w:rFonts w:ascii="Gill Sans MT" w:hAnsi="Gill Sans MT"/>
                  <w:sz w:val="22"/>
                  <w:szCs w:val="22"/>
                </w:rPr>
                <w:t>1-Adjacent to existing crop land</w:t>
              </w:r>
            </w:ins>
          </w:p>
          <w:p w14:paraId="36EAD337" w14:textId="7500D121" w:rsidR="00416340" w:rsidRDefault="00416340" w:rsidP="00015DCC">
            <w:pPr>
              <w:rPr>
                <w:ins w:id="275" w:author="Aleta Haflett" w:date="2014-11-19T17:12:00Z"/>
                <w:rFonts w:ascii="Gill Sans MT" w:hAnsi="Gill Sans MT"/>
                <w:sz w:val="22"/>
                <w:szCs w:val="22"/>
              </w:rPr>
            </w:pPr>
            <w:ins w:id="276" w:author="Aleta Haflett" w:date="2014-11-19T17:12:00Z">
              <w:r>
                <w:rPr>
                  <w:rFonts w:ascii="Gill Sans MT" w:hAnsi="Gill Sans MT"/>
                  <w:sz w:val="22"/>
                  <w:szCs w:val="22"/>
                </w:rPr>
                <w:t>2-In a new part of village land</w:t>
              </w:r>
            </w:ins>
          </w:p>
          <w:p w14:paraId="7B7A9A90" w14:textId="08F156E9" w:rsidR="00416340" w:rsidRDefault="00416340" w:rsidP="00015DCC">
            <w:pPr>
              <w:rPr>
                <w:ins w:id="277" w:author="Heather Huntington" w:date="2014-11-18T23:57:00Z"/>
                <w:rFonts w:ascii="Gill Sans MT" w:hAnsi="Gill Sans MT"/>
                <w:sz w:val="22"/>
                <w:szCs w:val="22"/>
              </w:rPr>
            </w:pPr>
            <w:ins w:id="278" w:author="Aleta Haflett" w:date="2014-11-19T17:12:00Z">
              <w:r>
                <w:rPr>
                  <w:rFonts w:ascii="Gill Sans MT" w:hAnsi="Gill Sans MT"/>
                  <w:sz w:val="22"/>
                  <w:szCs w:val="22"/>
                </w:rPr>
                <w:t>3- In a new part of land outside the village land</w:t>
              </w:r>
            </w:ins>
          </w:p>
          <w:p w14:paraId="65051E7F" w14:textId="77777777" w:rsidR="00A3392E" w:rsidRDefault="00A3392E" w:rsidP="00015DCC">
            <w:pPr>
              <w:rPr>
                <w:ins w:id="279" w:author="Heather Huntington" w:date="2014-11-18T23:57:00Z"/>
                <w:rFonts w:ascii="Gill Sans MT" w:hAnsi="Gill Sans MT"/>
                <w:sz w:val="22"/>
                <w:szCs w:val="22"/>
              </w:rPr>
            </w:pPr>
          </w:p>
          <w:p w14:paraId="0901CCD0" w14:textId="1BB760B1" w:rsidR="00A3392E" w:rsidRDefault="00015DCC" w:rsidP="00015DCC">
            <w:pPr>
              <w:rPr>
                <w:ins w:id="280" w:author="Heather Huntington" w:date="2014-11-18T23:58:00Z"/>
                <w:rFonts w:ascii="Gill Sans MT" w:hAnsi="Gill Sans MT"/>
                <w:sz w:val="22"/>
                <w:szCs w:val="22"/>
              </w:rPr>
            </w:pPr>
            <w:del w:id="281" w:author="Heather Huntington" w:date="2014-11-19T00:00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>Do</w:delText>
              </w:r>
            </w:del>
            <w:del w:id="282" w:author="Heather Huntington" w:date="2014-11-18T23:57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 xml:space="preserve"> y</w:delText>
              </w:r>
            </w:del>
            <w:ins w:id="283" w:author="Heather Huntington" w:date="2014-11-19T00:00:00Z">
              <w:r w:rsidR="00A3392E">
                <w:rPr>
                  <w:rFonts w:ascii="Gill Sans MT" w:hAnsi="Gill Sans MT"/>
                  <w:sz w:val="22"/>
                  <w:szCs w:val="22"/>
                </w:rPr>
                <w:t xml:space="preserve">How often do </w:t>
              </w:r>
            </w:ins>
            <w:del w:id="284" w:author="Heather Huntington" w:date="2014-11-18T23:57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>ou</w:delText>
              </w:r>
            </w:del>
            <w:ins w:id="285" w:author="Heather Huntington" w:date="2014-11-18T23:57:00Z">
              <w:r w:rsidR="00A3392E">
                <w:rPr>
                  <w:rFonts w:ascii="Gill Sans MT" w:hAnsi="Gill Sans MT"/>
                  <w:sz w:val="22"/>
                  <w:szCs w:val="22"/>
                </w:rPr>
                <w:t>people in this area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usually apply for</w:t>
            </w:r>
            <w:ins w:id="286" w:author="Heather Huntington" w:date="2014-11-18T23:58:00Z">
              <w:r w:rsidR="00A3392E">
                <w:rPr>
                  <w:rFonts w:ascii="Gill Sans MT" w:hAnsi="Gill Sans MT"/>
                  <w:sz w:val="22"/>
                  <w:szCs w:val="22"/>
                </w:rPr>
                <w:t xml:space="preserve"> </w:t>
              </w:r>
            </w:ins>
            <w:del w:id="287" w:author="Heather Huntington" w:date="2014-11-18T23:58:00Z">
              <w:r w:rsidRPr="00676B69" w:rsidDel="00A3392E">
                <w:rPr>
                  <w:rFonts w:ascii="Gill Sans MT" w:hAnsi="Gill Sans MT"/>
                  <w:sz w:val="22"/>
                  <w:szCs w:val="22"/>
                </w:rPr>
                <w:delText xml:space="preserve"> a </w:delText>
              </w:r>
            </w:del>
            <w:commentRangeStart w:id="288"/>
            <w:r w:rsidRPr="00676B69">
              <w:rPr>
                <w:rFonts w:ascii="Gill Sans MT" w:hAnsi="Gill Sans MT"/>
                <w:sz w:val="22"/>
                <w:szCs w:val="22"/>
              </w:rPr>
              <w:t xml:space="preserve">permission </w:t>
            </w:r>
            <w:commentRangeEnd w:id="288"/>
            <w:r w:rsidR="00F24F39">
              <w:rPr>
                <w:rStyle w:val="CommentReference"/>
                <w:rFonts w:eastAsiaTheme="minorHAnsi"/>
              </w:rPr>
              <w:commentReference w:id="288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to open up new land? </w:t>
            </w:r>
          </w:p>
          <w:p w14:paraId="307B57C8" w14:textId="77777777" w:rsidR="00A3392E" w:rsidRDefault="00A3392E" w:rsidP="00015DCC">
            <w:pPr>
              <w:rPr>
                <w:ins w:id="289" w:author="Heather Huntington" w:date="2014-11-18T23:58:00Z"/>
                <w:rFonts w:ascii="Gill Sans MT" w:hAnsi="Gill Sans MT"/>
                <w:sz w:val="22"/>
                <w:szCs w:val="22"/>
              </w:rPr>
            </w:pPr>
            <w:ins w:id="290" w:author="Heather Huntington" w:date="2014-11-18T23:58:00Z">
              <w:r>
                <w:rPr>
                  <w:rFonts w:ascii="Gill Sans MT" w:hAnsi="Gill Sans MT"/>
                  <w:sz w:val="22"/>
                  <w:szCs w:val="22"/>
                </w:rPr>
                <w:t>1-Always</w:t>
              </w:r>
            </w:ins>
          </w:p>
          <w:p w14:paraId="06E3579F" w14:textId="77777777" w:rsidR="00A3392E" w:rsidRDefault="00A3392E" w:rsidP="00015DCC">
            <w:pPr>
              <w:rPr>
                <w:ins w:id="291" w:author="Heather Huntington" w:date="2014-11-18T23:59:00Z"/>
                <w:rFonts w:ascii="Gill Sans MT" w:hAnsi="Gill Sans MT"/>
                <w:sz w:val="22"/>
                <w:szCs w:val="22"/>
              </w:rPr>
            </w:pPr>
            <w:ins w:id="292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2-Most of the time</w:t>
              </w:r>
            </w:ins>
          </w:p>
          <w:p w14:paraId="0AAC8085" w14:textId="77777777" w:rsidR="00A3392E" w:rsidRDefault="00A3392E" w:rsidP="00015DCC">
            <w:pPr>
              <w:rPr>
                <w:ins w:id="293" w:author="Heather Huntington" w:date="2014-11-18T23:59:00Z"/>
                <w:rFonts w:ascii="Gill Sans MT" w:hAnsi="Gill Sans MT"/>
                <w:sz w:val="22"/>
                <w:szCs w:val="22"/>
              </w:rPr>
            </w:pPr>
            <w:ins w:id="294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3-Sometimes</w:t>
              </w:r>
            </w:ins>
          </w:p>
          <w:p w14:paraId="08F924A3" w14:textId="77777777" w:rsidR="00A3392E" w:rsidRDefault="00A3392E" w:rsidP="00015DCC">
            <w:pPr>
              <w:rPr>
                <w:ins w:id="295" w:author="Heather Huntington" w:date="2014-11-18T23:59:00Z"/>
                <w:rFonts w:ascii="Gill Sans MT" w:hAnsi="Gill Sans MT"/>
                <w:sz w:val="22"/>
                <w:szCs w:val="22"/>
              </w:rPr>
            </w:pPr>
            <w:ins w:id="296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4- Rarely</w:t>
              </w:r>
            </w:ins>
          </w:p>
          <w:p w14:paraId="544FBC8C" w14:textId="4FA6AC54" w:rsidR="00A3392E" w:rsidRDefault="00A3392E" w:rsidP="00015DCC">
            <w:pPr>
              <w:rPr>
                <w:ins w:id="297" w:author="Heather Huntington" w:date="2014-11-18T23:59:00Z"/>
                <w:rFonts w:ascii="Gill Sans MT" w:hAnsi="Gill Sans MT"/>
                <w:sz w:val="22"/>
                <w:szCs w:val="22"/>
              </w:rPr>
            </w:pPr>
            <w:ins w:id="298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 xml:space="preserve">5-Never </w:t>
              </w:r>
            </w:ins>
          </w:p>
          <w:p w14:paraId="26B13B23" w14:textId="78366310" w:rsidR="00A3392E" w:rsidRDefault="00A3392E" w:rsidP="00015DCC">
            <w:pPr>
              <w:rPr>
                <w:ins w:id="299" w:author="Heather Huntington" w:date="2014-11-18T23:57:00Z"/>
                <w:rFonts w:ascii="Gill Sans MT" w:hAnsi="Gill Sans MT"/>
                <w:sz w:val="22"/>
                <w:szCs w:val="22"/>
              </w:rPr>
            </w:pPr>
            <w:ins w:id="300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 xml:space="preserve">6-Permission is not required </w:t>
              </w:r>
            </w:ins>
          </w:p>
          <w:p w14:paraId="1A481BD6" w14:textId="77777777" w:rsidR="00A3392E" w:rsidRDefault="00A3392E" w:rsidP="00015DCC">
            <w:pPr>
              <w:rPr>
                <w:ins w:id="301" w:author="Heather Huntington" w:date="2014-11-18T23:57:00Z"/>
                <w:rFonts w:ascii="Gill Sans MT" w:hAnsi="Gill Sans MT"/>
                <w:sz w:val="22"/>
                <w:szCs w:val="22"/>
              </w:rPr>
            </w:pPr>
          </w:p>
          <w:p w14:paraId="30D7C75C" w14:textId="251B102C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From </w:t>
            </w:r>
            <w:commentRangeStart w:id="302"/>
            <w:r w:rsidRPr="00676B69">
              <w:rPr>
                <w:rFonts w:ascii="Gill Sans MT" w:hAnsi="Gill Sans MT"/>
                <w:sz w:val="22"/>
                <w:szCs w:val="22"/>
              </w:rPr>
              <w:t xml:space="preserve">whom </w:t>
            </w:r>
            <w:commentRangeEnd w:id="302"/>
            <w:r w:rsidR="00361A12">
              <w:rPr>
                <w:rStyle w:val="CommentReference"/>
                <w:rFonts w:eastAsiaTheme="minorHAnsi"/>
              </w:rPr>
              <w:commentReference w:id="302"/>
            </w:r>
            <w:r w:rsidRPr="00676B69">
              <w:rPr>
                <w:rFonts w:ascii="Gill Sans MT" w:hAnsi="Gill Sans MT"/>
                <w:sz w:val="22"/>
                <w:szCs w:val="22"/>
              </w:rPr>
              <w:t>do you request permission?</w:t>
            </w:r>
          </w:p>
          <w:p w14:paraId="42AF2FA5" w14:textId="482DF8DE" w:rsidR="00015DCC" w:rsidRDefault="00A3392E" w:rsidP="00015DCC">
            <w:pPr>
              <w:rPr>
                <w:ins w:id="303" w:author="Heather Huntington" w:date="2014-11-19T00:00:00Z"/>
                <w:rFonts w:ascii="Gill Sans MT" w:hAnsi="Gill Sans MT"/>
                <w:sz w:val="22"/>
                <w:szCs w:val="22"/>
              </w:rPr>
            </w:pPr>
            <w:ins w:id="304" w:author="Heather Huntington" w:date="2014-11-18T23:59:00Z">
              <w:r>
                <w:rPr>
                  <w:rFonts w:ascii="Gill Sans MT" w:hAnsi="Gill Sans MT"/>
                  <w:sz w:val="22"/>
                  <w:szCs w:val="22"/>
                </w:rPr>
                <w:t>1-</w:t>
              </w:r>
            </w:ins>
            <w:ins w:id="305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Headperson</w:t>
              </w:r>
            </w:ins>
          </w:p>
          <w:p w14:paraId="106FD0D2" w14:textId="77777777" w:rsidR="00A3392E" w:rsidRDefault="00A3392E" w:rsidP="00015DCC">
            <w:pPr>
              <w:rPr>
                <w:ins w:id="306" w:author="Heather Huntington" w:date="2014-11-19T00:00:00Z"/>
                <w:rFonts w:ascii="Gill Sans MT" w:hAnsi="Gill Sans MT"/>
                <w:sz w:val="22"/>
                <w:szCs w:val="22"/>
              </w:rPr>
            </w:pPr>
            <w:ins w:id="307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2-Chief</w:t>
              </w:r>
            </w:ins>
          </w:p>
          <w:p w14:paraId="2E36F143" w14:textId="77777777" w:rsidR="00A3392E" w:rsidRDefault="00A3392E" w:rsidP="00015DCC">
            <w:pPr>
              <w:rPr>
                <w:ins w:id="308" w:author="Heather Huntington" w:date="2014-11-19T00:00:00Z"/>
                <w:rFonts w:ascii="Gill Sans MT" w:hAnsi="Gill Sans MT"/>
                <w:sz w:val="22"/>
                <w:szCs w:val="22"/>
              </w:rPr>
            </w:pPr>
            <w:ins w:id="309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3-ZAWA official</w:t>
              </w:r>
            </w:ins>
          </w:p>
          <w:p w14:paraId="7F6F6D56" w14:textId="77777777" w:rsidR="00A3392E" w:rsidRDefault="00A3392E" w:rsidP="00015DCC">
            <w:pPr>
              <w:rPr>
                <w:ins w:id="310" w:author="Heather Huntington" w:date="2014-11-19T00:00:00Z"/>
                <w:rFonts w:ascii="Gill Sans MT" w:hAnsi="Gill Sans MT"/>
                <w:sz w:val="22"/>
                <w:szCs w:val="22"/>
              </w:rPr>
            </w:pPr>
            <w:ins w:id="311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4- LG official</w:t>
              </w:r>
            </w:ins>
          </w:p>
          <w:p w14:paraId="71AB41E2" w14:textId="77777777" w:rsidR="00A3392E" w:rsidRDefault="00A3392E" w:rsidP="00015DCC">
            <w:pPr>
              <w:rPr>
                <w:ins w:id="312" w:author="Heather Huntington" w:date="2014-11-19T00:00:00Z"/>
                <w:rFonts w:ascii="Gill Sans MT" w:hAnsi="Gill Sans MT"/>
                <w:sz w:val="22"/>
                <w:szCs w:val="22"/>
              </w:rPr>
            </w:pPr>
            <w:ins w:id="313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5-DFO official</w:t>
              </w:r>
            </w:ins>
          </w:p>
          <w:p w14:paraId="1BD144BE" w14:textId="677781CE" w:rsidR="00A3392E" w:rsidRDefault="00A3392E" w:rsidP="00015DCC">
            <w:pPr>
              <w:rPr>
                <w:ins w:id="314" w:author="Heather Huntington" w:date="2014-11-19T00:00:00Z"/>
                <w:rFonts w:ascii="Gill Sans MT" w:hAnsi="Gill Sans MT"/>
                <w:sz w:val="22"/>
                <w:szCs w:val="22"/>
              </w:rPr>
            </w:pPr>
            <w:ins w:id="315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6 – private landowners</w:t>
              </w:r>
            </w:ins>
          </w:p>
          <w:p w14:paraId="6EBB9E4A" w14:textId="55956AC6" w:rsidR="00A3392E" w:rsidRPr="00676B69" w:rsidRDefault="00A3392E" w:rsidP="00015DCC">
            <w:pPr>
              <w:rPr>
                <w:rFonts w:ascii="Gill Sans MT" w:hAnsi="Gill Sans MT"/>
                <w:sz w:val="22"/>
                <w:szCs w:val="22"/>
              </w:rPr>
            </w:pPr>
            <w:ins w:id="316" w:author="Heather Huntington" w:date="2014-11-19T00:00:00Z">
              <w:r>
                <w:rPr>
                  <w:rFonts w:ascii="Gill Sans MT" w:hAnsi="Gill Sans MT"/>
                  <w:sz w:val="22"/>
                  <w:szCs w:val="22"/>
                </w:rPr>
                <w:t>97 – Other; please specify</w:t>
              </w:r>
            </w:ins>
          </w:p>
          <w:p w14:paraId="55C3A103" w14:textId="77777777" w:rsidR="00015DCC" w:rsidRPr="00676B69" w:rsidDel="00A3392E" w:rsidRDefault="00015DCC" w:rsidP="00015DCC">
            <w:pPr>
              <w:rPr>
                <w:del w:id="317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4D04C249" w14:textId="77777777" w:rsidR="00015DCC" w:rsidRPr="00676B69" w:rsidDel="00A3392E" w:rsidRDefault="00015DCC" w:rsidP="00015DCC">
            <w:pPr>
              <w:rPr>
                <w:del w:id="318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4A9E4E53" w14:textId="77777777" w:rsidR="00015DCC" w:rsidRPr="00676B69" w:rsidDel="00A3392E" w:rsidRDefault="00015DCC" w:rsidP="00015DCC">
            <w:pPr>
              <w:rPr>
                <w:del w:id="319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6107E9B1" w14:textId="77777777" w:rsidR="00015DCC" w:rsidRPr="00676B69" w:rsidDel="00A3392E" w:rsidRDefault="00015DCC" w:rsidP="005A2E20">
            <w:pPr>
              <w:rPr>
                <w:del w:id="320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079D10E8" w14:textId="77777777" w:rsidR="00015DCC" w:rsidRPr="00676B69" w:rsidDel="00A3392E" w:rsidRDefault="00015DCC" w:rsidP="005A2E20">
            <w:pPr>
              <w:rPr>
                <w:del w:id="321" w:author="Heather Huntington" w:date="2014-11-19T00:01:00Z"/>
                <w:rFonts w:ascii="Gill Sans MT" w:hAnsi="Gill Sans MT"/>
                <w:sz w:val="22"/>
                <w:szCs w:val="22"/>
              </w:rPr>
            </w:pPr>
          </w:p>
          <w:p w14:paraId="55CB485A" w14:textId="77777777" w:rsidR="00015DCC" w:rsidRPr="00676B69" w:rsidRDefault="00015DCC" w:rsidP="005A2E20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720825D9" w14:textId="77777777" w:rsidR="00F35D3A" w:rsidRPr="00676B69" w:rsidRDefault="00F35D3A" w:rsidP="007C3C66">
      <w:pPr>
        <w:widowControl w:val="0"/>
        <w:autoSpaceDE w:val="0"/>
        <w:autoSpaceDN w:val="0"/>
        <w:adjustRightInd w:val="0"/>
        <w:rPr>
          <w:rFonts w:ascii="Gill Sans MT" w:hAnsi="Gill Sans MT" w:cs="Arial"/>
          <w:color w:val="1A1A1A"/>
          <w:sz w:val="22"/>
          <w:szCs w:val="22"/>
        </w:rPr>
      </w:pPr>
    </w:p>
    <w:p w14:paraId="5FD9CE85" w14:textId="77777777" w:rsidR="00015DCC" w:rsidRPr="00676B69" w:rsidRDefault="00015DCC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65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5345"/>
        <w:gridCol w:w="2547"/>
        <w:gridCol w:w="1108"/>
        <w:gridCol w:w="1440"/>
        <w:tblGridChange w:id="322">
          <w:tblGrid>
            <w:gridCol w:w="74"/>
            <w:gridCol w:w="140"/>
            <w:gridCol w:w="74"/>
            <w:gridCol w:w="5271"/>
            <w:gridCol w:w="74"/>
            <w:gridCol w:w="2547"/>
            <w:gridCol w:w="1034"/>
            <w:gridCol w:w="74"/>
            <w:gridCol w:w="1366"/>
            <w:gridCol w:w="74"/>
          </w:tblGrid>
        </w:tblGridChange>
      </w:tblGrid>
      <w:tr w:rsidR="000D741D" w:rsidRPr="00676B69" w14:paraId="64AC1389" w14:textId="77777777" w:rsidTr="000D741D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32E2883" w14:textId="7210387B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CD4EC6D" w14:textId="77777777" w:rsidR="000D741D" w:rsidRPr="00676B69" w:rsidRDefault="000D741D" w:rsidP="00B237C0">
            <w:pPr>
              <w:rPr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>Are there any forests that your community used to access that your community is no longer allowed to access?</w:t>
            </w:r>
          </w:p>
          <w:p w14:paraId="4F7EEC56" w14:textId="21F66BB7" w:rsidR="000D741D" w:rsidRPr="00676B69" w:rsidRDefault="000D741D" w:rsidP="000D741D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i/>
                <w:sz w:val="22"/>
                <w:szCs w:val="22"/>
              </w:rPr>
              <w:t xml:space="preserve">If 0, skip to the next section </w:t>
            </w: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3D77C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0=No</w:t>
            </w:r>
          </w:p>
          <w:p w14:paraId="782A0E7F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1=Yes</w:t>
            </w:r>
            <w:r w:rsidRPr="00676B69" w:rsidDel="00226116">
              <w:rPr>
                <w:rFonts w:ascii="Gill Sans MT" w:hAnsi="Gill Sans MT"/>
                <w:sz w:val="22"/>
                <w:szCs w:val="22"/>
              </w:rPr>
              <w:t xml:space="preserve"> </w:t>
            </w:r>
          </w:p>
          <w:p w14:paraId="007B173A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888=Don’t know</w:t>
            </w:r>
          </w:p>
          <w:p w14:paraId="0D36AD91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999=Prefer not to respond</w:t>
            </w: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D4E93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(Code)</w:t>
            </w:r>
          </w:p>
        </w:tc>
      </w:tr>
      <w:tr w:rsidR="000D741D" w:rsidRPr="00676B69" w14:paraId="6463460B" w14:textId="77777777" w:rsidTr="000D741D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387664D2" w14:textId="7353BBA5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left w:val="single" w:sz="4" w:space="0" w:color="auto"/>
              <w:right w:val="single" w:sz="18" w:space="0" w:color="000000"/>
            </w:tcBorders>
          </w:tcPr>
          <w:p w14:paraId="3106999E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What are the names of the forests where your community lost access? </w:t>
            </w:r>
          </w:p>
        </w:tc>
        <w:tc>
          <w:tcPr>
            <w:tcW w:w="509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400741" w14:textId="77777777" w:rsidR="000D741D" w:rsidRPr="00676B69" w:rsidRDefault="000D741D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  <w:t>(Text)</w:t>
            </w:r>
          </w:p>
        </w:tc>
      </w:tr>
      <w:tr w:rsidR="000E00B2" w:rsidRPr="00676B69" w14:paraId="2D0FB7C0" w14:textId="77777777" w:rsidTr="000E00B2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F82F062" w14:textId="6E52979C" w:rsidR="000E00B2" w:rsidRPr="00676B69" w:rsidRDefault="000E00B2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BD19489" w14:textId="77777777" w:rsidR="000E00B2" w:rsidRDefault="000E00B2" w:rsidP="00B237C0">
            <w:pPr>
              <w:rPr>
                <w:ins w:id="323" w:author="Heather Huntington" w:date="2014-11-19T00:02:00Z"/>
                <w:rFonts w:ascii="Gill Sans MT" w:hAnsi="Gill Sans MT" w:cs="Arial"/>
                <w:sz w:val="22"/>
                <w:szCs w:val="22"/>
              </w:rPr>
            </w:pPr>
            <w:commentRangeStart w:id="324"/>
            <w:commentRangeStart w:id="325"/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Why </w:t>
            </w:r>
            <w:commentRangeEnd w:id="324"/>
            <w:r>
              <w:rPr>
                <w:rStyle w:val="CommentReference"/>
                <w:rFonts w:eastAsiaTheme="minorHAnsi"/>
              </w:rPr>
              <w:commentReference w:id="324"/>
            </w:r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did your community lose access? </w:t>
            </w:r>
            <w:commentRangeEnd w:id="325"/>
            <w:r>
              <w:rPr>
                <w:rStyle w:val="CommentReference"/>
                <w:rFonts w:eastAsiaTheme="minorHAnsi"/>
              </w:rPr>
              <w:commentReference w:id="325"/>
            </w:r>
          </w:p>
          <w:p w14:paraId="6D4CB804" w14:textId="723C2382" w:rsidR="000E00B2" w:rsidRPr="00676B69" w:rsidRDefault="000E00B2" w:rsidP="00B237C0">
            <w:pPr>
              <w:rPr>
                <w:rFonts w:ascii="Gill Sans MT" w:hAnsi="Gill Sans MT"/>
                <w:w w:val="105"/>
                <w:sz w:val="22"/>
                <w:szCs w:val="22"/>
              </w:rPr>
            </w:pPr>
            <w:ins w:id="326" w:author="Heather Huntington" w:date="2014-11-19T00:02:00Z">
              <w:r>
                <w:rPr>
                  <w:rFonts w:ascii="Gill Sans MT" w:hAnsi="Gill Sans MT" w:cs="Arial"/>
                  <w:sz w:val="22"/>
                  <w:szCs w:val="22"/>
                </w:rPr>
                <w:t>PROBE and CODE</w:t>
              </w:r>
            </w:ins>
          </w:p>
        </w:tc>
        <w:tc>
          <w:tcPr>
            <w:tcW w:w="254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BD3B11E" w14:textId="77777777" w:rsidR="000E00B2" w:rsidRPr="00392E02" w:rsidRDefault="000E00B2" w:rsidP="000E00B2">
            <w:pPr>
              <w:rPr>
                <w:ins w:id="327" w:author="Aleta Haflett" w:date="2014-11-19T14:52:00Z"/>
                <w:sz w:val="20"/>
              </w:rPr>
            </w:pPr>
            <w:ins w:id="328" w:author="Aleta Haflett" w:date="2014-11-19T14:52:00Z">
              <w:r w:rsidRPr="00392E02">
                <w:rPr>
                  <w:sz w:val="20"/>
                </w:rPr>
                <w:t>1=Government instituted strict entry</w:t>
              </w:r>
            </w:ins>
          </w:p>
          <w:p w14:paraId="133EAC86" w14:textId="77777777" w:rsidR="000E00B2" w:rsidRPr="00392E02" w:rsidRDefault="000E00B2" w:rsidP="000E00B2">
            <w:pPr>
              <w:rPr>
                <w:ins w:id="329" w:author="Aleta Haflett" w:date="2014-11-19T14:52:00Z"/>
                <w:sz w:val="20"/>
              </w:rPr>
            </w:pPr>
            <w:ins w:id="330" w:author="Aleta Haflett" w:date="2014-11-19T14:52:00Z">
              <w:r w:rsidRPr="00392E02">
                <w:rPr>
                  <w:sz w:val="20"/>
                </w:rPr>
                <w:t>2=Government instituted fee for entry</w:t>
              </w:r>
            </w:ins>
          </w:p>
          <w:p w14:paraId="666D3997" w14:textId="77777777" w:rsidR="000E00B2" w:rsidRPr="00392E02" w:rsidRDefault="000E00B2" w:rsidP="000E00B2">
            <w:pPr>
              <w:rPr>
                <w:ins w:id="331" w:author="Aleta Haflett" w:date="2014-11-19T14:52:00Z"/>
                <w:sz w:val="20"/>
              </w:rPr>
            </w:pPr>
            <w:ins w:id="332" w:author="Aleta Haflett" w:date="2014-11-19T14:52:00Z">
              <w:r>
                <w:rPr>
                  <w:sz w:val="20"/>
                </w:rPr>
                <w:t>3=</w:t>
              </w:r>
              <w:r w:rsidRPr="00392E02">
                <w:rPr>
                  <w:sz w:val="20"/>
                </w:rPr>
                <w:t>Private landowner restricts use/access</w:t>
              </w:r>
            </w:ins>
          </w:p>
          <w:p w14:paraId="07473671" w14:textId="77777777" w:rsidR="000E00B2" w:rsidRPr="00392E02" w:rsidRDefault="000E00B2" w:rsidP="000E00B2">
            <w:pPr>
              <w:rPr>
                <w:ins w:id="333" w:author="Aleta Haflett" w:date="2014-11-19T14:52:00Z"/>
                <w:sz w:val="20"/>
              </w:rPr>
            </w:pPr>
            <w:ins w:id="334" w:author="Aleta Haflett" w:date="2014-11-19T14:52:00Z">
              <w:r>
                <w:rPr>
                  <w:sz w:val="20"/>
                </w:rPr>
                <w:t>4=</w:t>
              </w:r>
              <w:r w:rsidRPr="00392E02">
                <w:rPr>
                  <w:sz w:val="20"/>
                </w:rPr>
                <w:t>Private company restricts use/access</w:t>
              </w:r>
            </w:ins>
          </w:p>
          <w:p w14:paraId="520045B2" w14:textId="77777777" w:rsidR="000E00B2" w:rsidRPr="00392E02" w:rsidRDefault="000E00B2" w:rsidP="000E00B2">
            <w:pPr>
              <w:rPr>
                <w:ins w:id="335" w:author="Aleta Haflett" w:date="2014-11-19T14:52:00Z"/>
                <w:sz w:val="20"/>
              </w:rPr>
            </w:pPr>
            <w:ins w:id="336" w:author="Aleta Haflett" w:date="2014-11-19T14:52:00Z">
              <w:r>
                <w:rPr>
                  <w:sz w:val="20"/>
                </w:rPr>
                <w:t>5=</w:t>
              </w:r>
              <w:r w:rsidRPr="00392E02">
                <w:rPr>
                  <w:sz w:val="20"/>
                </w:rPr>
                <w:t>Chief placed restrictions on use/access</w:t>
              </w:r>
            </w:ins>
          </w:p>
          <w:p w14:paraId="058F0687" w14:textId="7DA30EFE" w:rsidR="000E00B2" w:rsidRPr="00676B69" w:rsidRDefault="000E00B2" w:rsidP="000E00B2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  <w:ins w:id="337" w:author="Aleta Haflett" w:date="2014-11-19T14:52:00Z">
              <w:r>
                <w:rPr>
                  <w:sz w:val="20"/>
                </w:rPr>
                <w:t>97=</w:t>
              </w:r>
              <w:r w:rsidRPr="00392E02">
                <w:rPr>
                  <w:sz w:val="20"/>
                </w:rPr>
                <w:t xml:space="preserve">Other, specify </w:t>
              </w:r>
              <w:r w:rsidRPr="00F71A9A" w:rsidDel="00B33FAE">
                <w:rPr>
                  <w:rFonts w:ascii="Gill Sans MT" w:hAnsi="Gill Sans MT"/>
                  <w:i/>
                  <w:color w:val="A6A6A6" w:themeColor="background1" w:themeShade="A6"/>
                  <w:sz w:val="20"/>
                  <w:szCs w:val="20"/>
                </w:rPr>
                <w:t xml:space="preserve"> </w:t>
              </w:r>
            </w:ins>
          </w:p>
          <w:p w14:paraId="04D2500B" w14:textId="77777777" w:rsidR="000E00B2" w:rsidRPr="00676B69" w:rsidRDefault="000E00B2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  <w:tc>
          <w:tcPr>
            <w:tcW w:w="2548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8E86332" w14:textId="77777777" w:rsidR="000E00B2" w:rsidRPr="00676B69" w:rsidRDefault="000E00B2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  <w:p w14:paraId="333C582E" w14:textId="77777777" w:rsidR="000E00B2" w:rsidRPr="00676B69" w:rsidRDefault="000E00B2" w:rsidP="00B237C0">
            <w:pPr>
              <w:rPr>
                <w:rFonts w:ascii="Gill Sans MT" w:hAnsi="Gill Sans MT"/>
                <w:i/>
                <w:color w:val="A6A6A6" w:themeColor="background1" w:themeShade="A6"/>
                <w:sz w:val="22"/>
                <w:szCs w:val="22"/>
              </w:rPr>
            </w:pPr>
          </w:p>
        </w:tc>
      </w:tr>
      <w:tr w:rsidR="000D741D" w:rsidRPr="00676B69" w14:paraId="3B3B6EA3" w14:textId="77777777" w:rsidTr="003E2FF5">
        <w:tblPrEx>
          <w:tblW w:w="10654" w:type="dxa"/>
          <w:tblInd w:w="-5" w:type="dxa"/>
          <w:tblLayout w:type="fixed"/>
          <w:tblCellMar>
            <w:left w:w="29" w:type="dxa"/>
            <w:right w:w="29" w:type="dxa"/>
          </w:tblCellMar>
          <w:tblLook w:val="0000" w:firstRow="0" w:lastRow="0" w:firstColumn="0" w:lastColumn="0" w:noHBand="0" w:noVBand="0"/>
          <w:tblPrExChange w:id="338" w:author="Heather Huntington" w:date="2014-11-19T00:06:00Z">
            <w:tblPrEx>
              <w:tblW w:w="10654" w:type="dxa"/>
              <w:tblInd w:w="-5" w:type="dxa"/>
              <w:tblLayout w:type="fixed"/>
              <w:tblCellMar>
                <w:left w:w="29" w:type="dxa"/>
                <w:right w:w="2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20"/>
          <w:trPrChange w:id="339" w:author="Heather Huntington" w:date="2014-11-19T00:06:00Z">
            <w:trPr>
              <w:gridAfter w:val="0"/>
              <w:trHeight w:val="20"/>
            </w:trPr>
          </w:trPrChange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PrChange w:id="340" w:author="Heather Huntington" w:date="2014-11-19T00:06:00Z">
              <w:tcPr>
                <w:tcW w:w="21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D6E3BC" w:themeFill="accent3" w:themeFillTint="66"/>
              </w:tcPr>
            </w:tcPrChange>
          </w:tcPr>
          <w:p w14:paraId="4F090ED3" w14:textId="718F2073" w:rsidR="000D741D" w:rsidRPr="00676B69" w:rsidRDefault="000D741D" w:rsidP="00B237C0">
            <w:pPr>
              <w:rPr>
                <w:rFonts w:ascii="Gill Sans MT" w:eastAsia="Calibri" w:hAnsi="Gill Sans MT" w:cs="Times New Roman"/>
                <w:w w:val="105"/>
                <w:sz w:val="22"/>
                <w:szCs w:val="22"/>
              </w:rPr>
            </w:pP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tcPrChange w:id="341" w:author="Heather Huntington" w:date="2014-11-19T00:06:00Z">
              <w:tcPr>
                <w:tcW w:w="5345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</w:tcBorders>
                <w:shd w:val="clear" w:color="auto" w:fill="D6E3BC" w:themeFill="accent3" w:themeFillTint="66"/>
              </w:tcPr>
            </w:tcPrChange>
          </w:tcPr>
          <w:p w14:paraId="779B1BDE" w14:textId="77777777" w:rsidR="000D741D" w:rsidRDefault="000D741D" w:rsidP="00B237C0">
            <w:pPr>
              <w:rPr>
                <w:ins w:id="342" w:author="Heather Huntington" w:date="2014-11-19T00:03:00Z"/>
                <w:rFonts w:ascii="Gill Sans MT" w:hAnsi="Gill Sans MT" w:cs="Arial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sz w:val="22"/>
                <w:szCs w:val="22"/>
              </w:rPr>
              <w:t>Please describe the impact of lo</w:t>
            </w:r>
            <w:del w:id="343" w:author="usaiduser" w:date="2014-11-09T09:30:00Z">
              <w:r w:rsidRPr="00676B69" w:rsidDel="00361A12">
                <w:rPr>
                  <w:rFonts w:ascii="Gill Sans MT" w:hAnsi="Gill Sans MT" w:cs="Arial"/>
                  <w:sz w:val="22"/>
                  <w:szCs w:val="22"/>
                </w:rPr>
                <w:delText>o</w:delText>
              </w:r>
            </w:del>
            <w:r w:rsidRPr="00676B69">
              <w:rPr>
                <w:rFonts w:ascii="Gill Sans MT" w:hAnsi="Gill Sans MT" w:cs="Arial"/>
                <w:sz w:val="22"/>
                <w:szCs w:val="22"/>
              </w:rPr>
              <w:t xml:space="preserve">sing access on your community </w:t>
            </w:r>
          </w:p>
          <w:p w14:paraId="148914C1" w14:textId="77777777" w:rsidR="00A3392E" w:rsidRDefault="00A3392E" w:rsidP="00B237C0">
            <w:pPr>
              <w:rPr>
                <w:ins w:id="344" w:author="Heather Huntington" w:date="2014-11-19T00:03:00Z"/>
                <w:rFonts w:ascii="Gill Sans MT" w:hAnsi="Gill Sans MT" w:cs="Arial"/>
                <w:sz w:val="22"/>
                <w:szCs w:val="22"/>
              </w:rPr>
            </w:pPr>
            <w:ins w:id="345" w:author="Heather Huntington" w:date="2014-11-19T00:03:00Z">
              <w:r>
                <w:rPr>
                  <w:rFonts w:ascii="Gill Sans MT" w:hAnsi="Gill Sans MT" w:cs="Arial"/>
                  <w:sz w:val="22"/>
                  <w:szCs w:val="22"/>
                </w:rPr>
                <w:t>Select all that apply</w:t>
              </w:r>
            </w:ins>
          </w:p>
          <w:p w14:paraId="6612EB98" w14:textId="77777777" w:rsidR="00A3392E" w:rsidRDefault="00A3392E" w:rsidP="00B237C0">
            <w:pPr>
              <w:rPr>
                <w:ins w:id="346" w:author="Heather Huntington" w:date="2014-11-19T00:04:00Z"/>
                <w:rFonts w:ascii="Gill Sans MT" w:hAnsi="Gill Sans MT" w:cs="Arial"/>
                <w:sz w:val="22"/>
                <w:szCs w:val="22"/>
              </w:rPr>
            </w:pPr>
          </w:p>
          <w:p w14:paraId="7EE51B2E" w14:textId="4E6F6812" w:rsidR="00A3392E" w:rsidRPr="00A3392E" w:rsidRDefault="00A3392E" w:rsidP="00A3392E">
            <w:pPr>
              <w:pStyle w:val="ListParagraph"/>
              <w:numPr>
                <w:ilvl w:val="0"/>
                <w:numId w:val="13"/>
              </w:numPr>
              <w:rPr>
                <w:ins w:id="347" w:author="Heather Huntington" w:date="2014-11-19T00:04:00Z"/>
                <w:rFonts w:ascii="Gill Sans MT" w:hAnsi="Gill Sans MT" w:cs="Arial"/>
              </w:rPr>
            </w:pPr>
            <w:ins w:id="348" w:author="Heather Huntington" w:date="2014-11-19T00:04:00Z">
              <w:r w:rsidRPr="00A3392E">
                <w:rPr>
                  <w:rFonts w:ascii="Gill Sans MT" w:hAnsi="Gill Sans MT" w:cs="Arial"/>
                </w:rPr>
                <w:t>Started using other forests</w:t>
              </w:r>
            </w:ins>
          </w:p>
          <w:p w14:paraId="010787FE" w14:textId="77777777" w:rsidR="00A3392E" w:rsidRDefault="00A3392E" w:rsidP="00A3392E">
            <w:pPr>
              <w:pStyle w:val="ListParagraph"/>
              <w:numPr>
                <w:ilvl w:val="0"/>
                <w:numId w:val="13"/>
              </w:numPr>
              <w:rPr>
                <w:ins w:id="349" w:author="Heather Huntington" w:date="2014-11-19T00:04:00Z"/>
                <w:rFonts w:ascii="Gill Sans MT" w:eastAsia="Calibri" w:hAnsi="Gill Sans MT" w:cs="Times New Roman"/>
                <w:w w:val="105"/>
              </w:rPr>
            </w:pPr>
            <w:ins w:id="350" w:author="Heather Huntington" w:date="2014-11-19T00:04:00Z">
              <w:r>
                <w:rPr>
                  <w:rFonts w:ascii="Gill Sans MT" w:eastAsia="Calibri" w:hAnsi="Gill Sans MT" w:cs="Times New Roman"/>
                  <w:w w:val="105"/>
                </w:rPr>
                <w:t>Increased use of other forests</w:t>
              </w:r>
            </w:ins>
          </w:p>
          <w:p w14:paraId="22A32429" w14:textId="77777777" w:rsidR="00A3392E" w:rsidRDefault="003E2FF5" w:rsidP="00A3392E">
            <w:pPr>
              <w:pStyle w:val="ListParagraph"/>
              <w:numPr>
                <w:ilvl w:val="0"/>
                <w:numId w:val="13"/>
              </w:numPr>
              <w:rPr>
                <w:ins w:id="351" w:author="Heather Huntington" w:date="2014-11-19T00:05:00Z"/>
                <w:rFonts w:ascii="Gill Sans MT" w:eastAsia="Calibri" w:hAnsi="Gill Sans MT" w:cs="Times New Roman"/>
                <w:w w:val="105"/>
              </w:rPr>
            </w:pPr>
            <w:ins w:id="352" w:author="Heather Huntington" w:date="2014-11-19T00:04:00Z">
              <w:r>
                <w:rPr>
                  <w:rFonts w:ascii="Gill Sans MT" w:eastAsia="Calibri" w:hAnsi="Gill Sans MT" w:cs="Times New Roman"/>
                  <w:w w:val="105"/>
                </w:rPr>
                <w:t>Switch to alternative</w:t>
              </w:r>
              <w:r w:rsidR="00A3392E">
                <w:rPr>
                  <w:rFonts w:ascii="Gill Sans MT" w:eastAsia="Calibri" w:hAnsi="Gill Sans MT" w:cs="Times New Roman"/>
                  <w:w w:val="105"/>
                </w:rPr>
                <w:t xml:space="preserve"> livelihoods</w:t>
              </w:r>
            </w:ins>
          </w:p>
          <w:p w14:paraId="530AEC44" w14:textId="77777777" w:rsidR="000E00B2" w:rsidRDefault="003E2FF5" w:rsidP="000E00B2">
            <w:pPr>
              <w:pStyle w:val="ListParagraph"/>
              <w:numPr>
                <w:ilvl w:val="0"/>
                <w:numId w:val="13"/>
              </w:numPr>
              <w:rPr>
                <w:ins w:id="353" w:author="Aleta Haflett" w:date="2014-11-19T14:53:00Z"/>
                <w:rFonts w:ascii="Gill Sans MT" w:eastAsia="Calibri" w:hAnsi="Gill Sans MT" w:cs="Times New Roman"/>
                <w:w w:val="105"/>
              </w:rPr>
            </w:pPr>
            <w:ins w:id="354" w:author="Heather Huntington" w:date="2014-11-19T00:05:00Z">
              <w:r>
                <w:rPr>
                  <w:rFonts w:ascii="Gill Sans MT" w:eastAsia="Calibri" w:hAnsi="Gill Sans MT" w:cs="Times New Roman"/>
                  <w:w w:val="105"/>
                </w:rPr>
                <w:t>Increased poverty</w:t>
              </w:r>
            </w:ins>
          </w:p>
          <w:p w14:paraId="6ACB9EEA" w14:textId="77777777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ins w:id="355" w:author="Aleta Haflett" w:date="2014-11-19T14:53:00Z"/>
                <w:rFonts w:ascii="Gill Sans MT" w:eastAsia="Calibri" w:hAnsi="Gill Sans MT" w:cs="Times New Roman"/>
                <w:w w:val="105"/>
              </w:rPr>
            </w:pPr>
            <w:ins w:id="356" w:author="Aleta Haflett" w:date="2014-11-19T14:52:00Z">
              <w:r w:rsidRPr="000E00B2">
                <w:rPr>
                  <w:rFonts w:ascii="Gill Sans MT" w:hAnsi="Gill Sans MT"/>
                  <w:sz w:val="20"/>
                  <w:szCs w:val="20"/>
                </w:rPr>
                <w:t>Lost income source (non-agriculture)</w:t>
              </w:r>
            </w:ins>
          </w:p>
          <w:p w14:paraId="148D1B01" w14:textId="77777777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ins w:id="357" w:author="Aleta Haflett" w:date="2014-11-19T14:52:00Z"/>
                <w:rFonts w:ascii="Gill Sans MT" w:eastAsia="Calibri" w:hAnsi="Gill Sans MT" w:cs="Times New Roman"/>
                <w:w w:val="105"/>
              </w:rPr>
            </w:pPr>
            <w:ins w:id="358" w:author="Aleta Haflett" w:date="2014-11-19T14:52:00Z">
              <w:r w:rsidRPr="000E00B2">
                <w:rPr>
                  <w:rFonts w:ascii="Gill Sans MT" w:hAnsi="Gill Sans MT"/>
                  <w:sz w:val="20"/>
                  <w:szCs w:val="20"/>
                </w:rPr>
                <w:t>Lost agricultural land</w:t>
              </w:r>
            </w:ins>
          </w:p>
          <w:p w14:paraId="08B3E670" w14:textId="2BE9749C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ins w:id="359" w:author="Aleta Haflett" w:date="2014-11-19T14:52:00Z"/>
                <w:rFonts w:ascii="Gill Sans MT" w:eastAsia="Calibri" w:hAnsi="Gill Sans MT" w:cs="Times New Roman"/>
                <w:w w:val="105"/>
              </w:rPr>
            </w:pPr>
            <w:ins w:id="360" w:author="Aleta Haflett" w:date="2014-11-19T14:52:00Z">
              <w:r w:rsidRPr="000E00B2">
                <w:rPr>
                  <w:rFonts w:ascii="Gill Sans MT" w:hAnsi="Gill Sans MT"/>
                  <w:sz w:val="20"/>
                  <w:szCs w:val="20"/>
                </w:rPr>
                <w:t>Lost connection to the land our parents/grandparents used</w:t>
              </w:r>
            </w:ins>
            <w:ins w:id="361" w:author="Aleta Haflett" w:date="2014-11-19T14:53:00Z">
              <w:r>
                <w:rPr>
                  <w:rFonts w:ascii="Gill Sans MT" w:hAnsi="Gill Sans MT"/>
                  <w:sz w:val="20"/>
                  <w:szCs w:val="20"/>
                </w:rPr>
                <w:t>/used for traditional rituals</w:t>
              </w:r>
            </w:ins>
          </w:p>
          <w:p w14:paraId="099CCCA1" w14:textId="508490CD" w:rsidR="000E00B2" w:rsidRPr="000E00B2" w:rsidRDefault="000E00B2" w:rsidP="000E00B2">
            <w:pPr>
              <w:pStyle w:val="ListParagraph"/>
              <w:numPr>
                <w:ilvl w:val="0"/>
                <w:numId w:val="13"/>
              </w:numPr>
              <w:rPr>
                <w:ins w:id="362" w:author="Aleta Haflett" w:date="2014-11-19T14:52:00Z"/>
                <w:rFonts w:ascii="Gill Sans MT" w:eastAsia="Calibri" w:hAnsi="Gill Sans MT" w:cs="Times New Roman"/>
                <w:w w:val="105"/>
              </w:rPr>
            </w:pPr>
            <w:ins w:id="363" w:author="Aleta Haflett" w:date="2014-11-19T14:52:00Z">
              <w:r w:rsidRPr="000E00B2">
                <w:rPr>
                  <w:rFonts w:ascii="Gill Sans MT" w:hAnsi="Gill Sans MT"/>
                  <w:sz w:val="20"/>
                  <w:szCs w:val="20"/>
                </w:rPr>
                <w:t xml:space="preserve">Business failed </w:t>
              </w:r>
            </w:ins>
          </w:p>
          <w:p w14:paraId="298A98D5" w14:textId="67AF1042" w:rsidR="000E00B2" w:rsidRPr="000E00B2" w:rsidRDefault="000E00B2" w:rsidP="000E00B2">
            <w:pPr>
              <w:ind w:left="360"/>
              <w:rPr>
                <w:rFonts w:ascii="Gill Sans MT" w:eastAsia="Calibri" w:hAnsi="Gill Sans MT" w:cs="Times New Roman"/>
                <w:w w:val="105"/>
              </w:rPr>
            </w:pPr>
          </w:p>
        </w:tc>
        <w:tc>
          <w:tcPr>
            <w:tcW w:w="3655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PrChange w:id="364" w:author="Heather Huntington" w:date="2014-11-19T00:06:00Z">
              <w:tcPr>
                <w:tcW w:w="3655" w:type="dxa"/>
                <w:gridSpan w:val="3"/>
                <w:tcBorders>
                  <w:top w:val="single" w:sz="4" w:space="0" w:color="000000"/>
                  <w:bottom w:val="single" w:sz="4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4515F799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63242DE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213BFFFD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888B6" w14:textId="77777777" w:rsidR="000D741D" w:rsidRPr="00676B69" w:rsidRDefault="000D741D" w:rsidP="00B237C0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PrChange w:id="365" w:author="Heather Huntington" w:date="2014-11-19T00:06:00Z">
              <w:tcPr>
                <w:tcW w:w="1440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0631B00C" w14:textId="77777777" w:rsidR="000D741D" w:rsidRPr="00676B69" w:rsidRDefault="000D741D" w:rsidP="00B237C0">
            <w:pPr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commentRangeStart w:id="366"/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(</w:t>
            </w:r>
            <w:commentRangeStart w:id="367"/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Code</w:t>
            </w:r>
            <w:commentRangeEnd w:id="367"/>
            <w:r w:rsidR="00361A12">
              <w:rPr>
                <w:rStyle w:val="CommentReference"/>
                <w:rFonts w:eastAsiaTheme="minorHAnsi"/>
              </w:rPr>
              <w:commentReference w:id="367"/>
            </w: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)</w:t>
            </w:r>
            <w:commentRangeEnd w:id="366"/>
            <w:r w:rsidR="003E2FF5">
              <w:rPr>
                <w:rStyle w:val="CommentReference"/>
                <w:rFonts w:eastAsiaTheme="minorHAnsi"/>
              </w:rPr>
              <w:commentReference w:id="366"/>
            </w:r>
          </w:p>
        </w:tc>
      </w:tr>
    </w:tbl>
    <w:p w14:paraId="48B04763" w14:textId="789C019E" w:rsidR="000D741D" w:rsidRPr="00676B69" w:rsidRDefault="000D741D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2C94126D" w14:textId="47939912" w:rsidR="0018352F" w:rsidRPr="00676B69" w:rsidRDefault="0018352F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04641E3C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46DD14D" w14:textId="33BB3C13" w:rsidR="00E016D5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CONDITION </w:t>
      </w:r>
    </w:p>
    <w:tbl>
      <w:tblPr>
        <w:tblStyle w:val="TableGrid"/>
        <w:tblW w:w="1197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714"/>
        <w:gridCol w:w="906"/>
        <w:gridCol w:w="1530"/>
        <w:gridCol w:w="1980"/>
        <w:gridCol w:w="1710"/>
        <w:gridCol w:w="1350"/>
        <w:gridCol w:w="1890"/>
        <w:gridCol w:w="1890"/>
      </w:tblGrid>
      <w:tr w:rsidR="0018352F" w:rsidRPr="00676B69" w14:paraId="3A51F0A2" w14:textId="77777777" w:rsidTr="0018352F">
        <w:trPr>
          <w:trHeight w:val="20"/>
        </w:trPr>
        <w:tc>
          <w:tcPr>
            <w:tcW w:w="714" w:type="dxa"/>
          </w:tcPr>
          <w:p w14:paraId="160A173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1C2912E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6EC7597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E.20</w:t>
            </w:r>
          </w:p>
        </w:tc>
        <w:tc>
          <w:tcPr>
            <w:tcW w:w="1980" w:type="dxa"/>
          </w:tcPr>
          <w:p w14:paraId="70C149B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E.21</w:t>
            </w:r>
          </w:p>
        </w:tc>
        <w:tc>
          <w:tcPr>
            <w:tcW w:w="1710" w:type="dxa"/>
          </w:tcPr>
          <w:p w14:paraId="1A6B91C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E.23</w:t>
            </w:r>
          </w:p>
        </w:tc>
        <w:tc>
          <w:tcPr>
            <w:tcW w:w="1350" w:type="dxa"/>
          </w:tcPr>
          <w:p w14:paraId="2BC43A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E.24</w:t>
            </w:r>
          </w:p>
        </w:tc>
        <w:tc>
          <w:tcPr>
            <w:tcW w:w="1890" w:type="dxa"/>
          </w:tcPr>
          <w:p w14:paraId="3EF67866" w14:textId="3960879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E.25</w:t>
            </w:r>
          </w:p>
        </w:tc>
        <w:tc>
          <w:tcPr>
            <w:tcW w:w="1890" w:type="dxa"/>
          </w:tcPr>
          <w:p w14:paraId="2215D325" w14:textId="7EE5EFE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</w:tc>
      </w:tr>
      <w:tr w:rsidR="0018352F" w:rsidRPr="00676B69" w14:paraId="6D97FADA" w14:textId="77777777" w:rsidTr="0018352F">
        <w:trPr>
          <w:trHeight w:val="20"/>
        </w:trPr>
        <w:tc>
          <w:tcPr>
            <w:tcW w:w="714" w:type="dxa"/>
          </w:tcPr>
          <w:p w14:paraId="7489478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Forest</w:t>
            </w:r>
          </w:p>
          <w:p w14:paraId="518AB7C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906" w:type="dxa"/>
          </w:tcPr>
          <w:p w14:paraId="51B81E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530" w:type="dxa"/>
          </w:tcPr>
          <w:p w14:paraId="1F6ADE5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commentRangeStart w:id="368"/>
            <w:commentRangeStart w:id="369"/>
            <w:commentRangeStart w:id="370"/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In your view, how do you describe the overall condition of this forest?</w:t>
            </w:r>
            <w:commentRangeEnd w:id="368"/>
            <w:r w:rsidRPr="00676B69">
              <w:rPr>
                <w:rStyle w:val="CommentReference"/>
                <w:rFonts w:ascii="Gill Sans MT" w:hAnsi="Gill Sans MT"/>
                <w:sz w:val="22"/>
                <w:szCs w:val="22"/>
              </w:rPr>
              <w:commentReference w:id="368"/>
            </w:r>
            <w:commentRangeEnd w:id="369"/>
            <w:r w:rsidR="005807E0">
              <w:rPr>
                <w:rStyle w:val="CommentReference"/>
                <w:rFonts w:eastAsiaTheme="minorHAnsi"/>
              </w:rPr>
              <w:commentReference w:id="369"/>
            </w:r>
            <w:commentRangeEnd w:id="370"/>
            <w:r w:rsidR="003E2FF5">
              <w:rPr>
                <w:rStyle w:val="CommentReference"/>
                <w:rFonts w:eastAsiaTheme="minorHAnsi"/>
              </w:rPr>
              <w:commentReference w:id="370"/>
            </w:r>
          </w:p>
          <w:p w14:paraId="61DFC32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604FC2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1=Very Good</w:t>
            </w:r>
          </w:p>
          <w:p w14:paraId="6EDD26A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2=Good </w:t>
            </w:r>
          </w:p>
          <w:p w14:paraId="3522024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3=Neutral</w:t>
            </w:r>
          </w:p>
          <w:p w14:paraId="74BF588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4=Bad</w:t>
            </w:r>
          </w:p>
          <w:p w14:paraId="6BB520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5=Very Bad</w:t>
            </w:r>
          </w:p>
        </w:tc>
        <w:tc>
          <w:tcPr>
            <w:tcW w:w="1980" w:type="dxa"/>
          </w:tcPr>
          <w:p w14:paraId="1EB9CF9E" w14:textId="27A048F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In your own view, compared to </w:t>
            </w:r>
            <w:ins w:id="371" w:author="Aleta Haflett" w:date="2014-11-19T14:54:00Z">
              <w:r w:rsidR="000E00B2">
                <w:rPr>
                  <w:rFonts w:ascii="Gill Sans MT" w:eastAsia="SimSun" w:hAnsi="Gill Sans MT" w:cs="Times New Roman"/>
                  <w:sz w:val="22"/>
                  <w:szCs w:val="22"/>
                </w:rPr>
                <w:t>3</w:t>
              </w:r>
            </w:ins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 years ago, has the overall condition of the forest worsened or improved?</w:t>
            </w:r>
          </w:p>
          <w:p w14:paraId="595EAF7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207D9A75" w14:textId="0FE89D58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1=Significantly worse</w:t>
            </w:r>
          </w:p>
          <w:p w14:paraId="69E8FFA0" w14:textId="5DBE406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2=A little worse</w:t>
            </w:r>
          </w:p>
          <w:p w14:paraId="0D9B3F84" w14:textId="66B6943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3=Remained the same</w:t>
            </w:r>
          </w:p>
          <w:p w14:paraId="17E06999" w14:textId="07A8E6E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4=Improved a little</w:t>
            </w:r>
          </w:p>
          <w:p w14:paraId="75AFAD12" w14:textId="6D6FF21E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5=Significantly improved</w:t>
            </w:r>
          </w:p>
          <w:p w14:paraId="173FC05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2, skip to E23</w:t>
            </w:r>
          </w:p>
        </w:tc>
        <w:tc>
          <w:tcPr>
            <w:tcW w:w="1710" w:type="dxa"/>
          </w:tcPr>
          <w:p w14:paraId="14DD027C" w14:textId="23C99D3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</w:t>
            </w:r>
            <w:ins w:id="372" w:author="Aleta Haflett" w:date="2014-11-19T14:54:00Z">
              <w:r w:rsidR="000E00B2">
                <w:rPr>
                  <w:rFonts w:ascii="Gill Sans MT" w:eastAsia="SimSun" w:hAnsi="Gill Sans MT" w:cs="Times New Roman"/>
                  <w:sz w:val="22"/>
                  <w:szCs w:val="22"/>
                </w:rPr>
                <w:t>3</w:t>
              </w:r>
            </w:ins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 years, has there been any change to the size/area of the forest? </w:t>
            </w:r>
          </w:p>
          <w:p w14:paraId="7DB519E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27AF78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19B842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1628773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2972970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  <w:p w14:paraId="2C17DE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B7064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7A0F691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C404744" w14:textId="08FACB5B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PROBE AND CODE</w:t>
            </w:r>
          </w:p>
          <w:p w14:paraId="4A780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649876A8" w14:textId="5092FD9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  <w:tc>
          <w:tcPr>
            <w:tcW w:w="1890" w:type="dxa"/>
          </w:tcPr>
          <w:p w14:paraId="473E9B33" w14:textId="52E67D9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 xml:space="preserve">During the last </w:t>
            </w:r>
            <w:commentRangeStart w:id="373"/>
            <w:del w:id="374" w:author="Aleta Haflett" w:date="2014-11-19T14:54:00Z">
              <w:r w:rsidRPr="00676B69" w:rsidDel="000E00B2">
                <w:rPr>
                  <w:rFonts w:ascii="Gill Sans MT" w:eastAsia="SimSun" w:hAnsi="Gill Sans MT" w:cs="Times New Roman"/>
                  <w:sz w:val="22"/>
                  <w:szCs w:val="22"/>
                </w:rPr>
                <w:delText>5</w:delText>
              </w:r>
              <w:commentRangeEnd w:id="373"/>
              <w:r w:rsidR="00E67859" w:rsidDel="000E00B2">
                <w:rPr>
                  <w:rStyle w:val="CommentReference"/>
                  <w:rFonts w:eastAsiaTheme="minorHAnsi"/>
                </w:rPr>
                <w:commentReference w:id="373"/>
              </w:r>
              <w:r w:rsidRPr="00676B69" w:rsidDel="000E00B2">
                <w:rPr>
                  <w:rFonts w:ascii="Gill Sans MT" w:eastAsia="SimSun" w:hAnsi="Gill Sans MT" w:cs="Times New Roman"/>
                  <w:sz w:val="22"/>
                  <w:szCs w:val="22"/>
                </w:rPr>
                <w:delText xml:space="preserve"> </w:delText>
              </w:r>
            </w:del>
            <w:ins w:id="375" w:author="Aleta Haflett" w:date="2014-11-19T14:54:00Z">
              <w:r w:rsidR="000E00B2">
                <w:rPr>
                  <w:rFonts w:ascii="Gill Sans MT" w:eastAsia="SimSun" w:hAnsi="Gill Sans MT" w:cs="Times New Roman"/>
                  <w:sz w:val="22"/>
                  <w:szCs w:val="22"/>
                </w:rPr>
                <w:t xml:space="preserve">3 </w:t>
              </w:r>
            </w:ins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years, has there been any change in the thickness/amount of trees in the forest?</w:t>
            </w:r>
          </w:p>
          <w:p w14:paraId="47D4CA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</w:p>
          <w:p w14:paraId="495EA64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1=Increased greatly</w:t>
            </w:r>
          </w:p>
          <w:p w14:paraId="4F1CD2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2=Increased slightly</w:t>
            </w:r>
          </w:p>
          <w:p w14:paraId="1FBB85E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sz w:val="22"/>
                <w:szCs w:val="22"/>
              </w:rPr>
              <w:t>3=Stayed the same</w:t>
            </w:r>
          </w:p>
          <w:p w14:paraId="780D74F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10338D7F" w14:textId="374C22F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eastAsia="SimSun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890" w:type="dxa"/>
          </w:tcPr>
          <w:p w14:paraId="6C0F38D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it’s increased or decreased, tell me why?</w:t>
            </w:r>
          </w:p>
          <w:p w14:paraId="2695B94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8F1445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PROBE AND CODE </w:t>
            </w:r>
          </w:p>
          <w:p w14:paraId="7878890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54D795BB" w14:textId="34EFF3CC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SimSun" w:hAnsi="Gill Sans MT" w:cs="Times New Roman"/>
                <w:i/>
                <w:sz w:val="22"/>
                <w:szCs w:val="22"/>
              </w:rPr>
              <w:t>Refer to codes below</w:t>
            </w:r>
          </w:p>
        </w:tc>
      </w:tr>
      <w:tr w:rsidR="0018352F" w:rsidRPr="00676B69" w14:paraId="1E944306" w14:textId="77777777" w:rsidTr="0018352F">
        <w:trPr>
          <w:trHeight w:val="20"/>
        </w:trPr>
        <w:tc>
          <w:tcPr>
            <w:tcW w:w="714" w:type="dxa"/>
          </w:tcPr>
          <w:p w14:paraId="7A7F7347" w14:textId="3AD780E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</w:p>
        </w:tc>
        <w:tc>
          <w:tcPr>
            <w:tcW w:w="906" w:type="dxa"/>
          </w:tcPr>
          <w:p w14:paraId="0676753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097A78C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A78F31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C2CFC4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4D6A9B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539A5A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A3A030F" w14:textId="24C7EF72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AD66D75" w14:textId="77777777" w:rsidTr="0018352F">
        <w:trPr>
          <w:trHeight w:val="20"/>
        </w:trPr>
        <w:tc>
          <w:tcPr>
            <w:tcW w:w="714" w:type="dxa"/>
          </w:tcPr>
          <w:p w14:paraId="38DBF8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6" w:type="dxa"/>
          </w:tcPr>
          <w:p w14:paraId="69D1618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096B9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15C23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8A3C8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E6298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B050CA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77DA959" w14:textId="2F93FAB0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6A4DF731" w14:textId="77777777" w:rsidTr="0018352F">
        <w:trPr>
          <w:trHeight w:val="20"/>
        </w:trPr>
        <w:tc>
          <w:tcPr>
            <w:tcW w:w="714" w:type="dxa"/>
          </w:tcPr>
          <w:p w14:paraId="0F320F3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6" w:type="dxa"/>
          </w:tcPr>
          <w:p w14:paraId="0E7DEE5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102E79F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620AEA0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E187A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11EFCC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E42ADC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CD3F43E" w14:textId="6BC42169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3FD4ADF" w14:textId="77777777" w:rsidTr="0018352F">
        <w:trPr>
          <w:trHeight w:val="20"/>
        </w:trPr>
        <w:tc>
          <w:tcPr>
            <w:tcW w:w="714" w:type="dxa"/>
          </w:tcPr>
          <w:p w14:paraId="4C10F8A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6" w:type="dxa"/>
          </w:tcPr>
          <w:p w14:paraId="421F0C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319C2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6401B3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23149D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EB7D1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B1CF57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02C065F" w14:textId="3F12B0F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D6D854A" w14:textId="77777777" w:rsidTr="0018352F">
        <w:trPr>
          <w:trHeight w:val="20"/>
        </w:trPr>
        <w:tc>
          <w:tcPr>
            <w:tcW w:w="714" w:type="dxa"/>
          </w:tcPr>
          <w:p w14:paraId="672E171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6" w:type="dxa"/>
          </w:tcPr>
          <w:p w14:paraId="6E39A60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4A3230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7182835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42D8C8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274630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238B30B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6087497" w14:textId="31018D01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46192981" w14:textId="77777777" w:rsidTr="0018352F">
        <w:trPr>
          <w:trHeight w:val="20"/>
        </w:trPr>
        <w:tc>
          <w:tcPr>
            <w:tcW w:w="714" w:type="dxa"/>
          </w:tcPr>
          <w:p w14:paraId="6D9F702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6" w:type="dxa"/>
          </w:tcPr>
          <w:p w14:paraId="189F57C6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3F710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283893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464DA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C2C3D5A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C171D0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83A77F8" w14:textId="2DD9802D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05930D39" w14:textId="77777777" w:rsidTr="0018352F">
        <w:trPr>
          <w:trHeight w:val="20"/>
        </w:trPr>
        <w:tc>
          <w:tcPr>
            <w:tcW w:w="714" w:type="dxa"/>
          </w:tcPr>
          <w:p w14:paraId="4E5A0D7C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6" w:type="dxa"/>
          </w:tcPr>
          <w:p w14:paraId="6FC41CC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5191944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8F23D6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08F58532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03886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C82DD7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894F54A" w14:textId="6DC292B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414A264" w14:textId="77777777" w:rsidTr="0018352F">
        <w:trPr>
          <w:trHeight w:val="20"/>
        </w:trPr>
        <w:tc>
          <w:tcPr>
            <w:tcW w:w="714" w:type="dxa"/>
          </w:tcPr>
          <w:p w14:paraId="756F0890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6" w:type="dxa"/>
          </w:tcPr>
          <w:p w14:paraId="3FA879B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D534A8F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F60364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26D4923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3FA2E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6C6CC9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FD3313B" w14:textId="237691DF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317C1C99" w14:textId="77777777" w:rsidTr="0018352F">
        <w:trPr>
          <w:trHeight w:val="20"/>
        </w:trPr>
        <w:tc>
          <w:tcPr>
            <w:tcW w:w="714" w:type="dxa"/>
          </w:tcPr>
          <w:p w14:paraId="76A696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6" w:type="dxa"/>
          </w:tcPr>
          <w:p w14:paraId="6FF59F0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3CE1CE9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DBF5FF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E88B454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7D7AC883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588CF6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A6B4D29" w14:textId="63A46A24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7B0E1A58" w14:textId="77777777" w:rsidTr="0018352F">
        <w:trPr>
          <w:trHeight w:val="20"/>
        </w:trPr>
        <w:tc>
          <w:tcPr>
            <w:tcW w:w="714" w:type="dxa"/>
          </w:tcPr>
          <w:p w14:paraId="0161F95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6" w:type="dxa"/>
          </w:tcPr>
          <w:p w14:paraId="26A75DB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7DC2160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9D4283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6A01139E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65A901B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E0C594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B573161" w14:textId="5C889015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18352F" w:rsidRPr="00676B69" w14:paraId="13BC7677" w14:textId="77777777" w:rsidTr="0018352F">
        <w:trPr>
          <w:trHeight w:val="20"/>
        </w:trPr>
        <w:tc>
          <w:tcPr>
            <w:tcW w:w="714" w:type="dxa"/>
          </w:tcPr>
          <w:p w14:paraId="6715A67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6" w:type="dxa"/>
          </w:tcPr>
          <w:p w14:paraId="449F1C49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530" w:type="dxa"/>
          </w:tcPr>
          <w:p w14:paraId="270CF131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68DA205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4284D68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92E676D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4BAB9D7" w14:textId="77777777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4426F80" w14:textId="3ACA0F53" w:rsidR="0018352F" w:rsidRPr="00676B69" w:rsidRDefault="0018352F" w:rsidP="0018352F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0ADE87BD" w14:textId="77777777" w:rsidR="0018352F" w:rsidRPr="00676B69" w:rsidRDefault="0018352F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189" w:tblpY="250"/>
        <w:tblW w:w="9882" w:type="dxa"/>
        <w:tblLook w:val="04A0" w:firstRow="1" w:lastRow="0" w:firstColumn="1" w:lastColumn="0" w:noHBand="0" w:noVBand="1"/>
      </w:tblPr>
      <w:tblGrid>
        <w:gridCol w:w="3294"/>
        <w:gridCol w:w="3294"/>
        <w:gridCol w:w="3294"/>
      </w:tblGrid>
      <w:tr w:rsidR="000E00B2" w:rsidRPr="00676B69" w14:paraId="544E7553" w14:textId="77777777" w:rsidTr="000E00B2">
        <w:tc>
          <w:tcPr>
            <w:tcW w:w="6588" w:type="dxa"/>
            <w:gridSpan w:val="2"/>
          </w:tcPr>
          <w:p w14:paraId="27878640" w14:textId="64C183F6" w:rsidR="000E00B2" w:rsidRPr="00676B69" w:rsidRDefault="000E00B2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>105- Reasons for increase area/increase thickness</w:t>
            </w:r>
          </w:p>
        </w:tc>
        <w:tc>
          <w:tcPr>
            <w:tcW w:w="3294" w:type="dxa"/>
          </w:tcPr>
          <w:p w14:paraId="48FA80B0" w14:textId="77777777" w:rsidR="000E00B2" w:rsidRPr="00676B69" w:rsidRDefault="000E00B2" w:rsidP="0018352F">
            <w:pPr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/>
                <w:b/>
                <w:sz w:val="22"/>
                <w:szCs w:val="22"/>
              </w:rPr>
              <w:t xml:space="preserve">106- Reasons for decrease area/ decrease thickness </w:t>
            </w:r>
          </w:p>
        </w:tc>
      </w:tr>
      <w:tr w:rsidR="000E00B2" w:rsidRPr="00676B69" w14:paraId="324AC90B" w14:textId="77777777" w:rsidTr="000E00B2">
        <w:tc>
          <w:tcPr>
            <w:tcW w:w="3294" w:type="dxa"/>
          </w:tcPr>
          <w:p w14:paraId="60F7DC13" w14:textId="1D930160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land left to regenerate</w:t>
            </w:r>
          </w:p>
          <w:p w14:paraId="1FC2A676" w14:textId="2BA88EBD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planting trees</w:t>
            </w:r>
          </w:p>
          <w:p w14:paraId="0978C361" w14:textId="7C78B618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 conservational activities/sustainable harvest practices</w:t>
            </w:r>
          </w:p>
          <w:p w14:paraId="78EC10CA" w14:textId="3DEEBF93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 reduced use from large-scale commercial users </w:t>
            </w:r>
          </w:p>
          <w:p w14:paraId="134D0A33" w14:textId="0B384E96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5= reduced local/small scale commercial use </w:t>
            </w:r>
          </w:p>
        </w:tc>
        <w:tc>
          <w:tcPr>
            <w:tcW w:w="3294" w:type="dxa"/>
          </w:tcPr>
          <w:p w14:paraId="0D8D00E6" w14:textId="4170C328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6=climate change (increase rainfall, change in temp)</w:t>
            </w:r>
          </w:p>
          <w:p w14:paraId="23731656" w14:textId="0341A0ED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7=reduced roads/transport to the area</w:t>
            </w:r>
          </w:p>
          <w:p w14:paraId="0C11E79B" w14:textId="050A38FF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8=reduced charcoal production</w:t>
            </w:r>
          </w:p>
          <w:p w14:paraId="25EED27E" w14:textId="51C3FE14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9=reduced timber harvesting </w:t>
            </w:r>
          </w:p>
          <w:p w14:paraId="704568DF" w14:textId="330F0DDC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10=Reduced fires</w:t>
            </w:r>
          </w:p>
          <w:p w14:paraId="303BDEFC" w14:textId="7C6FBEF1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11=People from outside restricting access</w:t>
            </w:r>
          </w:p>
          <w:p w14:paraId="03E639B9" w14:textId="63DB3787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12=State or local authorities restricting access</w:t>
            </w:r>
          </w:p>
          <w:p w14:paraId="32412F52" w14:textId="2820548D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13=Customary/community restrictions on access </w:t>
            </w:r>
          </w:p>
          <w:p w14:paraId="09C130B6" w14:textId="084C9152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14=Some other restriction in access, specify </w:t>
            </w:r>
          </w:p>
          <w:p w14:paraId="22AF0ABE" w14:textId="77777777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</w:p>
          <w:p w14:paraId="112C9938" w14:textId="397D758D" w:rsidR="000E00B2" w:rsidRPr="00676B69" w:rsidRDefault="000E00B2" w:rsidP="00676B69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97=Other, specify </w:t>
            </w:r>
          </w:p>
        </w:tc>
        <w:tc>
          <w:tcPr>
            <w:tcW w:w="3294" w:type="dxa"/>
          </w:tcPr>
          <w:p w14:paraId="76FEA0C1" w14:textId="1D1382BC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 small-scale clearing for agriculture</w:t>
            </w:r>
          </w:p>
          <w:p w14:paraId="2169FAC9" w14:textId="03E33620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 large-scale projects (plantations, new settlements, mining,</w:t>
            </w:r>
            <w:ins w:id="376" w:author="Rebecca Nicodemus" w:date="2014-11-10T16:30:00Z">
              <w:r>
                <w:rPr>
                  <w:rFonts w:ascii="Gill Sans MT" w:hAnsi="Gill Sans MT"/>
                  <w:sz w:val="22"/>
                  <w:szCs w:val="22"/>
                </w:rPr>
                <w:t xml:space="preserve"> infrastructure,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</w:t>
            </w:r>
            <w:proofErr w:type="spellStart"/>
            <w:r w:rsidRPr="00676B69">
              <w:rPr>
                <w:rFonts w:ascii="Gill Sans MT" w:hAnsi="Gill Sans MT"/>
                <w:sz w:val="22"/>
                <w:szCs w:val="22"/>
              </w:rPr>
              <w:t>etc</w:t>
            </w:r>
            <w:proofErr w:type="spellEnd"/>
            <w:r w:rsidRPr="00676B69">
              <w:rPr>
                <w:rFonts w:ascii="Gill Sans MT" w:hAnsi="Gill Sans MT"/>
                <w:sz w:val="22"/>
                <w:szCs w:val="22"/>
              </w:rPr>
              <w:t>)</w:t>
            </w:r>
          </w:p>
          <w:p w14:paraId="79C6AF6E" w14:textId="473309F5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increased  charcoal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production</w:t>
            </w:r>
          </w:p>
          <w:p w14:paraId="56451AED" w14:textId="3D6CECE7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4=increase</w:t>
            </w:r>
            <w:ins w:id="377" w:author="usaiduser" w:date="2014-11-09T09:31:00Z">
              <w:r>
                <w:rPr>
                  <w:rFonts w:ascii="Gill Sans MT" w:hAnsi="Gill Sans MT"/>
                  <w:sz w:val="22"/>
                  <w:szCs w:val="22"/>
                </w:rPr>
                <w:t>d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timber harvesting</w:t>
            </w:r>
          </w:p>
          <w:p w14:paraId="3426DBA0" w14:textId="6B1657C7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5=increase</w:t>
            </w:r>
            <w:ins w:id="378" w:author="usaiduser" w:date="2014-11-09T09:31:00Z">
              <w:r>
                <w:rPr>
                  <w:rFonts w:ascii="Gill Sans MT" w:hAnsi="Gill Sans MT"/>
                  <w:sz w:val="22"/>
                  <w:szCs w:val="22"/>
                </w:rPr>
                <w:t>d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 brick burning </w:t>
            </w:r>
          </w:p>
          <w:p w14:paraId="51C467AF" w14:textId="6B50C831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 poor harvesting practices</w:t>
            </w:r>
          </w:p>
          <w:p w14:paraId="76CA8740" w14:textId="151D0301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7= bush burning </w:t>
            </w:r>
          </w:p>
          <w:p w14:paraId="21C35F6F" w14:textId="77777777" w:rsidR="000E00B2" w:rsidRDefault="000E00B2" w:rsidP="0018352F">
            <w:pPr>
              <w:rPr>
                <w:ins w:id="379" w:author="Aleta Haflett" w:date="2014-11-19T14:56:00Z"/>
                <w:rFonts w:ascii="Gill Sans MT" w:hAnsi="Gill Sans MT"/>
                <w:sz w:val="22"/>
                <w:szCs w:val="22"/>
              </w:rPr>
            </w:pPr>
            <w:ins w:id="380" w:author="Aleta Haflett" w:date="2014-11-19T14:56:00Z">
              <w:r>
                <w:rPr>
                  <w:rFonts w:ascii="Gill Sans MT" w:hAnsi="Gill Sans MT"/>
                  <w:sz w:val="22"/>
                  <w:szCs w:val="22"/>
                </w:rPr>
                <w:t>8=Natural disasters or pests</w:t>
              </w:r>
            </w:ins>
          </w:p>
          <w:p w14:paraId="52B3AAEB" w14:textId="73BA16F2" w:rsidR="000E00B2" w:rsidRPr="00676B69" w:rsidRDefault="000E00B2" w:rsidP="0018352F">
            <w:pPr>
              <w:rPr>
                <w:rFonts w:ascii="Gill Sans MT" w:hAnsi="Gill Sans MT"/>
                <w:sz w:val="22"/>
                <w:szCs w:val="22"/>
              </w:rPr>
            </w:pPr>
            <w:ins w:id="381" w:author="Aleta Haflett" w:date="2014-11-19T14:56:00Z">
              <w:r>
                <w:rPr>
                  <w:rFonts w:ascii="Gill Sans MT" w:hAnsi="Gill Sans MT"/>
                  <w:sz w:val="22"/>
                  <w:szCs w:val="22"/>
                </w:rPr>
                <w:t xml:space="preserve">97=Other, specify </w:t>
              </w:r>
            </w:ins>
          </w:p>
        </w:tc>
      </w:tr>
    </w:tbl>
    <w:p w14:paraId="4F96AB70" w14:textId="5F30F1D3" w:rsidR="00440BA5" w:rsidRPr="00676B69" w:rsidRDefault="00440BA5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2CFA217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224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540"/>
        <w:gridCol w:w="900"/>
        <w:gridCol w:w="1350"/>
        <w:gridCol w:w="1440"/>
        <w:gridCol w:w="720"/>
        <w:gridCol w:w="1260"/>
        <w:gridCol w:w="990"/>
        <w:gridCol w:w="990"/>
        <w:gridCol w:w="1440"/>
        <w:gridCol w:w="1440"/>
        <w:gridCol w:w="1170"/>
      </w:tblGrid>
      <w:tr w:rsidR="006F1D1A" w:rsidRPr="00676B69" w14:paraId="0097E0F7" w14:textId="77777777" w:rsidTr="006F1D1A">
        <w:trPr>
          <w:trHeight w:val="20"/>
        </w:trPr>
        <w:tc>
          <w:tcPr>
            <w:tcW w:w="540" w:type="dxa"/>
          </w:tcPr>
          <w:p w14:paraId="6E36AA2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42298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E35DB2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E27</w:t>
            </w:r>
          </w:p>
        </w:tc>
        <w:tc>
          <w:tcPr>
            <w:tcW w:w="1440" w:type="dxa"/>
          </w:tcPr>
          <w:p w14:paraId="0324E5D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E28</w:t>
            </w:r>
          </w:p>
        </w:tc>
        <w:tc>
          <w:tcPr>
            <w:tcW w:w="720" w:type="dxa"/>
          </w:tcPr>
          <w:p w14:paraId="399178C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E29</w:t>
            </w:r>
          </w:p>
        </w:tc>
        <w:tc>
          <w:tcPr>
            <w:tcW w:w="1260" w:type="dxa"/>
          </w:tcPr>
          <w:p w14:paraId="1CD3AC8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E30</w:t>
            </w:r>
          </w:p>
        </w:tc>
        <w:tc>
          <w:tcPr>
            <w:tcW w:w="990" w:type="dxa"/>
          </w:tcPr>
          <w:p w14:paraId="7F8DE0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E31</w:t>
            </w:r>
          </w:p>
        </w:tc>
        <w:tc>
          <w:tcPr>
            <w:tcW w:w="990" w:type="dxa"/>
          </w:tcPr>
          <w:p w14:paraId="00F8CF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E32</w:t>
            </w:r>
          </w:p>
        </w:tc>
        <w:tc>
          <w:tcPr>
            <w:tcW w:w="1440" w:type="dxa"/>
          </w:tcPr>
          <w:p w14:paraId="643F873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E33</w:t>
            </w:r>
          </w:p>
        </w:tc>
        <w:tc>
          <w:tcPr>
            <w:tcW w:w="1440" w:type="dxa"/>
          </w:tcPr>
          <w:p w14:paraId="743393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E.34</w:t>
            </w:r>
          </w:p>
        </w:tc>
        <w:tc>
          <w:tcPr>
            <w:tcW w:w="1170" w:type="dxa"/>
          </w:tcPr>
          <w:p w14:paraId="79B1CC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commentRangeStart w:id="382"/>
            <w:r w:rsidRPr="00676B69">
              <w:rPr>
                <w:rFonts w:ascii="Gill Sans MT" w:hAnsi="Gill Sans MT" w:cs="Times New Roman"/>
                <w:sz w:val="22"/>
                <w:szCs w:val="22"/>
              </w:rPr>
              <w:t>E.35</w:t>
            </w:r>
            <w:commentRangeEnd w:id="382"/>
            <w:r w:rsidR="003E2FF5">
              <w:rPr>
                <w:rStyle w:val="CommentReference"/>
                <w:rFonts w:eastAsiaTheme="minorHAnsi"/>
              </w:rPr>
              <w:commentReference w:id="382"/>
            </w:r>
          </w:p>
        </w:tc>
      </w:tr>
      <w:tr w:rsidR="006F1D1A" w:rsidRPr="00676B69" w14:paraId="3C3B59C0" w14:textId="77777777" w:rsidTr="006F1D1A">
        <w:trPr>
          <w:trHeight w:val="20"/>
        </w:trPr>
        <w:tc>
          <w:tcPr>
            <w:tcW w:w="540" w:type="dxa"/>
          </w:tcPr>
          <w:p w14:paraId="1212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900" w:type="dxa"/>
          </w:tcPr>
          <w:p w14:paraId="7DC4E1B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350" w:type="dxa"/>
          </w:tcPr>
          <w:p w14:paraId="0514505A" w14:textId="796842BF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How often do you see people from your community here cutting more log/wood than they need and letting it rot/spoil?</w:t>
            </w:r>
          </w:p>
          <w:p w14:paraId="775B2D9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FF0C9B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1=Always</w:t>
            </w:r>
          </w:p>
          <w:p w14:paraId="5377D6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2=Frequently</w:t>
            </w:r>
          </w:p>
          <w:p w14:paraId="3773E9F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3=Sometimes</w:t>
            </w:r>
          </w:p>
          <w:p w14:paraId="74E476C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4=Rarely</w:t>
            </w:r>
          </w:p>
          <w:p w14:paraId="7BACE73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5=Never</w:t>
            </w:r>
          </w:p>
        </w:tc>
        <w:tc>
          <w:tcPr>
            <w:tcW w:w="1440" w:type="dxa"/>
          </w:tcPr>
          <w:p w14:paraId="332FE541" w14:textId="106C8E5D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kinds of trees that you used to see here </w:t>
            </w:r>
            <w:ins w:id="383" w:author="Aleta Haflett" w:date="2014-11-19T14:57:00Z">
              <w:r w:rsidR="000E00B2">
                <w:rPr>
                  <w:rFonts w:ascii="Gill Sans MT" w:hAnsi="Gill Sans MT" w:cs="Times New Roman"/>
                  <w:sz w:val="22"/>
                  <w:szCs w:val="22"/>
                </w:rPr>
                <w:t>3</w:t>
              </w:r>
            </w:ins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 ago that you no longer see?</w:t>
            </w:r>
          </w:p>
          <w:p w14:paraId="4F7ABD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2B9AF3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883885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912C77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307A70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  <w:p w14:paraId="6429846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27CA446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i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i/>
                <w:sz w:val="22"/>
                <w:szCs w:val="22"/>
              </w:rPr>
              <w:t>If 0, skip to E30</w:t>
            </w:r>
          </w:p>
        </w:tc>
        <w:tc>
          <w:tcPr>
            <w:tcW w:w="720" w:type="dxa"/>
          </w:tcPr>
          <w:p w14:paraId="15AF187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If yes, can you list these </w:t>
            </w:r>
            <w:commentRangeStart w:id="384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types </w:t>
            </w:r>
            <w:commentRangeEnd w:id="384"/>
            <w:r w:rsidR="00542EE7">
              <w:rPr>
                <w:rStyle w:val="CommentReference"/>
                <w:rFonts w:eastAsiaTheme="minorHAnsi"/>
              </w:rPr>
              <w:commentReference w:id="384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trees?</w:t>
            </w:r>
          </w:p>
        </w:tc>
        <w:tc>
          <w:tcPr>
            <w:tcW w:w="1260" w:type="dxa"/>
          </w:tcPr>
          <w:p w14:paraId="794A0FB3" w14:textId="65BF5D39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types of trees that you see in this forest that you did not see </w:t>
            </w:r>
            <w:ins w:id="385" w:author="Aleta Haflett" w:date="2014-11-19T14:57:00Z">
              <w:r w:rsidR="000E00B2">
                <w:rPr>
                  <w:rFonts w:ascii="Gill Sans MT" w:hAnsi="Gill Sans MT" w:cs="Times New Roman"/>
                  <w:sz w:val="22"/>
                  <w:szCs w:val="22"/>
                </w:rPr>
                <w:t>3</w:t>
              </w:r>
            </w:ins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 ago?</w:t>
            </w:r>
          </w:p>
          <w:p w14:paraId="294946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7B0F77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1B68028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0035C24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296B9B8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203958B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Are there new types of trees that are growing?</w:t>
            </w:r>
          </w:p>
          <w:p w14:paraId="530C42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=</w:t>
            </w:r>
          </w:p>
          <w:p w14:paraId="1859B4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4469F6F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0=No</w:t>
            </w:r>
          </w:p>
          <w:p w14:paraId="3033E94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1=Yes</w:t>
            </w:r>
          </w:p>
          <w:p w14:paraId="5289EFB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10BDF0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</w:tcPr>
          <w:p w14:paraId="61C276D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If yes, can you list these </w:t>
            </w:r>
            <w:commentRangeStart w:id="386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types </w:t>
            </w:r>
            <w:commentRangeEnd w:id="386"/>
            <w:r w:rsidR="00542EE7">
              <w:rPr>
                <w:rStyle w:val="CommentReference"/>
                <w:rFonts w:eastAsiaTheme="minorHAnsi"/>
              </w:rPr>
              <w:commentReference w:id="386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of trees?</w:t>
            </w:r>
          </w:p>
        </w:tc>
        <w:tc>
          <w:tcPr>
            <w:tcW w:w="1440" w:type="dxa"/>
          </w:tcPr>
          <w:p w14:paraId="7C54F3BC" w14:textId="384028DE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In your view, during the past </w:t>
            </w:r>
            <w:ins w:id="387" w:author="Aleta Haflett" w:date="2014-11-19T14:57:00Z">
              <w:r w:rsidR="000E00B2">
                <w:rPr>
                  <w:rFonts w:ascii="Gill Sans MT" w:hAnsi="Gill Sans MT" w:cs="Times New Roman"/>
                  <w:sz w:val="22"/>
                  <w:szCs w:val="22"/>
                </w:rPr>
                <w:t>3</w:t>
              </w:r>
            </w:ins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years, have the number of wildlife in this forest?</w:t>
            </w:r>
          </w:p>
          <w:p w14:paraId="62175B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52D4FE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1=Increased greatly</w:t>
            </w:r>
          </w:p>
          <w:p w14:paraId="265F70D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2=Increased slightly</w:t>
            </w:r>
          </w:p>
          <w:p w14:paraId="3677CD3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3=Stayed the same</w:t>
            </w:r>
          </w:p>
          <w:p w14:paraId="2D0918F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4=Decreased slightly</w:t>
            </w:r>
          </w:p>
          <w:p w14:paraId="510F8E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5=Decreased greatly</w:t>
            </w:r>
          </w:p>
        </w:tc>
        <w:tc>
          <w:tcPr>
            <w:tcW w:w="1440" w:type="dxa"/>
          </w:tcPr>
          <w:p w14:paraId="5CECDF17" w14:textId="2F9E44BA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Are there some </w:t>
            </w:r>
            <w:commentRangeStart w:id="388"/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kinds </w:t>
            </w:r>
            <w:commentRangeEnd w:id="388"/>
            <w:r w:rsidR="00A124D8">
              <w:rPr>
                <w:rStyle w:val="CommentReference"/>
                <w:rFonts w:eastAsiaTheme="minorHAnsi"/>
              </w:rPr>
              <w:commentReference w:id="388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of animals that you see in this forest that you did not see </w:t>
            </w:r>
            <w:ins w:id="389" w:author="Aleta Haflett" w:date="2014-11-19T14:57:00Z">
              <w:r w:rsidR="000E00B2">
                <w:rPr>
                  <w:rFonts w:ascii="Gill Sans MT" w:hAnsi="Gill Sans MT" w:cs="Times New Roman"/>
                  <w:sz w:val="22"/>
                  <w:szCs w:val="22"/>
                </w:rPr>
                <w:t>3</w:t>
              </w:r>
            </w:ins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 years ago?</w:t>
            </w:r>
          </w:p>
        </w:tc>
        <w:tc>
          <w:tcPr>
            <w:tcW w:w="1170" w:type="dxa"/>
          </w:tcPr>
          <w:p w14:paraId="0637602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If yes, can you list these types of animals?</w:t>
            </w:r>
          </w:p>
        </w:tc>
      </w:tr>
      <w:tr w:rsidR="006F1D1A" w:rsidRPr="00676B69" w14:paraId="45CB04AA" w14:textId="77777777" w:rsidTr="006F1D1A">
        <w:trPr>
          <w:trHeight w:val="20"/>
        </w:trPr>
        <w:tc>
          <w:tcPr>
            <w:tcW w:w="540" w:type="dxa"/>
          </w:tcPr>
          <w:p w14:paraId="4BEEFEC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900" w:type="dxa"/>
          </w:tcPr>
          <w:p w14:paraId="2AB104F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41753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DED962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4EA5292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28D42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65F8FD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B1F1E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D7641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927E26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A267D8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1445916" w14:textId="77777777" w:rsidTr="006F1D1A">
        <w:trPr>
          <w:trHeight w:val="20"/>
        </w:trPr>
        <w:tc>
          <w:tcPr>
            <w:tcW w:w="540" w:type="dxa"/>
          </w:tcPr>
          <w:p w14:paraId="187EB59E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00A29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0DEF33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42678E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2F9E90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86E60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D6C90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903274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907BCA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DC4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EB863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F798F" w14:textId="77777777" w:rsidTr="006F1D1A">
        <w:trPr>
          <w:trHeight w:val="20"/>
        </w:trPr>
        <w:tc>
          <w:tcPr>
            <w:tcW w:w="540" w:type="dxa"/>
          </w:tcPr>
          <w:p w14:paraId="761A79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70B0718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BFF634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F8FF5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0D797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D5DB1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C41FBA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A61409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FF8B14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B606E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C32929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369F25B" w14:textId="77777777" w:rsidTr="006F1D1A">
        <w:trPr>
          <w:trHeight w:val="20"/>
        </w:trPr>
        <w:tc>
          <w:tcPr>
            <w:tcW w:w="540" w:type="dxa"/>
          </w:tcPr>
          <w:p w14:paraId="4C775F68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1A93E74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71D82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235F9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6BA6E21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3C52C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140F66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439EAB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ED6C4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B5EDF4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21A9066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9E4B43" w14:textId="77777777" w:rsidTr="006F1D1A">
        <w:trPr>
          <w:trHeight w:val="20"/>
        </w:trPr>
        <w:tc>
          <w:tcPr>
            <w:tcW w:w="540" w:type="dxa"/>
          </w:tcPr>
          <w:p w14:paraId="02835AC3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900" w:type="dxa"/>
          </w:tcPr>
          <w:p w14:paraId="043DAC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D03232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C69443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3D6BACF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6D7E45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35F983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55EB80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DC642F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A043C4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F891FE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7C5BC92" w14:textId="77777777" w:rsidTr="006F1D1A">
        <w:trPr>
          <w:trHeight w:val="20"/>
        </w:trPr>
        <w:tc>
          <w:tcPr>
            <w:tcW w:w="540" w:type="dxa"/>
          </w:tcPr>
          <w:p w14:paraId="0ABA1F10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900" w:type="dxa"/>
          </w:tcPr>
          <w:p w14:paraId="2146547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224620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8D0A058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26A443F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6CFEEB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72068F3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B21B6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D2558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F28C3D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9EEB8B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3609EDC" w14:textId="77777777" w:rsidTr="006F1D1A">
        <w:trPr>
          <w:trHeight w:val="20"/>
        </w:trPr>
        <w:tc>
          <w:tcPr>
            <w:tcW w:w="540" w:type="dxa"/>
          </w:tcPr>
          <w:p w14:paraId="37DFF07A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900" w:type="dxa"/>
          </w:tcPr>
          <w:p w14:paraId="25193E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546F633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03E795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7C2E81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B4D6A4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F3160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FA134D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758A6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4A766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1ACBB4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3434C92" w14:textId="77777777" w:rsidTr="006F1D1A">
        <w:trPr>
          <w:trHeight w:val="20"/>
        </w:trPr>
        <w:tc>
          <w:tcPr>
            <w:tcW w:w="540" w:type="dxa"/>
          </w:tcPr>
          <w:p w14:paraId="4CBB28ED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900" w:type="dxa"/>
          </w:tcPr>
          <w:p w14:paraId="431DDF1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C0565A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618A24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1A15B6F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E19C8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E391F7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79CF0A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5C0850D4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611B69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095F76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A29CFBB" w14:textId="77777777" w:rsidTr="006F1D1A">
        <w:trPr>
          <w:trHeight w:val="20"/>
        </w:trPr>
        <w:tc>
          <w:tcPr>
            <w:tcW w:w="540" w:type="dxa"/>
          </w:tcPr>
          <w:p w14:paraId="07DD583B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900" w:type="dxa"/>
          </w:tcPr>
          <w:p w14:paraId="518E851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39452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C3059A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75EBE80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631539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61D6F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0D81E58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50482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1ED22F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164126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73162EE" w14:textId="77777777" w:rsidTr="006F1D1A">
        <w:trPr>
          <w:trHeight w:val="20"/>
        </w:trPr>
        <w:tc>
          <w:tcPr>
            <w:tcW w:w="540" w:type="dxa"/>
          </w:tcPr>
          <w:p w14:paraId="511308E2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900" w:type="dxa"/>
          </w:tcPr>
          <w:p w14:paraId="624898A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615DEC5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00FEEB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5E453FA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1A73EA9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281BA93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4836A7CC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3D025A2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340A09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15E0B6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9C63912" w14:textId="77777777" w:rsidTr="006F1D1A">
        <w:trPr>
          <w:trHeight w:val="20"/>
        </w:trPr>
        <w:tc>
          <w:tcPr>
            <w:tcW w:w="540" w:type="dxa"/>
          </w:tcPr>
          <w:p w14:paraId="6CAD40D7" w14:textId="77777777" w:rsidR="006F1D1A" w:rsidRPr="00676B69" w:rsidRDefault="006F1D1A" w:rsidP="00F058A2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900" w:type="dxa"/>
          </w:tcPr>
          <w:p w14:paraId="4D9D6606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A5FE001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B214873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720" w:type="dxa"/>
          </w:tcPr>
          <w:p w14:paraId="06E54590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4AA5A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36596C57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</w:tcPr>
          <w:p w14:paraId="1F9E152E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0E9F5BCF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291BC5D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BF3FD0B" w14:textId="77777777" w:rsidR="006F1D1A" w:rsidRPr="00676B69" w:rsidRDefault="006F1D1A" w:rsidP="00F058A2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5994923E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4032042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6F9610A" w14:textId="2A598722" w:rsidR="000E00B2" w:rsidRDefault="000E00B2">
      <w:pPr>
        <w:rPr>
          <w:ins w:id="390" w:author="Aleta Haflett" w:date="2014-11-19T14:57:00Z"/>
          <w:rFonts w:ascii="Gill Sans MT" w:hAnsi="Gill Sans MT"/>
          <w:b/>
          <w:color w:val="000000" w:themeColor="text1"/>
          <w:sz w:val="22"/>
          <w:szCs w:val="22"/>
        </w:rPr>
      </w:pPr>
      <w:ins w:id="391" w:author="Aleta Haflett" w:date="2014-11-19T14:57:00Z">
        <w:r>
          <w:rPr>
            <w:rFonts w:ascii="Gill Sans MT" w:hAnsi="Gill Sans MT"/>
            <w:b/>
            <w:color w:val="000000" w:themeColor="text1"/>
            <w:sz w:val="22"/>
            <w:szCs w:val="22"/>
          </w:rPr>
          <w:br w:type="page"/>
        </w:r>
      </w:ins>
    </w:p>
    <w:p w14:paraId="47A1F04E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80C8709" w14:textId="77777777" w:rsidR="00E016D5" w:rsidRPr="00676B69" w:rsidRDefault="00E016D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"/>
        <w:tblW w:w="10710" w:type="dxa"/>
        <w:tblInd w:w="2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30"/>
        <w:gridCol w:w="1080"/>
        <w:gridCol w:w="1710"/>
        <w:gridCol w:w="1260"/>
        <w:gridCol w:w="1890"/>
        <w:gridCol w:w="1800"/>
        <w:gridCol w:w="1080"/>
        <w:gridCol w:w="1260"/>
      </w:tblGrid>
      <w:tr w:rsidR="006F1D1A" w:rsidRPr="00676B69" w14:paraId="647E02B9" w14:textId="66D06590" w:rsidTr="00D5318B">
        <w:trPr>
          <w:trHeight w:val="20"/>
        </w:trPr>
        <w:tc>
          <w:tcPr>
            <w:tcW w:w="630" w:type="dxa"/>
          </w:tcPr>
          <w:p w14:paraId="63EFF66A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07CD27D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4258E8E5" w14:textId="0A7B761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E.39</w:t>
            </w:r>
          </w:p>
        </w:tc>
        <w:tc>
          <w:tcPr>
            <w:tcW w:w="1260" w:type="dxa"/>
          </w:tcPr>
          <w:p w14:paraId="67EB61F2" w14:textId="3D6E0C00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commentRangeStart w:id="392"/>
            <w:r w:rsidRPr="00676B69">
              <w:rPr>
                <w:rFonts w:ascii="Gill Sans MT" w:hAnsi="Gill Sans MT" w:cs="Times New Roman"/>
                <w:sz w:val="22"/>
                <w:szCs w:val="22"/>
              </w:rPr>
              <w:t>E.40</w:t>
            </w:r>
          </w:p>
        </w:tc>
        <w:tc>
          <w:tcPr>
            <w:tcW w:w="1890" w:type="dxa"/>
          </w:tcPr>
          <w:p w14:paraId="4C196910" w14:textId="41CF25F4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E.41</w:t>
            </w:r>
            <w:commentRangeEnd w:id="392"/>
            <w:r w:rsidR="003E2FF5">
              <w:rPr>
                <w:rStyle w:val="CommentReference"/>
                <w:rFonts w:eastAsiaTheme="minorHAnsi"/>
              </w:rPr>
              <w:commentReference w:id="392"/>
            </w:r>
          </w:p>
        </w:tc>
        <w:tc>
          <w:tcPr>
            <w:tcW w:w="1800" w:type="dxa"/>
          </w:tcPr>
          <w:p w14:paraId="63D53CAC" w14:textId="29DD0D5B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68579E4" w14:textId="4E5EE752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9A1C66A" w14:textId="5057AB99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7D180EC6" w14:textId="5E45BF40" w:rsidTr="00D5318B">
        <w:trPr>
          <w:trHeight w:val="20"/>
        </w:trPr>
        <w:tc>
          <w:tcPr>
            <w:tcW w:w="630" w:type="dxa"/>
          </w:tcPr>
          <w:p w14:paraId="513B661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proofErr w:type="gramStart"/>
            <w:r w:rsidRPr="00676B69">
              <w:rPr>
                <w:rFonts w:ascii="Gill Sans MT" w:hAnsi="Gill Sans MT"/>
                <w:b/>
                <w:sz w:val="22"/>
                <w:szCs w:val="22"/>
              </w:rPr>
              <w:t>code</w:t>
            </w:r>
            <w:proofErr w:type="gramEnd"/>
          </w:p>
        </w:tc>
        <w:tc>
          <w:tcPr>
            <w:tcW w:w="1080" w:type="dxa"/>
          </w:tcPr>
          <w:p w14:paraId="6EC7ABD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Name of the forest</w:t>
            </w:r>
          </w:p>
        </w:tc>
        <w:tc>
          <w:tcPr>
            <w:tcW w:w="1710" w:type="dxa"/>
          </w:tcPr>
          <w:p w14:paraId="42EFE63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Have there been any restrictions on your community’s access to this forest?</w:t>
            </w:r>
          </w:p>
          <w:p w14:paraId="085EDCD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  <w:p w14:paraId="3A4BD5D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1=No</w:t>
            </w:r>
          </w:p>
          <w:p w14:paraId="0A566A0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2=Yes</w:t>
            </w:r>
            <w:r w:rsidRPr="00676B69" w:rsidDel="00226116">
              <w:rPr>
                <w:rFonts w:ascii="Gill Sans MT" w:hAnsi="Gill Sans MT" w:cs="Times New Roman"/>
                <w:sz w:val="22"/>
                <w:szCs w:val="22"/>
              </w:rPr>
              <w:t xml:space="preserve"> </w:t>
            </w:r>
          </w:p>
          <w:p w14:paraId="302D48E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888=Don’t know</w:t>
            </w:r>
          </w:p>
          <w:p w14:paraId="0F454C87" w14:textId="5451D97F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1260" w:type="dxa"/>
          </w:tcPr>
          <w:p w14:paraId="05BC2F49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393" w:author="Heather Huntington" w:date="2014-11-19T00:09:00Z"/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By </w:t>
            </w:r>
            <w:commentRangeStart w:id="394"/>
            <w:r w:rsidRPr="00676B69">
              <w:rPr>
                <w:rFonts w:ascii="Gill Sans MT" w:hAnsi="Gill Sans MT" w:cs="Times New Roman"/>
                <w:sz w:val="22"/>
                <w:szCs w:val="22"/>
              </w:rPr>
              <w:t>whom</w:t>
            </w:r>
            <w:commentRangeEnd w:id="394"/>
            <w:r w:rsidR="0075354F">
              <w:rPr>
                <w:rStyle w:val="CommentReference"/>
                <w:rFonts w:eastAsiaTheme="minorHAnsi"/>
              </w:rPr>
              <w:commentReference w:id="394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>?</w:t>
            </w:r>
          </w:p>
          <w:p w14:paraId="4719C0CB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395" w:author="Aleta Haflett" w:date="2014-11-19T17:23:00Z"/>
                <w:rFonts w:ascii="Gill Sans MT" w:hAnsi="Gill Sans MT" w:cs="Times New Roman"/>
                <w:sz w:val="22"/>
                <w:szCs w:val="22"/>
              </w:rPr>
            </w:pPr>
            <w:proofErr w:type="spellStart"/>
            <w:ins w:id="396" w:author="Heather Huntington" w:date="2014-11-19T00:09:00Z">
              <w:r>
                <w:rPr>
                  <w:rFonts w:ascii="Gill Sans MT" w:hAnsi="Gill Sans MT" w:cs="Times New Roman"/>
                  <w:sz w:val="22"/>
                  <w:szCs w:val="22"/>
                </w:rPr>
                <w:t>Prode</w:t>
              </w:r>
              <w:proofErr w:type="spellEnd"/>
              <w:r>
                <w:rPr>
                  <w:rFonts w:ascii="Gill Sans MT" w:hAnsi="Gill Sans MT" w:cs="Times New Roman"/>
                  <w:sz w:val="22"/>
                  <w:szCs w:val="22"/>
                </w:rPr>
                <w:t xml:space="preserve"> and code</w:t>
              </w:r>
            </w:ins>
          </w:p>
          <w:p w14:paraId="42060882" w14:textId="77777777" w:rsidR="00D5318B" w:rsidRPr="00297EDA" w:rsidRDefault="00D5318B" w:rsidP="00D5318B">
            <w:pPr>
              <w:contextualSpacing/>
              <w:rPr>
                <w:ins w:id="397" w:author="Aleta Haflett" w:date="2014-11-19T17:23:00Z"/>
                <w:rFonts w:ascii="Gill Sans MT" w:eastAsia="Calibri" w:hAnsi="Gill Sans MT" w:cs="Times New Roman"/>
                <w:sz w:val="20"/>
                <w:szCs w:val="20"/>
              </w:rPr>
            </w:pPr>
            <w:ins w:id="398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1=Headman</w:t>
              </w:r>
            </w:ins>
          </w:p>
          <w:p w14:paraId="7C81381E" w14:textId="77777777" w:rsidR="00D5318B" w:rsidRPr="00297EDA" w:rsidRDefault="00D5318B" w:rsidP="00D5318B">
            <w:pPr>
              <w:contextualSpacing/>
              <w:rPr>
                <w:ins w:id="399" w:author="Aleta Haflett" w:date="2014-11-19T17:23:00Z"/>
                <w:rFonts w:ascii="Gill Sans MT" w:eastAsia="Calibri" w:hAnsi="Gill Sans MT" w:cs="Times New Roman"/>
                <w:sz w:val="20"/>
                <w:szCs w:val="20"/>
              </w:rPr>
            </w:pPr>
            <w:ins w:id="400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2=</w:t>
              </w:r>
              <w:proofErr w:type="spellStart"/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Induna</w:t>
              </w:r>
              <w:proofErr w:type="spellEnd"/>
            </w:ins>
          </w:p>
          <w:p w14:paraId="0452CF63" w14:textId="77777777" w:rsidR="00D5318B" w:rsidRPr="00297EDA" w:rsidRDefault="00D5318B" w:rsidP="00D5318B">
            <w:pPr>
              <w:contextualSpacing/>
              <w:rPr>
                <w:ins w:id="401" w:author="Aleta Haflett" w:date="2014-11-19T17:23:00Z"/>
                <w:rFonts w:ascii="Gill Sans MT" w:eastAsia="Calibri" w:hAnsi="Gill Sans MT" w:cs="Times New Roman"/>
                <w:sz w:val="20"/>
                <w:szCs w:val="20"/>
              </w:rPr>
            </w:pPr>
            <w:ins w:id="402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3=Chief</w:t>
              </w:r>
            </w:ins>
          </w:p>
          <w:p w14:paraId="77EABF6F" w14:textId="77777777" w:rsidR="00D5318B" w:rsidRPr="00297EDA" w:rsidRDefault="00D5318B" w:rsidP="00D5318B">
            <w:pPr>
              <w:contextualSpacing/>
              <w:rPr>
                <w:ins w:id="403" w:author="Aleta Haflett" w:date="2014-11-19T17:23:00Z"/>
                <w:rFonts w:ascii="Gill Sans MT" w:eastAsia="Calibri" w:hAnsi="Gill Sans MT" w:cs="Times New Roman"/>
                <w:sz w:val="20"/>
                <w:szCs w:val="20"/>
              </w:rPr>
            </w:pPr>
            <w:ins w:id="404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4=Elders</w:t>
              </w:r>
            </w:ins>
          </w:p>
          <w:p w14:paraId="03BF078E" w14:textId="77777777" w:rsidR="00D5318B" w:rsidRPr="00297EDA" w:rsidRDefault="00D5318B" w:rsidP="00D5318B">
            <w:pPr>
              <w:contextualSpacing/>
              <w:rPr>
                <w:ins w:id="405" w:author="Aleta Haflett" w:date="2014-11-19T17:23:00Z"/>
                <w:rFonts w:ascii="Gill Sans MT" w:eastAsia="Calibri" w:hAnsi="Gill Sans MT" w:cs="Times New Roman"/>
                <w:sz w:val="20"/>
                <w:szCs w:val="20"/>
              </w:rPr>
            </w:pPr>
            <w:ins w:id="406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5=Community Resource Board</w:t>
              </w:r>
            </w:ins>
          </w:p>
          <w:p w14:paraId="52917A5F" w14:textId="77777777" w:rsidR="00D5318B" w:rsidRPr="00297EDA" w:rsidRDefault="00D5318B" w:rsidP="00D5318B">
            <w:pPr>
              <w:contextualSpacing/>
              <w:rPr>
                <w:ins w:id="407" w:author="Aleta Haflett" w:date="2014-11-19T17:23:00Z"/>
                <w:rFonts w:ascii="Gill Sans MT" w:eastAsia="Calibri" w:hAnsi="Gill Sans MT" w:cs="Times New Roman"/>
                <w:sz w:val="20"/>
                <w:szCs w:val="20"/>
              </w:rPr>
            </w:pPr>
            <w:ins w:id="408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6=Local government</w:t>
              </w:r>
            </w:ins>
          </w:p>
          <w:p w14:paraId="321079A9" w14:textId="77777777" w:rsidR="00D5318B" w:rsidRPr="00297EDA" w:rsidRDefault="00D5318B" w:rsidP="00D5318B">
            <w:pPr>
              <w:contextualSpacing/>
              <w:rPr>
                <w:ins w:id="409" w:author="Aleta Haflett" w:date="2014-11-19T17:23:00Z"/>
                <w:rFonts w:ascii="Gill Sans MT" w:eastAsia="Calibri" w:hAnsi="Gill Sans MT" w:cs="Times New Roman"/>
                <w:sz w:val="20"/>
                <w:szCs w:val="20"/>
              </w:rPr>
            </w:pPr>
            <w:ins w:id="410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7=DFO</w:t>
              </w:r>
            </w:ins>
          </w:p>
          <w:p w14:paraId="7095A018" w14:textId="3D18187E" w:rsidR="00D5318B" w:rsidRPr="00676B69" w:rsidRDefault="00D5318B" w:rsidP="00D5318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ins w:id="411" w:author="Aleta Haflett" w:date="2014-11-19T17:23:00Z">
              <w:r w:rsidRPr="00297EDA">
                <w:rPr>
                  <w:rFonts w:ascii="Gill Sans MT" w:eastAsia="Calibri" w:hAnsi="Gill Sans MT" w:cs="Times New Roman"/>
                  <w:sz w:val="20"/>
                  <w:szCs w:val="20"/>
                </w:rPr>
                <w:t>97=Other, please specify</w:t>
              </w:r>
            </w:ins>
          </w:p>
        </w:tc>
        <w:tc>
          <w:tcPr>
            <w:tcW w:w="1890" w:type="dxa"/>
          </w:tcPr>
          <w:p w14:paraId="72950728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412" w:author="Heather Huntington" w:date="2014-11-19T00:09:00Z"/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For what </w:t>
            </w:r>
            <w:commentRangeStart w:id="413"/>
            <w:r w:rsidRPr="00676B69">
              <w:rPr>
                <w:rFonts w:ascii="Gill Sans MT" w:hAnsi="Gill Sans MT" w:cs="Times New Roman"/>
                <w:sz w:val="22"/>
                <w:szCs w:val="22"/>
              </w:rPr>
              <w:t>reason</w:t>
            </w:r>
            <w:commentRangeEnd w:id="413"/>
            <w:r w:rsidR="0075354F">
              <w:rPr>
                <w:rStyle w:val="CommentReference"/>
                <w:rFonts w:eastAsiaTheme="minorHAnsi"/>
              </w:rPr>
              <w:commentReference w:id="413"/>
            </w:r>
            <w:r w:rsidRPr="00676B69">
              <w:rPr>
                <w:rFonts w:ascii="Gill Sans MT" w:hAnsi="Gill Sans MT" w:cs="Times New Roman"/>
                <w:sz w:val="22"/>
                <w:szCs w:val="22"/>
              </w:rPr>
              <w:t xml:space="preserve">?  </w:t>
            </w:r>
          </w:p>
          <w:p w14:paraId="60707A48" w14:textId="77777777" w:rsidR="003E2FF5" w:rsidRPr="00D5318B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414" w:author="Aleta Haflett" w:date="2014-11-19T17:23:00Z"/>
                <w:rFonts w:ascii="Gill Sans MT" w:hAnsi="Gill Sans MT" w:cs="Times New Roman"/>
                <w:sz w:val="20"/>
                <w:szCs w:val="20"/>
              </w:rPr>
            </w:pPr>
            <w:ins w:id="415" w:author="Heather Huntington" w:date="2014-11-19T00:09:00Z">
              <w:r>
                <w:rPr>
                  <w:rFonts w:ascii="Gill Sans MT" w:hAnsi="Gill Sans MT" w:cs="Times New Roman"/>
                  <w:sz w:val="22"/>
                  <w:szCs w:val="22"/>
                </w:rPr>
                <w:t xml:space="preserve">Probe and </w:t>
              </w:r>
              <w:r w:rsidRPr="00D5318B">
                <w:rPr>
                  <w:rFonts w:ascii="Gill Sans MT" w:hAnsi="Gill Sans MT" w:cs="Times New Roman"/>
                  <w:sz w:val="20"/>
                  <w:szCs w:val="20"/>
                </w:rPr>
                <w:t xml:space="preserve">code </w:t>
              </w:r>
            </w:ins>
          </w:p>
          <w:p w14:paraId="0206ADC8" w14:textId="77777777" w:rsidR="00D5318B" w:rsidRPr="00D5318B" w:rsidRDefault="00D5318B" w:rsidP="00D5318B">
            <w:pPr>
              <w:rPr>
                <w:ins w:id="416" w:author="Aleta Haflett" w:date="2014-11-19T17:24:00Z"/>
                <w:sz w:val="20"/>
                <w:szCs w:val="20"/>
              </w:rPr>
            </w:pPr>
            <w:ins w:id="417" w:author="Aleta Haflett" w:date="2014-11-19T17:24:00Z">
              <w:r w:rsidRPr="00D5318B">
                <w:rPr>
                  <w:sz w:val="20"/>
                  <w:szCs w:val="20"/>
                </w:rPr>
                <w:t>1=Government instituted strict entry</w:t>
              </w:r>
            </w:ins>
          </w:p>
          <w:p w14:paraId="55459265" w14:textId="77777777" w:rsidR="00D5318B" w:rsidRPr="00D5318B" w:rsidRDefault="00D5318B" w:rsidP="00D5318B">
            <w:pPr>
              <w:rPr>
                <w:ins w:id="418" w:author="Aleta Haflett" w:date="2014-11-19T17:24:00Z"/>
                <w:sz w:val="20"/>
                <w:szCs w:val="20"/>
              </w:rPr>
            </w:pPr>
            <w:ins w:id="419" w:author="Aleta Haflett" w:date="2014-11-19T17:24:00Z">
              <w:r w:rsidRPr="00D5318B">
                <w:rPr>
                  <w:sz w:val="20"/>
                  <w:szCs w:val="20"/>
                </w:rPr>
                <w:t>2=Government instituted fee for entry</w:t>
              </w:r>
            </w:ins>
          </w:p>
          <w:p w14:paraId="690E0422" w14:textId="77777777" w:rsidR="00D5318B" w:rsidRPr="00D5318B" w:rsidRDefault="00D5318B" w:rsidP="00D5318B">
            <w:pPr>
              <w:rPr>
                <w:ins w:id="420" w:author="Aleta Haflett" w:date="2014-11-19T17:24:00Z"/>
                <w:sz w:val="20"/>
                <w:szCs w:val="20"/>
              </w:rPr>
            </w:pPr>
            <w:ins w:id="421" w:author="Aleta Haflett" w:date="2014-11-19T17:24:00Z">
              <w:r w:rsidRPr="00D5318B">
                <w:rPr>
                  <w:sz w:val="20"/>
                  <w:szCs w:val="20"/>
                </w:rPr>
                <w:t>3=Private landowner restricts use/access</w:t>
              </w:r>
            </w:ins>
          </w:p>
          <w:p w14:paraId="59C17C38" w14:textId="77777777" w:rsidR="00D5318B" w:rsidRPr="00D5318B" w:rsidRDefault="00D5318B" w:rsidP="00D5318B">
            <w:pPr>
              <w:rPr>
                <w:ins w:id="422" w:author="Aleta Haflett" w:date="2014-11-19T17:24:00Z"/>
                <w:sz w:val="20"/>
                <w:szCs w:val="20"/>
              </w:rPr>
            </w:pPr>
            <w:ins w:id="423" w:author="Aleta Haflett" w:date="2014-11-19T17:24:00Z">
              <w:r w:rsidRPr="00D5318B">
                <w:rPr>
                  <w:sz w:val="20"/>
                  <w:szCs w:val="20"/>
                </w:rPr>
                <w:t>4=Private company restricts use/access</w:t>
              </w:r>
            </w:ins>
          </w:p>
          <w:p w14:paraId="6EC75173" w14:textId="77777777" w:rsidR="00D5318B" w:rsidRPr="00FE5585" w:rsidRDefault="00D5318B" w:rsidP="00D5318B">
            <w:pPr>
              <w:rPr>
                <w:ins w:id="424" w:author="Aleta Haflett" w:date="2014-11-19T17:24:00Z"/>
                <w:sz w:val="20"/>
                <w:szCs w:val="20"/>
              </w:rPr>
            </w:pPr>
            <w:ins w:id="425" w:author="Aleta Haflett" w:date="2014-11-19T17:24:00Z">
              <w:r w:rsidRPr="00D5318B">
                <w:rPr>
                  <w:sz w:val="20"/>
                  <w:szCs w:val="20"/>
                </w:rPr>
                <w:t>5=</w:t>
              </w:r>
              <w:r w:rsidRPr="00FE5585">
                <w:rPr>
                  <w:sz w:val="20"/>
                  <w:szCs w:val="20"/>
                </w:rPr>
                <w:t>Chief placed restrictions on use/access</w:t>
              </w:r>
            </w:ins>
          </w:p>
          <w:p w14:paraId="372BBCBE" w14:textId="6F8C9233" w:rsidR="00D5318B" w:rsidRPr="00676B69" w:rsidRDefault="00D5318B" w:rsidP="00D5318B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ins w:id="426" w:author="Aleta Haflett" w:date="2014-11-19T17:24:00Z">
              <w:r w:rsidRPr="00727531">
                <w:rPr>
                  <w:sz w:val="20"/>
                  <w:szCs w:val="20"/>
                </w:rPr>
                <w:t xml:space="preserve">97=Other, </w:t>
              </w:r>
              <w:proofErr w:type="gramStart"/>
              <w:r w:rsidRPr="00727531">
                <w:rPr>
                  <w:sz w:val="20"/>
                  <w:szCs w:val="20"/>
                </w:rPr>
                <w:t>specify</w:t>
              </w:r>
              <w:r w:rsidRPr="00392E02">
                <w:rPr>
                  <w:sz w:val="20"/>
                </w:rPr>
                <w:t xml:space="preserve"> </w:t>
              </w:r>
              <w:r w:rsidRPr="00F71A9A" w:rsidDel="00B33FAE">
                <w:rPr>
                  <w:rFonts w:ascii="Gill Sans MT" w:hAnsi="Gill Sans MT"/>
                  <w:i/>
                  <w:color w:val="A6A6A6" w:themeColor="background1" w:themeShade="A6"/>
                  <w:sz w:val="20"/>
                  <w:szCs w:val="20"/>
                </w:rPr>
                <w:t xml:space="preserve"> </w:t>
              </w:r>
            </w:ins>
            <w:proofErr w:type="gramEnd"/>
          </w:p>
        </w:tc>
        <w:tc>
          <w:tcPr>
            <w:tcW w:w="1800" w:type="dxa"/>
          </w:tcPr>
          <w:p w14:paraId="704590E0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427" w:author="Heather Huntington" w:date="2014-11-19T00:08:00Z"/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In the past three years, have access restrictions on this forest prompted members of your community to increase the harvesting of forest products from other </w:t>
            </w:r>
            <w:commentRangeStart w:id="428"/>
            <w:r w:rsidRPr="00676B69">
              <w:rPr>
                <w:rFonts w:ascii="Gill Sans MT" w:hAnsi="Gill Sans MT" w:cs="TimesNewRomanPSMT"/>
                <w:sz w:val="22"/>
                <w:szCs w:val="22"/>
              </w:rPr>
              <w:t>forests</w:t>
            </w:r>
            <w:commentRangeEnd w:id="428"/>
            <w:r w:rsidR="0075354F">
              <w:rPr>
                <w:rStyle w:val="CommentReference"/>
                <w:rFonts w:eastAsiaTheme="minorHAnsi"/>
              </w:rPr>
              <w:commentReference w:id="428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?</w:t>
            </w:r>
          </w:p>
          <w:p w14:paraId="37D3CC26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429" w:author="Heather Huntington" w:date="2014-11-19T00:08:00Z"/>
                <w:rFonts w:ascii="Gill Sans MT" w:hAnsi="Gill Sans MT" w:cs="TimesNewRomanPSMT"/>
                <w:sz w:val="22"/>
                <w:szCs w:val="22"/>
              </w:rPr>
            </w:pPr>
            <w:ins w:id="430" w:author="Heather Huntington" w:date="2014-11-19T00:08:00Z">
              <w:r>
                <w:rPr>
                  <w:rFonts w:ascii="Gill Sans MT" w:hAnsi="Gill Sans MT" w:cs="TimesNewRomanPSMT"/>
                  <w:sz w:val="22"/>
                  <w:szCs w:val="22"/>
                </w:rPr>
                <w:t>0-No</w:t>
              </w:r>
            </w:ins>
          </w:p>
          <w:p w14:paraId="177F8139" w14:textId="77777777" w:rsidR="003E2FF5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431" w:author="Heather Huntington" w:date="2014-11-19T00:08:00Z"/>
                <w:rFonts w:ascii="Gill Sans MT" w:hAnsi="Gill Sans MT" w:cs="TimesNewRomanPSMT"/>
                <w:sz w:val="22"/>
                <w:szCs w:val="22"/>
              </w:rPr>
            </w:pPr>
            <w:ins w:id="432" w:author="Heather Huntington" w:date="2014-11-19T00:08:00Z">
              <w:r>
                <w:rPr>
                  <w:rFonts w:ascii="Gill Sans MT" w:hAnsi="Gill Sans MT" w:cs="TimesNewRomanPSMT"/>
                  <w:sz w:val="22"/>
                  <w:szCs w:val="22"/>
                </w:rPr>
                <w:t>1-Yes</w:t>
              </w:r>
            </w:ins>
          </w:p>
          <w:p w14:paraId="34C6E5EC" w14:textId="6E82CA90" w:rsidR="003E2FF5" w:rsidRPr="00676B69" w:rsidRDefault="003E2FF5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ins w:id="433" w:author="Heather Huntington" w:date="2014-11-19T00:08:00Z">
              <w:r>
                <w:rPr>
                  <w:rFonts w:ascii="Gill Sans MT" w:hAnsi="Gill Sans MT" w:cs="TimesNewRomanPSMT"/>
                  <w:sz w:val="22"/>
                  <w:szCs w:val="22"/>
                </w:rPr>
                <w:t>888-Don’t know</w:t>
              </w:r>
            </w:ins>
          </w:p>
        </w:tc>
        <w:tc>
          <w:tcPr>
            <w:tcW w:w="1080" w:type="dxa"/>
          </w:tcPr>
          <w:p w14:paraId="4D6F693F" w14:textId="79644AA5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>If yes, which forests have been used more intensively?</w:t>
            </w:r>
          </w:p>
        </w:tc>
        <w:tc>
          <w:tcPr>
            <w:tcW w:w="1260" w:type="dxa"/>
          </w:tcPr>
          <w:p w14:paraId="6D790301" w14:textId="77777777" w:rsidR="006F1D1A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434" w:author="Aleta Haflett" w:date="2014-11-19T14:59:00Z"/>
                <w:rFonts w:ascii="Gill Sans MT" w:hAnsi="Gill Sans MT" w:cs="TimesNewRomanPSMT"/>
                <w:sz w:val="22"/>
                <w:szCs w:val="22"/>
              </w:rPr>
            </w:pPr>
            <w:r w:rsidRPr="00676B69">
              <w:rPr>
                <w:rFonts w:ascii="Gill Sans MT" w:hAnsi="Gill Sans MT" w:cs="TimesNewRomanPSMT"/>
                <w:sz w:val="22"/>
                <w:szCs w:val="22"/>
              </w:rPr>
              <w:t xml:space="preserve">If yes, for which </w:t>
            </w:r>
            <w:commentRangeStart w:id="435"/>
            <w:commentRangeStart w:id="436"/>
            <w:r w:rsidRPr="00676B69">
              <w:rPr>
                <w:rFonts w:ascii="Gill Sans MT" w:hAnsi="Gill Sans MT" w:cs="TimesNewRomanPSMT"/>
                <w:sz w:val="22"/>
                <w:szCs w:val="22"/>
              </w:rPr>
              <w:t>products</w:t>
            </w:r>
            <w:commentRangeEnd w:id="435"/>
            <w:r w:rsidR="0075354F">
              <w:rPr>
                <w:rStyle w:val="CommentReference"/>
                <w:rFonts w:eastAsiaTheme="minorHAnsi"/>
              </w:rPr>
              <w:commentReference w:id="435"/>
            </w:r>
            <w:r w:rsidRPr="00676B69">
              <w:rPr>
                <w:rFonts w:ascii="Gill Sans MT" w:hAnsi="Gill Sans MT" w:cs="TimesNewRomanPSMT"/>
                <w:sz w:val="22"/>
                <w:szCs w:val="22"/>
              </w:rPr>
              <w:t>?</w:t>
            </w:r>
            <w:commentRangeEnd w:id="436"/>
            <w:r w:rsidR="003E2FF5">
              <w:rPr>
                <w:rStyle w:val="CommentReference"/>
                <w:rFonts w:eastAsiaTheme="minorHAnsi"/>
              </w:rPr>
              <w:commentReference w:id="436"/>
            </w:r>
          </w:p>
          <w:p w14:paraId="670A8090" w14:textId="77777777" w:rsidR="000E00B2" w:rsidRDefault="000E00B2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ins w:id="437" w:author="Aleta Haflett" w:date="2014-11-19T14:59:00Z"/>
                <w:rFonts w:ascii="Gill Sans MT" w:hAnsi="Gill Sans MT" w:cs="TimesNewRomanPSMT"/>
                <w:i/>
                <w:sz w:val="22"/>
                <w:szCs w:val="22"/>
              </w:rPr>
            </w:pPr>
            <w:ins w:id="438" w:author="Aleta Haflett" w:date="2014-11-19T14:59:00Z">
              <w:r>
                <w:rPr>
                  <w:rFonts w:ascii="Gill Sans MT" w:hAnsi="Gill Sans MT" w:cs="TimesNewRomanPSMT"/>
                  <w:i/>
                  <w:sz w:val="22"/>
                  <w:szCs w:val="22"/>
                </w:rPr>
                <w:t>See codes below</w:t>
              </w:r>
            </w:ins>
          </w:p>
          <w:p w14:paraId="46257FE9" w14:textId="18F2F2E0" w:rsidR="000E00B2" w:rsidRPr="00D5318B" w:rsidRDefault="000E00B2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i/>
                <w:sz w:val="22"/>
                <w:szCs w:val="22"/>
              </w:rPr>
            </w:pPr>
            <w:ins w:id="439" w:author="Aleta Haflett" w:date="2014-11-19T14:59:00Z">
              <w:r>
                <w:rPr>
                  <w:rFonts w:ascii="Gill Sans MT" w:hAnsi="Gill Sans MT" w:cs="TimesNewRomanPSMT"/>
                  <w:i/>
                  <w:sz w:val="22"/>
                  <w:szCs w:val="22"/>
                </w:rPr>
                <w:t>Probe and code, select all that apply</w:t>
              </w:r>
            </w:ins>
          </w:p>
        </w:tc>
      </w:tr>
      <w:tr w:rsidR="006F1D1A" w:rsidRPr="00676B69" w14:paraId="6BB3ADA0" w14:textId="27A8E84F" w:rsidTr="00D5318B">
        <w:trPr>
          <w:trHeight w:val="20"/>
        </w:trPr>
        <w:tc>
          <w:tcPr>
            <w:tcW w:w="630" w:type="dxa"/>
          </w:tcPr>
          <w:p w14:paraId="1EFBC0A3" w14:textId="118D1365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</w:p>
        </w:tc>
        <w:tc>
          <w:tcPr>
            <w:tcW w:w="1080" w:type="dxa"/>
          </w:tcPr>
          <w:p w14:paraId="3B19E6A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7ACFD25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1C5065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E90C3A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5E4F04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E3660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0CE134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2C22397" w14:textId="0CC56FFF" w:rsidTr="00D5318B">
        <w:trPr>
          <w:trHeight w:val="20"/>
        </w:trPr>
        <w:tc>
          <w:tcPr>
            <w:tcW w:w="630" w:type="dxa"/>
          </w:tcPr>
          <w:p w14:paraId="6718BC1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1080" w:type="dxa"/>
          </w:tcPr>
          <w:p w14:paraId="3AF4F75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290EE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E2C705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9DF29C0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D6632C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4B6A5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DE6DCB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5C6D1C24" w14:textId="6CAED92F" w:rsidTr="00D5318B">
        <w:trPr>
          <w:trHeight w:val="20"/>
        </w:trPr>
        <w:tc>
          <w:tcPr>
            <w:tcW w:w="630" w:type="dxa"/>
          </w:tcPr>
          <w:p w14:paraId="4CDC4746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1080" w:type="dxa"/>
          </w:tcPr>
          <w:p w14:paraId="39A7261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413C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1A9A3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3F52A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ACEC57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979C3D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F5ADA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5BBF3DA" w14:textId="2B82564A" w:rsidTr="00D5318B">
        <w:trPr>
          <w:trHeight w:val="20"/>
        </w:trPr>
        <w:tc>
          <w:tcPr>
            <w:tcW w:w="630" w:type="dxa"/>
          </w:tcPr>
          <w:p w14:paraId="60DD7E79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1080" w:type="dxa"/>
          </w:tcPr>
          <w:p w14:paraId="2C49C94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12FC43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087779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38033D6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2351BC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A77019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852AC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BD8BB25" w14:textId="19C769EB" w:rsidTr="00D5318B">
        <w:trPr>
          <w:trHeight w:val="20"/>
        </w:trPr>
        <w:tc>
          <w:tcPr>
            <w:tcW w:w="630" w:type="dxa"/>
          </w:tcPr>
          <w:p w14:paraId="3686AF1D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1080" w:type="dxa"/>
          </w:tcPr>
          <w:p w14:paraId="67F8B8D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83ABD1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7602A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0A4FFFC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12370A6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495F2F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796013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22EA9374" w14:textId="00BA340A" w:rsidTr="00D5318B">
        <w:trPr>
          <w:trHeight w:val="20"/>
        </w:trPr>
        <w:tc>
          <w:tcPr>
            <w:tcW w:w="630" w:type="dxa"/>
          </w:tcPr>
          <w:p w14:paraId="549051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5</w:t>
            </w:r>
          </w:p>
        </w:tc>
        <w:tc>
          <w:tcPr>
            <w:tcW w:w="1080" w:type="dxa"/>
          </w:tcPr>
          <w:p w14:paraId="3F93C49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C31AE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908DD6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4237FDB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26B23E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34DE8B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EE624A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3F07301F" w14:textId="1E194701" w:rsidTr="00D5318B">
        <w:trPr>
          <w:trHeight w:val="20"/>
        </w:trPr>
        <w:tc>
          <w:tcPr>
            <w:tcW w:w="630" w:type="dxa"/>
          </w:tcPr>
          <w:p w14:paraId="1C278982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6</w:t>
            </w:r>
          </w:p>
        </w:tc>
        <w:tc>
          <w:tcPr>
            <w:tcW w:w="1080" w:type="dxa"/>
          </w:tcPr>
          <w:p w14:paraId="33D2F4D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663BFF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BC919D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5CF1FBA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AC5C28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FC3EA91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A0A816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63874F2F" w14:textId="40127C18" w:rsidTr="00D5318B">
        <w:trPr>
          <w:trHeight w:val="20"/>
        </w:trPr>
        <w:tc>
          <w:tcPr>
            <w:tcW w:w="630" w:type="dxa"/>
          </w:tcPr>
          <w:p w14:paraId="11CDFD91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7</w:t>
            </w:r>
          </w:p>
        </w:tc>
        <w:tc>
          <w:tcPr>
            <w:tcW w:w="1080" w:type="dxa"/>
          </w:tcPr>
          <w:p w14:paraId="2685512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105B1A7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137DFC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10D4E0D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202F895A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AB4F2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ADB0E6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475DD905" w14:textId="70C48997" w:rsidTr="00D5318B">
        <w:trPr>
          <w:trHeight w:val="20"/>
        </w:trPr>
        <w:tc>
          <w:tcPr>
            <w:tcW w:w="630" w:type="dxa"/>
          </w:tcPr>
          <w:p w14:paraId="58F5AE3E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8</w:t>
            </w:r>
          </w:p>
        </w:tc>
        <w:tc>
          <w:tcPr>
            <w:tcW w:w="1080" w:type="dxa"/>
          </w:tcPr>
          <w:p w14:paraId="642A572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5DD6C6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A93BDF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60EADEA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3EDF4F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17FCC5F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7448A52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065F52D6" w14:textId="7B7B5EF3" w:rsidTr="00D5318B">
        <w:trPr>
          <w:trHeight w:val="20"/>
        </w:trPr>
        <w:tc>
          <w:tcPr>
            <w:tcW w:w="630" w:type="dxa"/>
          </w:tcPr>
          <w:p w14:paraId="765B5F98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9</w:t>
            </w:r>
          </w:p>
        </w:tc>
        <w:tc>
          <w:tcPr>
            <w:tcW w:w="1080" w:type="dxa"/>
          </w:tcPr>
          <w:p w14:paraId="2A6F2EB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3BA40A88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F34D60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90497F9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46F6977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D1CE453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870444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  <w:tr w:rsidR="006F1D1A" w:rsidRPr="00676B69" w14:paraId="1E768E8C" w14:textId="65F84902" w:rsidTr="00D5318B">
        <w:trPr>
          <w:trHeight w:val="20"/>
        </w:trPr>
        <w:tc>
          <w:tcPr>
            <w:tcW w:w="630" w:type="dxa"/>
          </w:tcPr>
          <w:p w14:paraId="11F98C00" w14:textId="77777777" w:rsidR="006F1D1A" w:rsidRPr="00676B69" w:rsidRDefault="006F1D1A" w:rsidP="006F1D1A">
            <w:pPr>
              <w:contextualSpacing/>
              <w:jc w:val="center"/>
              <w:rPr>
                <w:rFonts w:ascii="Gill Sans MT" w:hAnsi="Gill Sans MT"/>
                <w:b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b/>
                <w:sz w:val="22"/>
                <w:szCs w:val="22"/>
              </w:rPr>
              <w:t>10</w:t>
            </w:r>
          </w:p>
        </w:tc>
        <w:tc>
          <w:tcPr>
            <w:tcW w:w="1080" w:type="dxa"/>
          </w:tcPr>
          <w:p w14:paraId="2D7C8E94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710" w:type="dxa"/>
          </w:tcPr>
          <w:p w14:paraId="515DB25D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29084B6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90" w:type="dxa"/>
          </w:tcPr>
          <w:p w14:paraId="4D3FF54F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800" w:type="dxa"/>
          </w:tcPr>
          <w:p w14:paraId="0115BD2E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A072CF5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0548307" w14:textId="77777777" w:rsidR="006F1D1A" w:rsidRPr="00676B69" w:rsidRDefault="006F1D1A" w:rsidP="006F1D1A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jc w:val="center"/>
              <w:rPr>
                <w:rFonts w:ascii="Gill Sans MT" w:hAnsi="Gill Sans MT" w:cs="Times New Roman"/>
                <w:sz w:val="22"/>
                <w:szCs w:val="22"/>
              </w:rPr>
            </w:pPr>
          </w:p>
        </w:tc>
      </w:tr>
    </w:tbl>
    <w:p w14:paraId="45C9E0C8" w14:textId="77777777" w:rsidR="000E00B2" w:rsidRDefault="000E00B2">
      <w:pPr>
        <w:rPr>
          <w:ins w:id="440" w:author="Aleta Haflett" w:date="2014-11-19T14:59:00Z"/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page" w:tblpX="1189" w:tblpY="531"/>
        <w:tblOverlap w:val="never"/>
        <w:tblW w:w="9198" w:type="dxa"/>
        <w:tblLayout w:type="fixed"/>
        <w:tblLook w:val="04A0" w:firstRow="1" w:lastRow="0" w:firstColumn="1" w:lastColumn="0" w:noHBand="0" w:noVBand="1"/>
      </w:tblPr>
      <w:tblGrid>
        <w:gridCol w:w="2088"/>
        <w:gridCol w:w="2070"/>
        <w:gridCol w:w="2340"/>
        <w:gridCol w:w="2700"/>
      </w:tblGrid>
      <w:tr w:rsidR="000E00B2" w:rsidRPr="00676B69" w14:paraId="49F4ACBB" w14:textId="77777777" w:rsidTr="000E00B2">
        <w:trPr>
          <w:ins w:id="441" w:author="Aleta Haflett" w:date="2014-11-19T14:59:00Z"/>
        </w:trPr>
        <w:tc>
          <w:tcPr>
            <w:tcW w:w="9198" w:type="dxa"/>
            <w:gridSpan w:val="4"/>
          </w:tcPr>
          <w:p w14:paraId="6CC12D53" w14:textId="77777777" w:rsidR="000E00B2" w:rsidRPr="00676B69" w:rsidRDefault="000E00B2" w:rsidP="000E00B2">
            <w:pPr>
              <w:rPr>
                <w:ins w:id="442" w:author="Aleta Haflett" w:date="2014-11-19T14:59:00Z"/>
                <w:rFonts w:ascii="Gill Sans MT" w:hAnsi="Gill Sans MT" w:cs="Times New Roman"/>
              </w:rPr>
            </w:pPr>
            <w:ins w:id="443" w:author="Aleta Haflett" w:date="2014-11-19T14:59:00Z">
              <w:r>
                <w:rPr>
                  <w:rFonts w:ascii="Gill Sans MT" w:hAnsi="Gill Sans MT" w:cs="Times New Roman"/>
                </w:rPr>
                <w:t xml:space="preserve">Codes for forest products </w:t>
              </w:r>
            </w:ins>
          </w:p>
        </w:tc>
      </w:tr>
      <w:tr w:rsidR="000E00B2" w:rsidRPr="00676B69" w14:paraId="0DBC335D" w14:textId="77777777" w:rsidTr="000E00B2">
        <w:trPr>
          <w:ins w:id="444" w:author="Aleta Haflett" w:date="2014-11-19T14:59:00Z"/>
        </w:trPr>
        <w:tc>
          <w:tcPr>
            <w:tcW w:w="2088" w:type="dxa"/>
          </w:tcPr>
          <w:p w14:paraId="4A936B35" w14:textId="77777777" w:rsidR="000E00B2" w:rsidRPr="00676B69" w:rsidRDefault="000E00B2" w:rsidP="000E00B2">
            <w:pPr>
              <w:rPr>
                <w:ins w:id="445" w:author="Aleta Haflett" w:date="2014-11-19T14:59:00Z"/>
                <w:rFonts w:ascii="Gill Sans MT" w:hAnsi="Gill Sans MT" w:cs="Times New Roman"/>
              </w:rPr>
            </w:pPr>
            <w:ins w:id="446" w:author="Aleta Haflett" w:date="2014-11-19T14:59:00Z">
              <w:r>
                <w:rPr>
                  <w:rFonts w:ascii="Gill Sans MT" w:hAnsi="Gill Sans MT" w:cs="Times New Roman"/>
                </w:rPr>
                <w:t>1=</w:t>
              </w:r>
              <w:r w:rsidRPr="00676B69">
                <w:rPr>
                  <w:rFonts w:ascii="Gill Sans MT" w:hAnsi="Gill Sans MT" w:cs="Times New Roman"/>
                </w:rPr>
                <w:t xml:space="preserve">Timber </w:t>
              </w:r>
            </w:ins>
          </w:p>
        </w:tc>
        <w:tc>
          <w:tcPr>
            <w:tcW w:w="2070" w:type="dxa"/>
          </w:tcPr>
          <w:p w14:paraId="1484B1F7" w14:textId="77777777" w:rsidR="000E00B2" w:rsidRPr="00676B69" w:rsidRDefault="000E00B2" w:rsidP="000E00B2">
            <w:pPr>
              <w:rPr>
                <w:ins w:id="447" w:author="Aleta Haflett" w:date="2014-11-19T14:59:00Z"/>
                <w:rFonts w:ascii="Gill Sans MT" w:hAnsi="Gill Sans MT" w:cs="Times New Roman"/>
              </w:rPr>
            </w:pPr>
            <w:ins w:id="448" w:author="Aleta Haflett" w:date="2014-11-19T14:59:00Z">
              <w:r w:rsidRPr="00676B69">
                <w:rPr>
                  <w:rFonts w:ascii="Gill Sans MT" w:hAnsi="Gill Sans MT" w:cs="Times New Roman"/>
                </w:rPr>
                <w:t xml:space="preserve">Fruit, nuts, seeds, roots, berries, etc. </w:t>
              </w:r>
            </w:ins>
          </w:p>
        </w:tc>
        <w:tc>
          <w:tcPr>
            <w:tcW w:w="2340" w:type="dxa"/>
          </w:tcPr>
          <w:p w14:paraId="41ABFED0" w14:textId="77777777" w:rsidR="000E00B2" w:rsidRPr="00676B69" w:rsidRDefault="000E00B2" w:rsidP="000E00B2">
            <w:pPr>
              <w:rPr>
                <w:ins w:id="449" w:author="Aleta Haflett" w:date="2014-11-19T14:59:00Z"/>
                <w:rFonts w:ascii="Gill Sans MT" w:hAnsi="Gill Sans MT" w:cs="Times New Roman"/>
              </w:rPr>
            </w:pPr>
            <w:ins w:id="450" w:author="Aleta Haflett" w:date="2014-11-19T14:59:00Z">
              <w:r w:rsidRPr="00676B69">
                <w:rPr>
                  <w:rFonts w:ascii="Gill Sans MT" w:hAnsi="Gill Sans MT" w:cs="Times New Roman"/>
                </w:rPr>
                <w:t>Herbs and spices</w:t>
              </w:r>
            </w:ins>
          </w:p>
        </w:tc>
        <w:tc>
          <w:tcPr>
            <w:tcW w:w="2700" w:type="dxa"/>
          </w:tcPr>
          <w:p w14:paraId="7E5B403C" w14:textId="77777777" w:rsidR="000E00B2" w:rsidRPr="00676B69" w:rsidRDefault="000E00B2" w:rsidP="000E00B2">
            <w:pPr>
              <w:rPr>
                <w:ins w:id="451" w:author="Aleta Haflett" w:date="2014-11-19T14:59:00Z"/>
                <w:rFonts w:ascii="Gill Sans MT" w:hAnsi="Gill Sans MT" w:cs="Times New Roman"/>
              </w:rPr>
            </w:pPr>
            <w:ins w:id="452" w:author="Aleta Haflett" w:date="2014-11-19T14:59:00Z">
              <w:r w:rsidRPr="00676B69">
                <w:rPr>
                  <w:rFonts w:ascii="Gill Sans MT" w:hAnsi="Gill Sans MT" w:cs="Times New Roman"/>
                </w:rPr>
                <w:t xml:space="preserve">Wildlife (including </w:t>
              </w:r>
              <w:proofErr w:type="spellStart"/>
              <w:r w:rsidRPr="00676B69">
                <w:rPr>
                  <w:rFonts w:ascii="Gill Sans MT" w:hAnsi="Gill Sans MT" w:cs="Times New Roman"/>
                </w:rPr>
                <w:t>bushmeat</w:t>
              </w:r>
              <w:proofErr w:type="spellEnd"/>
              <w:r w:rsidRPr="00676B69">
                <w:rPr>
                  <w:rFonts w:ascii="Gill Sans MT" w:hAnsi="Gill Sans MT" w:cs="Times New Roman"/>
                </w:rPr>
                <w:t>)</w:t>
              </w:r>
            </w:ins>
          </w:p>
        </w:tc>
      </w:tr>
      <w:tr w:rsidR="000E00B2" w:rsidRPr="00676B69" w14:paraId="541115A8" w14:textId="77777777" w:rsidTr="000E00B2">
        <w:trPr>
          <w:ins w:id="453" w:author="Aleta Haflett" w:date="2014-11-19T14:59:00Z"/>
        </w:trPr>
        <w:tc>
          <w:tcPr>
            <w:tcW w:w="2088" w:type="dxa"/>
          </w:tcPr>
          <w:p w14:paraId="080B2A1D" w14:textId="77777777" w:rsidR="000E00B2" w:rsidRPr="00676B69" w:rsidRDefault="000E00B2" w:rsidP="000E00B2">
            <w:pPr>
              <w:rPr>
                <w:ins w:id="454" w:author="Aleta Haflett" w:date="2014-11-19T14:59:00Z"/>
                <w:rFonts w:ascii="Gill Sans MT" w:hAnsi="Gill Sans MT" w:cs="Times New Roman"/>
              </w:rPr>
            </w:pPr>
            <w:ins w:id="455" w:author="Aleta Haflett" w:date="2014-11-19T14:59:00Z">
              <w:r>
                <w:rPr>
                  <w:rFonts w:ascii="Gill Sans MT" w:hAnsi="Gill Sans MT" w:cs="Times New Roman"/>
                </w:rPr>
                <w:t>2=</w:t>
              </w:r>
              <w:r w:rsidRPr="00676B69">
                <w:rPr>
                  <w:rFonts w:ascii="Gill Sans MT" w:hAnsi="Gill Sans MT" w:cs="Times New Roman"/>
                </w:rPr>
                <w:t>Fuel wood</w:t>
              </w:r>
            </w:ins>
          </w:p>
        </w:tc>
        <w:tc>
          <w:tcPr>
            <w:tcW w:w="2070" w:type="dxa"/>
          </w:tcPr>
          <w:p w14:paraId="2F5B5E46" w14:textId="77777777" w:rsidR="000E00B2" w:rsidRPr="00676B69" w:rsidRDefault="000E00B2" w:rsidP="000E00B2">
            <w:pPr>
              <w:rPr>
                <w:ins w:id="456" w:author="Aleta Haflett" w:date="2014-11-19T14:59:00Z"/>
                <w:rFonts w:ascii="Gill Sans MT" w:hAnsi="Gill Sans MT" w:cs="Times New Roman"/>
              </w:rPr>
            </w:pPr>
            <w:ins w:id="457" w:author="Aleta Haflett" w:date="2014-11-19T14:59:00Z">
              <w:r w:rsidRPr="00676B69">
                <w:rPr>
                  <w:rFonts w:ascii="Gill Sans MT" w:hAnsi="Gill Sans MT" w:cs="Times New Roman"/>
                </w:rPr>
                <w:t>Mushrooms</w:t>
              </w:r>
            </w:ins>
          </w:p>
        </w:tc>
        <w:tc>
          <w:tcPr>
            <w:tcW w:w="2340" w:type="dxa"/>
          </w:tcPr>
          <w:p w14:paraId="5F3C5EB2" w14:textId="77777777" w:rsidR="000E00B2" w:rsidRPr="00676B69" w:rsidRDefault="000E00B2" w:rsidP="000E00B2">
            <w:pPr>
              <w:rPr>
                <w:ins w:id="458" w:author="Aleta Haflett" w:date="2014-11-19T14:59:00Z"/>
                <w:rFonts w:ascii="Gill Sans MT" w:hAnsi="Gill Sans MT" w:cs="Times New Roman"/>
              </w:rPr>
            </w:pPr>
            <w:ins w:id="459" w:author="Aleta Haflett" w:date="2014-11-19T14:59:00Z">
              <w:r w:rsidRPr="00676B69">
                <w:rPr>
                  <w:rFonts w:ascii="Gill Sans MT" w:hAnsi="Gill Sans MT" w:cs="Times New Roman"/>
                </w:rPr>
                <w:t>Dying/tanning</w:t>
              </w:r>
            </w:ins>
          </w:p>
        </w:tc>
        <w:tc>
          <w:tcPr>
            <w:tcW w:w="2700" w:type="dxa"/>
          </w:tcPr>
          <w:p w14:paraId="2A09C681" w14:textId="77777777" w:rsidR="000E00B2" w:rsidRPr="00676B69" w:rsidRDefault="000E00B2" w:rsidP="000E00B2">
            <w:pPr>
              <w:rPr>
                <w:ins w:id="460" w:author="Aleta Haflett" w:date="2014-11-19T14:59:00Z"/>
                <w:rFonts w:ascii="Gill Sans MT" w:hAnsi="Gill Sans MT" w:cs="Times New Roman"/>
              </w:rPr>
            </w:pPr>
            <w:ins w:id="461" w:author="Aleta Haflett" w:date="2014-11-19T14:59:00Z">
              <w:r w:rsidRPr="00676B69">
                <w:rPr>
                  <w:rFonts w:ascii="Gill Sans MT" w:hAnsi="Gill Sans MT" w:cs="Times New Roman"/>
                </w:rPr>
                <w:t xml:space="preserve">Beekeeping activities (e.g. honey) </w:t>
              </w:r>
            </w:ins>
          </w:p>
        </w:tc>
      </w:tr>
      <w:tr w:rsidR="000E00B2" w:rsidRPr="00676B69" w14:paraId="63132670" w14:textId="77777777" w:rsidTr="000E00B2">
        <w:trPr>
          <w:ins w:id="462" w:author="Aleta Haflett" w:date="2014-11-19T14:59:00Z"/>
        </w:trPr>
        <w:tc>
          <w:tcPr>
            <w:tcW w:w="2088" w:type="dxa"/>
          </w:tcPr>
          <w:p w14:paraId="2E78C338" w14:textId="77777777" w:rsidR="000E00B2" w:rsidRPr="00676B69" w:rsidRDefault="000E00B2" w:rsidP="000E00B2">
            <w:pPr>
              <w:rPr>
                <w:ins w:id="463" w:author="Aleta Haflett" w:date="2014-11-19T14:59:00Z"/>
                <w:rFonts w:ascii="Gill Sans MT" w:hAnsi="Gill Sans MT" w:cs="Times New Roman"/>
              </w:rPr>
            </w:pPr>
            <w:ins w:id="464" w:author="Aleta Haflett" w:date="2014-11-19T14:59:00Z">
              <w:r>
                <w:rPr>
                  <w:rFonts w:ascii="Gill Sans MT" w:hAnsi="Gill Sans MT" w:cs="Times New Roman"/>
                </w:rPr>
                <w:t>3=</w:t>
              </w:r>
              <w:r w:rsidRPr="00676B69">
                <w:rPr>
                  <w:rFonts w:ascii="Gill Sans MT" w:hAnsi="Gill Sans MT" w:cs="Times New Roman"/>
                </w:rPr>
                <w:t>Charcoal</w:t>
              </w:r>
            </w:ins>
          </w:p>
        </w:tc>
        <w:tc>
          <w:tcPr>
            <w:tcW w:w="2070" w:type="dxa"/>
          </w:tcPr>
          <w:p w14:paraId="69E6187A" w14:textId="77777777" w:rsidR="000E00B2" w:rsidRPr="00676B69" w:rsidRDefault="000E00B2" w:rsidP="000E00B2">
            <w:pPr>
              <w:rPr>
                <w:ins w:id="465" w:author="Aleta Haflett" w:date="2014-11-19T14:59:00Z"/>
                <w:rFonts w:ascii="Gill Sans MT" w:hAnsi="Gill Sans MT" w:cs="Times New Roman"/>
              </w:rPr>
            </w:pPr>
            <w:ins w:id="466" w:author="Aleta Haflett" w:date="2014-11-19T14:59:00Z">
              <w:r w:rsidRPr="00676B69">
                <w:rPr>
                  <w:rFonts w:ascii="Gill Sans MT" w:hAnsi="Gill Sans MT" w:cs="Times New Roman"/>
                </w:rPr>
                <w:t>Fodder</w:t>
              </w:r>
            </w:ins>
          </w:p>
        </w:tc>
        <w:tc>
          <w:tcPr>
            <w:tcW w:w="2340" w:type="dxa"/>
          </w:tcPr>
          <w:p w14:paraId="3B45F80E" w14:textId="77777777" w:rsidR="000E00B2" w:rsidRPr="00676B69" w:rsidRDefault="000E00B2" w:rsidP="000E00B2">
            <w:pPr>
              <w:rPr>
                <w:ins w:id="467" w:author="Aleta Haflett" w:date="2014-11-19T14:59:00Z"/>
                <w:rFonts w:ascii="Gill Sans MT" w:hAnsi="Gill Sans MT" w:cs="Times New Roman"/>
              </w:rPr>
            </w:pPr>
            <w:ins w:id="468" w:author="Aleta Haflett" w:date="2014-11-19T14:59:00Z">
              <w:r w:rsidRPr="00676B69">
                <w:rPr>
                  <w:rFonts w:ascii="Gill Sans MT" w:hAnsi="Gill Sans MT" w:cs="Times New Roman"/>
                </w:rPr>
                <w:t>Seeds (for regeneration purposes)</w:t>
              </w:r>
            </w:ins>
          </w:p>
        </w:tc>
        <w:tc>
          <w:tcPr>
            <w:tcW w:w="2700" w:type="dxa"/>
          </w:tcPr>
          <w:p w14:paraId="064A14F8" w14:textId="77777777" w:rsidR="000E00B2" w:rsidRPr="00676B69" w:rsidRDefault="000E00B2" w:rsidP="000E00B2">
            <w:pPr>
              <w:rPr>
                <w:ins w:id="469" w:author="Aleta Haflett" w:date="2014-11-19T14:59:00Z"/>
                <w:rFonts w:ascii="Gill Sans MT" w:hAnsi="Gill Sans MT" w:cs="Times New Roman"/>
              </w:rPr>
            </w:pPr>
            <w:ins w:id="470" w:author="Aleta Haflett" w:date="2014-11-19T14:59:00Z">
              <w:r w:rsidRPr="00676B69">
                <w:rPr>
                  <w:rFonts w:ascii="Gill Sans MT" w:hAnsi="Gill Sans MT" w:cs="Times New Roman"/>
                </w:rPr>
                <w:t>Caterpillar</w:t>
              </w:r>
            </w:ins>
          </w:p>
        </w:tc>
      </w:tr>
      <w:tr w:rsidR="000E00B2" w:rsidRPr="00676B69" w14:paraId="447911DE" w14:textId="77777777" w:rsidTr="000E00B2">
        <w:trPr>
          <w:ins w:id="471" w:author="Aleta Haflett" w:date="2014-11-19T14:59:00Z"/>
        </w:trPr>
        <w:tc>
          <w:tcPr>
            <w:tcW w:w="2088" w:type="dxa"/>
          </w:tcPr>
          <w:p w14:paraId="70B6874D" w14:textId="77777777" w:rsidR="000E00B2" w:rsidRPr="00676B69" w:rsidRDefault="000E00B2" w:rsidP="000E00B2">
            <w:pPr>
              <w:rPr>
                <w:ins w:id="472" w:author="Aleta Haflett" w:date="2014-11-19T14:59:00Z"/>
                <w:rFonts w:ascii="Gill Sans MT" w:hAnsi="Gill Sans MT" w:cs="Times New Roman"/>
              </w:rPr>
            </w:pPr>
            <w:ins w:id="473" w:author="Aleta Haflett" w:date="2014-11-19T14:59:00Z">
              <w:r>
                <w:rPr>
                  <w:rFonts w:ascii="Gill Sans MT" w:hAnsi="Gill Sans MT" w:cs="Times New Roman"/>
                </w:rPr>
                <w:t>4=</w:t>
              </w:r>
              <w:r w:rsidRPr="00676B69">
                <w:rPr>
                  <w:rFonts w:ascii="Gill Sans MT" w:hAnsi="Gill Sans MT" w:cs="Times New Roman"/>
                </w:rPr>
                <w:t>Wood for wood carving</w:t>
              </w:r>
            </w:ins>
          </w:p>
        </w:tc>
        <w:tc>
          <w:tcPr>
            <w:tcW w:w="2070" w:type="dxa"/>
          </w:tcPr>
          <w:p w14:paraId="25719567" w14:textId="77777777" w:rsidR="000E00B2" w:rsidRPr="00676B69" w:rsidRDefault="000E00B2" w:rsidP="000E00B2">
            <w:pPr>
              <w:rPr>
                <w:ins w:id="474" w:author="Aleta Haflett" w:date="2014-11-19T14:59:00Z"/>
                <w:rFonts w:ascii="Gill Sans MT" w:hAnsi="Gill Sans MT" w:cs="Times New Roman"/>
              </w:rPr>
            </w:pPr>
            <w:ins w:id="475" w:author="Aleta Haflett" w:date="2014-11-19T14:59:00Z">
              <w:r w:rsidRPr="00676B69">
                <w:rPr>
                  <w:rFonts w:ascii="Gill Sans MT" w:hAnsi="Gill Sans MT" w:cs="Times New Roman"/>
                </w:rPr>
                <w:t>Rattan</w:t>
              </w:r>
            </w:ins>
          </w:p>
        </w:tc>
        <w:tc>
          <w:tcPr>
            <w:tcW w:w="2340" w:type="dxa"/>
          </w:tcPr>
          <w:p w14:paraId="117D50C9" w14:textId="77777777" w:rsidR="000E00B2" w:rsidRPr="00676B69" w:rsidRDefault="000E00B2" w:rsidP="000E00B2">
            <w:pPr>
              <w:rPr>
                <w:ins w:id="476" w:author="Aleta Haflett" w:date="2014-11-19T14:59:00Z"/>
                <w:rFonts w:ascii="Gill Sans MT" w:hAnsi="Gill Sans MT" w:cs="Times New Roman"/>
              </w:rPr>
            </w:pPr>
            <w:ins w:id="477" w:author="Aleta Haflett" w:date="2014-11-19T14:59:00Z">
              <w:r w:rsidRPr="00676B69">
                <w:rPr>
                  <w:rFonts w:ascii="Gill Sans MT" w:hAnsi="Gill Sans MT" w:cs="Times New Roman"/>
                </w:rPr>
                <w:t xml:space="preserve">Fibers (for rope, </w:t>
              </w:r>
              <w:proofErr w:type="spellStart"/>
              <w:r w:rsidRPr="00676B69">
                <w:rPr>
                  <w:rFonts w:ascii="Gill Sans MT" w:hAnsi="Gill Sans MT" w:cs="Times New Roman"/>
                </w:rPr>
                <w:t>etc</w:t>
              </w:r>
              <w:proofErr w:type="spellEnd"/>
              <w:r w:rsidRPr="00676B69">
                <w:rPr>
                  <w:rFonts w:ascii="Gill Sans MT" w:hAnsi="Gill Sans MT" w:cs="Times New Roman"/>
                </w:rPr>
                <w:t>)</w:t>
              </w:r>
            </w:ins>
          </w:p>
        </w:tc>
        <w:tc>
          <w:tcPr>
            <w:tcW w:w="2700" w:type="dxa"/>
          </w:tcPr>
          <w:p w14:paraId="0F90E39F" w14:textId="77777777" w:rsidR="000E00B2" w:rsidRPr="00676B69" w:rsidRDefault="000E00B2" w:rsidP="000E00B2">
            <w:pPr>
              <w:rPr>
                <w:ins w:id="478" w:author="Aleta Haflett" w:date="2014-11-19T14:59:00Z"/>
                <w:rFonts w:ascii="Gill Sans MT" w:hAnsi="Gill Sans MT" w:cs="Times New Roman"/>
              </w:rPr>
            </w:pPr>
            <w:ins w:id="479" w:author="Aleta Haflett" w:date="2014-11-19T14:59:00Z">
              <w:r w:rsidRPr="00676B69">
                <w:rPr>
                  <w:rFonts w:ascii="Gill Sans MT" w:hAnsi="Gill Sans MT" w:cs="Times New Roman"/>
                </w:rPr>
                <w:t xml:space="preserve">Other, specify </w:t>
              </w:r>
            </w:ins>
          </w:p>
        </w:tc>
      </w:tr>
      <w:tr w:rsidR="000E00B2" w:rsidRPr="00676B69" w14:paraId="1C25B40C" w14:textId="77777777" w:rsidTr="000E00B2">
        <w:trPr>
          <w:gridAfter w:val="1"/>
          <w:wAfter w:w="2700" w:type="dxa"/>
          <w:ins w:id="480" w:author="Aleta Haflett" w:date="2014-11-19T14:59:00Z"/>
        </w:trPr>
        <w:tc>
          <w:tcPr>
            <w:tcW w:w="2088" w:type="dxa"/>
          </w:tcPr>
          <w:p w14:paraId="73AF59F2" w14:textId="77777777" w:rsidR="000E00B2" w:rsidRPr="00676B69" w:rsidRDefault="000E00B2" w:rsidP="000E00B2">
            <w:pPr>
              <w:rPr>
                <w:ins w:id="481" w:author="Aleta Haflett" w:date="2014-11-19T14:59:00Z"/>
                <w:rFonts w:ascii="Gill Sans MT" w:hAnsi="Gill Sans MT" w:cs="Times New Roman"/>
              </w:rPr>
            </w:pPr>
            <w:ins w:id="482" w:author="Aleta Haflett" w:date="2014-11-19T14:59:00Z">
              <w:r>
                <w:rPr>
                  <w:rFonts w:ascii="Gill Sans MT" w:hAnsi="Gill Sans MT" w:cs="Times New Roman"/>
                </w:rPr>
                <w:t>5=</w:t>
              </w:r>
              <w:r w:rsidRPr="00676B69">
                <w:rPr>
                  <w:rFonts w:ascii="Gill Sans MT" w:hAnsi="Gill Sans MT" w:cs="Times New Roman"/>
                </w:rPr>
                <w:t>Wood for poles</w:t>
              </w:r>
            </w:ins>
          </w:p>
        </w:tc>
        <w:tc>
          <w:tcPr>
            <w:tcW w:w="2070" w:type="dxa"/>
          </w:tcPr>
          <w:p w14:paraId="291A9320" w14:textId="77777777" w:rsidR="000E00B2" w:rsidRPr="00676B69" w:rsidRDefault="000E00B2" w:rsidP="000E00B2">
            <w:pPr>
              <w:rPr>
                <w:ins w:id="483" w:author="Aleta Haflett" w:date="2014-11-19T14:59:00Z"/>
                <w:rFonts w:ascii="Gill Sans MT" w:hAnsi="Gill Sans MT" w:cs="Times New Roman"/>
              </w:rPr>
            </w:pPr>
            <w:ins w:id="484" w:author="Aleta Haflett" w:date="2014-11-19T14:59:00Z">
              <w:r w:rsidRPr="00676B69">
                <w:rPr>
                  <w:rFonts w:ascii="Gill Sans MT" w:hAnsi="Gill Sans MT" w:cs="Times New Roman"/>
                </w:rPr>
                <w:t>Plant medicines</w:t>
              </w:r>
            </w:ins>
          </w:p>
        </w:tc>
        <w:tc>
          <w:tcPr>
            <w:tcW w:w="2340" w:type="dxa"/>
          </w:tcPr>
          <w:p w14:paraId="7B8AEFFD" w14:textId="77777777" w:rsidR="000E00B2" w:rsidRPr="00676B69" w:rsidRDefault="000E00B2" w:rsidP="000E00B2">
            <w:pPr>
              <w:rPr>
                <w:ins w:id="485" w:author="Aleta Haflett" w:date="2014-11-19T14:59:00Z"/>
                <w:rFonts w:ascii="Gill Sans MT" w:hAnsi="Gill Sans MT" w:cs="Times New Roman"/>
              </w:rPr>
            </w:pPr>
            <w:ins w:id="486" w:author="Aleta Haflett" w:date="2014-11-19T14:59:00Z">
              <w:r w:rsidRPr="00676B69">
                <w:rPr>
                  <w:rFonts w:ascii="Gill Sans MT" w:hAnsi="Gill Sans MT" w:cs="Times New Roman"/>
                </w:rPr>
                <w:t>Other plant products</w:t>
              </w:r>
            </w:ins>
          </w:p>
        </w:tc>
      </w:tr>
    </w:tbl>
    <w:p w14:paraId="47D3996E" w14:textId="1BB1F78A" w:rsidR="00772D7A" w:rsidRPr="00676B69" w:rsidRDefault="00772D7A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br w:type="page"/>
      </w:r>
    </w:p>
    <w:p w14:paraId="15723629" w14:textId="77777777" w:rsidR="00772D7A" w:rsidRPr="00676B69" w:rsidRDefault="00772D7A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3F1EC25F" w14:textId="0A0BAD31" w:rsidR="00C92576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FOREST </w:t>
      </w:r>
      <w:r w:rsidR="00C92576" w:rsidRPr="00676B69">
        <w:rPr>
          <w:rFonts w:ascii="Gill Sans MT" w:hAnsi="Gill Sans MT"/>
          <w:b/>
          <w:color w:val="000000" w:themeColor="text1"/>
          <w:sz w:val="22"/>
          <w:szCs w:val="22"/>
        </w:rPr>
        <w:t xml:space="preserve">MANAGEMENT AND </w:t>
      </w: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GOVERNANCE</w:t>
      </w:r>
    </w:p>
    <w:p w14:paraId="02692C80" w14:textId="0A2E8B76" w:rsidR="00C92576" w:rsidRPr="00676B69" w:rsidRDefault="00C92576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>Now I would like to a</w:t>
      </w:r>
      <w:r w:rsidR="009842FE" w:rsidRPr="00676B69">
        <w:rPr>
          <w:rFonts w:ascii="Gill Sans MT" w:hAnsi="Gill Sans MT"/>
          <w:color w:val="000000" w:themeColor="text1"/>
          <w:sz w:val="22"/>
          <w:szCs w:val="22"/>
        </w:rPr>
        <w:t xml:space="preserve">sk you some questions about the management of forests used by your community. </w:t>
      </w:r>
    </w:p>
    <w:p w14:paraId="0493FFAB" w14:textId="7777777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9842FE" w:rsidRPr="00676B69" w14:paraId="1B2E620E" w14:textId="77777777" w:rsidTr="00321D6B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CFA6F2" w14:textId="77777777" w:rsidR="009842FE" w:rsidRPr="00676B69" w:rsidRDefault="009842FE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3625464" w14:textId="77777777" w:rsidR="00321D6B" w:rsidRPr="00676B69" w:rsidRDefault="00321D6B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Who is primarily responsible for making rules about what community members can and cannot do in forests/wooded areas?</w:t>
            </w:r>
          </w:p>
          <w:p w14:paraId="7A318203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58559444" w14:textId="77777777" w:rsidR="00321D6B" w:rsidRPr="00676B69" w:rsidRDefault="00321D6B" w:rsidP="009842FE">
            <w:pPr>
              <w:rPr>
                <w:rFonts w:ascii="Gill Sans MT" w:hAnsi="Gill Sans MT"/>
                <w:sz w:val="22"/>
                <w:szCs w:val="22"/>
              </w:rPr>
            </w:pPr>
          </w:p>
          <w:p w14:paraId="76CE3E57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13A7DE6" w14:textId="77777777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0D447439" w14:textId="002C045F" w:rsidR="00034064" w:rsidRPr="00676B69" w:rsidRDefault="00034064" w:rsidP="009842FE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1A6A49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1=Headman</w:t>
            </w:r>
          </w:p>
          <w:p w14:paraId="756C3FB1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Induna</w:t>
            </w:r>
            <w:proofErr w:type="spellEnd"/>
          </w:p>
          <w:p w14:paraId="54D46CF3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3=Chief</w:t>
            </w:r>
          </w:p>
          <w:p w14:paraId="746485A8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4=Elders</w:t>
            </w:r>
          </w:p>
          <w:p w14:paraId="4F688700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5=Community Resource Board</w:t>
            </w:r>
          </w:p>
          <w:p w14:paraId="780FE656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6=Local government</w:t>
            </w:r>
          </w:p>
          <w:p w14:paraId="15045B32" w14:textId="77777777" w:rsidR="00321D6B" w:rsidRPr="00676B69" w:rsidRDefault="00321D6B" w:rsidP="00321D6B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7=DFO</w:t>
            </w:r>
          </w:p>
          <w:p w14:paraId="162B6E2D" w14:textId="06114BF2" w:rsidR="00034064" w:rsidRPr="00676B69" w:rsidRDefault="00321D6B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97=Other, please specify </w:t>
            </w:r>
          </w:p>
        </w:tc>
      </w:tr>
      <w:tr w:rsidR="000C1944" w:rsidRPr="00676B69" w14:paraId="23BDB598" w14:textId="77777777" w:rsidTr="000C1944">
        <w:trPr>
          <w:trHeight w:val="593"/>
          <w:ins w:id="487" w:author="Aleta Haflett" w:date="2014-11-19T15:13:00Z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2A210F" w14:textId="77777777" w:rsidR="000C1944" w:rsidRPr="00676B69" w:rsidRDefault="000C1944" w:rsidP="009842FE">
            <w:pPr>
              <w:contextualSpacing/>
              <w:rPr>
                <w:ins w:id="488" w:author="Aleta Haflett" w:date="2014-11-19T15:13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6433696" w14:textId="4CA5DEA4" w:rsidR="000C1944" w:rsidRPr="00676B69" w:rsidRDefault="000C1944" w:rsidP="00321D6B">
            <w:pPr>
              <w:rPr>
                <w:ins w:id="489" w:author="Aleta Haflett" w:date="2014-11-19T15:13:00Z"/>
                <w:rFonts w:ascii="Gill Sans MT" w:hAnsi="Gill Sans MT"/>
                <w:sz w:val="22"/>
                <w:szCs w:val="22"/>
              </w:rPr>
            </w:pPr>
            <w:ins w:id="490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 xml:space="preserve">Has the decision-making body changed in the last three years? </w:t>
              </w:r>
            </w:ins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25B18D1" w14:textId="77777777" w:rsidR="000C1944" w:rsidRDefault="000C1944" w:rsidP="000C1944">
            <w:pPr>
              <w:contextualSpacing/>
              <w:rPr>
                <w:ins w:id="491" w:author="Aleta Haflett" w:date="2014-11-19T15:14:00Z"/>
                <w:rFonts w:ascii="Gill Sans MT" w:hAnsi="Gill Sans MT"/>
                <w:sz w:val="22"/>
                <w:szCs w:val="22"/>
              </w:rPr>
            </w:pPr>
            <w:ins w:id="492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>0=No</w:t>
              </w:r>
            </w:ins>
          </w:p>
          <w:p w14:paraId="7B91CEF6" w14:textId="4BD3B83B" w:rsidR="000C1944" w:rsidRPr="00676B69" w:rsidRDefault="000C1944" w:rsidP="009842FE">
            <w:pPr>
              <w:contextualSpacing/>
              <w:rPr>
                <w:ins w:id="493" w:author="Aleta Haflett" w:date="2014-11-19T15:13:00Z"/>
                <w:rFonts w:ascii="Gill Sans MT" w:hAnsi="Gill Sans MT"/>
                <w:sz w:val="22"/>
                <w:szCs w:val="22"/>
              </w:rPr>
            </w:pPr>
            <w:ins w:id="494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>1=Yes</w:t>
              </w:r>
            </w:ins>
          </w:p>
        </w:tc>
      </w:tr>
      <w:tr w:rsidR="000C1944" w:rsidRPr="00676B69" w14:paraId="2EC85D4B" w14:textId="77777777" w:rsidTr="000C1944">
        <w:trPr>
          <w:trHeight w:val="1079"/>
          <w:ins w:id="495" w:author="Aleta Haflett" w:date="2014-11-19T15:13:00Z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1587474" w14:textId="77777777" w:rsidR="000C1944" w:rsidRPr="00676B69" w:rsidRDefault="000C1944" w:rsidP="009842FE">
            <w:pPr>
              <w:contextualSpacing/>
              <w:rPr>
                <w:ins w:id="496" w:author="Aleta Haflett" w:date="2014-11-19T15:13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786CDD" w14:textId="144F9304" w:rsidR="000C1944" w:rsidRPr="00676B69" w:rsidRDefault="000C1944" w:rsidP="00321D6B">
            <w:pPr>
              <w:rPr>
                <w:ins w:id="497" w:author="Aleta Haflett" w:date="2014-11-19T15:13:00Z"/>
                <w:rFonts w:ascii="Gill Sans MT" w:hAnsi="Gill Sans MT"/>
                <w:sz w:val="22"/>
                <w:szCs w:val="22"/>
              </w:rPr>
            </w:pPr>
            <w:ins w:id="498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 xml:space="preserve">When was this body formed? </w:t>
              </w:r>
            </w:ins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BC7C34A" w14:textId="77777777" w:rsidR="000C1944" w:rsidRDefault="000C1944" w:rsidP="000C1944">
            <w:pPr>
              <w:contextualSpacing/>
              <w:rPr>
                <w:ins w:id="499" w:author="Aleta Haflett" w:date="2014-11-19T15:14:00Z"/>
                <w:rFonts w:ascii="Gill Sans MT" w:hAnsi="Gill Sans MT"/>
                <w:sz w:val="22"/>
                <w:szCs w:val="22"/>
              </w:rPr>
            </w:pPr>
            <w:ins w:id="500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>1=In the last 3 years</w:t>
              </w:r>
            </w:ins>
          </w:p>
          <w:p w14:paraId="499BC89F" w14:textId="77777777" w:rsidR="000C1944" w:rsidRDefault="000C1944" w:rsidP="000C1944">
            <w:pPr>
              <w:contextualSpacing/>
              <w:rPr>
                <w:ins w:id="501" w:author="Aleta Haflett" w:date="2014-11-19T15:14:00Z"/>
                <w:rFonts w:ascii="Gill Sans MT" w:hAnsi="Gill Sans MT"/>
                <w:sz w:val="22"/>
                <w:szCs w:val="22"/>
              </w:rPr>
            </w:pPr>
            <w:ins w:id="502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>2=4-10 years ago</w:t>
              </w:r>
            </w:ins>
          </w:p>
          <w:p w14:paraId="786C5453" w14:textId="77777777" w:rsidR="000C1944" w:rsidRDefault="000C1944" w:rsidP="000C1944">
            <w:pPr>
              <w:contextualSpacing/>
              <w:rPr>
                <w:ins w:id="503" w:author="Aleta Haflett" w:date="2014-11-19T15:14:00Z"/>
                <w:rFonts w:ascii="Gill Sans MT" w:hAnsi="Gill Sans MT"/>
                <w:sz w:val="22"/>
                <w:szCs w:val="22"/>
              </w:rPr>
            </w:pPr>
            <w:ins w:id="504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>3=11 years ago or more</w:t>
              </w:r>
            </w:ins>
          </w:p>
          <w:p w14:paraId="1BF55B9D" w14:textId="6EEBE8D0" w:rsidR="000C1944" w:rsidRPr="00676B69" w:rsidRDefault="000C1944" w:rsidP="009842FE">
            <w:pPr>
              <w:contextualSpacing/>
              <w:rPr>
                <w:ins w:id="505" w:author="Aleta Haflett" w:date="2014-11-19T15:13:00Z"/>
                <w:rFonts w:ascii="Gill Sans MT" w:hAnsi="Gill Sans MT"/>
                <w:sz w:val="22"/>
                <w:szCs w:val="22"/>
              </w:rPr>
            </w:pPr>
            <w:ins w:id="506" w:author="Aleta Haflett" w:date="2014-11-19T15:14:00Z">
              <w:r>
                <w:rPr>
                  <w:rFonts w:ascii="Gill Sans MT" w:hAnsi="Gill Sans MT"/>
                  <w:sz w:val="22"/>
                  <w:szCs w:val="22"/>
                </w:rPr>
                <w:t>888=Don’t know</w:t>
              </w:r>
            </w:ins>
          </w:p>
        </w:tc>
      </w:tr>
      <w:tr w:rsidR="000C1944" w:rsidRPr="00676B69" w14:paraId="685B1BD0" w14:textId="77777777" w:rsidTr="00077EEA">
        <w:trPr>
          <w:trHeight w:val="1952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F4CF36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commentRangeStart w:id="507"/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D88E94" w14:textId="77777777" w:rsidR="000C1944" w:rsidRPr="00676B69" w:rsidRDefault="000C1944" w:rsidP="00321D6B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commentRangeStart w:id="508"/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are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 xml:space="preserve"> the main village decision-making bodies regarding forest management? </w:t>
            </w:r>
            <w:commentRangeEnd w:id="508"/>
            <w:r>
              <w:rPr>
                <w:rStyle w:val="CommentReference"/>
                <w:rFonts w:eastAsiaTheme="minorHAnsi"/>
              </w:rPr>
              <w:commentReference w:id="508"/>
            </w:r>
          </w:p>
          <w:commentRangeEnd w:id="507"/>
          <w:p w14:paraId="1ABE0224" w14:textId="77777777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  <w:r>
              <w:rPr>
                <w:rStyle w:val="CommentReference"/>
                <w:rFonts w:eastAsiaTheme="minorHAnsi"/>
              </w:rPr>
              <w:commentReference w:id="507"/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5717A89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1=chief</w:t>
            </w:r>
          </w:p>
          <w:p w14:paraId="4D76C717" w14:textId="69E797EB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2=village council/committee/association (please specify)</w:t>
            </w:r>
          </w:p>
          <w:p w14:paraId="48E6125E" w14:textId="67C288B9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3=forest user group, (please specify)</w:t>
            </w:r>
          </w:p>
          <w:p w14:paraId="53286B6D" w14:textId="0E0D69A0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4=community resource boards, </w:t>
            </w:r>
          </w:p>
          <w:p w14:paraId="3D5B70FF" w14:textId="31A3D36D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5=elders/council of elders</w:t>
            </w:r>
          </w:p>
          <w:p w14:paraId="780AC019" w14:textId="7F33BEEB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6=Headperson</w:t>
            </w:r>
          </w:p>
          <w:p w14:paraId="0664E969" w14:textId="4F787AA3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97=Other, please specify</w:t>
            </w:r>
          </w:p>
        </w:tc>
      </w:tr>
      <w:tr w:rsidR="000C1944" w:rsidRPr="00676B69" w14:paraId="7C559DF6" w14:textId="77777777" w:rsidTr="00321D6B">
        <w:trPr>
          <w:trHeight w:val="80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8ED367" w14:textId="734EEB90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E4BA4F" w14:textId="77777777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Which of these is the most important? </w:t>
            </w:r>
          </w:p>
          <w:p w14:paraId="6550DAD3" w14:textId="251CBBF3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0141B1B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  <w:p w14:paraId="69E7CAA2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510FC789" w14:textId="77777777" w:rsidTr="00321D6B">
        <w:trPr>
          <w:trHeight w:val="305"/>
          <w:ins w:id="509" w:author="Aleta Haflett" w:date="2014-11-19T15:12:00Z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0A5189" w14:textId="77777777" w:rsidR="000C1944" w:rsidRPr="00676B69" w:rsidRDefault="000C1944" w:rsidP="009842FE">
            <w:pPr>
              <w:contextualSpacing/>
              <w:rPr>
                <w:ins w:id="510" w:author="Aleta Haflett" w:date="2014-11-19T15:12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9E6B9EF" w14:textId="6566ACC2" w:rsidR="000C1944" w:rsidRDefault="000C1944" w:rsidP="00321D6B">
            <w:pPr>
              <w:shd w:val="clear" w:color="auto" w:fill="FFFFFF"/>
              <w:contextualSpacing/>
              <w:rPr>
                <w:ins w:id="511" w:author="Aleta Haflett" w:date="2014-11-19T15:12:00Z"/>
                <w:rFonts w:ascii="Gill Sans MT" w:hAnsi="Gill Sans MT"/>
                <w:sz w:val="22"/>
                <w:szCs w:val="22"/>
              </w:rPr>
            </w:pPr>
            <w:ins w:id="512" w:author="Aleta Haflett" w:date="2014-11-19T15:12:00Z">
              <w:r>
                <w:rPr>
                  <w:rFonts w:ascii="Gill Sans MT" w:hAnsi="Gill Sans MT"/>
                  <w:sz w:val="22"/>
                  <w:szCs w:val="22"/>
                </w:rPr>
                <w:t xml:space="preserve">Has the decision-making body changed in the last three years? </w:t>
              </w:r>
            </w:ins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EFE6E16" w14:textId="77777777" w:rsidR="000C1944" w:rsidRDefault="000C1944" w:rsidP="009842FE">
            <w:pPr>
              <w:contextualSpacing/>
              <w:rPr>
                <w:ins w:id="513" w:author="Aleta Haflett" w:date="2014-11-19T15:13:00Z"/>
                <w:rFonts w:ascii="Gill Sans MT" w:hAnsi="Gill Sans MT"/>
                <w:sz w:val="22"/>
                <w:szCs w:val="22"/>
              </w:rPr>
            </w:pPr>
            <w:ins w:id="514" w:author="Aleta Haflett" w:date="2014-11-19T15:13:00Z">
              <w:r>
                <w:rPr>
                  <w:rFonts w:ascii="Gill Sans MT" w:hAnsi="Gill Sans MT"/>
                  <w:sz w:val="22"/>
                  <w:szCs w:val="22"/>
                </w:rPr>
                <w:t>0=No</w:t>
              </w:r>
            </w:ins>
          </w:p>
          <w:p w14:paraId="7377AC09" w14:textId="23351B0E" w:rsidR="000C1944" w:rsidRDefault="000C1944" w:rsidP="009842FE">
            <w:pPr>
              <w:contextualSpacing/>
              <w:rPr>
                <w:ins w:id="515" w:author="Aleta Haflett" w:date="2014-11-19T15:12:00Z"/>
                <w:rFonts w:ascii="Gill Sans MT" w:hAnsi="Gill Sans MT"/>
                <w:sz w:val="22"/>
                <w:szCs w:val="22"/>
              </w:rPr>
            </w:pPr>
            <w:ins w:id="516" w:author="Aleta Haflett" w:date="2014-11-19T15:13:00Z">
              <w:r>
                <w:rPr>
                  <w:rFonts w:ascii="Gill Sans MT" w:hAnsi="Gill Sans MT"/>
                  <w:sz w:val="22"/>
                  <w:szCs w:val="22"/>
                </w:rPr>
                <w:t>1=Yes</w:t>
              </w:r>
            </w:ins>
          </w:p>
        </w:tc>
      </w:tr>
      <w:tr w:rsidR="000C1944" w:rsidRPr="00676B69" w14:paraId="752817AB" w14:textId="77777777" w:rsidTr="00321D6B">
        <w:trPr>
          <w:trHeight w:val="305"/>
          <w:ins w:id="517" w:author="Aleta Haflett" w:date="2014-11-19T15:04:00Z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6A43CA" w14:textId="71D21323" w:rsidR="000C1944" w:rsidRPr="00676B69" w:rsidRDefault="000C1944" w:rsidP="009842FE">
            <w:pPr>
              <w:contextualSpacing/>
              <w:rPr>
                <w:ins w:id="518" w:author="Aleta Haflett" w:date="2014-11-19T15:04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8B74DC3" w14:textId="1E20E539" w:rsidR="000C1944" w:rsidRPr="00676B69" w:rsidRDefault="000C1944" w:rsidP="00321D6B">
            <w:pPr>
              <w:shd w:val="clear" w:color="auto" w:fill="FFFFFF"/>
              <w:contextualSpacing/>
              <w:rPr>
                <w:ins w:id="519" w:author="Aleta Haflett" w:date="2014-11-19T15:04:00Z"/>
                <w:rFonts w:ascii="Gill Sans MT" w:hAnsi="Gill Sans MT"/>
                <w:sz w:val="22"/>
                <w:szCs w:val="22"/>
              </w:rPr>
            </w:pPr>
            <w:ins w:id="520" w:author="Aleta Haflett" w:date="2014-11-19T15:10:00Z">
              <w:r>
                <w:rPr>
                  <w:rFonts w:ascii="Gill Sans MT" w:hAnsi="Gill Sans MT"/>
                  <w:sz w:val="22"/>
                  <w:szCs w:val="22"/>
                </w:rPr>
                <w:t xml:space="preserve">When was this body formed? </w:t>
              </w:r>
            </w:ins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6ED7459" w14:textId="77777777" w:rsidR="000C1944" w:rsidRDefault="000C1944" w:rsidP="009842FE">
            <w:pPr>
              <w:contextualSpacing/>
              <w:rPr>
                <w:ins w:id="521" w:author="Aleta Haflett" w:date="2014-11-19T15:10:00Z"/>
                <w:rFonts w:ascii="Gill Sans MT" w:hAnsi="Gill Sans MT"/>
                <w:sz w:val="22"/>
                <w:szCs w:val="22"/>
              </w:rPr>
            </w:pPr>
            <w:ins w:id="522" w:author="Aleta Haflett" w:date="2014-11-19T15:10:00Z">
              <w:r>
                <w:rPr>
                  <w:rFonts w:ascii="Gill Sans MT" w:hAnsi="Gill Sans MT"/>
                  <w:sz w:val="22"/>
                  <w:szCs w:val="22"/>
                </w:rPr>
                <w:t>1=In the last 3 years</w:t>
              </w:r>
            </w:ins>
          </w:p>
          <w:p w14:paraId="5112F5EF" w14:textId="77777777" w:rsidR="000C1944" w:rsidRDefault="000C1944" w:rsidP="009842FE">
            <w:pPr>
              <w:contextualSpacing/>
              <w:rPr>
                <w:ins w:id="523" w:author="Aleta Haflett" w:date="2014-11-19T15:10:00Z"/>
                <w:rFonts w:ascii="Gill Sans MT" w:hAnsi="Gill Sans MT"/>
                <w:sz w:val="22"/>
                <w:szCs w:val="22"/>
              </w:rPr>
            </w:pPr>
            <w:ins w:id="524" w:author="Aleta Haflett" w:date="2014-11-19T15:10:00Z">
              <w:r>
                <w:rPr>
                  <w:rFonts w:ascii="Gill Sans MT" w:hAnsi="Gill Sans MT"/>
                  <w:sz w:val="22"/>
                  <w:szCs w:val="22"/>
                </w:rPr>
                <w:t>2=4-10 years ago</w:t>
              </w:r>
            </w:ins>
          </w:p>
          <w:p w14:paraId="260A337C" w14:textId="77777777" w:rsidR="000C1944" w:rsidRDefault="000C1944" w:rsidP="009842FE">
            <w:pPr>
              <w:contextualSpacing/>
              <w:rPr>
                <w:ins w:id="525" w:author="Aleta Haflett" w:date="2014-11-19T15:10:00Z"/>
                <w:rFonts w:ascii="Gill Sans MT" w:hAnsi="Gill Sans MT"/>
                <w:sz w:val="22"/>
                <w:szCs w:val="22"/>
              </w:rPr>
            </w:pPr>
            <w:ins w:id="526" w:author="Aleta Haflett" w:date="2014-11-19T15:10:00Z">
              <w:r>
                <w:rPr>
                  <w:rFonts w:ascii="Gill Sans MT" w:hAnsi="Gill Sans MT"/>
                  <w:sz w:val="22"/>
                  <w:szCs w:val="22"/>
                </w:rPr>
                <w:t>3=11 years ago or more</w:t>
              </w:r>
            </w:ins>
          </w:p>
          <w:p w14:paraId="1B2F0038" w14:textId="0554033B" w:rsidR="000C1944" w:rsidRPr="00676B69" w:rsidRDefault="000C1944" w:rsidP="009842FE">
            <w:pPr>
              <w:contextualSpacing/>
              <w:rPr>
                <w:ins w:id="527" w:author="Aleta Haflett" w:date="2014-11-19T15:04:00Z"/>
                <w:rFonts w:ascii="Gill Sans MT" w:hAnsi="Gill Sans MT"/>
                <w:sz w:val="22"/>
                <w:szCs w:val="22"/>
              </w:rPr>
            </w:pPr>
            <w:ins w:id="528" w:author="Aleta Haflett" w:date="2014-11-19T15:11:00Z">
              <w:r>
                <w:rPr>
                  <w:rFonts w:ascii="Gill Sans MT" w:hAnsi="Gill Sans MT"/>
                  <w:sz w:val="22"/>
                  <w:szCs w:val="22"/>
                </w:rPr>
                <w:t>888=Don’t know</w:t>
              </w:r>
            </w:ins>
          </w:p>
        </w:tc>
      </w:tr>
      <w:tr w:rsidR="000C1944" w:rsidRPr="00676B69" w14:paraId="0B446BE0" w14:textId="77777777" w:rsidTr="00321D6B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F8A832" w14:textId="7065E300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1C9DE15" w14:textId="77777777" w:rsidR="000C1944" w:rsidRDefault="000C1944" w:rsidP="00321D6B">
            <w:pPr>
              <w:shd w:val="clear" w:color="auto" w:fill="FFFFFF"/>
              <w:contextualSpacing/>
              <w:rPr>
                <w:ins w:id="529" w:author="Heather Huntington" w:date="2014-11-19T00:10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</w:t>
            </w:r>
            <w:commentRangeStart w:id="530"/>
            <w:r w:rsidRPr="00676B69">
              <w:rPr>
                <w:rFonts w:ascii="Gill Sans MT" w:hAnsi="Gill Sans MT"/>
                <w:sz w:val="22"/>
                <w:szCs w:val="22"/>
              </w:rPr>
              <w:t xml:space="preserve">often </w:t>
            </w:r>
            <w:commentRangeEnd w:id="530"/>
            <w:r>
              <w:rPr>
                <w:rStyle w:val="CommentReference"/>
                <w:rFonts w:eastAsiaTheme="minorHAnsi"/>
              </w:rPr>
              <w:commentReference w:id="530"/>
            </w:r>
            <w:r w:rsidRPr="00676B69">
              <w:rPr>
                <w:rFonts w:ascii="Gill Sans MT" w:hAnsi="Gill Sans MT"/>
                <w:sz w:val="22"/>
                <w:szCs w:val="22"/>
              </w:rPr>
              <w:t>does the body meet?</w:t>
            </w:r>
          </w:p>
          <w:p w14:paraId="5405221F" w14:textId="0C8F38F9" w:rsidR="000C1944" w:rsidRPr="003E2FF5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531" w:author="Heather Huntington" w:date="2014-11-19T00:10:00Z"/>
                <w:rFonts w:ascii="Gill Sans MT" w:hAnsi="Gill Sans MT"/>
              </w:rPr>
            </w:pPr>
            <w:ins w:id="532" w:author="Heather Huntington" w:date="2014-11-19T00:10:00Z">
              <w:r w:rsidRPr="003E2FF5">
                <w:rPr>
                  <w:rFonts w:ascii="Gill Sans MT" w:hAnsi="Gill Sans MT"/>
                </w:rPr>
                <w:t>Several times per month</w:t>
              </w:r>
            </w:ins>
          </w:p>
          <w:p w14:paraId="63FAD068" w14:textId="77777777" w:rsidR="000C1944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533" w:author="Heather Huntington" w:date="2014-11-19T00:10:00Z"/>
                <w:rFonts w:ascii="Gill Sans MT" w:hAnsi="Gill Sans MT"/>
              </w:rPr>
            </w:pPr>
            <w:ins w:id="534" w:author="Heather Huntington" w:date="2014-11-19T00:10:00Z">
              <w:r>
                <w:rPr>
                  <w:rFonts w:ascii="Gill Sans MT" w:hAnsi="Gill Sans MT"/>
                </w:rPr>
                <w:t>Once per month</w:t>
              </w:r>
            </w:ins>
          </w:p>
          <w:p w14:paraId="61A12606" w14:textId="77777777" w:rsidR="000C1944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535" w:author="Heather Huntington" w:date="2014-11-19T00:10:00Z"/>
                <w:rFonts w:ascii="Gill Sans MT" w:hAnsi="Gill Sans MT"/>
              </w:rPr>
            </w:pPr>
            <w:ins w:id="536" w:author="Heather Huntington" w:date="2014-11-19T00:10:00Z">
              <w:r>
                <w:rPr>
                  <w:rFonts w:ascii="Gill Sans MT" w:hAnsi="Gill Sans MT"/>
                </w:rPr>
                <w:t>Once every couple months</w:t>
              </w:r>
            </w:ins>
          </w:p>
          <w:p w14:paraId="762C4FF3" w14:textId="77777777" w:rsidR="000C1944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ins w:id="537" w:author="Heather Huntington" w:date="2014-11-19T00:10:00Z"/>
                <w:rFonts w:ascii="Gill Sans MT" w:hAnsi="Gill Sans MT"/>
              </w:rPr>
            </w:pPr>
            <w:ins w:id="538" w:author="Heather Huntington" w:date="2014-11-19T00:10:00Z">
              <w:r>
                <w:rPr>
                  <w:rFonts w:ascii="Gill Sans MT" w:hAnsi="Gill Sans MT"/>
                </w:rPr>
                <w:t>Once per year</w:t>
              </w:r>
            </w:ins>
          </w:p>
          <w:p w14:paraId="3EAFEEAD" w14:textId="6717167F" w:rsidR="000C1944" w:rsidRPr="003E2FF5" w:rsidRDefault="000C1944" w:rsidP="003E2FF5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Gill Sans MT" w:hAnsi="Gill Sans MT"/>
              </w:rPr>
            </w:pPr>
            <w:ins w:id="539" w:author="Heather Huntington" w:date="2014-11-19T00:11:00Z">
              <w:r>
                <w:rPr>
                  <w:rFonts w:ascii="Gill Sans MT" w:hAnsi="Gill Sans MT"/>
                </w:rPr>
                <w:t>Never</w:t>
              </w:r>
            </w:ins>
          </w:p>
          <w:p w14:paraId="67595177" w14:textId="77777777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897311F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0F60859E" w14:textId="77777777" w:rsidTr="00321D6B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443B65" w14:textId="7E6440CE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7A75BCC" w14:textId="30845168" w:rsidR="000C1944" w:rsidRPr="00676B69" w:rsidRDefault="000C1944" w:rsidP="009842FE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When was the last time the body met?  </w:t>
            </w:r>
            <w:r w:rsidRPr="00676B69">
              <w:rPr>
                <w:rFonts w:ascii="Gill Sans MT" w:hAnsi="Gill Sans MT"/>
                <w:i/>
                <w:sz w:val="22"/>
                <w:szCs w:val="22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A796D3D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7BEC161" w14:textId="77777777" w:rsidTr="00077EEA">
        <w:trPr>
          <w:trHeight w:val="368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23A36A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302EBC" w14:textId="0005E307" w:rsidR="000C1944" w:rsidRPr="00676B69" w:rsidRDefault="000C1944" w:rsidP="00321D6B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on the committee? </w:t>
            </w:r>
          </w:p>
          <w:p w14:paraId="6540DA3E" w14:textId="40846B68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4017A55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692E211" w14:textId="77777777" w:rsidTr="00077EEA">
        <w:trPr>
          <w:trHeight w:val="44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23A2AB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5242D13" w14:textId="72D3FF91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How many members are under 35 years old?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7E21029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FD9D6E0" w14:textId="77777777" w:rsidTr="00077EEA">
        <w:trPr>
          <w:trHeight w:val="35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F5C762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0C4F051" w14:textId="77777777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How many members are women? </w:t>
            </w:r>
          </w:p>
          <w:p w14:paraId="39EED6FD" w14:textId="77777777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1ABA8054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219A2A67" w14:textId="77777777" w:rsidTr="00321D6B">
        <w:trPr>
          <w:trHeight w:val="1673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364793" w14:textId="06389381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05D12BD" w14:textId="77777777" w:rsidR="000C1944" w:rsidRPr="00676B69" w:rsidRDefault="000C1944" w:rsidP="00077EEA">
            <w:pPr>
              <w:shd w:val="clear" w:color="auto" w:fill="FFFFFF"/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Who is invited to attend meetings? </w:t>
            </w:r>
          </w:p>
          <w:p w14:paraId="2DA49F33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Entire village, </w:t>
            </w:r>
          </w:p>
          <w:p w14:paraId="1F7C2665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 xml:space="preserve">All adults </w:t>
            </w:r>
          </w:p>
          <w:p w14:paraId="78D9B360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All heads of household</w:t>
            </w:r>
          </w:p>
          <w:p w14:paraId="52C35D0A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Members of the body</w:t>
            </w:r>
          </w:p>
          <w:p w14:paraId="2BD52984" w14:textId="77777777" w:rsidR="000C1944" w:rsidRPr="00676B69" w:rsidRDefault="000C1944" w:rsidP="00077EEA">
            <w:pPr>
              <w:numPr>
                <w:ilvl w:val="0"/>
                <w:numId w:val="11"/>
              </w:numPr>
              <w:shd w:val="clear" w:color="auto" w:fill="FFFFFF"/>
              <w:ind w:firstLine="99"/>
              <w:contextualSpacing/>
              <w:rPr>
                <w:rFonts w:ascii="Gill Sans MT" w:hAnsi="Gill Sans MT"/>
                <w:i/>
                <w:sz w:val="22"/>
                <w:szCs w:val="22"/>
              </w:rPr>
            </w:pPr>
            <w:r w:rsidRPr="00676B69">
              <w:rPr>
                <w:rFonts w:ascii="Gill Sans MT" w:hAnsi="Gill Sans MT"/>
                <w:i/>
                <w:sz w:val="22"/>
                <w:szCs w:val="22"/>
              </w:rPr>
              <w:t>A select group: _____________________</w:t>
            </w:r>
          </w:p>
          <w:p w14:paraId="3C6492FE" w14:textId="77777777" w:rsidR="000C1944" w:rsidRPr="00676B69" w:rsidRDefault="000C1944" w:rsidP="00034064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967E3C6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37850AC8" w14:textId="77777777" w:rsidTr="00321D6B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0041BC5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62AD32A" w14:textId="77777777" w:rsidR="000C1944" w:rsidRDefault="000C1944" w:rsidP="00321D6B">
            <w:pPr>
              <w:numPr>
                <w:ilvl w:val="0"/>
                <w:numId w:val="9"/>
              </w:numPr>
              <w:shd w:val="clear" w:color="auto" w:fill="FFFFFF"/>
              <w:contextualSpacing/>
              <w:rPr>
                <w:ins w:id="540" w:author="Heather Huntington" w:date="2014-11-19T00:11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Does the body have a written budget? </w:t>
            </w:r>
          </w:p>
          <w:p w14:paraId="7D9E13FF" w14:textId="2CD01BFB" w:rsidR="000C1944" w:rsidRPr="00676B69" w:rsidRDefault="000C1944" w:rsidP="000C1944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  <w:ins w:id="541" w:author="Heather Huntington" w:date="2014-11-19T00:11:00Z">
              <w:r>
                <w:rPr>
                  <w:rFonts w:ascii="Gill Sans MT" w:hAnsi="Gill Sans MT"/>
                  <w:sz w:val="22"/>
                  <w:szCs w:val="22"/>
                </w:rPr>
                <w:t>0-No, 1-Yes, 888-Don</w:t>
              </w:r>
            </w:ins>
            <w:ins w:id="542" w:author="Heather Huntington" w:date="2014-11-19T00:12:00Z">
              <w:r>
                <w:rPr>
                  <w:rFonts w:ascii="Gill Sans MT" w:hAnsi="Gill Sans MT"/>
                  <w:sz w:val="22"/>
                  <w:szCs w:val="22"/>
                </w:rPr>
                <w:t>’t know</w:t>
              </w:r>
            </w:ins>
          </w:p>
          <w:p w14:paraId="43F3E174" w14:textId="60876216" w:rsidR="000C1944" w:rsidRPr="00676B69" w:rsidDel="003E2FF5" w:rsidRDefault="000C1944">
            <w:pPr>
              <w:shd w:val="clear" w:color="auto" w:fill="FFFFFF"/>
              <w:ind w:left="360"/>
              <w:contextualSpacing/>
              <w:rPr>
                <w:del w:id="543" w:author="Heather Huntington" w:date="2014-11-19T00:12:00Z"/>
                <w:rFonts w:ascii="Gill Sans MT" w:eastAsia="Times New Roman" w:hAnsi="Gill Sans MT" w:cs="Arial"/>
                <w:i/>
                <w:sz w:val="22"/>
                <w:szCs w:val="22"/>
              </w:rPr>
            </w:pPr>
            <w:commentRangeStart w:id="544"/>
            <w:commentRangeStart w:id="545"/>
            <w:del w:id="546" w:author="Heather Huntington" w:date="2014-11-19T00:12:00Z">
              <w:r w:rsidRPr="00676B69" w:rsidDel="003E2FF5">
                <w:rPr>
                  <w:rFonts w:ascii="Gill Sans MT" w:eastAsia="Times New Roman" w:hAnsi="Gill Sans MT" w:cs="Arial"/>
                  <w:i/>
                  <w:sz w:val="22"/>
                  <w:szCs w:val="22"/>
                </w:rPr>
                <w:delText>1 = yes; 0 = no</w:delText>
              </w:r>
              <w:commentRangeEnd w:id="544"/>
              <w:r w:rsidDel="003E2FF5">
                <w:rPr>
                  <w:rStyle w:val="CommentReference"/>
                  <w:rFonts w:eastAsiaTheme="minorHAnsi"/>
                </w:rPr>
                <w:commentReference w:id="544"/>
              </w:r>
              <w:commentRangeEnd w:id="545"/>
              <w:r w:rsidDel="003E2FF5">
                <w:rPr>
                  <w:rStyle w:val="CommentReference"/>
                  <w:rFonts w:eastAsiaTheme="minorHAnsi"/>
                </w:rPr>
                <w:commentReference w:id="545"/>
              </w:r>
            </w:del>
          </w:p>
          <w:p w14:paraId="68AA34FF" w14:textId="77777777" w:rsidR="000C1944" w:rsidRPr="00676B69" w:rsidRDefault="000C1944" w:rsidP="000C1944">
            <w:pPr>
              <w:shd w:val="clear" w:color="auto" w:fill="FFFFFF"/>
              <w:ind w:left="360"/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C01225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3527ED18" w14:textId="77777777" w:rsidTr="00321D6B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B660E7" w14:textId="77777777" w:rsidR="000C1944" w:rsidRPr="00676B69" w:rsidRDefault="000C1944" w:rsidP="009842FE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8B04554" w14:textId="165C6DD4" w:rsidR="000C1944" w:rsidRPr="00676B69" w:rsidRDefault="000C1944" w:rsidP="00034064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Is there a process for addressing community grievances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B356B0" w14:textId="77777777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0-No</w:t>
            </w:r>
          </w:p>
          <w:p w14:paraId="3D605EF7" w14:textId="49264CE4" w:rsidR="000C1944" w:rsidRPr="00676B69" w:rsidRDefault="000C1944" w:rsidP="009842FE">
            <w:pPr>
              <w:contextualSpacing/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1-Yes</w:t>
            </w:r>
          </w:p>
        </w:tc>
      </w:tr>
    </w:tbl>
    <w:p w14:paraId="3CC40249" w14:textId="13118857" w:rsidR="009842FE" w:rsidRPr="00676B69" w:rsidRDefault="009842FE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988914" w14:textId="77777777" w:rsidR="009842FE" w:rsidRPr="00676B69" w:rsidRDefault="009842FE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17DCDB48" w14:textId="77777777" w:rsidR="00C92576" w:rsidRPr="00676B69" w:rsidRDefault="00C92576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C92576" w:rsidRPr="00676B69" w14:paraId="2C1D4431" w14:textId="77777777" w:rsidTr="00431701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64B16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CF7C7A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Is there any forest or woodland management plan in place in your community?</w:t>
            </w:r>
          </w:p>
          <w:p w14:paraId="48B3A484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2EBB3B30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DA751B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5ACB706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49A36F2A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1DEC7900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3EAA73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C92576" w:rsidRPr="00676B69" w14:paraId="018BA184" w14:textId="77777777" w:rsidTr="0014208B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79CDDE8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9DE8289" w14:textId="48F1720A" w:rsidR="00C92576" w:rsidRPr="00676B69" w:rsidRDefault="00C92576" w:rsidP="00431701">
            <w:pPr>
              <w:rPr>
                <w:rFonts w:ascii="Gill Sans MT" w:hAnsi="Gill Sans MT" w:cs="Arial"/>
                <w:i/>
                <w:color w:val="1A1A1A"/>
                <w:sz w:val="22"/>
                <w:szCs w:val="22"/>
              </w:rPr>
            </w:pPr>
            <w:commentRangeStart w:id="547"/>
            <w:r w:rsidRPr="00676B69">
              <w:rPr>
                <w:rFonts w:ascii="Gill Sans MT" w:hAnsi="Gill Sans MT" w:cs="Arial"/>
                <w:color w:val="1A1A1A"/>
                <w:sz w:val="22"/>
                <w:szCs w:val="22"/>
              </w:rPr>
              <w:t xml:space="preserve">If yes, can you please describe this plan? </w:t>
            </w:r>
            <w:del w:id="548" w:author="Aleta Haflett" w:date="2014-11-19T17:33:00Z">
              <w:r w:rsidRPr="00676B69" w:rsidDel="0014208B">
                <w:rPr>
                  <w:rFonts w:ascii="Gill Sans MT" w:hAnsi="Gill Sans MT" w:cs="Arial"/>
                  <w:color w:val="1A1A1A"/>
                  <w:sz w:val="22"/>
                  <w:szCs w:val="22"/>
                </w:rPr>
                <w:delText xml:space="preserve"> (</w:delText>
              </w:r>
              <w:r w:rsidRPr="00676B69" w:rsidDel="0014208B">
                <w:rPr>
                  <w:rFonts w:ascii="Gill Sans MT" w:hAnsi="Gill Sans MT" w:cs="Arial"/>
                  <w:i/>
                  <w:color w:val="1A1A1A"/>
                  <w:sz w:val="22"/>
                  <w:szCs w:val="22"/>
                </w:rPr>
                <w:delText>Who created the plan? When was the plan created? Was the community involved in the development of the plan?)</w:delText>
              </w:r>
              <w:commentRangeEnd w:id="547"/>
              <w:r w:rsidR="00E32666" w:rsidDel="0014208B">
                <w:rPr>
                  <w:rStyle w:val="CommentReference"/>
                  <w:rFonts w:eastAsiaTheme="minorHAnsi"/>
                </w:rPr>
                <w:commentReference w:id="547"/>
              </w:r>
            </w:del>
          </w:p>
          <w:p w14:paraId="1842A31B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F77F469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  <w:p w14:paraId="47E8436D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46F79ED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TEXT </w:t>
            </w:r>
          </w:p>
          <w:p w14:paraId="33A53DF5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6546B71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4EA09EC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14208B" w:rsidRPr="00676B69" w14:paraId="5347A913" w14:textId="77777777" w:rsidTr="0014208B">
        <w:trPr>
          <w:trHeight w:val="20"/>
          <w:ins w:id="549" w:author="Aleta Haflett" w:date="2014-11-19T17:29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AA59" w14:textId="77777777" w:rsidR="0014208B" w:rsidRPr="00676B69" w:rsidRDefault="0014208B" w:rsidP="00431701">
            <w:pPr>
              <w:contextualSpacing/>
              <w:rPr>
                <w:ins w:id="550" w:author="Aleta Haflett" w:date="2014-11-19T17:29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CED3A" w14:textId="270A2582" w:rsidR="0014208B" w:rsidRPr="00676B69" w:rsidRDefault="0014208B" w:rsidP="00431701">
            <w:pPr>
              <w:rPr>
                <w:ins w:id="551" w:author="Aleta Haflett" w:date="2014-11-19T17:29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552" w:author="Aleta Haflett" w:date="2014-11-19T17:30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Who created the plan?</w:t>
              </w:r>
            </w:ins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3C3E0B3" w14:textId="77777777" w:rsidR="0014208B" w:rsidRPr="00676B69" w:rsidRDefault="0014208B" w:rsidP="0014208B">
            <w:pPr>
              <w:contextualSpacing/>
              <w:rPr>
                <w:ins w:id="553" w:author="Aleta Haflett" w:date="2014-11-19T17:32:00Z"/>
                <w:rFonts w:ascii="Gill Sans MT" w:hAnsi="Gill Sans MT"/>
                <w:sz w:val="22"/>
                <w:szCs w:val="22"/>
              </w:rPr>
            </w:pPr>
            <w:ins w:id="554" w:author="Aleta Haflett" w:date="2014-11-19T17:32:00Z">
              <w:r w:rsidRPr="00676B69">
                <w:rPr>
                  <w:rFonts w:ascii="Gill Sans MT" w:hAnsi="Gill Sans MT"/>
                  <w:sz w:val="22"/>
                  <w:szCs w:val="22"/>
                </w:rPr>
                <w:t>1=chief</w:t>
              </w:r>
            </w:ins>
          </w:p>
          <w:p w14:paraId="0C8FE7DB" w14:textId="77777777" w:rsidR="0014208B" w:rsidRPr="00676B69" w:rsidRDefault="0014208B" w:rsidP="0014208B">
            <w:pPr>
              <w:contextualSpacing/>
              <w:rPr>
                <w:ins w:id="555" w:author="Aleta Haflett" w:date="2014-11-19T17:32:00Z"/>
                <w:rFonts w:ascii="Gill Sans MT" w:hAnsi="Gill Sans MT"/>
                <w:sz w:val="22"/>
                <w:szCs w:val="22"/>
              </w:rPr>
            </w:pPr>
            <w:ins w:id="556" w:author="Aleta Haflett" w:date="2014-11-19T17:32:00Z">
              <w:r w:rsidRPr="00676B69">
                <w:rPr>
                  <w:rFonts w:ascii="Gill Sans MT" w:hAnsi="Gill Sans MT"/>
                  <w:sz w:val="22"/>
                  <w:szCs w:val="22"/>
                </w:rPr>
                <w:t>2=village council/committee/association (please specify)</w:t>
              </w:r>
            </w:ins>
          </w:p>
          <w:p w14:paraId="07BE7236" w14:textId="77777777" w:rsidR="0014208B" w:rsidRPr="00676B69" w:rsidRDefault="0014208B" w:rsidP="0014208B">
            <w:pPr>
              <w:contextualSpacing/>
              <w:rPr>
                <w:ins w:id="557" w:author="Aleta Haflett" w:date="2014-11-19T17:32:00Z"/>
                <w:rFonts w:ascii="Gill Sans MT" w:hAnsi="Gill Sans MT"/>
                <w:sz w:val="22"/>
                <w:szCs w:val="22"/>
              </w:rPr>
            </w:pPr>
            <w:ins w:id="558" w:author="Aleta Haflett" w:date="2014-11-19T17:32:00Z">
              <w:r w:rsidRPr="00676B69">
                <w:rPr>
                  <w:rFonts w:ascii="Gill Sans MT" w:hAnsi="Gill Sans MT"/>
                  <w:sz w:val="22"/>
                  <w:szCs w:val="22"/>
                </w:rPr>
                <w:t>3=forest user group, (please specify)</w:t>
              </w:r>
            </w:ins>
          </w:p>
          <w:p w14:paraId="30303731" w14:textId="77777777" w:rsidR="0014208B" w:rsidRPr="00676B69" w:rsidRDefault="0014208B" w:rsidP="0014208B">
            <w:pPr>
              <w:contextualSpacing/>
              <w:rPr>
                <w:ins w:id="559" w:author="Aleta Haflett" w:date="2014-11-19T17:32:00Z"/>
                <w:rFonts w:ascii="Gill Sans MT" w:hAnsi="Gill Sans MT"/>
                <w:sz w:val="22"/>
                <w:szCs w:val="22"/>
              </w:rPr>
            </w:pPr>
            <w:ins w:id="560" w:author="Aleta Haflett" w:date="2014-11-19T17:32:00Z"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4=community resource boards, </w:t>
              </w:r>
            </w:ins>
          </w:p>
          <w:p w14:paraId="44C227C5" w14:textId="77777777" w:rsidR="0014208B" w:rsidRPr="00676B69" w:rsidRDefault="0014208B" w:rsidP="0014208B">
            <w:pPr>
              <w:contextualSpacing/>
              <w:rPr>
                <w:ins w:id="561" w:author="Aleta Haflett" w:date="2014-11-19T17:32:00Z"/>
                <w:rFonts w:ascii="Gill Sans MT" w:hAnsi="Gill Sans MT"/>
                <w:sz w:val="22"/>
                <w:szCs w:val="22"/>
              </w:rPr>
            </w:pPr>
            <w:ins w:id="562" w:author="Aleta Haflett" w:date="2014-11-19T17:32:00Z">
              <w:r w:rsidRPr="00676B69">
                <w:rPr>
                  <w:rFonts w:ascii="Gill Sans MT" w:hAnsi="Gill Sans MT"/>
                  <w:sz w:val="22"/>
                  <w:szCs w:val="22"/>
                </w:rPr>
                <w:t>5=elders/council of elders</w:t>
              </w:r>
            </w:ins>
          </w:p>
          <w:p w14:paraId="677C89A7" w14:textId="77777777" w:rsidR="0014208B" w:rsidRPr="00676B69" w:rsidRDefault="0014208B" w:rsidP="0014208B">
            <w:pPr>
              <w:contextualSpacing/>
              <w:rPr>
                <w:ins w:id="563" w:author="Aleta Haflett" w:date="2014-11-19T17:32:00Z"/>
                <w:rFonts w:ascii="Gill Sans MT" w:hAnsi="Gill Sans MT"/>
                <w:sz w:val="22"/>
                <w:szCs w:val="22"/>
              </w:rPr>
            </w:pPr>
            <w:ins w:id="564" w:author="Aleta Haflett" w:date="2014-11-19T17:32:00Z">
              <w:r w:rsidRPr="00676B69">
                <w:rPr>
                  <w:rFonts w:ascii="Gill Sans MT" w:hAnsi="Gill Sans MT"/>
                  <w:sz w:val="22"/>
                  <w:szCs w:val="22"/>
                </w:rPr>
                <w:t>6=Headperson</w:t>
              </w:r>
            </w:ins>
          </w:p>
          <w:p w14:paraId="45C5E0A3" w14:textId="2FB9CABF" w:rsidR="0014208B" w:rsidRPr="00676B69" w:rsidRDefault="0014208B" w:rsidP="0014208B">
            <w:pPr>
              <w:contextualSpacing/>
              <w:rPr>
                <w:ins w:id="565" w:author="Aleta Haflett" w:date="2014-11-19T17:29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ins w:id="566" w:author="Aleta Haflett" w:date="2014-11-19T17:32:00Z">
              <w:r w:rsidRPr="00676B69">
                <w:rPr>
                  <w:rFonts w:ascii="Gill Sans MT" w:hAnsi="Gill Sans MT"/>
                  <w:sz w:val="22"/>
                  <w:szCs w:val="22"/>
                </w:rPr>
                <w:t>97=Other, please specify</w:t>
              </w:r>
            </w:ins>
          </w:p>
        </w:tc>
      </w:tr>
      <w:tr w:rsidR="0014208B" w:rsidRPr="00676B69" w14:paraId="07E4A771" w14:textId="77777777" w:rsidTr="0014208B">
        <w:trPr>
          <w:trHeight w:val="20"/>
          <w:ins w:id="567" w:author="Aleta Haflett" w:date="2014-11-19T17:29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1371" w14:textId="77777777" w:rsidR="0014208B" w:rsidRPr="00676B69" w:rsidRDefault="0014208B" w:rsidP="00431701">
            <w:pPr>
              <w:contextualSpacing/>
              <w:rPr>
                <w:ins w:id="568" w:author="Aleta Haflett" w:date="2014-11-19T17:29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92AC" w14:textId="4B4DBDAC" w:rsidR="0014208B" w:rsidRPr="00676B69" w:rsidRDefault="0014208B" w:rsidP="00431701">
            <w:pPr>
              <w:rPr>
                <w:ins w:id="569" w:author="Aleta Haflett" w:date="2014-11-19T17:29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570" w:author="Aleta Haflett" w:date="2014-11-19T17:30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When was the plan created? </w:t>
              </w:r>
            </w:ins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8D1B40" w14:textId="77777777" w:rsidR="0014208B" w:rsidRDefault="0014208B" w:rsidP="00431701">
            <w:pPr>
              <w:contextualSpacing/>
              <w:rPr>
                <w:ins w:id="571" w:author="Aleta Haflett" w:date="2014-11-19T17:31:00Z"/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ins w:id="572" w:author="Aleta Haflett" w:date="2014-11-19T17:31:00Z">
              <w:r>
                <w:rPr>
                  <w:rFonts w:ascii="Gill Sans MT" w:eastAsia="Calibri" w:hAnsi="Gill Sans MT" w:cs="Times New Roman"/>
                  <w:color w:val="A6A6A6"/>
                  <w:sz w:val="22"/>
                  <w:szCs w:val="22"/>
                </w:rPr>
                <w:t>1=In the past 3 years</w:t>
              </w:r>
            </w:ins>
          </w:p>
          <w:p w14:paraId="5B7DE02A" w14:textId="77777777" w:rsidR="0014208B" w:rsidRDefault="0014208B" w:rsidP="00431701">
            <w:pPr>
              <w:contextualSpacing/>
              <w:rPr>
                <w:ins w:id="573" w:author="Aleta Haflett" w:date="2014-11-19T17:31:00Z"/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ins w:id="574" w:author="Aleta Haflett" w:date="2014-11-19T17:31:00Z">
              <w:r>
                <w:rPr>
                  <w:rFonts w:ascii="Gill Sans MT" w:eastAsia="Calibri" w:hAnsi="Gill Sans MT" w:cs="Times New Roman"/>
                  <w:color w:val="A6A6A6"/>
                  <w:sz w:val="22"/>
                  <w:szCs w:val="22"/>
                </w:rPr>
                <w:t>2=4-10 years ago</w:t>
              </w:r>
            </w:ins>
          </w:p>
          <w:p w14:paraId="2C61A5A3" w14:textId="77777777" w:rsidR="0014208B" w:rsidRDefault="0014208B" w:rsidP="00431701">
            <w:pPr>
              <w:contextualSpacing/>
              <w:rPr>
                <w:ins w:id="575" w:author="Aleta Haflett" w:date="2014-11-19T17:31:00Z"/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ins w:id="576" w:author="Aleta Haflett" w:date="2014-11-19T17:31:00Z">
              <w:r>
                <w:rPr>
                  <w:rFonts w:ascii="Gill Sans MT" w:eastAsia="Calibri" w:hAnsi="Gill Sans MT" w:cs="Times New Roman"/>
                  <w:color w:val="A6A6A6"/>
                  <w:sz w:val="22"/>
                  <w:szCs w:val="22"/>
                </w:rPr>
                <w:t>3=More than 10 years ago</w:t>
              </w:r>
            </w:ins>
          </w:p>
          <w:p w14:paraId="0A30A989" w14:textId="3FFBC6B1" w:rsidR="0014208B" w:rsidRPr="0014208B" w:rsidRDefault="0014208B" w:rsidP="00431701">
            <w:pPr>
              <w:contextualSpacing/>
              <w:rPr>
                <w:ins w:id="577" w:author="Aleta Haflett" w:date="2014-11-19T17:29:00Z"/>
                <w:rFonts w:ascii="Gill Sans MT" w:eastAsia="Calibri" w:hAnsi="Gill Sans MT" w:cs="Times New Roman"/>
                <w:color w:val="A6A6A6"/>
                <w:sz w:val="22"/>
                <w:szCs w:val="22"/>
              </w:rPr>
            </w:pPr>
            <w:ins w:id="578" w:author="Aleta Haflett" w:date="2014-11-19T17:31:00Z">
              <w:r>
                <w:rPr>
                  <w:rFonts w:ascii="Gill Sans MT" w:eastAsia="Calibri" w:hAnsi="Gill Sans MT" w:cs="Times New Roman"/>
                  <w:color w:val="A6A6A6"/>
                  <w:sz w:val="22"/>
                  <w:szCs w:val="22"/>
                </w:rPr>
                <w:t xml:space="preserve">888=Don’t know </w:t>
              </w:r>
            </w:ins>
          </w:p>
        </w:tc>
      </w:tr>
      <w:tr w:rsidR="0014208B" w:rsidRPr="00676B69" w14:paraId="33F6B4D7" w14:textId="77777777" w:rsidTr="0014208B">
        <w:trPr>
          <w:trHeight w:val="20"/>
          <w:ins w:id="579" w:author="Aleta Haflett" w:date="2014-11-19T17:29:00Z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B13A" w14:textId="391C19C9" w:rsidR="0014208B" w:rsidRPr="00676B69" w:rsidRDefault="0014208B" w:rsidP="00431701">
            <w:pPr>
              <w:contextualSpacing/>
              <w:rPr>
                <w:ins w:id="580" w:author="Aleta Haflett" w:date="2014-11-19T17:29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0144" w14:textId="00725A56" w:rsidR="0014208B" w:rsidRPr="00676B69" w:rsidRDefault="0014208B" w:rsidP="00431701">
            <w:pPr>
              <w:rPr>
                <w:ins w:id="581" w:author="Aleta Haflett" w:date="2014-11-19T17:29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582" w:author="Aleta Haflett" w:date="2014-11-19T17:30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Was the community involved in the development of the plan? </w:t>
              </w:r>
            </w:ins>
          </w:p>
        </w:tc>
        <w:tc>
          <w:tcPr>
            <w:tcW w:w="4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AB0F395" w14:textId="77777777" w:rsidR="0014208B" w:rsidRPr="00676B69" w:rsidRDefault="0014208B" w:rsidP="0014208B">
            <w:pPr>
              <w:contextualSpacing/>
              <w:rPr>
                <w:ins w:id="583" w:author="Aleta Haflett" w:date="2014-11-19T17:30:00Z"/>
                <w:rFonts w:ascii="Gill Sans MT" w:eastAsia="Calibri" w:hAnsi="Gill Sans MT" w:cs="Times New Roman"/>
                <w:sz w:val="22"/>
                <w:szCs w:val="22"/>
              </w:rPr>
            </w:pPr>
            <w:ins w:id="584" w:author="Aleta Haflett" w:date="2014-11-19T17:3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0=No</w:t>
              </w:r>
            </w:ins>
          </w:p>
          <w:p w14:paraId="217D9AF5" w14:textId="77777777" w:rsidR="0014208B" w:rsidRPr="00676B69" w:rsidRDefault="0014208B" w:rsidP="0014208B">
            <w:pPr>
              <w:contextualSpacing/>
              <w:rPr>
                <w:ins w:id="585" w:author="Aleta Haflett" w:date="2014-11-19T17:30:00Z"/>
                <w:rFonts w:ascii="Gill Sans MT" w:eastAsia="Calibri" w:hAnsi="Gill Sans MT" w:cs="Times New Roman"/>
                <w:sz w:val="22"/>
                <w:szCs w:val="22"/>
              </w:rPr>
            </w:pPr>
            <w:ins w:id="586" w:author="Aleta Haflett" w:date="2014-11-19T17:3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 xml:space="preserve">1=Yes </w:t>
              </w:r>
            </w:ins>
          </w:p>
          <w:p w14:paraId="6AAE7E32" w14:textId="77777777" w:rsidR="0014208B" w:rsidRPr="00676B69" w:rsidRDefault="0014208B" w:rsidP="0014208B">
            <w:pPr>
              <w:contextualSpacing/>
              <w:rPr>
                <w:ins w:id="587" w:author="Aleta Haflett" w:date="2014-11-19T17:30:00Z"/>
                <w:rFonts w:ascii="Gill Sans MT" w:eastAsia="Calibri" w:hAnsi="Gill Sans MT" w:cs="Times New Roman"/>
                <w:sz w:val="22"/>
                <w:szCs w:val="22"/>
              </w:rPr>
            </w:pPr>
            <w:ins w:id="588" w:author="Aleta Haflett" w:date="2014-11-19T17:3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888=Don’t know</w:t>
              </w:r>
            </w:ins>
          </w:p>
          <w:p w14:paraId="10414B69" w14:textId="432C3229" w:rsidR="0014208B" w:rsidRPr="00676B69" w:rsidRDefault="0014208B" w:rsidP="0014208B">
            <w:pPr>
              <w:contextualSpacing/>
              <w:rPr>
                <w:ins w:id="589" w:author="Aleta Haflett" w:date="2014-11-19T17:29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ins w:id="590" w:author="Aleta Haflett" w:date="2014-11-19T17:3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999=Prefer not to respond</w:t>
              </w:r>
            </w:ins>
          </w:p>
        </w:tc>
      </w:tr>
      <w:tr w:rsidR="00C92576" w:rsidRPr="00676B69" w14:paraId="62720E76" w14:textId="77777777" w:rsidTr="00431701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0551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9D7862" w14:textId="46582BE0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</w:t>
            </w:r>
            <w:commentRangeStart w:id="591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</w:t>
            </w:r>
            <w:commentRangeStart w:id="592"/>
            <w:commentRangeStart w:id="593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forest user groups </w:t>
            </w:r>
            <w:commentRangeEnd w:id="592"/>
            <w:r w:rsidRPr="00676B69">
              <w:rPr>
                <w:rStyle w:val="CommentReference"/>
                <w:rFonts w:ascii="Gill Sans MT" w:eastAsiaTheme="minorHAnsi" w:hAnsi="Gill Sans MT"/>
                <w:sz w:val="22"/>
                <w:szCs w:val="22"/>
              </w:rPr>
              <w:commentReference w:id="592"/>
            </w:r>
            <w:commentRangeEnd w:id="593"/>
            <w:r w:rsidR="00271F6F">
              <w:rPr>
                <w:rStyle w:val="CommentReference"/>
                <w:rFonts w:eastAsiaTheme="minorHAnsi"/>
              </w:rPr>
              <w:commentReference w:id="593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in </w:t>
            </w:r>
            <w:commentRangeEnd w:id="591"/>
            <w:r w:rsidR="003E2FF5">
              <w:rPr>
                <w:rStyle w:val="CommentReference"/>
                <w:rFonts w:eastAsiaTheme="minorHAnsi"/>
              </w:rPr>
              <w:commentReference w:id="591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this community? </w:t>
            </w:r>
          </w:p>
          <w:p w14:paraId="7D202BC7" w14:textId="77777777" w:rsidR="00431701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598CF64" w14:textId="63E8309A" w:rsidR="00C92576" w:rsidRPr="00676B69" w:rsidRDefault="00431701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Are there groups that manage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activities related to the management of the forest (i.e. fire fighting, patrolling, tourism, tree planting,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forest product harvesting</w:t>
            </w:r>
            <w:proofErr w:type="gram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, </w:t>
            </w:r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etc</w:t>
            </w:r>
            <w:proofErr w:type="gramEnd"/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.)</w:t>
            </w:r>
          </w:p>
          <w:p w14:paraId="425901E6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AAB4D6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0=No</w:t>
            </w:r>
          </w:p>
          <w:p w14:paraId="0EE85F3F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 xml:space="preserve">1=Yes </w:t>
            </w:r>
          </w:p>
          <w:p w14:paraId="039A9DC7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5DA37D02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FFABE3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625DBF07" w14:textId="77777777" w:rsidR="007B70C1" w:rsidRDefault="007B70C1">
      <w:pPr>
        <w:rPr>
          <w:ins w:id="594" w:author="Aleta Haflett" w:date="2014-11-19T15:2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1261"/>
        <w:gridCol w:w="1445"/>
        <w:gridCol w:w="1023"/>
        <w:gridCol w:w="1506"/>
        <w:gridCol w:w="1446"/>
        <w:gridCol w:w="1454"/>
        <w:gridCol w:w="1285"/>
        <w:gridCol w:w="1204"/>
      </w:tblGrid>
      <w:tr w:rsidR="007B70C1" w14:paraId="494FF518" w14:textId="77777777" w:rsidTr="007B70C1">
        <w:trPr>
          <w:ins w:id="595" w:author="Aleta Haflett" w:date="2014-11-19T15:26:00Z"/>
        </w:trPr>
        <w:tc>
          <w:tcPr>
            <w:tcW w:w="416" w:type="dxa"/>
          </w:tcPr>
          <w:p w14:paraId="3E780B92" w14:textId="77777777" w:rsidR="007B70C1" w:rsidRDefault="007B70C1" w:rsidP="007B70C1">
            <w:pPr>
              <w:rPr>
                <w:ins w:id="596" w:author="Aleta Haflett" w:date="2014-11-19T15:26:00Z"/>
              </w:rPr>
            </w:pPr>
          </w:p>
        </w:tc>
        <w:tc>
          <w:tcPr>
            <w:tcW w:w="1570" w:type="dxa"/>
          </w:tcPr>
          <w:p w14:paraId="1E60C7F8" w14:textId="77777777" w:rsidR="007B70C1" w:rsidRDefault="007B70C1" w:rsidP="007B70C1">
            <w:pPr>
              <w:rPr>
                <w:ins w:id="597" w:author="Aleta Haflett" w:date="2014-11-19T15:26:00Z"/>
              </w:rPr>
            </w:pPr>
            <w:proofErr w:type="spellStart"/>
            <w:ins w:id="598" w:author="Aleta Haflett" w:date="2014-11-19T15:26:00Z">
              <w:r>
                <w:t>X.x</w:t>
              </w:r>
              <w:proofErr w:type="spellEnd"/>
            </w:ins>
          </w:p>
        </w:tc>
        <w:tc>
          <w:tcPr>
            <w:tcW w:w="1632" w:type="dxa"/>
          </w:tcPr>
          <w:p w14:paraId="01E4261A" w14:textId="77777777" w:rsidR="007B70C1" w:rsidRDefault="007B70C1" w:rsidP="007B70C1">
            <w:pPr>
              <w:rPr>
                <w:ins w:id="599" w:author="Aleta Haflett" w:date="2014-11-19T15:26:00Z"/>
              </w:rPr>
            </w:pPr>
          </w:p>
        </w:tc>
        <w:tc>
          <w:tcPr>
            <w:tcW w:w="988" w:type="dxa"/>
          </w:tcPr>
          <w:p w14:paraId="28965EFB" w14:textId="77777777" w:rsidR="007B70C1" w:rsidRDefault="007B70C1" w:rsidP="007B70C1">
            <w:pPr>
              <w:rPr>
                <w:ins w:id="600" w:author="Aleta Haflett" w:date="2014-11-19T15:26:00Z"/>
              </w:rPr>
            </w:pPr>
          </w:p>
        </w:tc>
        <w:tc>
          <w:tcPr>
            <w:tcW w:w="1739" w:type="dxa"/>
          </w:tcPr>
          <w:p w14:paraId="2BC68B1E" w14:textId="77777777" w:rsidR="007B70C1" w:rsidRDefault="007B70C1" w:rsidP="007B70C1">
            <w:pPr>
              <w:rPr>
                <w:ins w:id="601" w:author="Aleta Haflett" w:date="2014-11-19T15:26:00Z"/>
              </w:rPr>
            </w:pPr>
          </w:p>
        </w:tc>
        <w:tc>
          <w:tcPr>
            <w:tcW w:w="1691" w:type="dxa"/>
          </w:tcPr>
          <w:p w14:paraId="7AD3D6C3" w14:textId="77777777" w:rsidR="007B70C1" w:rsidRDefault="007B70C1" w:rsidP="007B70C1">
            <w:pPr>
              <w:rPr>
                <w:ins w:id="602" w:author="Aleta Haflett" w:date="2014-11-19T15:26:00Z"/>
              </w:rPr>
            </w:pPr>
          </w:p>
        </w:tc>
        <w:tc>
          <w:tcPr>
            <w:tcW w:w="1581" w:type="dxa"/>
          </w:tcPr>
          <w:p w14:paraId="2BE2E104" w14:textId="77777777" w:rsidR="007B70C1" w:rsidRDefault="007B70C1" w:rsidP="007B70C1">
            <w:pPr>
              <w:rPr>
                <w:ins w:id="603" w:author="Aleta Haflett" w:date="2014-11-19T15:26:00Z"/>
              </w:rPr>
            </w:pPr>
          </w:p>
        </w:tc>
        <w:tc>
          <w:tcPr>
            <w:tcW w:w="1371" w:type="dxa"/>
          </w:tcPr>
          <w:p w14:paraId="39DF18C4" w14:textId="77777777" w:rsidR="007B70C1" w:rsidRDefault="007B70C1" w:rsidP="007B70C1">
            <w:pPr>
              <w:rPr>
                <w:ins w:id="604" w:author="Aleta Haflett" w:date="2014-11-19T15:26:00Z"/>
              </w:rPr>
            </w:pPr>
          </w:p>
        </w:tc>
        <w:tc>
          <w:tcPr>
            <w:tcW w:w="1371" w:type="dxa"/>
          </w:tcPr>
          <w:p w14:paraId="3EC5E787" w14:textId="77777777" w:rsidR="007B70C1" w:rsidRDefault="007B70C1" w:rsidP="007B70C1">
            <w:pPr>
              <w:rPr>
                <w:ins w:id="605" w:author="Aleta Haflett" w:date="2014-11-19T15:26:00Z"/>
              </w:rPr>
            </w:pPr>
          </w:p>
        </w:tc>
      </w:tr>
      <w:tr w:rsidR="007B70C1" w14:paraId="09B6BBB3" w14:textId="77777777" w:rsidTr="007B70C1">
        <w:trPr>
          <w:ins w:id="606" w:author="Aleta Haflett" w:date="2014-11-19T15:26:00Z"/>
        </w:trPr>
        <w:tc>
          <w:tcPr>
            <w:tcW w:w="416" w:type="dxa"/>
          </w:tcPr>
          <w:p w14:paraId="1B7A6566" w14:textId="77777777" w:rsidR="007B70C1" w:rsidRPr="00B825DE" w:rsidRDefault="007B70C1" w:rsidP="007B70C1">
            <w:pPr>
              <w:rPr>
                <w:ins w:id="607" w:author="Aleta Haflett" w:date="2014-11-19T15:26:00Z"/>
                <w:sz w:val="20"/>
                <w:szCs w:val="20"/>
              </w:rPr>
            </w:pPr>
          </w:p>
        </w:tc>
        <w:tc>
          <w:tcPr>
            <w:tcW w:w="1570" w:type="dxa"/>
          </w:tcPr>
          <w:p w14:paraId="4190BF10" w14:textId="77777777" w:rsidR="007B70C1" w:rsidRPr="00B825DE" w:rsidRDefault="007B70C1" w:rsidP="007B70C1">
            <w:pPr>
              <w:rPr>
                <w:ins w:id="608" w:author="Aleta Haflett" w:date="2014-11-19T15:26:00Z"/>
                <w:sz w:val="20"/>
                <w:szCs w:val="20"/>
              </w:rPr>
            </w:pPr>
            <w:ins w:id="609" w:author="Aleta Haflett" w:date="2014-11-19T15:26:00Z">
              <w:r w:rsidRPr="00B825DE">
                <w:rPr>
                  <w:sz w:val="20"/>
                  <w:szCs w:val="20"/>
                </w:rPr>
                <w:t>Name of the group</w:t>
              </w:r>
            </w:ins>
          </w:p>
        </w:tc>
        <w:tc>
          <w:tcPr>
            <w:tcW w:w="1632" w:type="dxa"/>
          </w:tcPr>
          <w:p w14:paraId="68FEADD0" w14:textId="77777777" w:rsidR="007B70C1" w:rsidRDefault="007B70C1" w:rsidP="007B70C1">
            <w:pPr>
              <w:contextualSpacing/>
              <w:rPr>
                <w:ins w:id="610" w:author="Aleta Haflett" w:date="2014-11-19T15:2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11" w:author="Aleta Haflett" w:date="2014-11-19T15:26:00Z">
              <w:r w:rsidRPr="00B825DE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Which community members are involved? </w:t>
              </w:r>
            </w:ins>
          </w:p>
          <w:p w14:paraId="0D5EFF13" w14:textId="77777777" w:rsidR="007B70C1" w:rsidRPr="00B825DE" w:rsidRDefault="007B70C1" w:rsidP="007B70C1">
            <w:pPr>
              <w:tabs>
                <w:tab w:val="left" w:pos="1344"/>
              </w:tabs>
              <w:ind w:right="96"/>
              <w:contextualSpacing/>
              <w:rPr>
                <w:ins w:id="612" w:author="Aleta Haflett" w:date="2014-11-19T15:2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13" w:author="Aleta Haflett" w:date="2014-11-19T15:26:00Z">
              <w:r w:rsidRPr="00B825DE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1. All</w:t>
              </w:r>
            </w:ins>
          </w:p>
          <w:p w14:paraId="106C2EB5" w14:textId="77777777" w:rsidR="007B70C1" w:rsidRPr="00B825DE" w:rsidRDefault="007B70C1" w:rsidP="007B70C1">
            <w:pPr>
              <w:contextualSpacing/>
              <w:rPr>
                <w:ins w:id="614" w:author="Aleta Haflett" w:date="2014-11-19T15:2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15" w:author="Aleta Haflett" w:date="2014-11-19T15:26:00Z">
              <w:r w:rsidRPr="00B825DE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2. Just Men</w:t>
              </w:r>
            </w:ins>
          </w:p>
          <w:p w14:paraId="21488F14" w14:textId="77777777" w:rsidR="007B70C1" w:rsidRPr="00B825DE" w:rsidRDefault="007B70C1" w:rsidP="007B70C1">
            <w:pPr>
              <w:contextualSpacing/>
              <w:rPr>
                <w:ins w:id="616" w:author="Aleta Haflett" w:date="2014-11-19T15:2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17" w:author="Aleta Haflett" w:date="2014-11-19T15:26:00Z">
              <w:r w:rsidRPr="00B825DE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lastRenderedPageBreak/>
                <w:t xml:space="preserve">3. A mix of men and women </w:t>
              </w:r>
            </w:ins>
          </w:p>
          <w:p w14:paraId="77A5A404" w14:textId="77777777" w:rsidR="007B70C1" w:rsidRPr="00B825DE" w:rsidRDefault="007B70C1" w:rsidP="007B70C1">
            <w:pPr>
              <w:rPr>
                <w:ins w:id="618" w:author="Aleta Haflett" w:date="2014-11-19T15:26:00Z"/>
                <w:sz w:val="20"/>
                <w:szCs w:val="20"/>
              </w:rPr>
            </w:pPr>
          </w:p>
        </w:tc>
        <w:tc>
          <w:tcPr>
            <w:tcW w:w="988" w:type="dxa"/>
          </w:tcPr>
          <w:p w14:paraId="28921EAC" w14:textId="77777777" w:rsidR="007B70C1" w:rsidRPr="00B825DE" w:rsidRDefault="007B70C1" w:rsidP="007B70C1">
            <w:pPr>
              <w:rPr>
                <w:ins w:id="619" w:author="Aleta Haflett" w:date="2014-11-19T15:26:00Z"/>
                <w:sz w:val="20"/>
                <w:szCs w:val="20"/>
              </w:rPr>
            </w:pPr>
            <w:ins w:id="620" w:author="Aleta Haflett" w:date="2014-11-19T15:26:00Z">
              <w:r w:rsidRPr="00B825DE">
                <w:rPr>
                  <w:sz w:val="20"/>
                  <w:szCs w:val="20"/>
                </w:rPr>
                <w:lastRenderedPageBreak/>
                <w:t>How many members are in the group?</w:t>
              </w:r>
            </w:ins>
          </w:p>
        </w:tc>
        <w:tc>
          <w:tcPr>
            <w:tcW w:w="1739" w:type="dxa"/>
          </w:tcPr>
          <w:p w14:paraId="08AF71A6" w14:textId="77777777" w:rsidR="007B70C1" w:rsidRPr="00B825DE" w:rsidRDefault="007B70C1" w:rsidP="007B70C1">
            <w:pPr>
              <w:contextualSpacing/>
              <w:rPr>
                <w:ins w:id="621" w:author="Aleta Haflett" w:date="2014-11-19T15:2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22" w:author="Aleta Haflett" w:date="2014-11-19T15:26:00Z">
              <w:r w:rsidRPr="00B825DE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How many times per year does the group have meetings?</w:t>
              </w:r>
            </w:ins>
          </w:p>
          <w:p w14:paraId="4DA79385" w14:textId="77777777" w:rsidR="007B70C1" w:rsidRPr="00B825DE" w:rsidRDefault="007B70C1" w:rsidP="007B70C1">
            <w:pPr>
              <w:contextualSpacing/>
              <w:rPr>
                <w:ins w:id="623" w:author="Aleta Haflett" w:date="2014-11-19T15:26:00Z"/>
                <w:rFonts w:ascii="Gill Sans MT" w:hAnsi="Gill Sans MT"/>
                <w:sz w:val="20"/>
                <w:szCs w:val="20"/>
              </w:rPr>
            </w:pPr>
            <w:ins w:id="624" w:author="Aleta Haflett" w:date="2014-11-19T15:26:00Z">
              <w:r w:rsidRPr="00B825DE">
                <w:rPr>
                  <w:rFonts w:ascii="Gill Sans MT" w:hAnsi="Gill Sans MT"/>
                  <w:sz w:val="20"/>
                  <w:szCs w:val="20"/>
                </w:rPr>
                <w:t>1 = Every week</w:t>
              </w:r>
            </w:ins>
          </w:p>
          <w:p w14:paraId="30D32138" w14:textId="77777777" w:rsidR="007B70C1" w:rsidRPr="00B825DE" w:rsidRDefault="007B70C1" w:rsidP="007B70C1">
            <w:pPr>
              <w:contextualSpacing/>
              <w:rPr>
                <w:ins w:id="625" w:author="Aleta Haflett" w:date="2014-11-19T15:26:00Z"/>
                <w:rFonts w:ascii="Gill Sans MT" w:hAnsi="Gill Sans MT"/>
                <w:sz w:val="20"/>
                <w:szCs w:val="20"/>
              </w:rPr>
            </w:pPr>
            <w:ins w:id="626" w:author="Aleta Haflett" w:date="2014-11-19T15:26:00Z">
              <w:r w:rsidRPr="00B825DE">
                <w:rPr>
                  <w:rFonts w:ascii="Gill Sans MT" w:hAnsi="Gill Sans MT"/>
                  <w:sz w:val="20"/>
                  <w:szCs w:val="20"/>
                </w:rPr>
                <w:t xml:space="preserve">2= About once </w:t>
              </w:r>
              <w:r w:rsidRPr="00B825DE">
                <w:rPr>
                  <w:rFonts w:ascii="Gill Sans MT" w:hAnsi="Gill Sans MT"/>
                  <w:sz w:val="20"/>
                  <w:szCs w:val="20"/>
                </w:rPr>
                <w:lastRenderedPageBreak/>
                <w:t>per month</w:t>
              </w:r>
            </w:ins>
          </w:p>
          <w:p w14:paraId="2EAE3B42" w14:textId="77777777" w:rsidR="007B70C1" w:rsidRPr="00B825DE" w:rsidRDefault="007B70C1" w:rsidP="007B70C1">
            <w:pPr>
              <w:contextualSpacing/>
              <w:rPr>
                <w:ins w:id="627" w:author="Aleta Haflett" w:date="2014-11-19T15:26:00Z"/>
                <w:rFonts w:ascii="Gill Sans MT" w:hAnsi="Gill Sans MT"/>
                <w:sz w:val="20"/>
                <w:szCs w:val="20"/>
              </w:rPr>
            </w:pPr>
            <w:ins w:id="628" w:author="Aleta Haflett" w:date="2014-11-19T15:26:00Z">
              <w:r w:rsidRPr="00B825DE">
                <w:rPr>
                  <w:rFonts w:ascii="Gill Sans MT" w:hAnsi="Gill Sans MT"/>
                  <w:sz w:val="20"/>
                  <w:szCs w:val="20"/>
                </w:rPr>
                <w:t>3 = Once every 3-4 months</w:t>
              </w:r>
            </w:ins>
          </w:p>
          <w:p w14:paraId="6D242B9D" w14:textId="77777777" w:rsidR="007B70C1" w:rsidRPr="00B825DE" w:rsidRDefault="007B70C1" w:rsidP="007B70C1">
            <w:pPr>
              <w:contextualSpacing/>
              <w:rPr>
                <w:ins w:id="629" w:author="Aleta Haflett" w:date="2014-11-19T15:26:00Z"/>
                <w:rFonts w:ascii="Gill Sans MT" w:hAnsi="Gill Sans MT"/>
                <w:sz w:val="20"/>
                <w:szCs w:val="20"/>
              </w:rPr>
            </w:pPr>
            <w:ins w:id="630" w:author="Aleta Haflett" w:date="2014-11-19T15:26:00Z">
              <w:r w:rsidRPr="00B825DE">
                <w:rPr>
                  <w:rFonts w:ascii="Gill Sans MT" w:hAnsi="Gill Sans MT"/>
                  <w:sz w:val="20"/>
                  <w:szCs w:val="20"/>
                </w:rPr>
                <w:t>4=Once per year</w:t>
              </w:r>
            </w:ins>
          </w:p>
          <w:p w14:paraId="1FAA21AB" w14:textId="77777777" w:rsidR="007B70C1" w:rsidRPr="00B825DE" w:rsidRDefault="007B70C1" w:rsidP="007B70C1">
            <w:pPr>
              <w:contextualSpacing/>
              <w:rPr>
                <w:ins w:id="631" w:author="Aleta Haflett" w:date="2014-11-19T15:26:00Z"/>
                <w:rFonts w:ascii="Gill Sans MT" w:hAnsi="Gill Sans MT"/>
                <w:sz w:val="20"/>
                <w:szCs w:val="20"/>
              </w:rPr>
            </w:pPr>
            <w:ins w:id="632" w:author="Aleta Haflett" w:date="2014-11-19T15:26:00Z">
              <w:r w:rsidRPr="00B825DE">
                <w:rPr>
                  <w:rFonts w:ascii="Gill Sans MT" w:hAnsi="Gill Sans MT"/>
                  <w:sz w:val="20"/>
                  <w:szCs w:val="20"/>
                </w:rPr>
                <w:t>5 = Less than once per year</w:t>
              </w:r>
            </w:ins>
          </w:p>
          <w:p w14:paraId="5CDA6BDF" w14:textId="77777777" w:rsidR="007B70C1" w:rsidRPr="00B825DE" w:rsidRDefault="007B70C1" w:rsidP="007B70C1">
            <w:pPr>
              <w:contextualSpacing/>
              <w:rPr>
                <w:ins w:id="633" w:author="Aleta Haflett" w:date="2014-11-19T15:26:00Z"/>
                <w:rFonts w:ascii="Gill Sans MT" w:hAnsi="Gill Sans MT"/>
                <w:sz w:val="20"/>
                <w:szCs w:val="20"/>
              </w:rPr>
            </w:pPr>
            <w:ins w:id="634" w:author="Aleta Haflett" w:date="2014-11-19T15:26:00Z">
              <w:r w:rsidRPr="00B825DE">
                <w:rPr>
                  <w:rFonts w:ascii="Gill Sans MT" w:hAnsi="Gill Sans MT"/>
                  <w:sz w:val="20"/>
                  <w:szCs w:val="20"/>
                </w:rPr>
                <w:t>888=Don’t know</w:t>
              </w:r>
            </w:ins>
          </w:p>
          <w:p w14:paraId="4269202E" w14:textId="77777777" w:rsidR="007B70C1" w:rsidRPr="00B825DE" w:rsidRDefault="007B70C1" w:rsidP="007B70C1">
            <w:pPr>
              <w:rPr>
                <w:ins w:id="635" w:author="Aleta Haflett" w:date="2014-11-19T15:26:00Z"/>
                <w:sz w:val="20"/>
                <w:szCs w:val="20"/>
              </w:rPr>
            </w:pPr>
          </w:p>
        </w:tc>
        <w:tc>
          <w:tcPr>
            <w:tcW w:w="1691" w:type="dxa"/>
          </w:tcPr>
          <w:p w14:paraId="56045A34" w14:textId="77777777" w:rsidR="007B70C1" w:rsidRPr="00B825DE" w:rsidRDefault="007B70C1" w:rsidP="007B70C1">
            <w:pPr>
              <w:rPr>
                <w:ins w:id="636" w:author="Aleta Haflett" w:date="2014-11-19T15:26:00Z"/>
                <w:sz w:val="20"/>
                <w:szCs w:val="20"/>
              </w:rPr>
            </w:pPr>
            <w:ins w:id="637" w:author="Aleta Haflett" w:date="2014-11-19T15:26:00Z">
              <w:r>
                <w:rPr>
                  <w:sz w:val="20"/>
                  <w:szCs w:val="20"/>
                </w:rPr>
                <w:lastRenderedPageBreak/>
                <w:t xml:space="preserve">How are leaders and members selected? </w:t>
              </w:r>
            </w:ins>
          </w:p>
        </w:tc>
        <w:tc>
          <w:tcPr>
            <w:tcW w:w="1581" w:type="dxa"/>
          </w:tcPr>
          <w:p w14:paraId="00056066" w14:textId="77777777" w:rsidR="007B70C1" w:rsidRDefault="007B70C1" w:rsidP="007B70C1">
            <w:pPr>
              <w:contextualSpacing/>
              <w:rPr>
                <w:ins w:id="638" w:author="Aleta Haflett" w:date="2014-11-19T15:26:00Z"/>
                <w:rFonts w:ascii="Gill Sans MT" w:eastAsia="Times New Roman" w:hAnsi="Gill Sans MT" w:cs="Times New Roman"/>
                <w:sz w:val="20"/>
                <w:szCs w:val="20"/>
              </w:rPr>
            </w:pPr>
            <w:ins w:id="639" w:author="Aleta Haflett" w:date="2014-11-19T15:26:00Z">
              <w:r w:rsidRPr="00297EDA">
                <w:rPr>
                  <w:rFonts w:ascii="Gill Sans MT" w:eastAsia="Times New Roman" w:hAnsi="Gill Sans MT" w:cs="Times New Roman"/>
                  <w:sz w:val="20"/>
                  <w:szCs w:val="20"/>
                </w:rPr>
                <w:t xml:space="preserve">Does the group have any support from government, company or NGOs? </w:t>
              </w:r>
              <w:r>
                <w:rPr>
                  <w:rFonts w:ascii="Gill Sans MT" w:eastAsia="Times New Roman" w:hAnsi="Gill Sans MT" w:cs="Times New Roman"/>
                  <w:sz w:val="20"/>
                  <w:szCs w:val="20"/>
                </w:rPr>
                <w:t xml:space="preserve"> </w:t>
              </w:r>
            </w:ins>
          </w:p>
          <w:p w14:paraId="694FE4EC" w14:textId="77777777" w:rsidR="007B70C1" w:rsidRDefault="007B70C1" w:rsidP="007B70C1">
            <w:pPr>
              <w:contextualSpacing/>
              <w:rPr>
                <w:ins w:id="640" w:author="Aleta Haflett" w:date="2014-11-19T15:26:00Z"/>
                <w:rFonts w:ascii="Gill Sans MT" w:eastAsia="Times New Roman" w:hAnsi="Gill Sans MT" w:cs="Times New Roman"/>
                <w:sz w:val="20"/>
                <w:szCs w:val="20"/>
              </w:rPr>
            </w:pPr>
            <w:ins w:id="641" w:author="Aleta Haflett" w:date="2014-11-19T15:26:00Z">
              <w:r>
                <w:rPr>
                  <w:rFonts w:ascii="Gill Sans MT" w:eastAsia="Times New Roman" w:hAnsi="Gill Sans MT" w:cs="Times New Roman"/>
                  <w:sz w:val="20"/>
                  <w:szCs w:val="20"/>
                </w:rPr>
                <w:lastRenderedPageBreak/>
                <w:t>0-No</w:t>
              </w:r>
            </w:ins>
          </w:p>
          <w:p w14:paraId="390E1099" w14:textId="77777777" w:rsidR="007B70C1" w:rsidRDefault="007B70C1" w:rsidP="007B70C1">
            <w:pPr>
              <w:contextualSpacing/>
              <w:rPr>
                <w:ins w:id="642" w:author="Aleta Haflett" w:date="2014-11-19T15:26:00Z"/>
                <w:rFonts w:ascii="Gill Sans MT" w:eastAsia="Times New Roman" w:hAnsi="Gill Sans MT" w:cs="Times New Roman"/>
                <w:sz w:val="20"/>
                <w:szCs w:val="20"/>
              </w:rPr>
            </w:pPr>
            <w:ins w:id="643" w:author="Aleta Haflett" w:date="2014-11-19T15:26:00Z">
              <w:r>
                <w:rPr>
                  <w:rFonts w:ascii="Gill Sans MT" w:eastAsia="Times New Roman" w:hAnsi="Gill Sans MT" w:cs="Times New Roman"/>
                  <w:sz w:val="20"/>
                  <w:szCs w:val="20"/>
                </w:rPr>
                <w:t>1-Yes</w:t>
              </w:r>
            </w:ins>
          </w:p>
          <w:p w14:paraId="6B9F7D45" w14:textId="77777777" w:rsidR="007B70C1" w:rsidRDefault="007B70C1" w:rsidP="007B70C1">
            <w:pPr>
              <w:contextualSpacing/>
              <w:rPr>
                <w:ins w:id="644" w:author="Aleta Haflett" w:date="2014-11-19T15:26:00Z"/>
                <w:rFonts w:ascii="Gill Sans MT" w:eastAsia="Times New Roman" w:hAnsi="Gill Sans MT" w:cs="Times New Roman"/>
                <w:sz w:val="20"/>
                <w:szCs w:val="20"/>
              </w:rPr>
            </w:pPr>
            <w:ins w:id="645" w:author="Aleta Haflett" w:date="2014-11-19T15:26:00Z">
              <w:r>
                <w:rPr>
                  <w:rFonts w:ascii="Gill Sans MT" w:eastAsia="Times New Roman" w:hAnsi="Gill Sans MT" w:cs="Times New Roman"/>
                  <w:sz w:val="20"/>
                  <w:szCs w:val="20"/>
                </w:rPr>
                <w:t>888- Don’t know</w:t>
              </w:r>
            </w:ins>
          </w:p>
          <w:p w14:paraId="6095A90A" w14:textId="77777777" w:rsidR="007B70C1" w:rsidRDefault="007B70C1" w:rsidP="007B70C1">
            <w:pPr>
              <w:contextualSpacing/>
              <w:rPr>
                <w:ins w:id="646" w:author="Aleta Haflett" w:date="2014-11-19T15:26:00Z"/>
                <w:rFonts w:ascii="Gill Sans MT" w:eastAsia="Times New Roman" w:hAnsi="Gill Sans MT" w:cs="Times New Roman"/>
                <w:sz w:val="20"/>
                <w:szCs w:val="20"/>
              </w:rPr>
            </w:pPr>
          </w:p>
          <w:p w14:paraId="6882D0E7" w14:textId="77777777" w:rsidR="007B70C1" w:rsidRDefault="007B70C1" w:rsidP="007B70C1">
            <w:pPr>
              <w:rPr>
                <w:ins w:id="647" w:author="Aleta Haflett" w:date="2014-11-19T15:26:00Z"/>
                <w:sz w:val="20"/>
                <w:szCs w:val="20"/>
              </w:rPr>
            </w:pPr>
          </w:p>
        </w:tc>
        <w:tc>
          <w:tcPr>
            <w:tcW w:w="1371" w:type="dxa"/>
          </w:tcPr>
          <w:p w14:paraId="7D9519D0" w14:textId="77777777" w:rsidR="007B70C1" w:rsidRDefault="007B70C1" w:rsidP="007B70C1">
            <w:pPr>
              <w:rPr>
                <w:ins w:id="648" w:author="Aleta Haflett" w:date="2014-11-19T15:26:00Z"/>
                <w:sz w:val="20"/>
                <w:szCs w:val="20"/>
              </w:rPr>
            </w:pPr>
            <w:ins w:id="649" w:author="Aleta Haflett" w:date="2014-11-19T15:26:00Z">
              <w:r>
                <w:rPr>
                  <w:sz w:val="20"/>
                  <w:szCs w:val="20"/>
                </w:rPr>
                <w:lastRenderedPageBreak/>
                <w:t>Which companies or NGOs?</w:t>
              </w:r>
            </w:ins>
          </w:p>
          <w:p w14:paraId="5C0C2FFB" w14:textId="77777777" w:rsidR="007B70C1" w:rsidRDefault="007B70C1" w:rsidP="007B70C1">
            <w:pPr>
              <w:rPr>
                <w:ins w:id="650" w:author="Aleta Haflett" w:date="2014-11-19T15:26:00Z"/>
                <w:sz w:val="20"/>
                <w:szCs w:val="20"/>
              </w:rPr>
            </w:pPr>
          </w:p>
          <w:p w14:paraId="5A998DEB" w14:textId="77777777" w:rsidR="007B70C1" w:rsidRDefault="007B70C1" w:rsidP="007B70C1">
            <w:pPr>
              <w:rPr>
                <w:ins w:id="651" w:author="Aleta Haflett" w:date="2014-11-19T15:26:00Z"/>
                <w:sz w:val="20"/>
                <w:szCs w:val="20"/>
              </w:rPr>
            </w:pPr>
            <w:ins w:id="652" w:author="Aleta Haflett" w:date="2014-11-19T15:26:00Z">
              <w:r>
                <w:rPr>
                  <w:sz w:val="20"/>
                  <w:szCs w:val="20"/>
                </w:rPr>
                <w:t>888=Don’t know</w:t>
              </w:r>
            </w:ins>
          </w:p>
        </w:tc>
        <w:tc>
          <w:tcPr>
            <w:tcW w:w="1371" w:type="dxa"/>
          </w:tcPr>
          <w:p w14:paraId="4FE65320" w14:textId="77777777" w:rsidR="007B70C1" w:rsidRPr="00297EDA" w:rsidRDefault="007B70C1" w:rsidP="007B70C1">
            <w:pPr>
              <w:contextualSpacing/>
              <w:rPr>
                <w:ins w:id="653" w:author="Aleta Haflett" w:date="2014-11-19T15:2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654" w:author="Aleta Haflett" w:date="2014-11-19T15:26:00Z">
              <w:r w:rsidRPr="00297EDA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What type of activities does each group do?</w:t>
              </w:r>
            </w:ins>
          </w:p>
          <w:p w14:paraId="520FDBE6" w14:textId="77777777" w:rsidR="007B70C1" w:rsidRDefault="007B70C1" w:rsidP="007B70C1">
            <w:pPr>
              <w:rPr>
                <w:ins w:id="655" w:author="Aleta Haflett" w:date="2014-11-19T15:26:00Z"/>
                <w:sz w:val="20"/>
                <w:szCs w:val="20"/>
              </w:rPr>
            </w:pPr>
          </w:p>
          <w:p w14:paraId="4573E843" w14:textId="77777777" w:rsidR="007B70C1" w:rsidRPr="00B825DE" w:rsidRDefault="007B70C1" w:rsidP="007B70C1">
            <w:pPr>
              <w:rPr>
                <w:ins w:id="656" w:author="Aleta Haflett" w:date="2014-11-19T15:26:00Z"/>
                <w:i/>
                <w:sz w:val="20"/>
                <w:szCs w:val="20"/>
              </w:rPr>
            </w:pPr>
            <w:ins w:id="657" w:author="Aleta Haflett" w:date="2014-11-19T15:26:00Z">
              <w:r w:rsidRPr="00B825DE">
                <w:rPr>
                  <w:i/>
                  <w:sz w:val="20"/>
                  <w:szCs w:val="20"/>
                </w:rPr>
                <w:t xml:space="preserve">See codes </w:t>
              </w:r>
              <w:r w:rsidRPr="00B825DE">
                <w:rPr>
                  <w:i/>
                  <w:sz w:val="20"/>
                  <w:szCs w:val="20"/>
                </w:rPr>
                <w:lastRenderedPageBreak/>
                <w:t>below</w:t>
              </w:r>
            </w:ins>
          </w:p>
          <w:p w14:paraId="0AA226CA" w14:textId="77777777" w:rsidR="007B70C1" w:rsidRPr="00B825DE" w:rsidRDefault="007B70C1" w:rsidP="007B70C1">
            <w:pPr>
              <w:rPr>
                <w:ins w:id="658" w:author="Aleta Haflett" w:date="2014-11-19T15:26:00Z"/>
                <w:i/>
                <w:sz w:val="20"/>
                <w:szCs w:val="20"/>
              </w:rPr>
            </w:pPr>
            <w:ins w:id="659" w:author="Aleta Haflett" w:date="2014-11-19T15:26:00Z">
              <w:r>
                <w:rPr>
                  <w:i/>
                  <w:sz w:val="20"/>
                  <w:szCs w:val="20"/>
                </w:rPr>
                <w:t xml:space="preserve">Probe and code, select all that apply. </w:t>
              </w:r>
            </w:ins>
          </w:p>
        </w:tc>
      </w:tr>
      <w:tr w:rsidR="007B70C1" w14:paraId="5D1AE128" w14:textId="77777777" w:rsidTr="007B70C1">
        <w:trPr>
          <w:ins w:id="660" w:author="Aleta Haflett" w:date="2014-11-19T15:26:00Z"/>
        </w:trPr>
        <w:tc>
          <w:tcPr>
            <w:tcW w:w="416" w:type="dxa"/>
          </w:tcPr>
          <w:p w14:paraId="424B6ADD" w14:textId="77777777" w:rsidR="007B70C1" w:rsidRDefault="007B70C1" w:rsidP="007B70C1">
            <w:pPr>
              <w:rPr>
                <w:ins w:id="661" w:author="Aleta Haflett" w:date="2014-11-19T15:26:00Z"/>
              </w:rPr>
            </w:pPr>
          </w:p>
        </w:tc>
        <w:tc>
          <w:tcPr>
            <w:tcW w:w="1570" w:type="dxa"/>
          </w:tcPr>
          <w:p w14:paraId="624F79E6" w14:textId="77777777" w:rsidR="007B70C1" w:rsidRDefault="007B70C1" w:rsidP="007B70C1">
            <w:pPr>
              <w:rPr>
                <w:ins w:id="662" w:author="Aleta Haflett" w:date="2014-11-19T15:26:00Z"/>
              </w:rPr>
            </w:pPr>
          </w:p>
        </w:tc>
        <w:tc>
          <w:tcPr>
            <w:tcW w:w="1632" w:type="dxa"/>
          </w:tcPr>
          <w:p w14:paraId="1E044FB0" w14:textId="77777777" w:rsidR="007B70C1" w:rsidRDefault="007B70C1" w:rsidP="007B70C1">
            <w:pPr>
              <w:rPr>
                <w:ins w:id="663" w:author="Aleta Haflett" w:date="2014-11-19T15:26:00Z"/>
              </w:rPr>
            </w:pPr>
          </w:p>
        </w:tc>
        <w:tc>
          <w:tcPr>
            <w:tcW w:w="988" w:type="dxa"/>
          </w:tcPr>
          <w:p w14:paraId="2671D254" w14:textId="77777777" w:rsidR="007B70C1" w:rsidRDefault="007B70C1" w:rsidP="007B70C1">
            <w:pPr>
              <w:rPr>
                <w:ins w:id="664" w:author="Aleta Haflett" w:date="2014-11-19T15:26:00Z"/>
              </w:rPr>
            </w:pPr>
          </w:p>
        </w:tc>
        <w:tc>
          <w:tcPr>
            <w:tcW w:w="1739" w:type="dxa"/>
          </w:tcPr>
          <w:p w14:paraId="779EAD9D" w14:textId="77777777" w:rsidR="007B70C1" w:rsidRDefault="007B70C1" w:rsidP="007B70C1">
            <w:pPr>
              <w:rPr>
                <w:ins w:id="665" w:author="Aleta Haflett" w:date="2014-11-19T15:26:00Z"/>
              </w:rPr>
            </w:pPr>
          </w:p>
        </w:tc>
        <w:tc>
          <w:tcPr>
            <w:tcW w:w="1691" w:type="dxa"/>
          </w:tcPr>
          <w:p w14:paraId="1D775CB8" w14:textId="77777777" w:rsidR="007B70C1" w:rsidRDefault="007B70C1" w:rsidP="007B70C1">
            <w:pPr>
              <w:rPr>
                <w:ins w:id="666" w:author="Aleta Haflett" w:date="2014-11-19T15:26:00Z"/>
              </w:rPr>
            </w:pPr>
          </w:p>
        </w:tc>
        <w:tc>
          <w:tcPr>
            <w:tcW w:w="1581" w:type="dxa"/>
          </w:tcPr>
          <w:p w14:paraId="072CBBEA" w14:textId="77777777" w:rsidR="007B70C1" w:rsidRDefault="007B70C1" w:rsidP="007B70C1">
            <w:pPr>
              <w:rPr>
                <w:ins w:id="667" w:author="Aleta Haflett" w:date="2014-11-19T15:26:00Z"/>
              </w:rPr>
            </w:pPr>
          </w:p>
        </w:tc>
        <w:tc>
          <w:tcPr>
            <w:tcW w:w="1371" w:type="dxa"/>
          </w:tcPr>
          <w:p w14:paraId="5A31B4E8" w14:textId="77777777" w:rsidR="007B70C1" w:rsidRDefault="007B70C1" w:rsidP="007B70C1">
            <w:pPr>
              <w:rPr>
                <w:ins w:id="668" w:author="Aleta Haflett" w:date="2014-11-19T15:26:00Z"/>
              </w:rPr>
            </w:pPr>
          </w:p>
        </w:tc>
        <w:tc>
          <w:tcPr>
            <w:tcW w:w="1371" w:type="dxa"/>
          </w:tcPr>
          <w:p w14:paraId="3FF60B43" w14:textId="77777777" w:rsidR="007B70C1" w:rsidRDefault="007B70C1" w:rsidP="007B70C1">
            <w:pPr>
              <w:rPr>
                <w:ins w:id="669" w:author="Aleta Haflett" w:date="2014-11-19T15:26:00Z"/>
              </w:rPr>
            </w:pPr>
          </w:p>
        </w:tc>
      </w:tr>
      <w:tr w:rsidR="007B70C1" w14:paraId="4B541962" w14:textId="77777777" w:rsidTr="007B70C1">
        <w:trPr>
          <w:ins w:id="670" w:author="Aleta Haflett" w:date="2014-11-19T15:26:00Z"/>
        </w:trPr>
        <w:tc>
          <w:tcPr>
            <w:tcW w:w="416" w:type="dxa"/>
          </w:tcPr>
          <w:p w14:paraId="6B3C90DF" w14:textId="77777777" w:rsidR="007B70C1" w:rsidRDefault="007B70C1" w:rsidP="007B70C1">
            <w:pPr>
              <w:rPr>
                <w:ins w:id="671" w:author="Aleta Haflett" w:date="2014-11-19T15:26:00Z"/>
              </w:rPr>
            </w:pPr>
            <w:ins w:id="672" w:author="Aleta Haflett" w:date="2014-11-19T15:26:00Z">
              <w:r>
                <w:t>1</w:t>
              </w:r>
            </w:ins>
          </w:p>
        </w:tc>
        <w:tc>
          <w:tcPr>
            <w:tcW w:w="1570" w:type="dxa"/>
          </w:tcPr>
          <w:p w14:paraId="0D8EB6F2" w14:textId="77777777" w:rsidR="007B70C1" w:rsidRDefault="007B70C1" w:rsidP="007B70C1">
            <w:pPr>
              <w:rPr>
                <w:ins w:id="673" w:author="Aleta Haflett" w:date="2014-11-19T15:26:00Z"/>
              </w:rPr>
            </w:pPr>
          </w:p>
        </w:tc>
        <w:tc>
          <w:tcPr>
            <w:tcW w:w="1632" w:type="dxa"/>
          </w:tcPr>
          <w:p w14:paraId="370D262D" w14:textId="77777777" w:rsidR="007B70C1" w:rsidRDefault="007B70C1" w:rsidP="007B70C1">
            <w:pPr>
              <w:rPr>
                <w:ins w:id="674" w:author="Aleta Haflett" w:date="2014-11-19T15:26:00Z"/>
              </w:rPr>
            </w:pPr>
          </w:p>
        </w:tc>
        <w:tc>
          <w:tcPr>
            <w:tcW w:w="988" w:type="dxa"/>
          </w:tcPr>
          <w:p w14:paraId="0E7E5209" w14:textId="77777777" w:rsidR="007B70C1" w:rsidRDefault="007B70C1" w:rsidP="007B70C1">
            <w:pPr>
              <w:rPr>
                <w:ins w:id="675" w:author="Aleta Haflett" w:date="2014-11-19T15:26:00Z"/>
              </w:rPr>
            </w:pPr>
          </w:p>
        </w:tc>
        <w:tc>
          <w:tcPr>
            <w:tcW w:w="1739" w:type="dxa"/>
          </w:tcPr>
          <w:p w14:paraId="1F1DD3E6" w14:textId="77777777" w:rsidR="007B70C1" w:rsidRDefault="007B70C1" w:rsidP="007B70C1">
            <w:pPr>
              <w:rPr>
                <w:ins w:id="676" w:author="Aleta Haflett" w:date="2014-11-19T15:26:00Z"/>
              </w:rPr>
            </w:pPr>
          </w:p>
        </w:tc>
        <w:tc>
          <w:tcPr>
            <w:tcW w:w="1691" w:type="dxa"/>
          </w:tcPr>
          <w:p w14:paraId="5656F3F9" w14:textId="77777777" w:rsidR="007B70C1" w:rsidRDefault="007B70C1" w:rsidP="007B70C1">
            <w:pPr>
              <w:rPr>
                <w:ins w:id="677" w:author="Aleta Haflett" w:date="2014-11-19T15:26:00Z"/>
              </w:rPr>
            </w:pPr>
          </w:p>
        </w:tc>
        <w:tc>
          <w:tcPr>
            <w:tcW w:w="1581" w:type="dxa"/>
          </w:tcPr>
          <w:p w14:paraId="60DA73FE" w14:textId="77777777" w:rsidR="007B70C1" w:rsidRDefault="007B70C1" w:rsidP="007B70C1">
            <w:pPr>
              <w:rPr>
                <w:ins w:id="678" w:author="Aleta Haflett" w:date="2014-11-19T15:26:00Z"/>
              </w:rPr>
            </w:pPr>
          </w:p>
        </w:tc>
        <w:tc>
          <w:tcPr>
            <w:tcW w:w="1371" w:type="dxa"/>
          </w:tcPr>
          <w:p w14:paraId="37A0BDA0" w14:textId="77777777" w:rsidR="007B70C1" w:rsidRDefault="007B70C1" w:rsidP="007B70C1">
            <w:pPr>
              <w:rPr>
                <w:ins w:id="679" w:author="Aleta Haflett" w:date="2014-11-19T15:26:00Z"/>
              </w:rPr>
            </w:pPr>
          </w:p>
        </w:tc>
        <w:tc>
          <w:tcPr>
            <w:tcW w:w="1371" w:type="dxa"/>
          </w:tcPr>
          <w:p w14:paraId="2C97819C" w14:textId="77777777" w:rsidR="007B70C1" w:rsidRDefault="007B70C1" w:rsidP="007B70C1">
            <w:pPr>
              <w:rPr>
                <w:ins w:id="680" w:author="Aleta Haflett" w:date="2014-11-19T15:26:00Z"/>
              </w:rPr>
            </w:pPr>
          </w:p>
        </w:tc>
      </w:tr>
      <w:tr w:rsidR="007B70C1" w14:paraId="147213B9" w14:textId="77777777" w:rsidTr="007B70C1">
        <w:trPr>
          <w:ins w:id="681" w:author="Aleta Haflett" w:date="2014-11-19T15:26:00Z"/>
        </w:trPr>
        <w:tc>
          <w:tcPr>
            <w:tcW w:w="416" w:type="dxa"/>
          </w:tcPr>
          <w:p w14:paraId="745EAB07" w14:textId="77777777" w:rsidR="007B70C1" w:rsidRDefault="007B70C1" w:rsidP="007B70C1">
            <w:pPr>
              <w:rPr>
                <w:ins w:id="682" w:author="Aleta Haflett" w:date="2014-11-19T15:26:00Z"/>
              </w:rPr>
            </w:pPr>
            <w:ins w:id="683" w:author="Aleta Haflett" w:date="2014-11-19T15:26:00Z">
              <w:r>
                <w:t>2</w:t>
              </w:r>
            </w:ins>
          </w:p>
        </w:tc>
        <w:tc>
          <w:tcPr>
            <w:tcW w:w="1570" w:type="dxa"/>
          </w:tcPr>
          <w:p w14:paraId="6ED410FE" w14:textId="77777777" w:rsidR="007B70C1" w:rsidRDefault="007B70C1" w:rsidP="007B70C1">
            <w:pPr>
              <w:rPr>
                <w:ins w:id="684" w:author="Aleta Haflett" w:date="2014-11-19T15:26:00Z"/>
              </w:rPr>
            </w:pPr>
          </w:p>
        </w:tc>
        <w:tc>
          <w:tcPr>
            <w:tcW w:w="1632" w:type="dxa"/>
          </w:tcPr>
          <w:p w14:paraId="589CDE60" w14:textId="77777777" w:rsidR="007B70C1" w:rsidRDefault="007B70C1" w:rsidP="007B70C1">
            <w:pPr>
              <w:rPr>
                <w:ins w:id="685" w:author="Aleta Haflett" w:date="2014-11-19T15:26:00Z"/>
              </w:rPr>
            </w:pPr>
          </w:p>
        </w:tc>
        <w:tc>
          <w:tcPr>
            <w:tcW w:w="988" w:type="dxa"/>
          </w:tcPr>
          <w:p w14:paraId="150BFDB1" w14:textId="77777777" w:rsidR="007B70C1" w:rsidRDefault="007B70C1" w:rsidP="007B70C1">
            <w:pPr>
              <w:rPr>
                <w:ins w:id="686" w:author="Aleta Haflett" w:date="2014-11-19T15:26:00Z"/>
              </w:rPr>
            </w:pPr>
          </w:p>
        </w:tc>
        <w:tc>
          <w:tcPr>
            <w:tcW w:w="1739" w:type="dxa"/>
          </w:tcPr>
          <w:p w14:paraId="08102999" w14:textId="77777777" w:rsidR="007B70C1" w:rsidRDefault="007B70C1" w:rsidP="007B70C1">
            <w:pPr>
              <w:rPr>
                <w:ins w:id="687" w:author="Aleta Haflett" w:date="2014-11-19T15:26:00Z"/>
              </w:rPr>
            </w:pPr>
          </w:p>
        </w:tc>
        <w:tc>
          <w:tcPr>
            <w:tcW w:w="1691" w:type="dxa"/>
          </w:tcPr>
          <w:p w14:paraId="6F189232" w14:textId="77777777" w:rsidR="007B70C1" w:rsidRDefault="007B70C1" w:rsidP="007B70C1">
            <w:pPr>
              <w:rPr>
                <w:ins w:id="688" w:author="Aleta Haflett" w:date="2014-11-19T15:26:00Z"/>
              </w:rPr>
            </w:pPr>
          </w:p>
        </w:tc>
        <w:tc>
          <w:tcPr>
            <w:tcW w:w="1581" w:type="dxa"/>
          </w:tcPr>
          <w:p w14:paraId="1CAD6A2C" w14:textId="77777777" w:rsidR="007B70C1" w:rsidRDefault="007B70C1" w:rsidP="007B70C1">
            <w:pPr>
              <w:rPr>
                <w:ins w:id="689" w:author="Aleta Haflett" w:date="2014-11-19T15:26:00Z"/>
              </w:rPr>
            </w:pPr>
          </w:p>
        </w:tc>
        <w:tc>
          <w:tcPr>
            <w:tcW w:w="1371" w:type="dxa"/>
          </w:tcPr>
          <w:p w14:paraId="43CEE3F0" w14:textId="77777777" w:rsidR="007B70C1" w:rsidRDefault="007B70C1" w:rsidP="007B70C1">
            <w:pPr>
              <w:rPr>
                <w:ins w:id="690" w:author="Aleta Haflett" w:date="2014-11-19T15:26:00Z"/>
              </w:rPr>
            </w:pPr>
          </w:p>
        </w:tc>
        <w:tc>
          <w:tcPr>
            <w:tcW w:w="1371" w:type="dxa"/>
          </w:tcPr>
          <w:p w14:paraId="730B52BD" w14:textId="77777777" w:rsidR="007B70C1" w:rsidRDefault="007B70C1" w:rsidP="007B70C1">
            <w:pPr>
              <w:rPr>
                <w:ins w:id="691" w:author="Aleta Haflett" w:date="2014-11-19T15:26:00Z"/>
              </w:rPr>
            </w:pPr>
          </w:p>
        </w:tc>
      </w:tr>
      <w:tr w:rsidR="007B70C1" w14:paraId="1F870A5D" w14:textId="77777777" w:rsidTr="007B70C1">
        <w:trPr>
          <w:ins w:id="692" w:author="Aleta Haflett" w:date="2014-11-19T15:26:00Z"/>
        </w:trPr>
        <w:tc>
          <w:tcPr>
            <w:tcW w:w="416" w:type="dxa"/>
          </w:tcPr>
          <w:p w14:paraId="776B6BCE" w14:textId="77777777" w:rsidR="007B70C1" w:rsidRDefault="007B70C1" w:rsidP="007B70C1">
            <w:pPr>
              <w:rPr>
                <w:ins w:id="693" w:author="Aleta Haflett" w:date="2014-11-19T15:26:00Z"/>
              </w:rPr>
            </w:pPr>
            <w:ins w:id="694" w:author="Aleta Haflett" w:date="2014-11-19T15:26:00Z">
              <w:r>
                <w:t>3</w:t>
              </w:r>
            </w:ins>
          </w:p>
        </w:tc>
        <w:tc>
          <w:tcPr>
            <w:tcW w:w="1570" w:type="dxa"/>
          </w:tcPr>
          <w:p w14:paraId="6F13C89A" w14:textId="77777777" w:rsidR="007B70C1" w:rsidRDefault="007B70C1" w:rsidP="007B70C1">
            <w:pPr>
              <w:rPr>
                <w:ins w:id="695" w:author="Aleta Haflett" w:date="2014-11-19T15:26:00Z"/>
              </w:rPr>
            </w:pPr>
          </w:p>
        </w:tc>
        <w:tc>
          <w:tcPr>
            <w:tcW w:w="1632" w:type="dxa"/>
          </w:tcPr>
          <w:p w14:paraId="6503A511" w14:textId="77777777" w:rsidR="007B70C1" w:rsidRDefault="007B70C1" w:rsidP="007B70C1">
            <w:pPr>
              <w:rPr>
                <w:ins w:id="696" w:author="Aleta Haflett" w:date="2014-11-19T15:26:00Z"/>
              </w:rPr>
            </w:pPr>
          </w:p>
        </w:tc>
        <w:tc>
          <w:tcPr>
            <w:tcW w:w="988" w:type="dxa"/>
          </w:tcPr>
          <w:p w14:paraId="57E07762" w14:textId="77777777" w:rsidR="007B70C1" w:rsidRDefault="007B70C1" w:rsidP="007B70C1">
            <w:pPr>
              <w:rPr>
                <w:ins w:id="697" w:author="Aleta Haflett" w:date="2014-11-19T15:26:00Z"/>
              </w:rPr>
            </w:pPr>
          </w:p>
        </w:tc>
        <w:tc>
          <w:tcPr>
            <w:tcW w:w="1739" w:type="dxa"/>
          </w:tcPr>
          <w:p w14:paraId="5950CE41" w14:textId="77777777" w:rsidR="007B70C1" w:rsidRDefault="007B70C1" w:rsidP="007B70C1">
            <w:pPr>
              <w:rPr>
                <w:ins w:id="698" w:author="Aleta Haflett" w:date="2014-11-19T15:26:00Z"/>
              </w:rPr>
            </w:pPr>
          </w:p>
        </w:tc>
        <w:tc>
          <w:tcPr>
            <w:tcW w:w="1691" w:type="dxa"/>
          </w:tcPr>
          <w:p w14:paraId="0C0583C9" w14:textId="77777777" w:rsidR="007B70C1" w:rsidRDefault="007B70C1" w:rsidP="007B70C1">
            <w:pPr>
              <w:rPr>
                <w:ins w:id="699" w:author="Aleta Haflett" w:date="2014-11-19T15:26:00Z"/>
              </w:rPr>
            </w:pPr>
          </w:p>
        </w:tc>
        <w:tc>
          <w:tcPr>
            <w:tcW w:w="1581" w:type="dxa"/>
          </w:tcPr>
          <w:p w14:paraId="4A9D6646" w14:textId="77777777" w:rsidR="007B70C1" w:rsidRDefault="007B70C1" w:rsidP="007B70C1">
            <w:pPr>
              <w:rPr>
                <w:ins w:id="700" w:author="Aleta Haflett" w:date="2014-11-19T15:26:00Z"/>
              </w:rPr>
            </w:pPr>
          </w:p>
        </w:tc>
        <w:tc>
          <w:tcPr>
            <w:tcW w:w="1371" w:type="dxa"/>
          </w:tcPr>
          <w:p w14:paraId="1369645F" w14:textId="77777777" w:rsidR="007B70C1" w:rsidRDefault="007B70C1" w:rsidP="007B70C1">
            <w:pPr>
              <w:rPr>
                <w:ins w:id="701" w:author="Aleta Haflett" w:date="2014-11-19T15:26:00Z"/>
              </w:rPr>
            </w:pPr>
          </w:p>
        </w:tc>
        <w:tc>
          <w:tcPr>
            <w:tcW w:w="1371" w:type="dxa"/>
          </w:tcPr>
          <w:p w14:paraId="4D3C5B4A" w14:textId="77777777" w:rsidR="007B70C1" w:rsidRDefault="007B70C1" w:rsidP="007B70C1">
            <w:pPr>
              <w:rPr>
                <w:ins w:id="702" w:author="Aleta Haflett" w:date="2014-11-19T15:26:00Z"/>
              </w:rPr>
            </w:pPr>
          </w:p>
        </w:tc>
      </w:tr>
    </w:tbl>
    <w:p w14:paraId="30EC953C" w14:textId="77777777" w:rsidR="007B70C1" w:rsidRDefault="007B70C1">
      <w:pPr>
        <w:rPr>
          <w:ins w:id="703" w:author="Aleta Haflett" w:date="2014-11-19T15:2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B70C1" w14:paraId="6BD66BE2" w14:textId="77777777" w:rsidTr="007B70C1">
        <w:trPr>
          <w:ins w:id="704" w:author="Aleta Haflett" w:date="2014-11-19T15:27:00Z"/>
        </w:trPr>
        <w:tc>
          <w:tcPr>
            <w:tcW w:w="11016" w:type="dxa"/>
          </w:tcPr>
          <w:p w14:paraId="335C0271" w14:textId="77777777" w:rsidR="007B70C1" w:rsidRDefault="007B70C1">
            <w:pPr>
              <w:rPr>
                <w:ins w:id="705" w:author="Aleta Haflett" w:date="2014-11-19T15:27:00Z"/>
              </w:rPr>
            </w:pPr>
          </w:p>
        </w:tc>
      </w:tr>
      <w:tr w:rsidR="007B70C1" w14:paraId="3D8EA988" w14:textId="77777777" w:rsidTr="007B70C1">
        <w:trPr>
          <w:ins w:id="706" w:author="Aleta Haflett" w:date="2014-11-19T15:27:00Z"/>
        </w:trPr>
        <w:tc>
          <w:tcPr>
            <w:tcW w:w="11016" w:type="dxa"/>
          </w:tcPr>
          <w:p w14:paraId="250A9BAD" w14:textId="77777777" w:rsidR="007B70C1" w:rsidRPr="00676B69" w:rsidRDefault="007B70C1" w:rsidP="007B70C1">
            <w:pPr>
              <w:rPr>
                <w:ins w:id="707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08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1=Planting of trees</w:t>
              </w:r>
            </w:ins>
          </w:p>
          <w:p w14:paraId="23030A73" w14:textId="77777777" w:rsidR="007B70C1" w:rsidRPr="00676B69" w:rsidRDefault="007B70C1" w:rsidP="007B70C1">
            <w:pPr>
              <w:rPr>
                <w:ins w:id="709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10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2=Cutting down undesired (competing) trees</w:t>
              </w:r>
            </w:ins>
          </w:p>
          <w:p w14:paraId="46B4A602" w14:textId="77777777" w:rsidR="007B70C1" w:rsidRPr="00676B69" w:rsidRDefault="007B70C1" w:rsidP="007B70C1">
            <w:pPr>
              <w:rPr>
                <w:ins w:id="711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12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3=Protecting certain desired (patches of) trees in the forest to promote the natural regeneration of these species</w:t>
              </w:r>
            </w:ins>
          </w:p>
          <w:p w14:paraId="1B517877" w14:textId="77777777" w:rsidR="007B70C1" w:rsidRPr="00676B69" w:rsidRDefault="007B70C1" w:rsidP="007B70C1">
            <w:pPr>
              <w:rPr>
                <w:ins w:id="713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14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4=Protecting areas of forest for particular environmental services, like water</w:t>
              </w:r>
            </w:ins>
          </w:p>
          <w:p w14:paraId="1F8729A0" w14:textId="77777777" w:rsidR="007B70C1" w:rsidRPr="00676B69" w:rsidRDefault="007B70C1" w:rsidP="007B70C1">
            <w:pPr>
              <w:rPr>
                <w:ins w:id="715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16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5=Protecting areas of forest for particular beliefs/ spiritual services /sacred sites</w:t>
              </w:r>
            </w:ins>
          </w:p>
          <w:p w14:paraId="1F54A20A" w14:textId="77777777" w:rsidR="007B70C1" w:rsidRPr="00676B69" w:rsidRDefault="007B70C1" w:rsidP="007B70C1">
            <w:pPr>
              <w:rPr>
                <w:ins w:id="717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18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6=Establishing clear use rights for a limited number of people to particular forest products (e.g., honey, trees)</w:t>
              </w:r>
            </w:ins>
          </w:p>
          <w:p w14:paraId="0CD914FB" w14:textId="77777777" w:rsidR="007B70C1" w:rsidRPr="00676B69" w:rsidRDefault="007B70C1" w:rsidP="007B70C1">
            <w:pPr>
              <w:rPr>
                <w:ins w:id="719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20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 7=Extension/education about forest management</w:t>
              </w:r>
            </w:ins>
          </w:p>
          <w:p w14:paraId="7F068F43" w14:textId="77777777" w:rsidR="007B70C1" w:rsidRPr="00676B69" w:rsidRDefault="007B70C1" w:rsidP="007B70C1">
            <w:pPr>
              <w:rPr>
                <w:ins w:id="721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22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8=Enacted bylaw (e.g., no bush burning in or near forest)</w:t>
              </w:r>
            </w:ins>
          </w:p>
          <w:p w14:paraId="39B2F261" w14:textId="77777777" w:rsidR="007B70C1" w:rsidRDefault="007B70C1" w:rsidP="007B70C1">
            <w:pPr>
              <w:rPr>
                <w:ins w:id="723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24" w:author="Aleta Haflett" w:date="2014-11-19T15:27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9=Mapping/inventory forest resources (e.g. mapping forest products areas)</w:t>
              </w:r>
            </w:ins>
          </w:p>
          <w:p w14:paraId="21094297" w14:textId="77777777" w:rsidR="007B70C1" w:rsidRPr="00676B69" w:rsidRDefault="007B70C1" w:rsidP="007B70C1">
            <w:pPr>
              <w:rPr>
                <w:ins w:id="725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26" w:author="Aleta Haflett" w:date="2014-11-19T15:2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10- Develop forest management plan </w:t>
              </w:r>
            </w:ins>
          </w:p>
          <w:p w14:paraId="7B4C5C0A" w14:textId="77777777" w:rsidR="007B70C1" w:rsidRPr="00676B69" w:rsidRDefault="007B70C1" w:rsidP="007B70C1">
            <w:pPr>
              <w:rPr>
                <w:ins w:id="727" w:author="Aleta Haflett" w:date="2014-11-19T15:2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28" w:author="Aleta Haflett" w:date="2014-11-19T15:2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97</w:t>
              </w:r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=Other</w:t>
              </w:r>
            </w:ins>
          </w:p>
          <w:p w14:paraId="3B73ECE2" w14:textId="77777777" w:rsidR="007B70C1" w:rsidRPr="00676B69" w:rsidRDefault="007B70C1" w:rsidP="007B70C1">
            <w:pPr>
              <w:contextualSpacing/>
              <w:rPr>
                <w:ins w:id="729" w:author="Aleta Haflett" w:date="2014-11-19T15:27:00Z"/>
                <w:rFonts w:ascii="Gill Sans MT" w:eastAsia="Calibri" w:hAnsi="Gill Sans MT" w:cs="Times New Roman"/>
                <w:sz w:val="22"/>
                <w:szCs w:val="22"/>
              </w:rPr>
            </w:pPr>
            <w:ins w:id="730" w:author="Aleta Haflett" w:date="2014-11-19T15:27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888=Don’t know</w:t>
              </w:r>
            </w:ins>
          </w:p>
          <w:p w14:paraId="1BF5BE35" w14:textId="695380AD" w:rsidR="007B70C1" w:rsidRDefault="007B70C1" w:rsidP="007B70C1">
            <w:pPr>
              <w:rPr>
                <w:ins w:id="731" w:author="Aleta Haflett" w:date="2014-11-19T15:27:00Z"/>
              </w:rPr>
            </w:pPr>
            <w:ins w:id="732" w:author="Aleta Haflett" w:date="2014-11-19T15:27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999=Prefer not to respond</w:t>
              </w:r>
            </w:ins>
          </w:p>
        </w:tc>
      </w:tr>
    </w:tbl>
    <w:p w14:paraId="02A39A8B" w14:textId="77777777" w:rsidR="007B70C1" w:rsidRDefault="007B70C1">
      <w:pPr>
        <w:rPr>
          <w:ins w:id="733" w:author="Aleta Haflett" w:date="2014-11-19T15:26:00Z"/>
        </w:rPr>
      </w:pPr>
    </w:p>
    <w:p w14:paraId="7F25F616" w14:textId="77777777" w:rsidR="007B70C1" w:rsidRDefault="007B70C1">
      <w:pPr>
        <w:rPr>
          <w:ins w:id="734" w:author="Aleta Haflett" w:date="2014-11-19T15:26:00Z"/>
        </w:rPr>
      </w:pPr>
    </w:p>
    <w:p w14:paraId="6E5E9B48" w14:textId="77777777" w:rsidR="007B70C1" w:rsidRDefault="007B70C1">
      <w:pPr>
        <w:rPr>
          <w:ins w:id="735" w:author="Aleta Haflett" w:date="2014-11-19T15:24:00Z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C92576" w:rsidRPr="00676B69" w14:paraId="101B800A" w14:textId="77777777" w:rsidTr="00431701">
        <w:trPr>
          <w:trHeight w:val="576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7067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50296C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What type </w:t>
            </w:r>
            <w:commentRangeStart w:id="736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of </w:t>
            </w:r>
            <w:commentRangeStart w:id="737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activities </w:t>
            </w:r>
            <w:commentRangeEnd w:id="737"/>
            <w:r w:rsidR="00354A2B">
              <w:rPr>
                <w:rStyle w:val="CommentReference"/>
                <w:rFonts w:eastAsiaTheme="minorHAnsi"/>
              </w:rPr>
              <w:commentReference w:id="737"/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does each group do?</w:t>
            </w:r>
            <w:commentRangeEnd w:id="736"/>
            <w:r w:rsidR="003E2FF5">
              <w:rPr>
                <w:rStyle w:val="CommentReference"/>
                <w:rFonts w:eastAsiaTheme="minorHAnsi"/>
              </w:rPr>
              <w:commentReference w:id="736"/>
            </w:r>
          </w:p>
          <w:p w14:paraId="7351E96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2874E898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Select all that apply.</w:t>
            </w:r>
          </w:p>
          <w:p w14:paraId="280BDB93" w14:textId="77777777" w:rsidR="00C92576" w:rsidRPr="00676B69" w:rsidRDefault="00C92576" w:rsidP="00431701">
            <w:pPr>
              <w:rPr>
                <w:rFonts w:ascii="Gill Sans MT" w:hAnsi="Gill Sans MT" w:cs="Arial"/>
                <w:color w:val="1A1A1A"/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F34D66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1=Planting of trees</w:t>
            </w:r>
          </w:p>
          <w:p w14:paraId="35ED285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2=Cutting down undesired (competing) trees</w:t>
            </w:r>
          </w:p>
          <w:p w14:paraId="66311C65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3=Protecting certain desired (patches of) trees in the forest to promote the natural regeneration of these species</w:t>
            </w:r>
          </w:p>
          <w:p w14:paraId="051B2E87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4=Protecting areas of forest for particular environmental services, like water</w:t>
            </w:r>
          </w:p>
          <w:p w14:paraId="7ED4B0BA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5=Protecting areas of forest for particular beliefs/ spiritual services /sacred sites</w:t>
            </w:r>
          </w:p>
          <w:p w14:paraId="408CDEE9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6=Establishing clear use rights for a limited number of people to particular forest products (e.g., honey, trees)</w:t>
            </w:r>
          </w:p>
          <w:p w14:paraId="7750568D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 7=Extension/education about forest management</w:t>
            </w:r>
          </w:p>
          <w:p w14:paraId="60154B1E" w14:textId="77777777" w:rsidR="00C92576" w:rsidRPr="00676B69" w:rsidRDefault="00C92576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8=Enacted bylaw (e.g., no bush burning in or near forest)</w:t>
            </w:r>
          </w:p>
          <w:p w14:paraId="2BEFAD51" w14:textId="77777777" w:rsidR="00C92576" w:rsidRDefault="00C92576" w:rsidP="00431701">
            <w:pPr>
              <w:rPr>
                <w:ins w:id="738" w:author="Heather Huntington" w:date="2014-11-19T00:13:00Z"/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9=Mapping/inventory forest resources (e.g. mapping forest </w:t>
            </w: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lastRenderedPageBreak/>
              <w:t>products areas)</w:t>
            </w:r>
          </w:p>
          <w:p w14:paraId="3A5C481F" w14:textId="0147A7A1" w:rsidR="003E2FF5" w:rsidRPr="00676B69" w:rsidRDefault="003E2FF5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39" w:author="Heather Huntington" w:date="2014-11-19T00:1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10- Develop forest management plan </w:t>
              </w:r>
            </w:ins>
          </w:p>
          <w:p w14:paraId="24D8DA17" w14:textId="3D81DF32" w:rsidR="00C92576" w:rsidRPr="00676B69" w:rsidRDefault="003E2FF5" w:rsidP="00431701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40" w:author="Heather Huntington" w:date="2014-11-19T00:1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97</w:t>
              </w:r>
            </w:ins>
            <w:del w:id="741" w:author="Heather Huntington" w:date="2014-11-19T00:13:00Z">
              <w:r w:rsidR="00C92576" w:rsidRPr="00676B69" w:rsidDel="003E2FF5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delText>10</w:delText>
              </w:r>
            </w:del>
            <w:r w:rsidR="00C92576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=Other</w:t>
            </w:r>
          </w:p>
          <w:p w14:paraId="2E3359C8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888=Don’t know</w:t>
            </w:r>
          </w:p>
          <w:p w14:paraId="030814B1" w14:textId="02BF93D7" w:rsidR="00431701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0E8544" w14:textId="77777777" w:rsidR="00C92576" w:rsidRPr="00676B69" w:rsidRDefault="00C92576" w:rsidP="00431701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3DA0FC67" w14:textId="1A139A05" w:rsidR="00F35D3A" w:rsidRPr="00676B69" w:rsidRDefault="003E473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lastRenderedPageBreak/>
        <w:t xml:space="preserve"> </w:t>
      </w:r>
    </w:p>
    <w:p w14:paraId="12E3CEDF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4883EA4C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7C042AD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5CA8AE3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763F0E76" w14:textId="77777777" w:rsidR="00440BA5" w:rsidRPr="00676B69" w:rsidRDefault="00440BA5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6C1AC990" w14:textId="0808CF28" w:rsidR="000C1944" w:rsidRDefault="000C1944">
      <w:pPr>
        <w:rPr>
          <w:ins w:id="742" w:author="Aleta Haflett" w:date="2014-11-19T15:19:00Z"/>
          <w:rFonts w:ascii="Gill Sans MT" w:hAnsi="Gill Sans MT"/>
          <w:b/>
          <w:color w:val="000000" w:themeColor="text1"/>
          <w:sz w:val="22"/>
          <w:szCs w:val="22"/>
        </w:rPr>
      </w:pPr>
      <w:ins w:id="743" w:author="Aleta Haflett" w:date="2014-11-19T15:19:00Z">
        <w:r>
          <w:rPr>
            <w:rFonts w:ascii="Gill Sans MT" w:hAnsi="Gill Sans MT"/>
            <w:b/>
            <w:color w:val="000000" w:themeColor="text1"/>
            <w:sz w:val="22"/>
            <w:szCs w:val="22"/>
          </w:rPr>
          <w:br w:type="page"/>
        </w:r>
      </w:ins>
    </w:p>
    <w:p w14:paraId="141FDA72" w14:textId="371AA311" w:rsidR="00F35D3A" w:rsidRPr="00676B69" w:rsidRDefault="00AD13DF" w:rsidP="007C3C66">
      <w:pPr>
        <w:rPr>
          <w:rFonts w:ascii="Gill Sans MT" w:hAnsi="Gill Sans MT"/>
          <w:b/>
          <w:sz w:val="22"/>
          <w:szCs w:val="22"/>
        </w:rPr>
      </w:pPr>
      <w:r w:rsidRPr="0014208B">
        <w:rPr>
          <w:rFonts w:ascii="Gill Sans MT" w:hAnsi="Gill Sans MT"/>
          <w:b/>
          <w:sz w:val="22"/>
          <w:szCs w:val="22"/>
        </w:rPr>
        <w:lastRenderedPageBreak/>
        <w:t>Traditional Community Rules</w:t>
      </w:r>
    </w:p>
    <w:tbl>
      <w:tblPr>
        <w:tblStyle w:val="TableGrid"/>
        <w:tblW w:w="10998" w:type="dxa"/>
        <w:tblLayout w:type="fixed"/>
        <w:tblLook w:val="04A0" w:firstRow="1" w:lastRow="0" w:firstColumn="1" w:lastColumn="0" w:noHBand="0" w:noVBand="1"/>
      </w:tblPr>
      <w:tblGrid>
        <w:gridCol w:w="1278"/>
        <w:gridCol w:w="1440"/>
        <w:gridCol w:w="1080"/>
        <w:gridCol w:w="1440"/>
        <w:gridCol w:w="1170"/>
        <w:gridCol w:w="1080"/>
        <w:gridCol w:w="1260"/>
        <w:gridCol w:w="990"/>
        <w:gridCol w:w="1260"/>
      </w:tblGrid>
      <w:tr w:rsidR="000C1944" w:rsidRPr="00676B69" w14:paraId="19FAD7D4" w14:textId="77777777" w:rsidTr="007B70C1">
        <w:tc>
          <w:tcPr>
            <w:tcW w:w="1278" w:type="dxa"/>
          </w:tcPr>
          <w:p w14:paraId="250C0F9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Activity</w:t>
            </w:r>
          </w:p>
        </w:tc>
        <w:tc>
          <w:tcPr>
            <w:tcW w:w="1440" w:type="dxa"/>
          </w:tcPr>
          <w:p w14:paraId="5ABE2ACE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7B70C1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4C7D07B6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39DBA04" w14:textId="23B309C8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ins w:id="744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0</w:t>
              </w:r>
            </w:ins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04F610AF" w14:textId="268AF22F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ins w:id="745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1</w:t>
              </w:r>
            </w:ins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6EEACC55" w14:textId="77777777" w:rsidR="00B237C0" w:rsidRPr="007B70C1" w:rsidRDefault="00B237C0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40ADD303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6784F6C6" w14:textId="77777777" w:rsidR="00B237C0" w:rsidRPr="007B70C1" w:rsidRDefault="00B237C0" w:rsidP="007C3C66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A4EE1D" w14:textId="6EA9F622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440" w:type="dxa"/>
          </w:tcPr>
          <w:p w14:paraId="72FBFE37" w14:textId="5D7BE7D2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Have these rules changes over the past </w:t>
            </w:r>
            <w:ins w:id="746" w:author="Aleta Haflett" w:date="2014-11-19T15:16:00Z">
              <w:r w:rsidR="0014208B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3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years? </w:t>
            </w:r>
          </w:p>
          <w:p w14:paraId="48548096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CD5D707" w14:textId="437C603D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ins w:id="747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0</w:t>
              </w:r>
            </w:ins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62A70DE5" w14:textId="1584D383" w:rsidR="00B237C0" w:rsidRPr="007B70C1" w:rsidRDefault="000C1944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ins w:id="748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1</w:t>
              </w:r>
            </w:ins>
            <w:r w:rsidR="00B237C0" w:rsidRPr="007B70C1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3DCCE8AD" w14:textId="77777777" w:rsidR="00B237C0" w:rsidRPr="007B70C1" w:rsidRDefault="00B237C0" w:rsidP="007C3C66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7907108F" w14:textId="77777777" w:rsidR="00B237C0" w:rsidRPr="007B70C1" w:rsidRDefault="00B237C0" w:rsidP="007C3C66">
            <w:pPr>
              <w:rPr>
                <w:rFonts w:ascii="Gill Sans MT" w:hAnsi="Gill Sans MT"/>
                <w:sz w:val="20"/>
                <w:szCs w:val="20"/>
              </w:rPr>
            </w:pPr>
            <w:r w:rsidRPr="007B70C1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170" w:type="dxa"/>
          </w:tcPr>
          <w:p w14:paraId="34F68136" w14:textId="77777777" w:rsidR="00B237C0" w:rsidRPr="007B70C1" w:rsidRDefault="00B237C0" w:rsidP="005202C2">
            <w:pPr>
              <w:rPr>
                <w:ins w:id="749" w:author="Heather Huntington" w:date="2014-11-19T00:14:00Z"/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for monitor for rule </w:t>
            </w:r>
            <w:commentRangeStart w:id="750"/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breaking</w:t>
            </w:r>
            <w:commentRangeEnd w:id="750"/>
            <w:r w:rsidR="00AD368E" w:rsidRPr="007B70C1">
              <w:rPr>
                <w:rStyle w:val="CommentReference"/>
                <w:rFonts w:eastAsiaTheme="minorHAnsi"/>
                <w:sz w:val="20"/>
                <w:szCs w:val="20"/>
              </w:rPr>
              <w:commentReference w:id="750"/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? </w:t>
            </w:r>
          </w:p>
          <w:p w14:paraId="6FC7D785" w14:textId="77777777" w:rsidR="003E2FF5" w:rsidRPr="007B70C1" w:rsidRDefault="003E2FF5" w:rsidP="005202C2">
            <w:pPr>
              <w:rPr>
                <w:ins w:id="751" w:author="Heather Huntington" w:date="2014-11-19T00:14:00Z"/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0A40C07" w14:textId="77777777" w:rsidR="003E2FF5" w:rsidRPr="007B70C1" w:rsidRDefault="003E2FF5" w:rsidP="005202C2">
            <w:pPr>
              <w:rPr>
                <w:ins w:id="752" w:author="Heather Huntington" w:date="2014-11-19T00:14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753" w:author="Heather Huntington" w:date="2014-11-19T00:14:00Z">
              <w:r w:rsidRPr="007B70C1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0-No</w:t>
              </w:r>
            </w:ins>
          </w:p>
          <w:p w14:paraId="6E22B535" w14:textId="77777777" w:rsidR="003E2FF5" w:rsidRPr="007B70C1" w:rsidRDefault="003E2FF5" w:rsidP="005202C2">
            <w:pPr>
              <w:rPr>
                <w:ins w:id="754" w:author="Aleta Haflett" w:date="2014-11-19T15:20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755" w:author="Heather Huntington" w:date="2014-11-19T00:14:00Z">
              <w:r w:rsidRPr="007B70C1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 xml:space="preserve">1-Yes </w:t>
              </w:r>
            </w:ins>
          </w:p>
          <w:p w14:paraId="7BCDD9A4" w14:textId="77777777" w:rsidR="000C1944" w:rsidRPr="007B70C1" w:rsidRDefault="000C1944" w:rsidP="000C1944">
            <w:pPr>
              <w:contextualSpacing/>
              <w:rPr>
                <w:ins w:id="756" w:author="Aleta Haflett" w:date="2014-11-19T15:20:00Z"/>
                <w:rFonts w:ascii="Gill Sans MT" w:eastAsia="Calibri" w:hAnsi="Gill Sans MT" w:cs="Times New Roman"/>
                <w:sz w:val="20"/>
                <w:szCs w:val="20"/>
              </w:rPr>
            </w:pPr>
            <w:ins w:id="757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888=Don’t know</w:t>
              </w:r>
            </w:ins>
          </w:p>
          <w:p w14:paraId="79A64C66" w14:textId="23235AB2" w:rsidR="000C1944" w:rsidRPr="007B70C1" w:rsidRDefault="000C1944" w:rsidP="000C1944">
            <w:pPr>
              <w:rPr>
                <w:ins w:id="758" w:author="Aleta Haflett" w:date="2014-11-19T15:20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759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999=Prefer not to respond</w:t>
              </w:r>
            </w:ins>
          </w:p>
          <w:p w14:paraId="0377F536" w14:textId="14333E86" w:rsidR="000C1944" w:rsidRPr="007B70C1" w:rsidRDefault="000C1944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1D3F81" w14:textId="722B5565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1E5B2AB8" w14:textId="77777777" w:rsidR="000C1944" w:rsidRPr="007B70C1" w:rsidRDefault="000C1944" w:rsidP="005202C2">
            <w:pPr>
              <w:rPr>
                <w:ins w:id="760" w:author="Aleta Haflett" w:date="2014-11-19T15:20:00Z"/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D1A1EE4" w14:textId="77777777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2A829655" w14:textId="77777777" w:rsidR="00B237C0" w:rsidRPr="007B70C1" w:rsidRDefault="00B237C0" w:rsidP="005202C2">
            <w:pPr>
              <w:rPr>
                <w:ins w:id="761" w:author="Aleta Haflett" w:date="2014-11-19T15:20:00Z"/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6ECE0B46" w14:textId="77777777" w:rsidR="000C1944" w:rsidRPr="007B70C1" w:rsidRDefault="000C1944" w:rsidP="000C1944">
            <w:pPr>
              <w:contextualSpacing/>
              <w:rPr>
                <w:ins w:id="762" w:author="Aleta Haflett" w:date="2014-11-19T15:20:00Z"/>
                <w:rFonts w:ascii="Gill Sans MT" w:eastAsia="Calibri" w:hAnsi="Gill Sans MT" w:cs="Times New Roman"/>
                <w:sz w:val="20"/>
                <w:szCs w:val="20"/>
              </w:rPr>
            </w:pPr>
            <w:ins w:id="763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888=Don’t know</w:t>
              </w:r>
            </w:ins>
          </w:p>
          <w:p w14:paraId="128F1703" w14:textId="719378CF" w:rsidR="000C1944" w:rsidRPr="007B70C1" w:rsidRDefault="000C1944" w:rsidP="000C1944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764" w:author="Aleta Haflett" w:date="2014-11-19T15:20:00Z">
              <w:r w:rsidRPr="007B70C1">
                <w:rPr>
                  <w:rFonts w:ascii="Gill Sans MT" w:eastAsia="Calibri" w:hAnsi="Gill Sans MT" w:cs="Times New Roman"/>
                  <w:sz w:val="20"/>
                  <w:szCs w:val="20"/>
                </w:rPr>
                <w:t>999=Prefer not to respond</w:t>
              </w:r>
            </w:ins>
          </w:p>
        </w:tc>
        <w:tc>
          <w:tcPr>
            <w:tcW w:w="1260" w:type="dxa"/>
          </w:tcPr>
          <w:p w14:paraId="304D0080" w14:textId="77777777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is the traditional community penalty for breaking the rules? </w:t>
            </w:r>
          </w:p>
          <w:p w14:paraId="4ED8C62A" w14:textId="5D0A500F" w:rsidR="00B237C0" w:rsidRPr="007B70C1" w:rsidRDefault="00B237C0" w:rsidP="007C3C66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</w:tcPr>
          <w:p w14:paraId="30BEB29E" w14:textId="26E1224B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the past </w:t>
            </w:r>
            <w:ins w:id="765" w:author="Heather Huntington" w:date="2014-11-19T00:15:00Z">
              <w:r w:rsidR="00DF437A" w:rsidRPr="007B70C1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3</w:t>
              </w:r>
            </w:ins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</w:t>
            </w:r>
            <w:commentRangeStart w:id="766"/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>months</w:t>
            </w:r>
            <w:commentRangeEnd w:id="766"/>
            <w:r w:rsidR="00350CBE" w:rsidRPr="007B70C1">
              <w:rPr>
                <w:rStyle w:val="CommentReference"/>
                <w:rFonts w:eastAsiaTheme="minorHAnsi"/>
                <w:sz w:val="20"/>
                <w:szCs w:val="20"/>
              </w:rPr>
              <w:commentReference w:id="766"/>
            </w: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, how many times was someone caught for breaking this rule? </w:t>
            </w:r>
          </w:p>
        </w:tc>
        <w:tc>
          <w:tcPr>
            <w:tcW w:w="1260" w:type="dxa"/>
          </w:tcPr>
          <w:p w14:paraId="4CC75065" w14:textId="4AAED8C4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7B70C1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156405A4" w14:textId="77777777" w:rsidR="00B237C0" w:rsidRPr="007B70C1" w:rsidRDefault="00B237C0" w:rsidP="005202C2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68A12AA" w14:textId="03A0DFAD" w:rsidR="00B237C0" w:rsidRPr="007B70C1" w:rsidRDefault="00B237C0" w:rsidP="005202C2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0C1944" w:rsidRPr="00676B69" w14:paraId="559357DA" w14:textId="77777777" w:rsidTr="007B70C1">
        <w:tc>
          <w:tcPr>
            <w:tcW w:w="1278" w:type="dxa"/>
          </w:tcPr>
          <w:p w14:paraId="4736B236" w14:textId="106E50C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440" w:type="dxa"/>
          </w:tcPr>
          <w:p w14:paraId="185FA5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485F5591" w14:textId="09547B5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1440" w:type="dxa"/>
          </w:tcPr>
          <w:p w14:paraId="2859F7FA" w14:textId="024FBF0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CE479F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4D84735" w14:textId="2C06D3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5C78D89" w14:textId="1672955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3E3E5D3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1E8B0033" w14:textId="1ED721F4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C46A41E" w14:textId="77777777" w:rsidTr="007B70C1">
        <w:tc>
          <w:tcPr>
            <w:tcW w:w="1278" w:type="dxa"/>
          </w:tcPr>
          <w:p w14:paraId="109E304C" w14:textId="150B100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for poaching/hunting (include hunting relish</w:t>
            </w:r>
            <w:ins w:id="767" w:author="usaiduser" w:date="2014-11-09T09:41:00Z">
              <w:r w:rsidR="009356EC">
                <w:rPr>
                  <w:rFonts w:ascii="Gill Sans MT" w:hAnsi="Gill Sans MT"/>
                  <w:sz w:val="22"/>
                  <w:szCs w:val="22"/>
                </w:rPr>
                <w:t xml:space="preserve"> 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>(mice))</w:t>
            </w:r>
          </w:p>
        </w:tc>
        <w:tc>
          <w:tcPr>
            <w:tcW w:w="1440" w:type="dxa"/>
          </w:tcPr>
          <w:p w14:paraId="1FAF8EE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36B3A39B" w14:textId="090CEF0F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2D091B37" w14:textId="0C626B1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6280B8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8D8C0F7" w14:textId="042839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D56C30D" w14:textId="383087D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F4FF06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165DFC7" w14:textId="798ADD1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BCCA43B" w14:textId="77777777" w:rsidTr="007B70C1">
        <w:tc>
          <w:tcPr>
            <w:tcW w:w="1278" w:type="dxa"/>
          </w:tcPr>
          <w:p w14:paraId="4D12F009" w14:textId="086C9DC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440" w:type="dxa"/>
          </w:tcPr>
          <w:p w14:paraId="6A8F5A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FB6176C" w14:textId="503BD13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18952976" w14:textId="24983F0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4319E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787638B" w14:textId="194F59B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087E5EDB" w14:textId="6E6F867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35B6059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D644C37" w14:textId="18C76D3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3D8B3C4" w14:textId="77777777" w:rsidTr="007B70C1">
        <w:tc>
          <w:tcPr>
            <w:tcW w:w="1278" w:type="dxa"/>
          </w:tcPr>
          <w:p w14:paraId="74C56BDC" w14:textId="63BAF51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440" w:type="dxa"/>
          </w:tcPr>
          <w:p w14:paraId="54C7BD7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9E3A292" w14:textId="21D6F33E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0DBDA49B" w14:textId="07AD996D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95B2B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100A0BD" w14:textId="4E90856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4B6ECA8" w14:textId="3002A85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5CCB3E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F607E43" w14:textId="230047B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4650BDB1" w14:textId="77777777" w:rsidTr="007B70C1">
        <w:trPr>
          <w:trHeight w:val="647"/>
        </w:trPr>
        <w:tc>
          <w:tcPr>
            <w:tcW w:w="1278" w:type="dxa"/>
          </w:tcPr>
          <w:p w14:paraId="5B7567D4" w14:textId="55E8537B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Setting fires before harvesting</w:t>
            </w:r>
          </w:p>
        </w:tc>
        <w:tc>
          <w:tcPr>
            <w:tcW w:w="1440" w:type="dxa"/>
          </w:tcPr>
          <w:p w14:paraId="421D12F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CED823B" w14:textId="4E3E627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706E9873" w14:textId="1CE088D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812EA0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9342E78" w14:textId="59B38C1C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227E664" w14:textId="40236706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0FA5A67B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DDB6F7C" w14:textId="7C1A150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08EBED73" w14:textId="77777777" w:rsidTr="007B70C1">
        <w:trPr>
          <w:trHeight w:val="654"/>
        </w:trPr>
        <w:tc>
          <w:tcPr>
            <w:tcW w:w="1278" w:type="dxa"/>
          </w:tcPr>
          <w:p w14:paraId="1DB6C25D" w14:textId="51D40C3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5FB4B649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2C1F818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65787EF" w14:textId="4EE4EFF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7706C625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CA11947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59EC6FFA" w14:textId="68A92945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E90B1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04089B3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FF44445" w14:textId="60F076C0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12854908" w14:textId="77777777" w:rsidTr="007B70C1">
        <w:trPr>
          <w:trHeight w:val="548"/>
        </w:trPr>
        <w:tc>
          <w:tcPr>
            <w:tcW w:w="1278" w:type="dxa"/>
          </w:tcPr>
          <w:p w14:paraId="3AF8A6F3" w14:textId="70298022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34B59F1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  <w:p w14:paraId="44994B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7F024E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2C3F573" w14:textId="703232F8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12AC269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FF3A51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7150C185" w14:textId="0B53912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21D0FA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286063F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FEDD806" w14:textId="5936487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32B45138" w14:textId="77777777" w:rsidTr="007B70C1">
        <w:trPr>
          <w:trHeight w:val="538"/>
        </w:trPr>
        <w:tc>
          <w:tcPr>
            <w:tcW w:w="1278" w:type="dxa"/>
          </w:tcPr>
          <w:p w14:paraId="1EC397F1" w14:textId="77777777" w:rsidR="00B237C0" w:rsidRPr="00676B69" w:rsidRDefault="00B237C0" w:rsidP="00B237C0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1793CD2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C327EA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830AD12" w14:textId="50A8C4C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5E6C696C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0AED64B6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001544EE" w14:textId="61120241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021921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2A8AE97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E2A957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0C1944" w:rsidRPr="00676B69" w14:paraId="762CCE71" w14:textId="77777777" w:rsidTr="007B70C1">
        <w:trPr>
          <w:trHeight w:val="276"/>
        </w:trPr>
        <w:tc>
          <w:tcPr>
            <w:tcW w:w="1278" w:type="dxa"/>
          </w:tcPr>
          <w:p w14:paraId="701B3AFB" w14:textId="7590EF89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Not cutting certain </w:t>
            </w:r>
            <w:r w:rsidRPr="00676B69">
              <w:rPr>
                <w:rFonts w:ascii="Gill Sans MT" w:hAnsi="Gill Sans MT"/>
                <w:sz w:val="22"/>
                <w:szCs w:val="22"/>
              </w:rPr>
              <w:lastRenderedPageBreak/>
              <w:t>species of trees</w:t>
            </w:r>
          </w:p>
        </w:tc>
        <w:tc>
          <w:tcPr>
            <w:tcW w:w="1440" w:type="dxa"/>
          </w:tcPr>
          <w:p w14:paraId="5FB29A54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1D77F20" w14:textId="5442494A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1440" w:type="dxa"/>
          </w:tcPr>
          <w:p w14:paraId="2334DD12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D8872DA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</w:tcPr>
          <w:p w14:paraId="3E11CB57" w14:textId="503D5F93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BB28D3D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990" w:type="dxa"/>
          </w:tcPr>
          <w:p w14:paraId="1BE145B0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C3B3353" w14:textId="77777777" w:rsidR="00B237C0" w:rsidRPr="00676B69" w:rsidRDefault="00B237C0" w:rsidP="007C3C66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289FA62" w14:textId="0B68D4DE" w:rsidR="000C1944" w:rsidRDefault="000C1944" w:rsidP="007C3C66">
      <w:pPr>
        <w:rPr>
          <w:ins w:id="768" w:author="Aleta Haflett" w:date="2014-11-19T15:17:00Z"/>
          <w:rFonts w:ascii="Gill Sans MT" w:hAnsi="Gill Sans MT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0C1944" w14:paraId="5E4B7075" w14:textId="72ED8108" w:rsidTr="007B70C1">
        <w:trPr>
          <w:ins w:id="769" w:author="Aleta Haflett" w:date="2014-11-19T15:18:00Z"/>
        </w:trPr>
        <w:tc>
          <w:tcPr>
            <w:tcW w:w="5655" w:type="dxa"/>
          </w:tcPr>
          <w:p w14:paraId="465FA50B" w14:textId="4075F36F" w:rsidR="000C1944" w:rsidRDefault="000C1944">
            <w:pPr>
              <w:rPr>
                <w:ins w:id="770" w:author="Aleta Haflett" w:date="2014-11-19T15:18:00Z"/>
                <w:rFonts w:ascii="Gill Sans MT" w:hAnsi="Gill Sans MT"/>
                <w:sz w:val="22"/>
                <w:szCs w:val="22"/>
              </w:rPr>
            </w:pPr>
            <w:ins w:id="771" w:author="Aleta Haflett" w:date="2014-11-19T15:19:00Z">
              <w:r>
                <w:rPr>
                  <w:rFonts w:ascii="Gill Sans MT" w:hAnsi="Gill Sans MT"/>
                  <w:sz w:val="22"/>
                  <w:szCs w:val="22"/>
                </w:rPr>
                <w:t xml:space="preserve">Penalty </w:t>
              </w:r>
            </w:ins>
          </w:p>
        </w:tc>
        <w:tc>
          <w:tcPr>
            <w:tcW w:w="5361" w:type="dxa"/>
          </w:tcPr>
          <w:p w14:paraId="1C7C0060" w14:textId="418E8B1F" w:rsidR="000C1944" w:rsidRDefault="000C1944">
            <w:pPr>
              <w:rPr>
                <w:ins w:id="772" w:author="Aleta Haflett" w:date="2014-11-19T15:20:00Z"/>
                <w:rFonts w:ascii="Gill Sans MT" w:hAnsi="Gill Sans MT"/>
                <w:sz w:val="22"/>
                <w:szCs w:val="22"/>
              </w:rPr>
            </w:pPr>
            <w:ins w:id="773" w:author="Aleta Haflett" w:date="2014-11-19T15:23:00Z">
              <w:r>
                <w:rPr>
                  <w:rFonts w:ascii="Gill Sans MT" w:hAnsi="Gill Sans MT"/>
                  <w:sz w:val="22"/>
                  <w:szCs w:val="22"/>
                </w:rPr>
                <w:t>Who follows the rules</w:t>
              </w:r>
            </w:ins>
          </w:p>
        </w:tc>
      </w:tr>
      <w:tr w:rsidR="000C1944" w14:paraId="47A81172" w14:textId="5C272F13" w:rsidTr="007B70C1">
        <w:trPr>
          <w:ins w:id="774" w:author="Aleta Haflett" w:date="2014-11-19T15:18:00Z"/>
        </w:trPr>
        <w:tc>
          <w:tcPr>
            <w:tcW w:w="5655" w:type="dxa"/>
          </w:tcPr>
          <w:p w14:paraId="15B20EC5" w14:textId="45C7CAA0" w:rsidR="000C1944" w:rsidRPr="00676B69" w:rsidRDefault="000C1944" w:rsidP="000C1944">
            <w:pPr>
              <w:rPr>
                <w:ins w:id="775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76" w:author="Aleta Haflett" w:date="2014-11-19T15:19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 </w:t>
              </w:r>
            </w:ins>
            <w:ins w:id="777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1-Seize the product</w:t>
              </w:r>
            </w:ins>
          </w:p>
          <w:p w14:paraId="6AED5290" w14:textId="77777777" w:rsidR="000C1944" w:rsidRPr="00676B69" w:rsidRDefault="000C1944" w:rsidP="000C1944">
            <w:pPr>
              <w:rPr>
                <w:ins w:id="778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79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2-Seize tools </w:t>
              </w:r>
            </w:ins>
          </w:p>
          <w:p w14:paraId="2D854497" w14:textId="77777777" w:rsidR="000C1944" w:rsidRPr="00676B69" w:rsidRDefault="000C1944" w:rsidP="000C1944">
            <w:pPr>
              <w:rPr>
                <w:ins w:id="780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81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3-Cash fine; note the amount</w:t>
              </w:r>
            </w:ins>
          </w:p>
          <w:p w14:paraId="6CA52C72" w14:textId="77777777" w:rsidR="000C1944" w:rsidRPr="00676B69" w:rsidRDefault="000C1944" w:rsidP="000C1944">
            <w:pPr>
              <w:rPr>
                <w:ins w:id="782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83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4- Labor contribution; please specify the number of days</w:t>
              </w:r>
            </w:ins>
          </w:p>
          <w:p w14:paraId="17A6F838" w14:textId="77777777" w:rsidR="000C1944" w:rsidRPr="00676B69" w:rsidRDefault="000C1944" w:rsidP="000C1944">
            <w:pPr>
              <w:rPr>
                <w:ins w:id="784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85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5- Social shaming/verbal chastisement/public apology</w:t>
              </w:r>
            </w:ins>
          </w:p>
          <w:p w14:paraId="7B8D37E9" w14:textId="77777777" w:rsidR="000C1944" w:rsidRPr="00676B69" w:rsidRDefault="000C1944" w:rsidP="000C1944">
            <w:pPr>
              <w:rPr>
                <w:ins w:id="786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87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6 – In-kind contribution; pleas</w:t>
              </w:r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e</w:t>
              </w:r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 specify the product and amount </w:t>
              </w:r>
            </w:ins>
          </w:p>
          <w:p w14:paraId="73A6CEFE" w14:textId="77777777" w:rsidR="000C1944" w:rsidRPr="00676B69" w:rsidRDefault="000C1944" w:rsidP="000C1944">
            <w:pPr>
              <w:rPr>
                <w:ins w:id="788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89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7-Harvesting/collection restrictions</w:t>
              </w:r>
            </w:ins>
          </w:p>
          <w:p w14:paraId="615FCF19" w14:textId="77777777" w:rsidR="000C1944" w:rsidRPr="00676B69" w:rsidRDefault="000C1944" w:rsidP="000C1944">
            <w:pPr>
              <w:rPr>
                <w:ins w:id="790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91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8- Corporeal punishment</w:t>
              </w:r>
            </w:ins>
          </w:p>
          <w:p w14:paraId="3398D06B" w14:textId="77777777" w:rsidR="000C1944" w:rsidRPr="00676B69" w:rsidRDefault="000C1944" w:rsidP="000C1944">
            <w:pPr>
              <w:rPr>
                <w:ins w:id="792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93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9-Sent to jail</w:t>
              </w:r>
            </w:ins>
          </w:p>
          <w:p w14:paraId="088066A6" w14:textId="77777777" w:rsidR="000C1944" w:rsidRPr="00676B69" w:rsidRDefault="000C1944" w:rsidP="000C1944">
            <w:pPr>
              <w:rPr>
                <w:ins w:id="794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95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10-Sent to DFO</w:t>
              </w:r>
            </w:ins>
          </w:p>
          <w:p w14:paraId="40EEB69C" w14:textId="77777777" w:rsidR="000C1944" w:rsidRPr="00676B69" w:rsidRDefault="000C1944" w:rsidP="000C1944">
            <w:pPr>
              <w:rPr>
                <w:ins w:id="796" w:author="Aleta Haflett" w:date="2014-11-19T15:1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797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11- Sent to chief</w:t>
              </w:r>
            </w:ins>
          </w:p>
          <w:p w14:paraId="20E06361" w14:textId="77777777" w:rsidR="000C1944" w:rsidRPr="00676B69" w:rsidRDefault="000C1944" w:rsidP="000C1944">
            <w:pPr>
              <w:contextualSpacing/>
              <w:rPr>
                <w:ins w:id="798" w:author="Aleta Haflett" w:date="2014-11-19T15:18:00Z"/>
                <w:rFonts w:ascii="Gill Sans MT" w:hAnsi="Gill Sans MT"/>
                <w:sz w:val="22"/>
                <w:szCs w:val="22"/>
              </w:rPr>
            </w:pPr>
            <w:ins w:id="799" w:author="Aleta Haflett" w:date="2014-11-19T15:18:00Z">
              <w:r w:rsidRPr="00676B69">
                <w:rPr>
                  <w:rFonts w:ascii="Gill Sans MT" w:hAnsi="Gill Sans MT"/>
                  <w:sz w:val="22"/>
                  <w:szCs w:val="22"/>
                </w:rPr>
                <w:t>12-Temporary restriction on access, harvesting, or use rights</w:t>
              </w:r>
            </w:ins>
          </w:p>
          <w:p w14:paraId="5B513882" w14:textId="77777777" w:rsidR="000C1944" w:rsidRPr="00676B69" w:rsidRDefault="000C1944" w:rsidP="000C1944">
            <w:pPr>
              <w:contextualSpacing/>
              <w:rPr>
                <w:ins w:id="800" w:author="Aleta Haflett" w:date="2014-11-19T15:18:00Z"/>
                <w:rFonts w:ascii="Gill Sans MT" w:hAnsi="Gill Sans MT"/>
                <w:sz w:val="22"/>
                <w:szCs w:val="22"/>
              </w:rPr>
            </w:pPr>
            <w:ins w:id="801" w:author="Aleta Haflett" w:date="2014-11-19T15:18:00Z">
              <w:r w:rsidRPr="00676B69">
                <w:rPr>
                  <w:rFonts w:ascii="Gill Sans MT" w:hAnsi="Gill Sans MT"/>
                  <w:sz w:val="22"/>
                  <w:szCs w:val="22"/>
                </w:rPr>
                <w:t>13-Permanent suspension of access, harvest, or use rights</w:t>
              </w:r>
            </w:ins>
          </w:p>
          <w:p w14:paraId="55F1BCE0" w14:textId="7C03FFB6" w:rsidR="000C1944" w:rsidRPr="00676B69" w:rsidRDefault="000C1944" w:rsidP="000C1944">
            <w:pPr>
              <w:contextualSpacing/>
              <w:rPr>
                <w:ins w:id="802" w:author="Aleta Haflett" w:date="2014-11-19T15:18:00Z"/>
                <w:rFonts w:ascii="Gill Sans MT" w:hAnsi="Gill Sans MT"/>
                <w:sz w:val="22"/>
                <w:szCs w:val="22"/>
              </w:rPr>
            </w:pPr>
            <w:ins w:id="803" w:author="Aleta Haflett" w:date="2014-11-19T15:18:00Z">
              <w:r w:rsidRPr="00676B69">
                <w:rPr>
                  <w:rFonts w:ascii="Gill Sans MT" w:hAnsi="Gill Sans MT"/>
                  <w:sz w:val="22"/>
                  <w:szCs w:val="22"/>
                </w:rPr>
                <w:t>14-Traditional belief sanction (for in</w:t>
              </w:r>
              <w:r>
                <w:rPr>
                  <w:rFonts w:ascii="Gill Sans MT" w:hAnsi="Gill Sans MT"/>
                  <w:sz w:val="22"/>
                  <w:szCs w:val="22"/>
                </w:rPr>
                <w:t>stance through spiritual entity</w:t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>)</w:t>
              </w:r>
            </w:ins>
          </w:p>
          <w:p w14:paraId="0F263410" w14:textId="35E7BB90" w:rsidR="000C1944" w:rsidRDefault="000C1944" w:rsidP="000C1944">
            <w:pPr>
              <w:rPr>
                <w:ins w:id="804" w:author="Aleta Haflett" w:date="2014-11-19T15:18:00Z"/>
                <w:rFonts w:ascii="Gill Sans MT" w:hAnsi="Gill Sans MT"/>
                <w:sz w:val="22"/>
                <w:szCs w:val="22"/>
              </w:rPr>
            </w:pPr>
            <w:ins w:id="805" w:author="Aleta Haflett" w:date="2014-11-19T15:18:00Z">
              <w:r w:rsidRPr="00676B69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97 -Other</w:t>
              </w:r>
            </w:ins>
          </w:p>
        </w:tc>
        <w:tc>
          <w:tcPr>
            <w:tcW w:w="5361" w:type="dxa"/>
          </w:tcPr>
          <w:p w14:paraId="21F00B75" w14:textId="77777777" w:rsidR="000C1944" w:rsidRPr="00676B69" w:rsidRDefault="000C1944" w:rsidP="000C1944">
            <w:pPr>
              <w:contextualSpacing/>
              <w:rPr>
                <w:ins w:id="806" w:author="Aleta Haflett" w:date="2014-11-19T15:20:00Z"/>
                <w:rFonts w:ascii="Gill Sans MT" w:eastAsia="Calibri" w:hAnsi="Gill Sans MT" w:cs="Times New Roman"/>
                <w:sz w:val="22"/>
                <w:szCs w:val="22"/>
              </w:rPr>
            </w:pPr>
            <w:ins w:id="807" w:author="Aleta Haflett" w:date="2014-11-19T15:2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1-Nearly everyone in the community</w:t>
              </w:r>
            </w:ins>
          </w:p>
          <w:p w14:paraId="10F45E46" w14:textId="77777777" w:rsidR="000C1944" w:rsidRPr="00676B69" w:rsidRDefault="000C1944" w:rsidP="000C1944">
            <w:pPr>
              <w:contextualSpacing/>
              <w:rPr>
                <w:ins w:id="808" w:author="Aleta Haflett" w:date="2014-11-19T15:20:00Z"/>
                <w:rFonts w:ascii="Gill Sans MT" w:eastAsia="Calibri" w:hAnsi="Gill Sans MT" w:cs="Times New Roman"/>
                <w:sz w:val="22"/>
                <w:szCs w:val="22"/>
              </w:rPr>
            </w:pPr>
            <w:ins w:id="809" w:author="Aleta Haflett" w:date="2014-11-19T15:2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2- Most community members</w:t>
              </w:r>
            </w:ins>
          </w:p>
          <w:p w14:paraId="09D163F2" w14:textId="77777777" w:rsidR="000C1944" w:rsidRPr="00676B69" w:rsidRDefault="000C1944" w:rsidP="000C1944">
            <w:pPr>
              <w:contextualSpacing/>
              <w:rPr>
                <w:ins w:id="810" w:author="Aleta Haflett" w:date="2014-11-19T15:20:00Z"/>
                <w:rFonts w:ascii="Gill Sans MT" w:eastAsia="Calibri" w:hAnsi="Gill Sans MT" w:cs="Times New Roman"/>
                <w:sz w:val="22"/>
                <w:szCs w:val="22"/>
              </w:rPr>
            </w:pPr>
            <w:ins w:id="811" w:author="Aleta Haflett" w:date="2014-11-19T15:2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3- About half of the community</w:t>
              </w:r>
            </w:ins>
          </w:p>
          <w:p w14:paraId="40F3FD73" w14:textId="77777777" w:rsidR="000C1944" w:rsidRPr="00676B69" w:rsidRDefault="000C1944" w:rsidP="000C1944">
            <w:pPr>
              <w:contextualSpacing/>
              <w:rPr>
                <w:ins w:id="812" w:author="Aleta Haflett" w:date="2014-11-19T15:20:00Z"/>
                <w:rFonts w:ascii="Gill Sans MT" w:eastAsia="Calibri" w:hAnsi="Gill Sans MT" w:cs="Times New Roman"/>
                <w:sz w:val="22"/>
                <w:szCs w:val="22"/>
              </w:rPr>
            </w:pPr>
            <w:ins w:id="813" w:author="Aleta Haflett" w:date="2014-11-19T15:2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4- Some/a few members of the community</w:t>
              </w:r>
            </w:ins>
          </w:p>
          <w:p w14:paraId="6B4F0A01" w14:textId="77777777" w:rsidR="000C1944" w:rsidRPr="00676B69" w:rsidRDefault="000C1944" w:rsidP="000C1944">
            <w:pPr>
              <w:contextualSpacing/>
              <w:rPr>
                <w:ins w:id="814" w:author="Aleta Haflett" w:date="2014-11-19T15:20:00Z"/>
                <w:rFonts w:ascii="Gill Sans MT" w:eastAsia="Calibri" w:hAnsi="Gill Sans MT" w:cs="Times New Roman"/>
                <w:sz w:val="22"/>
                <w:szCs w:val="22"/>
              </w:rPr>
            </w:pPr>
            <w:ins w:id="815" w:author="Aleta Haflett" w:date="2014-11-19T15:2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 xml:space="preserve">5 – No one follows the rules </w:t>
              </w:r>
            </w:ins>
          </w:p>
          <w:p w14:paraId="523FB169" w14:textId="77777777" w:rsidR="000C1944" w:rsidRPr="00676B69" w:rsidRDefault="000C1944" w:rsidP="000C1944">
            <w:pPr>
              <w:contextualSpacing/>
              <w:rPr>
                <w:ins w:id="816" w:author="Aleta Haflett" w:date="2014-11-19T15:20:00Z"/>
                <w:rFonts w:ascii="Gill Sans MT" w:eastAsia="Calibri" w:hAnsi="Gill Sans MT" w:cs="Times New Roman"/>
                <w:sz w:val="22"/>
                <w:szCs w:val="22"/>
              </w:rPr>
            </w:pPr>
          </w:p>
          <w:p w14:paraId="7085FC75" w14:textId="77777777" w:rsidR="000C1944" w:rsidRPr="00676B69" w:rsidRDefault="000C1944" w:rsidP="000C1944">
            <w:pPr>
              <w:contextualSpacing/>
              <w:rPr>
                <w:ins w:id="817" w:author="Aleta Haflett" w:date="2014-11-19T15:20:00Z"/>
                <w:rFonts w:ascii="Gill Sans MT" w:eastAsia="Calibri" w:hAnsi="Gill Sans MT" w:cs="Times New Roman"/>
                <w:sz w:val="22"/>
                <w:szCs w:val="22"/>
              </w:rPr>
            </w:pPr>
            <w:ins w:id="818" w:author="Aleta Haflett" w:date="2014-11-19T15:2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888=Don’t know</w:t>
              </w:r>
            </w:ins>
          </w:p>
          <w:p w14:paraId="6645E1B0" w14:textId="5F33033F" w:rsidR="000C1944" w:rsidRDefault="000C1944" w:rsidP="000C1944">
            <w:pPr>
              <w:rPr>
                <w:ins w:id="819" w:author="Aleta Haflett" w:date="2014-11-19T15:20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20" w:author="Aleta Haflett" w:date="2014-11-19T15:20:00Z">
              <w:r w:rsidRPr="00676B69">
                <w:rPr>
                  <w:rFonts w:ascii="Gill Sans MT" w:eastAsia="Calibri" w:hAnsi="Gill Sans MT" w:cs="Times New Roman"/>
                  <w:sz w:val="22"/>
                  <w:szCs w:val="22"/>
                </w:rPr>
                <w:t>999=Prefer not to respond</w:t>
              </w:r>
            </w:ins>
          </w:p>
        </w:tc>
      </w:tr>
    </w:tbl>
    <w:p w14:paraId="4FBB0185" w14:textId="77777777" w:rsidR="000C1944" w:rsidRDefault="000C1944">
      <w:pPr>
        <w:rPr>
          <w:ins w:id="821" w:author="Aleta Haflett" w:date="2014-11-19T15:17:00Z"/>
          <w:rFonts w:ascii="Gill Sans MT" w:hAnsi="Gill Sans MT"/>
          <w:sz w:val="22"/>
          <w:szCs w:val="22"/>
        </w:rPr>
      </w:pPr>
      <w:ins w:id="822" w:author="Aleta Haflett" w:date="2014-11-19T15:17:00Z">
        <w:r>
          <w:rPr>
            <w:rFonts w:ascii="Gill Sans MT" w:hAnsi="Gill Sans MT"/>
            <w:sz w:val="22"/>
            <w:szCs w:val="22"/>
          </w:rPr>
          <w:br w:type="page"/>
        </w:r>
      </w:ins>
    </w:p>
    <w:p w14:paraId="5EA8C3B5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p w14:paraId="2257353B" w14:textId="77777777" w:rsidR="00F35D3A" w:rsidRPr="00676B69" w:rsidRDefault="00F35D3A" w:rsidP="007C3C66">
      <w:pPr>
        <w:rPr>
          <w:rFonts w:ascii="Gill Sans MT" w:hAnsi="Gill Sans MT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F35D3A" w:rsidRPr="00676B69" w14:paraId="5E4A6594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D1AF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5D15D" w14:textId="3FD60B94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Who is primarily responsible for the enforcement of</w:t>
            </w:r>
            <w:r w:rsidR="00AD13DF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these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traditional community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rules related to forest/wooded land? </w:t>
            </w:r>
          </w:p>
          <w:p w14:paraId="596D856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A35EC3" w14:textId="76693B30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1=Headperson</w:t>
            </w:r>
          </w:p>
          <w:p w14:paraId="6B774E55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2=</w:t>
            </w:r>
            <w:proofErr w:type="spellStart"/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Induna</w:t>
            </w:r>
            <w:proofErr w:type="spellEnd"/>
          </w:p>
          <w:p w14:paraId="5B04F78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3=Chief</w:t>
            </w:r>
          </w:p>
          <w:p w14:paraId="68980DF7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4=Elders</w:t>
            </w:r>
          </w:p>
          <w:p w14:paraId="5B5D0E41" w14:textId="513CDFF6" w:rsidR="00F35D3A" w:rsidRPr="00676B69" w:rsidRDefault="00F35D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5=Community Resource Board</w:t>
            </w:r>
          </w:p>
          <w:p w14:paraId="3E108AB0" w14:textId="4B0D2D8A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6=Village group</w:t>
            </w:r>
            <w:ins w:id="823" w:author="usaiduser" w:date="2014-11-09T09:43:00Z">
              <w:r w:rsidR="00400682"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 </w:t>
              </w:r>
            </w:ins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(forest user group or village action committee); please specify</w:t>
            </w:r>
          </w:p>
          <w:p w14:paraId="1BF8B53F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4DFF5D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F90468C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D3F4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B14C6" w14:textId="3C5038E4" w:rsidR="00F35D3A" w:rsidRPr="00676B69" w:rsidRDefault="00AD13DF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How effectively are</w:t>
            </w:r>
            <w:r w:rsidR="008C5112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rules</w:t>
            </w:r>
            <w:r w:rsidR="00F35D3A"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F35D3A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458E7AB" w14:textId="77777777" w:rsidR="00F35D3A" w:rsidRPr="00676B69" w:rsidRDefault="00F35D3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7F0A47" w14:textId="38C77583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1-Very strong enforcement</w:t>
            </w:r>
          </w:p>
          <w:p w14:paraId="56F400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2-Strong enforcement</w:t>
            </w:r>
          </w:p>
          <w:p w14:paraId="1F22778F" w14:textId="358165B1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 Sometimes strong/sometimes weak</w:t>
            </w:r>
          </w:p>
          <w:p w14:paraId="402705FA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4-Weak enforcement</w:t>
            </w:r>
          </w:p>
          <w:p w14:paraId="5B08F46E" w14:textId="73016F1B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5-Very weak enforcement</w:t>
            </w:r>
          </w:p>
          <w:p w14:paraId="16DB155B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6DCF0EC2" w14:textId="77777777" w:rsidR="00F35D3A" w:rsidRPr="00676B69" w:rsidRDefault="00F35D3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762C5A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F35D3A" w:rsidRPr="00676B69" w14:paraId="3C03A4EF" w14:textId="77777777" w:rsidTr="00077EEA">
        <w:trPr>
          <w:trHeight w:val="49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EF3823" w14:textId="01960318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9105247" w14:textId="62FA32FB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/>
                <w:sz w:val="22"/>
                <w:szCs w:val="22"/>
              </w:rPr>
              <w:t>What is the typical compliance with penalties?</w:t>
            </w:r>
          </w:p>
          <w:p w14:paraId="2231295D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530C97C5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6F319FD8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  <w:p w14:paraId="204950F0" w14:textId="05E66B34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3B85AD1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1=Offenders never comply </w:t>
            </w:r>
          </w:p>
          <w:p w14:paraId="6280E0AF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2=Some of the time offenders comply  </w:t>
            </w:r>
          </w:p>
          <w:p w14:paraId="053894D6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3=About half the time offenders comply</w:t>
            </w:r>
          </w:p>
          <w:p w14:paraId="66B28180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4=Most of the time offenders comply </w:t>
            </w:r>
          </w:p>
          <w:p w14:paraId="691EE855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5=Almost all the time offenders comply</w:t>
            </w:r>
          </w:p>
          <w:p w14:paraId="61C4071A" w14:textId="77777777" w:rsidR="00077EEA" w:rsidRPr="00676B69" w:rsidRDefault="00077EEA" w:rsidP="00077EEA">
            <w:pPr>
              <w:contextualSpacing/>
              <w:rPr>
                <w:rFonts w:ascii="Gill Sans MT" w:hAnsi="Gill Sans MT" w:cs="Times New Roman"/>
                <w:w w:val="105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 xml:space="preserve">888=Don't know  </w:t>
            </w:r>
          </w:p>
          <w:p w14:paraId="442F4EE9" w14:textId="25953669" w:rsidR="00F35D3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 w:cs="Times New Roman"/>
                <w:w w:val="105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F325F2" w14:textId="77777777" w:rsidR="00F35D3A" w:rsidRPr="00676B69" w:rsidRDefault="00F35D3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077EEA" w:rsidRPr="00676B69" w14:paraId="65680F36" w14:textId="77777777" w:rsidTr="00077EEA">
        <w:trPr>
          <w:trHeight w:val="104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7FE4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B7E4CD7" w14:textId="77777777" w:rsidR="00077EEA" w:rsidRPr="00676B69" w:rsidRDefault="00077EEA" w:rsidP="00077EEA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  <w:p w14:paraId="78B73B72" w14:textId="77777777" w:rsidR="00077EEA" w:rsidRPr="00676B69" w:rsidRDefault="00077EEA" w:rsidP="007C3C66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67826CE" w14:textId="1B47BB6F" w:rsidR="00077EEA" w:rsidRPr="00676B69" w:rsidRDefault="007B70C1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24" w:author="Aleta Haflett" w:date="2014-11-19T15:29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</w:t>
              </w:r>
            </w:ins>
            <w:r w:rsidR="00077EEA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1A755ED1" w14:textId="29EE64A5" w:rsidR="00077EEA" w:rsidRPr="00676B69" w:rsidRDefault="007B70C1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25" w:author="Aleta Haflett" w:date="2014-11-19T15:29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</w:t>
              </w:r>
            </w:ins>
            <w:r w:rsidR="00077EEA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23C33153" w14:textId="77777777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707AA7" w14:textId="1247F5E0" w:rsidR="00077EEA" w:rsidRPr="00676B69" w:rsidRDefault="00077EEA" w:rsidP="007C3C66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1E246B" w14:textId="77777777" w:rsidR="00077EEA" w:rsidRPr="00676B69" w:rsidRDefault="00077EEA" w:rsidP="007C3C66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0F5AD6CE" w14:textId="77777777" w:rsidTr="00AD13DF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275D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2330AD" w14:textId="77777777" w:rsidR="00AD13DF" w:rsidRDefault="00AD13DF" w:rsidP="00AD13DF">
            <w:pPr>
              <w:rPr>
                <w:ins w:id="826" w:author="Aleta Haflett" w:date="2014-11-19T15:27:00Z"/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del w:id="827" w:author="Heather Huntington" w:date="2014-11-19T00:16:00Z">
              <w:r w:rsidRPr="00676B69" w:rsidDel="00DF437A">
                <w:rPr>
                  <w:rFonts w:ascii="Gill Sans MT" w:eastAsia="Calibri" w:hAnsi="Gill Sans MT" w:cs="Times New Roman"/>
                  <w:color w:val="000000" w:themeColor="text1"/>
                  <w:sz w:val="22"/>
                  <w:szCs w:val="22"/>
                </w:rPr>
                <w:delText>How often are</w:delText>
              </w:r>
            </w:del>
            <w:ins w:id="828" w:author="Heather Huntington" w:date="2014-11-19T00:16:00Z">
              <w:r w:rsidR="00DF437A">
                <w:rPr>
                  <w:rFonts w:ascii="Gill Sans MT" w:eastAsia="Calibri" w:hAnsi="Gill Sans MT" w:cs="Times New Roman"/>
                  <w:color w:val="000000" w:themeColor="text1"/>
                  <w:sz w:val="22"/>
                  <w:szCs w:val="22"/>
                </w:rPr>
                <w:t>Are</w:t>
              </w:r>
            </w:ins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the traditional/local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>penalties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commentRangeStart w:id="829"/>
            <w:commentRangeStart w:id="830"/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enforced equally across different groups </w:t>
            </w:r>
            <w:commentRangeEnd w:id="829"/>
            <w:r w:rsidR="00400682">
              <w:rPr>
                <w:rStyle w:val="CommentReference"/>
                <w:rFonts w:eastAsiaTheme="minorHAnsi"/>
              </w:rPr>
              <w:commentReference w:id="829"/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in your community?</w:t>
            </w:r>
            <w:commentRangeEnd w:id="830"/>
            <w:r w:rsidR="00DF437A">
              <w:rPr>
                <w:rStyle w:val="CommentReference"/>
                <w:rFonts w:eastAsiaTheme="minorHAnsi"/>
              </w:rPr>
              <w:commentReference w:id="830"/>
            </w:r>
          </w:p>
          <w:p w14:paraId="6B0C1D28" w14:textId="0A0F3527" w:rsidR="007B70C1" w:rsidRPr="005A763A" w:rsidRDefault="007B70C1" w:rsidP="00AD13DF">
            <w:pPr>
              <w:rPr>
                <w:rFonts w:ascii="Gill Sans MT" w:eastAsia="Calibri" w:hAnsi="Gill Sans MT" w:cs="Times New Roman"/>
                <w:i/>
                <w:color w:val="000000" w:themeColor="text1"/>
                <w:sz w:val="22"/>
                <w:szCs w:val="22"/>
              </w:rPr>
            </w:pPr>
            <w:ins w:id="831" w:author="Aleta Haflett" w:date="2014-11-19T15:27:00Z">
              <w:r>
                <w:rPr>
                  <w:rFonts w:ascii="Gill Sans MT" w:eastAsia="Calibri" w:hAnsi="Gill Sans MT" w:cs="Times New Roman"/>
                  <w:i/>
                  <w:color w:val="000000" w:themeColor="text1"/>
                  <w:sz w:val="22"/>
                  <w:szCs w:val="22"/>
                </w:rPr>
                <w:t xml:space="preserve">Enumerator: Are women, men, youth, elderly, etc. all punished the same way for breaking rules? </w:t>
              </w:r>
            </w:ins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C789D5" w14:textId="214CD302" w:rsidR="00AD13DF" w:rsidRPr="00676B69" w:rsidRDefault="007B70C1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32" w:author="Aleta Haflett" w:date="2014-11-19T15:29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</w:t>
              </w:r>
            </w:ins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63FF856C" w14:textId="3997E72F" w:rsidR="00AD13DF" w:rsidRPr="00676B69" w:rsidRDefault="007B70C1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33" w:author="Aleta Haflett" w:date="2014-11-19T15:29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</w:t>
              </w:r>
            </w:ins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5CAE604B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8B0F1D8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3AA1B8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D13DF" w:rsidRPr="00676B69" w14:paraId="20AA0F53" w14:textId="77777777" w:rsidTr="005A2E20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EF50D6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9FCFDD4" w14:textId="2F464F6B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traditional community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39A290EC" w14:textId="77777777" w:rsidR="00AD13DF" w:rsidRPr="00676B69" w:rsidRDefault="00AD13DF" w:rsidP="00AD13DF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C9E7E95" w14:textId="138CB65E" w:rsidR="00AD13DF" w:rsidRPr="00676B69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34" w:author="Aleta Haflett" w:date="2014-11-19T15:51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</w:t>
              </w:r>
            </w:ins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576AF398" w14:textId="183CE1C8" w:rsidR="00AD13DF" w:rsidRPr="00676B69" w:rsidRDefault="005A76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35" w:author="Aleta Haflett" w:date="2014-11-19T15:51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</w:t>
              </w:r>
            </w:ins>
            <w:r w:rsidR="00AD13DF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3D0FE36A" w14:textId="77777777" w:rsidR="00AD13DF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5942124" w14:textId="694732FC" w:rsidR="005A2E20" w:rsidRPr="00676B69" w:rsidRDefault="00AD13DF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EC82E6E" w14:textId="77777777" w:rsidR="00AD13DF" w:rsidRPr="00676B69" w:rsidRDefault="00AD13DF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2E20" w:rsidRPr="00676B69" w14:paraId="671B63AC" w14:textId="77777777" w:rsidTr="005A2E20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BED4F7E" w14:textId="77777777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0A0F8685" w14:textId="3EF0EEBB" w:rsidR="005A2E20" w:rsidRPr="00676B69" w:rsidRDefault="005A2E20" w:rsidP="005A763A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is the process that outsiders/strangers must follow for using the forests? </w:t>
            </w:r>
            <w:del w:id="836" w:author="Aleta Haflett" w:date="2014-11-19T15:52:00Z">
              <w:r w:rsidRPr="00676B69" w:rsidDel="005A763A">
                <w:rPr>
                  <w:rFonts w:ascii="Gill Sans MT" w:hAnsi="Gill Sans MT"/>
                  <w:sz w:val="22"/>
                  <w:szCs w:val="22"/>
                </w:rPr>
                <w:delText xml:space="preserve">Are there </w:delText>
              </w:r>
              <w:commentRangeStart w:id="837"/>
              <w:r w:rsidRPr="00676B69" w:rsidDel="005A763A">
                <w:rPr>
                  <w:rFonts w:ascii="Gill Sans MT" w:hAnsi="Gill Sans MT"/>
                  <w:sz w:val="22"/>
                  <w:szCs w:val="22"/>
                </w:rPr>
                <w:delText xml:space="preserve">rules </w:delText>
              </w:r>
              <w:commentRangeEnd w:id="837"/>
              <w:r w:rsidR="008A5435" w:rsidDel="005A763A">
                <w:rPr>
                  <w:rStyle w:val="CommentReference"/>
                  <w:rFonts w:eastAsiaTheme="minorHAnsi"/>
                </w:rPr>
                <w:commentReference w:id="837"/>
              </w:r>
              <w:r w:rsidRPr="00676B69" w:rsidDel="005A763A">
                <w:rPr>
                  <w:rFonts w:ascii="Gill Sans MT" w:hAnsi="Gill Sans MT"/>
                  <w:sz w:val="22"/>
                  <w:szCs w:val="22"/>
                </w:rPr>
                <w:delText>that are different for locals versus outsiders? Please describe.</w:delText>
              </w:r>
            </w:del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1565D55" w14:textId="77777777" w:rsidR="005A2E20" w:rsidRDefault="0014208B" w:rsidP="00AD13DF">
            <w:pPr>
              <w:rPr>
                <w:ins w:id="838" w:author="Aleta Haflett" w:date="2014-11-19T17:4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39" w:author="Aleta Haflett" w:date="2014-11-19T17:4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 1=Get permission from the national government</w:t>
              </w:r>
            </w:ins>
          </w:p>
          <w:p w14:paraId="7E71EA49" w14:textId="77777777" w:rsidR="0014208B" w:rsidRDefault="0014208B" w:rsidP="00AD13DF">
            <w:pPr>
              <w:rPr>
                <w:ins w:id="840" w:author="Aleta Haflett" w:date="2014-11-19T17:4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41" w:author="Aleta Haflett" w:date="2014-11-19T17:4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2=Get permission from the local government</w:t>
              </w:r>
            </w:ins>
          </w:p>
          <w:p w14:paraId="776E37CC" w14:textId="77777777" w:rsidR="0014208B" w:rsidRDefault="0014208B" w:rsidP="00AD13DF">
            <w:pPr>
              <w:rPr>
                <w:ins w:id="842" w:author="Aleta Haflett" w:date="2014-11-19T17:4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43" w:author="Aleta Haflett" w:date="2014-11-19T17:4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3=Get permission from the chief/traditional government</w:t>
              </w:r>
            </w:ins>
          </w:p>
          <w:p w14:paraId="1C10E697" w14:textId="77777777" w:rsidR="0014208B" w:rsidRDefault="0014208B" w:rsidP="00AD13DF">
            <w:pPr>
              <w:rPr>
                <w:ins w:id="844" w:author="Aleta Haflett" w:date="2014-11-19T17:4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45" w:author="Aleta Haflett" w:date="2014-11-19T17:48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4=Get permission from the headman</w:t>
              </w:r>
            </w:ins>
          </w:p>
          <w:p w14:paraId="56B557CB" w14:textId="77777777" w:rsidR="0014208B" w:rsidRDefault="0014208B" w:rsidP="00AD13DF">
            <w:pPr>
              <w:rPr>
                <w:ins w:id="846" w:author="Aleta Haflett" w:date="2014-11-19T17:4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47" w:author="Aleta Haflett" w:date="2014-11-19T17:48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5=Get permission from a village committee</w:t>
              </w:r>
            </w:ins>
          </w:p>
          <w:p w14:paraId="47872BB4" w14:textId="77777777" w:rsidR="0014208B" w:rsidRDefault="0014208B" w:rsidP="00AD13DF">
            <w:pPr>
              <w:rPr>
                <w:ins w:id="848" w:author="Aleta Haflett" w:date="2014-11-19T17:4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49" w:author="Aleta Haflett" w:date="2014-11-19T17:48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6=Get permission from the entire village (via a vote, consensus, meetings, </w:t>
              </w:r>
              <w:proofErr w:type="spellStart"/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etc</w:t>
              </w:r>
              <w:proofErr w:type="spellEnd"/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)</w:t>
              </w:r>
            </w:ins>
          </w:p>
          <w:p w14:paraId="6AE4716C" w14:textId="77777777" w:rsidR="0014208B" w:rsidRDefault="0014208B" w:rsidP="00AD13DF">
            <w:pPr>
              <w:rPr>
                <w:ins w:id="850" w:author="Aleta Haflett" w:date="2014-11-19T17:48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51" w:author="Aleta Haflett" w:date="2014-11-19T17:48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7=No process</w:t>
              </w:r>
            </w:ins>
          </w:p>
          <w:p w14:paraId="2B22A18A" w14:textId="7D554330" w:rsidR="0014208B" w:rsidRDefault="0014208B" w:rsidP="00AD13DF">
            <w:pPr>
              <w:rPr>
                <w:ins w:id="852" w:author="Aleta Haflett" w:date="2014-11-19T17:49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53" w:author="Aleta Haflett" w:date="2014-11-19T17:48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97=Other, specify </w:t>
              </w:r>
            </w:ins>
          </w:p>
          <w:p w14:paraId="45DF94B7" w14:textId="2AF55217" w:rsidR="00FE473A" w:rsidRPr="00676B69" w:rsidRDefault="00FE473A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54" w:author="Aleta Haflett" w:date="2014-11-19T17:49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888=Don’t know </w:t>
              </w:r>
            </w:ins>
          </w:p>
          <w:p w14:paraId="10A85C88" w14:textId="77777777" w:rsidR="005A2E20" w:rsidRPr="00676B69" w:rsidRDefault="005A2E20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5F29A6F" w14:textId="3AE0ACD3" w:rsidR="005A2E20" w:rsidRPr="00676B69" w:rsidRDefault="005A2E20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5A763A" w:rsidRPr="00676B69" w14:paraId="075EE0E1" w14:textId="77777777" w:rsidTr="00015DCC">
        <w:trPr>
          <w:trHeight w:val="1061"/>
          <w:ins w:id="855" w:author="Aleta Haflett" w:date="2014-11-19T15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75B5EB51" w14:textId="6A9BFD67" w:rsidR="005A763A" w:rsidRPr="00676B69" w:rsidRDefault="005A763A" w:rsidP="00AD13DF">
            <w:pPr>
              <w:contextualSpacing/>
              <w:rPr>
                <w:ins w:id="856" w:author="Aleta Haflett" w:date="2014-11-19T15:52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F116B06" w14:textId="3C03460A" w:rsidR="005A763A" w:rsidRPr="00676B69" w:rsidRDefault="005A763A" w:rsidP="00AD13DF">
            <w:pPr>
              <w:rPr>
                <w:ins w:id="857" w:author="Aleta Haflett" w:date="2014-11-19T15:52:00Z"/>
                <w:rFonts w:ascii="Gill Sans MT" w:hAnsi="Gill Sans MT"/>
                <w:sz w:val="22"/>
                <w:szCs w:val="22"/>
              </w:rPr>
            </w:pPr>
            <w:ins w:id="858" w:author="Aleta Haflett" w:date="2014-11-19T15:52:00Z"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Are there </w:t>
              </w:r>
              <w:commentRangeStart w:id="859"/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rules </w:t>
              </w:r>
              <w:commentRangeEnd w:id="859"/>
              <w:r>
                <w:rPr>
                  <w:rStyle w:val="CommentReference"/>
                  <w:rFonts w:eastAsiaTheme="minorHAnsi"/>
                </w:rPr>
                <w:commentReference w:id="859"/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>that are different for locals versus outsiders? Please describe.</w:t>
              </w:r>
            </w:ins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FE25658" w14:textId="77777777" w:rsidR="005A763A" w:rsidRDefault="005A763A" w:rsidP="00AD13DF">
            <w:pPr>
              <w:rPr>
                <w:ins w:id="860" w:author="Aleta Haflett" w:date="2014-11-19T15:52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61" w:author="Aleta Haflett" w:date="2014-11-19T15:52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0=No</w:t>
              </w:r>
            </w:ins>
          </w:p>
          <w:p w14:paraId="09E347A3" w14:textId="77777777" w:rsidR="005A763A" w:rsidRDefault="005A763A" w:rsidP="00AD13DF">
            <w:pPr>
              <w:rPr>
                <w:ins w:id="862" w:author="Aleta Haflett" w:date="2014-11-19T15:52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63" w:author="Aleta Haflett" w:date="2014-11-19T15:52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1=Yes</w:t>
              </w:r>
            </w:ins>
          </w:p>
          <w:p w14:paraId="1113CF32" w14:textId="77777777" w:rsidR="005A763A" w:rsidRDefault="005A763A" w:rsidP="00AD13DF">
            <w:pPr>
              <w:rPr>
                <w:ins w:id="864" w:author="Aleta Haflett" w:date="2014-11-19T15:53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65" w:author="Aleta Haflett" w:date="2014-11-19T15:52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888=Don</w:t>
              </w:r>
            </w:ins>
            <w:ins w:id="866" w:author="Aleta Haflett" w:date="2014-11-19T15:5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’t know</w:t>
              </w:r>
            </w:ins>
          </w:p>
          <w:p w14:paraId="3A43B4E6" w14:textId="6B246D9C" w:rsidR="005A763A" w:rsidRPr="00676B69" w:rsidRDefault="005A763A" w:rsidP="00AD13DF">
            <w:pPr>
              <w:rPr>
                <w:ins w:id="867" w:author="Aleta Haflett" w:date="2014-11-19T15:52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68" w:author="Aleta Haflett" w:date="2014-11-19T15:5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999=Prefer not to respond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27FAEB9" w14:textId="77777777" w:rsidR="005A763A" w:rsidRPr="00676B69" w:rsidRDefault="005A763A" w:rsidP="00AD13DF">
            <w:pPr>
              <w:contextualSpacing/>
              <w:rPr>
                <w:ins w:id="869" w:author="Aleta Haflett" w:date="2014-11-19T15:52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763A" w:rsidRPr="00676B69" w14:paraId="2098089C" w14:textId="77777777" w:rsidTr="00015DCC">
        <w:trPr>
          <w:trHeight w:val="1061"/>
          <w:ins w:id="870" w:author="Aleta Haflett" w:date="2014-11-19T15:52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CF0015C" w14:textId="40006B62" w:rsidR="005A763A" w:rsidRPr="00676B69" w:rsidRDefault="005A763A" w:rsidP="00AD13DF">
            <w:pPr>
              <w:contextualSpacing/>
              <w:rPr>
                <w:ins w:id="871" w:author="Aleta Haflett" w:date="2014-11-19T15:52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E711B89" w14:textId="73DD67C1" w:rsidR="005A763A" w:rsidRPr="00676B69" w:rsidRDefault="005A763A" w:rsidP="005A763A">
            <w:pPr>
              <w:rPr>
                <w:ins w:id="872" w:author="Aleta Haflett" w:date="2014-11-19T15:52:00Z"/>
                <w:rFonts w:ascii="Gill Sans MT" w:hAnsi="Gill Sans MT"/>
                <w:sz w:val="22"/>
                <w:szCs w:val="22"/>
              </w:rPr>
            </w:pPr>
            <w:ins w:id="873" w:author="Aleta Haflett" w:date="2014-11-19T15:52:00Z">
              <w:r>
                <w:rPr>
                  <w:rFonts w:ascii="Gill Sans MT" w:hAnsi="Gill Sans MT"/>
                  <w:sz w:val="22"/>
                  <w:szCs w:val="22"/>
                </w:rPr>
                <w:t xml:space="preserve">Please describe </w:t>
              </w:r>
              <w:proofErr w:type="gramStart"/>
              <w:r>
                <w:rPr>
                  <w:rFonts w:ascii="Gill Sans MT" w:hAnsi="Gill Sans MT"/>
                  <w:sz w:val="22"/>
                  <w:szCs w:val="22"/>
                </w:rPr>
                <w:t xml:space="preserve">the </w:t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 </w:t>
              </w:r>
              <w:commentRangeStart w:id="874"/>
              <w:r w:rsidRPr="00676B69">
                <w:rPr>
                  <w:rFonts w:ascii="Gill Sans MT" w:hAnsi="Gill Sans MT"/>
                  <w:sz w:val="22"/>
                  <w:szCs w:val="22"/>
                </w:rPr>
                <w:t>rules</w:t>
              </w:r>
              <w:proofErr w:type="gramEnd"/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 </w:t>
              </w:r>
              <w:commentRangeEnd w:id="874"/>
              <w:r>
                <w:rPr>
                  <w:rStyle w:val="CommentReference"/>
                  <w:rFonts w:eastAsiaTheme="minorHAnsi"/>
                </w:rPr>
                <w:commentReference w:id="874"/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>that are different for locals versus outsiders</w:t>
              </w:r>
            </w:ins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43A2D03" w14:textId="77777777" w:rsidR="005A763A" w:rsidRPr="00676B69" w:rsidRDefault="005A763A" w:rsidP="00AD13DF">
            <w:pPr>
              <w:rPr>
                <w:ins w:id="875" w:author="Aleta Haflett" w:date="2014-11-19T15:52:00Z"/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6DDA88E" w14:textId="77777777" w:rsidR="005A763A" w:rsidRPr="00676B69" w:rsidRDefault="005A763A" w:rsidP="00AD13DF">
            <w:pPr>
              <w:contextualSpacing/>
              <w:rPr>
                <w:ins w:id="876" w:author="Aleta Haflett" w:date="2014-11-19T15:52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22AD3" w:rsidRPr="00676B69" w14:paraId="76BDBE71" w14:textId="77777777" w:rsidTr="00322AD3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D841B3F" w14:textId="77777777" w:rsidR="00322AD3" w:rsidRPr="00676B69" w:rsidRDefault="00322AD3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5C80E417" w14:textId="20771076" w:rsidR="00322AD3" w:rsidRPr="00676B69" w:rsidRDefault="00322AD3" w:rsidP="00AD13DF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rules are specific to strangers in the community wishing to access forest/wooded land? </w:t>
            </w:r>
          </w:p>
          <w:p w14:paraId="101614A2" w14:textId="73C80BFD" w:rsidR="00322AD3" w:rsidRPr="00676B69" w:rsidRDefault="00322AD3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13EF159" w14:textId="5852EA13" w:rsidR="00322AD3" w:rsidRPr="00676B69" w:rsidRDefault="00322AD3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>TEXT</w:t>
            </w:r>
          </w:p>
        </w:tc>
      </w:tr>
      <w:tr w:rsidR="005A763A" w:rsidRPr="00676B69" w14:paraId="07E5F5BC" w14:textId="77777777" w:rsidTr="005A2E20">
        <w:trPr>
          <w:trHeight w:val="633"/>
          <w:ins w:id="877" w:author="Aleta Haflett" w:date="2014-11-19T15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DB46441" w14:textId="77777777" w:rsidR="005A763A" w:rsidRPr="00676B69" w:rsidRDefault="005A763A" w:rsidP="00AD13DF">
            <w:pPr>
              <w:contextualSpacing/>
              <w:rPr>
                <w:ins w:id="878" w:author="Aleta Haflett" w:date="2014-11-19T15:53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3C76FD83" w14:textId="43FAB8E0" w:rsidR="005A763A" w:rsidRPr="00676B69" w:rsidRDefault="005A763A" w:rsidP="005A763A">
            <w:pPr>
              <w:rPr>
                <w:ins w:id="879" w:author="Aleta Haflett" w:date="2014-11-19T15:53:00Z"/>
                <w:rFonts w:ascii="Gill Sans MT" w:hAnsi="Gill Sans MT"/>
                <w:sz w:val="22"/>
                <w:szCs w:val="22"/>
              </w:rPr>
            </w:pPr>
            <w:ins w:id="880" w:author="Aleta Haflett" w:date="2014-11-19T15:53:00Z"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Are members of the community </w:t>
              </w:r>
              <w:commentRangeStart w:id="881"/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involved </w:t>
              </w:r>
              <w:commentRangeEnd w:id="881"/>
              <w:r>
                <w:rPr>
                  <w:rStyle w:val="CommentReference"/>
                  <w:rFonts w:eastAsiaTheme="minorHAnsi"/>
                </w:rPr>
                <w:commentReference w:id="881"/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in the negotiation process with outsiders wishing to acquire access? </w:t>
              </w:r>
            </w:ins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035EA47" w14:textId="77777777" w:rsidR="005A763A" w:rsidRDefault="005A763A" w:rsidP="00AD13DF">
            <w:pPr>
              <w:rPr>
                <w:ins w:id="882" w:author="Aleta Haflett" w:date="2014-11-19T15:53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83" w:author="Aleta Haflett" w:date="2014-11-19T15:5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0=No</w:t>
              </w:r>
            </w:ins>
          </w:p>
          <w:p w14:paraId="178CBE00" w14:textId="77777777" w:rsidR="005A763A" w:rsidRDefault="005A763A" w:rsidP="00AD13DF">
            <w:pPr>
              <w:rPr>
                <w:ins w:id="884" w:author="Aleta Haflett" w:date="2014-11-19T15:53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85" w:author="Aleta Haflett" w:date="2014-11-19T15:5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1=Yes</w:t>
              </w:r>
            </w:ins>
          </w:p>
          <w:p w14:paraId="6C572F8B" w14:textId="77777777" w:rsidR="005A763A" w:rsidRDefault="005A763A" w:rsidP="00AD13DF">
            <w:pPr>
              <w:rPr>
                <w:ins w:id="886" w:author="Aleta Haflett" w:date="2014-11-19T15:53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87" w:author="Aleta Haflett" w:date="2014-11-19T15:5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888=Don’t know</w:t>
              </w:r>
            </w:ins>
          </w:p>
          <w:p w14:paraId="3BE853A5" w14:textId="792DA57F" w:rsidR="005A763A" w:rsidRPr="00676B69" w:rsidRDefault="005A763A" w:rsidP="00AD13DF">
            <w:pPr>
              <w:rPr>
                <w:ins w:id="888" w:author="Aleta Haflett" w:date="2014-11-19T15:53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89" w:author="Aleta Haflett" w:date="2014-11-19T15:53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999=Prefer not to respond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ADDBE9A" w14:textId="77777777" w:rsidR="005A763A" w:rsidRPr="00676B69" w:rsidRDefault="005A763A" w:rsidP="00AD13DF">
            <w:pPr>
              <w:contextualSpacing/>
              <w:rPr>
                <w:ins w:id="890" w:author="Aleta Haflett" w:date="2014-11-19T15:53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5A763A" w:rsidRPr="00676B69" w14:paraId="7435834B" w14:textId="77777777" w:rsidTr="005A2E20">
        <w:trPr>
          <w:trHeight w:val="633"/>
          <w:ins w:id="891" w:author="Aleta Haflett" w:date="2014-11-19T15:53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1DACC773" w14:textId="67C7DB1C" w:rsidR="005A763A" w:rsidRPr="00676B69" w:rsidRDefault="005A763A" w:rsidP="00AD13DF">
            <w:pPr>
              <w:contextualSpacing/>
              <w:rPr>
                <w:ins w:id="892" w:author="Aleta Haflett" w:date="2014-11-19T15:53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086C5096" w14:textId="47F9E217" w:rsidR="005A763A" w:rsidRPr="00676B69" w:rsidRDefault="005A763A" w:rsidP="00015DCC">
            <w:pPr>
              <w:rPr>
                <w:ins w:id="893" w:author="Aleta Haflett" w:date="2014-11-19T15:53:00Z"/>
                <w:rFonts w:ascii="Gill Sans MT" w:hAnsi="Gill Sans MT"/>
                <w:sz w:val="22"/>
                <w:szCs w:val="22"/>
              </w:rPr>
            </w:pPr>
            <w:ins w:id="894" w:author="Aleta Haflett" w:date="2014-11-19T15:53:00Z">
              <w:r>
                <w:rPr>
                  <w:rFonts w:ascii="Gill Sans MT" w:hAnsi="Gill Sans MT"/>
                  <w:sz w:val="22"/>
                  <w:szCs w:val="22"/>
                </w:rPr>
                <w:t>Who</w:t>
              </w:r>
              <w:r w:rsidR="00322AD3">
                <w:rPr>
                  <w:rFonts w:ascii="Gill Sans MT" w:hAnsi="Gill Sans MT"/>
                  <w:sz w:val="22"/>
                  <w:szCs w:val="22"/>
                </w:rPr>
                <w:t xml:space="preserve"> is involved? </w:t>
              </w:r>
            </w:ins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8635FE6" w14:textId="77777777" w:rsidR="005A763A" w:rsidRDefault="00322AD3" w:rsidP="00AD13DF">
            <w:pPr>
              <w:rPr>
                <w:ins w:id="895" w:author="Aleta Haflett" w:date="2014-11-19T15:5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96" w:author="Aleta Haflett" w:date="2014-11-19T15:5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1=Everyone</w:t>
              </w:r>
            </w:ins>
          </w:p>
          <w:p w14:paraId="2885F551" w14:textId="77777777" w:rsidR="00322AD3" w:rsidRDefault="00322AD3" w:rsidP="00AD13DF">
            <w:pPr>
              <w:rPr>
                <w:ins w:id="897" w:author="Aleta Haflett" w:date="2014-11-19T15:5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898" w:author="Aleta Haflett" w:date="2014-11-19T15:5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2=Only people invited by the headman/chief</w:t>
              </w:r>
            </w:ins>
          </w:p>
          <w:p w14:paraId="2A151065" w14:textId="77777777" w:rsidR="00322AD3" w:rsidRDefault="00322AD3" w:rsidP="00AD13DF">
            <w:pPr>
              <w:rPr>
                <w:ins w:id="899" w:author="Aleta Haflett" w:date="2014-11-19T15:57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00" w:author="Aleta Haflett" w:date="2014-11-19T15:5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3=Only men</w:t>
              </w:r>
            </w:ins>
          </w:p>
          <w:p w14:paraId="471D1756" w14:textId="77777777" w:rsidR="00322AD3" w:rsidRDefault="00322AD3" w:rsidP="00AD13DF">
            <w:pPr>
              <w:rPr>
                <w:ins w:id="901" w:author="Aleta Haflett" w:date="2014-11-19T16:01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02" w:author="Aleta Haflett" w:date="2014-11-19T15:57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4=</w:t>
              </w:r>
            </w:ins>
            <w:ins w:id="903" w:author="Aleta Haflett" w:date="2014-11-19T16:01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Headman only</w:t>
              </w:r>
            </w:ins>
          </w:p>
          <w:p w14:paraId="47E35667" w14:textId="77777777" w:rsidR="00322AD3" w:rsidRDefault="00322AD3" w:rsidP="00AD13DF">
            <w:pPr>
              <w:rPr>
                <w:ins w:id="904" w:author="Aleta Haflett" w:date="2014-11-19T16:01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05" w:author="Aleta Haflett" w:date="2014-11-19T16:01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5=Village committee (specify)</w:t>
              </w:r>
            </w:ins>
          </w:p>
          <w:p w14:paraId="3E5C3ABF" w14:textId="43808EE9" w:rsidR="00322AD3" w:rsidRPr="00676B69" w:rsidRDefault="00322AD3" w:rsidP="00AD13DF">
            <w:pPr>
              <w:rPr>
                <w:ins w:id="906" w:author="Aleta Haflett" w:date="2014-11-19T15:53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07" w:author="Aleta Haflett" w:date="2014-11-19T16:01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 xml:space="preserve">97=Other, specify 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3468A53" w14:textId="77777777" w:rsidR="005A763A" w:rsidRPr="00676B69" w:rsidRDefault="005A763A" w:rsidP="00AD13DF">
            <w:pPr>
              <w:contextualSpacing/>
              <w:rPr>
                <w:ins w:id="908" w:author="Aleta Haflett" w:date="2014-11-19T15:53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015DCC" w:rsidRPr="00676B69" w14:paraId="1B76FB17" w14:textId="77777777" w:rsidTr="002E5044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3771CBD1" w14:textId="77769258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039B3189" w14:textId="1BE1DC88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members of the community </w:t>
            </w:r>
            <w:commentRangeStart w:id="909"/>
            <w:r w:rsidRPr="00676B69">
              <w:rPr>
                <w:rFonts w:ascii="Gill Sans MT" w:hAnsi="Gill Sans MT"/>
                <w:sz w:val="22"/>
                <w:szCs w:val="22"/>
              </w:rPr>
              <w:t xml:space="preserve">involved </w:t>
            </w:r>
            <w:commentRangeEnd w:id="909"/>
            <w:r w:rsidR="008A5435">
              <w:rPr>
                <w:rStyle w:val="CommentReference"/>
                <w:rFonts w:eastAsiaTheme="minorHAnsi"/>
              </w:rPr>
              <w:commentReference w:id="909"/>
            </w:r>
            <w:r w:rsidRPr="00676B69">
              <w:rPr>
                <w:rFonts w:ascii="Gill Sans MT" w:hAnsi="Gill Sans MT"/>
                <w:sz w:val="22"/>
                <w:szCs w:val="22"/>
              </w:rPr>
              <w:t>in the design of forest/wooded land agreements (contracts, concessions, permits)?</w:t>
            </w:r>
          </w:p>
          <w:p w14:paraId="23A4D6B0" w14:textId="77777777" w:rsidR="00015DCC" w:rsidRPr="00676B69" w:rsidRDefault="00015DCC" w:rsidP="00AD13DF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05CCD58A" w14:textId="77777777" w:rsidR="00015DCC" w:rsidRPr="00676B69" w:rsidRDefault="00015DCC" w:rsidP="00AD13DF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1E28BA12" w14:textId="57BB37DF" w:rsidR="00015DCC" w:rsidRPr="00676B69" w:rsidRDefault="00015DCC" w:rsidP="00AD13DF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  <w:t xml:space="preserve">TEXT </w:t>
            </w:r>
          </w:p>
        </w:tc>
      </w:tr>
      <w:tr w:rsidR="002E5044" w:rsidRPr="00676B69" w14:paraId="1B899D61" w14:textId="77777777" w:rsidTr="002E5044">
        <w:trPr>
          <w:trHeight w:val="633"/>
          <w:ins w:id="910" w:author="Aleta Haflett" w:date="2014-11-19T16:04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39D8B0F" w14:textId="77777777" w:rsidR="002E5044" w:rsidRPr="00676B69" w:rsidRDefault="002E5044" w:rsidP="00AD13DF">
            <w:pPr>
              <w:contextualSpacing/>
              <w:rPr>
                <w:ins w:id="911" w:author="Aleta Haflett" w:date="2014-11-19T16:04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2DECA148" w14:textId="5D76A649" w:rsidR="002E5044" w:rsidRPr="00676B69" w:rsidRDefault="002E5044" w:rsidP="00015DCC">
            <w:pPr>
              <w:rPr>
                <w:ins w:id="912" w:author="Aleta Haflett" w:date="2014-11-19T16:04:00Z"/>
                <w:rFonts w:ascii="Gill Sans MT" w:hAnsi="Gill Sans MT"/>
                <w:sz w:val="22"/>
                <w:szCs w:val="22"/>
              </w:rPr>
            </w:pPr>
            <w:ins w:id="913" w:author="Aleta Haflett" w:date="2014-11-19T16:04:00Z">
              <w:r>
                <w:rPr>
                  <w:rFonts w:ascii="Gill Sans MT" w:hAnsi="Gill Sans MT"/>
                  <w:sz w:val="22"/>
                  <w:szCs w:val="22"/>
                </w:rPr>
                <w:t>Who is involved?</w:t>
              </w:r>
            </w:ins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D340FF7" w14:textId="77777777" w:rsidR="002E5044" w:rsidRDefault="002E5044" w:rsidP="002E5044">
            <w:pPr>
              <w:rPr>
                <w:ins w:id="914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15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1=Everyone</w:t>
              </w:r>
            </w:ins>
          </w:p>
          <w:p w14:paraId="4155391E" w14:textId="77777777" w:rsidR="002E5044" w:rsidRDefault="002E5044" w:rsidP="002E5044">
            <w:pPr>
              <w:rPr>
                <w:ins w:id="916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17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2=Only people invited by the headman/chief</w:t>
              </w:r>
            </w:ins>
          </w:p>
          <w:p w14:paraId="7D7D0B30" w14:textId="77777777" w:rsidR="002E5044" w:rsidRDefault="002E5044" w:rsidP="002E5044">
            <w:pPr>
              <w:rPr>
                <w:ins w:id="918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19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3=Only men</w:t>
              </w:r>
            </w:ins>
          </w:p>
          <w:p w14:paraId="412321BB" w14:textId="77777777" w:rsidR="002E5044" w:rsidRDefault="002E5044" w:rsidP="002E5044">
            <w:pPr>
              <w:rPr>
                <w:ins w:id="920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21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4=Headman only</w:t>
              </w:r>
            </w:ins>
          </w:p>
          <w:p w14:paraId="7BD1CEFC" w14:textId="77777777" w:rsidR="002E5044" w:rsidRDefault="002E5044" w:rsidP="002E5044">
            <w:pPr>
              <w:rPr>
                <w:ins w:id="922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23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5=Village committee (specify)</w:t>
              </w:r>
            </w:ins>
          </w:p>
          <w:p w14:paraId="69F41109" w14:textId="3AFE8166" w:rsidR="002E5044" w:rsidRPr="00676B69" w:rsidRDefault="002E5044" w:rsidP="002E5044">
            <w:pPr>
              <w:rPr>
                <w:ins w:id="924" w:author="Aleta Haflett" w:date="2014-11-19T16:04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25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97=Other, specify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33E63DB" w14:textId="77777777" w:rsidR="002E5044" w:rsidRPr="00676B69" w:rsidRDefault="002E5044" w:rsidP="00AD13DF">
            <w:pPr>
              <w:contextualSpacing/>
              <w:rPr>
                <w:ins w:id="926" w:author="Aleta Haflett" w:date="2014-11-19T16:04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E5044" w:rsidRPr="00676B69" w14:paraId="6BB989A5" w14:textId="77777777" w:rsidTr="002E5044">
        <w:trPr>
          <w:trHeight w:val="633"/>
          <w:ins w:id="927" w:author="Aleta Haflett" w:date="2014-11-19T16:04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15FC2BCD" w14:textId="77777777" w:rsidR="002E5044" w:rsidRPr="00676B69" w:rsidRDefault="002E5044" w:rsidP="00AD13DF">
            <w:pPr>
              <w:contextualSpacing/>
              <w:rPr>
                <w:ins w:id="928" w:author="Aleta Haflett" w:date="2014-11-19T16:04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7404C7B5" w14:textId="0AF87558" w:rsidR="002E5044" w:rsidRPr="00676B69" w:rsidRDefault="002E5044" w:rsidP="002E5044">
            <w:pPr>
              <w:rPr>
                <w:ins w:id="929" w:author="Aleta Haflett" w:date="2014-11-19T16:05:00Z"/>
                <w:rFonts w:ascii="Gill Sans MT" w:hAnsi="Gill Sans MT"/>
                <w:sz w:val="22"/>
                <w:szCs w:val="22"/>
              </w:rPr>
            </w:pPr>
            <w:ins w:id="930" w:author="Aleta Haflett" w:date="2014-11-19T16:05:00Z"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Are members of the community </w:t>
              </w:r>
              <w:commentRangeStart w:id="931"/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involved </w:t>
              </w:r>
              <w:commentRangeEnd w:id="931"/>
              <w:r>
                <w:rPr>
                  <w:rStyle w:val="CommentReference"/>
                  <w:rFonts w:eastAsiaTheme="minorHAnsi"/>
                </w:rPr>
                <w:commentReference w:id="931"/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>in the implementation of forest/wooded land agreements (contracts, concessions, permits)?</w:t>
              </w:r>
            </w:ins>
          </w:p>
          <w:p w14:paraId="0629167E" w14:textId="77777777" w:rsidR="002E5044" w:rsidRDefault="002E5044" w:rsidP="00015DCC">
            <w:pPr>
              <w:rPr>
                <w:ins w:id="932" w:author="Aleta Haflett" w:date="2014-11-19T16:04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78BA54B5" w14:textId="77777777" w:rsidR="002E5044" w:rsidRDefault="002E5044" w:rsidP="00AD13DF">
            <w:pPr>
              <w:rPr>
                <w:ins w:id="933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34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0=No</w:t>
              </w:r>
            </w:ins>
          </w:p>
          <w:p w14:paraId="71A0B757" w14:textId="77777777" w:rsidR="002E5044" w:rsidRDefault="002E5044" w:rsidP="00AD13DF">
            <w:pPr>
              <w:rPr>
                <w:ins w:id="935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36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1=Yes</w:t>
              </w:r>
            </w:ins>
          </w:p>
          <w:p w14:paraId="34F65F50" w14:textId="77777777" w:rsidR="002E5044" w:rsidRDefault="002E5044" w:rsidP="00AD13DF">
            <w:pPr>
              <w:rPr>
                <w:ins w:id="937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38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888=Don’t know</w:t>
              </w:r>
            </w:ins>
          </w:p>
          <w:p w14:paraId="71508A08" w14:textId="3E29309D" w:rsidR="002E5044" w:rsidRPr="00676B69" w:rsidRDefault="002E5044" w:rsidP="00AD13DF">
            <w:pPr>
              <w:rPr>
                <w:ins w:id="939" w:author="Aleta Haflett" w:date="2014-11-19T16:04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40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999=Prefer not to respond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39CC3FD4" w14:textId="0177F3E1" w:rsidR="002E5044" w:rsidRPr="00676B69" w:rsidRDefault="002E5044" w:rsidP="00AD13DF">
            <w:pPr>
              <w:contextualSpacing/>
              <w:rPr>
                <w:ins w:id="941" w:author="Aleta Haflett" w:date="2014-11-19T16:04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ins w:id="942" w:author="Aleta Haflett" w:date="2014-11-19T16:05:00Z">
              <w:r w:rsidRPr="00676B69">
                <w:rPr>
                  <w:rFonts w:ascii="Gill Sans MT" w:eastAsia="Calibri" w:hAnsi="Gill Sans MT" w:cs="Times New Roman"/>
                  <w:i/>
                  <w:color w:val="A6A6A6"/>
                  <w:sz w:val="22"/>
                  <w:szCs w:val="22"/>
                </w:rPr>
                <w:t xml:space="preserve">TEXT </w:t>
              </w:r>
            </w:ins>
          </w:p>
        </w:tc>
      </w:tr>
      <w:tr w:rsidR="002E5044" w:rsidRPr="00676B69" w14:paraId="583575FC" w14:textId="77777777" w:rsidTr="002E5044">
        <w:trPr>
          <w:trHeight w:val="633"/>
          <w:ins w:id="943" w:author="Aleta Haflett" w:date="2014-11-19T16:04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793DB7EC" w14:textId="6AB34D50" w:rsidR="002E5044" w:rsidRPr="00676B69" w:rsidRDefault="002E5044" w:rsidP="00AD13DF">
            <w:pPr>
              <w:contextualSpacing/>
              <w:rPr>
                <w:ins w:id="944" w:author="Aleta Haflett" w:date="2014-11-19T16:04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FC5D21E" w14:textId="71D3BEF3" w:rsidR="002E5044" w:rsidRDefault="002E5044" w:rsidP="00015DCC">
            <w:pPr>
              <w:rPr>
                <w:ins w:id="945" w:author="Aleta Haflett" w:date="2014-11-19T16:04:00Z"/>
                <w:rFonts w:ascii="Gill Sans MT" w:hAnsi="Gill Sans MT"/>
                <w:sz w:val="22"/>
                <w:szCs w:val="22"/>
              </w:rPr>
            </w:pPr>
            <w:ins w:id="946" w:author="Aleta Haflett" w:date="2014-11-19T16:05:00Z">
              <w:r>
                <w:rPr>
                  <w:rFonts w:ascii="Gill Sans MT" w:hAnsi="Gill Sans MT"/>
                  <w:sz w:val="22"/>
                  <w:szCs w:val="22"/>
                </w:rPr>
                <w:t>Who is involved?</w:t>
              </w:r>
            </w:ins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35163AB" w14:textId="77777777" w:rsidR="002E5044" w:rsidRDefault="002E5044" w:rsidP="002E5044">
            <w:pPr>
              <w:rPr>
                <w:ins w:id="947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48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1=Everyone</w:t>
              </w:r>
            </w:ins>
          </w:p>
          <w:p w14:paraId="44697202" w14:textId="77777777" w:rsidR="002E5044" w:rsidRDefault="002E5044" w:rsidP="002E5044">
            <w:pPr>
              <w:rPr>
                <w:ins w:id="949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50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2=Only people invited by the headman/chief</w:t>
              </w:r>
            </w:ins>
          </w:p>
          <w:p w14:paraId="1C479D3B" w14:textId="77777777" w:rsidR="002E5044" w:rsidRDefault="002E5044" w:rsidP="002E5044">
            <w:pPr>
              <w:rPr>
                <w:ins w:id="951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52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3=Only men</w:t>
              </w:r>
            </w:ins>
          </w:p>
          <w:p w14:paraId="0267A67F" w14:textId="77777777" w:rsidR="002E5044" w:rsidRDefault="002E5044" w:rsidP="002E5044">
            <w:pPr>
              <w:rPr>
                <w:ins w:id="953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54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4=Headman only</w:t>
              </w:r>
            </w:ins>
          </w:p>
          <w:p w14:paraId="5D6B033E" w14:textId="77777777" w:rsidR="002E5044" w:rsidRDefault="002E5044" w:rsidP="002E5044">
            <w:pPr>
              <w:rPr>
                <w:ins w:id="955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56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5=Village committee (specify)</w:t>
              </w:r>
            </w:ins>
          </w:p>
          <w:p w14:paraId="731AACA0" w14:textId="6D6848B3" w:rsidR="002E5044" w:rsidRPr="00676B69" w:rsidRDefault="002E5044" w:rsidP="00AD13DF">
            <w:pPr>
              <w:rPr>
                <w:ins w:id="957" w:author="Aleta Haflett" w:date="2014-11-19T16:04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58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97=Other, specify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15D6D42" w14:textId="77777777" w:rsidR="002E5044" w:rsidRPr="00676B69" w:rsidRDefault="002E5044" w:rsidP="00AD13DF">
            <w:pPr>
              <w:contextualSpacing/>
              <w:rPr>
                <w:ins w:id="959" w:author="Aleta Haflett" w:date="2014-11-19T16:04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2E5044" w:rsidRPr="00676B69" w14:paraId="184D9CE3" w14:textId="77777777" w:rsidTr="002E5044">
        <w:trPr>
          <w:trHeight w:val="633"/>
          <w:ins w:id="960" w:author="Aleta Haflett" w:date="2014-11-19T16:04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635BFD38" w14:textId="77777777" w:rsidR="002E5044" w:rsidRPr="00676B69" w:rsidRDefault="002E5044" w:rsidP="00AD13DF">
            <w:pPr>
              <w:contextualSpacing/>
              <w:rPr>
                <w:ins w:id="961" w:author="Aleta Haflett" w:date="2014-11-19T16:04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8CAE740" w14:textId="25585184" w:rsidR="002E5044" w:rsidRPr="00676B69" w:rsidRDefault="002E5044" w:rsidP="002E5044">
            <w:pPr>
              <w:rPr>
                <w:ins w:id="962" w:author="Aleta Haflett" w:date="2014-11-19T16:05:00Z"/>
                <w:rFonts w:ascii="Gill Sans MT" w:hAnsi="Gill Sans MT"/>
                <w:sz w:val="22"/>
                <w:szCs w:val="22"/>
              </w:rPr>
            </w:pPr>
            <w:ins w:id="963" w:author="Aleta Haflett" w:date="2014-11-19T16:05:00Z"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Are members of the community </w:t>
              </w:r>
              <w:commentRangeStart w:id="964"/>
              <w:r w:rsidRPr="00676B69">
                <w:rPr>
                  <w:rFonts w:ascii="Gill Sans MT" w:hAnsi="Gill Sans MT"/>
                  <w:sz w:val="22"/>
                  <w:szCs w:val="22"/>
                </w:rPr>
                <w:t xml:space="preserve">involved </w:t>
              </w:r>
              <w:commentRangeEnd w:id="964"/>
              <w:r>
                <w:rPr>
                  <w:rStyle w:val="CommentReference"/>
                  <w:rFonts w:eastAsiaTheme="minorHAnsi"/>
                </w:rPr>
                <w:commentReference w:id="964"/>
              </w:r>
              <w:r w:rsidRPr="00676B69">
                <w:rPr>
                  <w:rFonts w:ascii="Gill Sans MT" w:hAnsi="Gill Sans MT"/>
                  <w:sz w:val="22"/>
                  <w:szCs w:val="22"/>
                </w:rPr>
                <w:t>in the oversight of forest/wooded land agreements (contracts, concessions, permits)?</w:t>
              </w:r>
            </w:ins>
          </w:p>
          <w:p w14:paraId="5B0E46BA" w14:textId="77777777" w:rsidR="002E5044" w:rsidRDefault="002E5044" w:rsidP="00015DCC">
            <w:pPr>
              <w:rPr>
                <w:ins w:id="965" w:author="Aleta Haflett" w:date="2014-11-19T16:04:00Z"/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A3C32A5" w14:textId="77777777" w:rsidR="002E5044" w:rsidRDefault="002E5044" w:rsidP="002E5044">
            <w:pPr>
              <w:rPr>
                <w:ins w:id="966" w:author="Aleta Haflett" w:date="2014-11-19T16:06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67" w:author="Aleta Haflett" w:date="2014-11-19T16:06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0=No</w:t>
              </w:r>
            </w:ins>
          </w:p>
          <w:p w14:paraId="626FAB92" w14:textId="77777777" w:rsidR="002E5044" w:rsidRDefault="002E5044" w:rsidP="002E5044">
            <w:pPr>
              <w:rPr>
                <w:ins w:id="968" w:author="Aleta Haflett" w:date="2014-11-19T16:06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69" w:author="Aleta Haflett" w:date="2014-11-19T16:06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1=Yes</w:t>
              </w:r>
            </w:ins>
          </w:p>
          <w:p w14:paraId="7115F2C0" w14:textId="77777777" w:rsidR="002E5044" w:rsidRDefault="002E5044" w:rsidP="002E5044">
            <w:pPr>
              <w:rPr>
                <w:ins w:id="970" w:author="Aleta Haflett" w:date="2014-11-19T16:06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71" w:author="Aleta Haflett" w:date="2014-11-19T16:06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888=Don’t know</w:t>
              </w:r>
            </w:ins>
          </w:p>
          <w:p w14:paraId="4DBC314D" w14:textId="720EB379" w:rsidR="002E5044" w:rsidRPr="00676B69" w:rsidRDefault="002E5044" w:rsidP="002E5044">
            <w:pPr>
              <w:rPr>
                <w:ins w:id="972" w:author="Aleta Haflett" w:date="2014-11-19T16:04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73" w:author="Aleta Haflett" w:date="2014-11-19T16:06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999=Prefer not to respond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7BC27BF" w14:textId="11C10816" w:rsidR="002E5044" w:rsidRPr="00676B69" w:rsidRDefault="002E5044" w:rsidP="00AD13DF">
            <w:pPr>
              <w:contextualSpacing/>
              <w:rPr>
                <w:ins w:id="974" w:author="Aleta Haflett" w:date="2014-11-19T16:04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  <w:ins w:id="975" w:author="Aleta Haflett" w:date="2014-11-19T16:05:00Z">
              <w:r w:rsidRPr="00676B69">
                <w:rPr>
                  <w:rFonts w:ascii="Gill Sans MT" w:eastAsia="Calibri" w:hAnsi="Gill Sans MT" w:cs="Times New Roman"/>
                  <w:i/>
                  <w:color w:val="A6A6A6"/>
                  <w:sz w:val="22"/>
                  <w:szCs w:val="22"/>
                </w:rPr>
                <w:t xml:space="preserve">TEXT </w:t>
              </w:r>
            </w:ins>
          </w:p>
        </w:tc>
      </w:tr>
      <w:tr w:rsidR="002E5044" w:rsidRPr="00676B69" w14:paraId="4BC86F20" w14:textId="77777777" w:rsidTr="005A2E20">
        <w:trPr>
          <w:trHeight w:val="633"/>
          <w:ins w:id="976" w:author="Aleta Haflett" w:date="2014-11-19T16:04:00Z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2173CF6E" w14:textId="77777777" w:rsidR="002E5044" w:rsidRPr="00676B69" w:rsidRDefault="002E5044" w:rsidP="00AD13DF">
            <w:pPr>
              <w:contextualSpacing/>
              <w:rPr>
                <w:ins w:id="977" w:author="Aleta Haflett" w:date="2014-11-19T16:04:00Z"/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2E970F8" w14:textId="355FE645" w:rsidR="002E5044" w:rsidRDefault="002E5044" w:rsidP="00015DCC">
            <w:pPr>
              <w:rPr>
                <w:ins w:id="978" w:author="Aleta Haflett" w:date="2014-11-19T16:04:00Z"/>
                <w:rFonts w:ascii="Gill Sans MT" w:hAnsi="Gill Sans MT"/>
                <w:sz w:val="22"/>
                <w:szCs w:val="22"/>
              </w:rPr>
            </w:pPr>
            <w:ins w:id="979" w:author="Aleta Haflett" w:date="2014-11-19T16:05:00Z">
              <w:r>
                <w:rPr>
                  <w:rFonts w:ascii="Gill Sans MT" w:hAnsi="Gill Sans MT"/>
                  <w:sz w:val="22"/>
                  <w:szCs w:val="22"/>
                </w:rPr>
                <w:t>Who is involved?</w:t>
              </w:r>
            </w:ins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B11BA56" w14:textId="77777777" w:rsidR="002E5044" w:rsidRDefault="002E5044" w:rsidP="002E5044">
            <w:pPr>
              <w:rPr>
                <w:ins w:id="980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81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1=Everyone</w:t>
              </w:r>
            </w:ins>
          </w:p>
          <w:p w14:paraId="322643D8" w14:textId="77777777" w:rsidR="002E5044" w:rsidRDefault="002E5044" w:rsidP="002E5044">
            <w:pPr>
              <w:rPr>
                <w:ins w:id="982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83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2=Only people invited by the headman/chief</w:t>
              </w:r>
            </w:ins>
          </w:p>
          <w:p w14:paraId="01057DB4" w14:textId="77777777" w:rsidR="002E5044" w:rsidRDefault="002E5044" w:rsidP="002E5044">
            <w:pPr>
              <w:rPr>
                <w:ins w:id="984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85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3=Only men</w:t>
              </w:r>
            </w:ins>
          </w:p>
          <w:p w14:paraId="4AB419C3" w14:textId="77777777" w:rsidR="002E5044" w:rsidRDefault="002E5044" w:rsidP="002E5044">
            <w:pPr>
              <w:rPr>
                <w:ins w:id="986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87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4=Headman only</w:t>
              </w:r>
            </w:ins>
          </w:p>
          <w:p w14:paraId="7A4D3098" w14:textId="77777777" w:rsidR="002E5044" w:rsidRDefault="002E5044" w:rsidP="002E5044">
            <w:pPr>
              <w:rPr>
                <w:ins w:id="988" w:author="Aleta Haflett" w:date="2014-11-19T16:05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89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lastRenderedPageBreak/>
                <w:t>5=Village committee (specify)</w:t>
              </w:r>
            </w:ins>
          </w:p>
          <w:p w14:paraId="009FDB46" w14:textId="7E4E2BF4" w:rsidR="002E5044" w:rsidRPr="00676B69" w:rsidRDefault="002E5044" w:rsidP="00AD13DF">
            <w:pPr>
              <w:rPr>
                <w:ins w:id="990" w:author="Aleta Haflett" w:date="2014-11-19T16:04:00Z"/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991" w:author="Aleta Haflett" w:date="2014-11-19T16:05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97=Other, specify</w:t>
              </w:r>
            </w:ins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0FABC59A" w14:textId="77777777" w:rsidR="002E5044" w:rsidRPr="00676B69" w:rsidRDefault="002E5044" w:rsidP="00AD13DF">
            <w:pPr>
              <w:contextualSpacing/>
              <w:rPr>
                <w:ins w:id="992" w:author="Aleta Haflett" w:date="2014-11-19T16:04:00Z"/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0A03F90D" w14:textId="77777777" w:rsidR="002E5044" w:rsidRDefault="002E5044" w:rsidP="007C3C66">
      <w:pPr>
        <w:rPr>
          <w:ins w:id="993" w:author="Aleta Haflett" w:date="2014-11-19T16:06:00Z"/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55762ADC" w14:textId="77777777" w:rsidR="002E5044" w:rsidRPr="00676B69" w:rsidRDefault="002E5044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466EFE27" w14:textId="254C0B62" w:rsidR="003F15C8" w:rsidRPr="00676B69" w:rsidRDefault="003F15C8" w:rsidP="007C3C66">
      <w:pPr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</w:pPr>
      <w:r w:rsidRPr="00676B69">
        <w:rPr>
          <w:rFonts w:ascii="Gill Sans MT" w:eastAsia="Calibri" w:hAnsi="Gill Sans MT" w:cs="Times New Roman"/>
          <w:b/>
          <w:color w:val="000000" w:themeColor="text1"/>
          <w:sz w:val="22"/>
          <w:szCs w:val="22"/>
        </w:rPr>
        <w:t>Government/official legal rules</w:t>
      </w:r>
    </w:p>
    <w:tbl>
      <w:tblPr>
        <w:tblStyle w:val="TableGrid"/>
        <w:tblW w:w="10728" w:type="dxa"/>
        <w:tblLayout w:type="fixed"/>
        <w:tblLook w:val="04A0" w:firstRow="1" w:lastRow="0" w:firstColumn="1" w:lastColumn="0" w:noHBand="0" w:noVBand="1"/>
      </w:tblPr>
      <w:tblGrid>
        <w:gridCol w:w="1717"/>
        <w:gridCol w:w="1811"/>
        <w:gridCol w:w="1080"/>
        <w:gridCol w:w="900"/>
        <w:gridCol w:w="1170"/>
        <w:gridCol w:w="1350"/>
        <w:gridCol w:w="1260"/>
        <w:gridCol w:w="1440"/>
      </w:tblGrid>
      <w:tr w:rsidR="00D52A2B" w:rsidRPr="00676B69" w14:paraId="2CCD02F8" w14:textId="77777777" w:rsidTr="00D52A2B">
        <w:tc>
          <w:tcPr>
            <w:tcW w:w="1717" w:type="dxa"/>
          </w:tcPr>
          <w:p w14:paraId="121A5342" w14:textId="77777777" w:rsidR="00B237C0" w:rsidRPr="00D52A2B" w:rsidRDefault="00B237C0" w:rsidP="003F15C8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11" w:type="dxa"/>
          </w:tcPr>
          <w:p w14:paraId="16F8BE75" w14:textId="7E9A7069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D52A2B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regulate or restrict the following activity in forest/wooded areas? </w:t>
            </w:r>
          </w:p>
          <w:p w14:paraId="5FAF39D0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049B9F3" w14:textId="3438AFED" w:rsidR="00B237C0" w:rsidRPr="00D52A2B" w:rsidRDefault="00D52A2B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ins w:id="994" w:author="Aleta Haflett" w:date="2014-11-19T16:21:00Z">
              <w:r>
                <w:rPr>
                  <w:rFonts w:ascii="Gill Sans MT" w:eastAsia="Calibri" w:hAnsi="Gill Sans MT" w:cs="Times New Roman"/>
                  <w:sz w:val="20"/>
                  <w:szCs w:val="20"/>
                </w:rPr>
                <w:t>0</w:t>
              </w:r>
            </w:ins>
            <w:del w:id="995" w:author="Aleta Haflett" w:date="2014-11-19T16:21:00Z">
              <w:r w:rsidR="00B237C0" w:rsidRPr="00D52A2B" w:rsidDel="00D52A2B">
                <w:rPr>
                  <w:rFonts w:ascii="Gill Sans MT" w:eastAsia="Calibri" w:hAnsi="Gill Sans MT" w:cs="Times New Roman"/>
                  <w:sz w:val="20"/>
                  <w:szCs w:val="20"/>
                </w:rPr>
                <w:delText>1</w:delText>
              </w:r>
            </w:del>
            <w:r w:rsidR="00B237C0" w:rsidRPr="00D52A2B">
              <w:rPr>
                <w:rFonts w:ascii="Gill Sans MT" w:eastAsia="Calibri" w:hAnsi="Gill Sans MT" w:cs="Times New Roman"/>
                <w:sz w:val="20"/>
                <w:szCs w:val="20"/>
              </w:rPr>
              <w:t>=No</w:t>
            </w:r>
          </w:p>
          <w:p w14:paraId="076F93DF" w14:textId="7DC1DD14" w:rsidR="00B237C0" w:rsidRPr="00D52A2B" w:rsidRDefault="00D52A2B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ins w:id="996" w:author="Aleta Haflett" w:date="2014-11-19T16:21:00Z">
              <w:r>
                <w:rPr>
                  <w:rFonts w:ascii="Gill Sans MT" w:eastAsia="Calibri" w:hAnsi="Gill Sans MT" w:cs="Times New Roman"/>
                  <w:sz w:val="20"/>
                  <w:szCs w:val="20"/>
                </w:rPr>
                <w:t>1</w:t>
              </w:r>
            </w:ins>
            <w:del w:id="997" w:author="Aleta Haflett" w:date="2014-11-19T16:21:00Z">
              <w:r w:rsidR="00B237C0" w:rsidRPr="00D52A2B" w:rsidDel="00D52A2B">
                <w:rPr>
                  <w:rFonts w:ascii="Gill Sans MT" w:eastAsia="Calibri" w:hAnsi="Gill Sans MT" w:cs="Times New Roman"/>
                  <w:sz w:val="20"/>
                  <w:szCs w:val="20"/>
                </w:rPr>
                <w:delText>2</w:delText>
              </w:r>
            </w:del>
            <w:r w:rsidR="00B237C0" w:rsidRPr="00D52A2B">
              <w:rPr>
                <w:rFonts w:ascii="Gill Sans MT" w:eastAsia="Calibri" w:hAnsi="Gill Sans MT" w:cs="Times New Roman"/>
                <w:sz w:val="20"/>
                <w:szCs w:val="20"/>
              </w:rPr>
              <w:t xml:space="preserve">=Yes </w:t>
            </w:r>
          </w:p>
          <w:p w14:paraId="5E887766" w14:textId="77777777" w:rsidR="00B237C0" w:rsidRPr="00D52A2B" w:rsidRDefault="00B237C0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4597665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671FE192" w14:textId="77777777" w:rsidR="00B237C0" w:rsidRPr="00D52A2B" w:rsidRDefault="00B237C0" w:rsidP="003F15C8">
            <w:pPr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D1D98EC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900" w:type="dxa"/>
          </w:tcPr>
          <w:p w14:paraId="2E04FB3A" w14:textId="489FB0AA" w:rsidR="00B237C0" w:rsidRPr="00D52A2B" w:rsidRDefault="00B237C0" w:rsidP="00D52A2B">
            <w:pPr>
              <w:rPr>
                <w:rFonts w:ascii="Gill Sans MT" w:hAnsi="Gill Sans MT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170" w:type="dxa"/>
          </w:tcPr>
          <w:p w14:paraId="3F7634B9" w14:textId="77777777" w:rsidR="00B237C0" w:rsidRPr="00D52A2B" w:rsidRDefault="00B237C0" w:rsidP="003F15C8">
            <w:pPr>
              <w:rPr>
                <w:ins w:id="998" w:author="Aleta Haflett" w:date="2014-11-19T16:16:00Z"/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Is there a system for monitoring for rule </w:t>
            </w:r>
            <w:commentRangeStart w:id="999"/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breaking</w:t>
            </w:r>
            <w:commentRangeEnd w:id="999"/>
            <w:r w:rsidR="00B54544" w:rsidRPr="00D52A2B">
              <w:rPr>
                <w:rStyle w:val="CommentReference"/>
                <w:rFonts w:eastAsiaTheme="minorHAnsi"/>
                <w:sz w:val="20"/>
                <w:szCs w:val="20"/>
              </w:rPr>
              <w:commentReference w:id="999"/>
            </w: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? </w:t>
            </w:r>
          </w:p>
          <w:p w14:paraId="34D16E21" w14:textId="77777777" w:rsidR="00D52A2B" w:rsidRPr="00D52A2B" w:rsidRDefault="00D52A2B" w:rsidP="003F15C8">
            <w:pPr>
              <w:rPr>
                <w:ins w:id="1000" w:author="Aleta Haflett" w:date="2014-11-19T16:16:00Z"/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17AC86B" w14:textId="77777777" w:rsidR="00D52A2B" w:rsidRPr="00D52A2B" w:rsidRDefault="00D52A2B" w:rsidP="00D52A2B">
            <w:pPr>
              <w:rPr>
                <w:ins w:id="1001" w:author="Aleta Haflett" w:date="2014-11-19T16:1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002" w:author="Aleta Haflett" w:date="2014-11-19T16:16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0=No</w:t>
              </w:r>
            </w:ins>
          </w:p>
          <w:p w14:paraId="3E67A84F" w14:textId="77777777" w:rsidR="00D52A2B" w:rsidRPr="00D52A2B" w:rsidRDefault="00D52A2B" w:rsidP="00D52A2B">
            <w:pPr>
              <w:ind w:left="-515" w:firstLine="515"/>
              <w:rPr>
                <w:ins w:id="1003" w:author="Aleta Haflett" w:date="2014-11-19T16:16:00Z"/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004" w:author="Aleta Haflett" w:date="2014-11-19T16:16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</w:rPr>
                <w:t>1=Yes</w:t>
              </w:r>
            </w:ins>
          </w:p>
          <w:p w14:paraId="29B0A6B5" w14:textId="77777777" w:rsidR="00D52A2B" w:rsidRPr="00D52A2B" w:rsidRDefault="00D52A2B" w:rsidP="00D52A2B">
            <w:pPr>
              <w:contextualSpacing/>
              <w:rPr>
                <w:ins w:id="1005" w:author="Aleta Haflett" w:date="2014-11-19T16:16:00Z"/>
                <w:rFonts w:ascii="Gill Sans MT" w:eastAsia="Calibri" w:hAnsi="Gill Sans MT" w:cs="Times New Roman"/>
                <w:sz w:val="20"/>
                <w:szCs w:val="20"/>
              </w:rPr>
            </w:pPr>
            <w:ins w:id="1006" w:author="Aleta Haflett" w:date="2014-11-19T16:16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</w:rPr>
                <w:t>888=Don’t know</w:t>
              </w:r>
            </w:ins>
          </w:p>
          <w:p w14:paraId="39391A90" w14:textId="78F83695" w:rsidR="00D52A2B" w:rsidRPr="00D52A2B" w:rsidRDefault="00D52A2B" w:rsidP="00D52A2B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ins w:id="1007" w:author="Aleta Haflett" w:date="2014-11-19T16:16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</w:rPr>
                <w:t>999=Prefer not to respond</w:t>
              </w:r>
            </w:ins>
          </w:p>
        </w:tc>
        <w:tc>
          <w:tcPr>
            <w:tcW w:w="1350" w:type="dxa"/>
          </w:tcPr>
          <w:p w14:paraId="1026A528" w14:textId="4658015D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359AB524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3149409A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68998D7A" w14:textId="77777777" w:rsidR="00B237C0" w:rsidRPr="00D52A2B" w:rsidRDefault="00B237C0" w:rsidP="003F15C8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0B23F61B" w14:textId="65D566D9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</w:tcPr>
          <w:p w14:paraId="7DA51CFB" w14:textId="0BDB2122" w:rsidR="00B237C0" w:rsidRPr="00D52A2B" w:rsidRDefault="00B237C0" w:rsidP="003F15C8">
            <w:pPr>
              <w:rPr>
                <w:ins w:id="1008" w:author="Aleta Haflett" w:date="2014-11-19T16:18:00Z"/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are the penalties for breaking the rules? </w:t>
            </w:r>
          </w:p>
          <w:p w14:paraId="1FD88CB9" w14:textId="519B66CE" w:rsidR="00D52A2B" w:rsidRPr="00D52A2B" w:rsidRDefault="00D52A2B" w:rsidP="003F15C8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ins w:id="1009" w:author="Aleta Haflett" w:date="2014-11-19T16:18:00Z">
              <w:r w:rsidRPr="00D52A2B">
                <w:rPr>
                  <w:rFonts w:ascii="Gill Sans MT" w:hAnsi="Gill Sans MT"/>
                  <w:i/>
                  <w:color w:val="000000" w:themeColor="text1"/>
                  <w:sz w:val="20"/>
                  <w:szCs w:val="20"/>
                </w:rPr>
                <w:t xml:space="preserve">See codes below. Select all that apply </w:t>
              </w:r>
            </w:ins>
          </w:p>
          <w:p w14:paraId="31761F48" w14:textId="77777777" w:rsidR="00B237C0" w:rsidRPr="00D52A2B" w:rsidRDefault="00B237C0" w:rsidP="00D52A2B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B9AE161" w14:textId="7E69CF63" w:rsidR="00B237C0" w:rsidRPr="00D52A2B" w:rsidRDefault="00B237C0" w:rsidP="003F15C8">
            <w:pPr>
              <w:rPr>
                <w:ins w:id="1010" w:author="Aleta Haflett" w:date="2014-11-19T16:18:00Z"/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D52A2B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51C3BF42" w14:textId="5D8D1952" w:rsidR="00D52A2B" w:rsidRPr="00D52A2B" w:rsidRDefault="00D52A2B" w:rsidP="003F15C8">
            <w:pPr>
              <w:rPr>
                <w:rFonts w:ascii="Gill Sans MT" w:hAnsi="Gill Sans MT"/>
                <w:i/>
                <w:color w:val="000000" w:themeColor="text1"/>
                <w:sz w:val="20"/>
                <w:szCs w:val="20"/>
              </w:rPr>
            </w:pPr>
            <w:ins w:id="1011" w:author="Aleta Haflett" w:date="2014-11-19T16:18:00Z">
              <w:r w:rsidRPr="00D52A2B">
                <w:rPr>
                  <w:rFonts w:ascii="Gill Sans MT" w:hAnsi="Gill Sans MT"/>
                  <w:i/>
                  <w:color w:val="000000" w:themeColor="text1"/>
                  <w:sz w:val="20"/>
                  <w:szCs w:val="20"/>
                </w:rPr>
                <w:t>See codes below</w:t>
              </w:r>
            </w:ins>
          </w:p>
          <w:p w14:paraId="1FC50003" w14:textId="77777777" w:rsidR="00B237C0" w:rsidRPr="00D52A2B" w:rsidRDefault="00B237C0" w:rsidP="003F15C8">
            <w:pPr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3B89F89" w14:textId="4BD75B5B" w:rsidR="00B237C0" w:rsidRPr="00D52A2B" w:rsidRDefault="00B237C0" w:rsidP="003F15C8">
            <w:pPr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D52A2B" w:rsidRPr="00676B69" w14:paraId="153F6AD0" w14:textId="77777777" w:rsidTr="00D52A2B">
        <w:tc>
          <w:tcPr>
            <w:tcW w:w="1717" w:type="dxa"/>
          </w:tcPr>
          <w:p w14:paraId="4FF7A069" w14:textId="3DED52C1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Clearing land for agriculture</w:t>
            </w:r>
          </w:p>
        </w:tc>
        <w:tc>
          <w:tcPr>
            <w:tcW w:w="1811" w:type="dxa"/>
          </w:tcPr>
          <w:p w14:paraId="69D1BE7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2E84279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TEXT </w:t>
            </w:r>
          </w:p>
        </w:tc>
        <w:tc>
          <w:tcPr>
            <w:tcW w:w="900" w:type="dxa"/>
          </w:tcPr>
          <w:p w14:paraId="1EF0396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0C4F681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0D61070" w14:textId="5EBCCE9E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2F41562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89207B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5790444F" w14:textId="77777777" w:rsidTr="00D52A2B">
        <w:tc>
          <w:tcPr>
            <w:tcW w:w="1717" w:type="dxa"/>
          </w:tcPr>
          <w:p w14:paraId="3CF16F9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Setting fires for poaching/hunting (include hunting </w:t>
            </w:r>
            <w:proofErr w:type="gramStart"/>
            <w:r w:rsidRPr="00676B69">
              <w:rPr>
                <w:rFonts w:ascii="Gill Sans MT" w:hAnsi="Gill Sans MT"/>
                <w:sz w:val="22"/>
                <w:szCs w:val="22"/>
              </w:rPr>
              <w:t>relish(</w:t>
            </w:r>
            <w:proofErr w:type="gramEnd"/>
            <w:r w:rsidRPr="00676B69">
              <w:rPr>
                <w:rFonts w:ascii="Gill Sans MT" w:hAnsi="Gill Sans MT"/>
                <w:sz w:val="22"/>
                <w:szCs w:val="22"/>
              </w:rPr>
              <w:t>mice))</w:t>
            </w:r>
          </w:p>
        </w:tc>
        <w:tc>
          <w:tcPr>
            <w:tcW w:w="1811" w:type="dxa"/>
          </w:tcPr>
          <w:p w14:paraId="1552353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DD05E8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0DC6B82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4F5FC4E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B92C373" w14:textId="5D598C1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860D71C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629402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1F1C9354" w14:textId="77777777" w:rsidTr="00D52A2B">
        <w:tc>
          <w:tcPr>
            <w:tcW w:w="1717" w:type="dxa"/>
          </w:tcPr>
          <w:p w14:paraId="5499607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Pit sawing</w:t>
            </w:r>
          </w:p>
        </w:tc>
        <w:tc>
          <w:tcPr>
            <w:tcW w:w="1811" w:type="dxa"/>
          </w:tcPr>
          <w:p w14:paraId="1B179AC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39A092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75D175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5ADCF50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49557B96" w14:textId="281223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6F7303A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2A5F250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76AFF91B" w14:textId="77777777" w:rsidTr="00D52A2B">
        <w:tc>
          <w:tcPr>
            <w:tcW w:w="1717" w:type="dxa"/>
          </w:tcPr>
          <w:p w14:paraId="264CB4D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Collecting wood for fuel</w:t>
            </w:r>
          </w:p>
        </w:tc>
        <w:tc>
          <w:tcPr>
            <w:tcW w:w="1811" w:type="dxa"/>
          </w:tcPr>
          <w:p w14:paraId="67C16B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024022BB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1811AE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1EC689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0F1E7E4" w14:textId="69AFF7E9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B59C37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1DAC511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6FD0DE92" w14:textId="77777777" w:rsidTr="00D52A2B">
        <w:trPr>
          <w:trHeight w:val="647"/>
        </w:trPr>
        <w:tc>
          <w:tcPr>
            <w:tcW w:w="1717" w:type="dxa"/>
          </w:tcPr>
          <w:p w14:paraId="57F47685" w14:textId="4E994B8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Where and when a fire can be started</w:t>
            </w:r>
          </w:p>
        </w:tc>
        <w:tc>
          <w:tcPr>
            <w:tcW w:w="1811" w:type="dxa"/>
          </w:tcPr>
          <w:p w14:paraId="5873B3F1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69CB06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2CC1A62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3C73087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1C105FB1" w14:textId="41999843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3B33D940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F223ED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150DFD32" w14:textId="77777777" w:rsidTr="00D52A2B">
        <w:trPr>
          <w:trHeight w:val="683"/>
        </w:trPr>
        <w:tc>
          <w:tcPr>
            <w:tcW w:w="1717" w:type="dxa"/>
          </w:tcPr>
          <w:p w14:paraId="3AF7708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Cutting trees for charcoaling</w:t>
            </w:r>
          </w:p>
          <w:p w14:paraId="41A52E6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78F12DA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772625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A34C195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9FED9B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34F360A0" w14:textId="2418E46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7CE9863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4BB90BFE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134CF7BD" w14:textId="77777777" w:rsidTr="00D52A2B">
        <w:trPr>
          <w:trHeight w:val="520"/>
        </w:trPr>
        <w:tc>
          <w:tcPr>
            <w:tcW w:w="1717" w:type="dxa"/>
          </w:tcPr>
          <w:p w14:paraId="1B26657A" w14:textId="2B0FC0F4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Grazing livestock </w:t>
            </w:r>
          </w:p>
          <w:p w14:paraId="77A8615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11AB7CA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7ADB0808" w14:textId="3571B38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3FD01F8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827903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2E566B5D" w14:textId="70F4532B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4461A926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71A2F2E4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0AF871A2" w14:textId="77777777" w:rsidTr="00D52A2B">
        <w:trPr>
          <w:trHeight w:val="349"/>
        </w:trPr>
        <w:tc>
          <w:tcPr>
            <w:tcW w:w="1717" w:type="dxa"/>
          </w:tcPr>
          <w:p w14:paraId="3D8C26AE" w14:textId="6E2C52CF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trees/bushes until they reach a particular size</w:t>
            </w:r>
          </w:p>
          <w:p w14:paraId="4E33895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811" w:type="dxa"/>
          </w:tcPr>
          <w:p w14:paraId="2A27EDC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58DA913C" w14:textId="66012446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54029AB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738AC01D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02F72CBD" w14:textId="50D41732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5F7C0D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522969A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  <w:tr w:rsidR="00D52A2B" w:rsidRPr="00676B69" w14:paraId="612119B2" w14:textId="77777777" w:rsidTr="00D52A2B">
        <w:trPr>
          <w:trHeight w:val="332"/>
        </w:trPr>
        <w:tc>
          <w:tcPr>
            <w:tcW w:w="1717" w:type="dxa"/>
          </w:tcPr>
          <w:p w14:paraId="5B0A1CC4" w14:textId="265035C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Not cutting certain species of trees</w:t>
            </w:r>
          </w:p>
        </w:tc>
        <w:tc>
          <w:tcPr>
            <w:tcW w:w="1811" w:type="dxa"/>
          </w:tcPr>
          <w:p w14:paraId="2DFE716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080" w:type="dxa"/>
            <w:shd w:val="clear" w:color="auto" w:fill="D6E3BC" w:themeFill="accent3" w:themeFillTint="66"/>
          </w:tcPr>
          <w:p w14:paraId="15517355" w14:textId="54D9704A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>TEXT</w:t>
            </w:r>
          </w:p>
        </w:tc>
        <w:tc>
          <w:tcPr>
            <w:tcW w:w="900" w:type="dxa"/>
          </w:tcPr>
          <w:p w14:paraId="70C24178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170" w:type="dxa"/>
          </w:tcPr>
          <w:p w14:paraId="68C43899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350" w:type="dxa"/>
          </w:tcPr>
          <w:p w14:paraId="67567E45" w14:textId="2CF90868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260" w:type="dxa"/>
          </w:tcPr>
          <w:p w14:paraId="7C3709A2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  <w:tc>
          <w:tcPr>
            <w:tcW w:w="1440" w:type="dxa"/>
          </w:tcPr>
          <w:p w14:paraId="6679939F" w14:textId="77777777" w:rsidR="00B237C0" w:rsidRPr="00676B69" w:rsidRDefault="00B237C0" w:rsidP="003F15C8">
            <w:pPr>
              <w:rPr>
                <w:rFonts w:ascii="Gill Sans MT" w:hAnsi="Gill Sans MT"/>
                <w:sz w:val="22"/>
                <w:szCs w:val="22"/>
              </w:rPr>
            </w:pPr>
          </w:p>
        </w:tc>
      </w:tr>
    </w:tbl>
    <w:p w14:paraId="2B18EF04" w14:textId="77777777" w:rsidR="003F15C8" w:rsidRDefault="003F15C8" w:rsidP="007C3C66">
      <w:pPr>
        <w:rPr>
          <w:ins w:id="1012" w:author="Aleta Haflett" w:date="2014-11-19T16:17:00Z"/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013" w:author="Aleta Haflett" w:date="2014-11-19T16:21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5868"/>
        <w:gridCol w:w="4140"/>
        <w:tblGridChange w:id="1014">
          <w:tblGrid>
            <w:gridCol w:w="5868"/>
            <w:gridCol w:w="5148"/>
          </w:tblGrid>
        </w:tblGridChange>
      </w:tblGrid>
      <w:tr w:rsidR="00D52A2B" w14:paraId="40D55EBC" w14:textId="77777777" w:rsidTr="00D52A2B">
        <w:trPr>
          <w:ins w:id="1015" w:author="Aleta Haflett" w:date="2014-11-19T16:17:00Z"/>
        </w:trPr>
        <w:tc>
          <w:tcPr>
            <w:tcW w:w="5868" w:type="dxa"/>
            <w:tcPrChange w:id="1016" w:author="Aleta Haflett" w:date="2014-11-19T16:21:00Z">
              <w:tcPr>
                <w:tcW w:w="5868" w:type="dxa"/>
              </w:tcPr>
            </w:tcPrChange>
          </w:tcPr>
          <w:p w14:paraId="1632456B" w14:textId="09115089" w:rsidR="00D52A2B" w:rsidRPr="00D52A2B" w:rsidRDefault="00D52A2B" w:rsidP="007C3C66">
            <w:pPr>
              <w:rPr>
                <w:ins w:id="1017" w:author="Aleta Haflett" w:date="2014-11-19T16:17:00Z"/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ins w:id="1018" w:author="Aleta Haflett" w:date="2014-11-19T16:21:00Z">
              <w:r>
                <w:rPr>
                  <w:rFonts w:ascii="Gill Sans MT" w:eastAsia="Calibri" w:hAnsi="Gill Sans MT" w:cs="Times New Roman"/>
                  <w:b/>
                  <w:color w:val="000000" w:themeColor="text1"/>
                  <w:sz w:val="22"/>
                  <w:szCs w:val="22"/>
                </w:rPr>
                <w:t>Penalty</w:t>
              </w:r>
            </w:ins>
          </w:p>
        </w:tc>
        <w:tc>
          <w:tcPr>
            <w:tcW w:w="4140" w:type="dxa"/>
            <w:tcPrChange w:id="1019" w:author="Aleta Haflett" w:date="2014-11-19T16:21:00Z">
              <w:tcPr>
                <w:tcW w:w="5148" w:type="dxa"/>
              </w:tcPr>
            </w:tcPrChange>
          </w:tcPr>
          <w:p w14:paraId="219DE134" w14:textId="784B40E7" w:rsidR="00D52A2B" w:rsidRPr="00D52A2B" w:rsidRDefault="00D52A2B" w:rsidP="007C3C66">
            <w:pPr>
              <w:rPr>
                <w:ins w:id="1020" w:author="Aleta Haflett" w:date="2014-11-19T16:17:00Z"/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</w:pPr>
            <w:ins w:id="1021" w:author="Aleta Haflett" w:date="2014-11-19T16:21:00Z">
              <w:r w:rsidRPr="00D52A2B">
                <w:rPr>
                  <w:rFonts w:ascii="Gill Sans MT" w:eastAsia="Calibri" w:hAnsi="Gill Sans MT" w:cs="Times New Roman"/>
                  <w:b/>
                  <w:color w:val="000000" w:themeColor="text1"/>
                  <w:sz w:val="22"/>
                  <w:szCs w:val="22"/>
                </w:rPr>
                <w:t>Who follows rules</w:t>
              </w:r>
            </w:ins>
          </w:p>
        </w:tc>
      </w:tr>
      <w:tr w:rsidR="00D52A2B" w14:paraId="1BE6B425" w14:textId="77777777" w:rsidTr="00D52A2B">
        <w:trPr>
          <w:ins w:id="1022" w:author="Aleta Haflett" w:date="2014-11-19T16:17:00Z"/>
        </w:trPr>
        <w:tc>
          <w:tcPr>
            <w:tcW w:w="5868" w:type="dxa"/>
            <w:tcPrChange w:id="1023" w:author="Aleta Haflett" w:date="2014-11-19T16:21:00Z">
              <w:tcPr>
                <w:tcW w:w="5868" w:type="dxa"/>
              </w:tcPr>
            </w:tcPrChange>
          </w:tcPr>
          <w:p w14:paraId="7C99AE9A" w14:textId="77777777" w:rsidR="00D52A2B" w:rsidRPr="00D52A2B" w:rsidRDefault="00D52A2B" w:rsidP="00D52A2B">
            <w:pPr>
              <w:rPr>
                <w:ins w:id="1024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25" w:author="Aleta Haflett" w:date="2014-11-19T16:21:00Z">
                  <w:rPr>
                    <w:ins w:id="1026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27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28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1-Seize the product</w:t>
              </w:r>
            </w:ins>
          </w:p>
          <w:p w14:paraId="2ECC4EDF" w14:textId="77777777" w:rsidR="00D52A2B" w:rsidRPr="00D52A2B" w:rsidRDefault="00D52A2B" w:rsidP="00D52A2B">
            <w:pPr>
              <w:rPr>
                <w:ins w:id="1029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30" w:author="Aleta Haflett" w:date="2014-11-19T16:21:00Z">
                  <w:rPr>
                    <w:ins w:id="1031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32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33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 xml:space="preserve">2-Seize tools </w:t>
              </w:r>
            </w:ins>
          </w:p>
          <w:p w14:paraId="6EFA7D7A" w14:textId="77777777" w:rsidR="00D52A2B" w:rsidRPr="00D52A2B" w:rsidRDefault="00D52A2B" w:rsidP="00D52A2B">
            <w:pPr>
              <w:rPr>
                <w:ins w:id="1034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35" w:author="Aleta Haflett" w:date="2014-11-19T16:21:00Z">
                  <w:rPr>
                    <w:ins w:id="1036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37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38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3-Cash fine; note the amount</w:t>
              </w:r>
            </w:ins>
          </w:p>
          <w:p w14:paraId="1AACA191" w14:textId="77777777" w:rsidR="00D52A2B" w:rsidRPr="00D52A2B" w:rsidRDefault="00D52A2B" w:rsidP="00D52A2B">
            <w:pPr>
              <w:rPr>
                <w:ins w:id="1039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40" w:author="Aleta Haflett" w:date="2014-11-19T16:21:00Z">
                  <w:rPr>
                    <w:ins w:id="1041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42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43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4- Labor contribution; please specify the number of days</w:t>
              </w:r>
            </w:ins>
          </w:p>
          <w:p w14:paraId="6BBEEF0C" w14:textId="77777777" w:rsidR="00D52A2B" w:rsidRPr="00D52A2B" w:rsidRDefault="00D52A2B" w:rsidP="00D52A2B">
            <w:pPr>
              <w:rPr>
                <w:ins w:id="1044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45" w:author="Aleta Haflett" w:date="2014-11-19T16:21:00Z">
                  <w:rPr>
                    <w:ins w:id="1046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47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48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 xml:space="preserve">5 – In-kind contribution; pleas specify the product and amount </w:t>
              </w:r>
            </w:ins>
          </w:p>
          <w:p w14:paraId="16E5821E" w14:textId="77777777" w:rsidR="00D52A2B" w:rsidRPr="00D52A2B" w:rsidRDefault="00D52A2B" w:rsidP="00D52A2B">
            <w:pPr>
              <w:rPr>
                <w:ins w:id="1049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50" w:author="Aleta Haflett" w:date="2014-11-19T16:21:00Z">
                  <w:rPr>
                    <w:ins w:id="1051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52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53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6-Harvesting/collection restrictions</w:t>
              </w:r>
            </w:ins>
          </w:p>
          <w:p w14:paraId="7DBD7BF5" w14:textId="77777777" w:rsidR="00D52A2B" w:rsidRPr="00D52A2B" w:rsidRDefault="00D52A2B" w:rsidP="00D52A2B">
            <w:pPr>
              <w:rPr>
                <w:ins w:id="1054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55" w:author="Aleta Haflett" w:date="2014-11-19T16:21:00Z">
                  <w:rPr>
                    <w:ins w:id="1056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57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58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7- Corporeal punishment</w:t>
              </w:r>
            </w:ins>
          </w:p>
          <w:p w14:paraId="694955A5" w14:textId="77777777" w:rsidR="00D52A2B" w:rsidRPr="00D52A2B" w:rsidRDefault="00D52A2B" w:rsidP="00D52A2B">
            <w:pPr>
              <w:rPr>
                <w:ins w:id="1059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60" w:author="Aleta Haflett" w:date="2014-11-19T16:21:00Z">
                  <w:rPr>
                    <w:ins w:id="1061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62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63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8-Sent to jail</w:t>
              </w:r>
            </w:ins>
          </w:p>
          <w:p w14:paraId="3D678DA8" w14:textId="77777777" w:rsidR="00D52A2B" w:rsidRPr="00D52A2B" w:rsidRDefault="00D52A2B" w:rsidP="00D52A2B">
            <w:pPr>
              <w:rPr>
                <w:ins w:id="1064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65" w:author="Aleta Haflett" w:date="2014-11-19T16:21:00Z">
                  <w:rPr>
                    <w:ins w:id="1066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67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68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lastRenderedPageBreak/>
                <w:t>9-Sent to DFO</w:t>
              </w:r>
            </w:ins>
          </w:p>
          <w:p w14:paraId="48B24364" w14:textId="77777777" w:rsidR="00D52A2B" w:rsidRPr="00D52A2B" w:rsidRDefault="00D52A2B" w:rsidP="00D52A2B">
            <w:pPr>
              <w:rPr>
                <w:ins w:id="1069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70" w:author="Aleta Haflett" w:date="2014-11-19T16:21:00Z">
                  <w:rPr>
                    <w:ins w:id="1071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72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73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10- Sent to chief</w:t>
              </w:r>
            </w:ins>
          </w:p>
          <w:p w14:paraId="443EC6D3" w14:textId="77777777" w:rsidR="00D52A2B" w:rsidRPr="00D52A2B" w:rsidRDefault="00D52A2B" w:rsidP="00D52A2B">
            <w:pPr>
              <w:rPr>
                <w:ins w:id="1074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75" w:author="Aleta Haflett" w:date="2014-11-19T16:21:00Z">
                  <w:rPr>
                    <w:ins w:id="1076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77" w:author="Aleta Haflett" w:date="2014-11-19T16:17:00Z">
              <w:r w:rsidRPr="00D52A2B">
                <w:rPr>
                  <w:rFonts w:ascii="Gill Sans MT" w:hAnsi="Gill Sans MT"/>
                  <w:color w:val="000000" w:themeColor="text1"/>
                  <w:sz w:val="20"/>
                  <w:szCs w:val="20"/>
                  <w:rPrChange w:id="1078" w:author="Aleta Haflett" w:date="2014-11-19T16:21:00Z">
                    <w:rPr>
                      <w:rFonts w:ascii="Gill Sans MT" w:hAnsi="Gill Sans MT"/>
                      <w:color w:val="000000" w:themeColor="text1"/>
                      <w:sz w:val="22"/>
                      <w:szCs w:val="22"/>
                    </w:rPr>
                  </w:rPrChange>
                </w:rPr>
                <w:t>97- Other; please specify</w:t>
              </w:r>
            </w:ins>
          </w:p>
          <w:p w14:paraId="3C74B71A" w14:textId="77777777" w:rsidR="00D52A2B" w:rsidRPr="00D52A2B" w:rsidRDefault="00D52A2B" w:rsidP="00D52A2B">
            <w:pPr>
              <w:contextualSpacing/>
              <w:rPr>
                <w:ins w:id="1079" w:author="Aleta Haflett" w:date="2014-11-19T16:17:00Z"/>
                <w:rFonts w:ascii="Gill Sans MT" w:eastAsia="Calibri" w:hAnsi="Gill Sans MT" w:cs="Times New Roman"/>
                <w:sz w:val="20"/>
                <w:szCs w:val="20"/>
                <w:rPrChange w:id="1080" w:author="Aleta Haflett" w:date="2014-11-19T16:21:00Z">
                  <w:rPr>
                    <w:ins w:id="1081" w:author="Aleta Haflett" w:date="2014-11-19T16:17:00Z"/>
                    <w:rFonts w:ascii="Gill Sans MT" w:eastAsia="Calibri" w:hAnsi="Gill Sans MT" w:cs="Times New Roman"/>
                    <w:sz w:val="22"/>
                    <w:szCs w:val="22"/>
                  </w:rPr>
                </w:rPrChange>
              </w:rPr>
            </w:pPr>
            <w:ins w:id="1082" w:author="Aleta Haflett" w:date="2014-11-19T16:17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083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>888=Don’t know</w:t>
              </w:r>
            </w:ins>
          </w:p>
          <w:p w14:paraId="64A1230E" w14:textId="77777777" w:rsidR="00D52A2B" w:rsidRPr="00D52A2B" w:rsidRDefault="00D52A2B" w:rsidP="00D52A2B">
            <w:pPr>
              <w:rPr>
                <w:ins w:id="1084" w:author="Aleta Haflett" w:date="2014-11-19T16:17:00Z"/>
                <w:rFonts w:ascii="Gill Sans MT" w:hAnsi="Gill Sans MT"/>
                <w:color w:val="000000" w:themeColor="text1"/>
                <w:sz w:val="20"/>
                <w:szCs w:val="20"/>
                <w:rPrChange w:id="1085" w:author="Aleta Haflett" w:date="2014-11-19T16:21:00Z">
                  <w:rPr>
                    <w:ins w:id="1086" w:author="Aleta Haflett" w:date="2014-11-19T16:17:00Z"/>
                    <w:rFonts w:ascii="Gill Sans MT" w:hAnsi="Gill Sans MT"/>
                    <w:color w:val="000000" w:themeColor="text1"/>
                    <w:sz w:val="22"/>
                    <w:szCs w:val="22"/>
                  </w:rPr>
                </w:rPrChange>
              </w:rPr>
            </w:pPr>
            <w:ins w:id="1087" w:author="Aleta Haflett" w:date="2014-11-19T16:17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088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>999=Prefer not to respond</w:t>
              </w:r>
            </w:ins>
          </w:p>
          <w:p w14:paraId="54A019C7" w14:textId="77777777" w:rsidR="00D52A2B" w:rsidRPr="00D52A2B" w:rsidRDefault="00D52A2B" w:rsidP="007C3C66">
            <w:pPr>
              <w:rPr>
                <w:ins w:id="1089" w:author="Aleta Haflett" w:date="2014-11-19T16:17:00Z"/>
                <w:rFonts w:ascii="Gill Sans MT" w:eastAsia="Calibri" w:hAnsi="Gill Sans MT" w:cs="Times New Roman"/>
                <w:color w:val="000000" w:themeColor="text1"/>
                <w:sz w:val="20"/>
                <w:szCs w:val="20"/>
                <w:rPrChange w:id="1090" w:author="Aleta Haflett" w:date="2014-11-19T16:21:00Z">
                  <w:rPr>
                    <w:ins w:id="1091" w:author="Aleta Haflett" w:date="2014-11-19T16:17:00Z"/>
                    <w:rFonts w:ascii="Gill Sans MT" w:eastAsia="Calibri" w:hAnsi="Gill Sans MT" w:cs="Times New Roman"/>
                    <w:color w:val="000000" w:themeColor="text1"/>
                    <w:sz w:val="22"/>
                    <w:szCs w:val="22"/>
                  </w:rPr>
                </w:rPrChange>
              </w:rPr>
            </w:pPr>
          </w:p>
        </w:tc>
        <w:tc>
          <w:tcPr>
            <w:tcW w:w="4140" w:type="dxa"/>
            <w:tcPrChange w:id="1092" w:author="Aleta Haflett" w:date="2014-11-19T16:21:00Z">
              <w:tcPr>
                <w:tcW w:w="5148" w:type="dxa"/>
              </w:tcPr>
            </w:tcPrChange>
          </w:tcPr>
          <w:p w14:paraId="070B0150" w14:textId="77777777" w:rsidR="00D52A2B" w:rsidRPr="00D52A2B" w:rsidRDefault="00D52A2B" w:rsidP="00D52A2B">
            <w:pPr>
              <w:contextualSpacing/>
              <w:rPr>
                <w:ins w:id="1093" w:author="Aleta Haflett" w:date="2014-11-19T16:18:00Z"/>
                <w:rFonts w:ascii="Gill Sans MT" w:eastAsia="Calibri" w:hAnsi="Gill Sans MT" w:cs="Times New Roman"/>
                <w:sz w:val="20"/>
                <w:szCs w:val="20"/>
                <w:rPrChange w:id="1094" w:author="Aleta Haflett" w:date="2014-11-19T16:21:00Z">
                  <w:rPr>
                    <w:ins w:id="1095" w:author="Aleta Haflett" w:date="2014-11-19T16:18:00Z"/>
                    <w:rFonts w:ascii="Gill Sans MT" w:eastAsia="Calibri" w:hAnsi="Gill Sans MT" w:cs="Times New Roman"/>
                    <w:sz w:val="22"/>
                    <w:szCs w:val="22"/>
                  </w:rPr>
                </w:rPrChange>
              </w:rPr>
            </w:pPr>
            <w:ins w:id="1096" w:author="Aleta Haflett" w:date="2014-11-19T16:18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097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lastRenderedPageBreak/>
                <w:t>1-Nearly everyone in the community</w:t>
              </w:r>
            </w:ins>
          </w:p>
          <w:p w14:paraId="4C3E0466" w14:textId="77777777" w:rsidR="00D52A2B" w:rsidRPr="00D52A2B" w:rsidRDefault="00D52A2B" w:rsidP="00D52A2B">
            <w:pPr>
              <w:contextualSpacing/>
              <w:rPr>
                <w:ins w:id="1098" w:author="Aleta Haflett" w:date="2014-11-19T16:18:00Z"/>
                <w:rFonts w:ascii="Gill Sans MT" w:eastAsia="Calibri" w:hAnsi="Gill Sans MT" w:cs="Times New Roman"/>
                <w:sz w:val="20"/>
                <w:szCs w:val="20"/>
                <w:rPrChange w:id="1099" w:author="Aleta Haflett" w:date="2014-11-19T16:21:00Z">
                  <w:rPr>
                    <w:ins w:id="1100" w:author="Aleta Haflett" w:date="2014-11-19T16:18:00Z"/>
                    <w:rFonts w:ascii="Gill Sans MT" w:eastAsia="Calibri" w:hAnsi="Gill Sans MT" w:cs="Times New Roman"/>
                    <w:sz w:val="22"/>
                    <w:szCs w:val="22"/>
                  </w:rPr>
                </w:rPrChange>
              </w:rPr>
            </w:pPr>
            <w:ins w:id="1101" w:author="Aleta Haflett" w:date="2014-11-19T16:18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102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>2- Most community members</w:t>
              </w:r>
            </w:ins>
          </w:p>
          <w:p w14:paraId="023B8896" w14:textId="77777777" w:rsidR="00D52A2B" w:rsidRPr="00D52A2B" w:rsidRDefault="00D52A2B" w:rsidP="00D52A2B">
            <w:pPr>
              <w:contextualSpacing/>
              <w:rPr>
                <w:ins w:id="1103" w:author="Aleta Haflett" w:date="2014-11-19T16:18:00Z"/>
                <w:rFonts w:ascii="Gill Sans MT" w:eastAsia="Calibri" w:hAnsi="Gill Sans MT" w:cs="Times New Roman"/>
                <w:sz w:val="20"/>
                <w:szCs w:val="20"/>
                <w:rPrChange w:id="1104" w:author="Aleta Haflett" w:date="2014-11-19T16:21:00Z">
                  <w:rPr>
                    <w:ins w:id="1105" w:author="Aleta Haflett" w:date="2014-11-19T16:18:00Z"/>
                    <w:rFonts w:ascii="Gill Sans MT" w:eastAsia="Calibri" w:hAnsi="Gill Sans MT" w:cs="Times New Roman"/>
                    <w:sz w:val="22"/>
                    <w:szCs w:val="22"/>
                  </w:rPr>
                </w:rPrChange>
              </w:rPr>
            </w:pPr>
            <w:ins w:id="1106" w:author="Aleta Haflett" w:date="2014-11-19T16:18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107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>3- About half of the community</w:t>
              </w:r>
            </w:ins>
          </w:p>
          <w:p w14:paraId="40F39991" w14:textId="77777777" w:rsidR="00D52A2B" w:rsidRPr="00D52A2B" w:rsidRDefault="00D52A2B" w:rsidP="00D52A2B">
            <w:pPr>
              <w:contextualSpacing/>
              <w:rPr>
                <w:ins w:id="1108" w:author="Aleta Haflett" w:date="2014-11-19T16:18:00Z"/>
                <w:rFonts w:ascii="Gill Sans MT" w:eastAsia="Calibri" w:hAnsi="Gill Sans MT" w:cs="Times New Roman"/>
                <w:sz w:val="20"/>
                <w:szCs w:val="20"/>
                <w:rPrChange w:id="1109" w:author="Aleta Haflett" w:date="2014-11-19T16:21:00Z">
                  <w:rPr>
                    <w:ins w:id="1110" w:author="Aleta Haflett" w:date="2014-11-19T16:18:00Z"/>
                    <w:rFonts w:ascii="Gill Sans MT" w:eastAsia="Calibri" w:hAnsi="Gill Sans MT" w:cs="Times New Roman"/>
                    <w:sz w:val="22"/>
                    <w:szCs w:val="22"/>
                  </w:rPr>
                </w:rPrChange>
              </w:rPr>
            </w:pPr>
            <w:ins w:id="1111" w:author="Aleta Haflett" w:date="2014-11-19T16:18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112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>4- Some/a few members of the community</w:t>
              </w:r>
            </w:ins>
          </w:p>
          <w:p w14:paraId="1409565A" w14:textId="7E147B28" w:rsidR="00D52A2B" w:rsidRPr="00D52A2B" w:rsidRDefault="00D52A2B" w:rsidP="00D52A2B">
            <w:pPr>
              <w:contextualSpacing/>
              <w:rPr>
                <w:ins w:id="1113" w:author="Aleta Haflett" w:date="2014-11-19T16:18:00Z"/>
                <w:rFonts w:ascii="Gill Sans MT" w:eastAsia="Calibri" w:hAnsi="Gill Sans MT" w:cs="Times New Roman"/>
                <w:sz w:val="20"/>
                <w:szCs w:val="20"/>
                <w:rPrChange w:id="1114" w:author="Aleta Haflett" w:date="2014-11-19T16:21:00Z">
                  <w:rPr>
                    <w:ins w:id="1115" w:author="Aleta Haflett" w:date="2014-11-19T16:18:00Z"/>
                    <w:rFonts w:ascii="Gill Sans MT" w:eastAsia="Calibri" w:hAnsi="Gill Sans MT" w:cs="Times New Roman"/>
                    <w:sz w:val="22"/>
                    <w:szCs w:val="22"/>
                  </w:rPr>
                </w:rPrChange>
              </w:rPr>
            </w:pPr>
            <w:ins w:id="1116" w:author="Aleta Haflett" w:date="2014-11-19T16:18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117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 xml:space="preserve">5 – No one follows the rules </w:t>
              </w:r>
            </w:ins>
          </w:p>
          <w:p w14:paraId="45426B79" w14:textId="77777777" w:rsidR="00D52A2B" w:rsidRPr="00D52A2B" w:rsidRDefault="00D52A2B" w:rsidP="00D52A2B">
            <w:pPr>
              <w:contextualSpacing/>
              <w:rPr>
                <w:ins w:id="1118" w:author="Aleta Haflett" w:date="2014-11-19T16:18:00Z"/>
                <w:rFonts w:ascii="Gill Sans MT" w:eastAsia="Calibri" w:hAnsi="Gill Sans MT" w:cs="Times New Roman"/>
                <w:sz w:val="20"/>
                <w:szCs w:val="20"/>
                <w:rPrChange w:id="1119" w:author="Aleta Haflett" w:date="2014-11-19T16:21:00Z">
                  <w:rPr>
                    <w:ins w:id="1120" w:author="Aleta Haflett" w:date="2014-11-19T16:18:00Z"/>
                    <w:rFonts w:ascii="Gill Sans MT" w:eastAsia="Calibri" w:hAnsi="Gill Sans MT" w:cs="Times New Roman"/>
                    <w:sz w:val="22"/>
                    <w:szCs w:val="22"/>
                  </w:rPr>
                </w:rPrChange>
              </w:rPr>
            </w:pPr>
            <w:ins w:id="1121" w:author="Aleta Haflett" w:date="2014-11-19T16:18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122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>888=Don’t know</w:t>
              </w:r>
            </w:ins>
          </w:p>
          <w:p w14:paraId="1D09CC13" w14:textId="2021E450" w:rsidR="00D52A2B" w:rsidRPr="00D52A2B" w:rsidRDefault="00D52A2B" w:rsidP="00D52A2B">
            <w:pPr>
              <w:rPr>
                <w:ins w:id="1123" w:author="Aleta Haflett" w:date="2014-11-19T16:17:00Z"/>
                <w:rFonts w:ascii="Gill Sans MT" w:eastAsia="Calibri" w:hAnsi="Gill Sans MT" w:cs="Times New Roman"/>
                <w:color w:val="000000" w:themeColor="text1"/>
                <w:sz w:val="20"/>
                <w:szCs w:val="20"/>
                <w:rPrChange w:id="1124" w:author="Aleta Haflett" w:date="2014-11-19T16:21:00Z">
                  <w:rPr>
                    <w:ins w:id="1125" w:author="Aleta Haflett" w:date="2014-11-19T16:17:00Z"/>
                    <w:rFonts w:ascii="Gill Sans MT" w:eastAsia="Calibri" w:hAnsi="Gill Sans MT" w:cs="Times New Roman"/>
                    <w:color w:val="000000" w:themeColor="text1"/>
                    <w:sz w:val="22"/>
                    <w:szCs w:val="22"/>
                  </w:rPr>
                </w:rPrChange>
              </w:rPr>
            </w:pPr>
            <w:ins w:id="1126" w:author="Aleta Haflett" w:date="2014-11-19T16:18:00Z">
              <w:r w:rsidRPr="00D52A2B">
                <w:rPr>
                  <w:rFonts w:ascii="Gill Sans MT" w:eastAsia="Calibri" w:hAnsi="Gill Sans MT" w:cs="Times New Roman"/>
                  <w:sz w:val="20"/>
                  <w:szCs w:val="20"/>
                  <w:rPrChange w:id="1127" w:author="Aleta Haflett" w:date="2014-11-19T16:21:00Z">
                    <w:rPr>
                      <w:rFonts w:ascii="Gill Sans MT" w:eastAsia="Calibri" w:hAnsi="Gill Sans MT" w:cs="Times New Roman"/>
                      <w:sz w:val="22"/>
                      <w:szCs w:val="22"/>
                    </w:rPr>
                  </w:rPrChange>
                </w:rPr>
                <w:t>999=Prefer not to respond</w:t>
              </w:r>
            </w:ins>
          </w:p>
        </w:tc>
      </w:tr>
    </w:tbl>
    <w:p w14:paraId="0A79C444" w14:textId="77777777" w:rsidR="00D52A2B" w:rsidRDefault="00D52A2B" w:rsidP="007C3C66">
      <w:pPr>
        <w:rPr>
          <w:ins w:id="1128" w:author="Aleta Haflett" w:date="2014-11-19T16:17:00Z"/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7C6B1973" w14:textId="77777777" w:rsidR="00D52A2B" w:rsidRDefault="00D52A2B" w:rsidP="007C3C66">
      <w:pPr>
        <w:rPr>
          <w:ins w:id="1129" w:author="Aleta Haflett" w:date="2014-11-19T16:17:00Z"/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p w14:paraId="33BC4C2F" w14:textId="77777777" w:rsidR="00D52A2B" w:rsidRPr="00676B69" w:rsidRDefault="00D52A2B" w:rsidP="007C3C66">
      <w:pPr>
        <w:rPr>
          <w:rFonts w:ascii="Gill Sans MT" w:eastAsia="Calibri" w:hAnsi="Gill Sans MT" w:cs="Times New Roman"/>
          <w:color w:val="000000" w:themeColor="text1"/>
          <w:sz w:val="22"/>
          <w:szCs w:val="22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3F15C8" w:rsidRPr="00676B69" w14:paraId="452D031C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12F5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E3CA3" w14:textId="79D291BA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Who is primarily responsible for the enforcement of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related to forest/wooded land? </w:t>
            </w:r>
          </w:p>
          <w:p w14:paraId="08B9134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EB44D1" w14:textId="62B7F14D" w:rsidR="003F15C8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1-DFO</w:t>
            </w:r>
          </w:p>
          <w:p w14:paraId="45B10D49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2-ZAWA</w:t>
            </w:r>
          </w:p>
          <w:p w14:paraId="482EF604" w14:textId="4F08CD3F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3-CRB</w:t>
            </w:r>
          </w:p>
          <w:p w14:paraId="43B2EEE5" w14:textId="7F33E123" w:rsidR="00A45B8C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97=Other, please specify</w:t>
            </w:r>
          </w:p>
          <w:p w14:paraId="2202F9DD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888-Don’t know</w:t>
            </w:r>
          </w:p>
          <w:p w14:paraId="30BC011C" w14:textId="7955069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835A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5CFB6124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24A8" w14:textId="673863AE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438EB" w14:textId="746DF74E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How effectively are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enforced?</w:t>
            </w:r>
          </w:p>
          <w:p w14:paraId="28985AD3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E1271E" w14:textId="0450E97D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0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13A69B45" w14:textId="2F1A17EF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1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799F52CC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703846CE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013FDA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08AD34B1" w14:textId="77777777" w:rsidTr="003F15C8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A7ED7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0D300" w14:textId="0027BC18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rules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5B7920" w14:textId="1714F628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2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2C427719" w14:textId="1A341734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3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0CDFD5F3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021F72EB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885839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4A40113" w14:textId="77777777" w:rsidTr="00A45B8C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CB1453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4D7A147" w14:textId="3E8E3C98" w:rsidR="003F15C8" w:rsidRPr="00676B69" w:rsidRDefault="00A45B8C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the government/official legal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penalties </w:t>
            </w:r>
            <w:r w:rsidR="003F15C8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F52EDBF" w14:textId="5B6AE1FB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4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4B7780C4" w14:textId="2E6C4DF3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5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4293CAE0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23BB8EAF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3ADACDE4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719677C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7FCFB14C" w14:textId="77777777" w:rsidTr="004A3603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227B48FF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EAC30D5" w14:textId="593B29A7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BF5A8B7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3A563CF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5EDA3F2F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5B6C5D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3F15C8" w:rsidRPr="00676B69" w14:paraId="239618B2" w14:textId="77777777" w:rsidTr="00A45B8C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CA07A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944BA9" w14:textId="254A055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Do you think these </w:t>
            </w:r>
            <w:r w:rsidR="00A45B8C"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government/official legal </w:t>
            </w:r>
            <w:r w:rsidRPr="00676B69">
              <w:rPr>
                <w:rFonts w:ascii="Gill Sans MT" w:eastAsia="Calibri" w:hAnsi="Gill Sans MT" w:cs="Times New Roman"/>
                <w:b/>
                <w:color w:val="000000" w:themeColor="text1"/>
                <w:sz w:val="22"/>
                <w:szCs w:val="22"/>
              </w:rPr>
              <w:t xml:space="preserve">penalties </w:t>
            </w: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>are fair?</w:t>
            </w:r>
          </w:p>
          <w:p w14:paraId="632782DC" w14:textId="77777777" w:rsidR="003F15C8" w:rsidRPr="00676B69" w:rsidRDefault="003F15C8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DD42469" w14:textId="24D6F1C2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6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0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=No</w:t>
            </w:r>
          </w:p>
          <w:p w14:paraId="4E85BEF7" w14:textId="0BF72F1C" w:rsidR="003F15C8" w:rsidRPr="00676B69" w:rsidRDefault="00D52A2B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ins w:id="1137" w:author="Aleta Haflett" w:date="2014-11-19T16:24:00Z">
              <w:r>
                <w:rPr>
                  <w:rFonts w:ascii="Gill Sans MT" w:hAnsi="Gill Sans MT"/>
                  <w:color w:val="000000" w:themeColor="text1"/>
                  <w:sz w:val="22"/>
                  <w:szCs w:val="22"/>
                </w:rPr>
                <w:t>1</w:t>
              </w:r>
            </w:ins>
            <w:r w:rsidR="003F15C8"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 xml:space="preserve">=Yes </w:t>
            </w:r>
          </w:p>
          <w:p w14:paraId="7BFBD614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888=Don’t know</w:t>
            </w:r>
          </w:p>
          <w:p w14:paraId="196C8F78" w14:textId="77777777" w:rsidR="003F15C8" w:rsidRPr="00676B69" w:rsidRDefault="003F15C8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hAnsi="Gill Sans MT"/>
                <w:color w:val="000000" w:themeColor="text1"/>
                <w:sz w:val="22"/>
                <w:szCs w:val="22"/>
              </w:rPr>
              <w:t>999=Prefer not to respond</w:t>
            </w:r>
          </w:p>
          <w:p w14:paraId="0750C0F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089056" w14:textId="77777777" w:rsidR="003F15C8" w:rsidRPr="00676B69" w:rsidRDefault="003F15C8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  <w:tr w:rsidR="00A45B8C" w:rsidRPr="00676B69" w14:paraId="6714595B" w14:textId="77777777" w:rsidTr="004A3603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697F46B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sz w:val="22"/>
                <w:szCs w:val="22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E88970B" w14:textId="4DB9CB0D" w:rsidR="00A45B8C" w:rsidRPr="00676B69" w:rsidRDefault="004A3603" w:rsidP="003F15C8">
            <w:pPr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</w:pPr>
            <w:r w:rsidRPr="00676B69">
              <w:rPr>
                <w:rFonts w:ascii="Gill Sans MT" w:eastAsia="Calibri" w:hAnsi="Gill Sans MT" w:cs="Times New Roman"/>
                <w:color w:val="000000" w:themeColor="text1"/>
                <w:sz w:val="22"/>
                <w:szCs w:val="22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1F2BCD0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78424B2E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  <w:p w14:paraId="69176998" w14:textId="77777777" w:rsidR="00A45B8C" w:rsidRPr="00676B69" w:rsidRDefault="00A45B8C" w:rsidP="003F15C8">
            <w:pPr>
              <w:rPr>
                <w:rFonts w:ascii="Gill Sans MT" w:hAnsi="Gill Sans MT"/>
                <w:color w:val="000000" w:themeColor="text1"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23ADBF0" w14:textId="77777777" w:rsidR="00A45B8C" w:rsidRPr="00676B69" w:rsidRDefault="00A45B8C" w:rsidP="003F15C8">
            <w:pPr>
              <w:contextualSpacing/>
              <w:rPr>
                <w:rFonts w:ascii="Gill Sans MT" w:eastAsia="Calibri" w:hAnsi="Gill Sans MT" w:cs="Times New Roman"/>
                <w:i/>
                <w:color w:val="A6A6A6"/>
                <w:sz w:val="22"/>
                <w:szCs w:val="22"/>
              </w:rPr>
            </w:pPr>
          </w:p>
        </w:tc>
      </w:tr>
    </w:tbl>
    <w:p w14:paraId="4F158976" w14:textId="77777777" w:rsidR="00F35D3A" w:rsidRPr="00676B69" w:rsidRDefault="00F35D3A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34B9EEF7" w14:textId="5C114BED" w:rsidR="00CF0960" w:rsidRPr="00676B69" w:rsidRDefault="00CF0960">
      <w:pPr>
        <w:rPr>
          <w:rFonts w:ascii="Gill Sans MT" w:hAnsi="Gill Sans MT"/>
          <w:b/>
          <w:sz w:val="22"/>
          <w:szCs w:val="22"/>
          <w:u w:val="single"/>
        </w:rPr>
      </w:pPr>
      <w:r w:rsidRPr="00676B69">
        <w:rPr>
          <w:rFonts w:ascii="Gill Sans MT" w:hAnsi="Gill Sans MT"/>
          <w:b/>
          <w:sz w:val="22"/>
          <w:szCs w:val="22"/>
          <w:u w:val="single"/>
        </w:rPr>
        <w:br w:type="page"/>
      </w:r>
    </w:p>
    <w:p w14:paraId="1E9AA6E8" w14:textId="77777777" w:rsidR="00CF0960" w:rsidRPr="00676B69" w:rsidRDefault="00CF0960" w:rsidP="007C3C66">
      <w:pPr>
        <w:rPr>
          <w:rFonts w:ascii="Gill Sans MT" w:hAnsi="Gill Sans MT"/>
          <w:b/>
          <w:sz w:val="22"/>
          <w:szCs w:val="22"/>
          <w:u w:val="single"/>
        </w:rPr>
      </w:pPr>
    </w:p>
    <w:p w14:paraId="0D438F61" w14:textId="77777777" w:rsidR="00321D6B" w:rsidRPr="00676B69" w:rsidRDefault="00321D6B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5250706A" w14:textId="77EA941A" w:rsidR="00DD26A1" w:rsidRPr="00676B69" w:rsidRDefault="00DD26A1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b/>
          <w:color w:val="000000" w:themeColor="text1"/>
          <w:sz w:val="22"/>
          <w:szCs w:val="22"/>
        </w:rPr>
        <w:t>FOREST PRODUCTS</w:t>
      </w:r>
    </w:p>
    <w:p w14:paraId="619FE1DD" w14:textId="51A5C79C" w:rsidR="00CF0960" w:rsidRPr="00676B69" w:rsidRDefault="00250D8D" w:rsidP="007C3C66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Now we would like to ask you some questions about forest products that are collected/harvested </w:t>
      </w:r>
      <w:r w:rsidR="002F7082" w:rsidRPr="00676B69">
        <w:rPr>
          <w:rFonts w:ascii="Gill Sans MT" w:hAnsi="Gill Sans MT"/>
          <w:color w:val="000000" w:themeColor="text1"/>
          <w:sz w:val="22"/>
          <w:szCs w:val="22"/>
        </w:rPr>
        <w:t xml:space="preserve">in your area. </w:t>
      </w:r>
      <w:r w:rsidRPr="00676B69">
        <w:rPr>
          <w:rFonts w:ascii="Gill Sans MT" w:hAnsi="Gill Sans MT"/>
          <w:color w:val="000000" w:themeColor="text1"/>
          <w:sz w:val="22"/>
          <w:szCs w:val="22"/>
        </w:rPr>
        <w:t xml:space="preserve">. </w:t>
      </w:r>
    </w:p>
    <w:tbl>
      <w:tblPr>
        <w:tblStyle w:val="TableGrid1"/>
        <w:tblpPr w:leftFromText="180" w:rightFromText="180" w:vertAnchor="text" w:horzAnchor="margin" w:tblpY="246"/>
        <w:tblOverlap w:val="never"/>
        <w:tblW w:w="10818" w:type="dxa"/>
        <w:tblLayout w:type="fixed"/>
        <w:tblLook w:val="04A0" w:firstRow="1" w:lastRow="0" w:firstColumn="1" w:lastColumn="0" w:noHBand="0" w:noVBand="1"/>
      </w:tblPr>
      <w:tblGrid>
        <w:gridCol w:w="432"/>
        <w:gridCol w:w="1566"/>
        <w:gridCol w:w="900"/>
        <w:gridCol w:w="1080"/>
        <w:gridCol w:w="1260"/>
        <w:gridCol w:w="1620"/>
        <w:gridCol w:w="900"/>
        <w:gridCol w:w="1260"/>
        <w:gridCol w:w="900"/>
        <w:gridCol w:w="900"/>
      </w:tblGrid>
      <w:tr w:rsidR="00963C26" w:rsidRPr="00676B69" w14:paraId="2B3FB152" w14:textId="00C6AC5C" w:rsidTr="00963C26">
        <w:tc>
          <w:tcPr>
            <w:tcW w:w="432" w:type="dxa"/>
          </w:tcPr>
          <w:p w14:paraId="7A54ED99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272BFD58" w14:textId="77777777" w:rsidR="00966DB1" w:rsidRPr="00676B69" w:rsidRDefault="00966DB1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900" w:type="dxa"/>
          </w:tcPr>
          <w:p w14:paraId="2D9365D2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DA2EF0F" w14:textId="559AC56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EBA0756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51B855DE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7CBF531" w14:textId="77777777" w:rsidR="00966DB1" w:rsidRPr="00676B69" w:rsidRDefault="00966DB1" w:rsidP="00963C26">
            <w:pPr>
              <w:tabs>
                <w:tab w:val="left" w:pos="9990"/>
              </w:tabs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7C30782" w14:textId="57AECBC4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003C240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0CEE44A" w14:textId="77777777" w:rsidR="00966DB1" w:rsidRPr="00676B69" w:rsidRDefault="00966DB1" w:rsidP="00CF0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18474D4" w14:textId="2F1DC394" w:rsidTr="00963C26">
        <w:tc>
          <w:tcPr>
            <w:tcW w:w="432" w:type="dxa"/>
          </w:tcPr>
          <w:p w14:paraId="458266BD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566" w:type="dxa"/>
          </w:tcPr>
          <w:p w14:paraId="36AC410E" w14:textId="77777777" w:rsidR="00966DB1" w:rsidRPr="00676B69" w:rsidRDefault="00966DB1" w:rsidP="00966DB1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900" w:type="dxa"/>
          </w:tcPr>
          <w:p w14:paraId="586B9CB1" w14:textId="77777777" w:rsidR="00966DB1" w:rsidRDefault="00966DB1" w:rsidP="00963C26">
            <w:pPr>
              <w:rPr>
                <w:ins w:id="1138" w:author="Aleta Haflett" w:date="2014-11-19T16:25:00Z"/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Is this product harvested in your area? </w:t>
            </w:r>
          </w:p>
          <w:p w14:paraId="3367264A" w14:textId="24CDC8D3" w:rsidR="00963C26" w:rsidRDefault="00963C26" w:rsidP="00963C26">
            <w:pPr>
              <w:rPr>
                <w:ins w:id="1139" w:author="Aleta Haflett" w:date="2014-11-19T16:25:00Z"/>
                <w:rFonts w:ascii="Gill Sans MT" w:hAnsi="Gill Sans MT" w:cs="Times New Roman"/>
                <w:sz w:val="20"/>
                <w:szCs w:val="20"/>
              </w:rPr>
            </w:pPr>
            <w:ins w:id="1140" w:author="Aleta Haflett" w:date="2014-11-19T16:25:00Z">
              <w:r>
                <w:rPr>
                  <w:rFonts w:ascii="Gill Sans MT" w:hAnsi="Gill Sans MT" w:cs="Times New Roman"/>
                  <w:sz w:val="20"/>
                  <w:szCs w:val="20"/>
                </w:rPr>
                <w:t>0=No</w:t>
              </w:r>
            </w:ins>
          </w:p>
          <w:p w14:paraId="059DFC3B" w14:textId="77777777" w:rsidR="00963C26" w:rsidRDefault="00963C26" w:rsidP="00963C26">
            <w:pPr>
              <w:rPr>
                <w:ins w:id="1141" w:author="Aleta Haflett" w:date="2014-11-19T16:25:00Z"/>
                <w:rFonts w:ascii="Gill Sans MT" w:hAnsi="Gill Sans MT" w:cs="Times New Roman"/>
                <w:sz w:val="20"/>
                <w:szCs w:val="20"/>
              </w:rPr>
            </w:pPr>
            <w:ins w:id="1142" w:author="Aleta Haflett" w:date="2014-11-19T16:25:00Z">
              <w:r>
                <w:rPr>
                  <w:rFonts w:ascii="Gill Sans MT" w:hAnsi="Gill Sans MT" w:cs="Times New Roman"/>
                  <w:sz w:val="20"/>
                  <w:szCs w:val="20"/>
                </w:rPr>
                <w:t>1=Yes</w:t>
              </w:r>
            </w:ins>
          </w:p>
          <w:p w14:paraId="6C2858F8" w14:textId="77777777" w:rsidR="00963C26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ins w:id="1143" w:author="Aleta Haflett" w:date="2014-11-19T16:26:00Z"/>
                <w:rFonts w:ascii="Gill Sans MT" w:hAnsi="Gill Sans MT" w:cs="Times New Roman"/>
                <w:sz w:val="20"/>
                <w:szCs w:val="20"/>
              </w:rPr>
            </w:pPr>
            <w:ins w:id="1144" w:author="Aleta Haflett" w:date="2014-11-19T16:26:00Z">
              <w:r w:rsidRPr="00963C26">
                <w:rPr>
                  <w:rFonts w:ascii="Gill Sans MT" w:hAnsi="Gill Sans MT" w:cs="Times New Roman"/>
                  <w:sz w:val="20"/>
                  <w:szCs w:val="20"/>
                </w:rPr>
                <w:t>888=Don’t know</w:t>
              </w:r>
            </w:ins>
          </w:p>
          <w:p w14:paraId="00DCDA9C" w14:textId="62EA1302" w:rsidR="00963C26" w:rsidRPr="00963C26" w:rsidRDefault="00963C26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ins w:id="1145" w:author="Aleta Haflett" w:date="2014-11-19T16:26:00Z">
              <w:r w:rsidRPr="00963C26">
                <w:rPr>
                  <w:rFonts w:ascii="Gill Sans MT" w:hAnsi="Gill Sans MT" w:cs="Times New Roman"/>
                  <w:sz w:val="20"/>
                  <w:szCs w:val="20"/>
                </w:rPr>
                <w:t>999=Prefer not to respond</w:t>
              </w:r>
            </w:ins>
          </w:p>
        </w:tc>
        <w:tc>
          <w:tcPr>
            <w:tcW w:w="1080" w:type="dxa"/>
          </w:tcPr>
          <w:p w14:paraId="1968EC03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the main &lt;USER GROUP&gt; for the product? </w:t>
            </w:r>
          </w:p>
          <w:p w14:paraId="6932F43F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0D19CBE" w14:textId="62D107D3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ins w:id="1146" w:author="Aleta Haflett" w:date="2014-11-04T15:44:00Z">
              <w:r w:rsidRPr="00963C26">
                <w:rPr>
                  <w:rFonts w:ascii="Gill Sans MT" w:eastAsia="Times New Roman" w:hAnsi="Gill Sans MT" w:cs="Times New Roman"/>
                  <w:bCs/>
                  <w:i/>
                  <w:color w:val="000000"/>
                  <w:sz w:val="20"/>
                  <w:szCs w:val="20"/>
                </w:rPr>
                <w:t>See codes below</w:t>
              </w:r>
            </w:ins>
          </w:p>
        </w:tc>
        <w:tc>
          <w:tcPr>
            <w:tcW w:w="1260" w:type="dxa"/>
          </w:tcPr>
          <w:p w14:paraId="4476FECA" w14:textId="7EABEC38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Has &lt;USER GROUP&gt; increased or decreased harvest of &lt;product&gt; during the last 3 </w:t>
            </w:r>
            <w:commentRangeStart w:id="1147"/>
            <w:r w:rsidRPr="00963C26">
              <w:rPr>
                <w:rFonts w:ascii="Gill Sans MT" w:hAnsi="Gill Sans MT" w:cs="Times New Roman"/>
                <w:sz w:val="20"/>
                <w:szCs w:val="20"/>
              </w:rPr>
              <w:t>years</w:t>
            </w:r>
            <w:commentRangeEnd w:id="1147"/>
            <w:r w:rsidR="00B54544" w:rsidRPr="00963C26">
              <w:rPr>
                <w:rStyle w:val="CommentReference"/>
                <w:rFonts w:eastAsiaTheme="minorHAnsi"/>
                <w:sz w:val="20"/>
                <w:szCs w:val="20"/>
              </w:rPr>
              <w:commentReference w:id="1147"/>
            </w: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? </w:t>
            </w:r>
          </w:p>
        </w:tc>
        <w:tc>
          <w:tcPr>
            <w:tcW w:w="1620" w:type="dxa"/>
          </w:tcPr>
          <w:p w14:paraId="1CED5150" w14:textId="3FF90756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Are there traditional/ customary rules about the quantity of this product that can be harvested?</w:t>
            </w:r>
          </w:p>
          <w:p w14:paraId="57552FF8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A1E28FD" w14:textId="5A3DA069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48" w:author="Aleta Haflett" w:date="2014-11-19T16:24:00Z">
              <w:r w:rsidRPr="00963C26">
                <w:rPr>
                  <w:rFonts w:ascii="Gill Sans MT" w:hAnsi="Gill Sans MT" w:cs="Times New Roman"/>
                  <w:sz w:val="20"/>
                  <w:szCs w:val="20"/>
                </w:rPr>
                <w:t>0</w:t>
              </w:r>
            </w:ins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72176153" w14:textId="093FC8DF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49" w:author="Aleta Haflett" w:date="2014-11-19T16:24:00Z">
              <w:r w:rsidRPr="00963C26">
                <w:rPr>
                  <w:rFonts w:ascii="Gill Sans MT" w:hAnsi="Gill Sans MT" w:cs="Times New Roman"/>
                  <w:sz w:val="20"/>
                  <w:szCs w:val="20"/>
                </w:rPr>
                <w:t>1</w:t>
              </w:r>
            </w:ins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05FDB141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24195617" w14:textId="7085C714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00" w:type="dxa"/>
          </w:tcPr>
          <w:p w14:paraId="53DBB4AA" w14:textId="67656ABD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If yes, how much can be harvested? </w:t>
            </w:r>
          </w:p>
        </w:tc>
        <w:tc>
          <w:tcPr>
            <w:tcW w:w="1260" w:type="dxa"/>
          </w:tcPr>
          <w:p w14:paraId="57333A82" w14:textId="168A5496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Are there traditional/ customary rules about WHO is </w:t>
            </w:r>
          </w:p>
          <w:p w14:paraId="63586AF6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proofErr w:type="gramStart"/>
            <w:r w:rsidRPr="00963C26">
              <w:rPr>
                <w:rFonts w:ascii="Gill Sans MT" w:hAnsi="Gill Sans MT" w:cs="Times New Roman"/>
                <w:sz w:val="20"/>
                <w:szCs w:val="20"/>
              </w:rPr>
              <w:t>authorized</w:t>
            </w:r>
            <w:proofErr w:type="gramEnd"/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 to harvest this forest product?</w:t>
            </w:r>
          </w:p>
          <w:p w14:paraId="520C421F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B518889" w14:textId="0D9614B9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50" w:author="Aleta Haflett" w:date="2014-11-19T16:25:00Z">
              <w:r>
                <w:rPr>
                  <w:rFonts w:ascii="Gill Sans MT" w:hAnsi="Gill Sans MT" w:cs="Times New Roman"/>
                  <w:sz w:val="20"/>
                  <w:szCs w:val="20"/>
                </w:rPr>
                <w:t>0</w:t>
              </w:r>
            </w:ins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41EFD17A" w14:textId="48E829BD" w:rsidR="00966DB1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51" w:author="Aleta Haflett" w:date="2014-11-19T16:25:00Z">
              <w:r>
                <w:rPr>
                  <w:rFonts w:ascii="Gill Sans MT" w:hAnsi="Gill Sans MT" w:cs="Times New Roman"/>
                  <w:sz w:val="20"/>
                  <w:szCs w:val="20"/>
                </w:rPr>
                <w:t>1</w:t>
              </w:r>
            </w:ins>
            <w:r w:rsidR="00966DB1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284409C4" w14:textId="77777777" w:rsidR="00966DB1" w:rsidRPr="00963C26" w:rsidRDefault="00966DB1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7B086780" w14:textId="553772E0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00" w:type="dxa"/>
          </w:tcPr>
          <w:p w14:paraId="4B3EF0F0" w14:textId="77777777" w:rsidR="00966DB1" w:rsidRPr="00963C26" w:rsidRDefault="00966DB1" w:rsidP="00963C26">
            <w:pPr>
              <w:tabs>
                <w:tab w:val="left" w:pos="7920"/>
              </w:tabs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allowed? </w:t>
            </w:r>
          </w:p>
          <w:p w14:paraId="48AE00CD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6619B9A" w14:textId="77777777" w:rsidR="00966DB1" w:rsidRPr="00963C26" w:rsidRDefault="0093479F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Style w:val="CommentReference"/>
                <w:rFonts w:eastAsiaTheme="minorHAnsi"/>
                <w:sz w:val="20"/>
                <w:szCs w:val="20"/>
              </w:rPr>
              <w:commentReference w:id="1152"/>
            </w:r>
          </w:p>
          <w:p w14:paraId="799B48B2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540C821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14A7062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0C778DB8" w14:textId="2BF3C9FB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  <w:tc>
          <w:tcPr>
            <w:tcW w:w="900" w:type="dxa"/>
          </w:tcPr>
          <w:p w14:paraId="0FC623A4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not </w:t>
            </w:r>
            <w:commentRangeStart w:id="1153"/>
            <w:r w:rsidRPr="00963C26">
              <w:rPr>
                <w:rFonts w:ascii="Gill Sans MT" w:hAnsi="Gill Sans MT" w:cs="Times New Roman"/>
                <w:sz w:val="20"/>
                <w:szCs w:val="20"/>
              </w:rPr>
              <w:t>allowed</w:t>
            </w:r>
            <w:commentRangeEnd w:id="1153"/>
            <w:r w:rsidR="0093479F" w:rsidRPr="00963C26">
              <w:rPr>
                <w:rStyle w:val="CommentReference"/>
                <w:rFonts w:eastAsiaTheme="minorHAnsi"/>
                <w:sz w:val="20"/>
                <w:szCs w:val="20"/>
              </w:rPr>
              <w:commentReference w:id="1153"/>
            </w: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? </w:t>
            </w:r>
          </w:p>
          <w:p w14:paraId="3F51FB5B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724B56A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65077CD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810DA93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99E10D7" w14:textId="77777777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23E4D3E4" w14:textId="4D27BB50" w:rsidR="00966DB1" w:rsidRPr="00963C26" w:rsidRDefault="00966DB1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</w:tr>
      <w:tr w:rsidR="00963C26" w:rsidRPr="00676B69" w14:paraId="6104898C" w14:textId="62F28D44" w:rsidTr="00963C26">
        <w:tc>
          <w:tcPr>
            <w:tcW w:w="432" w:type="dxa"/>
          </w:tcPr>
          <w:p w14:paraId="3182D091" w14:textId="0961EF1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566" w:type="dxa"/>
          </w:tcPr>
          <w:p w14:paraId="02882591" w14:textId="3B2B82E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Timber </w:t>
            </w:r>
          </w:p>
        </w:tc>
        <w:tc>
          <w:tcPr>
            <w:tcW w:w="900" w:type="dxa"/>
          </w:tcPr>
          <w:p w14:paraId="2FBEB1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3C15EBD1" w14:textId="33BB33C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00476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6558C0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1A644A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AE979EE" w14:textId="2EAEC41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9F75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E22468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F41D62C" w14:textId="202304F3" w:rsidTr="00963C26">
        <w:tc>
          <w:tcPr>
            <w:tcW w:w="432" w:type="dxa"/>
          </w:tcPr>
          <w:p w14:paraId="061DA37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566" w:type="dxa"/>
          </w:tcPr>
          <w:p w14:paraId="3A13E8E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900" w:type="dxa"/>
          </w:tcPr>
          <w:p w14:paraId="1AA5C4D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28DA2734" w14:textId="419F630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41ECE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CE32C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4E9AB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23AAD8E" w14:textId="62A4BCBE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0210E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7A8196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E3E7B02" w14:textId="4C7DEC21" w:rsidTr="00963C26">
        <w:tc>
          <w:tcPr>
            <w:tcW w:w="432" w:type="dxa"/>
          </w:tcPr>
          <w:p w14:paraId="3BC2079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566" w:type="dxa"/>
          </w:tcPr>
          <w:p w14:paraId="1DA9E8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900" w:type="dxa"/>
          </w:tcPr>
          <w:p w14:paraId="0D794D2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1A53C142" w14:textId="647C3E9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A29C5D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4F9779C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35BBB3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128D697" w14:textId="73634BB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6BD10E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5D89EE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04065D4" w14:textId="5BB1EEEB" w:rsidTr="00963C26">
        <w:tc>
          <w:tcPr>
            <w:tcW w:w="432" w:type="dxa"/>
          </w:tcPr>
          <w:p w14:paraId="6E01E23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566" w:type="dxa"/>
          </w:tcPr>
          <w:p w14:paraId="594F479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900" w:type="dxa"/>
          </w:tcPr>
          <w:p w14:paraId="60E9709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17A6B4F" w14:textId="0192343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0738E6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4C2B54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648F0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55EEDDE" w14:textId="312AE96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5D8264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42787B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748EF5E" w14:textId="64BF9E7D" w:rsidTr="00963C26">
        <w:tc>
          <w:tcPr>
            <w:tcW w:w="432" w:type="dxa"/>
          </w:tcPr>
          <w:p w14:paraId="618F442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566" w:type="dxa"/>
          </w:tcPr>
          <w:p w14:paraId="5036EA6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900" w:type="dxa"/>
          </w:tcPr>
          <w:p w14:paraId="4D16D1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65CB67E1" w14:textId="7691A93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75D033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56525FE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DDCD2D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136F159" w14:textId="474DC71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D5AC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6301D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95FCB62" w14:textId="6FF1BC97" w:rsidTr="00963C26">
        <w:trPr>
          <w:trHeight w:val="179"/>
        </w:trPr>
        <w:tc>
          <w:tcPr>
            <w:tcW w:w="432" w:type="dxa"/>
          </w:tcPr>
          <w:p w14:paraId="2413BC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566" w:type="dxa"/>
          </w:tcPr>
          <w:p w14:paraId="243AC0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900" w:type="dxa"/>
          </w:tcPr>
          <w:p w14:paraId="43A690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CF5AFB3" w14:textId="7F6AEA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862618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71439F4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AF8D27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A415129" w14:textId="6B9269F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6D375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7DCD8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8C2D089" w14:textId="48F41975" w:rsidTr="00963C26">
        <w:tc>
          <w:tcPr>
            <w:tcW w:w="432" w:type="dxa"/>
          </w:tcPr>
          <w:p w14:paraId="2B0A309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566" w:type="dxa"/>
          </w:tcPr>
          <w:p w14:paraId="40F7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900" w:type="dxa"/>
          </w:tcPr>
          <w:p w14:paraId="14ED17F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E3A515D" w14:textId="680EA56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E504D5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09B362C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EADF1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1E0A51C" w14:textId="66B025F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22B0DF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781765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E6201F4" w14:textId="3C7AABB1" w:rsidTr="00963C26">
        <w:tc>
          <w:tcPr>
            <w:tcW w:w="432" w:type="dxa"/>
          </w:tcPr>
          <w:p w14:paraId="54C6E68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566" w:type="dxa"/>
          </w:tcPr>
          <w:p w14:paraId="6D86527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900" w:type="dxa"/>
          </w:tcPr>
          <w:p w14:paraId="0B70F72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517348A" w14:textId="66BD68F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64775B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2E7BB05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774C12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A27EE2A" w14:textId="42266EC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8E899D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9196DD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00353CE" w14:textId="5A138DBA" w:rsidTr="00963C26">
        <w:tc>
          <w:tcPr>
            <w:tcW w:w="432" w:type="dxa"/>
          </w:tcPr>
          <w:p w14:paraId="30F1C05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566" w:type="dxa"/>
          </w:tcPr>
          <w:p w14:paraId="456D77A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900" w:type="dxa"/>
          </w:tcPr>
          <w:p w14:paraId="76F9C97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1393AFD7" w14:textId="07C6F6E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3CD75B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1C2ABB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358324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E5721C4" w14:textId="3522CE7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FB7249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B30EF9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D562546" w14:textId="48E74D95" w:rsidTr="00963C26">
        <w:tc>
          <w:tcPr>
            <w:tcW w:w="432" w:type="dxa"/>
          </w:tcPr>
          <w:p w14:paraId="6AB2B9F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566" w:type="dxa"/>
          </w:tcPr>
          <w:p w14:paraId="6595E29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900" w:type="dxa"/>
          </w:tcPr>
          <w:p w14:paraId="275D61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4221D5B4" w14:textId="67B1B443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7102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2745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124A53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4E09E3A" w14:textId="398EAA36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822E27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C98324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8FF34D5" w14:textId="3E99E5C1" w:rsidTr="00963C26">
        <w:tc>
          <w:tcPr>
            <w:tcW w:w="432" w:type="dxa"/>
          </w:tcPr>
          <w:p w14:paraId="4CE0E3E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566" w:type="dxa"/>
          </w:tcPr>
          <w:p w14:paraId="6A94810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900" w:type="dxa"/>
          </w:tcPr>
          <w:p w14:paraId="2EBFA59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5E265DB4" w14:textId="447DF22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0E5A7C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05620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92B3D8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BD4795D" w14:textId="65E339B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140AB7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10FEA1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1A483EE" w14:textId="2BA1D0FD" w:rsidTr="00963C26">
        <w:tc>
          <w:tcPr>
            <w:tcW w:w="432" w:type="dxa"/>
          </w:tcPr>
          <w:p w14:paraId="219AB8E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566" w:type="dxa"/>
          </w:tcPr>
          <w:p w14:paraId="47B35F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900" w:type="dxa"/>
          </w:tcPr>
          <w:p w14:paraId="1326767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477634FE" w14:textId="0940B9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CDBC41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35FDD1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93F0C1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55C5D4B" w14:textId="6AE39E5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373EEF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79DB4B8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3A07C1F" w14:textId="3DBF27F0" w:rsidTr="00963C26">
        <w:tc>
          <w:tcPr>
            <w:tcW w:w="432" w:type="dxa"/>
          </w:tcPr>
          <w:p w14:paraId="0F660C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566" w:type="dxa"/>
          </w:tcPr>
          <w:p w14:paraId="58F6246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900" w:type="dxa"/>
          </w:tcPr>
          <w:p w14:paraId="6433298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5DE8516" w14:textId="459AF19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4A493C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68C529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89CE13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ECAA4DA" w14:textId="42C05C2C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F232DC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96BF53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C2B926D" w14:textId="775E76C7" w:rsidTr="00963C26">
        <w:tc>
          <w:tcPr>
            <w:tcW w:w="432" w:type="dxa"/>
          </w:tcPr>
          <w:p w14:paraId="2EC66DB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566" w:type="dxa"/>
          </w:tcPr>
          <w:p w14:paraId="0D6C68D1" w14:textId="10B93DB4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del w:id="1154" w:author="usaiduser" w:date="2014-11-09T09:50:00Z">
              <w:r w:rsidRPr="00676B69" w:rsidDel="00056118">
                <w:rPr>
                  <w:rFonts w:ascii="Gill Sans MT" w:hAnsi="Gill Sans MT" w:cs="Times New Roman"/>
                </w:rPr>
                <w:delText>Fibres</w:delText>
              </w:r>
            </w:del>
            <w:ins w:id="1155" w:author="usaiduser" w:date="2014-11-09T09:50:00Z">
              <w:r w:rsidR="00056118" w:rsidRPr="00676B69">
                <w:rPr>
                  <w:rFonts w:ascii="Gill Sans MT" w:hAnsi="Gill Sans MT" w:cs="Times New Roman"/>
                </w:rPr>
                <w:t>Fibers</w:t>
              </w:r>
            </w:ins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900" w:type="dxa"/>
          </w:tcPr>
          <w:p w14:paraId="1AB4F83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12FDD127" w14:textId="19CE4EE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E4D73A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6C598C47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A911B9F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26760C0" w14:textId="657813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2F7816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7DFFA75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D1174D2" w14:textId="0732E392" w:rsidTr="00963C26">
        <w:tc>
          <w:tcPr>
            <w:tcW w:w="432" w:type="dxa"/>
          </w:tcPr>
          <w:p w14:paraId="6E9D22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566" w:type="dxa"/>
          </w:tcPr>
          <w:p w14:paraId="1D4D36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900" w:type="dxa"/>
          </w:tcPr>
          <w:p w14:paraId="295277C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362D6AD5" w14:textId="2BA30DBB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7683D8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450E31B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3BCB2891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C9573F2" w14:textId="3BDD81D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C8DF58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4650FC1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D97897C" w14:textId="1046B77C" w:rsidTr="00963C26">
        <w:tc>
          <w:tcPr>
            <w:tcW w:w="432" w:type="dxa"/>
          </w:tcPr>
          <w:p w14:paraId="71BB4CE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566" w:type="dxa"/>
          </w:tcPr>
          <w:p w14:paraId="3982A8CA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900" w:type="dxa"/>
          </w:tcPr>
          <w:p w14:paraId="132CAE7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649229EB" w14:textId="5BCAEE81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5F02B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15F851B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CA4E8C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262CF03" w14:textId="7BE00822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3AC8C8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3F9C85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7735EBA5" w14:textId="7BD11A11" w:rsidTr="00963C26">
        <w:tc>
          <w:tcPr>
            <w:tcW w:w="432" w:type="dxa"/>
          </w:tcPr>
          <w:p w14:paraId="5982123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566" w:type="dxa"/>
          </w:tcPr>
          <w:p w14:paraId="6E02B73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900" w:type="dxa"/>
          </w:tcPr>
          <w:p w14:paraId="3F8887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793B2832" w14:textId="342D0E4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D81EBF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2C47436B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79172C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4F2391C" w14:textId="3D83E268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B85CDD4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FE20A3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539F070" w14:textId="1512B344" w:rsidTr="00963C26">
        <w:tc>
          <w:tcPr>
            <w:tcW w:w="432" w:type="dxa"/>
          </w:tcPr>
          <w:p w14:paraId="6A9E0A8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566" w:type="dxa"/>
          </w:tcPr>
          <w:p w14:paraId="4C06E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900" w:type="dxa"/>
          </w:tcPr>
          <w:p w14:paraId="6C388F9E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407EF33F" w14:textId="73D5CD79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14689C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6A20ABF3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2070D51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2717182" w14:textId="71ECB1E0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551C2EB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0973F4EC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E46B449" w14:textId="0994706E" w:rsidTr="00963C26">
        <w:tc>
          <w:tcPr>
            <w:tcW w:w="432" w:type="dxa"/>
          </w:tcPr>
          <w:p w14:paraId="0AC9D920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566" w:type="dxa"/>
          </w:tcPr>
          <w:p w14:paraId="7C9B4B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900" w:type="dxa"/>
          </w:tcPr>
          <w:p w14:paraId="5311D1D9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080" w:type="dxa"/>
          </w:tcPr>
          <w:p w14:paraId="6CA5EA3F" w14:textId="50EA998F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4186228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620" w:type="dxa"/>
          </w:tcPr>
          <w:p w14:paraId="267A6855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2440AF6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1014983" w14:textId="23AA95DD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696E0F1D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  <w:tc>
          <w:tcPr>
            <w:tcW w:w="900" w:type="dxa"/>
          </w:tcPr>
          <w:p w14:paraId="1EA9F3D2" w14:textId="77777777" w:rsidR="00966DB1" w:rsidRPr="00676B69" w:rsidRDefault="00966DB1" w:rsidP="00966DB1">
            <w:pPr>
              <w:rPr>
                <w:rFonts w:ascii="Gill Sans MT" w:hAnsi="Gill Sans MT" w:cs="Times New Roman"/>
              </w:rPr>
            </w:pPr>
          </w:p>
        </w:tc>
      </w:tr>
    </w:tbl>
    <w:p w14:paraId="4DA8D531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9BC54B4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0"/>
        <w:gridCol w:w="2558"/>
        <w:gridCol w:w="2428"/>
      </w:tblGrid>
      <w:tr w:rsidR="00963C26" w:rsidRPr="00676B69" w14:paraId="0D058C02" w14:textId="5134389E" w:rsidTr="00963C26">
        <w:tc>
          <w:tcPr>
            <w:tcW w:w="6030" w:type="dxa"/>
          </w:tcPr>
          <w:p w14:paraId="1B5F7B15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User groups</w:t>
            </w:r>
          </w:p>
        </w:tc>
        <w:tc>
          <w:tcPr>
            <w:tcW w:w="2558" w:type="dxa"/>
          </w:tcPr>
          <w:p w14:paraId="390196DE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  <w:t>Increase</w:t>
            </w:r>
          </w:p>
        </w:tc>
        <w:tc>
          <w:tcPr>
            <w:tcW w:w="2428" w:type="dxa"/>
          </w:tcPr>
          <w:p w14:paraId="5B6CEB99" w14:textId="449E7376" w:rsidR="00963C26" w:rsidRPr="00676B69" w:rsidRDefault="00963C26" w:rsidP="002F7082">
            <w:pPr>
              <w:rPr>
                <w:ins w:id="1156" w:author="Aleta Haflett" w:date="2014-11-19T16:29:00Z"/>
                <w:rFonts w:ascii="Gill Sans MT" w:eastAsia="Times New Roman" w:hAnsi="Gill Sans MT" w:cs="Times New Roman"/>
                <w:b/>
                <w:bCs/>
                <w:color w:val="000000"/>
                <w:sz w:val="22"/>
                <w:szCs w:val="22"/>
              </w:rPr>
            </w:pPr>
            <w:ins w:id="1157" w:author="Aleta Haflett" w:date="2014-11-19T16:29:00Z">
              <w:r>
                <w:rPr>
                  <w:rFonts w:ascii="Gill Sans MT" w:eastAsia="Times New Roman" w:hAnsi="Gill Sans MT" w:cs="Times New Roman"/>
                  <w:b/>
                  <w:bCs/>
                  <w:color w:val="000000"/>
                  <w:sz w:val="22"/>
                  <w:szCs w:val="22"/>
                </w:rPr>
                <w:t>Who can/can’t harvest</w:t>
              </w:r>
            </w:ins>
          </w:p>
        </w:tc>
      </w:tr>
      <w:tr w:rsidR="00963C26" w:rsidRPr="00676B69" w14:paraId="10555EA9" w14:textId="7C97437D" w:rsidTr="00963C26">
        <w:tc>
          <w:tcPr>
            <w:tcW w:w="6030" w:type="dxa"/>
          </w:tcPr>
          <w:p w14:paraId="28D8D589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1=Community members</w:t>
            </w:r>
          </w:p>
          <w:p w14:paraId="2184B413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2=Small scale commercial users from within the community</w:t>
            </w:r>
          </w:p>
          <w:p w14:paraId="7AFD056E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3=Large-scale commercial users from within the community </w:t>
            </w:r>
          </w:p>
          <w:p w14:paraId="57C64692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4=Subsistence oriented users from outside the community </w:t>
            </w:r>
          </w:p>
          <w:p w14:paraId="6C8E2162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 5=Small-scale commercial users from outside the community </w:t>
            </w:r>
          </w:p>
          <w:p w14:paraId="23A39E58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6=Large-scale commercial users from outside the community </w:t>
            </w:r>
          </w:p>
          <w:p w14:paraId="56FE659E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97=Other, specify </w:t>
            </w:r>
          </w:p>
          <w:p w14:paraId="788D3B75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</w:p>
        </w:tc>
        <w:tc>
          <w:tcPr>
            <w:tcW w:w="2558" w:type="dxa"/>
          </w:tcPr>
          <w:p w14:paraId="5D2EE845" w14:textId="2492215F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1=Increased greatly</w:t>
            </w:r>
          </w:p>
          <w:p w14:paraId="15170B43" w14:textId="343F1C1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2=Increased a little</w:t>
            </w:r>
          </w:p>
          <w:p w14:paraId="6B918724" w14:textId="0DBB1676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3=No change</w:t>
            </w:r>
          </w:p>
          <w:p w14:paraId="48FA5562" w14:textId="74257618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>4=Decreased a little</w:t>
            </w:r>
          </w:p>
          <w:p w14:paraId="20309619" w14:textId="5C306B75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5=Decreased greatly </w:t>
            </w:r>
          </w:p>
          <w:p w14:paraId="46AA5A42" w14:textId="77777777" w:rsidR="00963C26" w:rsidRPr="00676B69" w:rsidRDefault="00963C26" w:rsidP="002F7082">
            <w:pPr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r w:rsidRPr="00676B69">
              <w:rPr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  <w:t xml:space="preserve">888=Do not know </w:t>
            </w:r>
          </w:p>
        </w:tc>
        <w:tc>
          <w:tcPr>
            <w:tcW w:w="2428" w:type="dxa"/>
          </w:tcPr>
          <w:p w14:paraId="46455B65" w14:textId="6DD01A70" w:rsidR="00963C26" w:rsidRDefault="00963C26" w:rsidP="002F7082">
            <w:pPr>
              <w:rPr>
                <w:ins w:id="1158" w:author="Aleta Haflett" w:date="2014-11-19T16:32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59" w:author="Aleta Haflett" w:date="2014-11-19T16:32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1=Anyone</w:t>
              </w:r>
            </w:ins>
          </w:p>
          <w:p w14:paraId="3DA8B1C1" w14:textId="21E552F9" w:rsidR="00963C26" w:rsidRDefault="00963C26" w:rsidP="002F7082">
            <w:pPr>
              <w:rPr>
                <w:ins w:id="1160" w:author="Aleta Haflett" w:date="2014-11-19T16:32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61" w:author="Aleta Haflett" w:date="2014-11-19T16:30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2=</w:t>
              </w:r>
            </w:ins>
            <w:ins w:id="1162" w:author="Aleta Haflett" w:date="2014-11-19T16:32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 xml:space="preserve">All </w:t>
              </w:r>
            </w:ins>
            <w:ins w:id="1163" w:author="Aleta Haflett" w:date="2014-11-19T16:31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people who live in the village</w:t>
              </w:r>
            </w:ins>
          </w:p>
          <w:p w14:paraId="39DFD65D" w14:textId="061F450E" w:rsidR="00963C26" w:rsidRDefault="00963C26" w:rsidP="002F7082">
            <w:pPr>
              <w:rPr>
                <w:ins w:id="1164" w:author="Aleta Haflett" w:date="2014-11-19T16:31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65" w:author="Aleta Haflett" w:date="2014-11-19T16:32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3= Some people who live in the village (specify)</w:t>
              </w:r>
            </w:ins>
          </w:p>
          <w:p w14:paraId="0BB810C8" w14:textId="708236E5" w:rsidR="00963C26" w:rsidRDefault="00963C26" w:rsidP="002F7082">
            <w:pPr>
              <w:rPr>
                <w:ins w:id="1166" w:author="Aleta Haflett" w:date="2014-11-19T16:33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67" w:author="Aleta Haflett" w:date="2014-11-19T16:31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4=All people who live outside the village</w:t>
              </w:r>
            </w:ins>
          </w:p>
          <w:p w14:paraId="413680FE" w14:textId="78CAEC68" w:rsidR="00963C26" w:rsidRDefault="00963C26" w:rsidP="002F7082">
            <w:pPr>
              <w:rPr>
                <w:ins w:id="1168" w:author="Aleta Haflett" w:date="2014-11-19T16:33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69" w:author="Aleta Haflett" w:date="2014-11-19T16:33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5=Some people who live outside the village (specify)</w:t>
              </w:r>
            </w:ins>
          </w:p>
          <w:p w14:paraId="6D871568" w14:textId="724D2932" w:rsidR="00963C26" w:rsidRDefault="00963C26" w:rsidP="002F7082">
            <w:pPr>
              <w:rPr>
                <w:ins w:id="1170" w:author="Aleta Haflett" w:date="2014-11-19T16:31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71" w:author="Aleta Haflett" w:date="2014-11-19T16:33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6=All private companies</w:t>
              </w:r>
            </w:ins>
          </w:p>
          <w:p w14:paraId="596B939F" w14:textId="457788CC" w:rsidR="00963C26" w:rsidRDefault="00963C26" w:rsidP="002F7082">
            <w:pPr>
              <w:rPr>
                <w:ins w:id="1172" w:author="Aleta Haflett" w:date="2014-11-19T16:31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73" w:author="Aleta Haflett" w:date="2014-11-19T16:31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7=</w:t>
              </w:r>
            </w:ins>
            <w:ins w:id="1174" w:author="Aleta Haflett" w:date="2014-11-19T16:33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 xml:space="preserve">Some </w:t>
              </w:r>
            </w:ins>
            <w:ins w:id="1175" w:author="Aleta Haflett" w:date="2014-11-19T16:31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private companies</w:t>
              </w:r>
            </w:ins>
            <w:ins w:id="1176" w:author="Aleta Haflett" w:date="2014-11-19T16:33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 xml:space="preserve"> (specify)</w:t>
              </w:r>
            </w:ins>
          </w:p>
          <w:p w14:paraId="52051CBA" w14:textId="2B1C70A7" w:rsidR="00963C26" w:rsidRPr="00676B69" w:rsidRDefault="00963C26" w:rsidP="002F7082">
            <w:pPr>
              <w:rPr>
                <w:ins w:id="1177" w:author="Aleta Haflett" w:date="2014-11-19T16:29:00Z"/>
                <w:rFonts w:ascii="Gill Sans MT" w:eastAsia="Times New Roman" w:hAnsi="Gill Sans MT" w:cs="Times New Roman"/>
                <w:bCs/>
                <w:color w:val="000000"/>
                <w:sz w:val="22"/>
                <w:szCs w:val="22"/>
              </w:rPr>
            </w:pPr>
            <w:ins w:id="1178" w:author="Aleta Haflett" w:date="2014-11-19T16:31:00Z">
              <w:r>
                <w:rPr>
                  <w:rFonts w:ascii="Gill Sans MT" w:eastAsia="Times New Roman" w:hAnsi="Gill Sans MT" w:cs="Times New Roman"/>
                  <w:bCs/>
                  <w:color w:val="000000"/>
                  <w:sz w:val="22"/>
                  <w:szCs w:val="22"/>
                </w:rPr>
                <w:t>97=Other</w:t>
              </w:r>
            </w:ins>
          </w:p>
        </w:tc>
      </w:tr>
    </w:tbl>
    <w:p w14:paraId="790A616B" w14:textId="62FF5774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9468" w:type="dxa"/>
        <w:tblLayout w:type="fixed"/>
        <w:tblLook w:val="04A0" w:firstRow="1" w:lastRow="0" w:firstColumn="1" w:lastColumn="0" w:noHBand="0" w:noVBand="1"/>
      </w:tblPr>
      <w:tblGrid>
        <w:gridCol w:w="432"/>
        <w:gridCol w:w="1870"/>
        <w:gridCol w:w="1440"/>
        <w:gridCol w:w="1136"/>
        <w:gridCol w:w="1350"/>
        <w:gridCol w:w="990"/>
        <w:gridCol w:w="990"/>
        <w:gridCol w:w="1260"/>
      </w:tblGrid>
      <w:tr w:rsidR="00963C26" w:rsidRPr="00676B69" w14:paraId="38A52E7B" w14:textId="77777777" w:rsidTr="00CF593A">
        <w:tc>
          <w:tcPr>
            <w:tcW w:w="432" w:type="dxa"/>
          </w:tcPr>
          <w:p w14:paraId="45392FE7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3DEF7A33" w14:textId="77777777" w:rsidR="00253960" w:rsidRPr="00676B69" w:rsidRDefault="00253960" w:rsidP="002F7082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440" w:type="dxa"/>
          </w:tcPr>
          <w:p w14:paraId="4D474494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FD9B52A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21EB89C" w14:textId="115187F6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F9D0028" w14:textId="393B8FE0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51BBCF3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42C7585" w14:textId="77777777" w:rsidR="00253960" w:rsidRPr="00676B69" w:rsidRDefault="00253960" w:rsidP="002F7082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69DE934" w14:textId="77777777" w:rsidTr="00963C26">
        <w:tc>
          <w:tcPr>
            <w:tcW w:w="432" w:type="dxa"/>
          </w:tcPr>
          <w:p w14:paraId="33F5033F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598A4434" w14:textId="77777777" w:rsidR="00253960" w:rsidRPr="00676B69" w:rsidRDefault="00253960" w:rsidP="00253960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products</w:t>
            </w:r>
          </w:p>
        </w:tc>
        <w:tc>
          <w:tcPr>
            <w:tcW w:w="1440" w:type="dxa"/>
          </w:tcPr>
          <w:p w14:paraId="1B460D11" w14:textId="16429B50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Are there government/ official legal rules about the quantity of this product that can be harvested?</w:t>
            </w:r>
          </w:p>
          <w:p w14:paraId="696FF68D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075273F7" w14:textId="58D726F1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79" w:author="Aleta Haflett" w:date="2014-11-19T16:35:00Z">
              <w:r>
                <w:rPr>
                  <w:rFonts w:ascii="Gill Sans MT" w:hAnsi="Gill Sans MT" w:cs="Times New Roman"/>
                  <w:sz w:val="20"/>
                  <w:szCs w:val="20"/>
                </w:rPr>
                <w:t>0</w:t>
              </w:r>
            </w:ins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01377E0F" w14:textId="50FDE310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80" w:author="Aleta Haflett" w:date="2014-11-19T16:35:00Z">
              <w:r>
                <w:rPr>
                  <w:rFonts w:ascii="Gill Sans MT" w:hAnsi="Gill Sans MT" w:cs="Times New Roman"/>
                  <w:sz w:val="20"/>
                  <w:szCs w:val="20"/>
                </w:rPr>
                <w:t>1</w:t>
              </w:r>
            </w:ins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48EBC92F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1891F1B6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136" w:type="dxa"/>
          </w:tcPr>
          <w:p w14:paraId="76DE3082" w14:textId="56C1834E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81" w:author="Aleta Haflett" w:date="2014-11-19T16:35:00Z">
              <w:r>
                <w:rPr>
                  <w:rFonts w:ascii="Gill Sans MT" w:hAnsi="Gill Sans MT" w:cs="Times New Roman"/>
                  <w:sz w:val="20"/>
                  <w:szCs w:val="20"/>
                </w:rPr>
                <w:t>H</w:t>
              </w:r>
            </w:ins>
            <w:ins w:id="1182" w:author="usaiduser" w:date="2014-11-09T09:51:00Z">
              <w:r w:rsidR="00253960" w:rsidRPr="00963C26">
                <w:rPr>
                  <w:rFonts w:ascii="Gill Sans MT" w:hAnsi="Gill Sans MT" w:cs="Times New Roman"/>
                  <w:sz w:val="20"/>
                  <w:szCs w:val="20"/>
                </w:rPr>
                <w:t>ow much can be harvested?</w:t>
              </w:r>
            </w:ins>
          </w:p>
        </w:tc>
        <w:tc>
          <w:tcPr>
            <w:tcW w:w="1350" w:type="dxa"/>
          </w:tcPr>
          <w:p w14:paraId="31F285B2" w14:textId="5E08136D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Are there government/ official legal rules about WHO is </w:t>
            </w:r>
          </w:p>
          <w:p w14:paraId="3FFFC871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proofErr w:type="gramStart"/>
            <w:r w:rsidRPr="00963C26">
              <w:rPr>
                <w:rFonts w:ascii="Gill Sans MT" w:hAnsi="Gill Sans MT" w:cs="Times New Roman"/>
                <w:sz w:val="20"/>
                <w:szCs w:val="20"/>
              </w:rPr>
              <w:t>authorized</w:t>
            </w:r>
            <w:proofErr w:type="gramEnd"/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 to harvest this forest product?</w:t>
            </w:r>
          </w:p>
          <w:p w14:paraId="52B97B87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30C4DA23" w14:textId="36FCABCA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83" w:author="Aleta Haflett" w:date="2014-11-19T16:35:00Z">
              <w:r>
                <w:rPr>
                  <w:rFonts w:ascii="Gill Sans MT" w:hAnsi="Gill Sans MT" w:cs="Times New Roman"/>
                  <w:sz w:val="20"/>
                  <w:szCs w:val="20"/>
                </w:rPr>
                <w:t>0</w:t>
              </w:r>
            </w:ins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>=No</w:t>
            </w:r>
          </w:p>
          <w:p w14:paraId="0AF1405E" w14:textId="16572918" w:rsidR="00253960" w:rsidRPr="00963C26" w:rsidRDefault="00963C26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ins w:id="1184" w:author="Aleta Haflett" w:date="2014-11-19T16:35:00Z">
              <w:r>
                <w:rPr>
                  <w:rFonts w:ascii="Gill Sans MT" w:hAnsi="Gill Sans MT" w:cs="Times New Roman"/>
                  <w:sz w:val="20"/>
                  <w:szCs w:val="20"/>
                </w:rPr>
                <w:t>1</w:t>
              </w:r>
            </w:ins>
            <w:r w:rsidR="00253960" w:rsidRPr="00963C26">
              <w:rPr>
                <w:rFonts w:ascii="Gill Sans MT" w:hAnsi="Gill Sans MT" w:cs="Times New Roman"/>
                <w:sz w:val="20"/>
                <w:szCs w:val="20"/>
              </w:rPr>
              <w:t xml:space="preserve">=Yes </w:t>
            </w:r>
          </w:p>
          <w:p w14:paraId="643F0CD8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888=Don’t know</w:t>
            </w:r>
          </w:p>
          <w:p w14:paraId="61DCAB3C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</w:tcPr>
          <w:p w14:paraId="69A204CC" w14:textId="743F02C9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</w:t>
            </w:r>
            <w:commentRangeStart w:id="1185"/>
            <w:r w:rsidRPr="00963C26">
              <w:rPr>
                <w:rFonts w:ascii="Gill Sans MT" w:hAnsi="Gill Sans MT" w:cs="Times New Roman"/>
                <w:sz w:val="20"/>
                <w:szCs w:val="20"/>
              </w:rPr>
              <w:t>allowed</w:t>
            </w:r>
            <w:commentRangeEnd w:id="1185"/>
            <w:r w:rsidRPr="00963C26">
              <w:rPr>
                <w:rStyle w:val="CommentReference"/>
                <w:rFonts w:eastAsiaTheme="minorHAnsi"/>
                <w:sz w:val="20"/>
                <w:szCs w:val="20"/>
              </w:rPr>
              <w:commentReference w:id="1185"/>
            </w: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? </w:t>
            </w:r>
          </w:p>
          <w:p w14:paraId="079EE473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20EAB829" w14:textId="67A7C041" w:rsidR="00CF593A" w:rsidRDefault="00CF593A" w:rsidP="00963C26">
            <w:pPr>
              <w:rPr>
                <w:ins w:id="1186" w:author="Aleta Haflett" w:date="2014-11-19T16:37:00Z"/>
                <w:rFonts w:ascii="Gill Sans MT" w:hAnsi="Gill Sans MT" w:cs="Times New Roman"/>
                <w:i/>
                <w:sz w:val="20"/>
                <w:szCs w:val="20"/>
              </w:rPr>
            </w:pPr>
            <w:ins w:id="1187" w:author="Aleta Haflett" w:date="2014-11-19T16:37:00Z">
              <w:r>
                <w:rPr>
                  <w:rFonts w:ascii="Gill Sans MT" w:hAnsi="Gill Sans MT" w:cs="Times New Roman"/>
                  <w:i/>
                  <w:sz w:val="20"/>
                  <w:szCs w:val="20"/>
                </w:rPr>
                <w:t>Select all that apply</w:t>
              </w:r>
            </w:ins>
          </w:p>
          <w:p w14:paraId="75AEB730" w14:textId="6609CC2D" w:rsidR="00253960" w:rsidRPr="00CF593A" w:rsidRDefault="00CF593A" w:rsidP="00963C26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ins w:id="1188" w:author="Aleta Haflett" w:date="2014-11-19T16:37:00Z">
              <w:r>
                <w:rPr>
                  <w:rFonts w:ascii="Gill Sans MT" w:hAnsi="Gill Sans MT" w:cs="Times New Roman"/>
                  <w:i/>
                  <w:sz w:val="20"/>
                  <w:szCs w:val="20"/>
                </w:rPr>
                <w:t xml:space="preserve">See codes above. </w:t>
              </w:r>
            </w:ins>
          </w:p>
          <w:p w14:paraId="4AB69B1B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A693F96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12B94319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684FD53F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9B4B072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Who is not </w:t>
            </w:r>
            <w:commentRangeStart w:id="1189"/>
            <w:r w:rsidRPr="00963C26">
              <w:rPr>
                <w:rFonts w:ascii="Gill Sans MT" w:hAnsi="Gill Sans MT" w:cs="Times New Roman"/>
                <w:sz w:val="20"/>
                <w:szCs w:val="20"/>
              </w:rPr>
              <w:t>allowed</w:t>
            </w:r>
            <w:commentRangeEnd w:id="1189"/>
            <w:r w:rsidRPr="00963C26">
              <w:rPr>
                <w:rStyle w:val="CommentReference"/>
                <w:rFonts w:eastAsiaTheme="minorHAnsi"/>
                <w:sz w:val="20"/>
                <w:szCs w:val="20"/>
              </w:rPr>
              <w:commentReference w:id="1189"/>
            </w: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? </w:t>
            </w:r>
          </w:p>
          <w:p w14:paraId="03E1E819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49E4DB49" w14:textId="77777777" w:rsidR="00CF593A" w:rsidRDefault="00CF593A" w:rsidP="00963C26">
            <w:pPr>
              <w:rPr>
                <w:ins w:id="1190" w:author="Aleta Haflett" w:date="2014-11-19T16:37:00Z"/>
                <w:rFonts w:ascii="Gill Sans MT" w:hAnsi="Gill Sans MT" w:cs="Times New Roman"/>
                <w:i/>
                <w:sz w:val="20"/>
                <w:szCs w:val="20"/>
              </w:rPr>
            </w:pPr>
            <w:ins w:id="1191" w:author="Aleta Haflett" w:date="2014-11-19T16:37:00Z">
              <w:r>
                <w:rPr>
                  <w:rFonts w:ascii="Gill Sans MT" w:hAnsi="Gill Sans MT" w:cs="Times New Roman"/>
                  <w:i/>
                  <w:sz w:val="20"/>
                  <w:szCs w:val="20"/>
                </w:rPr>
                <w:t xml:space="preserve">Select all that apply. </w:t>
              </w:r>
            </w:ins>
          </w:p>
          <w:p w14:paraId="0C91C307" w14:textId="6BBD5071" w:rsidR="00253960" w:rsidRPr="00CF593A" w:rsidRDefault="00CF593A" w:rsidP="00963C26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ins w:id="1192" w:author="Aleta Haflett" w:date="2014-11-19T16:37:00Z">
              <w:r>
                <w:rPr>
                  <w:rFonts w:ascii="Gill Sans MT" w:hAnsi="Gill Sans MT" w:cs="Times New Roman"/>
                  <w:i/>
                  <w:sz w:val="20"/>
                  <w:szCs w:val="20"/>
                </w:rPr>
                <w:t>See codes above</w:t>
              </w:r>
            </w:ins>
          </w:p>
          <w:p w14:paraId="4EF3A302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3C157CB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5B51FF4E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73BC3736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69F17B1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 xml:space="preserve">What is the extent of </w:t>
            </w:r>
            <w:commentRangeStart w:id="1193"/>
            <w:r w:rsidRPr="00963C26">
              <w:rPr>
                <w:rFonts w:ascii="Gill Sans MT" w:hAnsi="Gill Sans MT" w:cs="Times New Roman"/>
                <w:sz w:val="20"/>
                <w:szCs w:val="20"/>
              </w:rPr>
              <w:t>illegal harvestin</w:t>
            </w:r>
            <w:commentRangeEnd w:id="1193"/>
            <w:r w:rsidR="00615192" w:rsidRPr="00963C26">
              <w:rPr>
                <w:rStyle w:val="CommentReference"/>
                <w:rFonts w:eastAsiaTheme="minorHAnsi"/>
                <w:sz w:val="20"/>
                <w:szCs w:val="20"/>
              </w:rPr>
              <w:commentReference w:id="1193"/>
            </w:r>
            <w:r w:rsidRPr="00963C26">
              <w:rPr>
                <w:rFonts w:ascii="Gill Sans MT" w:hAnsi="Gill Sans MT" w:cs="Times New Roman"/>
                <w:sz w:val="20"/>
                <w:szCs w:val="20"/>
              </w:rPr>
              <w:t>g of this product?</w:t>
            </w:r>
          </w:p>
          <w:p w14:paraId="705CAB8D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</w:p>
          <w:p w14:paraId="2E2E40A7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1=A lot</w:t>
            </w:r>
          </w:p>
          <w:p w14:paraId="3F730708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2=Some</w:t>
            </w:r>
          </w:p>
          <w:p w14:paraId="3AE198DF" w14:textId="77777777" w:rsidR="00253960" w:rsidRPr="00963C26" w:rsidRDefault="00253960" w:rsidP="00963C26">
            <w:pPr>
              <w:kinsoku w:val="0"/>
              <w:overflowPunct w:val="0"/>
              <w:autoSpaceDE w:val="0"/>
              <w:autoSpaceDN w:val="0"/>
              <w:adjustRightInd w:val="0"/>
              <w:contextualSpacing/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3=Very little</w:t>
            </w:r>
          </w:p>
          <w:p w14:paraId="7BB26A1E" w14:textId="77777777" w:rsidR="00253960" w:rsidRPr="00963C26" w:rsidRDefault="00253960" w:rsidP="00963C26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963C26">
              <w:rPr>
                <w:rFonts w:ascii="Gill Sans MT" w:hAnsi="Gill Sans MT" w:cs="Times New Roman"/>
                <w:sz w:val="20"/>
                <w:szCs w:val="20"/>
              </w:rPr>
              <w:t>4=None</w:t>
            </w:r>
          </w:p>
        </w:tc>
      </w:tr>
      <w:tr w:rsidR="00963C26" w:rsidRPr="00676B69" w14:paraId="207E3A92" w14:textId="77777777" w:rsidTr="00CF593A">
        <w:tc>
          <w:tcPr>
            <w:tcW w:w="432" w:type="dxa"/>
          </w:tcPr>
          <w:p w14:paraId="73081D5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70" w:type="dxa"/>
          </w:tcPr>
          <w:p w14:paraId="195BA92B" w14:textId="191B52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Timber</w:t>
            </w:r>
          </w:p>
        </w:tc>
        <w:tc>
          <w:tcPr>
            <w:tcW w:w="1440" w:type="dxa"/>
          </w:tcPr>
          <w:p w14:paraId="053D86D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60CCCE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46B32BD" w14:textId="44F7EB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F863276" w14:textId="254CB3E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A4A9C6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B5E01F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6B1E6B9" w14:textId="77777777" w:rsidTr="00CF593A">
        <w:tc>
          <w:tcPr>
            <w:tcW w:w="432" w:type="dxa"/>
          </w:tcPr>
          <w:p w14:paraId="2599C4B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70" w:type="dxa"/>
          </w:tcPr>
          <w:p w14:paraId="171C538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440" w:type="dxa"/>
          </w:tcPr>
          <w:p w14:paraId="0677662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6BDD487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D976081" w14:textId="641DF2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35E0962" w14:textId="070B5B9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99ACA3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24D9D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1367705" w14:textId="77777777" w:rsidTr="00CF593A">
        <w:tc>
          <w:tcPr>
            <w:tcW w:w="432" w:type="dxa"/>
          </w:tcPr>
          <w:p w14:paraId="11ED008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70" w:type="dxa"/>
          </w:tcPr>
          <w:p w14:paraId="4C3A132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440" w:type="dxa"/>
          </w:tcPr>
          <w:p w14:paraId="360AFF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5BF1F19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EF8AF75" w14:textId="23324E4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570132B" w14:textId="741322C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79C0F2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8FE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1F48DF8" w14:textId="77777777" w:rsidTr="00CF593A">
        <w:tc>
          <w:tcPr>
            <w:tcW w:w="432" w:type="dxa"/>
          </w:tcPr>
          <w:p w14:paraId="0180D88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70" w:type="dxa"/>
          </w:tcPr>
          <w:p w14:paraId="47007B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440" w:type="dxa"/>
          </w:tcPr>
          <w:p w14:paraId="33750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6DD5C5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CD9F4D0" w14:textId="6BCE8B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091AD99" w14:textId="4E933BC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FBD9ED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883C3A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F736B5B" w14:textId="77777777" w:rsidTr="00CF593A">
        <w:tc>
          <w:tcPr>
            <w:tcW w:w="432" w:type="dxa"/>
          </w:tcPr>
          <w:p w14:paraId="6DF729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70" w:type="dxa"/>
          </w:tcPr>
          <w:p w14:paraId="3DFE101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440" w:type="dxa"/>
          </w:tcPr>
          <w:p w14:paraId="7F434EA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4D7BA7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42D8EFF" w14:textId="3D003EF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2D3B229" w14:textId="22F5CE5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E66D3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9D8DBC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2273737F" w14:textId="77777777" w:rsidTr="00CF593A">
        <w:trPr>
          <w:trHeight w:val="179"/>
        </w:trPr>
        <w:tc>
          <w:tcPr>
            <w:tcW w:w="432" w:type="dxa"/>
          </w:tcPr>
          <w:p w14:paraId="69EA5F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70" w:type="dxa"/>
          </w:tcPr>
          <w:p w14:paraId="5F6411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440" w:type="dxa"/>
          </w:tcPr>
          <w:p w14:paraId="2ECCEFE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6F8D4AF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71D0243" w14:textId="1BD5AE5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EEC696D" w14:textId="7EF50E1D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E95776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713821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2E7E5CC" w14:textId="77777777" w:rsidTr="00CF593A">
        <w:tc>
          <w:tcPr>
            <w:tcW w:w="432" w:type="dxa"/>
          </w:tcPr>
          <w:p w14:paraId="422284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70" w:type="dxa"/>
          </w:tcPr>
          <w:p w14:paraId="4138CF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440" w:type="dxa"/>
          </w:tcPr>
          <w:p w14:paraId="6D009DF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5D31B6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BB9EC4B" w14:textId="1A80E083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6AADCFA" w14:textId="1027304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3EC33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78420B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9A9296E" w14:textId="77777777" w:rsidTr="00CF593A">
        <w:tc>
          <w:tcPr>
            <w:tcW w:w="432" w:type="dxa"/>
          </w:tcPr>
          <w:p w14:paraId="65678A5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70" w:type="dxa"/>
          </w:tcPr>
          <w:p w14:paraId="5034080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440" w:type="dxa"/>
          </w:tcPr>
          <w:p w14:paraId="0E20929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7D2319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2A3E52D" w14:textId="57411BB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349BA5AC" w14:textId="4A6AA11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22F85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41DE36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0B34AA5D" w14:textId="77777777" w:rsidTr="00CF593A">
        <w:tc>
          <w:tcPr>
            <w:tcW w:w="432" w:type="dxa"/>
          </w:tcPr>
          <w:p w14:paraId="39A719F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70" w:type="dxa"/>
          </w:tcPr>
          <w:p w14:paraId="5A9C94C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440" w:type="dxa"/>
          </w:tcPr>
          <w:p w14:paraId="1B734F7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1777296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1BB77C5" w14:textId="55C591CC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FEE929C" w14:textId="232A9A5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E7B66E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F278C0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9B4C2FE" w14:textId="77777777" w:rsidTr="00CF593A">
        <w:tc>
          <w:tcPr>
            <w:tcW w:w="432" w:type="dxa"/>
          </w:tcPr>
          <w:p w14:paraId="7E786A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70" w:type="dxa"/>
          </w:tcPr>
          <w:p w14:paraId="6CA9234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440" w:type="dxa"/>
          </w:tcPr>
          <w:p w14:paraId="42A551D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50928A9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B413C1B" w14:textId="517D57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0ABCEF1" w14:textId="2A2F5304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A2EEC6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530518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4C7338F2" w14:textId="77777777" w:rsidTr="00CF593A">
        <w:tc>
          <w:tcPr>
            <w:tcW w:w="432" w:type="dxa"/>
          </w:tcPr>
          <w:p w14:paraId="56A97C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70" w:type="dxa"/>
          </w:tcPr>
          <w:p w14:paraId="3F15D44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440" w:type="dxa"/>
          </w:tcPr>
          <w:p w14:paraId="359748E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45B2874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7D59D8B" w14:textId="20DC7CF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9099120" w14:textId="68CCD451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F1131D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1B3092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ACD824A" w14:textId="77777777" w:rsidTr="00CF593A">
        <w:tc>
          <w:tcPr>
            <w:tcW w:w="432" w:type="dxa"/>
          </w:tcPr>
          <w:p w14:paraId="7B5C6797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70" w:type="dxa"/>
          </w:tcPr>
          <w:p w14:paraId="22FF0E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440" w:type="dxa"/>
          </w:tcPr>
          <w:p w14:paraId="4A9645C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1ACE09F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1FF95A6" w14:textId="6CFC0162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51CB72E" w14:textId="56A4D8A6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9AC2A3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CDB796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5CF6D6F3" w14:textId="77777777" w:rsidTr="00CF593A">
        <w:tc>
          <w:tcPr>
            <w:tcW w:w="432" w:type="dxa"/>
          </w:tcPr>
          <w:p w14:paraId="690C46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70" w:type="dxa"/>
          </w:tcPr>
          <w:p w14:paraId="16EEBD9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Seeds (for regeneration </w:t>
            </w:r>
            <w:r w:rsidRPr="00676B69">
              <w:rPr>
                <w:rFonts w:ascii="Gill Sans MT" w:hAnsi="Gill Sans MT" w:cs="Times New Roman"/>
              </w:rPr>
              <w:lastRenderedPageBreak/>
              <w:t>purposes)</w:t>
            </w:r>
          </w:p>
        </w:tc>
        <w:tc>
          <w:tcPr>
            <w:tcW w:w="1440" w:type="dxa"/>
          </w:tcPr>
          <w:p w14:paraId="5B40FF8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651D8A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798F7AC" w14:textId="6D60D17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26282CF" w14:textId="7698AC7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48412CA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75B8480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79522B37" w14:textId="77777777" w:rsidTr="00CF593A">
        <w:tc>
          <w:tcPr>
            <w:tcW w:w="432" w:type="dxa"/>
          </w:tcPr>
          <w:p w14:paraId="04A107D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lastRenderedPageBreak/>
              <w:t>n</w:t>
            </w:r>
            <w:proofErr w:type="gramEnd"/>
          </w:p>
        </w:tc>
        <w:tc>
          <w:tcPr>
            <w:tcW w:w="1870" w:type="dxa"/>
          </w:tcPr>
          <w:p w14:paraId="30B580B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440" w:type="dxa"/>
          </w:tcPr>
          <w:p w14:paraId="4A210B3C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41DFFD0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0B8CFAA" w14:textId="7CF0EDCE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D03A8E9" w14:textId="36BAA82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073F21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B1B81D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415756B0" w14:textId="77777777" w:rsidTr="00CF593A">
        <w:tc>
          <w:tcPr>
            <w:tcW w:w="432" w:type="dxa"/>
          </w:tcPr>
          <w:p w14:paraId="6050C9B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70" w:type="dxa"/>
          </w:tcPr>
          <w:p w14:paraId="1656C77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440" w:type="dxa"/>
          </w:tcPr>
          <w:p w14:paraId="38A85F5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06B7252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E5E2136" w14:textId="48FC00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6C2CEC95" w14:textId="6C4BCDE0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27CF369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E92D08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6CB97EA1" w14:textId="77777777" w:rsidTr="00CF593A">
        <w:tc>
          <w:tcPr>
            <w:tcW w:w="432" w:type="dxa"/>
          </w:tcPr>
          <w:p w14:paraId="4EA570E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70" w:type="dxa"/>
          </w:tcPr>
          <w:p w14:paraId="3BE86ADD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440" w:type="dxa"/>
          </w:tcPr>
          <w:p w14:paraId="0B2EC338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DEAD2F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C03F0D9" w14:textId="3B18B52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E3B7376" w14:textId="5123B2F8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29C9612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D9FF65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1BA6C630" w14:textId="77777777" w:rsidTr="00CF593A">
        <w:tc>
          <w:tcPr>
            <w:tcW w:w="432" w:type="dxa"/>
          </w:tcPr>
          <w:p w14:paraId="233BD45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70" w:type="dxa"/>
          </w:tcPr>
          <w:p w14:paraId="494DA5CF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440" w:type="dxa"/>
          </w:tcPr>
          <w:p w14:paraId="73575F3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0A73163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9EC2986" w14:textId="74AD1FB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7401FF93" w14:textId="46FF12D5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BB69B06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7765E8F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3A8EDDCA" w14:textId="77777777" w:rsidTr="00CF593A">
        <w:tc>
          <w:tcPr>
            <w:tcW w:w="432" w:type="dxa"/>
          </w:tcPr>
          <w:p w14:paraId="680DE87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70" w:type="dxa"/>
          </w:tcPr>
          <w:p w14:paraId="789D076E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440" w:type="dxa"/>
          </w:tcPr>
          <w:p w14:paraId="5AAECFE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3D1D70C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F69BE94" w14:textId="191E5E89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6C13DC9" w14:textId="1AF256DB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0E6C11F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2FA6202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  <w:tr w:rsidR="00963C26" w:rsidRPr="00676B69" w14:paraId="73D8557C" w14:textId="77777777" w:rsidTr="00CF593A">
        <w:tc>
          <w:tcPr>
            <w:tcW w:w="432" w:type="dxa"/>
          </w:tcPr>
          <w:p w14:paraId="15DF59EA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70" w:type="dxa"/>
          </w:tcPr>
          <w:p w14:paraId="34891D15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440" w:type="dxa"/>
          </w:tcPr>
          <w:p w14:paraId="6846A4C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136" w:type="dxa"/>
          </w:tcPr>
          <w:p w14:paraId="76A209B4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92B62A4" w14:textId="2D7B84CA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10742850" w14:textId="7ADF01FF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90" w:type="dxa"/>
          </w:tcPr>
          <w:p w14:paraId="533B4CEB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502B4A1" w14:textId="77777777" w:rsidR="00253960" w:rsidRPr="00676B69" w:rsidRDefault="00253960" w:rsidP="00253960">
            <w:pPr>
              <w:rPr>
                <w:rFonts w:ascii="Gill Sans MT" w:hAnsi="Gill Sans MT" w:cs="Times New Roman"/>
              </w:rPr>
            </w:pPr>
          </w:p>
        </w:tc>
      </w:tr>
    </w:tbl>
    <w:p w14:paraId="1E483285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52C6DA7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31B86312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09BD80D6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4604364F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6107A6F2" w14:textId="6DAC55EF" w:rsidR="00976BC9" w:rsidRPr="00676B69" w:rsidRDefault="00976BC9">
      <w:pPr>
        <w:rPr>
          <w:rFonts w:ascii="Gill Sans MT" w:hAnsi="Gill Sans MT"/>
          <w:color w:val="000000" w:themeColor="text1"/>
          <w:sz w:val="22"/>
          <w:szCs w:val="22"/>
        </w:rPr>
      </w:pPr>
      <w:r w:rsidRPr="00676B69">
        <w:rPr>
          <w:rFonts w:ascii="Gill Sans MT" w:hAnsi="Gill Sans MT"/>
          <w:color w:val="000000" w:themeColor="text1"/>
          <w:sz w:val="22"/>
          <w:szCs w:val="22"/>
        </w:rPr>
        <w:br w:type="page"/>
      </w:r>
    </w:p>
    <w:p w14:paraId="34CADA5A" w14:textId="77777777" w:rsidR="00CF0960" w:rsidRPr="00676B69" w:rsidRDefault="00CF0960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Y="246"/>
        <w:tblOverlap w:val="never"/>
        <w:tblW w:w="10458" w:type="dxa"/>
        <w:tblLayout w:type="fixed"/>
        <w:tblLook w:val="04A0" w:firstRow="1" w:lastRow="0" w:firstColumn="1" w:lastColumn="0" w:noHBand="0" w:noVBand="1"/>
      </w:tblPr>
      <w:tblGrid>
        <w:gridCol w:w="432"/>
        <w:gridCol w:w="1870"/>
        <w:gridCol w:w="1676"/>
        <w:gridCol w:w="1260"/>
        <w:gridCol w:w="922"/>
        <w:gridCol w:w="1238"/>
        <w:gridCol w:w="1800"/>
        <w:gridCol w:w="1260"/>
      </w:tblGrid>
      <w:tr w:rsidR="00CF593A" w:rsidRPr="00676B69" w14:paraId="653FF920" w14:textId="77777777" w:rsidTr="00CF593A">
        <w:tc>
          <w:tcPr>
            <w:tcW w:w="432" w:type="dxa"/>
          </w:tcPr>
          <w:p w14:paraId="3170FCC1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569D3D32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676" w:type="dxa"/>
          </w:tcPr>
          <w:p w14:paraId="69419322" w14:textId="1D9536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6619ECF" w14:textId="2F92C56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DF8DA3A" w14:textId="007F52A9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902D3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43894DB7" w14:textId="37CA5A9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A165E4A" w14:textId="26EBEA54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484276E" w14:textId="77777777" w:rsidTr="00CF593A">
        <w:tc>
          <w:tcPr>
            <w:tcW w:w="432" w:type="dxa"/>
          </w:tcPr>
          <w:p w14:paraId="62453536" w14:textId="77777777" w:rsidR="005A6D65" w:rsidRPr="00676B69" w:rsidRDefault="005A6D65" w:rsidP="00CF0960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70" w:type="dxa"/>
          </w:tcPr>
          <w:p w14:paraId="14174ABC" w14:textId="65276E28" w:rsidR="005A6D65" w:rsidRPr="00CF593A" w:rsidRDefault="005A6D65" w:rsidP="00CF0960">
            <w:pPr>
              <w:rPr>
                <w:rFonts w:ascii="Gill Sans MT" w:hAnsi="Gill Sans MT" w:cs="Times New Roman"/>
                <w:b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b/>
                <w:sz w:val="20"/>
                <w:szCs w:val="20"/>
              </w:rPr>
              <w:t>Wood/forest products</w:t>
            </w:r>
          </w:p>
        </w:tc>
        <w:tc>
          <w:tcPr>
            <w:tcW w:w="1676" w:type="dxa"/>
          </w:tcPr>
          <w:p w14:paraId="19112196" w14:textId="5F550E6F" w:rsidR="005A6D65" w:rsidRPr="00CF593A" w:rsidRDefault="005A6D65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 xml:space="preserve">In the last 12 months, please note which products have contributed to HH incomes in your village. </w:t>
            </w:r>
          </w:p>
          <w:p w14:paraId="414226C6" w14:textId="77777777" w:rsidR="005A6D65" w:rsidRPr="00CF593A" w:rsidRDefault="005A6D65" w:rsidP="00CF0960">
            <w:pPr>
              <w:rPr>
                <w:rFonts w:ascii="Gill Sans MT" w:hAnsi="Gill Sans MT" w:cs="Times New Roman"/>
                <w:i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i/>
                <w:sz w:val="20"/>
                <w:szCs w:val="20"/>
              </w:rPr>
              <w:t>If 0, skip to next activity</w:t>
            </w:r>
          </w:p>
        </w:tc>
        <w:tc>
          <w:tcPr>
            <w:tcW w:w="1260" w:type="dxa"/>
          </w:tcPr>
          <w:p w14:paraId="73C1676A" w14:textId="77777777" w:rsidR="005A6D65" w:rsidRPr="00CF593A" w:rsidRDefault="005A6D65" w:rsidP="00CF0960">
            <w:pPr>
              <w:rPr>
                <w:ins w:id="1194" w:author="Aleta Haflett" w:date="2014-11-19T16:39:00Z"/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 xml:space="preserve">Where is the &lt;product&gt; </w:t>
            </w:r>
            <w:commentRangeStart w:id="1195"/>
            <w:r w:rsidRPr="00CF593A">
              <w:rPr>
                <w:rFonts w:ascii="Gill Sans MT" w:hAnsi="Gill Sans MT" w:cs="Times New Roman"/>
                <w:sz w:val="20"/>
                <w:szCs w:val="20"/>
              </w:rPr>
              <w:t>sold</w:t>
            </w:r>
            <w:commentRangeEnd w:id="1195"/>
            <w:r w:rsidRPr="00CF593A">
              <w:rPr>
                <w:rStyle w:val="CommentReference"/>
                <w:rFonts w:eastAsiaTheme="minorHAnsi"/>
                <w:sz w:val="20"/>
                <w:szCs w:val="20"/>
              </w:rPr>
              <w:commentReference w:id="1195"/>
            </w:r>
            <w:r w:rsidRPr="00CF593A">
              <w:rPr>
                <w:rFonts w:ascii="Gill Sans MT" w:hAnsi="Gill Sans MT" w:cs="Times New Roman"/>
                <w:sz w:val="20"/>
                <w:szCs w:val="20"/>
              </w:rPr>
              <w:t>?</w:t>
            </w:r>
          </w:p>
          <w:p w14:paraId="5DA9343C" w14:textId="77777777" w:rsidR="00CF593A" w:rsidRPr="00CF593A" w:rsidRDefault="00CF593A" w:rsidP="00CF0960">
            <w:pPr>
              <w:rPr>
                <w:ins w:id="1196" w:author="Aleta Haflett" w:date="2014-11-19T16:39:00Z"/>
                <w:rFonts w:ascii="Gill Sans MT" w:hAnsi="Gill Sans MT" w:cs="Times New Roman"/>
                <w:sz w:val="20"/>
                <w:szCs w:val="20"/>
              </w:rPr>
            </w:pPr>
            <w:ins w:id="1197" w:author="Aleta Haflett" w:date="2014-11-19T16:39:00Z">
              <w:r w:rsidRPr="00CF593A">
                <w:rPr>
                  <w:rFonts w:ascii="Gill Sans MT" w:hAnsi="Gill Sans MT" w:cs="Times New Roman"/>
                  <w:sz w:val="20"/>
                  <w:szCs w:val="20"/>
                </w:rPr>
                <w:t>1=local market</w:t>
              </w:r>
            </w:ins>
          </w:p>
          <w:p w14:paraId="716A2BD1" w14:textId="77777777" w:rsidR="00CF593A" w:rsidRPr="00CF593A" w:rsidRDefault="00CF593A" w:rsidP="00CF0960">
            <w:pPr>
              <w:rPr>
                <w:ins w:id="1198" w:author="Aleta Haflett" w:date="2014-11-19T16:39:00Z"/>
                <w:rFonts w:ascii="Gill Sans MT" w:hAnsi="Gill Sans MT" w:cs="Times New Roman"/>
                <w:sz w:val="20"/>
                <w:szCs w:val="20"/>
              </w:rPr>
            </w:pPr>
            <w:ins w:id="1199" w:author="Aleta Haflett" w:date="2014-11-19T16:39:00Z">
              <w:r w:rsidRPr="00CF593A">
                <w:rPr>
                  <w:rFonts w:ascii="Gill Sans MT" w:hAnsi="Gill Sans MT" w:cs="Times New Roman"/>
                  <w:sz w:val="20"/>
                  <w:szCs w:val="20"/>
                </w:rPr>
                <w:t xml:space="preserve">2=Nearest </w:t>
              </w:r>
              <w:proofErr w:type="spellStart"/>
              <w:r w:rsidRPr="00CF593A">
                <w:rPr>
                  <w:rFonts w:ascii="Gill Sans MT" w:hAnsi="Gill Sans MT" w:cs="Times New Roman"/>
                  <w:sz w:val="20"/>
                  <w:szCs w:val="20"/>
                </w:rPr>
                <w:t>boma</w:t>
              </w:r>
              <w:proofErr w:type="spellEnd"/>
              <w:r w:rsidRPr="00CF593A">
                <w:rPr>
                  <w:rFonts w:ascii="Gill Sans MT" w:hAnsi="Gill Sans MT" w:cs="Times New Roman"/>
                  <w:sz w:val="20"/>
                  <w:szCs w:val="20"/>
                </w:rPr>
                <w:t xml:space="preserve"> </w:t>
              </w:r>
            </w:ins>
          </w:p>
          <w:p w14:paraId="0D3F411B" w14:textId="77777777" w:rsidR="00CF593A" w:rsidRPr="00CF593A" w:rsidRDefault="00CF593A" w:rsidP="00CF0960">
            <w:pPr>
              <w:rPr>
                <w:ins w:id="1200" w:author="Aleta Haflett" w:date="2014-11-19T16:39:00Z"/>
                <w:rFonts w:ascii="Gill Sans MT" w:hAnsi="Gill Sans MT" w:cs="Times New Roman"/>
                <w:sz w:val="20"/>
                <w:szCs w:val="20"/>
              </w:rPr>
            </w:pPr>
            <w:ins w:id="1201" w:author="Aleta Haflett" w:date="2014-11-19T16:39:00Z">
              <w:r w:rsidRPr="00CF593A">
                <w:rPr>
                  <w:rFonts w:ascii="Gill Sans MT" w:hAnsi="Gill Sans MT" w:cs="Times New Roman"/>
                  <w:sz w:val="20"/>
                  <w:szCs w:val="20"/>
                </w:rPr>
                <w:t>3=</w:t>
              </w:r>
              <w:proofErr w:type="spellStart"/>
              <w:r w:rsidRPr="00CF593A">
                <w:rPr>
                  <w:rFonts w:ascii="Gill Sans MT" w:hAnsi="Gill Sans MT" w:cs="Times New Roman"/>
                  <w:sz w:val="20"/>
                  <w:szCs w:val="20"/>
                </w:rPr>
                <w:t>Chipata</w:t>
              </w:r>
              <w:proofErr w:type="spellEnd"/>
            </w:ins>
          </w:p>
          <w:p w14:paraId="6832680E" w14:textId="5616ED9B" w:rsidR="00CF593A" w:rsidRPr="00CF593A" w:rsidRDefault="00CF593A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ins w:id="1202" w:author="Aleta Haflett" w:date="2014-11-19T16:39:00Z">
              <w:r w:rsidRPr="00CF593A">
                <w:rPr>
                  <w:rFonts w:ascii="Gill Sans MT" w:hAnsi="Gill Sans MT" w:cs="Times New Roman"/>
                  <w:sz w:val="20"/>
                  <w:szCs w:val="20"/>
                </w:rPr>
                <w:t>97=Other, specify</w:t>
              </w:r>
            </w:ins>
          </w:p>
        </w:tc>
        <w:tc>
          <w:tcPr>
            <w:tcW w:w="922" w:type="dxa"/>
          </w:tcPr>
          <w:p w14:paraId="08E5CA13" w14:textId="083FC571" w:rsidR="005A6D65" w:rsidRPr="00CF593A" w:rsidRDefault="005A6D65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 xml:space="preserve">What is the price per unit sold? </w:t>
            </w:r>
          </w:p>
        </w:tc>
        <w:tc>
          <w:tcPr>
            <w:tcW w:w="1238" w:type="dxa"/>
          </w:tcPr>
          <w:p w14:paraId="48A64307" w14:textId="77777777" w:rsidR="005A6D65" w:rsidRPr="00CF593A" w:rsidRDefault="005A6D65" w:rsidP="00CF0960">
            <w:pPr>
              <w:rPr>
                <w:ins w:id="1203" w:author="Aleta Haflett" w:date="2014-11-19T16:40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04" w:author="usaiduser" w:date="2014-11-09T09:54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Specify unit</w:t>
              </w:r>
            </w:ins>
          </w:p>
          <w:p w14:paraId="2D6636B7" w14:textId="5E61D911" w:rsidR="00CF593A" w:rsidRPr="00CF593A" w:rsidRDefault="00CF593A" w:rsidP="00CF0960">
            <w:pPr>
              <w:rPr>
                <w:ins w:id="1205" w:author="Aleta Haflett" w:date="2014-11-19T16:40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06" w:author="Aleta Haflett" w:date="2014-11-19T16:40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1=kg</w:t>
              </w:r>
            </w:ins>
          </w:p>
          <w:p w14:paraId="560F488D" w14:textId="7BE82B0C" w:rsidR="00CF593A" w:rsidRPr="00CF593A" w:rsidRDefault="00CF593A" w:rsidP="00CF0960">
            <w:pPr>
              <w:rPr>
                <w:ins w:id="1207" w:author="Aleta Haflett" w:date="2014-11-19T16:40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08" w:author="Aleta Haflett" w:date="2014-11-19T16:40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2=gram</w:t>
              </w:r>
            </w:ins>
          </w:p>
          <w:p w14:paraId="14C8675E" w14:textId="77777777" w:rsidR="00CF593A" w:rsidRPr="00CF593A" w:rsidRDefault="00CF593A" w:rsidP="00CF0960">
            <w:pPr>
              <w:rPr>
                <w:ins w:id="1209" w:author="Aleta Haflett" w:date="2014-11-19T16:40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10" w:author="Aleta Haflett" w:date="2014-11-19T16:40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3=bundle</w:t>
              </w:r>
            </w:ins>
          </w:p>
          <w:p w14:paraId="0FA606EF" w14:textId="5A909E8D" w:rsidR="00CF593A" w:rsidRPr="00CF593A" w:rsidRDefault="00CF593A" w:rsidP="00CF0960">
            <w:pPr>
              <w:rPr>
                <w:ins w:id="1211" w:author="Aleta Haflett" w:date="2014-11-19T16:40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12" w:author="Aleta Haflett" w:date="2014-11-19T16:40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4=lite</w:t>
              </w:r>
            </w:ins>
            <w:ins w:id="1213" w:author="Aleta Haflett" w:date="2014-11-19T16:41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r</w:t>
              </w:r>
            </w:ins>
          </w:p>
          <w:p w14:paraId="055842CE" w14:textId="4F395CAE" w:rsidR="00CF593A" w:rsidRPr="00CF593A" w:rsidRDefault="00CF593A" w:rsidP="00CF0960">
            <w:pPr>
              <w:rPr>
                <w:ins w:id="1214" w:author="Aleta Haflett" w:date="2014-11-19T16:40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15" w:author="Aleta Haflett" w:date="2014-11-19T16:40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5=milliliter</w:t>
              </w:r>
            </w:ins>
          </w:p>
          <w:p w14:paraId="4FB576CF" w14:textId="66A5523B" w:rsidR="00CF593A" w:rsidRPr="00CF593A" w:rsidRDefault="00CF593A" w:rsidP="00CF0960">
            <w:pPr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16" w:author="Aleta Haflett" w:date="2014-11-19T16:40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97=Other, specify</w:t>
              </w:r>
            </w:ins>
          </w:p>
        </w:tc>
        <w:tc>
          <w:tcPr>
            <w:tcW w:w="1800" w:type="dxa"/>
          </w:tcPr>
          <w:p w14:paraId="791F6E8C" w14:textId="77777777" w:rsidR="005A6D65" w:rsidRPr="00CF593A" w:rsidRDefault="005A6D65" w:rsidP="00CF0960">
            <w:pPr>
              <w:rPr>
                <w:ins w:id="1217" w:author="Aleta Haflett" w:date="2014-11-19T16:42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 xml:space="preserve">What has been the trend in market price for &lt;price&gt; during the past 5 </w:t>
            </w:r>
            <w:commentRangeStart w:id="1218"/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years</w:t>
            </w:r>
            <w:commentRangeEnd w:id="1218"/>
            <w:r w:rsidR="007A288C" w:rsidRPr="00CF593A">
              <w:rPr>
                <w:rStyle w:val="CommentReference"/>
                <w:rFonts w:eastAsiaTheme="minorHAnsi"/>
                <w:sz w:val="20"/>
                <w:szCs w:val="20"/>
              </w:rPr>
              <w:commentReference w:id="1218"/>
            </w:r>
            <w:r w:rsidRPr="00CF593A">
              <w:rPr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  <w:t>?</w:t>
            </w:r>
          </w:p>
          <w:p w14:paraId="45E0DD35" w14:textId="444CFEF9" w:rsidR="00CF593A" w:rsidRPr="00CF593A" w:rsidRDefault="00CF593A" w:rsidP="00CF0960">
            <w:pPr>
              <w:rPr>
                <w:ins w:id="1219" w:author="Aleta Haflett" w:date="2014-11-19T16:42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20" w:author="Aleta Haflett" w:date="2014-11-19T16:42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1=Increased a lot</w:t>
              </w:r>
            </w:ins>
          </w:p>
          <w:p w14:paraId="497CC527" w14:textId="77777777" w:rsidR="00CF593A" w:rsidRPr="00CF593A" w:rsidRDefault="00CF593A" w:rsidP="00CF0960">
            <w:pPr>
              <w:rPr>
                <w:ins w:id="1221" w:author="Aleta Haflett" w:date="2014-11-19T16:42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22" w:author="Aleta Haflett" w:date="2014-11-19T16:42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2=Increased a little</w:t>
              </w:r>
            </w:ins>
          </w:p>
          <w:p w14:paraId="02103C63" w14:textId="77777777" w:rsidR="00CF593A" w:rsidRPr="00CF593A" w:rsidRDefault="00CF593A" w:rsidP="00CF0960">
            <w:pPr>
              <w:rPr>
                <w:ins w:id="1223" w:author="Aleta Haflett" w:date="2014-11-19T16:42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24" w:author="Aleta Haflett" w:date="2014-11-19T16:42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3=Stayed the same</w:t>
              </w:r>
            </w:ins>
          </w:p>
          <w:p w14:paraId="68492FB1" w14:textId="77777777" w:rsidR="00CF593A" w:rsidRPr="00CF593A" w:rsidRDefault="00CF593A" w:rsidP="00CF0960">
            <w:pPr>
              <w:rPr>
                <w:ins w:id="1225" w:author="Aleta Haflett" w:date="2014-11-19T16:42:00Z"/>
                <w:rFonts w:ascii="Gill Sans MT" w:eastAsia="Times New Roman" w:hAnsi="Gill Sans MT" w:cs="Times New Roman"/>
                <w:bCs/>
                <w:color w:val="000000"/>
                <w:sz w:val="20"/>
                <w:szCs w:val="20"/>
              </w:rPr>
            </w:pPr>
            <w:ins w:id="1226" w:author="Aleta Haflett" w:date="2014-11-19T16:42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4=Decreased a little</w:t>
              </w:r>
            </w:ins>
          </w:p>
          <w:p w14:paraId="43CD179A" w14:textId="4BDFD134" w:rsidR="00CF593A" w:rsidRPr="00CF593A" w:rsidRDefault="00CF593A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ins w:id="1227" w:author="Aleta Haflett" w:date="2014-11-19T16:42:00Z">
              <w:r w:rsidRPr="00CF593A">
                <w:rPr>
                  <w:rFonts w:ascii="Gill Sans MT" w:eastAsia="Times New Roman" w:hAnsi="Gill Sans MT" w:cs="Times New Roman"/>
                  <w:bCs/>
                  <w:color w:val="000000"/>
                  <w:sz w:val="20"/>
                  <w:szCs w:val="20"/>
                </w:rPr>
                <w:t>5=Decreased a lot</w:t>
              </w:r>
            </w:ins>
          </w:p>
        </w:tc>
        <w:tc>
          <w:tcPr>
            <w:tcW w:w="1260" w:type="dxa"/>
          </w:tcPr>
          <w:p w14:paraId="70CEC5B6" w14:textId="5D19DA00" w:rsidR="005A6D65" w:rsidRPr="00CF593A" w:rsidRDefault="005A6D65" w:rsidP="00CF0960">
            <w:pPr>
              <w:rPr>
                <w:rFonts w:ascii="Gill Sans MT" w:hAnsi="Gill Sans MT" w:cs="Times New Roman"/>
                <w:sz w:val="20"/>
                <w:szCs w:val="20"/>
              </w:rPr>
            </w:pPr>
            <w:r w:rsidRPr="00CF593A">
              <w:rPr>
                <w:rFonts w:ascii="Gill Sans MT" w:hAnsi="Gill Sans MT" w:cs="Times New Roman"/>
                <w:sz w:val="20"/>
                <w:szCs w:val="20"/>
              </w:rPr>
              <w:t>Which are the top three most important products to village incomes?</w:t>
            </w:r>
          </w:p>
        </w:tc>
      </w:tr>
      <w:tr w:rsidR="00CF593A" w:rsidRPr="00676B69" w14:paraId="02376815" w14:textId="77777777" w:rsidTr="00CF593A">
        <w:tc>
          <w:tcPr>
            <w:tcW w:w="432" w:type="dxa"/>
          </w:tcPr>
          <w:p w14:paraId="2CE96A53" w14:textId="5AB77A6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70" w:type="dxa"/>
          </w:tcPr>
          <w:p w14:paraId="11A0B0F2" w14:textId="32B4729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1676" w:type="dxa"/>
          </w:tcPr>
          <w:p w14:paraId="5CB0EFA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176FD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73F0F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176A7AE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5AE4B87D" w14:textId="7F9BCF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CF85C4A" w14:textId="40BAD75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0E5D555" w14:textId="77777777" w:rsidTr="00CF593A">
        <w:tc>
          <w:tcPr>
            <w:tcW w:w="432" w:type="dxa"/>
          </w:tcPr>
          <w:p w14:paraId="22A08C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70" w:type="dxa"/>
          </w:tcPr>
          <w:p w14:paraId="0446748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676" w:type="dxa"/>
          </w:tcPr>
          <w:p w14:paraId="1DF12B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955F9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9260E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898BDF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E5140E6" w14:textId="6AF8DF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25AA253" w14:textId="0CA12D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FA6CC21" w14:textId="77777777" w:rsidTr="00CF593A">
        <w:tc>
          <w:tcPr>
            <w:tcW w:w="432" w:type="dxa"/>
          </w:tcPr>
          <w:p w14:paraId="5C35E95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70" w:type="dxa"/>
          </w:tcPr>
          <w:p w14:paraId="1B4538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676" w:type="dxa"/>
          </w:tcPr>
          <w:p w14:paraId="498F79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9659B9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5AEE89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228721B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68B19AF" w14:textId="46BB826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A0D9644" w14:textId="5EB6669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40076E2" w14:textId="77777777" w:rsidTr="00CF593A">
        <w:tc>
          <w:tcPr>
            <w:tcW w:w="432" w:type="dxa"/>
          </w:tcPr>
          <w:p w14:paraId="5CF1CC0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70" w:type="dxa"/>
          </w:tcPr>
          <w:p w14:paraId="432D11A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676" w:type="dxa"/>
          </w:tcPr>
          <w:p w14:paraId="330BA0E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DE072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7D81F4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08542C7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CC32C52" w14:textId="3525DB2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69DE332" w14:textId="4FEEF1E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50566E7E" w14:textId="77777777" w:rsidTr="00CF593A">
        <w:tc>
          <w:tcPr>
            <w:tcW w:w="432" w:type="dxa"/>
          </w:tcPr>
          <w:p w14:paraId="20DD7B3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70" w:type="dxa"/>
          </w:tcPr>
          <w:p w14:paraId="6BCBDE6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676" w:type="dxa"/>
          </w:tcPr>
          <w:p w14:paraId="071F892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98F85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4FD80B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B08570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5A5270BE" w14:textId="2039F8B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206B3A0" w14:textId="062BD33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47EBEC4" w14:textId="77777777" w:rsidTr="00CF593A">
        <w:trPr>
          <w:trHeight w:val="179"/>
        </w:trPr>
        <w:tc>
          <w:tcPr>
            <w:tcW w:w="432" w:type="dxa"/>
          </w:tcPr>
          <w:p w14:paraId="1ED9ABE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70" w:type="dxa"/>
          </w:tcPr>
          <w:p w14:paraId="1FA52F8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676" w:type="dxa"/>
          </w:tcPr>
          <w:p w14:paraId="1F1D7A7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7CCE4D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8315CD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7B55007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625DD77" w14:textId="39FEB43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A73DC21" w14:textId="149E40B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4EBCF546" w14:textId="77777777" w:rsidTr="00CF593A">
        <w:tc>
          <w:tcPr>
            <w:tcW w:w="432" w:type="dxa"/>
          </w:tcPr>
          <w:p w14:paraId="7D6931E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70" w:type="dxa"/>
          </w:tcPr>
          <w:p w14:paraId="47AD51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676" w:type="dxa"/>
          </w:tcPr>
          <w:p w14:paraId="5F14C8B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7B9CA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15C1D6E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7919F13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A7EB9E4" w14:textId="06FED40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F35CBBF" w14:textId="730B7B1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73ECEA0" w14:textId="77777777" w:rsidTr="00CF593A">
        <w:tc>
          <w:tcPr>
            <w:tcW w:w="432" w:type="dxa"/>
          </w:tcPr>
          <w:p w14:paraId="421A5E4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70" w:type="dxa"/>
          </w:tcPr>
          <w:p w14:paraId="089F166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676" w:type="dxa"/>
          </w:tcPr>
          <w:p w14:paraId="5A2AE34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5672C35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46319C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356FF6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07D793A" w14:textId="73483D9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BBCBFEB" w14:textId="17115F3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23F5135" w14:textId="77777777" w:rsidTr="00CF593A">
        <w:tc>
          <w:tcPr>
            <w:tcW w:w="432" w:type="dxa"/>
          </w:tcPr>
          <w:p w14:paraId="3F89CDB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70" w:type="dxa"/>
          </w:tcPr>
          <w:p w14:paraId="24A55CB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676" w:type="dxa"/>
          </w:tcPr>
          <w:p w14:paraId="76E2A8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FA3A4C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47ECFB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1D004C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F121BAB" w14:textId="234D26A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3F64614" w14:textId="191A3FE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2C0AB8A5" w14:textId="77777777" w:rsidTr="00CF593A">
        <w:tc>
          <w:tcPr>
            <w:tcW w:w="432" w:type="dxa"/>
          </w:tcPr>
          <w:p w14:paraId="321B5A5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70" w:type="dxa"/>
          </w:tcPr>
          <w:p w14:paraId="5E65674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676" w:type="dxa"/>
          </w:tcPr>
          <w:p w14:paraId="733857B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8D8731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453E14D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4382A89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0AE58324" w14:textId="0454C7D3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2C33170" w14:textId="6D84636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E8D456B" w14:textId="77777777" w:rsidTr="00CF593A">
        <w:tc>
          <w:tcPr>
            <w:tcW w:w="432" w:type="dxa"/>
          </w:tcPr>
          <w:p w14:paraId="325A4DC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70" w:type="dxa"/>
          </w:tcPr>
          <w:p w14:paraId="4D67DD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676" w:type="dxa"/>
          </w:tcPr>
          <w:p w14:paraId="249860A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CB5D0F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44DEBC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0E17920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29EABC0" w14:textId="068A98E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61F8B93" w14:textId="30F7199F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3EBB325" w14:textId="77777777" w:rsidTr="00CF593A">
        <w:tc>
          <w:tcPr>
            <w:tcW w:w="432" w:type="dxa"/>
          </w:tcPr>
          <w:p w14:paraId="5CACC75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70" w:type="dxa"/>
          </w:tcPr>
          <w:p w14:paraId="6B68AB5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676" w:type="dxa"/>
          </w:tcPr>
          <w:p w14:paraId="298265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798A9D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4B17B89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0DEF95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800A412" w14:textId="394B04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6B92A19" w14:textId="4E185EF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EC875B1" w14:textId="77777777" w:rsidTr="00CF593A">
        <w:tc>
          <w:tcPr>
            <w:tcW w:w="432" w:type="dxa"/>
          </w:tcPr>
          <w:p w14:paraId="04444B9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70" w:type="dxa"/>
          </w:tcPr>
          <w:p w14:paraId="4B15903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676" w:type="dxa"/>
          </w:tcPr>
          <w:p w14:paraId="154A611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08CD7E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2C4857D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0CB081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4801C8E" w14:textId="3B37A53E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644C4D7" w14:textId="4D24B6A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20F2E7B" w14:textId="77777777" w:rsidTr="00CF593A">
        <w:tc>
          <w:tcPr>
            <w:tcW w:w="432" w:type="dxa"/>
          </w:tcPr>
          <w:p w14:paraId="3B57D36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870" w:type="dxa"/>
          </w:tcPr>
          <w:p w14:paraId="3356EB6B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676" w:type="dxa"/>
          </w:tcPr>
          <w:p w14:paraId="2892342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A33E88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3DCAB7D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46C1C53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482780F4" w14:textId="6802995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46B246F" w14:textId="3D4CD8D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4F42BC1B" w14:textId="77777777" w:rsidTr="00CF593A">
        <w:tc>
          <w:tcPr>
            <w:tcW w:w="432" w:type="dxa"/>
          </w:tcPr>
          <w:p w14:paraId="1B76E87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70" w:type="dxa"/>
          </w:tcPr>
          <w:p w14:paraId="3BC2126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676" w:type="dxa"/>
          </w:tcPr>
          <w:p w14:paraId="1F47CD3C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5EA5C3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0862B00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58A4424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28C40E58" w14:textId="12B8DA88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2AE00D49" w14:textId="77D10545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2B2282D" w14:textId="77777777" w:rsidTr="00CF593A">
        <w:tc>
          <w:tcPr>
            <w:tcW w:w="432" w:type="dxa"/>
          </w:tcPr>
          <w:p w14:paraId="4E3728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70" w:type="dxa"/>
          </w:tcPr>
          <w:p w14:paraId="351CAEA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676" w:type="dxa"/>
          </w:tcPr>
          <w:p w14:paraId="2864097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0DFCEEC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0DB0D2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3CFBD2F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61590CBE" w14:textId="3090C5AA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3B60BE54" w14:textId="38D869A1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2B4556B" w14:textId="77777777" w:rsidTr="00CF593A">
        <w:tc>
          <w:tcPr>
            <w:tcW w:w="432" w:type="dxa"/>
          </w:tcPr>
          <w:p w14:paraId="37BC42F4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70" w:type="dxa"/>
          </w:tcPr>
          <w:p w14:paraId="4C61672D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676" w:type="dxa"/>
          </w:tcPr>
          <w:p w14:paraId="4FC00FB3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E4BB79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20BF9FD5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7FE3C9B1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1881118" w14:textId="23DA11A6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9CEADC3" w14:textId="6BE6D50C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091C57F" w14:textId="77777777" w:rsidTr="00CF593A">
        <w:tc>
          <w:tcPr>
            <w:tcW w:w="432" w:type="dxa"/>
          </w:tcPr>
          <w:p w14:paraId="0B3DE0C9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70" w:type="dxa"/>
          </w:tcPr>
          <w:p w14:paraId="5FE53CAF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676" w:type="dxa"/>
          </w:tcPr>
          <w:p w14:paraId="7855F23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6B8CEDBE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6EE963F6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4EDCAF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088D8386" w14:textId="60BD9AF0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8898BDC" w14:textId="30996A3D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CC249BF" w14:textId="77777777" w:rsidTr="00CF593A">
        <w:tc>
          <w:tcPr>
            <w:tcW w:w="432" w:type="dxa"/>
          </w:tcPr>
          <w:p w14:paraId="235283B0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70" w:type="dxa"/>
          </w:tcPr>
          <w:p w14:paraId="2F92B5A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676" w:type="dxa"/>
          </w:tcPr>
          <w:p w14:paraId="2A4FA2C8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4740C51A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922" w:type="dxa"/>
          </w:tcPr>
          <w:p w14:paraId="22FC3B72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38" w:type="dxa"/>
          </w:tcPr>
          <w:p w14:paraId="6BDFB0C7" w14:textId="77777777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800" w:type="dxa"/>
          </w:tcPr>
          <w:p w14:paraId="1273CF82" w14:textId="11906782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  <w:tc>
          <w:tcPr>
            <w:tcW w:w="1260" w:type="dxa"/>
          </w:tcPr>
          <w:p w14:paraId="1AD663C5" w14:textId="7D21BD9B" w:rsidR="005A6D65" w:rsidRPr="00676B69" w:rsidRDefault="005A6D65" w:rsidP="00CF0960">
            <w:pPr>
              <w:rPr>
                <w:rFonts w:ascii="Gill Sans MT" w:hAnsi="Gill Sans MT" w:cs="Times New Roman"/>
              </w:rPr>
            </w:pPr>
          </w:p>
        </w:tc>
      </w:tr>
    </w:tbl>
    <w:p w14:paraId="4B50DAE6" w14:textId="77777777" w:rsidR="00DD26A1" w:rsidRPr="00676B69" w:rsidRDefault="00DD26A1" w:rsidP="007C3C66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CBAB68F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0767" w:type="dxa"/>
        <w:tblLayout w:type="fixed"/>
        <w:tblLook w:val="04A0" w:firstRow="1" w:lastRow="0" w:firstColumn="1" w:lastColumn="0" w:noHBand="0" w:noVBand="1"/>
      </w:tblPr>
      <w:tblGrid>
        <w:gridCol w:w="468"/>
        <w:gridCol w:w="2361"/>
        <w:gridCol w:w="1362"/>
        <w:gridCol w:w="2346"/>
        <w:gridCol w:w="1350"/>
        <w:gridCol w:w="1170"/>
        <w:gridCol w:w="1710"/>
      </w:tblGrid>
      <w:tr w:rsidR="0095179B" w:rsidRPr="00676B69" w14:paraId="270AACCB" w14:textId="77777777" w:rsidTr="0095179B">
        <w:tc>
          <w:tcPr>
            <w:tcW w:w="468" w:type="dxa"/>
          </w:tcPr>
          <w:p w14:paraId="41FA563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3BC9E2F4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362" w:type="dxa"/>
          </w:tcPr>
          <w:p w14:paraId="6F13DE5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K.11</w:t>
            </w:r>
          </w:p>
        </w:tc>
        <w:tc>
          <w:tcPr>
            <w:tcW w:w="2346" w:type="dxa"/>
          </w:tcPr>
          <w:p w14:paraId="7B222C8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K.12a</w:t>
            </w:r>
          </w:p>
        </w:tc>
        <w:tc>
          <w:tcPr>
            <w:tcW w:w="1350" w:type="dxa"/>
          </w:tcPr>
          <w:p w14:paraId="6913D8B7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K.12b</w:t>
            </w:r>
          </w:p>
        </w:tc>
        <w:tc>
          <w:tcPr>
            <w:tcW w:w="1170" w:type="dxa"/>
          </w:tcPr>
          <w:p w14:paraId="396DC6D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K.12c</w:t>
            </w:r>
          </w:p>
        </w:tc>
        <w:tc>
          <w:tcPr>
            <w:tcW w:w="1710" w:type="dxa"/>
          </w:tcPr>
          <w:p w14:paraId="4372D2B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K.13</w:t>
            </w:r>
          </w:p>
        </w:tc>
      </w:tr>
      <w:tr w:rsidR="0095179B" w:rsidRPr="00676B69" w14:paraId="71AC29C3" w14:textId="77777777" w:rsidTr="0095179B">
        <w:tc>
          <w:tcPr>
            <w:tcW w:w="468" w:type="dxa"/>
          </w:tcPr>
          <w:p w14:paraId="5F93BA51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2361" w:type="dxa"/>
          </w:tcPr>
          <w:p w14:paraId="415F95B5" w14:textId="77777777" w:rsidR="0095179B" w:rsidRPr="00676B69" w:rsidRDefault="0095179B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1362" w:type="dxa"/>
          </w:tcPr>
          <w:p w14:paraId="7A04CFDC" w14:textId="55CF3C3B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Please rank the top three most important products for the households’ own consumption</w:t>
            </w:r>
          </w:p>
        </w:tc>
        <w:tc>
          <w:tcPr>
            <w:tcW w:w="2346" w:type="dxa"/>
          </w:tcPr>
          <w:p w14:paraId="1684FAF3" w14:textId="0FD618B9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main species your community harvests (per product) </w:t>
            </w:r>
          </w:p>
          <w:p w14:paraId="069C00EA" w14:textId="723228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 List from the most important to the least important</w:t>
            </w:r>
          </w:p>
          <w:p w14:paraId="29DBD32C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1</w:t>
            </w:r>
          </w:p>
        </w:tc>
        <w:tc>
          <w:tcPr>
            <w:tcW w:w="1350" w:type="dxa"/>
          </w:tcPr>
          <w:p w14:paraId="7141015E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Species 2</w:t>
            </w:r>
          </w:p>
        </w:tc>
        <w:tc>
          <w:tcPr>
            <w:tcW w:w="1170" w:type="dxa"/>
          </w:tcPr>
          <w:p w14:paraId="65DE70CD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Species 3 </w:t>
            </w:r>
          </w:p>
        </w:tc>
        <w:tc>
          <w:tcPr>
            <w:tcW w:w="1710" w:type="dxa"/>
          </w:tcPr>
          <w:p w14:paraId="219A59D7" w14:textId="5395364A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the availability of &lt;product&gt; changed over the past 3 years?</w:t>
            </w:r>
          </w:p>
          <w:p w14:paraId="39756020" w14:textId="1E509B0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1= Increased greatly</w:t>
            </w:r>
          </w:p>
          <w:p w14:paraId="489EEE78" w14:textId="142F3B40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2=Increased slightly</w:t>
            </w:r>
          </w:p>
          <w:p w14:paraId="66F58F5A" w14:textId="14FA5055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3= No change</w:t>
            </w:r>
          </w:p>
          <w:p w14:paraId="758966D4" w14:textId="3214D7C3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 xml:space="preserve">4=Decreased slightly </w:t>
            </w:r>
          </w:p>
          <w:p w14:paraId="64A62AD4" w14:textId="58DE65E1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5=</w:t>
            </w:r>
            <w:ins w:id="1228" w:author="Aleta Haflett" w:date="2014-11-19T16:42:00Z">
              <w:r w:rsidR="00CF593A">
                <w:rPr>
                  <w:rFonts w:ascii="Gill Sans MT" w:hAnsi="Gill Sans MT" w:cs="Times New Roman"/>
                  <w:i/>
                </w:rPr>
                <w:t>Decreased greatly</w:t>
              </w:r>
            </w:ins>
          </w:p>
          <w:p w14:paraId="010F61A6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</w:p>
          <w:p w14:paraId="333ACBE0" w14:textId="77777777" w:rsidR="0095179B" w:rsidRPr="00676B69" w:rsidRDefault="0095179B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888= Do not know</w:t>
            </w:r>
          </w:p>
        </w:tc>
      </w:tr>
      <w:tr w:rsidR="0095179B" w:rsidRPr="00676B69" w14:paraId="29D66748" w14:textId="77777777" w:rsidTr="0095179B">
        <w:tc>
          <w:tcPr>
            <w:tcW w:w="468" w:type="dxa"/>
          </w:tcPr>
          <w:p w14:paraId="74CB126D" w14:textId="4621C10C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2361" w:type="dxa"/>
          </w:tcPr>
          <w:p w14:paraId="2D8ED1B7" w14:textId="2B63A373" w:rsidR="0095179B" w:rsidRPr="00676B69" w:rsidRDefault="00966DB1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1362" w:type="dxa"/>
          </w:tcPr>
          <w:p w14:paraId="157CBA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B52A6E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7CD966B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B47992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4CA8ED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E8625C6" w14:textId="77777777" w:rsidTr="0095179B">
        <w:tc>
          <w:tcPr>
            <w:tcW w:w="468" w:type="dxa"/>
          </w:tcPr>
          <w:p w14:paraId="2145103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2361" w:type="dxa"/>
          </w:tcPr>
          <w:p w14:paraId="718B1C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362" w:type="dxa"/>
          </w:tcPr>
          <w:p w14:paraId="752FC1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64ABF0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8EADE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8B272A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0E439B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5C08067" w14:textId="77777777" w:rsidTr="0095179B">
        <w:tc>
          <w:tcPr>
            <w:tcW w:w="468" w:type="dxa"/>
          </w:tcPr>
          <w:p w14:paraId="0B63FB0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2361" w:type="dxa"/>
          </w:tcPr>
          <w:p w14:paraId="15A2995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362" w:type="dxa"/>
          </w:tcPr>
          <w:p w14:paraId="6C5D1A4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5EBB2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E2ED6D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5F4F8B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1F6023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882C847" w14:textId="77777777" w:rsidTr="0095179B">
        <w:tc>
          <w:tcPr>
            <w:tcW w:w="468" w:type="dxa"/>
          </w:tcPr>
          <w:p w14:paraId="350AC9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2361" w:type="dxa"/>
          </w:tcPr>
          <w:p w14:paraId="79E61A0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362" w:type="dxa"/>
          </w:tcPr>
          <w:p w14:paraId="56824A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B000DA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C18107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23C6E7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36583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1C349C86" w14:textId="77777777" w:rsidTr="0095179B">
        <w:tc>
          <w:tcPr>
            <w:tcW w:w="468" w:type="dxa"/>
          </w:tcPr>
          <w:p w14:paraId="4C4A39F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2361" w:type="dxa"/>
          </w:tcPr>
          <w:p w14:paraId="569D867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362" w:type="dxa"/>
          </w:tcPr>
          <w:p w14:paraId="5B556EB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C0377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0C28D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986A0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7CB739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248ED79" w14:textId="77777777" w:rsidTr="0095179B">
        <w:trPr>
          <w:trHeight w:val="179"/>
        </w:trPr>
        <w:tc>
          <w:tcPr>
            <w:tcW w:w="468" w:type="dxa"/>
          </w:tcPr>
          <w:p w14:paraId="2965791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2361" w:type="dxa"/>
          </w:tcPr>
          <w:p w14:paraId="34E3AB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362" w:type="dxa"/>
          </w:tcPr>
          <w:p w14:paraId="5E8C6DC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7231DD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93D6A5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425A1A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2B8B01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5A80DDF" w14:textId="77777777" w:rsidTr="0095179B">
        <w:tc>
          <w:tcPr>
            <w:tcW w:w="468" w:type="dxa"/>
          </w:tcPr>
          <w:p w14:paraId="52CB29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2361" w:type="dxa"/>
          </w:tcPr>
          <w:p w14:paraId="5711637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362" w:type="dxa"/>
          </w:tcPr>
          <w:p w14:paraId="6F4C0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D8B769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A50BB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38A58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63335E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7D92F63" w14:textId="77777777" w:rsidTr="0095179B">
        <w:tc>
          <w:tcPr>
            <w:tcW w:w="468" w:type="dxa"/>
          </w:tcPr>
          <w:p w14:paraId="4B29293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2361" w:type="dxa"/>
          </w:tcPr>
          <w:p w14:paraId="051FBAF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362" w:type="dxa"/>
          </w:tcPr>
          <w:p w14:paraId="3C93E64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03062A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B458BF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461760C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9E817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3CAA747" w14:textId="77777777" w:rsidTr="0095179B">
        <w:tc>
          <w:tcPr>
            <w:tcW w:w="468" w:type="dxa"/>
          </w:tcPr>
          <w:p w14:paraId="51FBA5C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2361" w:type="dxa"/>
          </w:tcPr>
          <w:p w14:paraId="3E14BC8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362" w:type="dxa"/>
          </w:tcPr>
          <w:p w14:paraId="5BB5BB2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9EB70E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857F2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3102511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0ECB43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13E1188" w14:textId="77777777" w:rsidTr="0095179B">
        <w:tc>
          <w:tcPr>
            <w:tcW w:w="468" w:type="dxa"/>
          </w:tcPr>
          <w:p w14:paraId="20802DF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2361" w:type="dxa"/>
          </w:tcPr>
          <w:p w14:paraId="706FB75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362" w:type="dxa"/>
          </w:tcPr>
          <w:p w14:paraId="181CD5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651195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045EB0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56763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102BDF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448E2D90" w14:textId="77777777" w:rsidTr="0095179B">
        <w:tc>
          <w:tcPr>
            <w:tcW w:w="468" w:type="dxa"/>
          </w:tcPr>
          <w:p w14:paraId="25336AB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2361" w:type="dxa"/>
          </w:tcPr>
          <w:p w14:paraId="4091F1C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362" w:type="dxa"/>
          </w:tcPr>
          <w:p w14:paraId="6E781C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33A312C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214080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585B79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5DFC4D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FECAC1C" w14:textId="77777777" w:rsidTr="0095179B">
        <w:tc>
          <w:tcPr>
            <w:tcW w:w="468" w:type="dxa"/>
          </w:tcPr>
          <w:p w14:paraId="1D76CA8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2361" w:type="dxa"/>
          </w:tcPr>
          <w:p w14:paraId="71444F0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362" w:type="dxa"/>
          </w:tcPr>
          <w:p w14:paraId="42A4B07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5C0EBAE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C24F201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064F22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BAA50D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7BBEB2" w14:textId="77777777" w:rsidTr="0095179B">
        <w:tc>
          <w:tcPr>
            <w:tcW w:w="468" w:type="dxa"/>
          </w:tcPr>
          <w:p w14:paraId="3593A42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2361" w:type="dxa"/>
          </w:tcPr>
          <w:p w14:paraId="7C0E7C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362" w:type="dxa"/>
          </w:tcPr>
          <w:p w14:paraId="292671C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0B02F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2D3D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C9DFDE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5422073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5D89D611" w14:textId="77777777" w:rsidTr="0095179B">
        <w:tc>
          <w:tcPr>
            <w:tcW w:w="468" w:type="dxa"/>
          </w:tcPr>
          <w:p w14:paraId="7E4F73D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2361" w:type="dxa"/>
          </w:tcPr>
          <w:p w14:paraId="491C4D1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62" w:type="dxa"/>
          </w:tcPr>
          <w:p w14:paraId="10C28F4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0BE186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7BB756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7D938A44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202C461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382B75A1" w14:textId="77777777" w:rsidTr="0095179B">
        <w:tc>
          <w:tcPr>
            <w:tcW w:w="468" w:type="dxa"/>
          </w:tcPr>
          <w:p w14:paraId="0BE631B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2361" w:type="dxa"/>
          </w:tcPr>
          <w:p w14:paraId="190E877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362" w:type="dxa"/>
          </w:tcPr>
          <w:p w14:paraId="18A864C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23B0109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47928E7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2722FAA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3F70F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02096DDB" w14:textId="77777777" w:rsidTr="0095179B">
        <w:tc>
          <w:tcPr>
            <w:tcW w:w="468" w:type="dxa"/>
          </w:tcPr>
          <w:p w14:paraId="764C7C9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2361" w:type="dxa"/>
          </w:tcPr>
          <w:p w14:paraId="6F54F4F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62" w:type="dxa"/>
          </w:tcPr>
          <w:p w14:paraId="345577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7430F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6713DA6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1156CD4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4A0D79E0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6CC59CE7" w14:textId="77777777" w:rsidTr="0095179B">
        <w:tc>
          <w:tcPr>
            <w:tcW w:w="468" w:type="dxa"/>
          </w:tcPr>
          <w:p w14:paraId="3EC8181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2361" w:type="dxa"/>
          </w:tcPr>
          <w:p w14:paraId="1D51FB2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362" w:type="dxa"/>
          </w:tcPr>
          <w:p w14:paraId="13DD920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42C1E7FA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3ED413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5FEB4A7F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6095C57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29426B71" w14:textId="77777777" w:rsidTr="0095179B">
        <w:tc>
          <w:tcPr>
            <w:tcW w:w="468" w:type="dxa"/>
          </w:tcPr>
          <w:p w14:paraId="742143F9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2361" w:type="dxa"/>
          </w:tcPr>
          <w:p w14:paraId="3B39A39D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362" w:type="dxa"/>
          </w:tcPr>
          <w:p w14:paraId="08207F58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6BDA10F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7C902E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6580726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0BB13B73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  <w:tr w:rsidR="0095179B" w:rsidRPr="00676B69" w14:paraId="7448847F" w14:textId="77777777" w:rsidTr="0095179B">
        <w:tc>
          <w:tcPr>
            <w:tcW w:w="468" w:type="dxa"/>
          </w:tcPr>
          <w:p w14:paraId="74209E8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2361" w:type="dxa"/>
          </w:tcPr>
          <w:p w14:paraId="226E57AB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362" w:type="dxa"/>
          </w:tcPr>
          <w:p w14:paraId="12A65995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346" w:type="dxa"/>
          </w:tcPr>
          <w:p w14:paraId="053877FC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25FB19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170" w:type="dxa"/>
          </w:tcPr>
          <w:p w14:paraId="0C2C22A2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710" w:type="dxa"/>
          </w:tcPr>
          <w:p w14:paraId="1439463E" w14:textId="77777777" w:rsidR="0095179B" w:rsidRPr="00676B69" w:rsidRDefault="0095179B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1D10036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p w14:paraId="0A5E9B33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  <w:r w:rsidRPr="00676B69">
        <w:rPr>
          <w:rFonts w:ascii="Gill Sans MT" w:eastAsia="Calibri" w:hAnsi="Gill Sans MT" w:cs="Times New Roman"/>
          <w:sz w:val="22"/>
          <w:szCs w:val="22"/>
        </w:rPr>
        <w:br w:type="page"/>
      </w:r>
    </w:p>
    <w:tbl>
      <w:tblPr>
        <w:tblStyle w:val="TableGrid1"/>
        <w:tblW w:w="10908" w:type="dxa"/>
        <w:tblLayout w:type="fixed"/>
        <w:tblLook w:val="04A0" w:firstRow="1" w:lastRow="0" w:firstColumn="1" w:lastColumn="0" w:noHBand="0" w:noVBand="1"/>
      </w:tblPr>
      <w:tblGrid>
        <w:gridCol w:w="468"/>
        <w:gridCol w:w="1890"/>
        <w:gridCol w:w="1350"/>
        <w:gridCol w:w="1350"/>
        <w:gridCol w:w="1530"/>
        <w:gridCol w:w="2250"/>
        <w:gridCol w:w="2070"/>
      </w:tblGrid>
      <w:tr w:rsidR="00CF593A" w:rsidRPr="00676B69" w14:paraId="17CF2DA5" w14:textId="77777777" w:rsidTr="00CF593A">
        <w:tc>
          <w:tcPr>
            <w:tcW w:w="468" w:type="dxa"/>
          </w:tcPr>
          <w:p w14:paraId="6A74A9C6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18A1FE4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350" w:type="dxa"/>
          </w:tcPr>
          <w:p w14:paraId="19A3B79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K.14</w:t>
            </w:r>
          </w:p>
        </w:tc>
        <w:tc>
          <w:tcPr>
            <w:tcW w:w="1350" w:type="dxa"/>
          </w:tcPr>
          <w:p w14:paraId="38C7DE1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K.15</w:t>
            </w:r>
          </w:p>
        </w:tc>
        <w:tc>
          <w:tcPr>
            <w:tcW w:w="1530" w:type="dxa"/>
          </w:tcPr>
          <w:p w14:paraId="66A12E2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K.16</w:t>
            </w:r>
          </w:p>
        </w:tc>
        <w:tc>
          <w:tcPr>
            <w:tcW w:w="2250" w:type="dxa"/>
          </w:tcPr>
          <w:p w14:paraId="5074F8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K.17</w:t>
            </w:r>
          </w:p>
        </w:tc>
        <w:tc>
          <w:tcPr>
            <w:tcW w:w="2070" w:type="dxa"/>
          </w:tcPr>
          <w:p w14:paraId="326CED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K.18</w:t>
            </w:r>
          </w:p>
        </w:tc>
      </w:tr>
      <w:tr w:rsidR="00CF593A" w:rsidRPr="00676B69" w14:paraId="787EF318" w14:textId="77777777" w:rsidTr="00CF593A">
        <w:tc>
          <w:tcPr>
            <w:tcW w:w="468" w:type="dxa"/>
          </w:tcPr>
          <w:p w14:paraId="0216DA94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</w:p>
        </w:tc>
        <w:tc>
          <w:tcPr>
            <w:tcW w:w="1890" w:type="dxa"/>
          </w:tcPr>
          <w:p w14:paraId="41CC05C1" w14:textId="77777777" w:rsidR="00AD3137" w:rsidRPr="00676B69" w:rsidRDefault="00AD3137" w:rsidP="007C3C66">
            <w:pPr>
              <w:rPr>
                <w:rFonts w:ascii="Gill Sans MT" w:hAnsi="Gill Sans MT" w:cs="Times New Roman"/>
                <w:b/>
              </w:rPr>
            </w:pPr>
            <w:r w:rsidRPr="00676B69">
              <w:rPr>
                <w:rFonts w:ascii="Gill Sans MT" w:hAnsi="Gill Sans MT" w:cs="Times New Roman"/>
                <w:b/>
              </w:rPr>
              <w:t>Wood/forest product</w:t>
            </w:r>
          </w:p>
        </w:tc>
        <w:tc>
          <w:tcPr>
            <w:tcW w:w="1350" w:type="dxa"/>
          </w:tcPr>
          <w:p w14:paraId="4B059A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are the reasons for this increase? </w:t>
            </w:r>
          </w:p>
          <w:p w14:paraId="3104113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123</w:t>
            </w:r>
          </w:p>
          <w:p w14:paraId="04161F9D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1350" w:type="dxa"/>
          </w:tcPr>
          <w:p w14:paraId="5FC784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is the reason for the decline in &lt;product&gt;?</w:t>
            </w:r>
          </w:p>
          <w:p w14:paraId="042C707F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124</w:t>
            </w:r>
          </w:p>
          <w:p w14:paraId="37E473C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  <w:r w:rsidRPr="00676B69">
              <w:rPr>
                <w:rFonts w:ascii="Gill Sans MT" w:hAnsi="Gill Sans MT" w:cs="Times New Roman"/>
              </w:rPr>
              <w:t xml:space="preserve"> </w:t>
            </w:r>
          </w:p>
        </w:tc>
        <w:tc>
          <w:tcPr>
            <w:tcW w:w="1530" w:type="dxa"/>
          </w:tcPr>
          <w:p w14:paraId="523A899C" w14:textId="629D5D7D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What </w:t>
            </w:r>
            <w:r w:rsidR="0095179B" w:rsidRPr="00676B69">
              <w:rPr>
                <w:rFonts w:ascii="Gill Sans MT" w:hAnsi="Gill Sans MT" w:cs="Times New Roman"/>
              </w:rPr>
              <w:t>has your community</w:t>
            </w:r>
            <w:r w:rsidRPr="00676B69">
              <w:rPr>
                <w:rFonts w:ascii="Gill Sans MT" w:hAnsi="Gill Sans MT" w:cs="Times New Roman"/>
              </w:rPr>
              <w:t xml:space="preserve"> done in response to the decline in availability of &lt;product&gt;?</w:t>
            </w:r>
          </w:p>
          <w:p w14:paraId="2ABE0A3A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See code 125</w:t>
            </w:r>
          </w:p>
          <w:p w14:paraId="579B23C4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Probe and code, Select all that apply</w:t>
            </w:r>
          </w:p>
        </w:tc>
        <w:tc>
          <w:tcPr>
            <w:tcW w:w="2250" w:type="dxa"/>
          </w:tcPr>
          <w:p w14:paraId="75B80817" w14:textId="295C6FF1" w:rsidR="00AD3137" w:rsidRPr="00676B69" w:rsidRDefault="0095179B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Has your community</w:t>
            </w:r>
            <w:r w:rsidR="00AD3137" w:rsidRPr="00676B69">
              <w:rPr>
                <w:rFonts w:ascii="Gill Sans MT" w:hAnsi="Gill Sans MT" w:cs="Times New Roman"/>
              </w:rPr>
              <w:t xml:space="preserve"> experienced any conflicts in relation to harve</w:t>
            </w:r>
            <w:r w:rsidRPr="00676B69">
              <w:rPr>
                <w:rFonts w:ascii="Gill Sans MT" w:hAnsi="Gill Sans MT" w:cs="Times New Roman"/>
              </w:rPr>
              <w:t>sting &lt;product&gt; in the last three</w:t>
            </w:r>
            <w:r w:rsidR="00AD3137" w:rsidRPr="00676B69">
              <w:rPr>
                <w:rFonts w:ascii="Gill Sans MT" w:hAnsi="Gill Sans MT" w:cs="Times New Roman"/>
              </w:rPr>
              <w:t xml:space="preserve"> years? </w:t>
            </w:r>
          </w:p>
          <w:p w14:paraId="301B5E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0=No</w:t>
            </w:r>
          </w:p>
          <w:p w14:paraId="24F7EB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1=Yes </w:t>
            </w:r>
          </w:p>
          <w:p w14:paraId="5611F4C6" w14:textId="77777777" w:rsidR="00AD3137" w:rsidRPr="00676B69" w:rsidRDefault="00AD3137" w:rsidP="007C3C66">
            <w:pPr>
              <w:rPr>
                <w:rFonts w:ascii="Gill Sans MT" w:hAnsi="Gill Sans MT" w:cs="Times New Roman"/>
                <w:i/>
              </w:rPr>
            </w:pPr>
            <w:r w:rsidRPr="00676B69">
              <w:rPr>
                <w:rFonts w:ascii="Gill Sans MT" w:hAnsi="Gill Sans MT" w:cs="Times New Roman"/>
                <w:i/>
              </w:rPr>
              <w:t>If 0, skip to next product</w:t>
            </w:r>
          </w:p>
        </w:tc>
        <w:tc>
          <w:tcPr>
            <w:tcW w:w="2070" w:type="dxa"/>
          </w:tcPr>
          <w:p w14:paraId="09E82C0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What type of conflict?</w:t>
            </w:r>
          </w:p>
          <w:p w14:paraId="2AED785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1=Conflict with FD</w:t>
            </w:r>
          </w:p>
          <w:p w14:paraId="732F324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2=Conflict with concessioners</w:t>
            </w:r>
          </w:p>
          <w:p w14:paraId="74A85A8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3=Land-use conflicts with community members</w:t>
            </w:r>
          </w:p>
          <w:p w14:paraId="79A5E89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4=Land-use conflicts with neighboring communities</w:t>
            </w:r>
          </w:p>
          <w:p w14:paraId="6CD923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5=Conflicts with outsiders</w:t>
            </w:r>
          </w:p>
          <w:p w14:paraId="6139911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</w:tr>
      <w:tr w:rsidR="00CF593A" w:rsidRPr="00676B69" w14:paraId="7BCEB410" w14:textId="77777777" w:rsidTr="00CF593A">
        <w:tc>
          <w:tcPr>
            <w:tcW w:w="468" w:type="dxa"/>
          </w:tcPr>
          <w:p w14:paraId="3940C93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a</w:t>
            </w:r>
            <w:proofErr w:type="gramEnd"/>
          </w:p>
        </w:tc>
        <w:tc>
          <w:tcPr>
            <w:tcW w:w="1890" w:type="dxa"/>
          </w:tcPr>
          <w:p w14:paraId="05743999" w14:textId="28498C04" w:rsidR="00AD3137" w:rsidRPr="00676B69" w:rsidRDefault="00966DB1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TImber</w:t>
            </w:r>
            <w:proofErr w:type="spellEnd"/>
          </w:p>
        </w:tc>
        <w:tc>
          <w:tcPr>
            <w:tcW w:w="1350" w:type="dxa"/>
          </w:tcPr>
          <w:p w14:paraId="56D244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B930D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384299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03B61D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3125377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85E9009" w14:textId="77777777" w:rsidTr="00CF593A">
        <w:tc>
          <w:tcPr>
            <w:tcW w:w="468" w:type="dxa"/>
          </w:tcPr>
          <w:p w14:paraId="43DEBB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b</w:t>
            </w:r>
            <w:proofErr w:type="gramEnd"/>
          </w:p>
        </w:tc>
        <w:tc>
          <w:tcPr>
            <w:tcW w:w="1890" w:type="dxa"/>
          </w:tcPr>
          <w:p w14:paraId="52BCC6D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Fuel wood</w:t>
            </w:r>
          </w:p>
        </w:tc>
        <w:tc>
          <w:tcPr>
            <w:tcW w:w="1350" w:type="dxa"/>
          </w:tcPr>
          <w:p w14:paraId="2F25CDC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853F5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27F76D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A31E85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7AAA3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E254FC1" w14:textId="77777777" w:rsidTr="00CF593A">
        <w:tc>
          <w:tcPr>
            <w:tcW w:w="468" w:type="dxa"/>
          </w:tcPr>
          <w:p w14:paraId="5EC88F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c</w:t>
            </w:r>
            <w:proofErr w:type="gramEnd"/>
          </w:p>
        </w:tc>
        <w:tc>
          <w:tcPr>
            <w:tcW w:w="1890" w:type="dxa"/>
          </w:tcPr>
          <w:p w14:paraId="4F29660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Charcoal</w:t>
            </w:r>
          </w:p>
        </w:tc>
        <w:tc>
          <w:tcPr>
            <w:tcW w:w="1350" w:type="dxa"/>
          </w:tcPr>
          <w:p w14:paraId="023BC2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9981B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6B6F0E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E9E10D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30F9E7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937BC2E" w14:textId="77777777" w:rsidTr="00CF593A">
        <w:tc>
          <w:tcPr>
            <w:tcW w:w="468" w:type="dxa"/>
          </w:tcPr>
          <w:p w14:paraId="78718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d</w:t>
            </w:r>
            <w:proofErr w:type="gramEnd"/>
          </w:p>
        </w:tc>
        <w:tc>
          <w:tcPr>
            <w:tcW w:w="1890" w:type="dxa"/>
          </w:tcPr>
          <w:p w14:paraId="3730D8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wood carving</w:t>
            </w:r>
          </w:p>
        </w:tc>
        <w:tc>
          <w:tcPr>
            <w:tcW w:w="1350" w:type="dxa"/>
          </w:tcPr>
          <w:p w14:paraId="67E4BB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CFB37A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C930D6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07645C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245F5B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92BF79A" w14:textId="77777777" w:rsidTr="00CF593A">
        <w:tc>
          <w:tcPr>
            <w:tcW w:w="468" w:type="dxa"/>
          </w:tcPr>
          <w:p w14:paraId="6A3B1D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e</w:t>
            </w:r>
            <w:proofErr w:type="gramEnd"/>
          </w:p>
        </w:tc>
        <w:tc>
          <w:tcPr>
            <w:tcW w:w="1890" w:type="dxa"/>
          </w:tcPr>
          <w:p w14:paraId="78EAB41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Wood for poles</w:t>
            </w:r>
          </w:p>
        </w:tc>
        <w:tc>
          <w:tcPr>
            <w:tcW w:w="1350" w:type="dxa"/>
          </w:tcPr>
          <w:p w14:paraId="5F0CDEA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BC795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2C8A6B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6B17F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2678A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48D2BA6" w14:textId="77777777" w:rsidTr="00CF593A">
        <w:trPr>
          <w:trHeight w:val="179"/>
        </w:trPr>
        <w:tc>
          <w:tcPr>
            <w:tcW w:w="468" w:type="dxa"/>
          </w:tcPr>
          <w:p w14:paraId="46C684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f</w:t>
            </w:r>
            <w:proofErr w:type="gramEnd"/>
          </w:p>
        </w:tc>
        <w:tc>
          <w:tcPr>
            <w:tcW w:w="1890" w:type="dxa"/>
          </w:tcPr>
          <w:p w14:paraId="48E7F68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Fruit, nuts, seeds, roots, berries, etc. </w:t>
            </w:r>
          </w:p>
        </w:tc>
        <w:tc>
          <w:tcPr>
            <w:tcW w:w="1350" w:type="dxa"/>
          </w:tcPr>
          <w:p w14:paraId="05E8BFF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D18CE9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BBAD7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9E6E5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0A0B0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4493386" w14:textId="77777777" w:rsidTr="00CF593A">
        <w:tc>
          <w:tcPr>
            <w:tcW w:w="468" w:type="dxa"/>
          </w:tcPr>
          <w:p w14:paraId="16D06F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g</w:t>
            </w:r>
            <w:proofErr w:type="gramEnd"/>
          </w:p>
        </w:tc>
        <w:tc>
          <w:tcPr>
            <w:tcW w:w="1890" w:type="dxa"/>
          </w:tcPr>
          <w:p w14:paraId="55514B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Mushrooms</w:t>
            </w:r>
          </w:p>
        </w:tc>
        <w:tc>
          <w:tcPr>
            <w:tcW w:w="1350" w:type="dxa"/>
          </w:tcPr>
          <w:p w14:paraId="2ACD1F5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A383DC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AA5A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0E58A6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0FA7A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58C8ECA" w14:textId="77777777" w:rsidTr="00CF593A">
        <w:tc>
          <w:tcPr>
            <w:tcW w:w="468" w:type="dxa"/>
          </w:tcPr>
          <w:p w14:paraId="674A8C7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h</w:t>
            </w:r>
            <w:proofErr w:type="gramEnd"/>
          </w:p>
        </w:tc>
        <w:tc>
          <w:tcPr>
            <w:tcW w:w="1890" w:type="dxa"/>
          </w:tcPr>
          <w:p w14:paraId="31FAD96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Fodder</w:t>
            </w:r>
          </w:p>
        </w:tc>
        <w:tc>
          <w:tcPr>
            <w:tcW w:w="1350" w:type="dxa"/>
          </w:tcPr>
          <w:p w14:paraId="7F7395D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0484D3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40C832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B3A66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A7B417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01846BD" w14:textId="77777777" w:rsidTr="00CF593A">
        <w:tc>
          <w:tcPr>
            <w:tcW w:w="468" w:type="dxa"/>
          </w:tcPr>
          <w:p w14:paraId="4C4E93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spellStart"/>
            <w:proofErr w:type="gramStart"/>
            <w:r w:rsidRPr="00676B69">
              <w:rPr>
                <w:rFonts w:ascii="Gill Sans MT" w:hAnsi="Gill Sans MT" w:cs="Times New Roman"/>
              </w:rPr>
              <w:t>i</w:t>
            </w:r>
            <w:proofErr w:type="spellEnd"/>
            <w:proofErr w:type="gramEnd"/>
          </w:p>
        </w:tc>
        <w:tc>
          <w:tcPr>
            <w:tcW w:w="1890" w:type="dxa"/>
          </w:tcPr>
          <w:p w14:paraId="7D7218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Rattan</w:t>
            </w:r>
          </w:p>
        </w:tc>
        <w:tc>
          <w:tcPr>
            <w:tcW w:w="1350" w:type="dxa"/>
          </w:tcPr>
          <w:p w14:paraId="1D1321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1F011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1E51F9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DF959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1DDABE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22B6574" w14:textId="77777777" w:rsidTr="00CF593A">
        <w:tc>
          <w:tcPr>
            <w:tcW w:w="468" w:type="dxa"/>
          </w:tcPr>
          <w:p w14:paraId="0E5E6C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j</w:t>
            </w:r>
            <w:proofErr w:type="gramEnd"/>
          </w:p>
        </w:tc>
        <w:tc>
          <w:tcPr>
            <w:tcW w:w="1890" w:type="dxa"/>
          </w:tcPr>
          <w:p w14:paraId="576C61F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Plant medicines</w:t>
            </w:r>
          </w:p>
        </w:tc>
        <w:tc>
          <w:tcPr>
            <w:tcW w:w="1350" w:type="dxa"/>
          </w:tcPr>
          <w:p w14:paraId="73F724D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B4CF2F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212DE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28F29C2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E5E493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2D5D7463" w14:textId="77777777" w:rsidTr="00CF593A">
        <w:tc>
          <w:tcPr>
            <w:tcW w:w="468" w:type="dxa"/>
          </w:tcPr>
          <w:p w14:paraId="55DFB58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k</w:t>
            </w:r>
            <w:proofErr w:type="gramEnd"/>
          </w:p>
        </w:tc>
        <w:tc>
          <w:tcPr>
            <w:tcW w:w="1890" w:type="dxa"/>
          </w:tcPr>
          <w:p w14:paraId="02440A9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Herbs and spices</w:t>
            </w:r>
          </w:p>
        </w:tc>
        <w:tc>
          <w:tcPr>
            <w:tcW w:w="1350" w:type="dxa"/>
          </w:tcPr>
          <w:p w14:paraId="0755ECD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66C96C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EE04AF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DA9912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D331F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BA351C1" w14:textId="77777777" w:rsidTr="00CF593A">
        <w:tc>
          <w:tcPr>
            <w:tcW w:w="468" w:type="dxa"/>
          </w:tcPr>
          <w:p w14:paraId="7546BBF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l</w:t>
            </w:r>
            <w:proofErr w:type="gramEnd"/>
          </w:p>
        </w:tc>
        <w:tc>
          <w:tcPr>
            <w:tcW w:w="1890" w:type="dxa"/>
          </w:tcPr>
          <w:p w14:paraId="35A640A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Dying/tanning</w:t>
            </w:r>
          </w:p>
        </w:tc>
        <w:tc>
          <w:tcPr>
            <w:tcW w:w="1350" w:type="dxa"/>
          </w:tcPr>
          <w:p w14:paraId="460A666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806AE2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35394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4876367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A14663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02A1C65C" w14:textId="77777777" w:rsidTr="00CF593A">
        <w:tc>
          <w:tcPr>
            <w:tcW w:w="468" w:type="dxa"/>
          </w:tcPr>
          <w:p w14:paraId="4384554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m</w:t>
            </w:r>
            <w:proofErr w:type="gramEnd"/>
          </w:p>
        </w:tc>
        <w:tc>
          <w:tcPr>
            <w:tcW w:w="1890" w:type="dxa"/>
          </w:tcPr>
          <w:p w14:paraId="46C8112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Seeds (for regeneration purposes)</w:t>
            </w:r>
          </w:p>
        </w:tc>
        <w:tc>
          <w:tcPr>
            <w:tcW w:w="1350" w:type="dxa"/>
          </w:tcPr>
          <w:p w14:paraId="0447044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337AC12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074FB31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796DB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116C4B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133C31CA" w14:textId="77777777" w:rsidTr="00CF593A">
        <w:tc>
          <w:tcPr>
            <w:tcW w:w="468" w:type="dxa"/>
          </w:tcPr>
          <w:p w14:paraId="13437C3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n</w:t>
            </w:r>
            <w:proofErr w:type="gramEnd"/>
          </w:p>
        </w:tc>
        <w:tc>
          <w:tcPr>
            <w:tcW w:w="1890" w:type="dxa"/>
          </w:tcPr>
          <w:p w14:paraId="1F00CD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spellStart"/>
            <w:r w:rsidRPr="00676B69">
              <w:rPr>
                <w:rFonts w:ascii="Gill Sans MT" w:hAnsi="Gill Sans MT" w:cs="Times New Roman"/>
              </w:rPr>
              <w:t>Fibres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(for rope,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50" w:type="dxa"/>
          </w:tcPr>
          <w:p w14:paraId="7CD2ED3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42E2D9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13B4712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C6561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285D02A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162B14F" w14:textId="77777777" w:rsidTr="00CF593A">
        <w:tc>
          <w:tcPr>
            <w:tcW w:w="468" w:type="dxa"/>
          </w:tcPr>
          <w:p w14:paraId="074ED9C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o</w:t>
            </w:r>
            <w:proofErr w:type="gramEnd"/>
          </w:p>
        </w:tc>
        <w:tc>
          <w:tcPr>
            <w:tcW w:w="1890" w:type="dxa"/>
          </w:tcPr>
          <w:p w14:paraId="7705F83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Other plant products</w:t>
            </w:r>
          </w:p>
        </w:tc>
        <w:tc>
          <w:tcPr>
            <w:tcW w:w="1350" w:type="dxa"/>
          </w:tcPr>
          <w:p w14:paraId="3B0F598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56EA4EE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5E2035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7AA6A0A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56F141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6EDEA96A" w14:textId="77777777" w:rsidTr="00CF593A">
        <w:tc>
          <w:tcPr>
            <w:tcW w:w="468" w:type="dxa"/>
          </w:tcPr>
          <w:p w14:paraId="723926A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p</w:t>
            </w:r>
            <w:proofErr w:type="gramEnd"/>
          </w:p>
        </w:tc>
        <w:tc>
          <w:tcPr>
            <w:tcW w:w="1890" w:type="dxa"/>
          </w:tcPr>
          <w:p w14:paraId="158D81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Wildlife (including </w:t>
            </w:r>
            <w:proofErr w:type="spellStart"/>
            <w:r w:rsidRPr="00676B69">
              <w:rPr>
                <w:rFonts w:ascii="Gill Sans MT" w:hAnsi="Gill Sans MT" w:cs="Times New Roman"/>
              </w:rPr>
              <w:t>bushmeat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</w:tc>
        <w:tc>
          <w:tcPr>
            <w:tcW w:w="1350" w:type="dxa"/>
          </w:tcPr>
          <w:p w14:paraId="70B9964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1AC6DE7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5A5219D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1AB5D19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4C36D6E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006FB29" w14:textId="77777777" w:rsidTr="00CF593A">
        <w:tc>
          <w:tcPr>
            <w:tcW w:w="468" w:type="dxa"/>
          </w:tcPr>
          <w:p w14:paraId="6F16376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q</w:t>
            </w:r>
            <w:proofErr w:type="gramEnd"/>
          </w:p>
        </w:tc>
        <w:tc>
          <w:tcPr>
            <w:tcW w:w="1890" w:type="dxa"/>
          </w:tcPr>
          <w:p w14:paraId="42573F0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Beekeeping activities (e.g. honey) </w:t>
            </w:r>
          </w:p>
        </w:tc>
        <w:tc>
          <w:tcPr>
            <w:tcW w:w="1350" w:type="dxa"/>
          </w:tcPr>
          <w:p w14:paraId="281AEC8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2BF1CFB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6BA67E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68322E7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682D61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3612A099" w14:textId="77777777" w:rsidTr="00CF593A">
        <w:tc>
          <w:tcPr>
            <w:tcW w:w="468" w:type="dxa"/>
          </w:tcPr>
          <w:p w14:paraId="16DE2B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r</w:t>
            </w:r>
            <w:proofErr w:type="gramEnd"/>
          </w:p>
        </w:tc>
        <w:tc>
          <w:tcPr>
            <w:tcW w:w="1890" w:type="dxa"/>
          </w:tcPr>
          <w:p w14:paraId="6425DB9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Caterpillar</w:t>
            </w:r>
          </w:p>
        </w:tc>
        <w:tc>
          <w:tcPr>
            <w:tcW w:w="1350" w:type="dxa"/>
          </w:tcPr>
          <w:p w14:paraId="1B675D6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6777B8F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76FFFF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5608F3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306F3A0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  <w:tr w:rsidR="00CF593A" w:rsidRPr="00676B69" w14:paraId="77A7E22E" w14:textId="77777777" w:rsidTr="00CF593A">
        <w:tc>
          <w:tcPr>
            <w:tcW w:w="468" w:type="dxa"/>
          </w:tcPr>
          <w:p w14:paraId="03A7D6F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proofErr w:type="gramStart"/>
            <w:r w:rsidRPr="00676B69">
              <w:rPr>
                <w:rFonts w:ascii="Gill Sans MT" w:hAnsi="Gill Sans MT" w:cs="Times New Roman"/>
              </w:rPr>
              <w:t>s</w:t>
            </w:r>
            <w:proofErr w:type="gramEnd"/>
          </w:p>
        </w:tc>
        <w:tc>
          <w:tcPr>
            <w:tcW w:w="1890" w:type="dxa"/>
          </w:tcPr>
          <w:p w14:paraId="58ED885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Other, specify </w:t>
            </w:r>
          </w:p>
        </w:tc>
        <w:tc>
          <w:tcPr>
            <w:tcW w:w="1350" w:type="dxa"/>
          </w:tcPr>
          <w:p w14:paraId="2B94FCB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350" w:type="dxa"/>
          </w:tcPr>
          <w:p w14:paraId="0DB0341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1530" w:type="dxa"/>
          </w:tcPr>
          <w:p w14:paraId="3BCB9CB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250" w:type="dxa"/>
          </w:tcPr>
          <w:p w14:paraId="0D4704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  <w:tc>
          <w:tcPr>
            <w:tcW w:w="2070" w:type="dxa"/>
          </w:tcPr>
          <w:p w14:paraId="78873FC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</w:p>
        </w:tc>
      </w:tr>
    </w:tbl>
    <w:p w14:paraId="7E9CF3D2" w14:textId="77777777" w:rsidR="00AD3137" w:rsidRPr="00676B69" w:rsidRDefault="00AD3137" w:rsidP="007C3C66">
      <w:pPr>
        <w:rPr>
          <w:rFonts w:ascii="Gill Sans MT" w:eastAsia="Calibri" w:hAnsi="Gill Sans MT" w:cs="Times New Roman"/>
          <w:sz w:val="22"/>
          <w:szCs w:val="22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660"/>
        <w:gridCol w:w="3735"/>
        <w:gridCol w:w="3621"/>
      </w:tblGrid>
      <w:tr w:rsidR="00AD3137" w:rsidRPr="00676B69" w14:paraId="07E6C939" w14:textId="77777777" w:rsidTr="00AD3137">
        <w:tc>
          <w:tcPr>
            <w:tcW w:w="4392" w:type="dxa"/>
          </w:tcPr>
          <w:p w14:paraId="6642BBE5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increase - 123</w:t>
            </w:r>
          </w:p>
        </w:tc>
        <w:tc>
          <w:tcPr>
            <w:tcW w:w="4392" w:type="dxa"/>
          </w:tcPr>
          <w:p w14:paraId="292F1CB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Reason for decline - 124</w:t>
            </w:r>
          </w:p>
        </w:tc>
        <w:tc>
          <w:tcPr>
            <w:tcW w:w="4392" w:type="dxa"/>
          </w:tcPr>
          <w:p w14:paraId="0F6DF1E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Response to decline - 125</w:t>
            </w:r>
          </w:p>
        </w:tc>
      </w:tr>
      <w:tr w:rsidR="00AD3137" w:rsidRPr="00676B69" w14:paraId="437D3A72" w14:textId="77777777" w:rsidTr="00AD3137">
        <w:tc>
          <w:tcPr>
            <w:tcW w:w="4392" w:type="dxa"/>
          </w:tcPr>
          <w:p w14:paraId="3BC2450E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1=Less clearing of forests for agriculture</w:t>
            </w:r>
          </w:p>
          <w:p w14:paraId="26E0108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2=Less collection of the product by locals</w:t>
            </w:r>
          </w:p>
          <w:p w14:paraId="7CE6570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3=Less collection of the product from outsiders</w:t>
            </w:r>
          </w:p>
          <w:p w14:paraId="2BA618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4=Reduced use from large-scale commercial users/projects</w:t>
            </w:r>
          </w:p>
          <w:p w14:paraId="1E0A195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5=Changes in management of forests</w:t>
            </w:r>
          </w:p>
          <w:p w14:paraId="047C140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 xml:space="preserve">6=Climatic changes, </w:t>
            </w:r>
            <w:proofErr w:type="spellStart"/>
            <w:r w:rsidRPr="00676B69">
              <w:rPr>
                <w:rFonts w:ascii="Gill Sans MT" w:hAnsi="Gill Sans MT" w:cs="Times New Roman"/>
              </w:rPr>
              <w:t>eg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more rainfall</w:t>
            </w:r>
          </w:p>
          <w:p w14:paraId="2719F59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7=Forest clearing that increases supply of product (</w:t>
            </w:r>
            <w:proofErr w:type="spellStart"/>
            <w:r w:rsidRPr="00676B69">
              <w:rPr>
                <w:rFonts w:ascii="Gill Sans MT" w:hAnsi="Gill Sans MT" w:cs="Times New Roman"/>
              </w:rPr>
              <w:t>eg</w:t>
            </w:r>
            <w:proofErr w:type="spellEnd"/>
            <w:r w:rsidRPr="00676B69">
              <w:rPr>
                <w:rFonts w:ascii="Gill Sans MT" w:hAnsi="Gill Sans MT" w:cs="Times New Roman"/>
              </w:rPr>
              <w:t xml:space="preserve"> </w:t>
            </w:r>
            <w:proofErr w:type="spellStart"/>
            <w:r w:rsidRPr="00676B69">
              <w:rPr>
                <w:rFonts w:ascii="Gill Sans MT" w:hAnsi="Gill Sans MT" w:cs="Times New Roman"/>
              </w:rPr>
              <w:t>fuelwood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  <w:p w14:paraId="29EF648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8=Conservation activities or more sustainable harvesting practices</w:t>
            </w:r>
          </w:p>
          <w:p w14:paraId="5FF0F54C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9=Increased secondary forests (land left to regenerate)</w:t>
            </w:r>
          </w:p>
          <w:p w14:paraId="39FF456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10=Tree planting </w:t>
            </w:r>
          </w:p>
          <w:p w14:paraId="1116E76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11=Improved rights to the product</w:t>
            </w:r>
          </w:p>
          <w:p w14:paraId="36B8F40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12=More illegal access to protected area</w:t>
            </w:r>
          </w:p>
          <w:p w14:paraId="70756E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13=Reduced bush fires</w:t>
            </w:r>
          </w:p>
          <w:p w14:paraId="6424CCE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97=Other, specify</w:t>
            </w:r>
          </w:p>
        </w:tc>
        <w:tc>
          <w:tcPr>
            <w:tcW w:w="4392" w:type="dxa"/>
          </w:tcPr>
          <w:p w14:paraId="72D587C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 xml:space="preserve">1=Reduced forest areas due to small-scale clearing for agriculture </w:t>
            </w:r>
          </w:p>
          <w:p w14:paraId="04C65FD8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2=Reduced forest area due to large-scale projects (plantations, new settlements, mining activities, </w:t>
            </w:r>
            <w:proofErr w:type="spellStart"/>
            <w:r w:rsidRPr="00676B69">
              <w:rPr>
                <w:rFonts w:ascii="Gill Sans MT" w:hAnsi="Gill Sans MT" w:cs="Times New Roman"/>
              </w:rPr>
              <w:t>etc</w:t>
            </w:r>
            <w:proofErr w:type="spellEnd"/>
            <w:r w:rsidRPr="00676B69">
              <w:rPr>
                <w:rFonts w:ascii="Gill Sans MT" w:hAnsi="Gill Sans MT" w:cs="Times New Roman"/>
              </w:rPr>
              <w:t>)</w:t>
            </w:r>
          </w:p>
          <w:p w14:paraId="49579BB0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3=Increased use of the plant/tree due to more local people collecting more</w:t>
            </w:r>
          </w:p>
          <w:p w14:paraId="40FC8D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4=Increased use of the plant/tree due to more people from outsiders </w:t>
            </w:r>
            <w:r w:rsidRPr="00676B69">
              <w:rPr>
                <w:rFonts w:ascii="Gill Sans MT" w:hAnsi="Gill Sans MT" w:cs="Times New Roman"/>
              </w:rPr>
              <w:lastRenderedPageBreak/>
              <w:t>collecting more</w:t>
            </w:r>
          </w:p>
          <w:p w14:paraId="33DE630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5=Timber harvesting </w:t>
            </w:r>
          </w:p>
          <w:p w14:paraId="758A669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6=Charcoal burning </w:t>
            </w:r>
          </w:p>
          <w:p w14:paraId="598DFD7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7=Brick burning </w:t>
            </w:r>
          </w:p>
          <w:p w14:paraId="374216B3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8=Poor harvesting practices</w:t>
            </w:r>
          </w:p>
          <w:p w14:paraId="7D6DA1A6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9=People from outside buying land and restricting access</w:t>
            </w:r>
          </w:p>
          <w:p w14:paraId="71DF483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10=State or local authority restricting access</w:t>
            </w:r>
          </w:p>
          <w:p w14:paraId="1DE2BAB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11=Customary or community restrictions on access</w:t>
            </w:r>
          </w:p>
          <w:p w14:paraId="1E2158F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12=Bush burning/fire</w:t>
            </w:r>
          </w:p>
          <w:p w14:paraId="005DEF5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13=Product attacked/consumed by pests/forest dwelling vermin</w:t>
            </w:r>
          </w:p>
          <w:p w14:paraId="2EB2C12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14=Natural disasters</w:t>
            </w:r>
          </w:p>
          <w:p w14:paraId="1AA7EC81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15=Climatic changes </w:t>
            </w:r>
          </w:p>
          <w:p w14:paraId="3728C6B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97=Other, specify </w:t>
            </w:r>
          </w:p>
        </w:tc>
        <w:tc>
          <w:tcPr>
            <w:tcW w:w="4392" w:type="dxa"/>
          </w:tcPr>
          <w:p w14:paraId="325D0B24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lastRenderedPageBreak/>
              <w:t>1=It did not influence the harvest of forest products</w:t>
            </w:r>
          </w:p>
          <w:p w14:paraId="36812C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2=Increase collection time (including travelling to areas further away)</w:t>
            </w:r>
          </w:p>
          <w:p w14:paraId="149C0FC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3=Buy the product from other suppliers</w:t>
            </w:r>
          </w:p>
          <w:p w14:paraId="42168689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4=Reduce harvesting of the product</w:t>
            </w:r>
          </w:p>
          <w:p w14:paraId="7533FA8D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5=Stop harvesting of the product</w:t>
            </w:r>
          </w:p>
          <w:p w14:paraId="661FE9AF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 xml:space="preserve">6=Substitute with other type of </w:t>
            </w:r>
            <w:r w:rsidRPr="00676B69">
              <w:rPr>
                <w:rFonts w:ascii="Gill Sans MT" w:hAnsi="Gill Sans MT" w:cs="Times New Roman"/>
              </w:rPr>
              <w:lastRenderedPageBreak/>
              <w:t>forest products</w:t>
            </w:r>
          </w:p>
          <w:p w14:paraId="7154BF27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7=Substitute with agricultural products</w:t>
            </w:r>
          </w:p>
          <w:p w14:paraId="5B36408A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8=Conserving standing trees</w:t>
            </w:r>
          </w:p>
          <w:p w14:paraId="4B56D442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9=Planting trees</w:t>
            </w:r>
          </w:p>
          <w:p w14:paraId="5D19D7EB" w14:textId="77777777" w:rsidR="00AD3137" w:rsidRPr="00676B69" w:rsidRDefault="00AD3137" w:rsidP="007C3C66">
            <w:pPr>
              <w:rPr>
                <w:rFonts w:ascii="Gill Sans MT" w:hAnsi="Gill Sans MT" w:cs="Times New Roman"/>
              </w:rPr>
            </w:pPr>
            <w:r w:rsidRPr="00676B69">
              <w:rPr>
                <w:rFonts w:ascii="Gill Sans MT" w:hAnsi="Gill Sans MT" w:cs="Times New Roman"/>
              </w:rPr>
              <w:t>10=Restricting access/use of forest</w:t>
            </w:r>
          </w:p>
        </w:tc>
      </w:tr>
    </w:tbl>
    <w:p w14:paraId="63335BAC" w14:textId="77777777" w:rsidR="00FA13E0" w:rsidRPr="00676B69" w:rsidRDefault="00FA13E0" w:rsidP="007F5705">
      <w:pPr>
        <w:rPr>
          <w:rFonts w:ascii="Gill Sans MT" w:hAnsi="Gill Sans MT"/>
          <w:color w:val="000000" w:themeColor="text1"/>
          <w:sz w:val="22"/>
          <w:szCs w:val="22"/>
        </w:rPr>
      </w:pPr>
    </w:p>
    <w:p w14:paraId="1798D5E9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5A2E20" w:rsidRPr="00676B69" w14:paraId="5FC491A1" w14:textId="77777777" w:rsidTr="00015DCC">
        <w:trPr>
          <w:trHeight w:val="727"/>
        </w:trPr>
        <w:tc>
          <w:tcPr>
            <w:tcW w:w="10618" w:type="dxa"/>
            <w:shd w:val="clear" w:color="auto" w:fill="D6E3BC" w:themeFill="accent3" w:themeFillTint="66"/>
          </w:tcPr>
          <w:p w14:paraId="76E41235" w14:textId="0FE88DC8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FB81EB7" w14:textId="77777777" w:rsidR="00CF593A" w:rsidRDefault="00015DCC" w:rsidP="00015DCC">
            <w:pPr>
              <w:rPr>
                <w:ins w:id="1229" w:author="Aleta Haflett" w:date="2014-11-19T16:49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What </w:t>
            </w:r>
            <w:commentRangeStart w:id="1230"/>
            <w:r w:rsidRPr="00676B69">
              <w:rPr>
                <w:rFonts w:ascii="Gill Sans MT" w:hAnsi="Gill Sans MT"/>
                <w:sz w:val="22"/>
                <w:szCs w:val="22"/>
              </w:rPr>
              <w:t xml:space="preserve">actions </w:t>
            </w:r>
            <w:commentRangeEnd w:id="1230"/>
            <w:r w:rsidR="005E3581">
              <w:rPr>
                <w:rStyle w:val="CommentReference"/>
                <w:rFonts w:eastAsiaTheme="minorHAnsi"/>
              </w:rPr>
              <w:commentReference w:id="1230"/>
            </w:r>
            <w:r w:rsidRPr="00676B69">
              <w:rPr>
                <w:rFonts w:ascii="Gill Sans MT" w:hAnsi="Gill Sans MT"/>
                <w:sz w:val="22"/>
                <w:szCs w:val="22"/>
              </w:rPr>
              <w:t>are the district or local government taking to stop deforestation and forest degradation</w:t>
            </w:r>
            <w:ins w:id="1231" w:author="usaiduser" w:date="2014-11-09T09:58:00Z">
              <w:r w:rsidR="005E3581">
                <w:rPr>
                  <w:rFonts w:ascii="Gill Sans MT" w:hAnsi="Gill Sans MT"/>
                  <w:sz w:val="22"/>
                  <w:szCs w:val="22"/>
                </w:rPr>
                <w:t xml:space="preserve"> in your community</w:t>
              </w:r>
            </w:ins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0A3E379F" w14:textId="6793DBEA" w:rsidR="002D486F" w:rsidRPr="002D486F" w:rsidRDefault="002D486F" w:rsidP="00015DCC">
            <w:pPr>
              <w:rPr>
                <w:ins w:id="1232" w:author="Aleta Haflett" w:date="2014-11-19T16:46:00Z"/>
                <w:rFonts w:ascii="Gill Sans MT" w:hAnsi="Gill Sans MT"/>
                <w:i/>
                <w:sz w:val="22"/>
                <w:szCs w:val="22"/>
              </w:rPr>
            </w:pPr>
            <w:ins w:id="1233" w:author="Aleta Haflett" w:date="2014-11-19T16:49:00Z">
              <w:r>
                <w:rPr>
                  <w:rFonts w:ascii="Gill Sans MT" w:hAnsi="Gill Sans MT"/>
                  <w:i/>
                  <w:sz w:val="22"/>
                  <w:szCs w:val="22"/>
                </w:rPr>
                <w:t xml:space="preserve">Probe and code. Select all that apply. </w:t>
              </w:r>
            </w:ins>
          </w:p>
          <w:p w14:paraId="4ED7F898" w14:textId="446EBC53" w:rsidR="00CF593A" w:rsidRDefault="002D486F" w:rsidP="00015DCC">
            <w:pPr>
              <w:rPr>
                <w:ins w:id="1234" w:author="Aleta Haflett" w:date="2014-11-19T16:48:00Z"/>
                <w:rFonts w:ascii="Gill Sans MT" w:hAnsi="Gill Sans MT"/>
                <w:sz w:val="22"/>
                <w:szCs w:val="22"/>
              </w:rPr>
            </w:pPr>
            <w:ins w:id="1235" w:author="Aleta Haflett" w:date="2014-11-19T16:46:00Z">
              <w:r>
                <w:rPr>
                  <w:rFonts w:ascii="Gill Sans MT" w:hAnsi="Gill Sans MT"/>
                  <w:sz w:val="22"/>
                  <w:szCs w:val="22"/>
                </w:rPr>
                <w:t xml:space="preserve">1=Provide </w:t>
              </w:r>
            </w:ins>
            <w:ins w:id="1236" w:author="Aleta Haflett" w:date="2014-11-19T16:50:00Z">
              <w:r>
                <w:rPr>
                  <w:rFonts w:ascii="Gill Sans MT" w:hAnsi="Gill Sans MT"/>
                  <w:sz w:val="22"/>
                  <w:szCs w:val="22"/>
                </w:rPr>
                <w:t>e</w:t>
              </w:r>
            </w:ins>
            <w:ins w:id="1237" w:author="Aleta Haflett" w:date="2014-11-19T16:46:00Z">
              <w:r w:rsidR="00CF593A">
                <w:rPr>
                  <w:rFonts w:ascii="Gill Sans MT" w:hAnsi="Gill Sans MT"/>
                  <w:sz w:val="22"/>
                  <w:szCs w:val="22"/>
                </w:rPr>
                <w:t xml:space="preserve">ducation and training on </w:t>
              </w:r>
            </w:ins>
            <w:ins w:id="1238" w:author="Aleta Haflett" w:date="2014-11-19T16:48:00Z">
              <w:r>
                <w:rPr>
                  <w:rFonts w:ascii="Gill Sans MT" w:hAnsi="Gill Sans MT"/>
                  <w:sz w:val="22"/>
                  <w:szCs w:val="22"/>
                </w:rPr>
                <w:t xml:space="preserve">ways to stop deforestation/degradation </w:t>
              </w:r>
            </w:ins>
          </w:p>
          <w:p w14:paraId="10267230" w14:textId="040873C5" w:rsidR="002D486F" w:rsidRDefault="002D486F" w:rsidP="00015DCC">
            <w:pPr>
              <w:rPr>
                <w:ins w:id="1239" w:author="Aleta Haflett" w:date="2014-11-19T16:48:00Z"/>
                <w:rFonts w:ascii="Gill Sans MT" w:hAnsi="Gill Sans MT"/>
                <w:sz w:val="22"/>
                <w:szCs w:val="22"/>
              </w:rPr>
            </w:pPr>
            <w:ins w:id="1240" w:author="Aleta Haflett" w:date="2014-11-19T16:48:00Z">
              <w:r>
                <w:rPr>
                  <w:rFonts w:ascii="Gill Sans MT" w:hAnsi="Gill Sans MT"/>
                  <w:sz w:val="22"/>
                  <w:szCs w:val="22"/>
                </w:rPr>
                <w:t xml:space="preserve">2=Providing cash incentives for participating in activities that stop deforestation/degradation </w:t>
              </w:r>
            </w:ins>
          </w:p>
          <w:p w14:paraId="661BD9C2" w14:textId="31F5FFB2" w:rsidR="002D486F" w:rsidRDefault="002D486F" w:rsidP="00015DCC">
            <w:pPr>
              <w:rPr>
                <w:ins w:id="1241" w:author="Aleta Haflett" w:date="2014-11-19T16:49:00Z"/>
                <w:rFonts w:ascii="Gill Sans MT" w:hAnsi="Gill Sans MT"/>
                <w:sz w:val="22"/>
                <w:szCs w:val="22"/>
              </w:rPr>
            </w:pPr>
            <w:ins w:id="1242" w:author="Aleta Haflett" w:date="2014-11-19T16:48:00Z">
              <w:r>
                <w:rPr>
                  <w:rFonts w:ascii="Gill Sans MT" w:hAnsi="Gill Sans MT"/>
                  <w:sz w:val="22"/>
                  <w:szCs w:val="22"/>
                </w:rPr>
                <w:t>3=</w:t>
              </w:r>
            </w:ins>
            <w:ins w:id="1243" w:author="Aleta Haflett" w:date="2014-11-19T16:49:00Z">
              <w:r>
                <w:rPr>
                  <w:rFonts w:ascii="Gill Sans MT" w:hAnsi="Gill Sans MT"/>
                  <w:sz w:val="22"/>
                  <w:szCs w:val="22"/>
                </w:rPr>
                <w:t xml:space="preserve"> Providing in-kind incentives for participating in activities that stop deforestation/degradation</w:t>
              </w:r>
            </w:ins>
          </w:p>
          <w:p w14:paraId="2E688AEF" w14:textId="7388C7DB" w:rsidR="002D486F" w:rsidRDefault="002D486F" w:rsidP="00015DCC">
            <w:pPr>
              <w:rPr>
                <w:ins w:id="1244" w:author="Aleta Haflett" w:date="2014-11-19T16:50:00Z"/>
                <w:rFonts w:ascii="Gill Sans MT" w:hAnsi="Gill Sans MT"/>
                <w:sz w:val="22"/>
                <w:szCs w:val="22"/>
              </w:rPr>
            </w:pPr>
            <w:ins w:id="1245" w:author="Aleta Haflett" w:date="2014-11-19T16:49:00Z">
              <w:r>
                <w:rPr>
                  <w:rFonts w:ascii="Gill Sans MT" w:hAnsi="Gill Sans MT"/>
                  <w:sz w:val="22"/>
                  <w:szCs w:val="22"/>
                </w:rPr>
                <w:t xml:space="preserve">4=Creating stricter rules/punishments for activities that increase deforestation/degradation </w:t>
              </w:r>
            </w:ins>
          </w:p>
          <w:p w14:paraId="2EB1C6BB" w14:textId="7521BDE3" w:rsidR="002D486F" w:rsidRDefault="002D486F" w:rsidP="002D486F">
            <w:pPr>
              <w:rPr>
                <w:ins w:id="1246" w:author="Aleta Haflett" w:date="2014-11-19T16:51:00Z"/>
                <w:rFonts w:ascii="Gill Sans MT" w:hAnsi="Gill Sans MT"/>
                <w:sz w:val="22"/>
                <w:szCs w:val="22"/>
              </w:rPr>
            </w:pPr>
            <w:ins w:id="1247" w:author="Aleta Haflett" w:date="2014-11-19T16:50:00Z">
              <w:r>
                <w:rPr>
                  <w:rFonts w:ascii="Gill Sans MT" w:hAnsi="Gill Sans MT"/>
                  <w:sz w:val="22"/>
                  <w:szCs w:val="22"/>
                </w:rPr>
                <w:t xml:space="preserve">5=Increased monitoring/enforcement </w:t>
              </w:r>
            </w:ins>
            <w:ins w:id="1248" w:author="Aleta Haflett" w:date="2014-11-19T16:51:00Z">
              <w:r>
                <w:rPr>
                  <w:rFonts w:ascii="Gill Sans MT" w:hAnsi="Gill Sans MT"/>
                  <w:sz w:val="22"/>
                  <w:szCs w:val="22"/>
                </w:rPr>
                <w:t xml:space="preserve">for activities that increase deforestation/degradation </w:t>
              </w:r>
            </w:ins>
          </w:p>
          <w:p w14:paraId="2A7E9205" w14:textId="54B49AAA" w:rsidR="002D486F" w:rsidRPr="002D486F" w:rsidRDefault="002D486F" w:rsidP="002D486F">
            <w:pPr>
              <w:rPr>
                <w:ins w:id="1249" w:author="Aleta Haflett" w:date="2014-11-19T16:51:00Z"/>
                <w:rFonts w:ascii="Gill Sans MT" w:hAnsi="Gill Sans MT"/>
                <w:sz w:val="20"/>
                <w:szCs w:val="20"/>
              </w:rPr>
            </w:pPr>
            <w:ins w:id="1250" w:author="Aleta Haflett" w:date="2014-11-19T16:51:00Z">
              <w:r w:rsidRPr="002D486F">
                <w:rPr>
                  <w:rFonts w:ascii="Gill Sans MT" w:hAnsi="Gill Sans MT"/>
                  <w:sz w:val="20"/>
                  <w:szCs w:val="20"/>
                </w:rPr>
                <w:t xml:space="preserve">97=Other, specify </w:t>
              </w:r>
            </w:ins>
          </w:p>
          <w:p w14:paraId="015A2C54" w14:textId="77777777" w:rsidR="00CF593A" w:rsidRDefault="00CF593A" w:rsidP="00015DCC">
            <w:pPr>
              <w:rPr>
                <w:ins w:id="1251" w:author="Aleta Haflett" w:date="2014-11-19T16:46:00Z"/>
                <w:rFonts w:ascii="Gill Sans MT" w:hAnsi="Gill Sans MT"/>
                <w:sz w:val="22"/>
                <w:szCs w:val="22"/>
              </w:rPr>
            </w:pPr>
          </w:p>
          <w:p w14:paraId="7F9ADCDB" w14:textId="057F57DB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In your opinion, are these actions effective or successful at stopping deforestation and/or forest </w:t>
            </w:r>
            <w:commentRangeStart w:id="1252"/>
            <w:r w:rsidRPr="00676B69">
              <w:rPr>
                <w:rFonts w:ascii="Gill Sans MT" w:hAnsi="Gill Sans MT"/>
                <w:sz w:val="22"/>
                <w:szCs w:val="22"/>
              </w:rPr>
              <w:t>degradation</w:t>
            </w:r>
            <w:commentRangeEnd w:id="1252"/>
            <w:r w:rsidR="005E3581">
              <w:rPr>
                <w:rStyle w:val="CommentReference"/>
                <w:rFonts w:eastAsiaTheme="minorHAnsi"/>
              </w:rPr>
              <w:commentReference w:id="1252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? </w:t>
            </w:r>
          </w:p>
          <w:p w14:paraId="30D421E3" w14:textId="77777777" w:rsidR="00CF593A" w:rsidRDefault="00CF593A" w:rsidP="00CF593A">
            <w:pPr>
              <w:rPr>
                <w:ins w:id="1253" w:author="Aleta Haflett" w:date="2014-11-19T16:46:00Z"/>
                <w:rFonts w:ascii="Gill Sans MT" w:hAnsi="Gill Sans MT"/>
                <w:sz w:val="22"/>
                <w:szCs w:val="22"/>
              </w:rPr>
            </w:pPr>
            <w:ins w:id="1254" w:author="Aleta Haflett" w:date="2014-11-19T16:46:00Z">
              <w:r>
                <w:rPr>
                  <w:rFonts w:ascii="Gill Sans MT" w:hAnsi="Gill Sans MT"/>
                  <w:sz w:val="22"/>
                  <w:szCs w:val="22"/>
                </w:rPr>
                <w:t>0=No</w:t>
              </w:r>
            </w:ins>
          </w:p>
          <w:p w14:paraId="5524C2BB" w14:textId="77777777" w:rsidR="00CF593A" w:rsidRDefault="00CF593A" w:rsidP="00CF593A">
            <w:pPr>
              <w:rPr>
                <w:ins w:id="1255" w:author="Aleta Haflett" w:date="2014-11-19T16:46:00Z"/>
                <w:rFonts w:ascii="Gill Sans MT" w:hAnsi="Gill Sans MT"/>
                <w:sz w:val="22"/>
                <w:szCs w:val="22"/>
              </w:rPr>
            </w:pPr>
            <w:ins w:id="1256" w:author="Aleta Haflett" w:date="2014-11-19T16:46:00Z">
              <w:r>
                <w:rPr>
                  <w:rFonts w:ascii="Gill Sans MT" w:hAnsi="Gill Sans MT"/>
                  <w:sz w:val="22"/>
                  <w:szCs w:val="22"/>
                </w:rPr>
                <w:t>1=Yes</w:t>
              </w:r>
            </w:ins>
          </w:p>
          <w:p w14:paraId="7E4F526D" w14:textId="77777777" w:rsidR="00CF593A" w:rsidRDefault="00CF593A" w:rsidP="00CF593A">
            <w:pPr>
              <w:rPr>
                <w:ins w:id="1257" w:author="Aleta Haflett" w:date="2014-11-19T16:46:00Z"/>
                <w:rFonts w:ascii="Gill Sans MT" w:hAnsi="Gill Sans MT"/>
                <w:sz w:val="22"/>
                <w:szCs w:val="22"/>
              </w:rPr>
            </w:pPr>
            <w:ins w:id="1258" w:author="Aleta Haflett" w:date="2014-11-19T16:46:00Z">
              <w:r>
                <w:rPr>
                  <w:rFonts w:ascii="Gill Sans MT" w:hAnsi="Gill Sans MT"/>
                  <w:sz w:val="22"/>
                  <w:szCs w:val="22"/>
                </w:rPr>
                <w:t>888=Don’t know</w:t>
              </w:r>
            </w:ins>
          </w:p>
          <w:p w14:paraId="338903F3" w14:textId="392EAE0D" w:rsidR="005A2E20" w:rsidRPr="002D486F" w:rsidRDefault="00CF593A" w:rsidP="005A2E20">
            <w:pPr>
              <w:rPr>
                <w:rFonts w:ascii="Gill Sans MT" w:hAnsi="Gill Sans MT"/>
                <w:sz w:val="22"/>
                <w:szCs w:val="22"/>
              </w:rPr>
            </w:pPr>
            <w:ins w:id="1259" w:author="Aleta Haflett" w:date="2014-11-19T16:46:00Z">
              <w:r>
                <w:rPr>
                  <w:rFonts w:ascii="Gill Sans MT" w:hAnsi="Gill Sans MT"/>
                  <w:sz w:val="22"/>
                  <w:szCs w:val="22"/>
                </w:rPr>
                <w:t>999=Prefer not to reply</w:t>
              </w:r>
            </w:ins>
          </w:p>
          <w:p w14:paraId="63A8DA1E" w14:textId="77777777" w:rsidR="005A2E20" w:rsidRPr="00676B69" w:rsidRDefault="005A2E20" w:rsidP="005A2E20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48559DF0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18"/>
      </w:tblGrid>
      <w:tr w:rsidR="00015DCC" w:rsidRPr="00676B69" w14:paraId="37D3BABF" w14:textId="77777777" w:rsidTr="00015DCC">
        <w:trPr>
          <w:trHeight w:val="189"/>
        </w:trPr>
        <w:tc>
          <w:tcPr>
            <w:tcW w:w="10618" w:type="dxa"/>
            <w:shd w:val="clear" w:color="auto" w:fill="D6E3BC" w:themeFill="accent3" w:themeFillTint="66"/>
          </w:tcPr>
          <w:p w14:paraId="6DFAB47D" w14:textId="160ED68D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6F75741" w14:textId="77777777" w:rsidR="00CF593A" w:rsidRDefault="00015DCC" w:rsidP="00015DCC">
            <w:pPr>
              <w:rPr>
                <w:ins w:id="1260" w:author="Aleta Haflett" w:date="2014-11-19T16:45:00Z"/>
                <w:rFonts w:ascii="Gill Sans MT" w:hAnsi="Gill Sans MT"/>
                <w:sz w:val="22"/>
                <w:szCs w:val="22"/>
              </w:rPr>
            </w:pPr>
            <w:r w:rsidRPr="00676B69">
              <w:rPr>
                <w:rFonts w:ascii="Gill Sans MT" w:hAnsi="Gill Sans MT"/>
                <w:sz w:val="22"/>
                <w:szCs w:val="22"/>
              </w:rPr>
              <w:t xml:space="preserve">Are you aware of any major policy shifts (past # years) that affect the utilization of forests by local users? </w:t>
            </w:r>
          </w:p>
          <w:p w14:paraId="6347A074" w14:textId="77777777" w:rsidR="00CF593A" w:rsidRDefault="00CF593A" w:rsidP="00015DCC">
            <w:pPr>
              <w:rPr>
                <w:ins w:id="1261" w:author="Aleta Haflett" w:date="2014-11-19T16:45:00Z"/>
                <w:rFonts w:ascii="Gill Sans MT" w:hAnsi="Gill Sans MT"/>
                <w:sz w:val="22"/>
                <w:szCs w:val="22"/>
              </w:rPr>
            </w:pPr>
            <w:ins w:id="1262" w:author="Aleta Haflett" w:date="2014-11-19T16:45:00Z">
              <w:r>
                <w:rPr>
                  <w:rFonts w:ascii="Gill Sans MT" w:hAnsi="Gill Sans MT"/>
                  <w:sz w:val="22"/>
                  <w:szCs w:val="22"/>
                </w:rPr>
                <w:t>0=No</w:t>
              </w:r>
            </w:ins>
          </w:p>
          <w:p w14:paraId="4DE3675E" w14:textId="77777777" w:rsidR="00CF593A" w:rsidRDefault="00CF593A" w:rsidP="00015DCC">
            <w:pPr>
              <w:rPr>
                <w:ins w:id="1263" w:author="Aleta Haflett" w:date="2014-11-19T16:45:00Z"/>
                <w:rFonts w:ascii="Gill Sans MT" w:hAnsi="Gill Sans MT"/>
                <w:sz w:val="22"/>
                <w:szCs w:val="22"/>
              </w:rPr>
            </w:pPr>
            <w:ins w:id="1264" w:author="Aleta Haflett" w:date="2014-11-19T16:45:00Z">
              <w:r>
                <w:rPr>
                  <w:rFonts w:ascii="Gill Sans MT" w:hAnsi="Gill Sans MT"/>
                  <w:sz w:val="22"/>
                  <w:szCs w:val="22"/>
                </w:rPr>
                <w:t>1=Yes</w:t>
              </w:r>
            </w:ins>
          </w:p>
          <w:p w14:paraId="5953F354" w14:textId="637C0B3C" w:rsidR="00CF593A" w:rsidRDefault="00CF593A" w:rsidP="00015DCC">
            <w:pPr>
              <w:rPr>
                <w:ins w:id="1265" w:author="Aleta Haflett" w:date="2014-11-19T16:45:00Z"/>
                <w:rFonts w:ascii="Gill Sans MT" w:hAnsi="Gill Sans MT"/>
                <w:sz w:val="22"/>
                <w:szCs w:val="22"/>
              </w:rPr>
            </w:pPr>
            <w:ins w:id="1266" w:author="Aleta Haflett" w:date="2014-11-19T16:45:00Z">
              <w:r>
                <w:rPr>
                  <w:rFonts w:ascii="Gill Sans MT" w:hAnsi="Gill Sans MT"/>
                  <w:sz w:val="22"/>
                  <w:szCs w:val="22"/>
                </w:rPr>
                <w:t>888=Don’t know</w:t>
              </w:r>
            </w:ins>
          </w:p>
          <w:p w14:paraId="28C7DA4F" w14:textId="5249AE7F" w:rsidR="00CF593A" w:rsidRDefault="00CF593A" w:rsidP="00015DCC">
            <w:pPr>
              <w:rPr>
                <w:ins w:id="1267" w:author="Aleta Haflett" w:date="2014-11-19T16:45:00Z"/>
                <w:rFonts w:ascii="Gill Sans MT" w:hAnsi="Gill Sans MT"/>
                <w:sz w:val="22"/>
                <w:szCs w:val="22"/>
              </w:rPr>
            </w:pPr>
            <w:ins w:id="1268" w:author="Aleta Haflett" w:date="2014-11-19T16:45:00Z">
              <w:r>
                <w:rPr>
                  <w:rFonts w:ascii="Gill Sans MT" w:hAnsi="Gill Sans MT"/>
                  <w:sz w:val="22"/>
                  <w:szCs w:val="22"/>
                </w:rPr>
                <w:t>999=Prefer not to reply</w:t>
              </w:r>
            </w:ins>
          </w:p>
          <w:p w14:paraId="2E7540E7" w14:textId="77777777" w:rsidR="00CF593A" w:rsidRDefault="00CF593A" w:rsidP="00015DCC">
            <w:pPr>
              <w:rPr>
                <w:ins w:id="1269" w:author="Aleta Haflett" w:date="2014-11-19T16:45:00Z"/>
                <w:rFonts w:ascii="Gill Sans MT" w:hAnsi="Gill Sans MT"/>
                <w:sz w:val="22"/>
                <w:szCs w:val="22"/>
              </w:rPr>
            </w:pPr>
          </w:p>
          <w:p w14:paraId="5A027290" w14:textId="39DB55BF" w:rsidR="00015DCC" w:rsidRPr="00676B69" w:rsidRDefault="00015DCC" w:rsidP="00015DCC">
            <w:pPr>
              <w:rPr>
                <w:rFonts w:ascii="Gill Sans MT" w:hAnsi="Gill Sans MT"/>
                <w:sz w:val="22"/>
                <w:szCs w:val="22"/>
              </w:rPr>
            </w:pPr>
            <w:commentRangeStart w:id="1270"/>
            <w:r w:rsidRPr="00676B69">
              <w:rPr>
                <w:rFonts w:ascii="Gill Sans MT" w:hAnsi="Gill Sans MT"/>
                <w:sz w:val="22"/>
                <w:szCs w:val="22"/>
              </w:rPr>
              <w:t>If</w:t>
            </w:r>
            <w:commentRangeEnd w:id="1270"/>
            <w:r w:rsidR="000922B6">
              <w:rPr>
                <w:rStyle w:val="CommentReference"/>
                <w:rFonts w:eastAsiaTheme="minorHAnsi"/>
              </w:rPr>
              <w:commentReference w:id="1270"/>
            </w:r>
            <w:r w:rsidRPr="00676B69">
              <w:rPr>
                <w:rFonts w:ascii="Gill Sans MT" w:hAnsi="Gill Sans MT"/>
                <w:sz w:val="22"/>
                <w:szCs w:val="22"/>
              </w:rPr>
              <w:t xml:space="preserve"> so, what are they?</w:t>
            </w:r>
          </w:p>
          <w:p w14:paraId="45EB07EF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649C44A6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  <w:p w14:paraId="45A075CB" w14:textId="77777777" w:rsidR="00015DCC" w:rsidRPr="00676B69" w:rsidRDefault="00015DCC" w:rsidP="00015DCC">
            <w:pPr>
              <w:rPr>
                <w:rFonts w:ascii="Gill Sans MT" w:hAnsi="Gill Sans MT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564B4F4A" w14:textId="77777777" w:rsidR="005A2E20" w:rsidRPr="00676B69" w:rsidRDefault="005A2E20" w:rsidP="005A2E20">
      <w:pPr>
        <w:rPr>
          <w:rFonts w:ascii="Gill Sans MT" w:hAnsi="Gill Sans MT"/>
          <w:sz w:val="22"/>
          <w:szCs w:val="22"/>
        </w:rPr>
      </w:pPr>
    </w:p>
    <w:p w14:paraId="41E5E9BA" w14:textId="77777777" w:rsidR="005A2E20" w:rsidRPr="00676B69" w:rsidRDefault="005A2E20" w:rsidP="007C3C66">
      <w:pPr>
        <w:rPr>
          <w:rFonts w:ascii="Gill Sans MT" w:hAnsi="Gill Sans MT"/>
          <w:b/>
          <w:color w:val="000000" w:themeColor="text1"/>
          <w:sz w:val="22"/>
          <w:szCs w:val="22"/>
        </w:rPr>
      </w:pPr>
    </w:p>
    <w:p w14:paraId="034066AF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44449AA4" w14:textId="77777777" w:rsidR="00334EFB" w:rsidRPr="00676B69" w:rsidRDefault="00334EFB" w:rsidP="007C3C66">
      <w:pPr>
        <w:ind w:right="-108"/>
        <w:rPr>
          <w:rFonts w:ascii="Gill Sans MT" w:hAnsi="Gill Sans MT"/>
          <w:sz w:val="22"/>
          <w:szCs w:val="22"/>
        </w:rPr>
      </w:pPr>
    </w:p>
    <w:p w14:paraId="6D3E0B00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21DD6B18" w14:textId="77777777" w:rsidR="005A2E20" w:rsidRPr="00676B69" w:rsidRDefault="005A2E20" w:rsidP="007C3C66">
      <w:pPr>
        <w:rPr>
          <w:rFonts w:ascii="Gill Sans MT" w:hAnsi="Gill Sans MT"/>
          <w:sz w:val="22"/>
          <w:szCs w:val="22"/>
        </w:rPr>
      </w:pPr>
    </w:p>
    <w:p w14:paraId="13782E00" w14:textId="005E4EA2" w:rsidR="00F35D3A" w:rsidRPr="00676B69" w:rsidRDefault="00F35D3A" w:rsidP="00F35D3A">
      <w:pPr>
        <w:rPr>
          <w:rFonts w:ascii="Gill Sans MT" w:hAnsi="Gill Sans MT"/>
          <w:bCs/>
          <w:sz w:val="22"/>
          <w:szCs w:val="22"/>
        </w:rPr>
      </w:pPr>
    </w:p>
    <w:sectPr w:rsidR="00F35D3A" w:rsidRPr="00676B69" w:rsidSect="00536BBF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Heather Huntington" w:date="2014-11-07T09:58:00Z" w:initials="HH">
    <w:p w14:paraId="5B5502E6" w14:textId="0498526D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Please excuse the formatting and lack of skips for all sections. We will get this cleaned up before it goes out for external review. </w:t>
      </w:r>
    </w:p>
    <w:p w14:paraId="675D23E5" w14:textId="77777777" w:rsidR="00FE473A" w:rsidRDefault="00FE473A">
      <w:pPr>
        <w:pStyle w:val="CommentText"/>
      </w:pPr>
    </w:p>
    <w:p w14:paraId="77117FFB" w14:textId="7B36E912" w:rsidR="00FE473A" w:rsidRDefault="00FE473A">
      <w:pPr>
        <w:pStyle w:val="CommentText"/>
      </w:pPr>
      <w:r>
        <w:t xml:space="preserve">The questions for open-ended discussions with the KII Forest are highlighted in light green. </w:t>
      </w:r>
    </w:p>
  </w:comment>
  <w:comment w:id="32" w:author="usaiduser" w:date="2014-11-09T05:41:00Z" w:initials="u">
    <w:p w14:paraId="5BDEF7CF" w14:textId="23C30B79" w:rsidR="00FE473A" w:rsidRDefault="00FE473A">
      <w:pPr>
        <w:pStyle w:val="CommentText"/>
      </w:pPr>
      <w:r>
        <w:rPr>
          <w:rStyle w:val="CommentReference"/>
        </w:rPr>
        <w:annotationRef/>
      </w:r>
      <w:r>
        <w:t>May want to add hint here to explain what is meant by “reforestation”</w:t>
      </w:r>
    </w:p>
  </w:comment>
  <w:comment w:id="78" w:author="usaiduser" w:date="2014-11-09T09:23:00Z" w:initials="u">
    <w:p w14:paraId="0968FBC0" w14:textId="4B8502FB" w:rsidR="00FE473A" w:rsidRDefault="00FE473A">
      <w:pPr>
        <w:pStyle w:val="CommentText"/>
      </w:pPr>
      <w:r>
        <w:rPr>
          <w:rStyle w:val="CommentReference"/>
        </w:rPr>
        <w:annotationRef/>
      </w:r>
      <w:r>
        <w:t>I presume this can be auto-filled from the previous question in ODK</w:t>
      </w:r>
    </w:p>
  </w:comment>
  <w:comment w:id="79" w:author="Heather Huntington" w:date="2014-11-18T23:47:00Z" w:initials="HH">
    <w:p w14:paraId="1F9F2C5B" w14:textId="0C7E0ECF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Question removed because it was asked previously. </w:t>
      </w:r>
    </w:p>
  </w:comment>
  <w:comment w:id="99" w:author="usaiduser" w:date="2014-11-19T14:26:00Z" w:initials="u">
    <w:p w14:paraId="5AE4A50D" w14:textId="77777777" w:rsidR="00FE473A" w:rsidRDefault="00FE473A" w:rsidP="0094769A">
      <w:pPr>
        <w:pStyle w:val="CommentText"/>
      </w:pPr>
      <w:r>
        <w:rPr>
          <w:rStyle w:val="CommentReference"/>
        </w:rPr>
        <w:annotationRef/>
      </w:r>
      <w:r>
        <w:t>Please use closed response codes here.</w:t>
      </w:r>
    </w:p>
  </w:comment>
  <w:comment w:id="104" w:author="usaiduser" w:date="2014-11-19T14:25:00Z" w:initials="u">
    <w:p w14:paraId="05B2FE0F" w14:textId="77777777" w:rsidR="00FE473A" w:rsidRDefault="00FE473A" w:rsidP="0094769A">
      <w:pPr>
        <w:pStyle w:val="CommentText"/>
      </w:pPr>
      <w:r>
        <w:rPr>
          <w:rStyle w:val="CommentReference"/>
        </w:rPr>
        <w:annotationRef/>
      </w:r>
      <w:r>
        <w:t>Suggest adding a separate field for the response unit (in addition to #).</w:t>
      </w:r>
    </w:p>
  </w:comment>
  <w:comment w:id="105" w:author="Heather Huntington" w:date="2014-11-19T14:25:00Z" w:initials="HH">
    <w:p w14:paraId="3EC93388" w14:textId="77777777" w:rsidR="00FE473A" w:rsidRDefault="00FE473A" w:rsidP="0094769A">
      <w:pPr>
        <w:pStyle w:val="CommentText"/>
      </w:pPr>
      <w:r>
        <w:rPr>
          <w:rStyle w:val="CommentReference"/>
        </w:rPr>
        <w:annotationRef/>
      </w:r>
      <w:r>
        <w:t xml:space="preserve">Aleta – can you fix this series of questions? We need to divide this into 3 questions – product, amount that can be harvested and unit. Please use the product list on page 14 below. </w:t>
      </w:r>
    </w:p>
  </w:comment>
  <w:comment w:id="219" w:author="usaiduser" w:date="2014-11-09T09:26:00Z" w:initials="u">
    <w:p w14:paraId="164A015A" w14:textId="147F04A7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Please code responses to at least this first question (y/n) and ideally the next one (is it and fair efficient) on a </w:t>
      </w:r>
      <w:proofErr w:type="spellStart"/>
      <w:r>
        <w:t>Lickert</w:t>
      </w:r>
      <w:proofErr w:type="spellEnd"/>
      <w:r>
        <w:t xml:space="preserve"> scale.</w:t>
      </w:r>
    </w:p>
  </w:comment>
  <w:comment w:id="272" w:author="usaiduser" w:date="2014-11-09T09:27:00Z" w:initials="u">
    <w:p w14:paraId="2DB35CCD" w14:textId="1601F43A" w:rsidR="00FE473A" w:rsidRDefault="00FE473A">
      <w:pPr>
        <w:pStyle w:val="CommentText"/>
      </w:pPr>
      <w:r>
        <w:rPr>
          <w:rStyle w:val="CommentReference"/>
        </w:rPr>
        <w:annotationRef/>
      </w:r>
      <w:r>
        <w:t>If possible add response codes, e.g. next to existing farms, in total new areas, etc. (these are just examples not suggestions – I’m not sure they’re relevant).</w:t>
      </w:r>
    </w:p>
  </w:comment>
  <w:comment w:id="271" w:author="Heather Huntington" w:date="2014-11-19T00:02:00Z" w:initials="HH">
    <w:p w14:paraId="602E04D8" w14:textId="7AFFA107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Can you give this a shot? </w:t>
      </w:r>
    </w:p>
  </w:comment>
  <w:comment w:id="288" w:author="usaiduser" w:date="2014-11-09T09:28:00Z" w:initials="u">
    <w:p w14:paraId="066B7463" w14:textId="281AD25F" w:rsidR="00FE473A" w:rsidRDefault="00FE473A">
      <w:pPr>
        <w:pStyle w:val="CommentText"/>
      </w:pPr>
      <w:r>
        <w:rPr>
          <w:rStyle w:val="CommentReference"/>
        </w:rPr>
        <w:annotationRef/>
      </w:r>
      <w:r>
        <w:t>Again can we make this a closed response please. Also, would it be more or less informative to ask if “people in this area” usually apply? If there is a permit system in place and people don’t usually apply, the may not be particularly truthful.</w:t>
      </w:r>
    </w:p>
  </w:comment>
  <w:comment w:id="302" w:author="usaiduser" w:date="2014-11-09T09:29:00Z" w:initials="u">
    <w:p w14:paraId="554A19FB" w14:textId="112C3287" w:rsidR="00FE473A" w:rsidRDefault="00FE473A">
      <w:pPr>
        <w:pStyle w:val="CommentText"/>
      </w:pPr>
      <w:r>
        <w:rPr>
          <w:rStyle w:val="CommentReference"/>
        </w:rPr>
        <w:annotationRef/>
      </w:r>
      <w:r>
        <w:t>Add response codes please</w:t>
      </w:r>
    </w:p>
  </w:comment>
  <w:comment w:id="324" w:author="usaiduser" w:date="2014-11-09T09:29:00Z" w:initials="u">
    <w:p w14:paraId="43FA2D7A" w14:textId="746D0DCC" w:rsidR="00FE473A" w:rsidRDefault="00FE473A">
      <w:pPr>
        <w:pStyle w:val="CommentText"/>
      </w:pPr>
      <w:r>
        <w:rPr>
          <w:rStyle w:val="CommentReference"/>
        </w:rPr>
        <w:annotationRef/>
      </w:r>
      <w:r>
        <w:t>Add response codes and use probe and code please</w:t>
      </w:r>
    </w:p>
  </w:comment>
  <w:comment w:id="325" w:author="Heather Huntington" w:date="2014-11-19T00:03:00Z" w:initials="HH">
    <w:p w14:paraId="082B26F8" w14:textId="7FD709AD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please pull the codes for this from the Headperson survey. </w:t>
      </w:r>
    </w:p>
  </w:comment>
  <w:comment w:id="367" w:author="usaiduser" w:date="2014-11-09T09:30:00Z" w:initials="u">
    <w:p w14:paraId="20311D04" w14:textId="3ADAE46E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Great  - I will be interested in what these codes are </w:t>
      </w:r>
      <w:r>
        <w:sym w:font="Wingdings" w:char="F04A"/>
      </w:r>
    </w:p>
  </w:comment>
  <w:comment w:id="366" w:author="Heather Huntington" w:date="2014-11-19T00:05:00Z" w:initials="HH">
    <w:p w14:paraId="420FAC3D" w14:textId="276D2145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can you help me brainstorm some more categories here? </w:t>
      </w:r>
    </w:p>
  </w:comment>
  <w:comment w:id="368" w:author="Heather Huntington" w:date="2014-11-07T20:16:00Z" w:initials="HH">
    <w:p w14:paraId="76F95BA7" w14:textId="022DA809" w:rsidR="00FE473A" w:rsidRDefault="00FE473A" w:rsidP="0018352F">
      <w:pPr>
        <w:pStyle w:val="CommentText"/>
      </w:pPr>
      <w:r>
        <w:rPr>
          <w:rStyle w:val="CommentReference"/>
        </w:rPr>
        <w:annotationRef/>
      </w:r>
      <w:r>
        <w:t xml:space="preserve">Unless we are definitely going with the remote sensing data, I suggest we keep this series. Also, we need this perception data to get at degradation because the remote sensing isn’t going to pick up on degradation under the canopy. </w:t>
      </w:r>
    </w:p>
  </w:comment>
  <w:comment w:id="369" w:author="usaiduser" w:date="2014-11-09T09:31:00Z" w:initials="u">
    <w:p w14:paraId="4FBE4CD0" w14:textId="4FAE917D" w:rsidR="00FE473A" w:rsidRDefault="00FE473A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d="370" w:author="Heather Huntington" w:date="2014-11-19T00:07:00Z" w:initials="HH">
    <w:p w14:paraId="20A22A76" w14:textId="77BC18A1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Please make these references be 3 years across the survey questions – just like we did for the Headperson survey. </w:t>
      </w:r>
    </w:p>
  </w:comment>
  <w:comment w:id="373" w:author="Rebecca Nicodemus" w:date="2014-11-10T16:29:00Z" w:initials="RAN">
    <w:p w14:paraId="2E908CFD" w14:textId="43ED5BB0" w:rsidR="00FE473A" w:rsidRDefault="00FE473A">
      <w:pPr>
        <w:pStyle w:val="CommentText"/>
      </w:pPr>
      <w:r>
        <w:rPr>
          <w:rStyle w:val="CommentReference"/>
        </w:rPr>
        <w:annotationRef/>
      </w:r>
      <w:r>
        <w:t>Do we want to have the years consistent between survey instruments? For instance, in the FGD instrument I believe 3 years was suggested. Or perhaps there’s a reason to have 5 (or longer) years here (landscape change takes longer).</w:t>
      </w:r>
    </w:p>
  </w:comment>
  <w:comment w:id="382" w:author="Heather Huntington" w:date="2014-11-19T00:08:00Z" w:initials="HH">
    <w:p w14:paraId="0609C118" w14:textId="53153957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Ibid on these species questions. If your contact does not reply, please send this request along to Stephanie to complete. </w:t>
      </w:r>
    </w:p>
  </w:comment>
  <w:comment w:id="384" w:author="usaiduser" w:date="2014-11-09T09:32:00Z" w:initials="u">
    <w:p w14:paraId="1139C4C2" w14:textId="201F6D2E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please</w:t>
      </w:r>
    </w:p>
  </w:comment>
  <w:comment w:id="386" w:author="usaiduser" w:date="2014-11-09T09:32:00Z" w:initials="u">
    <w:p w14:paraId="59936270" w14:textId="0A0B6421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please</w:t>
      </w:r>
    </w:p>
  </w:comment>
  <w:comment w:id="388" w:author="usaiduser" w:date="2014-11-09T09:32:00Z" w:initials="u">
    <w:p w14:paraId="33C1A329" w14:textId="49876841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Add codes please </w:t>
      </w:r>
      <w:r>
        <w:sym w:font="Wingdings" w:char="F04A"/>
      </w:r>
    </w:p>
  </w:comment>
  <w:comment w:id="392" w:author="Heather Huntington" w:date="2014-11-19T00:09:00Z" w:initials="HH">
    <w:p w14:paraId="65E8B7B0" w14:textId="5D887FDC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I think that we can pull from the codes used in the Headperson survey. </w:t>
      </w:r>
    </w:p>
  </w:comment>
  <w:comment w:id="394" w:author="usaiduser" w:date="2014-11-09T09:33:00Z" w:initials="u">
    <w:p w14:paraId="5D8B033B" w14:textId="1CDF4105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but use probe and code</w:t>
      </w:r>
    </w:p>
  </w:comment>
  <w:comment w:id="413" w:author="usaiduser" w:date="2014-11-09T09:33:00Z" w:initials="u">
    <w:p w14:paraId="027D4FC3" w14:textId="503E7A8D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but use probe and code</w:t>
      </w:r>
    </w:p>
  </w:comment>
  <w:comment w:id="428" w:author="usaiduser" w:date="2014-11-09T09:33:00Z" w:initials="u">
    <w:p w14:paraId="4C569165" w14:textId="7BBC74A1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435" w:author="usaiduser" w:date="2014-11-09T09:34:00Z" w:initials="u">
    <w:p w14:paraId="5F4A0A96" w14:textId="3E5447A3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436" w:author="Heather Huntington" w:date="2014-11-19T00:08:00Z" w:initials="HH">
    <w:p w14:paraId="2AA1DF24" w14:textId="221049B7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please add codes from below. </w:t>
      </w:r>
    </w:p>
  </w:comment>
  <w:comment w:id="508" w:author="Rebecca Nicodemus" w:date="2014-11-12T12:03:00Z" w:initials="RAN">
    <w:p w14:paraId="59BFC4E8" w14:textId="6776A4CA" w:rsidR="00FE473A" w:rsidRDefault="00FE473A">
      <w:pPr>
        <w:pStyle w:val="CommentText"/>
      </w:pPr>
      <w:r>
        <w:rPr>
          <w:rStyle w:val="CommentReference"/>
        </w:rPr>
        <w:annotationRef/>
      </w:r>
      <w:r>
        <w:t>Do you think it would be worthwhile to add questions to probe the recent past. For instance, when was this group formed? Has the group responsible changed in the past 3 years (or was it formed in the last three years). Also for the previous question.</w:t>
      </w:r>
    </w:p>
  </w:comment>
  <w:comment w:id="507" w:author="Heather Huntington" w:date="2014-11-19T00:10:00Z" w:initials="HH">
    <w:p w14:paraId="589DFA28" w14:textId="7ED1DC80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please add GCC’s suggested follow-up questions to this question and the question above. </w:t>
      </w:r>
    </w:p>
  </w:comment>
  <w:comment w:id="530" w:author="usaiduser" w:date="2014-11-09T09:35:00Z" w:initials="u">
    <w:p w14:paraId="2D78B25E" w14:textId="46E87D5B" w:rsidR="00FE473A" w:rsidRDefault="00FE473A">
      <w:pPr>
        <w:pStyle w:val="CommentText"/>
      </w:pPr>
      <w:r>
        <w:rPr>
          <w:rStyle w:val="CommentReference"/>
        </w:rPr>
        <w:annotationRef/>
      </w:r>
      <w:r>
        <w:t>Add response codes</w:t>
      </w:r>
    </w:p>
  </w:comment>
  <w:comment w:id="544" w:author="usaiduser" w:date="2014-11-09T09:36:00Z" w:initials="u">
    <w:p w14:paraId="5D2CADCC" w14:textId="434BAC91" w:rsidR="00FE473A" w:rsidRDefault="00FE473A">
      <w:pPr>
        <w:pStyle w:val="CommentText"/>
      </w:pPr>
      <w:r>
        <w:rPr>
          <w:rStyle w:val="CommentReference"/>
        </w:rPr>
        <w:annotationRef/>
      </w:r>
      <w:r>
        <w:t>Most other y/n responses seem to be ordered no, then yes. Suggest re-ordering to fit this pattern and avoid a false positive in the interview process.</w:t>
      </w:r>
    </w:p>
  </w:comment>
  <w:comment w:id="545" w:author="Heather Huntington" w:date="2014-11-19T00:11:00Z" w:initials="HH">
    <w:p w14:paraId="7BC6E31F" w14:textId="6D695991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These sorts of problems will be addressed by Aidan during the formatting. </w:t>
      </w:r>
    </w:p>
  </w:comment>
  <w:comment w:id="547" w:author="usaiduser" w:date="2014-11-09T09:36:00Z" w:initials="u">
    <w:p w14:paraId="3DDDA09F" w14:textId="520A3421" w:rsidR="00FE473A" w:rsidRDefault="00FE473A">
      <w:pPr>
        <w:pStyle w:val="CommentText"/>
      </w:pPr>
      <w:r>
        <w:rPr>
          <w:rStyle w:val="CommentReference"/>
        </w:rPr>
        <w:annotationRef/>
      </w:r>
      <w:r>
        <w:t>Suggest coding as much as possible but allowing for fill-in answers where an appropriate code is not listed.</w:t>
      </w:r>
    </w:p>
  </w:comment>
  <w:comment w:id="592" w:author="Heather Huntington" w:date="2014-11-07T11:21:00Z" w:initials="HH">
    <w:p w14:paraId="1E0EEA91" w14:textId="49206EA5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We can format this as a little forest user group roster if you like this series of questions. </w:t>
      </w:r>
    </w:p>
  </w:comment>
  <w:comment w:id="593" w:author="usaiduser" w:date="2014-11-09T09:38:00Z" w:initials="u">
    <w:p w14:paraId="244E7CA9" w14:textId="54219AC7" w:rsidR="00FE473A" w:rsidRDefault="00FE473A">
      <w:pPr>
        <w:pStyle w:val="CommentText"/>
      </w:pPr>
      <w:r>
        <w:rPr>
          <w:rStyle w:val="CommentReference"/>
        </w:rPr>
        <w:annotationRef/>
      </w:r>
      <w:r>
        <w:t>A little forest user group roster would be great! As you’ve picked up by now, I’d like to see as many closed response answers as possible in this survey.</w:t>
      </w:r>
    </w:p>
  </w:comment>
  <w:comment w:id="591" w:author="Heather Huntington" w:date="2014-11-19T00:15:00Z" w:initials="HH">
    <w:p w14:paraId="3D8C04CA" w14:textId="6800455E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Similar to the headperson, can you please transform this into a small user group roster? </w:t>
      </w:r>
    </w:p>
    <w:p w14:paraId="0CF2556D" w14:textId="77777777" w:rsidR="00FE473A" w:rsidRDefault="00FE473A">
      <w:pPr>
        <w:pStyle w:val="CommentText"/>
      </w:pPr>
    </w:p>
    <w:p w14:paraId="47C3F9A9" w14:textId="6CA1F922" w:rsidR="00FE473A" w:rsidRDefault="00FE473A">
      <w:pPr>
        <w:pStyle w:val="CommentText"/>
      </w:pPr>
      <w:r>
        <w:t xml:space="preserve">Also, please add response categories where appropriate. </w:t>
      </w:r>
    </w:p>
  </w:comment>
  <w:comment w:id="737" w:author="usaiduser" w:date="2014-11-09T09:40:00Z" w:initials="u">
    <w:p w14:paraId="3A2F506D" w14:textId="348E1EAC" w:rsidR="00FE473A" w:rsidRDefault="00FE473A">
      <w:pPr>
        <w:pStyle w:val="CommentText"/>
      </w:pPr>
      <w:r>
        <w:rPr>
          <w:rStyle w:val="CommentReference"/>
        </w:rPr>
        <w:annotationRef/>
      </w:r>
      <w:r>
        <w:t>I presume this list covers all the forest user group activities under CFP. I didn’t see anything about a forest management plan, and I thought that was part of this suite of activities, but if that happens through another body (not the forest user group) then please ignore this.</w:t>
      </w:r>
    </w:p>
  </w:comment>
  <w:comment w:id="736" w:author="Heather Huntington" w:date="2014-11-19T00:13:00Z" w:initials="HH">
    <w:p w14:paraId="6D720C39" w14:textId="112B199A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Added forest management plan </w:t>
      </w:r>
    </w:p>
  </w:comment>
  <w:comment w:id="750" w:author="usaiduser" w:date="2014-11-09T09:41:00Z" w:initials="u">
    <w:p w14:paraId="1E718F45" w14:textId="300B8FFD" w:rsidR="00FE473A" w:rsidRDefault="00FE473A">
      <w:pPr>
        <w:pStyle w:val="CommentText"/>
      </w:pPr>
      <w:r>
        <w:rPr>
          <w:rStyle w:val="CommentReference"/>
        </w:rPr>
        <w:annotationRef/>
      </w:r>
      <w:r>
        <w:t>Please add codes</w:t>
      </w:r>
    </w:p>
  </w:comment>
  <w:comment w:id="766" w:author="usaiduser" w:date="2014-11-09T09:43:00Z" w:initials="u">
    <w:p w14:paraId="18400D98" w14:textId="4E6C7664" w:rsidR="00FE473A" w:rsidRDefault="00FE473A">
      <w:pPr>
        <w:pStyle w:val="CommentText"/>
      </w:pPr>
      <w:r>
        <w:rPr>
          <w:rStyle w:val="CommentReference"/>
        </w:rPr>
        <w:annotationRef/>
      </w:r>
      <w:r>
        <w:t>Suggest 12 or fewer (short recall time)</w:t>
      </w:r>
    </w:p>
  </w:comment>
  <w:comment w:id="829" w:author="usaiduser" w:date="2014-11-09T09:44:00Z" w:initials="u">
    <w:p w14:paraId="1F58D94C" w14:textId="253FB67D" w:rsidR="00FE473A" w:rsidRDefault="00FE473A">
      <w:pPr>
        <w:pStyle w:val="CommentText"/>
      </w:pPr>
      <w:r>
        <w:rPr>
          <w:rStyle w:val="CommentReference"/>
        </w:rPr>
        <w:annotationRef/>
      </w:r>
      <w:r>
        <w:t>May want to add a hint about what that looks like in practice</w:t>
      </w:r>
    </w:p>
  </w:comment>
  <w:comment w:id="830" w:author="Heather Huntington" w:date="2014-11-19T00:16:00Z" w:initials="HH">
    <w:p w14:paraId="75285948" w14:textId="70E40E18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Aleta – please add a hint. </w:t>
      </w:r>
    </w:p>
  </w:comment>
  <w:comment w:id="837" w:author="usaiduser" w:date="2014-11-09T09:46:00Z" w:initials="u">
    <w:p w14:paraId="6F23BC88" w14:textId="317A10A4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 please (at least Y/N in general)</w:t>
      </w:r>
    </w:p>
  </w:comment>
  <w:comment w:id="859" w:author="usaiduser" w:date="2014-11-19T15:52:00Z" w:initials="u">
    <w:p w14:paraId="64A2B9C2" w14:textId="77777777" w:rsidR="00FE473A" w:rsidRDefault="00FE473A" w:rsidP="005A763A">
      <w:pPr>
        <w:pStyle w:val="CommentText"/>
      </w:pPr>
      <w:r>
        <w:rPr>
          <w:rStyle w:val="CommentReference"/>
        </w:rPr>
        <w:annotationRef/>
      </w:r>
      <w:r>
        <w:t>Add code please (at least Y/N in general)</w:t>
      </w:r>
    </w:p>
  </w:comment>
  <w:comment w:id="874" w:author="usaiduser" w:date="2014-11-19T15:52:00Z" w:initials="u">
    <w:p w14:paraId="53D276CC" w14:textId="77777777" w:rsidR="00FE473A" w:rsidRDefault="00FE473A" w:rsidP="005A763A">
      <w:pPr>
        <w:pStyle w:val="CommentText"/>
      </w:pPr>
      <w:r>
        <w:rPr>
          <w:rStyle w:val="CommentReference"/>
        </w:rPr>
        <w:annotationRef/>
      </w:r>
      <w:r>
        <w:t>Add code please (at least Y/N in general)</w:t>
      </w:r>
    </w:p>
  </w:comment>
  <w:comment w:id="881" w:author="usaiduser" w:date="2014-11-19T15:53:00Z" w:initials="u">
    <w:p w14:paraId="49EB1D70" w14:textId="77777777" w:rsidR="00FE473A" w:rsidRDefault="00FE473A" w:rsidP="005A763A">
      <w:pPr>
        <w:pStyle w:val="CommentText"/>
      </w:pPr>
      <w:r>
        <w:rPr>
          <w:rStyle w:val="CommentReference"/>
        </w:rPr>
        <w:annotationRef/>
      </w:r>
      <w:r>
        <w:t>Add code please</w:t>
      </w:r>
    </w:p>
  </w:comment>
  <w:comment w:id="909" w:author="usaiduser" w:date="2014-11-09T09:48:00Z" w:initials="u">
    <w:p w14:paraId="3981EDB9" w14:textId="19ADD806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if possible. Consider breaking out design/implementation/oversight if time.</w:t>
      </w:r>
    </w:p>
  </w:comment>
  <w:comment w:id="931" w:author="usaiduser" w:date="2014-11-09T09:48:00Z" w:initials="u">
    <w:p w14:paraId="766E5320" w14:textId="77777777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if possible. Consider breaking out design/implementation/oversight if time.</w:t>
      </w:r>
    </w:p>
  </w:comment>
  <w:comment w:id="964" w:author="usaiduser" w:date="2014-11-09T09:48:00Z" w:initials="u">
    <w:p w14:paraId="2B164E27" w14:textId="77777777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if possible. Consider breaking out design/implementation/oversight if time.</w:t>
      </w:r>
    </w:p>
  </w:comment>
  <w:comment w:id="999" w:author="usaiduser" w:date="2014-11-09T09:48:00Z" w:initials="u">
    <w:p w14:paraId="7A271850" w14:textId="527385F3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1147" w:author="usaiduser" w:date="2014-11-09T09:50:00Z" w:initials="u">
    <w:p w14:paraId="5584A422" w14:textId="64AFB93A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1152" w:author="usaiduser" w:date="2014-11-09T09:50:00Z" w:initials="u">
    <w:p w14:paraId="5C7406E5" w14:textId="586731C4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1153" w:author="usaiduser" w:date="2014-11-09T09:50:00Z" w:initials="u">
    <w:p w14:paraId="7F807588" w14:textId="7B2F473E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1185" w:author="usaiduser" w:date="2014-11-09T09:52:00Z" w:initials="u">
    <w:p w14:paraId="473C769B" w14:textId="4F9E82DD" w:rsidR="00FE473A" w:rsidRDefault="00FE473A">
      <w:pPr>
        <w:pStyle w:val="CommentText"/>
      </w:pPr>
      <w:r>
        <w:rPr>
          <w:rStyle w:val="CommentReference"/>
        </w:rPr>
        <w:annotationRef/>
      </w:r>
      <w:r>
        <w:t>Code if possible</w:t>
      </w:r>
    </w:p>
  </w:comment>
  <w:comment w:id="1189" w:author="usaiduser" w:date="2014-11-09T09:52:00Z" w:initials="u">
    <w:p w14:paraId="0F0F32F4" w14:textId="23AB14CC" w:rsidR="00FE473A" w:rsidRDefault="00FE473A">
      <w:pPr>
        <w:pStyle w:val="CommentText"/>
      </w:pPr>
      <w:r>
        <w:rPr>
          <w:rStyle w:val="CommentReference"/>
        </w:rPr>
        <w:annotationRef/>
      </w:r>
      <w:r>
        <w:t>Code if possible</w:t>
      </w:r>
    </w:p>
  </w:comment>
  <w:comment w:id="1193" w:author="usaiduser" w:date="2014-11-19T16:38:00Z" w:initials="u">
    <w:p w14:paraId="4713D03D" w14:textId="034FA112" w:rsidR="00FE473A" w:rsidRDefault="00FE473A">
      <w:pPr>
        <w:pStyle w:val="CommentText"/>
      </w:pPr>
      <w:r>
        <w:rPr>
          <w:rStyle w:val="CommentReference"/>
        </w:rPr>
        <w:annotationRef/>
      </w:r>
      <w:r>
        <w:t>Can we find a slightly more neutral way to put this while still being clear about the focus of the question? If not, just leave it as is. Since we’re not asking about a specific person’s illegal activities, hopefully this will be ok. Thanks.</w:t>
      </w:r>
    </w:p>
    <w:p w14:paraId="58C3DF7B" w14:textId="77777777" w:rsidR="00FE473A" w:rsidRDefault="00FE473A">
      <w:pPr>
        <w:pStyle w:val="CommentText"/>
      </w:pPr>
    </w:p>
    <w:p w14:paraId="6D616931" w14:textId="733FDAFF" w:rsidR="00FE473A" w:rsidRDefault="00FE473A">
      <w:pPr>
        <w:pStyle w:val="CommentText"/>
      </w:pPr>
      <w:r>
        <w:t>AH: Once this is translated, its not going to make a difference – Can we leave as-is?</w:t>
      </w:r>
    </w:p>
  </w:comment>
  <w:comment w:id="1195" w:author="usaiduser" w:date="2014-11-09T09:54:00Z" w:initials="u">
    <w:p w14:paraId="7ED11A2C" w14:textId="39226176" w:rsidR="00FE473A" w:rsidRDefault="00FE473A">
      <w:pPr>
        <w:pStyle w:val="CommentText"/>
      </w:pPr>
      <w:r>
        <w:rPr>
          <w:rStyle w:val="CommentReference"/>
        </w:rPr>
        <w:annotationRef/>
      </w:r>
      <w:r>
        <w:t>Codes (local markets/nearest big city, etc</w:t>
      </w:r>
      <w:proofErr w:type="gramStart"/>
      <w:r>
        <w:t>.(</w:t>
      </w:r>
      <w:proofErr w:type="gramEnd"/>
    </w:p>
  </w:comment>
  <w:comment w:id="1218" w:author="usaiduser" w:date="2014-11-09T09:55:00Z" w:initials="u">
    <w:p w14:paraId="00FCC06D" w14:textId="08D68DE5" w:rsidR="00FE473A" w:rsidRDefault="00FE473A">
      <w:pPr>
        <w:pStyle w:val="CommentText"/>
      </w:pPr>
      <w:r>
        <w:rPr>
          <w:rStyle w:val="CommentReference"/>
        </w:rPr>
        <w:annotationRef/>
      </w:r>
      <w:r>
        <w:t xml:space="preserve">Code on </w:t>
      </w:r>
      <w:proofErr w:type="spellStart"/>
      <w:r>
        <w:t>Lickert</w:t>
      </w:r>
      <w:proofErr w:type="spellEnd"/>
      <w:r>
        <w:t xml:space="preserve"> scale</w:t>
      </w:r>
    </w:p>
  </w:comment>
  <w:comment w:id="1230" w:author="usaiduser" w:date="2014-11-09T09:59:00Z" w:initials="u">
    <w:p w14:paraId="61C7DFE7" w14:textId="530E20D6" w:rsidR="00FE473A" w:rsidRDefault="00FE473A">
      <w:pPr>
        <w:pStyle w:val="CommentText"/>
      </w:pPr>
      <w:r>
        <w:rPr>
          <w:rStyle w:val="CommentReference"/>
        </w:rPr>
        <w:annotationRef/>
      </w:r>
      <w:r>
        <w:t>Add codes and use probe and code if possible</w:t>
      </w:r>
    </w:p>
  </w:comment>
  <w:comment w:id="1252" w:author="usaiduser" w:date="2014-11-09T09:58:00Z" w:initials="u">
    <w:p w14:paraId="42B96BCE" w14:textId="50B63185" w:rsidR="00FE473A" w:rsidRDefault="00FE473A">
      <w:pPr>
        <w:pStyle w:val="CommentText"/>
      </w:pPr>
      <w:r>
        <w:rPr>
          <w:rStyle w:val="CommentReference"/>
        </w:rPr>
        <w:annotationRef/>
      </w:r>
      <w:r>
        <w:t>Add yes/no codes</w:t>
      </w:r>
    </w:p>
  </w:comment>
  <w:comment w:id="1270" w:author="usaiduser" w:date="2014-11-09T09:59:00Z" w:initials="u">
    <w:p w14:paraId="5D90FEF4" w14:textId="36A8AB56" w:rsidR="00FE473A" w:rsidRDefault="00FE473A">
      <w:pPr>
        <w:pStyle w:val="CommentText"/>
      </w:pPr>
      <w:r>
        <w:rPr>
          <w:rStyle w:val="CommentReference"/>
        </w:rPr>
        <w:annotationRef/>
      </w:r>
      <w:r>
        <w:t>Add yes/no codes</w:t>
      </w:r>
    </w:p>
  </w:comment>
</w:comments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CE687B" w14:textId="77777777" w:rsidR="00FE473A" w:rsidRDefault="00FE473A" w:rsidP="00250D8D">
      <w:r>
        <w:separator/>
      </w:r>
    </w:p>
  </w:endnote>
  <w:endnote w:type="continuationSeparator" w:id="0">
    <w:p w14:paraId="3BDD21C6" w14:textId="77777777" w:rsidR="00FE473A" w:rsidRDefault="00FE473A" w:rsidP="0025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5C3A64" w14:textId="77777777" w:rsidR="00FE473A" w:rsidRDefault="00FE473A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E38B1A" w14:textId="77777777" w:rsidR="00FE473A" w:rsidRDefault="00FE473A" w:rsidP="00250D8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4E307C" w14:textId="77777777" w:rsidR="00FE473A" w:rsidRDefault="00FE473A" w:rsidP="00250D8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27531">
      <w:rPr>
        <w:rStyle w:val="PageNumber"/>
        <w:noProof/>
      </w:rPr>
      <w:t>25</w:t>
    </w:r>
    <w:r>
      <w:rPr>
        <w:rStyle w:val="PageNumber"/>
      </w:rPr>
      <w:fldChar w:fldCharType="end"/>
    </w:r>
  </w:p>
  <w:p w14:paraId="2066D6E1" w14:textId="77777777" w:rsidR="00FE473A" w:rsidRDefault="00FE473A" w:rsidP="00250D8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5F7646" w14:textId="77777777" w:rsidR="00FE473A" w:rsidRDefault="00FE473A" w:rsidP="00250D8D">
      <w:r>
        <w:separator/>
      </w:r>
    </w:p>
  </w:footnote>
  <w:footnote w:type="continuationSeparator" w:id="0">
    <w:p w14:paraId="7577C621" w14:textId="77777777" w:rsidR="00FE473A" w:rsidRDefault="00FE473A" w:rsidP="00250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7D26E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7E558C1"/>
    <w:multiLevelType w:val="hybridMultilevel"/>
    <w:tmpl w:val="AA66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A82C06"/>
    <w:multiLevelType w:val="multilevel"/>
    <w:tmpl w:val="30302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0022585"/>
    <w:multiLevelType w:val="hybridMultilevel"/>
    <w:tmpl w:val="1C9CF564"/>
    <w:lvl w:ilvl="0" w:tplc="73863A62">
      <w:start w:val="11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D3D0201"/>
    <w:multiLevelType w:val="hybridMultilevel"/>
    <w:tmpl w:val="1C30A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B02CB0"/>
    <w:multiLevelType w:val="hybridMultilevel"/>
    <w:tmpl w:val="B0B24BBE"/>
    <w:lvl w:ilvl="0" w:tplc="367207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496593"/>
    <w:multiLevelType w:val="hybridMultilevel"/>
    <w:tmpl w:val="208871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3"/>
  </w:num>
  <w:num w:numId="5">
    <w:abstractNumId w:val="10"/>
  </w:num>
  <w:num w:numId="6">
    <w:abstractNumId w:val="13"/>
  </w:num>
  <w:num w:numId="7">
    <w:abstractNumId w:val="12"/>
  </w:num>
  <w:num w:numId="8">
    <w:abstractNumId w:val="4"/>
  </w:num>
  <w:num w:numId="9">
    <w:abstractNumId w:val="6"/>
  </w:num>
  <w:num w:numId="10">
    <w:abstractNumId w:val="1"/>
  </w:num>
  <w:num w:numId="11">
    <w:abstractNumId w:val="7"/>
  </w:num>
  <w:num w:numId="12">
    <w:abstractNumId w:val="2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5DCC"/>
    <w:rsid w:val="00034064"/>
    <w:rsid w:val="00056118"/>
    <w:rsid w:val="00077EEA"/>
    <w:rsid w:val="000922B6"/>
    <w:rsid w:val="00097C81"/>
    <w:rsid w:val="000C1944"/>
    <w:rsid w:val="000C2ECB"/>
    <w:rsid w:val="000D741D"/>
    <w:rsid w:val="000E00B2"/>
    <w:rsid w:val="001129F5"/>
    <w:rsid w:val="0014208B"/>
    <w:rsid w:val="00156308"/>
    <w:rsid w:val="0018352F"/>
    <w:rsid w:val="001A407C"/>
    <w:rsid w:val="001D3DCA"/>
    <w:rsid w:val="00243371"/>
    <w:rsid w:val="00250D8D"/>
    <w:rsid w:val="00253960"/>
    <w:rsid w:val="00271F6F"/>
    <w:rsid w:val="00281913"/>
    <w:rsid w:val="00296D0E"/>
    <w:rsid w:val="00297EDA"/>
    <w:rsid w:val="002D486F"/>
    <w:rsid w:val="002E5044"/>
    <w:rsid w:val="002F7082"/>
    <w:rsid w:val="00321D6B"/>
    <w:rsid w:val="00322AD3"/>
    <w:rsid w:val="00334EFB"/>
    <w:rsid w:val="00350CBE"/>
    <w:rsid w:val="00354A2B"/>
    <w:rsid w:val="00361A12"/>
    <w:rsid w:val="00381D92"/>
    <w:rsid w:val="003B18E2"/>
    <w:rsid w:val="003C4558"/>
    <w:rsid w:val="003C7D64"/>
    <w:rsid w:val="003E2FF5"/>
    <w:rsid w:val="003E4735"/>
    <w:rsid w:val="003F15C8"/>
    <w:rsid w:val="00400682"/>
    <w:rsid w:val="00416340"/>
    <w:rsid w:val="00431701"/>
    <w:rsid w:val="00436ACA"/>
    <w:rsid w:val="00440BA5"/>
    <w:rsid w:val="0046427C"/>
    <w:rsid w:val="00466ACB"/>
    <w:rsid w:val="004725DB"/>
    <w:rsid w:val="004A3603"/>
    <w:rsid w:val="004E0A73"/>
    <w:rsid w:val="005202C2"/>
    <w:rsid w:val="00536BBF"/>
    <w:rsid w:val="00542EE7"/>
    <w:rsid w:val="00546CF9"/>
    <w:rsid w:val="00554275"/>
    <w:rsid w:val="00570FE3"/>
    <w:rsid w:val="00570FF8"/>
    <w:rsid w:val="00573480"/>
    <w:rsid w:val="005807E0"/>
    <w:rsid w:val="005A2E20"/>
    <w:rsid w:val="005A6D65"/>
    <w:rsid w:val="005A763A"/>
    <w:rsid w:val="005B3C72"/>
    <w:rsid w:val="005B5BD0"/>
    <w:rsid w:val="005E3581"/>
    <w:rsid w:val="005F0086"/>
    <w:rsid w:val="005F6D4B"/>
    <w:rsid w:val="00615192"/>
    <w:rsid w:val="00627A0B"/>
    <w:rsid w:val="00637443"/>
    <w:rsid w:val="00655827"/>
    <w:rsid w:val="00676B69"/>
    <w:rsid w:val="00681538"/>
    <w:rsid w:val="0068754E"/>
    <w:rsid w:val="006A241E"/>
    <w:rsid w:val="006F1D1A"/>
    <w:rsid w:val="00727531"/>
    <w:rsid w:val="0075354F"/>
    <w:rsid w:val="00765D34"/>
    <w:rsid w:val="00772D7A"/>
    <w:rsid w:val="007845D0"/>
    <w:rsid w:val="007A288C"/>
    <w:rsid w:val="007B70C1"/>
    <w:rsid w:val="007C0D34"/>
    <w:rsid w:val="007C3C66"/>
    <w:rsid w:val="007F5705"/>
    <w:rsid w:val="00805247"/>
    <w:rsid w:val="00811DDA"/>
    <w:rsid w:val="00883197"/>
    <w:rsid w:val="008A5435"/>
    <w:rsid w:val="008C5112"/>
    <w:rsid w:val="008D3131"/>
    <w:rsid w:val="008E2386"/>
    <w:rsid w:val="0093479F"/>
    <w:rsid w:val="00934F1D"/>
    <w:rsid w:val="009356EC"/>
    <w:rsid w:val="0094769A"/>
    <w:rsid w:val="0095179B"/>
    <w:rsid w:val="00963C26"/>
    <w:rsid w:val="00966DB1"/>
    <w:rsid w:val="00976BC9"/>
    <w:rsid w:val="00980B7E"/>
    <w:rsid w:val="009842FE"/>
    <w:rsid w:val="009B61B3"/>
    <w:rsid w:val="00A01930"/>
    <w:rsid w:val="00A124D8"/>
    <w:rsid w:val="00A3392E"/>
    <w:rsid w:val="00A4095B"/>
    <w:rsid w:val="00A45B8C"/>
    <w:rsid w:val="00AA4F0F"/>
    <w:rsid w:val="00AD13DF"/>
    <w:rsid w:val="00AD3137"/>
    <w:rsid w:val="00AD368E"/>
    <w:rsid w:val="00AF6204"/>
    <w:rsid w:val="00B237C0"/>
    <w:rsid w:val="00B26B02"/>
    <w:rsid w:val="00B54544"/>
    <w:rsid w:val="00B6779A"/>
    <w:rsid w:val="00B85582"/>
    <w:rsid w:val="00BC79FF"/>
    <w:rsid w:val="00C02CE1"/>
    <w:rsid w:val="00C43761"/>
    <w:rsid w:val="00C90A1D"/>
    <w:rsid w:val="00C92576"/>
    <w:rsid w:val="00CB4509"/>
    <w:rsid w:val="00CF0960"/>
    <w:rsid w:val="00CF593A"/>
    <w:rsid w:val="00D06ECD"/>
    <w:rsid w:val="00D46B72"/>
    <w:rsid w:val="00D52A2B"/>
    <w:rsid w:val="00D5318B"/>
    <w:rsid w:val="00D55A09"/>
    <w:rsid w:val="00D65C34"/>
    <w:rsid w:val="00D87228"/>
    <w:rsid w:val="00D908DF"/>
    <w:rsid w:val="00DD26A1"/>
    <w:rsid w:val="00DE0AAA"/>
    <w:rsid w:val="00DF3039"/>
    <w:rsid w:val="00DF437A"/>
    <w:rsid w:val="00E016D5"/>
    <w:rsid w:val="00E32666"/>
    <w:rsid w:val="00E44386"/>
    <w:rsid w:val="00E67859"/>
    <w:rsid w:val="00E77260"/>
    <w:rsid w:val="00EB06AE"/>
    <w:rsid w:val="00ED159E"/>
    <w:rsid w:val="00F058A2"/>
    <w:rsid w:val="00F24F39"/>
    <w:rsid w:val="00F35D3A"/>
    <w:rsid w:val="00F41FE7"/>
    <w:rsid w:val="00F63D61"/>
    <w:rsid w:val="00F701EE"/>
    <w:rsid w:val="00FA13E0"/>
    <w:rsid w:val="00FA2C2D"/>
    <w:rsid w:val="00FD6C12"/>
    <w:rsid w:val="00FE473A"/>
    <w:rsid w:val="00FE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55F4D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D87228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D87228"/>
    <w:rPr>
      <w:rFonts w:eastAsiaTheme="minorHAns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77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7260"/>
    <w:pPr>
      <w:spacing w:after="200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7260"/>
    <w:rPr>
      <w:rFonts w:eastAsia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726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60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D4B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D4B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934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36ACA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AD3137"/>
    <w:rPr>
      <w:rFonts w:eastAsia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250D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8D"/>
  </w:style>
  <w:style w:type="character" w:styleId="PageNumber">
    <w:name w:val="page number"/>
    <w:basedOn w:val="DefaultParagraphFont"/>
    <w:uiPriority w:val="99"/>
    <w:semiHidden/>
    <w:unhideWhenUsed/>
    <w:rsid w:val="00250D8D"/>
  </w:style>
  <w:style w:type="paragraph" w:styleId="Revision">
    <w:name w:val="Revision"/>
    <w:hidden/>
    <w:uiPriority w:val="99"/>
    <w:semiHidden/>
    <w:rsid w:val="001D3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24DDA-F90E-1940-A3A3-6C3803AA3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4944</Words>
  <Characters>28186</Characters>
  <Application>Microsoft Macintosh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33064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Huntington</dc:creator>
  <cp:keywords/>
  <dc:description/>
  <cp:lastModifiedBy>Heather Huntington</cp:lastModifiedBy>
  <cp:revision>2</cp:revision>
  <dcterms:created xsi:type="dcterms:W3CDTF">2014-11-19T16:29:00Z</dcterms:created>
  <dcterms:modified xsi:type="dcterms:W3CDTF">2014-11-19T16:29:00Z</dcterms:modified>
</cp:coreProperties>
</file>