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664B71" w14:textId="605EA9A4" w:rsidR="00986BA0" w:rsidRPr="00676B69" w:rsidRDefault="00986BA0" w:rsidP="00AC500F">
      <w:pPr>
        <w:pStyle w:val="ListParagraph"/>
        <w:spacing w:after="0" w:line="240" w:lineRule="auto"/>
        <w:ind w:left="0"/>
        <w:jc w:val="center"/>
        <w:rPr>
          <w:rFonts w:ascii="Gill Sans MT" w:hAnsi="Gill Sans MT"/>
          <w:b/>
          <w:color w:val="000000" w:themeColor="text1"/>
        </w:rPr>
      </w:pPr>
      <w:bookmarkStart w:id="0" w:name="_GoBack"/>
      <w:bookmarkEnd w:id="0"/>
      <w:r>
        <w:rPr>
          <w:rFonts w:ascii="Gill Sans MT" w:hAnsi="Gill Sans MT"/>
          <w:b/>
          <w:color w:val="000000" w:themeColor="text1"/>
        </w:rPr>
        <w:t>CFP Land Key Informant Survey</w:t>
      </w:r>
    </w:p>
    <w:p w14:paraId="0969159B" w14:textId="77777777" w:rsidR="00986BA0" w:rsidRPr="00676B69" w:rsidRDefault="00986BA0" w:rsidP="00986BA0">
      <w:pPr>
        <w:pStyle w:val="ListParagraph"/>
        <w:spacing w:after="0" w:line="240" w:lineRule="auto"/>
        <w:ind w:left="0"/>
        <w:rPr>
          <w:rFonts w:ascii="Gill Sans MT" w:hAnsi="Gill Sans MT"/>
          <w:b/>
          <w:color w:val="000000" w:themeColor="text1"/>
        </w:rPr>
      </w:pPr>
    </w:p>
    <w:p w14:paraId="1F6E8FD6" w14:textId="5C10BF36" w:rsidR="00986BA0" w:rsidRPr="00676B69" w:rsidRDefault="00986BA0" w:rsidP="00986BA0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>This w</w:t>
      </w:r>
      <w:r>
        <w:rPr>
          <w:rFonts w:ascii="Gill Sans MT" w:hAnsi="Gill Sans MT"/>
          <w:i/>
          <w:color w:val="000000" w:themeColor="text1"/>
        </w:rPr>
        <w:t>ill be a key informant survey</w:t>
      </w:r>
      <w:r w:rsidRPr="00676B69">
        <w:rPr>
          <w:rFonts w:ascii="Gill Sans MT" w:hAnsi="Gill Sans MT"/>
          <w:i/>
          <w:color w:val="000000" w:themeColor="text1"/>
        </w:rPr>
        <w:t xml:space="preserve"> with someone in the community who is involved </w:t>
      </w:r>
      <w:r>
        <w:rPr>
          <w:rFonts w:ascii="Gill Sans MT" w:hAnsi="Gill Sans MT"/>
          <w:i/>
          <w:color w:val="000000" w:themeColor="text1"/>
        </w:rPr>
        <w:t>in or knowledgeable about land use and management</w:t>
      </w:r>
      <w:r w:rsidRPr="00676B69">
        <w:rPr>
          <w:rFonts w:ascii="Gill Sans MT" w:hAnsi="Gill Sans MT"/>
          <w:i/>
          <w:color w:val="000000" w:themeColor="text1"/>
        </w:rPr>
        <w:t xml:space="preserve">. This could be </w:t>
      </w:r>
      <w:r>
        <w:rPr>
          <w:rFonts w:ascii="Gill Sans MT" w:hAnsi="Gill Sans MT"/>
          <w:i/>
          <w:color w:val="000000" w:themeColor="text1"/>
        </w:rPr>
        <w:t xml:space="preserve">an </w:t>
      </w:r>
      <w:proofErr w:type="spellStart"/>
      <w:r>
        <w:rPr>
          <w:rFonts w:ascii="Gill Sans MT" w:hAnsi="Gill Sans MT"/>
          <w:i/>
          <w:color w:val="000000" w:themeColor="text1"/>
        </w:rPr>
        <w:t>Induna</w:t>
      </w:r>
      <w:proofErr w:type="spellEnd"/>
      <w:r>
        <w:rPr>
          <w:rFonts w:ascii="Gill Sans MT" w:hAnsi="Gill Sans MT"/>
          <w:i/>
          <w:color w:val="000000" w:themeColor="text1"/>
        </w:rPr>
        <w:t>, member of a Village Land Committee (if applicable), or village elder</w:t>
      </w:r>
      <w:ins w:id="1" w:author="Stickler, Mercedes M. (E3/LTRM)" w:date="2014-11-21T17:36:00Z">
        <w:r w:rsidR="00D00A5E">
          <w:rPr>
            <w:rFonts w:ascii="Gill Sans MT" w:hAnsi="Gill Sans MT"/>
            <w:i/>
            <w:color w:val="000000" w:themeColor="text1"/>
          </w:rPr>
          <w:t>.</w:t>
        </w:r>
      </w:ins>
      <w:r>
        <w:rPr>
          <w:rFonts w:ascii="Gill Sans MT" w:hAnsi="Gill Sans MT"/>
          <w:i/>
          <w:color w:val="000000" w:themeColor="text1"/>
        </w:rPr>
        <w:t xml:space="preserve"> </w:t>
      </w:r>
      <w:r w:rsidRPr="00676B69">
        <w:rPr>
          <w:rFonts w:ascii="Gill Sans MT" w:hAnsi="Gill Sans MT"/>
          <w:i/>
          <w:color w:val="000000" w:themeColor="text1"/>
        </w:rPr>
        <w:t xml:space="preserve">This position will most likely vary from community to community. </w:t>
      </w:r>
    </w:p>
    <w:p w14:paraId="6F90C4E1" w14:textId="77777777" w:rsidR="00986BA0" w:rsidRPr="00676B69" w:rsidRDefault="00986BA0" w:rsidP="00986BA0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</w:p>
    <w:p w14:paraId="6AF54AC3" w14:textId="77777777" w:rsidR="00A31466" w:rsidRDefault="00A31466">
      <w:pPr>
        <w:rPr>
          <w:rFonts w:asciiTheme="majorHAnsi" w:hAnsiTheme="majorHAnsi"/>
          <w:sz w:val="20"/>
          <w:szCs w:val="20"/>
        </w:rPr>
      </w:pPr>
    </w:p>
    <w:tbl>
      <w:tblPr>
        <w:tblW w:w="10080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124"/>
        <w:gridCol w:w="7436"/>
        <w:gridCol w:w="2520"/>
      </w:tblGrid>
      <w:tr w:rsidR="00AC500F" w:rsidRPr="00F71A9A" w14:paraId="4EE70DF4" w14:textId="77777777" w:rsidTr="00AC500F">
        <w:trPr>
          <w:trHeight w:hRule="exact" w:val="367"/>
        </w:trPr>
        <w:tc>
          <w:tcPr>
            <w:tcW w:w="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2319B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ind w:left="104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535D8C2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start time 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(start)</w:t>
            </w: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DC94EF7" w14:textId="77777777" w:rsidR="00AC500F" w:rsidRPr="00F71A9A" w:rsidRDefault="00AC500F" w:rsidP="00E748FE">
            <w:pPr>
              <w:spacing w:beforeLines="20" w:before="48" w:afterLines="20" w:after="48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hour/minute</w:t>
            </w:r>
          </w:p>
        </w:tc>
      </w:tr>
      <w:tr w:rsidR="00AC500F" w:rsidRPr="00F71A9A" w14:paraId="7CAED3A7" w14:textId="77777777" w:rsidTr="00AC500F">
        <w:trPr>
          <w:trHeight w:hRule="exact" w:val="367"/>
        </w:trPr>
        <w:tc>
          <w:tcPr>
            <w:tcW w:w="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3AA3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ind w:left="75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0492F66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End time 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(end)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auto"/>
              <w:bottom w:val="single" w:sz="18" w:space="0" w:color="000000"/>
              <w:right w:val="single" w:sz="18" w:space="0" w:color="000000"/>
            </w:tcBorders>
          </w:tcPr>
          <w:p w14:paraId="62AC07A9" w14:textId="77777777" w:rsidR="00AC500F" w:rsidRPr="00F71A9A" w:rsidRDefault="00AC500F" w:rsidP="00E748FE">
            <w:pPr>
              <w:kinsoku w:val="0"/>
              <w:overflowPunct w:val="0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hour/minute</w:t>
            </w:r>
          </w:p>
        </w:tc>
      </w:tr>
    </w:tbl>
    <w:p w14:paraId="59FAB822" w14:textId="77777777" w:rsidR="00AC500F" w:rsidRPr="00F71A9A" w:rsidRDefault="00AC500F" w:rsidP="00AC500F">
      <w:pPr>
        <w:tabs>
          <w:tab w:val="center" w:pos="5620"/>
          <w:tab w:val="right" w:pos="11240"/>
        </w:tabs>
        <w:spacing w:beforeLines="20" w:before="48" w:afterLines="20" w:after="48"/>
        <w:contextualSpacing/>
        <w:rPr>
          <w:rFonts w:ascii="Gill Sans MT" w:hAnsi="Gill Sans MT"/>
          <w:sz w:val="20"/>
          <w:szCs w:val="20"/>
        </w:rPr>
      </w:pPr>
    </w:p>
    <w:p w14:paraId="0276E3F8" w14:textId="2CF8D029" w:rsidR="00AC500F" w:rsidRPr="00F71A9A" w:rsidRDefault="00AC500F" w:rsidP="00AC500F">
      <w:pPr>
        <w:pStyle w:val="Subtitle"/>
        <w:contextualSpacing/>
        <w:rPr>
          <w:rFonts w:ascii="Gill Sans MT" w:hAnsi="Gill Sans MT"/>
          <w:sz w:val="20"/>
          <w:szCs w:val="20"/>
        </w:rPr>
      </w:pPr>
      <w:r w:rsidRPr="00F71A9A">
        <w:rPr>
          <w:rFonts w:ascii="Gill Sans MT" w:hAnsi="Gill Sans MT"/>
          <w:sz w:val="20"/>
          <w:szCs w:val="20"/>
        </w:rPr>
        <w:t>A. IDENTIFICATION AND CONSENT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4940"/>
        <w:gridCol w:w="2520"/>
        <w:gridCol w:w="2520"/>
      </w:tblGrid>
      <w:tr w:rsidR="00AC500F" w:rsidRPr="00F71A9A" w14:paraId="47FCE47D" w14:textId="77777777" w:rsidTr="00AC500F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45EFD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ind w:left="104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68CC4BC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A1.Date of Survey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 xml:space="preserve"> (</w:t>
            </w:r>
            <w:proofErr w:type="spellStart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time_st</w:t>
            </w:r>
            <w:proofErr w:type="spellEnd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)</w:t>
            </w: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645351" w14:textId="77777777" w:rsidR="00AC500F" w:rsidRPr="00F71A9A" w:rsidRDefault="00AC500F" w:rsidP="00E748FE">
            <w:pPr>
              <w:spacing w:beforeLines="20" w:before="48" w:afterLines="20" w:after="48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mm/</w:t>
            </w:r>
            <w:proofErr w:type="spellStart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dd</w:t>
            </w:r>
            <w:proofErr w:type="spellEnd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 xml:space="preserve">    </w:t>
            </w:r>
          </w:p>
          <w:p w14:paraId="50DCF702" w14:textId="77777777" w:rsidR="00AC500F" w:rsidRPr="00F71A9A" w:rsidRDefault="00AC500F" w:rsidP="00E748FE">
            <w:pPr>
              <w:spacing w:beforeLines="20" w:before="48" w:afterLines="20" w:after="48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hour/minute</w:t>
            </w:r>
          </w:p>
        </w:tc>
      </w:tr>
      <w:tr w:rsidR="00AC500F" w:rsidRPr="00F71A9A" w14:paraId="61445577" w14:textId="77777777" w:rsidTr="00AC500F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6644E" w14:textId="77777777" w:rsidR="00AC500F" w:rsidRPr="00F71A9A" w:rsidRDefault="00AC500F" w:rsidP="00E748F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/>
              <w:ind w:left="75"/>
              <w:contextualSpacing/>
              <w:jc w:val="center"/>
              <w:rPr>
                <w:rFonts w:ascii="Gill Sans MT" w:hAnsi="Gill Sans MT"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AD2D674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A2.Name of Supervisor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 xml:space="preserve"> (</w:t>
            </w:r>
            <w:proofErr w:type="spellStart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superv</w:t>
            </w:r>
            <w:proofErr w:type="spellEnd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7A2358" w14:textId="77777777" w:rsidR="00AC500F" w:rsidRPr="00F71A9A" w:rsidRDefault="00AC500F" w:rsidP="00E748FE">
            <w:pPr>
              <w:kinsoku w:val="0"/>
              <w:overflowPunct w:val="0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  <w:p w14:paraId="39AA9C8B" w14:textId="77777777" w:rsidR="00AC500F" w:rsidRPr="00F71A9A" w:rsidRDefault="00AC500F" w:rsidP="00E748FE">
            <w:pPr>
              <w:spacing w:beforeLines="20" w:before="48" w:afterLines="20" w:after="48"/>
              <w:ind w:left="120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AC500F" w:rsidRPr="00F71A9A" w14:paraId="7677C1B3" w14:textId="77777777" w:rsidTr="00AC500F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F8F53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ind w:left="75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F7A1581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b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A3.Village Name 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h_vil</w:t>
            </w:r>
            <w:proofErr w:type="spellEnd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997D21A" w14:textId="77777777" w:rsidR="00AC500F" w:rsidRPr="00F71A9A" w:rsidRDefault="00AC500F" w:rsidP="00E748FE">
            <w:pPr>
              <w:kinsoku w:val="0"/>
              <w:overflowPunct w:val="0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  <w:p w14:paraId="6063F9EC" w14:textId="77777777" w:rsidR="00AC500F" w:rsidRPr="00F71A9A" w:rsidRDefault="00AC500F" w:rsidP="00E748FE">
            <w:pPr>
              <w:spacing w:beforeLines="20" w:before="48" w:afterLines="20" w:after="48"/>
              <w:ind w:left="120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AC500F" w:rsidRPr="00F71A9A" w14:paraId="6F8775A2" w14:textId="77777777" w:rsidTr="00AC500F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EF09A" w14:textId="77777777" w:rsidR="00AC500F" w:rsidRPr="00F71A9A" w:rsidRDefault="00AC500F" w:rsidP="00E748F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/>
              <w:ind w:left="75"/>
              <w:contextualSpacing/>
              <w:jc w:val="center"/>
              <w:rPr>
                <w:rFonts w:ascii="Gill Sans MT" w:hAnsi="Gill Sans MT"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7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E713875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A4.Village ID: 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h_vilid</w:t>
            </w:r>
            <w:proofErr w:type="spellEnd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)</w:t>
            </w: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8FCBB9" w14:textId="77777777" w:rsidR="00AC500F" w:rsidRPr="00F71A9A" w:rsidRDefault="00AC500F" w:rsidP="00E748FE">
            <w:pPr>
              <w:spacing w:beforeLines="20" w:before="48" w:afterLines="20" w:after="48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 xml:space="preserve">(Integer) </w:t>
            </w:r>
          </w:p>
        </w:tc>
      </w:tr>
      <w:tr w:rsidR="00AC500F" w:rsidRPr="00F71A9A" w14:paraId="420724A9" w14:textId="77777777" w:rsidTr="00AC500F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8CA9A" w14:textId="77777777" w:rsidR="00AC500F" w:rsidRPr="00F71A9A" w:rsidRDefault="00AC500F" w:rsidP="00E748F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/>
              <w:ind w:left="75"/>
              <w:contextualSpacing/>
              <w:jc w:val="center"/>
              <w:rPr>
                <w:rFonts w:ascii="Gill Sans MT" w:hAnsi="Gill Sans MT"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7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E414E6F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A5.Confirm village ID: 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(h_vilid2)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A6AE606" w14:textId="77777777" w:rsidR="00AC500F" w:rsidRPr="00F71A9A" w:rsidRDefault="00AC500F" w:rsidP="00E748FE">
            <w:pPr>
              <w:spacing w:beforeLines="20" w:before="48" w:afterLines="20" w:after="48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</w:tbl>
    <w:p w14:paraId="27162EE1" w14:textId="77777777" w:rsidR="00AC500F" w:rsidRPr="00F71A9A" w:rsidRDefault="00AC500F" w:rsidP="00AC500F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="Gill Sans MT" w:hAnsi="Gill Sans MT"/>
          <w:sz w:val="20"/>
          <w:szCs w:val="20"/>
        </w:rPr>
      </w:pPr>
    </w:p>
    <w:p w14:paraId="42D7B9C5" w14:textId="60568404" w:rsidR="00AC500F" w:rsidRPr="00F71A9A" w:rsidRDefault="00AC500F" w:rsidP="00AC500F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="Gill Sans MT" w:hAnsi="Gill Sans MT"/>
          <w:sz w:val="20"/>
          <w:szCs w:val="20"/>
        </w:rPr>
      </w:pPr>
      <w:r w:rsidRPr="00F71A9A">
        <w:rPr>
          <w:rFonts w:ascii="Gill Sans MT" w:eastAsia="Times New Roman" w:hAnsi="Gill Sans MT"/>
          <w:sz w:val="20"/>
          <w:szCs w:val="20"/>
          <w:lang w:eastAsia="zh-CN"/>
        </w:rPr>
        <w:t>INFORMED CONSENT - PLEASE READ THE PAPER CONSENT FORM CAREFULY AND WORD FOR WORD</w:t>
      </w:r>
    </w:p>
    <w:p w14:paraId="68FEA018" w14:textId="77777777" w:rsidR="00AC500F" w:rsidRPr="00F71A9A" w:rsidRDefault="00AC500F" w:rsidP="00AC500F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="Gill Sans MT" w:hAnsi="Gill Sans MT"/>
          <w:sz w:val="20"/>
          <w:szCs w:val="20"/>
        </w:rPr>
      </w:pPr>
    </w:p>
    <w:tbl>
      <w:tblPr>
        <w:tblW w:w="1008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4940"/>
        <w:gridCol w:w="4320"/>
        <w:gridCol w:w="720"/>
      </w:tblGrid>
      <w:tr w:rsidR="00AC500F" w:rsidRPr="00F71A9A" w14:paraId="0E723BFC" w14:textId="77777777" w:rsidTr="00AC500F">
        <w:trPr>
          <w:trHeight w:val="20"/>
        </w:trPr>
        <w:tc>
          <w:tcPr>
            <w:tcW w:w="100" w:type="dxa"/>
          </w:tcPr>
          <w:p w14:paraId="0B509748" w14:textId="77777777" w:rsidR="00AC500F" w:rsidRPr="00F71A9A" w:rsidRDefault="00AC500F" w:rsidP="00E748FE">
            <w:pPr>
              <w:kinsoku w:val="0"/>
              <w:overflowPunct w:val="0"/>
              <w:ind w:left="104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4940" w:type="dxa"/>
            <w:tcBorders>
              <w:right w:val="nil"/>
            </w:tcBorders>
          </w:tcPr>
          <w:p w14:paraId="2DC8617A" w14:textId="77777777" w:rsidR="00AC500F" w:rsidRPr="00F71A9A" w:rsidRDefault="00AC500F" w:rsidP="00E748FE">
            <w:pPr>
              <w:kinsoku w:val="0"/>
              <w:overflowPunct w:val="0"/>
              <w:spacing w:afterLines="20" w:after="48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A6 Did the respondent consent? 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(consent)</w:t>
            </w:r>
          </w:p>
          <w:p w14:paraId="7B504142" w14:textId="77777777" w:rsidR="00AC500F" w:rsidRPr="00F71A9A" w:rsidRDefault="00AC500F" w:rsidP="00E748FE">
            <w:pPr>
              <w:kinsoku w:val="0"/>
              <w:overflowPunct w:val="0"/>
              <w:spacing w:afterLines="20" w:after="48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If 1, skip to Module B</w:t>
            </w:r>
          </w:p>
        </w:tc>
        <w:tc>
          <w:tcPr>
            <w:tcW w:w="4320" w:type="dxa"/>
            <w:tcBorders>
              <w:left w:val="nil"/>
              <w:right w:val="single" w:sz="18" w:space="0" w:color="000000"/>
            </w:tcBorders>
          </w:tcPr>
          <w:p w14:paraId="50E48D2B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1=No</w:t>
            </w:r>
          </w:p>
          <w:p w14:paraId="6B087EC3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2=Yes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F3FE5E" w14:textId="77777777" w:rsidR="00AC500F" w:rsidRPr="00F71A9A" w:rsidRDefault="00AC500F" w:rsidP="00E748FE">
            <w:pPr>
              <w:kinsoku w:val="0"/>
              <w:overflowPunct w:val="0"/>
              <w:ind w:left="22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(Code)</w:t>
            </w:r>
          </w:p>
        </w:tc>
      </w:tr>
      <w:tr w:rsidR="00AC500F" w:rsidRPr="00F71A9A" w14:paraId="2BA8A4BE" w14:textId="77777777" w:rsidTr="00AC500F">
        <w:trPr>
          <w:trHeight w:val="20"/>
        </w:trPr>
        <w:tc>
          <w:tcPr>
            <w:tcW w:w="100" w:type="dxa"/>
          </w:tcPr>
          <w:p w14:paraId="4F73F23C" w14:textId="77777777" w:rsidR="00AC500F" w:rsidRPr="00F71A9A" w:rsidRDefault="00AC500F" w:rsidP="00E748FE">
            <w:pPr>
              <w:kinsoku w:val="0"/>
              <w:overflowPunct w:val="0"/>
              <w:ind w:left="75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4940" w:type="dxa"/>
            <w:tcBorders>
              <w:right w:val="single" w:sz="18" w:space="0" w:color="000000"/>
            </w:tcBorders>
          </w:tcPr>
          <w:p w14:paraId="2E20D0C6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b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A7.If you have chosen not to participate, can you please tell me why? </w:t>
            </w:r>
            <w:r w:rsidRPr="00F71A9A">
              <w:rPr>
                <w:rFonts w:ascii="Gill Sans MT" w:hAnsi="Gill Sans MT"/>
                <w:b/>
                <w:sz w:val="20"/>
                <w:szCs w:val="20"/>
              </w:rPr>
              <w:t>(refuse)</w:t>
            </w:r>
          </w:p>
          <w:p w14:paraId="3BF601C3" w14:textId="77777777" w:rsidR="00AC500F" w:rsidRPr="00F71A9A" w:rsidRDefault="00AC500F" w:rsidP="00E748FE">
            <w:pPr>
              <w:keepNext/>
              <w:spacing w:afterLines="20" w:after="48"/>
              <w:contextualSpacing/>
              <w:outlineLvl w:val="4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Skip to</w:t>
            </w:r>
            <w:r w:rsidRPr="00F71A9A">
              <w:rPr>
                <w:rFonts w:ascii="Gill Sans MT" w:hAnsi="Gill Sans MT" w:cs="Times New Roman"/>
                <w:i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hAnsi="Gill Sans MT" w:cs="Times New Roman"/>
                <w:b/>
                <w:w w:val="105"/>
                <w:sz w:val="20"/>
                <w:szCs w:val="20"/>
              </w:rPr>
              <w:t>Module J-&gt; Conclusion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AE7AC4" w14:textId="77777777" w:rsidR="00AC500F" w:rsidRPr="00F71A9A" w:rsidRDefault="00AC500F" w:rsidP="00E748FE">
            <w:pPr>
              <w:kinsoku w:val="0"/>
              <w:overflowPunct w:val="0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</w:tbl>
    <w:p w14:paraId="7FC4EA4E" w14:textId="77777777" w:rsidR="00AC500F" w:rsidRPr="00F71A9A" w:rsidRDefault="00AC500F" w:rsidP="00AC500F">
      <w:pPr>
        <w:tabs>
          <w:tab w:val="left" w:pos="5490"/>
        </w:tabs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405DB802" w14:textId="77777777" w:rsidR="00AC500F" w:rsidRPr="00F71A9A" w:rsidRDefault="00AC500F" w:rsidP="00AC500F">
      <w:pPr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6669005D" w14:textId="77777777" w:rsidR="00AC500F" w:rsidRPr="00F71A9A" w:rsidRDefault="00AC500F" w:rsidP="00AC500F">
      <w:pPr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  <w:r w:rsidRPr="00F71A9A">
        <w:rPr>
          <w:rFonts w:ascii="Gill Sans MT" w:eastAsia="Times New Roman" w:hAnsi="Gill Sans MT" w:cs="Times New Roman"/>
          <w:b/>
          <w:color w:val="000000"/>
          <w:sz w:val="20"/>
          <w:szCs w:val="20"/>
        </w:rPr>
        <w:br w:type="page"/>
      </w:r>
    </w:p>
    <w:p w14:paraId="653FCF3E" w14:textId="721A441E" w:rsidR="00AC500F" w:rsidRPr="00F71A9A" w:rsidRDefault="00AC500F" w:rsidP="00AC500F">
      <w:pPr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  <w:r>
        <w:rPr>
          <w:rFonts w:ascii="Gill Sans MT" w:eastAsia="Times New Roman" w:hAnsi="Gill Sans MT" w:cs="Times New Roman"/>
          <w:b/>
          <w:color w:val="000000"/>
          <w:sz w:val="20"/>
          <w:szCs w:val="20"/>
        </w:rPr>
        <w:lastRenderedPageBreak/>
        <w:t xml:space="preserve">RESPONDENT INFO </w:t>
      </w:r>
    </w:p>
    <w:tbl>
      <w:tblPr>
        <w:tblW w:w="10082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5580"/>
        <w:gridCol w:w="1520"/>
        <w:gridCol w:w="357"/>
        <w:gridCol w:w="1803"/>
        <w:gridCol w:w="18"/>
        <w:gridCol w:w="697"/>
        <w:gridCol w:w="7"/>
      </w:tblGrid>
      <w:tr w:rsidR="00AC500F" w:rsidRPr="00F71A9A" w14:paraId="68A662FF" w14:textId="77777777" w:rsidTr="00E748FE">
        <w:trPr>
          <w:gridAfter w:val="1"/>
          <w:wAfter w:w="7" w:type="dxa"/>
          <w:trHeight w:val="20"/>
        </w:trPr>
        <w:tc>
          <w:tcPr>
            <w:tcW w:w="100" w:type="dxa"/>
            <w:tcBorders>
              <w:right w:val="single" w:sz="4" w:space="0" w:color="auto"/>
            </w:tcBorders>
          </w:tcPr>
          <w:p w14:paraId="5BFE6719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5580" w:type="dxa"/>
            <w:tcBorders>
              <w:left w:val="single" w:sz="4" w:space="0" w:color="auto"/>
              <w:right w:val="single" w:sz="18" w:space="0" w:color="000000"/>
            </w:tcBorders>
          </w:tcPr>
          <w:p w14:paraId="49C6014C" w14:textId="7B6AF223" w:rsidR="00AC500F" w:rsidRPr="00F71A9A" w:rsidRDefault="00E748FE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B1. Full name of respondent</w:t>
            </w:r>
            <w:r w:rsidR="00AC500F"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lk</w:t>
            </w:r>
            <w:r w:rsidR="00AC500F"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name</w:t>
            </w:r>
            <w:proofErr w:type="spellEnd"/>
            <w:r w:rsidR="00AC500F"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439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C2CAAEF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  <w:tr w:rsidR="00AC500F" w:rsidRPr="00F71A9A" w14:paraId="091EE4E4" w14:textId="77777777" w:rsidTr="00E748FE">
        <w:trPr>
          <w:gridAfter w:val="1"/>
          <w:wAfter w:w="7" w:type="dxa"/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230B81D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2140475" w14:textId="0E11436E" w:rsidR="00AC500F" w:rsidRPr="00F71A9A" w:rsidRDefault="00AC500F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B2.</w:t>
            </w:r>
            <w:r w:rsidR="00E748FE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Nickname of </w:t>
            </w:r>
            <w: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headperson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lk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nickname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439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4FBC0C3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  <w:tr w:rsidR="00AC500F" w:rsidRPr="00F71A9A" w14:paraId="40AECAEB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13FAF76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45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33AF0ED" w14:textId="13934762" w:rsidR="00AC500F" w:rsidRPr="00F71A9A" w:rsidRDefault="00AC500F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B3.</w:t>
            </w:r>
            <w:r w:rsidR="00E748FE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NRC of </w:t>
            </w:r>
            <w:r w:rsidR="00E748FE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respondent 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lk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nrc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396A47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C500F" w:rsidRPr="00F71A9A" w14:paraId="4DB903EA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CAB6F84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45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7E1C2AB" w14:textId="1B612134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B4a.</w:t>
            </w:r>
            <w:r w:rsidR="00E748FE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Enter the mobile number of the </w:t>
            </w:r>
            <w:r w:rsidR="00E748FE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respondent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(lk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cell1)</w:t>
            </w:r>
          </w:p>
          <w:p w14:paraId="1AF5D7F1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If no mobile number, enter 0.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469E668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C500F" w:rsidRPr="00F71A9A" w14:paraId="016899F6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FD31758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033354E" w14:textId="52A3B701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B5.Gender </w:t>
            </w:r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lk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gender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ab/>
            </w: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Observation only</w:t>
            </w:r>
          </w:p>
        </w:tc>
        <w:tc>
          <w:tcPr>
            <w:tcW w:w="369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790BCDD" w14:textId="29AF2651" w:rsidR="00AC500F" w:rsidRPr="00F71A9A" w:rsidRDefault="00E748FE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="00AC500F" w:rsidRPr="00F71A9A">
              <w:rPr>
                <w:rFonts w:ascii="Gill Sans MT" w:hAnsi="Gill Sans MT"/>
                <w:sz w:val="20"/>
                <w:szCs w:val="20"/>
              </w:rPr>
              <w:t>=Male</w:t>
            </w:r>
          </w:p>
          <w:p w14:paraId="46AA47B8" w14:textId="0C9C3DC2" w:rsidR="00AC500F" w:rsidRPr="00F71A9A" w:rsidRDefault="00E748FE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="00AC500F" w:rsidRPr="00F71A9A">
              <w:rPr>
                <w:rFonts w:ascii="Gill Sans MT" w:hAnsi="Gill Sans MT"/>
                <w:sz w:val="20"/>
                <w:szCs w:val="20"/>
              </w:rPr>
              <w:t>=Female</w:t>
            </w:r>
          </w:p>
          <w:p w14:paraId="0D8E4B18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</w:tc>
        <w:tc>
          <w:tcPr>
            <w:tcW w:w="7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E384C1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75974C86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4E72E89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45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3F11224" w14:textId="6F34199A" w:rsidR="00AC500F" w:rsidRPr="00F71A9A" w:rsidRDefault="00AC500F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B6.What is your age? </w:t>
            </w: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Respondent age at last birthday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lk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age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251C249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C500F" w:rsidRPr="00F71A9A" w14:paraId="7BAB3C29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FA0FF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B03B45" w14:textId="3FDE646A" w:rsidR="00AC500F" w:rsidRPr="00F71A9A" w:rsidRDefault="00AC500F" w:rsidP="00E748FE">
            <w:pPr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B7.What is your marital status? </w:t>
            </w:r>
            <w:r w:rsidR="00E748FE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hAnsi="Gill Sans MT"/>
                <w:b/>
                <w:color w:val="000000"/>
                <w:sz w:val="20"/>
                <w:szCs w:val="20"/>
              </w:rPr>
              <w:t>lk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maritial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5EDE775E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7963EEC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Monogomously</w:t>
            </w:r>
            <w:proofErr w:type="spellEnd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 married</w:t>
            </w:r>
          </w:p>
          <w:p w14:paraId="79F89B2E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2= 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Polygamously</w:t>
            </w:r>
            <w:proofErr w:type="spellEnd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 married</w:t>
            </w:r>
          </w:p>
          <w:p w14:paraId="51661D6F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3=Never married</w:t>
            </w:r>
          </w:p>
          <w:p w14:paraId="5584108D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4=Widowed</w:t>
            </w:r>
          </w:p>
          <w:p w14:paraId="467BDA46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5=Divorced</w:t>
            </w:r>
          </w:p>
          <w:p w14:paraId="18717C3C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6=Separated</w:t>
            </w:r>
          </w:p>
          <w:p w14:paraId="54B7C43D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7=Cohabitating</w:t>
            </w:r>
          </w:p>
          <w:p w14:paraId="28F04C13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  <w:p w14:paraId="25A34EAB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0DC0D4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370D2050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FE51B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753286" w14:textId="285929B9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B8.What is your tribe? </w:t>
            </w:r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lk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tribe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1520" w:type="dxa"/>
            <w:tcBorders>
              <w:top w:val="single" w:sz="4" w:space="0" w:color="000000"/>
              <w:bottom w:val="single" w:sz="4" w:space="0" w:color="000000"/>
            </w:tcBorders>
          </w:tcPr>
          <w:p w14:paraId="1E1FFFF2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Chewa</w:t>
            </w:r>
            <w:proofErr w:type="spellEnd"/>
          </w:p>
          <w:p w14:paraId="4CAAA268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N’goni</w:t>
            </w:r>
            <w:proofErr w:type="spellEnd"/>
          </w:p>
          <w:p w14:paraId="49255229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3=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Nsenga</w:t>
            </w:r>
            <w:proofErr w:type="spellEnd"/>
          </w:p>
          <w:p w14:paraId="37CDDBB1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4=Tonga</w:t>
            </w:r>
          </w:p>
          <w:p w14:paraId="6F71E53F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Lunda</w:t>
            </w:r>
            <w:proofErr w:type="spellEnd"/>
          </w:p>
          <w:p w14:paraId="7F749AD1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6=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Luvale</w:t>
            </w:r>
            <w:proofErr w:type="spellEnd"/>
          </w:p>
          <w:p w14:paraId="37644AB9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7=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Kaonede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D936C5B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Loza</w:t>
            </w:r>
            <w:proofErr w:type="spellEnd"/>
          </w:p>
          <w:p w14:paraId="3BB0AE09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9=Bemba</w:t>
            </w:r>
          </w:p>
          <w:p w14:paraId="041153FC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10=Zambian only</w:t>
            </w:r>
          </w:p>
          <w:p w14:paraId="27CF8D51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97=Other, please specify</w:t>
            </w:r>
          </w:p>
          <w:p w14:paraId="606D1AB1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54A5CFF7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828247F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341206BE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D606D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88F463" w14:textId="15322990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B9.What is your religion? </w:t>
            </w:r>
            <w:r w:rsidR="00E748FE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hAnsi="Gill Sans MT"/>
                <w:b/>
                <w:color w:val="000000"/>
                <w:sz w:val="20"/>
                <w:szCs w:val="20"/>
              </w:rPr>
              <w:t>lk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religion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6145C0C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1=Christian</w:t>
            </w:r>
          </w:p>
          <w:p w14:paraId="161C0949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2=Islam</w:t>
            </w:r>
          </w:p>
          <w:p w14:paraId="4C9CEF97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3=Not religious </w:t>
            </w:r>
          </w:p>
          <w:p w14:paraId="3BA044EE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4=Spiritual/traditional</w:t>
            </w:r>
          </w:p>
          <w:p w14:paraId="0E812678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  <w:p w14:paraId="0BAD926D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1CD7285B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33ECD9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3D36C452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2996C8F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E67301" w14:textId="52068516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B10.Were you born in this village? </w:t>
            </w:r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lk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town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369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DD6CB07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0=No</w:t>
            </w:r>
          </w:p>
          <w:p w14:paraId="543780F7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705B7120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7F0FB9F4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95DC40C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44542F75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9164DF6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45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7B9BDD7" w14:textId="4A10C172" w:rsidR="00AC500F" w:rsidRPr="00F71A9A" w:rsidRDefault="00AC500F" w:rsidP="00E748F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B11.How many years have you lived in this village? </w:t>
            </w:r>
            <w:r w:rsidRPr="00F71A9A">
              <w:rPr>
                <w:rFonts w:ascii="Gill Sans MT" w:hAnsi="Gill Sans MT"/>
                <w:b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hAnsi="Gill Sans MT"/>
                <w:b/>
                <w:sz w:val="20"/>
                <w:szCs w:val="20"/>
              </w:rPr>
              <w:t>lk</w:t>
            </w:r>
            <w:r w:rsidRPr="00F71A9A">
              <w:rPr>
                <w:rFonts w:ascii="Gill Sans MT" w:hAnsi="Gill Sans MT"/>
                <w:b/>
                <w:sz w:val="20"/>
                <w:szCs w:val="20"/>
              </w:rPr>
              <w:t>numyrs</w:t>
            </w:r>
            <w:proofErr w:type="spellEnd"/>
            <w:r w:rsidRPr="00F71A9A">
              <w:rPr>
                <w:rFonts w:ascii="Gill Sans MT" w:hAnsi="Gill Sans MT"/>
                <w:b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BB4DB76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C500F" w:rsidRPr="00F71A9A" w14:paraId="042304AC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29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D836D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97EA54" w14:textId="6976FDE8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B12.What is the highest level of formal education that you have completed?  </w:t>
            </w:r>
            <w:r w:rsidR="00E748FE">
              <w:rPr>
                <w:rFonts w:ascii="Gill Sans MT" w:hAnsi="Gill Sans MT"/>
                <w:b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hAnsi="Gill Sans MT"/>
                <w:b/>
                <w:sz w:val="20"/>
                <w:szCs w:val="20"/>
              </w:rPr>
              <w:t>lk</w:t>
            </w:r>
            <w:r w:rsidRPr="00F71A9A">
              <w:rPr>
                <w:rFonts w:ascii="Gill Sans MT" w:hAnsi="Gill Sans MT"/>
                <w:b/>
                <w:sz w:val="20"/>
                <w:szCs w:val="20"/>
              </w:rPr>
              <w:t>educ</w:t>
            </w:r>
            <w:proofErr w:type="spellEnd"/>
            <w:r w:rsidRPr="00F71A9A">
              <w:rPr>
                <w:rFonts w:ascii="Gill Sans MT" w:hAnsi="Gill Sans MT"/>
                <w:b/>
                <w:sz w:val="20"/>
                <w:szCs w:val="20"/>
              </w:rPr>
              <w:t>)</w:t>
            </w:r>
          </w:p>
        </w:tc>
        <w:tc>
          <w:tcPr>
            <w:tcW w:w="1520" w:type="dxa"/>
            <w:tcBorders>
              <w:top w:val="single" w:sz="4" w:space="0" w:color="000000"/>
              <w:bottom w:val="single" w:sz="4" w:space="0" w:color="000000"/>
            </w:tcBorders>
          </w:tcPr>
          <w:p w14:paraId="7A056A8F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1=None</w:t>
            </w:r>
          </w:p>
          <w:p w14:paraId="3CD5EC2E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2=Grade 1/Sub-standard A</w:t>
            </w:r>
          </w:p>
          <w:p w14:paraId="75D280D7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3=Grade 1/Sub-standard B</w:t>
            </w:r>
          </w:p>
          <w:p w14:paraId="27A5BA08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4=Grade 2/Standard 1</w:t>
            </w:r>
          </w:p>
          <w:p w14:paraId="1BDE9D8D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5=Grade 3/Standard 2</w:t>
            </w:r>
          </w:p>
          <w:p w14:paraId="464ED921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6=Grade 4/Standard 3</w:t>
            </w:r>
          </w:p>
          <w:p w14:paraId="59EC9596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7=Grade 5/Standard 4</w:t>
            </w:r>
          </w:p>
          <w:p w14:paraId="64338A16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8=Grade 6/Standard 5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8454BBB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9=Grade 7/Standard 6</w:t>
            </w:r>
          </w:p>
          <w:p w14:paraId="05770154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10=Grade 8/Form 1</w:t>
            </w:r>
          </w:p>
          <w:p w14:paraId="417AB66D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11=Grade 9/Form 2</w:t>
            </w:r>
          </w:p>
          <w:p w14:paraId="1BB5554F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12=Grade 10/Form 3</w:t>
            </w:r>
          </w:p>
          <w:p w14:paraId="169665C8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13=Grade 11/Form 4</w:t>
            </w:r>
          </w:p>
          <w:p w14:paraId="22CB7855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14=Grade 12/Form 5</w:t>
            </w:r>
          </w:p>
          <w:p w14:paraId="72D42413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15=Post-secondary</w:t>
            </w:r>
          </w:p>
          <w:p w14:paraId="4F78ECE1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6D2456DE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999=Preferred not to answer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256867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5F91A09D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6F860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235610" w14:textId="705CE883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B13.</w:t>
            </w:r>
            <w:r w:rsidR="00E748FE">
              <w:rPr>
                <w:rFonts w:ascii="Gill Sans MT" w:hAnsi="Gill Sans MT"/>
                <w:color w:val="000000"/>
                <w:sz w:val="20"/>
                <w:szCs w:val="20"/>
              </w:rPr>
              <w:t>What type of roof does the respondent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's house have? 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hAnsi="Gill Sans MT"/>
                <w:b/>
                <w:color w:val="000000"/>
                <w:sz w:val="20"/>
                <w:szCs w:val="20"/>
              </w:rPr>
              <w:t>lk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roof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  <w:r w:rsidRPr="00F71A9A">
              <w:rPr>
                <w:rFonts w:ascii="Gill Sans MT" w:hAnsi="Gill Sans MT"/>
                <w:i/>
                <w:color w:val="000000"/>
                <w:sz w:val="20"/>
                <w:szCs w:val="20"/>
              </w:rPr>
              <w:t xml:space="preserve">    </w:t>
            </w: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Observation only</w:t>
            </w:r>
            <w:r w:rsidR="00E748FE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 xml:space="preserve"> if possible. </w:t>
            </w: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7A97FD2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1=Grass thatched</w:t>
            </w:r>
          </w:p>
          <w:p w14:paraId="3C999D97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2=Iron sheet</w:t>
            </w:r>
          </w:p>
          <w:p w14:paraId="6C3F7EE6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3=Tin</w:t>
            </w:r>
          </w:p>
          <w:p w14:paraId="5AF41D9D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4=Zinc</w:t>
            </w:r>
          </w:p>
          <w:p w14:paraId="6220E4C7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5=Roofing tile</w:t>
            </w:r>
          </w:p>
          <w:p w14:paraId="22F590D8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lastRenderedPageBreak/>
              <w:t>6=Concrete</w:t>
            </w:r>
          </w:p>
          <w:p w14:paraId="41C26D2F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7=Cardboard</w:t>
            </w:r>
          </w:p>
          <w:p w14:paraId="5AE37F30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8=Asbestos</w:t>
            </w:r>
          </w:p>
          <w:p w14:paraId="6493297B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9=Shingles</w:t>
            </w:r>
          </w:p>
          <w:p w14:paraId="7CAB33BD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10=Plastic 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cheets</w:t>
            </w:r>
            <w:proofErr w:type="spellEnd"/>
          </w:p>
          <w:p w14:paraId="4EECD49E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97=Other, please specify</w:t>
            </w:r>
          </w:p>
          <w:p w14:paraId="6EA58E15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048AFEA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lastRenderedPageBreak/>
              <w:t>(Code)</w:t>
            </w:r>
          </w:p>
        </w:tc>
      </w:tr>
      <w:tr w:rsidR="00AC500F" w:rsidRPr="00F71A9A" w14:paraId="42F786BD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B837E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07E85" w14:textId="39CDDECC" w:rsidR="00AC500F" w:rsidRPr="00F71A9A" w:rsidRDefault="00AC500F" w:rsidP="00E748FE">
            <w:pPr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B14.Is the </w:t>
            </w:r>
            <w:r w:rsidR="00E748FE">
              <w:rPr>
                <w:rFonts w:ascii="Gill Sans MT" w:hAnsi="Gill Sans MT"/>
                <w:color w:val="000000"/>
                <w:sz w:val="20"/>
                <w:szCs w:val="20"/>
              </w:rPr>
              <w:t>respondent’s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house painted? </w:t>
            </w:r>
            <w:r w:rsidR="00E748FE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hAnsi="Gill Sans MT"/>
                <w:b/>
                <w:color w:val="000000"/>
                <w:sz w:val="20"/>
                <w:szCs w:val="20"/>
              </w:rPr>
              <w:t>lk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paint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3E8296FF" w14:textId="68A7E5FD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sz w:val="20"/>
                <w:szCs w:val="20"/>
              </w:rPr>
              <w:t>Observation only</w:t>
            </w:r>
            <w:r w:rsidR="00E748FE">
              <w:rPr>
                <w:rFonts w:ascii="Gill Sans MT" w:eastAsia="Calibri" w:hAnsi="Gill Sans MT" w:cs="Times New Roman"/>
                <w:i/>
                <w:sz w:val="20"/>
                <w:szCs w:val="20"/>
              </w:rPr>
              <w:t xml:space="preserve"> if possible. </w:t>
            </w: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2E796F2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0=No</w:t>
            </w:r>
          </w:p>
          <w:p w14:paraId="79968160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1=Yes</w:t>
            </w:r>
            <w:r w:rsidRPr="00F71A9A" w:rsidDel="0022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 </w:t>
            </w:r>
          </w:p>
          <w:p w14:paraId="1DEE3A4F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888=Don’t know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73FBB0B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</w:tbl>
    <w:p w14:paraId="6CB85CD5" w14:textId="77777777" w:rsidR="00AC500F" w:rsidRDefault="00AC500F">
      <w:pPr>
        <w:rPr>
          <w:rFonts w:asciiTheme="majorHAnsi" w:hAnsiTheme="majorHAnsi"/>
          <w:sz w:val="20"/>
          <w:szCs w:val="20"/>
        </w:rPr>
      </w:pPr>
    </w:p>
    <w:p w14:paraId="77CE534F" w14:textId="77777777" w:rsidR="00AC500F" w:rsidRDefault="00AC500F">
      <w:pPr>
        <w:rPr>
          <w:rFonts w:asciiTheme="majorHAnsi" w:hAnsiTheme="majorHAnsi"/>
          <w:sz w:val="20"/>
          <w:szCs w:val="20"/>
        </w:rPr>
      </w:pPr>
    </w:p>
    <w:p w14:paraId="32BDA4FB" w14:textId="77777777" w:rsidR="00AC500F" w:rsidRPr="00F71A9A" w:rsidRDefault="00AC500F" w:rsidP="00AC500F">
      <w:pPr>
        <w:contextualSpacing/>
        <w:rPr>
          <w:rFonts w:ascii="Gill Sans MT" w:hAnsi="Gill Sans MT" w:cs="TimesNewRomanPS-BoldMT"/>
          <w:b/>
          <w:bCs/>
          <w:sz w:val="20"/>
          <w:szCs w:val="20"/>
        </w:rPr>
      </w:pPr>
      <w:r>
        <w:rPr>
          <w:rFonts w:ascii="Gill Sans MT" w:eastAsia="Times New Roman" w:hAnsi="Gill Sans MT" w:cs="Times New Roman"/>
          <w:b/>
          <w:color w:val="000000"/>
          <w:sz w:val="20"/>
          <w:szCs w:val="20"/>
        </w:rPr>
        <w:t xml:space="preserve">VILLAGE LAND ASSETS 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2731"/>
        <w:gridCol w:w="2207"/>
        <w:gridCol w:w="193"/>
        <w:gridCol w:w="2328"/>
        <w:gridCol w:w="1801"/>
        <w:gridCol w:w="720"/>
      </w:tblGrid>
      <w:tr w:rsidR="00AC500F" w:rsidRPr="00F71A9A" w14:paraId="6BCA540F" w14:textId="77777777" w:rsidTr="00E2751F">
        <w:trPr>
          <w:trHeight w:val="20"/>
        </w:trPr>
        <w:tc>
          <w:tcPr>
            <w:tcW w:w="1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06EF3DF" w14:textId="3780D3E6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7459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2B8E7ED1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What is the size/area of your village?</w:t>
            </w: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 xml:space="preserve">  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hvarea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 xml:space="preserve">) 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14A3D25F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(Integer)</w:t>
            </w:r>
          </w:p>
        </w:tc>
      </w:tr>
      <w:tr w:rsidR="00AC500F" w:rsidRPr="00F71A9A" w14:paraId="07D32C81" w14:textId="77777777" w:rsidTr="00E2751F">
        <w:trPr>
          <w:trHeight w:val="20"/>
        </w:trPr>
        <w:tc>
          <w:tcPr>
            <w:tcW w:w="1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7C394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2731" w:type="dxa"/>
            <w:tcBorders>
              <w:left w:val="single" w:sz="4" w:space="0" w:color="000000"/>
              <w:bottom w:val="single" w:sz="4" w:space="0" w:color="000000"/>
            </w:tcBorders>
          </w:tcPr>
          <w:p w14:paraId="60E6CF9E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Unit:</w:t>
            </w:r>
          </w:p>
          <w:p w14:paraId="11B7CBD9" w14:textId="265003AE" w:rsidR="00AC500F" w:rsidRPr="00F71A9A" w:rsidRDefault="00E2751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(1)Lima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53140971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(2)Acre</w:t>
            </w:r>
          </w:p>
          <w:p w14:paraId="42BB0413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17E637EF" w14:textId="6BEF1F67" w:rsidR="00E2751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(4)Square meter</w:t>
            </w:r>
          </w:p>
          <w:p w14:paraId="37079937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hvarea_unit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8D967E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3221494D" w14:textId="77777777" w:rsidTr="00E2751F">
        <w:trPr>
          <w:trHeight w:val="20"/>
        </w:trPr>
        <w:tc>
          <w:tcPr>
            <w:tcW w:w="1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5F0457" w14:textId="75FC8AD6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7459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17364F48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What </w:t>
            </w:r>
            <w:commentRangeStart w:id="2"/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area of land </w:t>
            </w:r>
            <w:commentRangeEnd w:id="2"/>
            <w:r w:rsidR="00FE7691">
              <w:rPr>
                <w:rStyle w:val="CommentReference"/>
                <w:rFonts w:eastAsiaTheme="minorHAnsi"/>
              </w:rPr>
              <w:commentReference w:id="2"/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allocated to individual households?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hvland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198C302F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(Integer)</w:t>
            </w:r>
          </w:p>
        </w:tc>
      </w:tr>
      <w:tr w:rsidR="00AC500F" w:rsidRPr="00F71A9A" w14:paraId="74AF3026" w14:textId="77777777" w:rsidTr="00E2751F">
        <w:trPr>
          <w:trHeight w:val="20"/>
        </w:trPr>
        <w:tc>
          <w:tcPr>
            <w:tcW w:w="1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5DABA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2731" w:type="dxa"/>
            <w:tcBorders>
              <w:left w:val="single" w:sz="4" w:space="0" w:color="000000"/>
              <w:bottom w:val="single" w:sz="4" w:space="0" w:color="000000"/>
            </w:tcBorders>
          </w:tcPr>
          <w:p w14:paraId="75A4DD8B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Unit:</w:t>
            </w:r>
          </w:p>
          <w:p w14:paraId="50D424BE" w14:textId="222E069F" w:rsidR="00AC500F" w:rsidRPr="00F71A9A" w:rsidRDefault="00E2751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(1)Lima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7592619D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(2)Acre</w:t>
            </w:r>
          </w:p>
          <w:p w14:paraId="0BB7C703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245A850D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(4)Square meter</w:t>
            </w:r>
          </w:p>
          <w:p w14:paraId="3FAEF7B9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hvarea_unit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662504B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6A1C2724" w14:textId="77777777" w:rsidTr="00E2751F">
        <w:trPr>
          <w:trHeight w:val="20"/>
        </w:trPr>
        <w:tc>
          <w:tcPr>
            <w:tcW w:w="1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D71903" w14:textId="07A8D991" w:rsidR="00AC500F" w:rsidRPr="00F71A9A" w:rsidRDefault="00AC500F" w:rsidP="00E2751F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7459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79E787FD" w14:textId="77777777" w:rsidR="00AC500F" w:rsidRPr="00F71A9A" w:rsidRDefault="00AC500F" w:rsidP="00E748FE">
            <w:pPr>
              <w:pStyle w:val="longtableQtext"/>
              <w:spacing w:after="0" w:line="240" w:lineRule="auto"/>
              <w:contextualSpacing/>
              <w:rPr>
                <w:rFonts w:ascii="Gill Sans MT" w:eastAsiaTheme="minorEastAsia" w:hAnsi="Gill Sans MT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sz w:val="20"/>
                <w:szCs w:val="20"/>
                <w:lang w:eastAsia="zh-CN"/>
              </w:rPr>
              <w:t xml:space="preserve">What </w:t>
            </w:r>
            <w:commentRangeStart w:id="3"/>
            <w:r w:rsidRPr="00F71A9A">
              <w:rPr>
                <w:rFonts w:ascii="Gill Sans MT" w:eastAsiaTheme="minorEastAsia" w:hAnsi="Gill Sans MT"/>
                <w:sz w:val="20"/>
                <w:szCs w:val="20"/>
                <w:lang w:eastAsia="zh-CN"/>
              </w:rPr>
              <w:t xml:space="preserve">area of land </w:t>
            </w:r>
            <w:commentRangeEnd w:id="3"/>
            <w:r w:rsidR="00FE7691">
              <w:rPr>
                <w:rStyle w:val="CommentReference"/>
                <w:rFonts w:asciiTheme="minorHAnsi" w:hAnsiTheme="minorHAnsi"/>
                <w:color w:val="auto"/>
              </w:rPr>
              <w:commentReference w:id="3"/>
            </w:r>
            <w:r w:rsidRPr="00F71A9A">
              <w:rPr>
                <w:rFonts w:ascii="Gill Sans MT" w:eastAsiaTheme="minorEastAsia" w:hAnsi="Gill Sans MT"/>
                <w:sz w:val="20"/>
                <w:szCs w:val="20"/>
                <w:lang w:eastAsia="zh-CN"/>
              </w:rPr>
              <w:t xml:space="preserve">is unallocated? </w:t>
            </w:r>
            <w:r w:rsidRPr="00F71A9A">
              <w:rPr>
                <w:rFonts w:ascii="Gill Sans MT" w:eastAsia="Calibri" w:hAnsi="Gill Sans MT" w:cs="Times New Roman"/>
                <w:i/>
                <w:color w:val="auto"/>
                <w:w w:val="105"/>
                <w:sz w:val="20"/>
                <w:szCs w:val="20"/>
              </w:rPr>
              <w:t>under village authority</w:t>
            </w:r>
            <w:r w:rsidRPr="00F71A9A">
              <w:rPr>
                <w:rFonts w:ascii="Gill Sans MT" w:eastAsiaTheme="minorEastAsia" w:hAnsi="Gill Sans MT"/>
                <w:sz w:val="20"/>
                <w:szCs w:val="20"/>
                <w:lang w:eastAsia="zh-CN"/>
              </w:rPr>
              <w:t xml:space="preserve"> </w:t>
            </w:r>
            <w:r w:rsidRPr="00F71A9A">
              <w:rPr>
                <w:rFonts w:ascii="Gill Sans MT" w:eastAsiaTheme="minorEastAsia" w:hAnsi="Gill Sans MT"/>
                <w:b/>
                <w:sz w:val="20"/>
                <w:szCs w:val="20"/>
                <w:lang w:eastAsia="zh-CN"/>
              </w:rPr>
              <w:t>(</w:t>
            </w:r>
            <w:proofErr w:type="spellStart"/>
            <w:r w:rsidRPr="00F71A9A">
              <w:rPr>
                <w:rFonts w:ascii="Gill Sans MT" w:eastAsiaTheme="minorEastAsia" w:hAnsi="Gill Sans MT"/>
                <w:b/>
                <w:sz w:val="20"/>
                <w:szCs w:val="20"/>
                <w:lang w:eastAsia="zh-CN"/>
              </w:rPr>
              <w:t>hvland_unallocated</w:t>
            </w:r>
            <w:proofErr w:type="spellEnd"/>
            <w:r w:rsidRPr="00F71A9A">
              <w:rPr>
                <w:rFonts w:ascii="Gill Sans MT" w:eastAsiaTheme="minorEastAsia" w:hAnsi="Gill Sans MT"/>
                <w:b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258F783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(Integer)</w:t>
            </w:r>
          </w:p>
        </w:tc>
      </w:tr>
      <w:tr w:rsidR="00AC500F" w:rsidRPr="00F71A9A" w14:paraId="52494767" w14:textId="77777777" w:rsidTr="00E2751F">
        <w:trPr>
          <w:trHeight w:val="20"/>
        </w:trPr>
        <w:tc>
          <w:tcPr>
            <w:tcW w:w="1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68604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2731" w:type="dxa"/>
            <w:tcBorders>
              <w:left w:val="single" w:sz="4" w:space="0" w:color="000000"/>
              <w:bottom w:val="single" w:sz="4" w:space="0" w:color="000000"/>
            </w:tcBorders>
          </w:tcPr>
          <w:p w14:paraId="5C201D8B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Unit:</w:t>
            </w:r>
          </w:p>
          <w:p w14:paraId="571A5262" w14:textId="3296018D" w:rsidR="00AC500F" w:rsidRPr="00F71A9A" w:rsidRDefault="00E2751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(1)Lima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27D7613B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(2)Acre</w:t>
            </w:r>
          </w:p>
          <w:p w14:paraId="0CB9CFEE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4F6A997A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(4)Square meter</w:t>
            </w:r>
          </w:p>
          <w:p w14:paraId="478ECA1E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hvarea_unit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ECB0D9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15632254" w14:textId="77777777" w:rsidTr="00E2751F">
        <w:trPr>
          <w:trHeight w:val="20"/>
        </w:trPr>
        <w:tc>
          <w:tcPr>
            <w:tcW w:w="1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451AB3" w14:textId="73AF3A4F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7459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561E2E86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Of the unallocated land, what </w:t>
            </w:r>
            <w:commentRangeStart w:id="4"/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area </w:t>
            </w:r>
            <w:commentRangeEnd w:id="4"/>
            <w:r w:rsidR="00FE7691">
              <w:rPr>
                <w:rStyle w:val="CommentReference"/>
                <w:rFonts w:eastAsiaTheme="minorHAnsi"/>
              </w:rPr>
              <w:commentReference w:id="4"/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suitable for crop production?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hvcrop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5EEBC14A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(Integer)</w:t>
            </w:r>
          </w:p>
        </w:tc>
      </w:tr>
      <w:tr w:rsidR="00AC500F" w:rsidRPr="00F71A9A" w14:paraId="790457D7" w14:textId="77777777" w:rsidTr="00E2751F">
        <w:trPr>
          <w:trHeight w:val="20"/>
        </w:trPr>
        <w:tc>
          <w:tcPr>
            <w:tcW w:w="1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8C051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2731" w:type="dxa"/>
            <w:tcBorders>
              <w:left w:val="single" w:sz="4" w:space="0" w:color="000000"/>
              <w:bottom w:val="single" w:sz="4" w:space="0" w:color="000000"/>
            </w:tcBorders>
          </w:tcPr>
          <w:p w14:paraId="1166A810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Unit:</w:t>
            </w:r>
          </w:p>
          <w:p w14:paraId="2A4A2FFA" w14:textId="35A08155" w:rsidR="00AC500F" w:rsidRPr="00F71A9A" w:rsidRDefault="00E2751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(1)Lima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7B1F4C34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(2)Acre</w:t>
            </w:r>
          </w:p>
          <w:p w14:paraId="7ABB648B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020D19DE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(4)Square meter</w:t>
            </w:r>
          </w:p>
          <w:p w14:paraId="4BA60661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hvarea_unit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B4FA1F0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54E94F2F" w14:textId="77777777" w:rsidTr="00E2751F">
        <w:trPr>
          <w:trHeight w:val="92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6AAC346" w14:textId="17A84266" w:rsidR="00AC500F" w:rsidRPr="00F71A9A" w:rsidRDefault="00AC500F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3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50122B1F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commentRangeStart w:id="5"/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Could a household in your village obtain additional land </w:t>
            </w:r>
            <w:commentRangeEnd w:id="5"/>
            <w:r w:rsidR="005A19A4">
              <w:rPr>
                <w:rStyle w:val="CommentReference"/>
                <w:rFonts w:eastAsiaTheme="minorHAnsi"/>
              </w:rPr>
              <w:commentReference w:id="5"/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for crop production in this village?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h_hhextra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640D242B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673172A4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6F07E26E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1C868289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  <w:p w14:paraId="6F4A7CE3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7A5F65F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7455A54D" w14:textId="77777777" w:rsidTr="00E2751F">
        <w:trPr>
          <w:trHeight w:val="336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58FB284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C02FC5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What entity within the community allocates land?</w:t>
            </w:r>
          </w:p>
        </w:tc>
        <w:tc>
          <w:tcPr>
            <w:tcW w:w="4322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BF56CCA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 1= Headperson</w:t>
            </w:r>
          </w:p>
          <w:p w14:paraId="315B3B27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 Chief</w:t>
            </w:r>
          </w:p>
          <w:p w14:paraId="13F922BC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 = Village committee</w:t>
            </w:r>
          </w:p>
          <w:p w14:paraId="57B6386C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97 = Other, please specify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49F74EF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AC500F" w:rsidRPr="00F71A9A" w14:paraId="20357C71" w14:textId="77777777" w:rsidTr="00E2751F">
        <w:trPr>
          <w:trHeight w:val="464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</w:tcPr>
          <w:p w14:paraId="14B368D2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D6E3BC" w:themeFill="accent3" w:themeFillTint="66"/>
          </w:tcPr>
          <w:p w14:paraId="41C8FEDB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How is the land allocated? Please describe the process. </w:t>
            </w:r>
          </w:p>
        </w:tc>
        <w:tc>
          <w:tcPr>
            <w:tcW w:w="4322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56E5E4BC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4C84DD95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TEXT</w:t>
            </w:r>
          </w:p>
        </w:tc>
      </w:tr>
      <w:tr w:rsidR="00AC500F" w:rsidRPr="00F71A9A" w14:paraId="75500793" w14:textId="77777777" w:rsidTr="00E2751F">
        <w:trPr>
          <w:trHeight w:val="128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EF3B053" w14:textId="2D080B70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3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25C03F9D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it possible to convert customary land into titled property in this village?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hvtenure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5B552D3F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6DB5A11A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6BF24CC4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4977F1D0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1984A716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  <w:p w14:paraId="110AA766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0C4B491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44E554C2" w14:textId="77777777" w:rsidTr="00E2751F">
        <w:trPr>
          <w:trHeight w:val="864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A3F77A2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0FDD449E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this title granted to the individual or to the community? </w:t>
            </w:r>
          </w:p>
        </w:tc>
        <w:tc>
          <w:tcPr>
            <w:tcW w:w="4322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69E0ECE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1=Individual</w:t>
            </w:r>
          </w:p>
          <w:p w14:paraId="68AAD185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2=Community</w:t>
            </w:r>
          </w:p>
          <w:p w14:paraId="7C34CF9A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specify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0D438E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AC500F" w:rsidRPr="00F71A9A" w14:paraId="2869A7AE" w14:textId="77777777" w:rsidTr="00E2751F">
        <w:trPr>
          <w:trHeight w:val="104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CF17CD5" w14:textId="28AB8CFF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3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474EAF80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it possible to buy or sell customary land to community members in the village without first changing it to titled land?   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hvsellcust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30AF9D37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C2F070B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132E1674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6A20115E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6B4729F3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24213136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4D00A45F" w14:textId="77777777" w:rsidTr="00E2751F">
        <w:trPr>
          <w:trHeight w:val="1124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852877D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1124B8FB" w14:textId="4B2C1CF4" w:rsidR="00AC500F" w:rsidRPr="00F71A9A" w:rsidRDefault="00AC500F" w:rsidP="00FE7691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Is it possible to buy or sell customary land to external people</w:t>
            </w:r>
            <w:del w:id="6" w:author="Stickler, Mercedes M. (E3/LTRM)" w:date="2014-11-21T17:38:00Z">
              <w:r w:rsidRPr="00F71A9A" w:rsidDel="00FE7691">
                <w:rPr>
                  <w:rFonts w:ascii="Gill Sans MT" w:hAnsi="Gill Sans MT"/>
                  <w:color w:val="000000"/>
                  <w:sz w:val="20"/>
                  <w:szCs w:val="20"/>
                </w:rPr>
                <w:delText>s</w:delText>
              </w:r>
            </w:del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or companies without first changing it to titled land?    </w:t>
            </w:r>
          </w:p>
        </w:tc>
        <w:tc>
          <w:tcPr>
            <w:tcW w:w="4322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8D91E52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4C6CFEEA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0C7C29A8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1256D2EC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E666C0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AC500F" w:rsidRPr="00F71A9A" w14:paraId="5BCBEF41" w14:textId="77777777" w:rsidTr="00E2751F">
        <w:trPr>
          <w:trHeight w:val="1296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CAEBB70" w14:textId="584CED26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3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465972E1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it possible to rent customary land to community members in this village? 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hvrentcust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0990E9B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3AD24D97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30F7684E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1E6958FF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A87EE40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:rsidDel="005C47C2" w14:paraId="33CF59DB" w14:textId="7A11EF67" w:rsidTr="00E2751F">
        <w:trPr>
          <w:trHeight w:val="890"/>
          <w:del w:id="7" w:author="Stickler, Mercedes M. (E3/LTRM)" w:date="2014-11-21T17:38:00Z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9A680EE" w14:textId="52B6B9AA" w:rsidR="00AC500F" w:rsidRPr="00F71A9A" w:rsidDel="005C47C2" w:rsidRDefault="00AC500F" w:rsidP="00E748FE">
            <w:pPr>
              <w:contextualSpacing/>
              <w:rPr>
                <w:del w:id="8" w:author="Stickler, Mercedes M. (E3/LTRM)" w:date="2014-11-21T17:38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43AD0F04" w14:textId="0C0D260B" w:rsidR="00AC500F" w:rsidRPr="00F71A9A" w:rsidDel="005C47C2" w:rsidRDefault="00AC500F" w:rsidP="005C47C2">
            <w:pPr>
              <w:contextualSpacing/>
              <w:rPr>
                <w:del w:id="9" w:author="Stickler, Mercedes M. (E3/LTRM)" w:date="2014-11-21T17:38:00Z"/>
                <w:rFonts w:ascii="Gill Sans MT" w:hAnsi="Gill Sans MT"/>
                <w:color w:val="000000"/>
                <w:sz w:val="20"/>
                <w:szCs w:val="20"/>
              </w:rPr>
            </w:pPr>
            <w:del w:id="10" w:author="Stickler, Mercedes M. (E3/LTRM)" w:date="2014-11-21T17:38:00Z">
              <w:r w:rsidRPr="00F71A9A" w:rsidDel="005C47C2">
                <w:rPr>
                  <w:rFonts w:ascii="Gill Sans MT" w:hAnsi="Gill Sans MT"/>
                  <w:color w:val="000000"/>
                  <w:sz w:val="20"/>
                  <w:szCs w:val="20"/>
                </w:rPr>
                <w:delText xml:space="preserve">Is it possible to buy or sell customary land to external peoples or companies without first </w:delText>
              </w:r>
              <w:commentRangeStart w:id="11"/>
              <w:r w:rsidRPr="00F71A9A" w:rsidDel="005C47C2">
                <w:rPr>
                  <w:rFonts w:ascii="Gill Sans MT" w:hAnsi="Gill Sans MT"/>
                  <w:color w:val="000000"/>
                  <w:sz w:val="20"/>
                  <w:szCs w:val="20"/>
                </w:rPr>
                <w:delText>changing</w:delText>
              </w:r>
            </w:del>
            <w:commentRangeEnd w:id="11"/>
            <w:r w:rsidR="005C47C2">
              <w:rPr>
                <w:rStyle w:val="CommentReference"/>
                <w:rFonts w:eastAsiaTheme="minorHAnsi"/>
              </w:rPr>
              <w:commentReference w:id="11"/>
            </w:r>
            <w:del w:id="12" w:author="Stickler, Mercedes M. (E3/LTRM)" w:date="2014-11-21T17:38:00Z">
              <w:r w:rsidRPr="00F71A9A" w:rsidDel="005C47C2">
                <w:rPr>
                  <w:rFonts w:ascii="Gill Sans MT" w:hAnsi="Gill Sans MT"/>
                  <w:color w:val="000000"/>
                  <w:sz w:val="20"/>
                  <w:szCs w:val="20"/>
                </w:rPr>
                <w:delText xml:space="preserve"> it to titled land?     </w:delText>
              </w:r>
            </w:del>
          </w:p>
        </w:tc>
        <w:tc>
          <w:tcPr>
            <w:tcW w:w="4322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125DD26" w14:textId="41B3EF11" w:rsidR="00AC500F" w:rsidRPr="00F71A9A" w:rsidDel="005C47C2" w:rsidRDefault="00AC500F" w:rsidP="00E748FE">
            <w:pPr>
              <w:contextualSpacing/>
              <w:rPr>
                <w:del w:id="13" w:author="Stickler, Mercedes M. (E3/LTRM)" w:date="2014-11-21T17:38:00Z"/>
                <w:rFonts w:ascii="Gill Sans MT" w:hAnsi="Gill Sans MT"/>
                <w:sz w:val="20"/>
                <w:szCs w:val="20"/>
              </w:rPr>
            </w:pPr>
            <w:del w:id="14" w:author="Stickler, Mercedes M. (E3/LTRM)" w:date="2014-11-21T17:38:00Z">
              <w:r w:rsidDel="005C47C2">
                <w:rPr>
                  <w:rFonts w:ascii="Gill Sans MT" w:hAnsi="Gill Sans MT"/>
                  <w:sz w:val="20"/>
                  <w:szCs w:val="20"/>
                </w:rPr>
                <w:delText>0</w:delText>
              </w:r>
              <w:r w:rsidRPr="00F71A9A" w:rsidDel="005C47C2">
                <w:rPr>
                  <w:rFonts w:ascii="Gill Sans MT" w:hAnsi="Gill Sans MT"/>
                  <w:sz w:val="20"/>
                  <w:szCs w:val="20"/>
                </w:rPr>
                <w:delText>=No</w:delText>
              </w:r>
            </w:del>
          </w:p>
          <w:p w14:paraId="04A1ECB3" w14:textId="3D53542A" w:rsidR="00AC500F" w:rsidRPr="00F71A9A" w:rsidDel="005C47C2" w:rsidRDefault="00AC500F" w:rsidP="00E748FE">
            <w:pPr>
              <w:contextualSpacing/>
              <w:rPr>
                <w:del w:id="15" w:author="Stickler, Mercedes M. (E3/LTRM)" w:date="2014-11-21T17:38:00Z"/>
                <w:rFonts w:ascii="Gill Sans MT" w:hAnsi="Gill Sans MT"/>
                <w:sz w:val="20"/>
                <w:szCs w:val="20"/>
              </w:rPr>
            </w:pPr>
            <w:del w:id="16" w:author="Stickler, Mercedes M. (E3/LTRM)" w:date="2014-11-21T17:38:00Z">
              <w:r w:rsidDel="005C47C2">
                <w:rPr>
                  <w:rFonts w:ascii="Gill Sans MT" w:hAnsi="Gill Sans MT"/>
                  <w:sz w:val="20"/>
                  <w:szCs w:val="20"/>
                </w:rPr>
                <w:delText>1</w:delText>
              </w:r>
              <w:r w:rsidRPr="00F71A9A" w:rsidDel="005C47C2">
                <w:rPr>
                  <w:rFonts w:ascii="Gill Sans MT" w:hAnsi="Gill Sans MT"/>
                  <w:sz w:val="20"/>
                  <w:szCs w:val="20"/>
                </w:rPr>
                <w:delText xml:space="preserve">=Yes </w:delText>
              </w:r>
            </w:del>
          </w:p>
          <w:p w14:paraId="53024619" w14:textId="1C8FDCD0" w:rsidR="00AC500F" w:rsidRPr="00F71A9A" w:rsidDel="005C47C2" w:rsidRDefault="00AC500F" w:rsidP="00E748FE">
            <w:pPr>
              <w:contextualSpacing/>
              <w:rPr>
                <w:del w:id="17" w:author="Stickler, Mercedes M. (E3/LTRM)" w:date="2014-11-21T17:38:00Z"/>
                <w:rFonts w:ascii="Gill Sans MT" w:hAnsi="Gill Sans MT"/>
                <w:sz w:val="20"/>
                <w:szCs w:val="20"/>
              </w:rPr>
            </w:pPr>
            <w:del w:id="18" w:author="Stickler, Mercedes M. (E3/LTRM)" w:date="2014-11-21T17:38:00Z">
              <w:r w:rsidRPr="00F71A9A" w:rsidDel="005C47C2">
                <w:rPr>
                  <w:rFonts w:ascii="Gill Sans MT" w:hAnsi="Gill Sans MT"/>
                  <w:sz w:val="20"/>
                  <w:szCs w:val="20"/>
                </w:rPr>
                <w:delText>888=Don’t know</w:delText>
              </w:r>
            </w:del>
          </w:p>
          <w:p w14:paraId="19481A55" w14:textId="45F073DA" w:rsidR="00AC500F" w:rsidRPr="00F71A9A" w:rsidDel="005C47C2" w:rsidRDefault="00AC500F" w:rsidP="00E748FE">
            <w:pPr>
              <w:contextualSpacing/>
              <w:rPr>
                <w:del w:id="19" w:author="Stickler, Mercedes M. (E3/LTRM)" w:date="2014-11-21T17:38:00Z"/>
                <w:rFonts w:ascii="Gill Sans MT" w:hAnsi="Gill Sans MT"/>
                <w:sz w:val="20"/>
                <w:szCs w:val="20"/>
              </w:rPr>
            </w:pPr>
            <w:del w:id="20" w:author="Stickler, Mercedes M. (E3/LTRM)" w:date="2014-11-21T17:38:00Z">
              <w:r w:rsidRPr="00F71A9A" w:rsidDel="005C47C2">
                <w:rPr>
                  <w:rFonts w:ascii="Gill Sans MT" w:hAnsi="Gill Sans MT"/>
                  <w:sz w:val="20"/>
                  <w:szCs w:val="20"/>
                </w:rPr>
                <w:delText>999=Prefer not to respond</w:delText>
              </w:r>
            </w:del>
          </w:p>
        </w:tc>
        <w:tc>
          <w:tcPr>
            <w:tcW w:w="72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E26DBE8" w14:textId="349959AC" w:rsidR="00AC500F" w:rsidRPr="00F71A9A" w:rsidDel="005C47C2" w:rsidRDefault="00AC500F" w:rsidP="00E748FE">
            <w:pPr>
              <w:contextualSpacing/>
              <w:rPr>
                <w:del w:id="21" w:author="Stickler, Mercedes M. (E3/LTRM)" w:date="2014-11-21T17:38:00Z"/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E2751F" w:rsidRPr="00336EC6" w14:paraId="72805DB7" w14:textId="77777777" w:rsidTr="00E2751F">
        <w:trPr>
          <w:trHeight w:val="945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A5E2EDE" w14:textId="77777777" w:rsidR="00E2751F" w:rsidRPr="00E2751F" w:rsidRDefault="00E2751F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3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A38E114" w14:textId="6007B673" w:rsidR="00E2751F" w:rsidRPr="00E2751F" w:rsidRDefault="004A0DC1" w:rsidP="00E2751F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>
              <w:rPr>
                <w:rFonts w:ascii="Gill Sans MT" w:hAnsi="Gill Sans MT"/>
                <w:color w:val="000000"/>
                <w:sz w:val="20"/>
                <w:szCs w:val="20"/>
              </w:rPr>
              <w:t xml:space="preserve">What is the ownership/tenure </w:t>
            </w:r>
            <w:r w:rsidR="00E2751F" w:rsidRPr="00E2751F">
              <w:rPr>
                <w:rFonts w:ascii="Gill Sans MT" w:hAnsi="Gill Sans MT"/>
                <w:color w:val="000000"/>
                <w:sz w:val="20"/>
                <w:szCs w:val="20"/>
              </w:rPr>
              <w:t>of the forest/wooded land in your community?</w:t>
            </w:r>
          </w:p>
          <w:p w14:paraId="131F7B5C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</w:p>
          <w:p w14:paraId="39CC29A7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E2751F">
              <w:rPr>
                <w:rFonts w:ascii="Gill Sans MT" w:hAnsi="Gill Sans MT"/>
                <w:color w:val="000000"/>
                <w:sz w:val="20"/>
                <w:szCs w:val="20"/>
              </w:rPr>
              <w:t xml:space="preserve">Select all that apply. 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866AC1B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1= Community/collective</w:t>
            </w:r>
          </w:p>
          <w:p w14:paraId="45E569BD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2= Individual/household/private</w:t>
            </w:r>
          </w:p>
          <w:p w14:paraId="0D166103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3= Public lands (protected areas, public forests, central/regional government lands)</w:t>
            </w:r>
          </w:p>
          <w:p w14:paraId="2E947267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4= Unclaimed lands</w:t>
            </w:r>
          </w:p>
          <w:p w14:paraId="0FF5A9BF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97= Other, please specify</w:t>
            </w:r>
          </w:p>
          <w:p w14:paraId="5E7DAD12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16657D95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999=Preferred not to answer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8F8223" w14:textId="77777777" w:rsidR="00E2751F" w:rsidRPr="00E2751F" w:rsidRDefault="00E2751F" w:rsidP="00E2751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E2751F" w:rsidRPr="00336EC6" w14:paraId="7E96353B" w14:textId="77777777" w:rsidTr="00E2751F">
        <w:trPr>
          <w:trHeight w:val="945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1982FFD" w14:textId="77777777" w:rsidR="00E2751F" w:rsidRPr="00E2751F" w:rsidRDefault="00E2751F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3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675D627" w14:textId="72EED555" w:rsidR="00E2751F" w:rsidRPr="00E2751F" w:rsidRDefault="00E2751F" w:rsidP="00E2751F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E2751F">
              <w:rPr>
                <w:rFonts w:ascii="Gill Sans MT" w:hAnsi="Gill Sans MT"/>
                <w:color w:val="000000"/>
                <w:sz w:val="20"/>
                <w:szCs w:val="20"/>
              </w:rPr>
              <w:t xml:space="preserve">Are there legal agreements (concessions, permits) granting some areas of </w:t>
            </w:r>
            <w:r w:rsidRPr="00E2751F">
              <w:rPr>
                <w:rFonts w:ascii="Gill Sans MT" w:hAnsi="Gill Sans MT"/>
                <w:b/>
                <w:color w:val="000000"/>
                <w:sz w:val="20"/>
                <w:szCs w:val="20"/>
              </w:rPr>
              <w:t>community land</w:t>
            </w:r>
            <w:r w:rsidRPr="00E2751F">
              <w:rPr>
                <w:rFonts w:ascii="Gill Sans MT" w:hAnsi="Gill Sans MT"/>
                <w:color w:val="000000"/>
                <w:sz w:val="20"/>
                <w:szCs w:val="20"/>
              </w:rPr>
              <w:t xml:space="preserve"> for use or management of any kind </w:t>
            </w:r>
            <w:commentRangeStart w:id="22"/>
            <w:r w:rsidRPr="00E2751F">
              <w:rPr>
                <w:rFonts w:ascii="Gill Sans MT" w:hAnsi="Gill Sans MT"/>
                <w:color w:val="000000"/>
                <w:sz w:val="20"/>
                <w:szCs w:val="20"/>
              </w:rPr>
              <w:t>by the government</w:t>
            </w:r>
            <w:commentRangeEnd w:id="22"/>
            <w:r w:rsidR="005C47C2">
              <w:rPr>
                <w:rStyle w:val="CommentReference"/>
                <w:rFonts w:eastAsiaTheme="minorHAnsi"/>
              </w:rPr>
              <w:commentReference w:id="22"/>
            </w:r>
            <w:r w:rsidRPr="00E2751F">
              <w:rPr>
                <w:rFonts w:ascii="Gill Sans MT" w:hAnsi="Gill Sans MT"/>
                <w:color w:val="000000"/>
                <w:sz w:val="20"/>
                <w:szCs w:val="20"/>
              </w:rPr>
              <w:t>?</w:t>
            </w:r>
          </w:p>
          <w:p w14:paraId="71A55674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EF29A7F" w14:textId="14BB04ED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Pr="00E2751F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6C1DEBCD" w14:textId="790B130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Pr="00E2751F">
              <w:rPr>
                <w:rFonts w:ascii="Gill Sans MT" w:hAnsi="Gill Sans MT"/>
                <w:sz w:val="20"/>
                <w:szCs w:val="20"/>
              </w:rPr>
              <w:t xml:space="preserve">=Yes </w:t>
            </w:r>
          </w:p>
          <w:p w14:paraId="52EC0671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43BFF757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68099BA" w14:textId="77777777" w:rsidR="00E2751F" w:rsidRPr="00E2751F" w:rsidRDefault="00E2751F" w:rsidP="00E2751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E2751F" w:rsidRPr="00336EC6" w14:paraId="354228D7" w14:textId="77777777" w:rsidTr="00E2751F">
        <w:trPr>
          <w:trHeight w:val="99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3850F45" w14:textId="77777777" w:rsidR="00E2751F" w:rsidRPr="00E2751F" w:rsidRDefault="00E2751F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3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02A7A735" w14:textId="268B4EFD" w:rsidR="00E2751F" w:rsidRPr="00E2751F" w:rsidRDefault="00E2751F" w:rsidP="00E2751F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E2751F">
              <w:rPr>
                <w:rFonts w:ascii="Gill Sans MT" w:hAnsi="Gill Sans MT"/>
                <w:color w:val="000000"/>
                <w:sz w:val="20"/>
                <w:szCs w:val="20"/>
              </w:rPr>
              <w:t>Are there legal agreements (concessions, permits)</w:t>
            </w:r>
            <w:r>
              <w:rPr>
                <w:rFonts w:ascii="Gill Sans MT" w:hAnsi="Gill Sans MT"/>
                <w:color w:val="000000"/>
                <w:sz w:val="20"/>
                <w:szCs w:val="20"/>
              </w:rPr>
              <w:t xml:space="preserve"> granting some areas of </w:t>
            </w:r>
            <w:r w:rsidRPr="00E2751F">
              <w:rPr>
                <w:rFonts w:ascii="Gill Sans MT" w:hAnsi="Gill Sans MT"/>
                <w:b/>
                <w:color w:val="000000"/>
                <w:sz w:val="20"/>
                <w:szCs w:val="20"/>
              </w:rPr>
              <w:t>individual / household land</w:t>
            </w:r>
            <w:r w:rsidRPr="00E2751F">
              <w:rPr>
                <w:rFonts w:ascii="Gill Sans MT" w:hAnsi="Gill Sans MT"/>
                <w:color w:val="000000"/>
                <w:sz w:val="20"/>
                <w:szCs w:val="20"/>
              </w:rPr>
              <w:t xml:space="preserve"> for use or management of any kind by the </w:t>
            </w:r>
            <w:commentRangeStart w:id="23"/>
            <w:r w:rsidRPr="00E2751F">
              <w:rPr>
                <w:rFonts w:ascii="Gill Sans MT" w:hAnsi="Gill Sans MT"/>
                <w:color w:val="000000"/>
                <w:sz w:val="20"/>
                <w:szCs w:val="20"/>
              </w:rPr>
              <w:t>government</w:t>
            </w:r>
            <w:commentRangeEnd w:id="23"/>
            <w:r w:rsidR="00B31DBF">
              <w:rPr>
                <w:rStyle w:val="CommentReference"/>
                <w:rFonts w:eastAsiaTheme="minorHAnsi"/>
              </w:rPr>
              <w:commentReference w:id="23"/>
            </w:r>
            <w:r w:rsidRPr="00E2751F">
              <w:rPr>
                <w:rFonts w:ascii="Gill Sans MT" w:hAnsi="Gill Sans MT"/>
                <w:color w:val="000000"/>
                <w:sz w:val="20"/>
                <w:szCs w:val="20"/>
              </w:rPr>
              <w:t>?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4C64743" w14:textId="679CA561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Pr="00E2751F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75A8B938" w14:textId="1FD0F173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Pr="00E2751F">
              <w:rPr>
                <w:rFonts w:ascii="Gill Sans MT" w:hAnsi="Gill Sans MT"/>
                <w:sz w:val="20"/>
                <w:szCs w:val="20"/>
              </w:rPr>
              <w:t xml:space="preserve">=Yes </w:t>
            </w:r>
          </w:p>
          <w:p w14:paraId="64D68F0E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163AF3B7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EA46EF9" w14:textId="77777777" w:rsidR="00E2751F" w:rsidRPr="00E2751F" w:rsidRDefault="00E2751F" w:rsidP="00E2751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E2751F" w:rsidRPr="00336EC6" w14:paraId="063B00A7" w14:textId="77777777" w:rsidTr="00E2751F">
        <w:trPr>
          <w:trHeight w:val="822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9E4F48E" w14:textId="77777777" w:rsidR="00E2751F" w:rsidRPr="00E2751F" w:rsidRDefault="00E2751F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5ADD9B24" w14:textId="77777777" w:rsidR="00E2751F" w:rsidRPr="00F71A9A" w:rsidRDefault="00E2751F" w:rsidP="00E2751F">
            <w:pPr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Has any part of your village's customary land been sold or leased to someone from outside this village in the past five years?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hland_sold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02959663" w14:textId="1C0B6FEB" w:rsidR="00E2751F" w:rsidRPr="00B33FAE" w:rsidRDefault="004A0DC1" w:rsidP="00E2751F">
            <w:pPr>
              <w:contextualSpacing/>
              <w:rPr>
                <w:rFonts w:ascii="Gill Sans MT" w:hAnsi="Gill Sans MT"/>
                <w:i/>
                <w:color w:val="000000"/>
                <w:sz w:val="20"/>
                <w:szCs w:val="20"/>
              </w:rPr>
            </w:pPr>
            <w:r>
              <w:rPr>
                <w:rFonts w:ascii="Gill Sans MT" w:hAnsi="Gill Sans MT"/>
                <w:i/>
                <w:color w:val="000000"/>
                <w:sz w:val="20"/>
                <w:szCs w:val="20"/>
              </w:rPr>
              <w:t>If 0, skip to XX</w:t>
            </w:r>
          </w:p>
          <w:p w14:paraId="3FB7136E" w14:textId="77777777" w:rsidR="00E2751F" w:rsidRPr="00F71A9A" w:rsidRDefault="00E2751F" w:rsidP="00E2751F">
            <w:pPr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</w:p>
          <w:p w14:paraId="7F86B46A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D713708" w14:textId="77777777" w:rsidR="00E2751F" w:rsidRPr="00F71A9A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2B59171B" w14:textId="77777777" w:rsidR="00E2751F" w:rsidRPr="00F71A9A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Pr="00F71A9A">
              <w:rPr>
                <w:rFonts w:ascii="Gill Sans MT" w:hAnsi="Gill Sans MT"/>
                <w:sz w:val="20"/>
                <w:szCs w:val="20"/>
              </w:rPr>
              <w:t>=</w:t>
            </w:r>
            <w:r>
              <w:rPr>
                <w:rFonts w:ascii="Gill Sans MT" w:hAnsi="Gill Sans MT"/>
                <w:sz w:val="20"/>
                <w:szCs w:val="20"/>
              </w:rPr>
              <w:t>Yes</w:t>
            </w:r>
            <w:r w:rsidRPr="00F71A9A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13D8418D" w14:textId="77777777" w:rsidR="00E2751F" w:rsidRPr="00F71A9A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6DC435A0" w14:textId="6A57706C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B4A235A" w14:textId="77777777" w:rsidR="00E2751F" w:rsidRPr="00F71A9A" w:rsidRDefault="00E2751F" w:rsidP="00E2751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0C2F0F5A" w14:textId="77777777" w:rsidR="00E748FE" w:rsidRDefault="00E748FE" w:rsidP="00AC500F">
      <w:pPr>
        <w:rPr>
          <w:b/>
        </w:rPr>
      </w:pPr>
    </w:p>
    <w:p w14:paraId="4961F662" w14:textId="4E35E977" w:rsidR="00E2751F" w:rsidRDefault="00E2751F" w:rsidP="00AC500F">
      <w:pPr>
        <w:rPr>
          <w:b/>
        </w:rPr>
      </w:pPr>
      <w:r>
        <w:rPr>
          <w:b/>
        </w:rPr>
        <w:t xml:space="preserve">LAND SALE ROSTER </w:t>
      </w:r>
    </w:p>
    <w:p w14:paraId="301B2C5E" w14:textId="77777777" w:rsidR="00AC500F" w:rsidRPr="00B33FAE" w:rsidRDefault="00AC500F" w:rsidP="00AC500F">
      <w:pPr>
        <w:rPr>
          <w:b/>
          <w:i/>
        </w:rPr>
      </w:pPr>
      <w:r>
        <w:rPr>
          <w:b/>
          <w:i/>
        </w:rPr>
        <w:t>For each instance of land sold, ask D10-D16</w:t>
      </w:r>
    </w:p>
    <w:tbl>
      <w:tblPr>
        <w:tblStyle w:val="TableGrid"/>
        <w:tblW w:w="14182" w:type="dxa"/>
        <w:tblLayout w:type="fixed"/>
        <w:tblLook w:val="04A0" w:firstRow="1" w:lastRow="0" w:firstColumn="1" w:lastColumn="0" w:noHBand="0" w:noVBand="1"/>
      </w:tblPr>
      <w:tblGrid>
        <w:gridCol w:w="317"/>
        <w:gridCol w:w="1327"/>
        <w:gridCol w:w="1529"/>
        <w:gridCol w:w="925"/>
        <w:gridCol w:w="636"/>
        <w:gridCol w:w="1193"/>
        <w:gridCol w:w="2075"/>
        <w:gridCol w:w="1404"/>
        <w:gridCol w:w="1592"/>
        <w:gridCol w:w="1592"/>
        <w:gridCol w:w="1592"/>
      </w:tblGrid>
      <w:tr w:rsidR="00B31DBF" w:rsidRPr="004A0DC1" w14:paraId="530B5B83" w14:textId="77777777" w:rsidTr="00B31DBF">
        <w:tc>
          <w:tcPr>
            <w:tcW w:w="317" w:type="dxa"/>
          </w:tcPr>
          <w:p w14:paraId="1D81DF07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327" w:type="dxa"/>
          </w:tcPr>
          <w:p w14:paraId="1A55D0F5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D.10</w:t>
            </w:r>
          </w:p>
        </w:tc>
        <w:tc>
          <w:tcPr>
            <w:tcW w:w="1529" w:type="dxa"/>
          </w:tcPr>
          <w:p w14:paraId="693E106E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D.11</w:t>
            </w:r>
          </w:p>
        </w:tc>
        <w:tc>
          <w:tcPr>
            <w:tcW w:w="1561" w:type="dxa"/>
            <w:gridSpan w:val="2"/>
          </w:tcPr>
          <w:p w14:paraId="0D094C77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D.12</w:t>
            </w:r>
          </w:p>
        </w:tc>
        <w:tc>
          <w:tcPr>
            <w:tcW w:w="1193" w:type="dxa"/>
          </w:tcPr>
          <w:p w14:paraId="38C7386A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D.13</w:t>
            </w:r>
          </w:p>
        </w:tc>
        <w:tc>
          <w:tcPr>
            <w:tcW w:w="2075" w:type="dxa"/>
          </w:tcPr>
          <w:p w14:paraId="4DCC036A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D.14</w:t>
            </w:r>
          </w:p>
        </w:tc>
        <w:tc>
          <w:tcPr>
            <w:tcW w:w="1404" w:type="dxa"/>
          </w:tcPr>
          <w:p w14:paraId="26ABC93C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D.15</w:t>
            </w:r>
          </w:p>
        </w:tc>
        <w:tc>
          <w:tcPr>
            <w:tcW w:w="1592" w:type="dxa"/>
          </w:tcPr>
          <w:p w14:paraId="2C06A62C" w14:textId="03B3EF1B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ins w:id="24" w:author="Stickler, Mercedes M. (E3/LTRM)" w:date="2014-11-21T17:40:00Z">
              <w:r>
                <w:rPr>
                  <w:rFonts w:ascii="Gill Sans MT" w:hAnsi="Gill Sans MT"/>
                  <w:sz w:val="20"/>
                  <w:szCs w:val="20"/>
                </w:rPr>
                <w:t>D. 16</w:t>
              </w:r>
            </w:ins>
          </w:p>
        </w:tc>
        <w:tc>
          <w:tcPr>
            <w:tcW w:w="1592" w:type="dxa"/>
          </w:tcPr>
          <w:p w14:paraId="5FEDEF45" w14:textId="4A967478" w:rsidR="00B31DBF" w:rsidRPr="004A0DC1" w:rsidRDefault="00B31DBF" w:rsidP="00B31DBF">
            <w:pPr>
              <w:rPr>
                <w:ins w:id="25" w:author="Stickler, Mercedes M. (E3/LTRM)" w:date="2014-11-21T17:41:00Z"/>
                <w:rFonts w:ascii="Gill Sans MT" w:hAnsi="Gill Sans MT"/>
                <w:sz w:val="20"/>
                <w:szCs w:val="20"/>
              </w:rPr>
            </w:pPr>
            <w:ins w:id="26" w:author="Stickler, Mercedes M. (E3/LTRM)" w:date="2014-11-21T17:41:00Z">
              <w:r>
                <w:rPr>
                  <w:rFonts w:ascii="Gill Sans MT" w:hAnsi="Gill Sans MT"/>
                  <w:sz w:val="20"/>
                  <w:szCs w:val="20"/>
                </w:rPr>
                <w:t>D.17</w:t>
              </w:r>
            </w:ins>
          </w:p>
        </w:tc>
        <w:tc>
          <w:tcPr>
            <w:tcW w:w="1592" w:type="dxa"/>
          </w:tcPr>
          <w:p w14:paraId="2753C077" w14:textId="4882E091" w:rsidR="00B31DBF" w:rsidRPr="004A0DC1" w:rsidRDefault="00B31DBF" w:rsidP="00B31DBF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D.1</w:t>
            </w:r>
            <w:del w:id="27" w:author="Stickler, Mercedes M. (E3/LTRM)" w:date="2014-11-21T17:41:00Z">
              <w:r w:rsidRPr="004A0DC1" w:rsidDel="00B31DBF">
                <w:rPr>
                  <w:rFonts w:ascii="Gill Sans MT" w:hAnsi="Gill Sans MT"/>
                  <w:sz w:val="20"/>
                  <w:szCs w:val="20"/>
                </w:rPr>
                <w:delText>6</w:delText>
              </w:r>
            </w:del>
            <w:ins w:id="28" w:author="Stickler, Mercedes M. (E3/LTRM)" w:date="2014-11-21T17:41:00Z">
              <w:r>
                <w:rPr>
                  <w:rFonts w:ascii="Gill Sans MT" w:hAnsi="Gill Sans MT"/>
                  <w:sz w:val="20"/>
                  <w:szCs w:val="20"/>
                </w:rPr>
                <w:t>8</w:t>
              </w:r>
            </w:ins>
          </w:p>
        </w:tc>
      </w:tr>
      <w:tr w:rsidR="00B31DBF" w:rsidRPr="004A0DC1" w14:paraId="67AFDA7A" w14:textId="77777777" w:rsidTr="00B31DBF">
        <w:tc>
          <w:tcPr>
            <w:tcW w:w="317" w:type="dxa"/>
          </w:tcPr>
          <w:p w14:paraId="75C298F6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327" w:type="dxa"/>
          </w:tcPr>
          <w:p w14:paraId="4573168B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 xml:space="preserve">Was land sold or leased? </w:t>
            </w:r>
          </w:p>
          <w:p w14:paraId="6B34B207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1=Sold</w:t>
            </w:r>
          </w:p>
          <w:p w14:paraId="5F9EA715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2=Leased, concession</w:t>
            </w:r>
          </w:p>
          <w:p w14:paraId="647CCA3C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3=Leased, permit</w:t>
            </w:r>
          </w:p>
          <w:p w14:paraId="2267586F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71B85EBB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1529" w:type="dxa"/>
          </w:tcPr>
          <w:p w14:paraId="491725EB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Who sold or leased this land?</w:t>
            </w:r>
          </w:p>
          <w:p w14:paraId="18167720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1=Chief</w:t>
            </w:r>
          </w:p>
          <w:p w14:paraId="30E4B66E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2=Headperson</w:t>
            </w:r>
          </w:p>
          <w:p w14:paraId="51376F74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3= Community together as a group</w:t>
            </w:r>
          </w:p>
          <w:p w14:paraId="56BB98A5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  <w:p w14:paraId="75DBD42B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0D677AD9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999=Preferred not to answer</w:t>
            </w:r>
          </w:p>
        </w:tc>
        <w:tc>
          <w:tcPr>
            <w:tcW w:w="1561" w:type="dxa"/>
            <w:gridSpan w:val="2"/>
          </w:tcPr>
          <w:p w14:paraId="55E088CF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 xml:space="preserve">What was the area of land sold? </w:t>
            </w:r>
          </w:p>
          <w:p w14:paraId="21ED4CF6" w14:textId="77777777" w:rsidR="00B31DBF" w:rsidRPr="004A0DC1" w:rsidRDefault="00B31DBF" w:rsidP="00E748FE">
            <w:pPr>
              <w:rPr>
                <w:rFonts w:ascii="Gill Sans MT" w:hAnsi="Gill Sans MT"/>
                <w:i/>
                <w:sz w:val="20"/>
                <w:szCs w:val="20"/>
              </w:rPr>
            </w:pPr>
            <w:r w:rsidRPr="004A0DC1">
              <w:rPr>
                <w:rFonts w:ascii="Gill Sans MT" w:hAnsi="Gill Sans MT"/>
                <w:i/>
                <w:sz w:val="20"/>
                <w:szCs w:val="20"/>
              </w:rPr>
              <w:t>Units:</w:t>
            </w:r>
          </w:p>
          <w:p w14:paraId="27AE3217" w14:textId="77777777" w:rsidR="00B31DBF" w:rsidRPr="004A0DC1" w:rsidRDefault="00B31DBF" w:rsidP="00E748FE">
            <w:pPr>
              <w:rPr>
                <w:rFonts w:ascii="Gill Sans MT" w:hAnsi="Gill Sans MT"/>
                <w:i/>
                <w:sz w:val="20"/>
                <w:szCs w:val="20"/>
              </w:rPr>
            </w:pPr>
            <w:r w:rsidRPr="004A0DC1">
              <w:rPr>
                <w:rFonts w:ascii="Gill Sans MT" w:hAnsi="Gill Sans MT"/>
                <w:i/>
                <w:sz w:val="20"/>
                <w:szCs w:val="20"/>
              </w:rPr>
              <w:t>1=Lima</w:t>
            </w:r>
          </w:p>
          <w:p w14:paraId="60C46316" w14:textId="77777777" w:rsidR="00B31DBF" w:rsidRPr="004A0DC1" w:rsidRDefault="00B31DBF" w:rsidP="00E748FE">
            <w:pPr>
              <w:rPr>
                <w:rFonts w:ascii="Gill Sans MT" w:hAnsi="Gill Sans MT"/>
                <w:i/>
                <w:sz w:val="20"/>
                <w:szCs w:val="20"/>
              </w:rPr>
            </w:pPr>
            <w:r w:rsidRPr="004A0DC1">
              <w:rPr>
                <w:rFonts w:ascii="Gill Sans MT" w:hAnsi="Gill Sans MT"/>
                <w:i/>
                <w:sz w:val="20"/>
                <w:szCs w:val="20"/>
              </w:rPr>
              <w:t>2=Acre</w:t>
            </w:r>
          </w:p>
          <w:p w14:paraId="691A2ED0" w14:textId="77777777" w:rsidR="00B31DBF" w:rsidRPr="004A0DC1" w:rsidRDefault="00B31DBF" w:rsidP="00E748FE">
            <w:pPr>
              <w:rPr>
                <w:rFonts w:ascii="Gill Sans MT" w:hAnsi="Gill Sans MT"/>
                <w:i/>
                <w:sz w:val="20"/>
                <w:szCs w:val="20"/>
              </w:rPr>
            </w:pPr>
            <w:r w:rsidRPr="004A0DC1">
              <w:rPr>
                <w:rFonts w:ascii="Gill Sans MT" w:hAnsi="Gill Sans MT"/>
                <w:i/>
                <w:sz w:val="20"/>
                <w:szCs w:val="20"/>
              </w:rPr>
              <w:t>3=Hectare</w:t>
            </w:r>
          </w:p>
          <w:p w14:paraId="2C82CA04" w14:textId="77777777" w:rsidR="00B31DBF" w:rsidRPr="004A0DC1" w:rsidRDefault="00B31DBF" w:rsidP="00E748FE">
            <w:pPr>
              <w:rPr>
                <w:rFonts w:ascii="Gill Sans MT" w:hAnsi="Gill Sans MT"/>
                <w:i/>
                <w:sz w:val="20"/>
                <w:szCs w:val="20"/>
              </w:rPr>
            </w:pPr>
            <w:r w:rsidRPr="004A0DC1">
              <w:rPr>
                <w:rFonts w:ascii="Gill Sans MT" w:hAnsi="Gill Sans MT"/>
                <w:i/>
                <w:sz w:val="20"/>
                <w:szCs w:val="20"/>
              </w:rPr>
              <w:t>4=Square meter</w:t>
            </w:r>
          </w:p>
        </w:tc>
        <w:tc>
          <w:tcPr>
            <w:tcW w:w="1193" w:type="dxa"/>
          </w:tcPr>
          <w:p w14:paraId="308CB6DF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 xml:space="preserve">Who purchased the land? </w:t>
            </w:r>
          </w:p>
        </w:tc>
        <w:tc>
          <w:tcPr>
            <w:tcW w:w="2075" w:type="dxa"/>
          </w:tcPr>
          <w:p w14:paraId="2150646D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>For what purpose was the land leased/purchased</w:t>
            </w:r>
            <w:r w:rsidRPr="004A0DC1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 xml:space="preserve">? </w:t>
            </w:r>
          </w:p>
          <w:p w14:paraId="24297427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sz w:val="20"/>
                <w:szCs w:val="20"/>
                <w:lang w:eastAsia="zh-CN"/>
              </w:rPr>
              <w:t>1.Agriculture</w:t>
            </w:r>
          </w:p>
          <w:p w14:paraId="6559CBBD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sz w:val="20"/>
                <w:szCs w:val="20"/>
                <w:lang w:eastAsia="zh-CN"/>
              </w:rPr>
              <w:t>2. Mining</w:t>
            </w:r>
          </w:p>
          <w:p w14:paraId="40EA0E1E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sz w:val="20"/>
                <w:szCs w:val="20"/>
                <w:lang w:eastAsia="zh-CN"/>
              </w:rPr>
              <w:t>3. Timber</w:t>
            </w:r>
          </w:p>
          <w:p w14:paraId="6E2C636C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sz w:val="20"/>
                <w:szCs w:val="20"/>
                <w:lang w:eastAsia="zh-CN"/>
              </w:rPr>
              <w:t>4. Road</w:t>
            </w:r>
          </w:p>
          <w:p w14:paraId="37EF0DDC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sz w:val="20"/>
                <w:szCs w:val="20"/>
                <w:lang w:eastAsia="zh-CN"/>
              </w:rPr>
              <w:t xml:space="preserve">5. Market/town infrastructure </w:t>
            </w:r>
          </w:p>
          <w:p w14:paraId="68F392DA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sz w:val="20"/>
                <w:szCs w:val="20"/>
                <w:lang w:eastAsia="zh-CN"/>
              </w:rPr>
              <w:t>6. Building/infrastructure for a private company</w:t>
            </w:r>
          </w:p>
          <w:p w14:paraId="63559E8B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sz w:val="20"/>
                <w:szCs w:val="20"/>
                <w:lang w:eastAsia="zh-CN"/>
              </w:rPr>
              <w:t>7. School/health clinic</w:t>
            </w:r>
          </w:p>
          <w:p w14:paraId="66B0232B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sz w:val="20"/>
                <w:szCs w:val="20"/>
                <w:lang w:eastAsia="zh-CN"/>
              </w:rPr>
              <w:t xml:space="preserve">97. Other </w:t>
            </w:r>
          </w:p>
          <w:p w14:paraId="0E421F50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</w:tcPr>
          <w:p w14:paraId="19B7E8C0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 xml:space="preserve">Were community members compensated? </w:t>
            </w:r>
          </w:p>
          <w:p w14:paraId="3F68D96E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>0-No</w:t>
            </w:r>
          </w:p>
          <w:p w14:paraId="346A15F9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>1-Yes</w:t>
            </w:r>
          </w:p>
          <w:p w14:paraId="64D9B018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</w:p>
          <w:p w14:paraId="0E45833B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i/>
                <w:color w:val="000000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i/>
                <w:color w:val="000000"/>
                <w:sz w:val="20"/>
                <w:szCs w:val="20"/>
                <w:lang w:eastAsia="zh-CN"/>
              </w:rPr>
              <w:t>If 0, skip to next instance of sale</w:t>
            </w:r>
          </w:p>
        </w:tc>
        <w:tc>
          <w:tcPr>
            <w:tcW w:w="1592" w:type="dxa"/>
          </w:tcPr>
          <w:p w14:paraId="6FCDE67D" w14:textId="77777777" w:rsidR="00B31DBF" w:rsidRDefault="00B31DBF" w:rsidP="00B31DBF">
            <w:pPr>
              <w:contextualSpacing/>
              <w:rPr>
                <w:ins w:id="29" w:author="Stickler, Mercedes M. (E3/LTRM)" w:date="2014-11-21T17:41:00Z"/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ins w:id="30" w:author="Stickler, Mercedes M. (E3/LTRM)" w:date="2014-11-21T17:40:00Z">
              <w:r>
                <w:rPr>
                  <w:rFonts w:ascii="Gill Sans MT" w:hAnsi="Gill Sans MT"/>
                  <w:color w:val="000000"/>
                  <w:sz w:val="20"/>
                  <w:szCs w:val="20"/>
                  <w:lang w:eastAsia="zh-CN"/>
                </w:rPr>
                <w:t>Was the compensation in cash?</w:t>
              </w:r>
            </w:ins>
          </w:p>
          <w:p w14:paraId="0D97C3CF" w14:textId="77777777" w:rsidR="00B31DBF" w:rsidRPr="004A0DC1" w:rsidRDefault="00B31DBF" w:rsidP="00B31DBF">
            <w:pPr>
              <w:contextualSpacing/>
              <w:rPr>
                <w:ins w:id="31" w:author="Stickler, Mercedes M. (E3/LTRM)" w:date="2014-11-21T17:41:00Z"/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ins w:id="32" w:author="Stickler, Mercedes M. (E3/LTRM)" w:date="2014-11-21T17:41:00Z">
              <w:r w:rsidRPr="004A0DC1">
                <w:rPr>
                  <w:rFonts w:ascii="Gill Sans MT" w:hAnsi="Gill Sans MT"/>
                  <w:color w:val="000000"/>
                  <w:sz w:val="20"/>
                  <w:szCs w:val="20"/>
                  <w:lang w:eastAsia="zh-CN"/>
                </w:rPr>
                <w:t>0-No</w:t>
              </w:r>
            </w:ins>
          </w:p>
          <w:p w14:paraId="126D0C44" w14:textId="77777777" w:rsidR="00B31DBF" w:rsidRDefault="00B31DBF" w:rsidP="00B31DBF">
            <w:pPr>
              <w:contextualSpacing/>
              <w:rPr>
                <w:ins w:id="33" w:author="Stickler, Mercedes M. (E3/LTRM)" w:date="2014-11-21T17:41:00Z"/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ins w:id="34" w:author="Stickler, Mercedes M. (E3/LTRM)" w:date="2014-11-21T17:41:00Z">
              <w:r w:rsidRPr="004A0DC1">
                <w:rPr>
                  <w:rFonts w:ascii="Gill Sans MT" w:hAnsi="Gill Sans MT"/>
                  <w:color w:val="000000"/>
                  <w:sz w:val="20"/>
                  <w:szCs w:val="20"/>
                  <w:lang w:eastAsia="zh-CN"/>
                </w:rPr>
                <w:t>1-Yes</w:t>
              </w:r>
            </w:ins>
          </w:p>
          <w:p w14:paraId="231D0920" w14:textId="388AC9EB" w:rsidR="00B31DBF" w:rsidRPr="004A0DC1" w:rsidRDefault="00B31DBF" w:rsidP="00B31DBF">
            <w:pPr>
              <w:contextualSpacing/>
              <w:rPr>
                <w:ins w:id="35" w:author="Stickler, Mercedes M. (E3/LTRM)" w:date="2014-11-21T17:40:00Z"/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ins w:id="36" w:author="Stickler, Mercedes M. (E3/LTRM)" w:date="2014-11-21T17:41:00Z">
              <w:r w:rsidRPr="004A0DC1">
                <w:rPr>
                  <w:rFonts w:ascii="Gill Sans MT" w:hAnsi="Gill Sans MT"/>
                  <w:i/>
                  <w:color w:val="000000"/>
                  <w:sz w:val="20"/>
                  <w:szCs w:val="20"/>
                  <w:lang w:eastAsia="zh-CN"/>
                </w:rPr>
                <w:t xml:space="preserve">If 0, skip to </w:t>
              </w:r>
              <w:r>
                <w:rPr>
                  <w:rFonts w:ascii="Gill Sans MT" w:hAnsi="Gill Sans MT"/>
                  <w:i/>
                  <w:color w:val="000000"/>
                  <w:sz w:val="20"/>
                  <w:szCs w:val="20"/>
                  <w:lang w:eastAsia="zh-CN"/>
                </w:rPr>
                <w:t>D.18</w:t>
              </w:r>
            </w:ins>
          </w:p>
        </w:tc>
        <w:tc>
          <w:tcPr>
            <w:tcW w:w="1592" w:type="dxa"/>
          </w:tcPr>
          <w:p w14:paraId="306A082B" w14:textId="08FEF11F" w:rsidR="00B31DBF" w:rsidRPr="004A0DC1" w:rsidRDefault="00B31DBF" w:rsidP="00BA14CC">
            <w:pPr>
              <w:contextualSpacing/>
              <w:rPr>
                <w:ins w:id="37" w:author="Stickler, Mercedes M. (E3/LTRM)" w:date="2014-11-21T17:41:00Z"/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ins w:id="38" w:author="Stickler, Mercedes M. (E3/LTRM)" w:date="2014-11-21T17:41:00Z">
              <w:r>
                <w:rPr>
                  <w:rFonts w:ascii="Gill Sans MT" w:hAnsi="Gill Sans MT"/>
                  <w:color w:val="000000"/>
                  <w:sz w:val="20"/>
                  <w:szCs w:val="20"/>
                  <w:lang w:eastAsia="zh-CN"/>
                </w:rPr>
                <w:t>If the compensation was in cash, what was the amount in Kwacha?</w:t>
              </w:r>
            </w:ins>
          </w:p>
        </w:tc>
        <w:tc>
          <w:tcPr>
            <w:tcW w:w="1592" w:type="dxa"/>
          </w:tcPr>
          <w:p w14:paraId="1BC8213D" w14:textId="460106AD" w:rsidR="00B31DBF" w:rsidRPr="004A0DC1" w:rsidRDefault="00B31DBF" w:rsidP="00BA14CC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 xml:space="preserve">Please describe </w:t>
            </w:r>
            <w:r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>the c</w:t>
            </w:r>
            <w:r w:rsidRPr="004A0DC1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 xml:space="preserve">ompensation </w:t>
            </w:r>
          </w:p>
        </w:tc>
      </w:tr>
      <w:tr w:rsidR="00B31DBF" w:rsidRPr="004A0DC1" w14:paraId="7B7B29AE" w14:textId="77777777" w:rsidTr="00B31DBF">
        <w:tc>
          <w:tcPr>
            <w:tcW w:w="317" w:type="dxa"/>
          </w:tcPr>
          <w:p w14:paraId="605D78CC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327" w:type="dxa"/>
          </w:tcPr>
          <w:p w14:paraId="7CF01B53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29" w:type="dxa"/>
          </w:tcPr>
          <w:p w14:paraId="22552A9A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proofErr w:type="spellStart"/>
            <w:r w:rsidRPr="004A0DC1">
              <w:rPr>
                <w:rFonts w:ascii="Gill Sans MT" w:hAnsi="Gill Sans MT"/>
                <w:b/>
                <w:color w:val="000000"/>
                <w:sz w:val="20"/>
                <w:szCs w:val="20"/>
              </w:rPr>
              <w:t>hwho_sold</w:t>
            </w:r>
            <w:proofErr w:type="spellEnd"/>
          </w:p>
        </w:tc>
        <w:tc>
          <w:tcPr>
            <w:tcW w:w="925" w:type="dxa"/>
          </w:tcPr>
          <w:p w14:paraId="38501BB4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Amount</w:t>
            </w:r>
          </w:p>
        </w:tc>
        <w:tc>
          <w:tcPr>
            <w:tcW w:w="636" w:type="dxa"/>
          </w:tcPr>
          <w:p w14:paraId="7443A659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Unit</w:t>
            </w:r>
          </w:p>
        </w:tc>
        <w:tc>
          <w:tcPr>
            <w:tcW w:w="1193" w:type="dxa"/>
          </w:tcPr>
          <w:p w14:paraId="62519BFE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075" w:type="dxa"/>
          </w:tcPr>
          <w:p w14:paraId="6FDA3C42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proofErr w:type="spellStart"/>
            <w:r w:rsidRPr="004A0DC1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hwhy_bought</w:t>
            </w:r>
            <w:proofErr w:type="spellEnd"/>
          </w:p>
        </w:tc>
        <w:tc>
          <w:tcPr>
            <w:tcW w:w="1404" w:type="dxa"/>
          </w:tcPr>
          <w:p w14:paraId="224699C7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45997E5F" w14:textId="77777777" w:rsidR="00B31DBF" w:rsidRPr="004A0DC1" w:rsidRDefault="00B31DBF" w:rsidP="00E748FE">
            <w:pPr>
              <w:rPr>
                <w:ins w:id="39" w:author="Stickler, Mercedes M. (E3/LTRM)" w:date="2014-11-21T17:40:00Z"/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117F26A3" w14:textId="77777777" w:rsidR="00B31DBF" w:rsidRPr="004A0DC1" w:rsidRDefault="00B31DBF" w:rsidP="00E748FE">
            <w:pPr>
              <w:rPr>
                <w:ins w:id="40" w:author="Stickler, Mercedes M. (E3/LTRM)" w:date="2014-11-21T17:41:00Z"/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09862D0E" w14:textId="6EC833FB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B31DBF" w:rsidRPr="004A0DC1" w14:paraId="28B26809" w14:textId="77777777" w:rsidTr="00B31DBF">
        <w:tc>
          <w:tcPr>
            <w:tcW w:w="317" w:type="dxa"/>
          </w:tcPr>
          <w:p w14:paraId="3EFAEFDF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3BD11B00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29" w:type="dxa"/>
          </w:tcPr>
          <w:p w14:paraId="6005926F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925" w:type="dxa"/>
          </w:tcPr>
          <w:p w14:paraId="50CF9872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636" w:type="dxa"/>
          </w:tcPr>
          <w:p w14:paraId="47182B60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193" w:type="dxa"/>
          </w:tcPr>
          <w:p w14:paraId="0544D32D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075" w:type="dxa"/>
          </w:tcPr>
          <w:p w14:paraId="3C661BE5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</w:tcPr>
          <w:p w14:paraId="34490306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71B6C643" w14:textId="77777777" w:rsidR="00B31DBF" w:rsidRPr="004A0DC1" w:rsidRDefault="00B31DBF" w:rsidP="00E748FE">
            <w:pPr>
              <w:rPr>
                <w:ins w:id="41" w:author="Stickler, Mercedes M. (E3/LTRM)" w:date="2014-11-21T17:40:00Z"/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71A57E31" w14:textId="77777777" w:rsidR="00B31DBF" w:rsidRPr="004A0DC1" w:rsidRDefault="00B31DBF" w:rsidP="00E748FE">
            <w:pPr>
              <w:rPr>
                <w:ins w:id="42" w:author="Stickler, Mercedes M. (E3/LTRM)" w:date="2014-11-21T17:41:00Z"/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7005C70E" w14:textId="55F9F7D5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B31DBF" w:rsidRPr="004A0DC1" w14:paraId="0F1A4404" w14:textId="77777777" w:rsidTr="00B31DBF">
        <w:tc>
          <w:tcPr>
            <w:tcW w:w="317" w:type="dxa"/>
          </w:tcPr>
          <w:p w14:paraId="5F4DF629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2</w:t>
            </w:r>
          </w:p>
        </w:tc>
        <w:tc>
          <w:tcPr>
            <w:tcW w:w="1327" w:type="dxa"/>
          </w:tcPr>
          <w:p w14:paraId="4CE97B61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29" w:type="dxa"/>
          </w:tcPr>
          <w:p w14:paraId="342F1513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925" w:type="dxa"/>
          </w:tcPr>
          <w:p w14:paraId="0D4855C5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636" w:type="dxa"/>
          </w:tcPr>
          <w:p w14:paraId="2B0F0E35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193" w:type="dxa"/>
          </w:tcPr>
          <w:p w14:paraId="7BA0BE19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075" w:type="dxa"/>
          </w:tcPr>
          <w:p w14:paraId="60A9C3C9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</w:tcPr>
          <w:p w14:paraId="6BC8D5DA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4FEE06C7" w14:textId="77777777" w:rsidR="00B31DBF" w:rsidRPr="004A0DC1" w:rsidRDefault="00B31DBF" w:rsidP="00E748FE">
            <w:pPr>
              <w:rPr>
                <w:ins w:id="43" w:author="Stickler, Mercedes M. (E3/LTRM)" w:date="2014-11-21T17:40:00Z"/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60CA65DE" w14:textId="77777777" w:rsidR="00B31DBF" w:rsidRPr="004A0DC1" w:rsidRDefault="00B31DBF" w:rsidP="00E748FE">
            <w:pPr>
              <w:rPr>
                <w:ins w:id="44" w:author="Stickler, Mercedes M. (E3/LTRM)" w:date="2014-11-21T17:41:00Z"/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12C0F240" w14:textId="74E71981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B31DBF" w:rsidRPr="004A0DC1" w14:paraId="3ADA134D" w14:textId="77777777" w:rsidTr="00B31DBF">
        <w:tc>
          <w:tcPr>
            <w:tcW w:w="317" w:type="dxa"/>
          </w:tcPr>
          <w:p w14:paraId="7DAFFADB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3</w:t>
            </w:r>
          </w:p>
        </w:tc>
        <w:tc>
          <w:tcPr>
            <w:tcW w:w="1327" w:type="dxa"/>
          </w:tcPr>
          <w:p w14:paraId="6337A69B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29" w:type="dxa"/>
          </w:tcPr>
          <w:p w14:paraId="68FF7CAC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925" w:type="dxa"/>
          </w:tcPr>
          <w:p w14:paraId="2C5EAFB2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636" w:type="dxa"/>
          </w:tcPr>
          <w:p w14:paraId="47871801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193" w:type="dxa"/>
          </w:tcPr>
          <w:p w14:paraId="24B0BE20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075" w:type="dxa"/>
          </w:tcPr>
          <w:p w14:paraId="2B7A8A59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</w:tcPr>
          <w:p w14:paraId="171A3F11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46E96AD3" w14:textId="77777777" w:rsidR="00B31DBF" w:rsidRPr="004A0DC1" w:rsidRDefault="00B31DBF" w:rsidP="00E748FE">
            <w:pPr>
              <w:rPr>
                <w:ins w:id="45" w:author="Stickler, Mercedes M. (E3/LTRM)" w:date="2014-11-21T17:40:00Z"/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1D5B1738" w14:textId="77777777" w:rsidR="00B31DBF" w:rsidRPr="004A0DC1" w:rsidRDefault="00B31DBF" w:rsidP="00E748FE">
            <w:pPr>
              <w:rPr>
                <w:ins w:id="46" w:author="Stickler, Mercedes M. (E3/LTRM)" w:date="2014-11-21T17:41:00Z"/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64F234A2" w14:textId="4FB2E72A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</w:tbl>
    <w:p w14:paraId="5B2352C1" w14:textId="77777777" w:rsidR="00AC500F" w:rsidRPr="00F71A9A" w:rsidRDefault="00AC500F" w:rsidP="00AC500F">
      <w:pPr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6FF1DE59" w14:textId="77777777" w:rsidR="004A0DC1" w:rsidRDefault="004A0DC1" w:rsidP="00AC500F">
      <w:pPr>
        <w:contextualSpacing/>
        <w:rPr>
          <w:rFonts w:ascii="Gill Sans MT" w:hAnsi="Gill Sans MT"/>
          <w:b/>
          <w:color w:val="000000"/>
          <w:sz w:val="22"/>
          <w:szCs w:val="22"/>
        </w:rPr>
      </w:pPr>
    </w:p>
    <w:p w14:paraId="752A9186" w14:textId="77777777" w:rsidR="00AC500F" w:rsidRPr="004A0DC1" w:rsidRDefault="00AC500F" w:rsidP="00AC500F">
      <w:pPr>
        <w:contextualSpacing/>
        <w:rPr>
          <w:rFonts w:ascii="Gill Sans MT" w:hAnsi="Gill Sans MT"/>
          <w:b/>
          <w:color w:val="000000"/>
          <w:sz w:val="22"/>
          <w:szCs w:val="22"/>
        </w:rPr>
      </w:pPr>
      <w:r w:rsidRPr="004A0DC1">
        <w:rPr>
          <w:rFonts w:ascii="Gill Sans MT" w:hAnsi="Gill Sans MT"/>
          <w:b/>
          <w:color w:val="000000"/>
          <w:sz w:val="22"/>
          <w:szCs w:val="22"/>
        </w:rPr>
        <w:t>Now I am going ask you some questions about events that could happen in your village. Please tell me how likely you think the following events are.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5580"/>
        <w:gridCol w:w="3510"/>
        <w:gridCol w:w="168"/>
        <w:gridCol w:w="12"/>
        <w:gridCol w:w="720"/>
      </w:tblGrid>
      <w:tr w:rsidR="00AC500F" w:rsidRPr="005E6116" w14:paraId="262E6E4C" w14:textId="77777777" w:rsidTr="005E6116"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DB298" w14:textId="65B6852B" w:rsidR="00AC500F" w:rsidRPr="005E6116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59673A" w14:textId="468411BA" w:rsidR="00AC500F" w:rsidRPr="005E6116" w:rsidRDefault="005E6116" w:rsidP="005E6116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>How likely is it that elites</w:t>
            </w:r>
            <w:r w:rsidR="00AC500F"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 </w:t>
            </w: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from outside of the community </w:t>
            </w:r>
            <w:r w:rsidR="00AC500F"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will take some of the customary </w:t>
            </w:r>
            <w:proofErr w:type="gramStart"/>
            <w:r w:rsidR="00AC500F" w:rsidRPr="005E6116">
              <w:rPr>
                <w:rFonts w:ascii="Gill Sans MT" w:hAnsi="Gill Sans MT"/>
                <w:color w:val="000000"/>
                <w:sz w:val="20"/>
                <w:szCs w:val="20"/>
              </w:rPr>
              <w:t>forest land</w:t>
            </w:r>
            <w:proofErr w:type="gramEnd"/>
            <w:r w:rsidR="00AC500F"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 used by your village without authorization from the community in the next 1 to 3 years?   </w:t>
            </w:r>
            <w:r w:rsidR="00AC500F" w:rsidRPr="005E6116">
              <w:rPr>
                <w:rFonts w:ascii="Gill Sans MT" w:hAnsi="Gill Sans MT"/>
                <w:b/>
                <w:color w:val="000000"/>
                <w:sz w:val="20"/>
                <w:szCs w:val="20"/>
              </w:rPr>
              <w:lastRenderedPageBreak/>
              <w:t>(helite1)</w:t>
            </w:r>
          </w:p>
        </w:tc>
        <w:tc>
          <w:tcPr>
            <w:tcW w:w="36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DA1F92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lastRenderedPageBreak/>
              <w:t>1=Impossible/would never happen</w:t>
            </w:r>
          </w:p>
          <w:p w14:paraId="39F9F57D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454B80E5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7C9CABC7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lastRenderedPageBreak/>
              <w:t>4=Unsure/Don't know</w:t>
            </w:r>
          </w:p>
          <w:p w14:paraId="2176E249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68D3E10F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236DF4C9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4C5491EB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636EC879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i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0DBD93" w14:textId="77777777" w:rsidR="00AC500F" w:rsidRPr="005E6116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5E6116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lastRenderedPageBreak/>
              <w:t>(Code)</w:t>
            </w:r>
          </w:p>
        </w:tc>
      </w:tr>
      <w:tr w:rsidR="00AC500F" w:rsidRPr="005E6116" w14:paraId="61C5B337" w14:textId="77777777" w:rsidTr="005E6116"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A0E6F" w14:textId="261FA202" w:rsidR="00AC500F" w:rsidRPr="005E6116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189456" w14:textId="2380A31B" w:rsidR="00AC500F" w:rsidRPr="005E6116" w:rsidRDefault="00AC500F" w:rsidP="005E6116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>How likel</w:t>
            </w:r>
            <w:r w:rsidR="005E6116"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y is it that elites from outside of the community </w:t>
            </w: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will take some of the customary </w:t>
            </w:r>
            <w:proofErr w:type="gramStart"/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>forest land</w:t>
            </w:r>
            <w:proofErr w:type="gramEnd"/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 used by your village without authorization from the community more than 3 years into the future? </w:t>
            </w:r>
            <w:r w:rsidRPr="005E6116">
              <w:rPr>
                <w:rFonts w:ascii="Gill Sans MT" w:hAnsi="Gill Sans MT"/>
                <w:b/>
                <w:color w:val="000000"/>
                <w:sz w:val="20"/>
                <w:szCs w:val="20"/>
              </w:rPr>
              <w:t>(helite3)</w:t>
            </w:r>
          </w:p>
        </w:tc>
        <w:tc>
          <w:tcPr>
            <w:tcW w:w="36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BFF832D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145850AF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1B1BFC74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1BB0AE6F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642085F4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4EBFD33B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3017665C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0CBEAECB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0A444D48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9558B16" w14:textId="77777777" w:rsidR="00AC500F" w:rsidRPr="005E6116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5E6116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5E6116" w14:paraId="2568E1FC" w14:textId="77777777" w:rsidTr="005E6116"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9384B" w14:textId="2696E2F9" w:rsidR="00AC500F" w:rsidRPr="005E6116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7183FD" w14:textId="77777777" w:rsidR="00AC500F" w:rsidRPr="005E6116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How likely is it that a chief will sell or give away customary forestland used by this village for investment purposes in the next 1-3 years without authorization from the community? </w:t>
            </w:r>
            <w:r w:rsidRPr="005E6116">
              <w:rPr>
                <w:rFonts w:ascii="Gill Sans MT" w:hAnsi="Gill Sans MT"/>
                <w:b/>
                <w:color w:val="000000"/>
                <w:sz w:val="20"/>
                <w:szCs w:val="20"/>
              </w:rPr>
              <w:t>(hchiefsell1)</w:t>
            </w:r>
          </w:p>
        </w:tc>
        <w:tc>
          <w:tcPr>
            <w:tcW w:w="36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6E16CBB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71152A62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5407D362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4B453217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389F6DE1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57471C31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5E115A44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5AC0D411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32948990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6E16AF" w14:textId="77777777" w:rsidR="00AC500F" w:rsidRPr="005E6116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5E6116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5E6116" w14:paraId="7E4E27CB" w14:textId="77777777" w:rsidTr="005E6116">
        <w:trPr>
          <w:trHeight w:val="2225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B2530B" w14:textId="058E1F6F" w:rsidR="00AC500F" w:rsidRPr="005E6116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B28A650" w14:textId="77777777" w:rsidR="00AC500F" w:rsidRPr="005E6116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>How likely is it that a chief will sell or give away the customary forestland used by this village for investment purposes more than 3 years into the future without authorization from the community?</w:t>
            </w:r>
            <w:r w:rsidRPr="005E6116">
              <w:rPr>
                <w:rFonts w:ascii="Gill Sans MT" w:hAnsi="Gill Sans MT"/>
                <w:sz w:val="20"/>
                <w:szCs w:val="20"/>
              </w:rPr>
              <w:t xml:space="preserve"> </w:t>
            </w:r>
            <w:r w:rsidRPr="005E6116">
              <w:rPr>
                <w:rFonts w:ascii="Gill Sans MT" w:hAnsi="Gill Sans MT"/>
                <w:b/>
                <w:sz w:val="20"/>
                <w:szCs w:val="20"/>
              </w:rPr>
              <w:t>(</w:t>
            </w:r>
            <w:r w:rsidRPr="005E6116">
              <w:rPr>
                <w:rFonts w:ascii="Gill Sans MT" w:hAnsi="Gill Sans MT"/>
                <w:b/>
                <w:color w:val="000000"/>
                <w:sz w:val="20"/>
                <w:szCs w:val="20"/>
              </w:rPr>
              <w:t>hchiefsell3)</w:t>
            </w:r>
          </w:p>
        </w:tc>
        <w:tc>
          <w:tcPr>
            <w:tcW w:w="3678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1811252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5FA8A3A9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639B7C5C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5EFEB9D3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6D2BBCC6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41F5F210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13542CA7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1F41B82B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3C8D48CC" w14:textId="77777777" w:rsidR="00AC500F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  <w:p w14:paraId="3743179F" w14:textId="77777777" w:rsidR="005E6116" w:rsidRPr="005E6116" w:rsidRDefault="005E6116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3EE0BF9" w14:textId="77777777" w:rsidR="00AC500F" w:rsidRPr="005E6116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5E6116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9739EE" w:rsidRPr="005E6116" w14:paraId="096D90C9" w14:textId="77777777" w:rsidTr="005E6116">
        <w:trPr>
          <w:trHeight w:val="1876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53FF5C" w14:textId="77777777" w:rsidR="009739EE" w:rsidRPr="005E6116" w:rsidRDefault="009739EE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078711E" w14:textId="64276341" w:rsidR="009739EE" w:rsidRPr="005E6116" w:rsidRDefault="009739EE" w:rsidP="008D4159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How likely is </w:t>
            </w:r>
            <w:r w:rsidR="008D4159">
              <w:rPr>
                <w:rFonts w:ascii="Gill Sans MT" w:hAnsi="Gill Sans MT"/>
                <w:color w:val="000000"/>
                <w:sz w:val="20"/>
                <w:szCs w:val="20"/>
              </w:rPr>
              <w:t xml:space="preserve">it that wealthy or powerful families within the community will inappropriately use customary forest land </w:t>
            </w: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>without authorization from the community</w:t>
            </w:r>
            <w:r w:rsidR="008D4159">
              <w:rPr>
                <w:rFonts w:ascii="Gill Sans MT" w:hAnsi="Gill Sans MT"/>
                <w:color w:val="000000"/>
                <w:sz w:val="20"/>
                <w:szCs w:val="20"/>
              </w:rPr>
              <w:t xml:space="preserve"> in the next 1-2 years</w:t>
            </w: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? </w:t>
            </w:r>
            <w:r w:rsidR="008D4159">
              <w:rPr>
                <w:rFonts w:ascii="Gill Sans MT" w:hAnsi="Gill Sans MT"/>
                <w:b/>
                <w:color w:val="000000"/>
                <w:sz w:val="20"/>
                <w:szCs w:val="20"/>
              </w:rPr>
              <w:t>(landgrab</w:t>
            </w:r>
            <w:r w:rsidR="00AF425E">
              <w:rPr>
                <w:rFonts w:ascii="Gill Sans MT" w:hAnsi="Gill Sans MT"/>
                <w:b/>
                <w:color w:val="000000"/>
                <w:sz w:val="20"/>
                <w:szCs w:val="20"/>
              </w:rPr>
              <w:t>1</w:t>
            </w:r>
            <w:r w:rsidRPr="005E6116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367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DBDF527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5B72AE5C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5997ED6A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347BEE39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116EDE12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654A1873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6698F1A8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147B99DE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0798801E" w14:textId="64CA9956" w:rsidR="009739EE" w:rsidRPr="005E6116" w:rsidRDefault="009739EE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077A7D0" w14:textId="77777777" w:rsidR="009739EE" w:rsidRPr="005E6116" w:rsidRDefault="009739EE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9739EE" w:rsidRPr="005E6116" w14:paraId="2AF3FAFA" w14:textId="77777777" w:rsidTr="005E6116">
        <w:trPr>
          <w:trHeight w:val="1440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620B1" w14:textId="77777777" w:rsidR="009739EE" w:rsidRPr="005E6116" w:rsidRDefault="009739EE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2D0DC2C" w14:textId="3B97DDBC" w:rsidR="009739EE" w:rsidRPr="005E6116" w:rsidRDefault="008D4159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How likely is </w:t>
            </w:r>
            <w:r>
              <w:rPr>
                <w:rFonts w:ascii="Gill Sans MT" w:hAnsi="Gill Sans MT"/>
                <w:color w:val="000000"/>
                <w:sz w:val="20"/>
                <w:szCs w:val="20"/>
              </w:rPr>
              <w:t xml:space="preserve">it that wealthy or powerful families within the community will inappropriately use customary forest land </w:t>
            </w: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>without authorization from the community</w:t>
            </w:r>
            <w:r w:rsidR="00AF425E">
              <w:rPr>
                <w:rFonts w:ascii="Gill Sans MT" w:hAnsi="Gill Sans MT"/>
                <w:color w:val="000000"/>
                <w:sz w:val="20"/>
                <w:szCs w:val="20"/>
              </w:rPr>
              <w:t xml:space="preserve"> more than three years into the future</w:t>
            </w: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>?</w:t>
            </w:r>
            <w:r w:rsidR="00AF425E">
              <w:rPr>
                <w:rFonts w:ascii="Gill Sans MT" w:hAnsi="Gill Sans MT"/>
                <w:color w:val="000000"/>
                <w:sz w:val="20"/>
                <w:szCs w:val="20"/>
              </w:rPr>
              <w:t xml:space="preserve"> (landgrab3)</w:t>
            </w:r>
          </w:p>
        </w:tc>
        <w:tc>
          <w:tcPr>
            <w:tcW w:w="3678" w:type="dxa"/>
            <w:gridSpan w:val="2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E5FDE6D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3EE5058B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73126867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243C3F7D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365C72DB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13AF0A3D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3D286EFF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53370640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00F7A862" w14:textId="77777777" w:rsidR="009739EE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  <w:p w14:paraId="019B74D5" w14:textId="77777777" w:rsidR="009739EE" w:rsidRDefault="009739EE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3DDB19F" w14:textId="77777777" w:rsidR="009739EE" w:rsidRPr="005E6116" w:rsidRDefault="009739EE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9739EE" w:rsidRPr="005E6116" w14:paraId="254E48E3" w14:textId="77777777" w:rsidTr="005E6116">
        <w:tblPrEx>
          <w:tblCellMar>
            <w:left w:w="29" w:type="dxa"/>
            <w:right w:w="29" w:type="dxa"/>
          </w:tblCellMar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599CDF" w14:textId="18FE01FA" w:rsidR="009739EE" w:rsidRPr="005E6116" w:rsidRDefault="009739EE" w:rsidP="00E748FE">
            <w:pP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3E3CFE1" w14:textId="20116032" w:rsidR="009739EE" w:rsidRPr="005E6116" w:rsidRDefault="009739EE" w:rsidP="00E748FE">
            <w:pPr>
              <w:rPr>
                <w:rFonts w:ascii="Gill Sans MT" w:hAnsi="Gill Sans MT" w:cs="Arial"/>
                <w:sz w:val="20"/>
                <w:szCs w:val="20"/>
              </w:rPr>
            </w:pPr>
            <w:del w:id="47" w:author="Stickler, Mercedes M. (E3/LTRM)" w:date="2014-11-21T17:42:00Z">
              <w:r w:rsidRPr="005E6116" w:rsidDel="004176C2">
                <w:rPr>
                  <w:rFonts w:ascii="Gill Sans MT" w:hAnsi="Gill Sans MT" w:cs="Arial"/>
                  <w:sz w:val="20"/>
                  <w:szCs w:val="20"/>
                </w:rPr>
                <w:delText xml:space="preserve">Are </w:delText>
              </w:r>
            </w:del>
            <w:ins w:id="48" w:author="Stickler, Mercedes M. (E3/LTRM)" w:date="2014-11-21T17:42:00Z">
              <w:r w:rsidR="004176C2">
                <w:rPr>
                  <w:rFonts w:ascii="Gill Sans MT" w:hAnsi="Gill Sans MT" w:cs="Arial"/>
                  <w:sz w:val="20"/>
                  <w:szCs w:val="20"/>
                </w:rPr>
                <w:t>Is</w:t>
              </w:r>
              <w:r w:rsidR="004176C2" w:rsidRPr="005E6116">
                <w:rPr>
                  <w:rFonts w:ascii="Gill Sans MT" w:hAnsi="Gill Sans MT" w:cs="Arial"/>
                  <w:sz w:val="20"/>
                  <w:szCs w:val="20"/>
                </w:rPr>
                <w:t xml:space="preserve"> </w:t>
              </w:r>
            </w:ins>
            <w:r w:rsidRPr="005E6116">
              <w:rPr>
                <w:rFonts w:ascii="Gill Sans MT" w:hAnsi="Gill Sans MT" w:cs="Arial"/>
                <w:sz w:val="20"/>
                <w:szCs w:val="20"/>
              </w:rPr>
              <w:t xml:space="preserve">there any </w:t>
            </w:r>
            <w:r>
              <w:rPr>
                <w:rFonts w:ascii="Gill Sans MT" w:hAnsi="Gill Sans MT" w:cs="Arial"/>
                <w:sz w:val="20"/>
                <w:szCs w:val="20"/>
              </w:rPr>
              <w:t xml:space="preserve">land </w:t>
            </w:r>
            <w:r w:rsidRPr="005E6116">
              <w:rPr>
                <w:rFonts w:ascii="Gill Sans MT" w:hAnsi="Gill Sans MT" w:cs="Arial"/>
                <w:sz w:val="20"/>
                <w:szCs w:val="20"/>
              </w:rPr>
              <w:t>that your community used to access that your community is no longer allowed to access?</w:t>
            </w:r>
          </w:p>
          <w:p w14:paraId="35AAE5C6" w14:textId="77777777" w:rsidR="009739EE" w:rsidRPr="005E6116" w:rsidRDefault="009739EE" w:rsidP="00E748FE">
            <w:pP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Arial"/>
                <w:i/>
                <w:sz w:val="20"/>
                <w:szCs w:val="20"/>
              </w:rPr>
              <w:t>If 0, skip to Section G</w:t>
            </w:r>
            <w:r w:rsidRPr="005E6116">
              <w:rPr>
                <w:rFonts w:ascii="Gill Sans MT" w:hAnsi="Gill Sans MT" w:cs="Arial"/>
                <w:sz w:val="20"/>
                <w:szCs w:val="20"/>
              </w:rPr>
              <w:t xml:space="preserve"> </w:t>
            </w:r>
          </w:p>
        </w:tc>
        <w:tc>
          <w:tcPr>
            <w:tcW w:w="369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83D9A25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>0=No</w:t>
            </w:r>
          </w:p>
          <w:p w14:paraId="6E4F66A3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>1=Yes</w:t>
            </w:r>
            <w:r w:rsidRPr="005E6116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77217C50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5AAB0811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E614984" w14:textId="77777777" w:rsidR="009739EE" w:rsidRPr="005E6116" w:rsidRDefault="009739EE" w:rsidP="00E748FE">
            <w:pPr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5E6116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9739EE" w:rsidRPr="005E6116" w14:paraId="1C1510BB" w14:textId="77777777" w:rsidTr="005E6116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29" w:type="dxa"/>
            <w:right w:w="29" w:type="dxa"/>
          </w:tblCellMar>
        </w:tblPrEx>
        <w:trPr>
          <w:trHeight w:val="20"/>
        </w:trPr>
        <w:tc>
          <w:tcPr>
            <w:tcW w:w="100" w:type="dxa"/>
            <w:tcBorders>
              <w:right w:val="single" w:sz="4" w:space="0" w:color="auto"/>
            </w:tcBorders>
          </w:tcPr>
          <w:p w14:paraId="474EF0B9" w14:textId="639E8C04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5580" w:type="dxa"/>
            <w:tcBorders>
              <w:left w:val="single" w:sz="4" w:space="0" w:color="auto"/>
              <w:right w:val="single" w:sz="18" w:space="0" w:color="000000"/>
            </w:tcBorders>
          </w:tcPr>
          <w:p w14:paraId="507E6A07" w14:textId="77777777" w:rsidR="009739EE" w:rsidRDefault="009739EE" w:rsidP="00E748FE">
            <w:pPr>
              <w:rPr>
                <w:rFonts w:ascii="Gill Sans MT" w:hAnsi="Gill Sans MT" w:cs="Arial"/>
                <w:sz w:val="20"/>
                <w:szCs w:val="20"/>
              </w:rPr>
            </w:pPr>
            <w:commentRangeStart w:id="49"/>
            <w:r>
              <w:rPr>
                <w:rFonts w:ascii="Gill Sans MT" w:hAnsi="Gill Sans MT" w:cs="Arial"/>
                <w:sz w:val="20"/>
                <w:szCs w:val="20"/>
              </w:rPr>
              <w:t xml:space="preserve">Please describe these areas. </w:t>
            </w:r>
            <w:r w:rsidRPr="005E6116">
              <w:rPr>
                <w:rFonts w:ascii="Gill Sans MT" w:hAnsi="Gill Sans MT" w:cs="Arial"/>
                <w:sz w:val="20"/>
                <w:szCs w:val="20"/>
              </w:rPr>
              <w:t xml:space="preserve"> </w:t>
            </w:r>
            <w:r>
              <w:rPr>
                <w:rFonts w:ascii="Gill Sans MT" w:hAnsi="Gill Sans MT" w:cs="Arial"/>
                <w:sz w:val="20"/>
                <w:szCs w:val="20"/>
              </w:rPr>
              <w:t>Are they</w:t>
            </w:r>
            <w:r w:rsidR="00BA14CC">
              <w:rPr>
                <w:rFonts w:ascii="Gill Sans MT" w:hAnsi="Gill Sans MT" w:cs="Arial"/>
                <w:sz w:val="20"/>
                <w:szCs w:val="20"/>
              </w:rPr>
              <w:t xml:space="preserve">: </w:t>
            </w:r>
            <w:commentRangeEnd w:id="49"/>
            <w:r w:rsidR="00BA14CC">
              <w:rPr>
                <w:rStyle w:val="CommentReference"/>
                <w:rFonts w:eastAsiaTheme="minorHAnsi"/>
              </w:rPr>
              <w:commentReference w:id="49"/>
            </w:r>
          </w:p>
          <w:p w14:paraId="14091AE3" w14:textId="77777777" w:rsidR="00BA14CC" w:rsidRDefault="00BA14CC" w:rsidP="00E748FE">
            <w:pPr>
              <w:rPr>
                <w:rFonts w:ascii="Gill Sans MT" w:hAnsi="Gill Sans MT" w:cs="Arial"/>
                <w:sz w:val="20"/>
                <w:szCs w:val="20"/>
              </w:rPr>
            </w:pPr>
          </w:p>
          <w:p w14:paraId="1EBDB308" w14:textId="77777777" w:rsidR="009739EE" w:rsidRDefault="009739EE" w:rsidP="00E748FE">
            <w:pPr>
              <w:rPr>
                <w:rFonts w:ascii="Gill Sans MT" w:hAnsi="Gill Sans MT" w:cs="Arial"/>
                <w:sz w:val="20"/>
                <w:szCs w:val="20"/>
              </w:rPr>
            </w:pPr>
          </w:p>
          <w:p w14:paraId="6E8A0103" w14:textId="77777777" w:rsidR="009739EE" w:rsidRDefault="009739EE" w:rsidP="00E748FE">
            <w:pPr>
              <w:rPr>
                <w:rFonts w:ascii="Gill Sans MT" w:hAnsi="Gill Sans MT" w:cs="Arial"/>
                <w:sz w:val="20"/>
                <w:szCs w:val="20"/>
              </w:rPr>
            </w:pPr>
          </w:p>
          <w:p w14:paraId="50F5B004" w14:textId="77777777" w:rsidR="009739EE" w:rsidRDefault="009739EE" w:rsidP="00E748F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>
              <w:rPr>
                <w:rFonts w:ascii="Gill Sans MT" w:hAnsi="Gill Sans MT"/>
                <w:w w:val="105"/>
                <w:sz w:val="20"/>
                <w:szCs w:val="20"/>
              </w:rPr>
              <w:t xml:space="preserve"> </w:t>
            </w:r>
          </w:p>
          <w:p w14:paraId="7C6E5BDF" w14:textId="77777777" w:rsidR="00BA14CC" w:rsidRDefault="00BA14CC" w:rsidP="00E748F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</w:p>
          <w:p w14:paraId="30C772B9" w14:textId="77777777" w:rsidR="00BA14CC" w:rsidRDefault="00BA14CC" w:rsidP="00E748F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</w:p>
          <w:p w14:paraId="6E88EEA8" w14:textId="77777777" w:rsidR="00BA14CC" w:rsidRDefault="00BA14CC" w:rsidP="00E748F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</w:p>
          <w:p w14:paraId="3A75D541" w14:textId="16389FDD" w:rsidR="00BA14CC" w:rsidRPr="005E6116" w:rsidRDefault="00BA14CC" w:rsidP="00E748F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>
              <w:rPr>
                <w:rFonts w:ascii="Gill Sans MT" w:hAnsi="Gill Sans MT"/>
                <w:w w:val="105"/>
                <w:sz w:val="20"/>
                <w:szCs w:val="20"/>
              </w:rPr>
              <w:t xml:space="preserve">If Other, please specify: </w:t>
            </w:r>
          </w:p>
        </w:tc>
        <w:tc>
          <w:tcPr>
            <w:tcW w:w="441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AD3996D" w14:textId="77777777" w:rsidR="009739EE" w:rsidRDefault="009739EE" w:rsidP="009739E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lastRenderedPageBreak/>
              <w:t>1=protected areas</w:t>
            </w:r>
          </w:p>
          <w:p w14:paraId="4399C4B8" w14:textId="77777777" w:rsidR="009739EE" w:rsidRDefault="009739EE" w:rsidP="009739E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2=public forests</w:t>
            </w:r>
          </w:p>
          <w:p w14:paraId="50A52A38" w14:textId="2D0C1A2E" w:rsidR="009739EE" w:rsidRDefault="009739EE" w:rsidP="009739E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lastRenderedPageBreak/>
              <w:t>3=national parks</w:t>
            </w:r>
          </w:p>
          <w:p w14:paraId="44551F17" w14:textId="77777777" w:rsidR="009739EE" w:rsidRDefault="009739EE" w:rsidP="009739E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4=game reserves</w:t>
            </w:r>
          </w:p>
          <w:p w14:paraId="7DAC640E" w14:textId="3825A7E9" w:rsidR="009739EE" w:rsidRDefault="009739EE" w:rsidP="009739E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5= private land owned by a company</w:t>
            </w:r>
          </w:p>
          <w:p w14:paraId="17A76E36" w14:textId="77777777" w:rsidR="009739EE" w:rsidRDefault="009739EE" w:rsidP="009739E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6= private land owned by individuals</w:t>
            </w:r>
          </w:p>
          <w:p w14:paraId="4C709917" w14:textId="2AB2E9A9" w:rsidR="009739EE" w:rsidRPr="00E2751F" w:rsidRDefault="009739EE" w:rsidP="009739E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97=Other</w:t>
            </w:r>
          </w:p>
          <w:p w14:paraId="603383A3" w14:textId="77777777" w:rsidR="009739EE" w:rsidRDefault="009739EE" w:rsidP="00E748FE">
            <w:pPr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</w:p>
          <w:p w14:paraId="5582F59B" w14:textId="77777777" w:rsidR="009739EE" w:rsidRPr="005E6116" w:rsidRDefault="009739EE" w:rsidP="00E748F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  <w:tr w:rsidR="009739EE" w:rsidRPr="005E6116" w14:paraId="7327F1EB" w14:textId="77777777" w:rsidTr="009739EE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29" w:type="dxa"/>
            <w:right w:w="29" w:type="dxa"/>
          </w:tblCellMar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6F2F8C1B" w14:textId="3C593ED9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FFFFFF" w:themeFill="background1"/>
          </w:tcPr>
          <w:p w14:paraId="0E1ECE2A" w14:textId="77777777" w:rsidR="009739EE" w:rsidRPr="005E6116" w:rsidRDefault="009739EE" w:rsidP="00E748FE">
            <w:pPr>
              <w:rPr>
                <w:rFonts w:ascii="Gill Sans MT" w:hAnsi="Gill Sans MT" w:cs="Arial"/>
                <w:sz w:val="20"/>
                <w:szCs w:val="20"/>
              </w:rPr>
            </w:pPr>
            <w:r w:rsidRPr="005E6116">
              <w:rPr>
                <w:rFonts w:ascii="Gill Sans MT" w:hAnsi="Gill Sans MT" w:cs="Arial"/>
                <w:sz w:val="20"/>
                <w:szCs w:val="20"/>
              </w:rPr>
              <w:t xml:space="preserve">Why did your community lose access? </w:t>
            </w:r>
          </w:p>
          <w:p w14:paraId="4ED7D987" w14:textId="77777777" w:rsidR="009739EE" w:rsidRPr="005E6116" w:rsidRDefault="009739EE" w:rsidP="00E748F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3690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</w:tcPr>
          <w:p w14:paraId="49C0F9B1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>1=Government instituted strict entry</w:t>
            </w:r>
          </w:p>
          <w:p w14:paraId="0B37D97D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>2=Government instituted fee for entry</w:t>
            </w:r>
          </w:p>
          <w:p w14:paraId="789F503F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>3=Private landowner restricts use/access</w:t>
            </w:r>
          </w:p>
          <w:p w14:paraId="12D677CD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>4=Private company restricts use/access</w:t>
            </w:r>
          </w:p>
          <w:p w14:paraId="48BEB123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>5=Chief placed restrictions on use/access</w:t>
            </w:r>
          </w:p>
          <w:p w14:paraId="569E785C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 xml:space="preserve">97=Other, specify </w:t>
            </w:r>
            <w:r w:rsidRPr="005E6116" w:rsidDel="00B33FAE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</w:tcPr>
          <w:p w14:paraId="187C49CD" w14:textId="77777777" w:rsidR="009739EE" w:rsidRPr="005E6116" w:rsidRDefault="009739EE" w:rsidP="00E748FE">
            <w:pPr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</w:p>
        </w:tc>
      </w:tr>
      <w:tr w:rsidR="009739EE" w:rsidRPr="005E6116" w14:paraId="5A3323C5" w14:textId="77777777" w:rsidTr="009739EE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29" w:type="dxa"/>
            <w:right w:w="29" w:type="dxa"/>
          </w:tblCellMar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5E78CA44" w14:textId="58D34866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FFFFFF" w:themeFill="background1"/>
          </w:tcPr>
          <w:p w14:paraId="5AF48352" w14:textId="77777777" w:rsidR="009739EE" w:rsidRPr="005E6116" w:rsidRDefault="009739EE" w:rsidP="00E748FE">
            <w:pPr>
              <w:rPr>
                <w:rFonts w:ascii="Gill Sans MT" w:hAnsi="Gill Sans MT" w:cs="Arial"/>
                <w:sz w:val="20"/>
                <w:szCs w:val="20"/>
              </w:rPr>
            </w:pPr>
            <w:r w:rsidRPr="005E6116">
              <w:rPr>
                <w:rFonts w:ascii="Gill Sans MT" w:hAnsi="Gill Sans MT" w:cs="Arial"/>
                <w:sz w:val="20"/>
                <w:szCs w:val="20"/>
              </w:rPr>
              <w:t xml:space="preserve">Other, specify </w:t>
            </w:r>
          </w:p>
        </w:tc>
        <w:tc>
          <w:tcPr>
            <w:tcW w:w="441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</w:tcPr>
          <w:p w14:paraId="715EBADA" w14:textId="77777777" w:rsidR="009739EE" w:rsidRPr="005E6116" w:rsidRDefault="009739EE" w:rsidP="00E748FE">
            <w:pPr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</w:p>
        </w:tc>
      </w:tr>
      <w:tr w:rsidR="009739EE" w:rsidRPr="005E6116" w14:paraId="2E64EF25" w14:textId="77777777" w:rsidTr="009739EE">
        <w:tblPrEx>
          <w:tblCellMar>
            <w:left w:w="29" w:type="dxa"/>
            <w:right w:w="29" w:type="dxa"/>
          </w:tblCellMar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76F03007" w14:textId="154D7D79" w:rsidR="009739EE" w:rsidRPr="005E6116" w:rsidRDefault="009739EE" w:rsidP="005E6116">
            <w:pP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</w:tcPr>
          <w:p w14:paraId="776F7938" w14:textId="24F1E6C0" w:rsidR="009739EE" w:rsidRPr="005E6116" w:rsidRDefault="009739EE" w:rsidP="00E748FE">
            <w:pPr>
              <w:rPr>
                <w:rFonts w:ascii="Gill Sans MT" w:hAnsi="Gill Sans MT" w:cs="Arial"/>
                <w:sz w:val="20"/>
                <w:szCs w:val="20"/>
              </w:rPr>
            </w:pPr>
            <w:r w:rsidRPr="005E6116">
              <w:rPr>
                <w:rFonts w:ascii="Gill Sans MT" w:hAnsi="Gill Sans MT" w:cs="Arial"/>
                <w:sz w:val="20"/>
                <w:szCs w:val="20"/>
              </w:rPr>
              <w:t>Please describe the impact of lo</w:t>
            </w:r>
            <w:del w:id="50" w:author="Stickler, Mercedes M. (E3/LTRM)" w:date="2014-11-21T17:43:00Z">
              <w:r w:rsidRPr="005E6116" w:rsidDel="00F93B7B">
                <w:rPr>
                  <w:rFonts w:ascii="Gill Sans MT" w:hAnsi="Gill Sans MT" w:cs="Arial"/>
                  <w:sz w:val="20"/>
                  <w:szCs w:val="20"/>
                </w:rPr>
                <w:delText>o</w:delText>
              </w:r>
            </w:del>
            <w:r w:rsidRPr="005E6116">
              <w:rPr>
                <w:rFonts w:ascii="Gill Sans MT" w:hAnsi="Gill Sans MT" w:cs="Arial"/>
                <w:sz w:val="20"/>
                <w:szCs w:val="20"/>
              </w:rPr>
              <w:t xml:space="preserve">sing access on your community </w:t>
            </w:r>
          </w:p>
          <w:p w14:paraId="0A8A6324" w14:textId="77777777" w:rsidR="009739EE" w:rsidRPr="005E6116" w:rsidRDefault="009739EE" w:rsidP="00E748FE">
            <w:pPr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Arial"/>
                <w:i/>
                <w:sz w:val="20"/>
                <w:szCs w:val="20"/>
              </w:rPr>
              <w:t xml:space="preserve">Probe and code. Select all that apply </w:t>
            </w:r>
          </w:p>
        </w:tc>
        <w:tc>
          <w:tcPr>
            <w:tcW w:w="351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FFFF" w:themeFill="background1"/>
          </w:tcPr>
          <w:p w14:paraId="7A0A110D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>1=Lost income source (non-agriculture)</w:t>
            </w:r>
          </w:p>
          <w:p w14:paraId="6F3D09AB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>2=Lost agricultural land</w:t>
            </w:r>
          </w:p>
          <w:p w14:paraId="13A8DF55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>3=Lost connection to the land our parents/grandparents used</w:t>
            </w:r>
          </w:p>
          <w:p w14:paraId="508C7D3F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 xml:space="preserve">4=Business failed </w:t>
            </w:r>
          </w:p>
          <w:p w14:paraId="38ADAAA9" w14:textId="77777777" w:rsidR="009739EE" w:rsidRPr="005E6116" w:rsidRDefault="009739EE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5E6116">
              <w:rPr>
                <w:rFonts w:ascii="Gill Sans MT" w:hAnsi="Gill Sans MT"/>
                <w:sz w:val="20"/>
                <w:szCs w:val="20"/>
              </w:rPr>
              <w:t xml:space="preserve">97=Other, specify </w:t>
            </w:r>
          </w:p>
        </w:tc>
        <w:tc>
          <w:tcPr>
            <w:tcW w:w="900" w:type="dxa"/>
            <w:gridSpan w:val="3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FFFFFF" w:themeFill="background1"/>
          </w:tcPr>
          <w:p w14:paraId="7978E7E3" w14:textId="77777777" w:rsidR="009739EE" w:rsidRPr="005E6116" w:rsidRDefault="009739EE" w:rsidP="00E748FE">
            <w:pPr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5E6116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9739EE" w:rsidRPr="005E6116" w14:paraId="41A9A289" w14:textId="77777777" w:rsidTr="009739EE">
        <w:tblPrEx>
          <w:tblCellMar>
            <w:left w:w="29" w:type="dxa"/>
            <w:right w:w="29" w:type="dxa"/>
          </w:tblCellMar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713725B2" w14:textId="2837F2A9" w:rsidR="009739EE" w:rsidRPr="005E6116" w:rsidRDefault="009739EE" w:rsidP="00E748FE">
            <w:pP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FFFFFF" w:themeFill="background1"/>
          </w:tcPr>
          <w:p w14:paraId="6BAE13E6" w14:textId="77777777" w:rsidR="009739EE" w:rsidRPr="005E6116" w:rsidRDefault="009739EE" w:rsidP="00E748FE">
            <w:pPr>
              <w:rPr>
                <w:rFonts w:ascii="Gill Sans MT" w:hAnsi="Gill Sans MT" w:cs="Arial"/>
                <w:sz w:val="20"/>
                <w:szCs w:val="20"/>
              </w:rPr>
            </w:pPr>
            <w:r w:rsidRPr="005E6116">
              <w:rPr>
                <w:rFonts w:ascii="Gill Sans MT" w:hAnsi="Gill Sans MT" w:cs="Arial"/>
                <w:sz w:val="20"/>
                <w:szCs w:val="20"/>
              </w:rPr>
              <w:t xml:space="preserve">Other, specify </w:t>
            </w:r>
          </w:p>
        </w:tc>
        <w:tc>
          <w:tcPr>
            <w:tcW w:w="4410" w:type="dxa"/>
            <w:gridSpan w:val="4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FFFFFF" w:themeFill="background1"/>
          </w:tcPr>
          <w:p w14:paraId="103E50AC" w14:textId="77777777" w:rsidR="009739EE" w:rsidRPr="005E6116" w:rsidRDefault="009739EE" w:rsidP="00E748FE">
            <w:pPr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3D9F9135" w14:textId="6F2E17DB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Is there a feedback and grievance mechanism locally available for communities for the granting of the forest concession/permit</w:t>
      </w:r>
      <w:del w:id="51" w:author="Stickler, Mercedes M. (E3/LTRM)" w:date="2014-11-21T17:43:00Z">
        <w:r w:rsidRPr="00AF425E" w:rsidDel="00F93B7B">
          <w:rPr>
            <w:rFonts w:ascii="Gill Sans MT" w:hAnsi="Gill Sans MT"/>
            <w:sz w:val="20"/>
            <w:szCs w:val="20"/>
          </w:rPr>
          <w:delText>,</w:delText>
        </w:r>
      </w:del>
      <w:r w:rsidRPr="00AF425E">
        <w:rPr>
          <w:rFonts w:ascii="Gill Sans MT" w:hAnsi="Gill Sans MT"/>
          <w:sz w:val="20"/>
          <w:szCs w:val="20"/>
        </w:rPr>
        <w:t xml:space="preserve">? </w:t>
      </w:r>
    </w:p>
    <w:p w14:paraId="2D92758A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0-No</w:t>
      </w:r>
    </w:p>
    <w:p w14:paraId="66B3EAC6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1-Yes</w:t>
      </w:r>
    </w:p>
    <w:p w14:paraId="1F429E40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888-Don’t know</w:t>
      </w:r>
    </w:p>
    <w:p w14:paraId="59BDBB70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</w:p>
    <w:p w14:paraId="6D58C746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 xml:space="preserve">Can you describe the process for me? </w:t>
      </w:r>
    </w:p>
    <w:p w14:paraId="01E1CC3C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</w:p>
    <w:p w14:paraId="4E64BA64" w14:textId="59A1F623" w:rsidR="003512AA" w:rsidRPr="00AF425E" w:rsidRDefault="00AF425E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What organ is responsible for</w:t>
      </w:r>
      <w:r w:rsidR="003512AA" w:rsidRPr="00AF425E">
        <w:rPr>
          <w:rFonts w:ascii="Gill Sans MT" w:hAnsi="Gill Sans MT"/>
          <w:sz w:val="20"/>
          <w:szCs w:val="20"/>
        </w:rPr>
        <w:t xml:space="preserve"> receiving and processing feedback requests and grievances?</w:t>
      </w:r>
    </w:p>
    <w:p w14:paraId="085DADC0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</w:p>
    <w:p w14:paraId="0CDF536E" w14:textId="204BB1E3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 xml:space="preserve">Has </w:t>
      </w:r>
      <w:r w:rsidR="00AF425E" w:rsidRPr="00AF425E">
        <w:rPr>
          <w:rFonts w:ascii="Gill Sans MT" w:hAnsi="Gill Sans MT"/>
          <w:sz w:val="20"/>
          <w:szCs w:val="20"/>
        </w:rPr>
        <w:t xml:space="preserve">your community ever presented a grievance to this body? </w:t>
      </w:r>
    </w:p>
    <w:p w14:paraId="356C8C36" w14:textId="361B06F9" w:rsidR="00AF425E" w:rsidRPr="00AF425E" w:rsidRDefault="00AF425E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0-No</w:t>
      </w:r>
    </w:p>
    <w:p w14:paraId="12F402C5" w14:textId="57CB866D" w:rsidR="00AF425E" w:rsidRPr="00AF425E" w:rsidRDefault="00AF425E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1-Yes</w:t>
      </w:r>
    </w:p>
    <w:p w14:paraId="45E75C44" w14:textId="46345D68" w:rsidR="00AF425E" w:rsidRPr="00AF425E" w:rsidRDefault="00AF425E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888-Don’t know</w:t>
      </w:r>
    </w:p>
    <w:p w14:paraId="61F02FED" w14:textId="77777777" w:rsidR="00AF425E" w:rsidRPr="00AF425E" w:rsidRDefault="00AF425E" w:rsidP="003512AA">
      <w:pPr>
        <w:rPr>
          <w:rFonts w:ascii="Gill Sans MT" w:hAnsi="Gill Sans MT"/>
          <w:sz w:val="20"/>
          <w:szCs w:val="20"/>
        </w:rPr>
      </w:pPr>
    </w:p>
    <w:p w14:paraId="566B8C6F" w14:textId="76F76965" w:rsidR="00AF425E" w:rsidRPr="00AF425E" w:rsidRDefault="00AF425E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 xml:space="preserve">What was your grievance </w:t>
      </w:r>
      <w:commentRangeStart w:id="52"/>
      <w:r w:rsidRPr="00AF425E">
        <w:rPr>
          <w:rFonts w:ascii="Gill Sans MT" w:hAnsi="Gill Sans MT"/>
          <w:sz w:val="20"/>
          <w:szCs w:val="20"/>
        </w:rPr>
        <w:t>about</w:t>
      </w:r>
      <w:commentRangeEnd w:id="52"/>
      <w:r w:rsidR="00F93B7B">
        <w:rPr>
          <w:rStyle w:val="CommentReference"/>
          <w:rFonts w:eastAsiaTheme="minorHAnsi"/>
        </w:rPr>
        <w:commentReference w:id="52"/>
      </w:r>
      <w:r w:rsidRPr="00AF425E">
        <w:rPr>
          <w:rFonts w:ascii="Gill Sans MT" w:hAnsi="Gill Sans MT"/>
          <w:sz w:val="20"/>
          <w:szCs w:val="20"/>
        </w:rPr>
        <w:t xml:space="preserve">? </w:t>
      </w:r>
    </w:p>
    <w:p w14:paraId="094F68B3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</w:p>
    <w:p w14:paraId="46704164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 xml:space="preserve">Overall, how satisfied are you with the process? </w:t>
      </w:r>
    </w:p>
    <w:p w14:paraId="5B89732A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1-Very satisfied</w:t>
      </w:r>
    </w:p>
    <w:p w14:paraId="43140A4B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2-A little satisfied</w:t>
      </w:r>
    </w:p>
    <w:p w14:paraId="72DBB8A2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3-Neither satisfied nor dissatisfied</w:t>
      </w:r>
    </w:p>
    <w:p w14:paraId="72471370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 xml:space="preserve">4. A little dissatisfied </w:t>
      </w:r>
    </w:p>
    <w:p w14:paraId="2BC1A1CE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 xml:space="preserve">5. Very dissatisfied </w:t>
      </w:r>
    </w:p>
    <w:p w14:paraId="3E6927E3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</w:p>
    <w:p w14:paraId="632C1750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 xml:space="preserve">In your opinion, how fair is the decision-making process? </w:t>
      </w:r>
    </w:p>
    <w:p w14:paraId="2D874ED3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1. Very fair</w:t>
      </w:r>
    </w:p>
    <w:p w14:paraId="3AE7CAAC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2. Fair</w:t>
      </w:r>
    </w:p>
    <w:p w14:paraId="6956F00A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3. Neutral</w:t>
      </w:r>
    </w:p>
    <w:p w14:paraId="47439B61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4. Unfair</w:t>
      </w:r>
    </w:p>
    <w:p w14:paraId="07ACB9B9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5. Very unfair</w:t>
      </w:r>
    </w:p>
    <w:p w14:paraId="5DCA8927" w14:textId="77777777" w:rsidR="00B97E12" w:rsidRDefault="00B97E12" w:rsidP="00FE5C29">
      <w:pPr>
        <w:rPr>
          <w:rFonts w:asciiTheme="majorHAnsi" w:hAnsiTheme="majorHAnsi"/>
          <w:b/>
          <w:i/>
          <w:sz w:val="20"/>
          <w:szCs w:val="20"/>
          <w:u w:val="single"/>
        </w:rPr>
      </w:pPr>
    </w:p>
    <w:p w14:paraId="0E90CC1B" w14:textId="77777777" w:rsidR="003512AA" w:rsidRDefault="003512AA" w:rsidP="00FE5C29">
      <w:pPr>
        <w:rPr>
          <w:rFonts w:asciiTheme="majorHAnsi" w:hAnsiTheme="majorHAnsi"/>
          <w:b/>
          <w:i/>
          <w:sz w:val="20"/>
          <w:szCs w:val="20"/>
          <w:u w:val="single"/>
        </w:rPr>
      </w:pPr>
    </w:p>
    <w:p w14:paraId="63F2EA91" w14:textId="77777777" w:rsidR="003512AA" w:rsidRDefault="003512AA" w:rsidP="00FE5C29">
      <w:pPr>
        <w:rPr>
          <w:rFonts w:asciiTheme="majorHAnsi" w:hAnsiTheme="majorHAnsi"/>
          <w:b/>
          <w:i/>
          <w:sz w:val="20"/>
          <w:szCs w:val="20"/>
          <w:u w:val="single"/>
        </w:rPr>
      </w:pPr>
    </w:p>
    <w:p w14:paraId="791DB6CE" w14:textId="77777777" w:rsidR="003512AA" w:rsidRDefault="003512AA" w:rsidP="00FE5C29">
      <w:pPr>
        <w:rPr>
          <w:rFonts w:asciiTheme="majorHAnsi" w:hAnsiTheme="majorHAnsi"/>
          <w:b/>
          <w:i/>
          <w:sz w:val="20"/>
          <w:szCs w:val="20"/>
          <w:u w:val="single"/>
        </w:rPr>
      </w:pPr>
    </w:p>
    <w:p w14:paraId="03FAFFE4" w14:textId="77777777" w:rsidR="003512AA" w:rsidRDefault="003512AA" w:rsidP="00FE5C29">
      <w:pPr>
        <w:rPr>
          <w:rFonts w:asciiTheme="majorHAnsi" w:hAnsiTheme="majorHAnsi"/>
          <w:b/>
          <w:i/>
          <w:sz w:val="20"/>
          <w:szCs w:val="20"/>
          <w:u w:val="single"/>
        </w:rPr>
      </w:pPr>
    </w:p>
    <w:p w14:paraId="151C62B7" w14:textId="59EA3246" w:rsidR="00E73625" w:rsidRPr="00676B69" w:rsidRDefault="005E6116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  <w:r>
        <w:rPr>
          <w:rFonts w:ascii="Gill Sans MT" w:hAnsi="Gill Sans MT"/>
          <w:b/>
          <w:color w:val="000000" w:themeColor="text1"/>
          <w:sz w:val="22"/>
          <w:szCs w:val="22"/>
        </w:rPr>
        <w:t>LAND</w:t>
      </w:r>
      <w:r w:rsidR="00E73625" w:rsidRPr="00676B69">
        <w:rPr>
          <w:rFonts w:ascii="Gill Sans MT" w:hAnsi="Gill Sans MT"/>
          <w:b/>
          <w:color w:val="000000" w:themeColor="text1"/>
          <w:sz w:val="22"/>
          <w:szCs w:val="22"/>
        </w:rPr>
        <w:t xml:space="preserve"> MANAGEMENT AND GOVERNANCE</w:t>
      </w:r>
    </w:p>
    <w:p w14:paraId="7D03D407" w14:textId="09BB0F81" w:rsidR="00E73625" w:rsidRPr="00676B69" w:rsidRDefault="00E73625" w:rsidP="00E73625">
      <w:pPr>
        <w:rPr>
          <w:rFonts w:ascii="Gill Sans MT" w:hAnsi="Gill Sans MT"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color w:val="000000" w:themeColor="text1"/>
          <w:sz w:val="22"/>
          <w:szCs w:val="22"/>
        </w:rPr>
        <w:t>Now I would like to ask you some questions</w:t>
      </w:r>
      <w:r w:rsidR="00BA14CC">
        <w:rPr>
          <w:rFonts w:ascii="Gill Sans MT" w:hAnsi="Gill Sans MT"/>
          <w:color w:val="000000" w:themeColor="text1"/>
          <w:sz w:val="22"/>
          <w:szCs w:val="22"/>
        </w:rPr>
        <w:t xml:space="preserve"> about the management of land</w:t>
      </w:r>
      <w:r w:rsidRPr="00676B69">
        <w:rPr>
          <w:rFonts w:ascii="Gill Sans MT" w:hAnsi="Gill Sans MT"/>
          <w:color w:val="000000" w:themeColor="text1"/>
          <w:sz w:val="22"/>
          <w:szCs w:val="22"/>
        </w:rPr>
        <w:t xml:space="preserve"> used by your community. </w:t>
      </w:r>
    </w:p>
    <w:p w14:paraId="16EA10AC" w14:textId="77777777" w:rsidR="00E73625" w:rsidRPr="00676B69" w:rsidRDefault="00E73625" w:rsidP="00E73625">
      <w:pPr>
        <w:rPr>
          <w:rFonts w:ascii="Gill Sans MT" w:hAnsi="Gill Sans MT"/>
          <w:color w:val="000000" w:themeColor="text1"/>
          <w:sz w:val="22"/>
          <w:szCs w:val="22"/>
        </w:rPr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"/>
        <w:gridCol w:w="6081"/>
        <w:gridCol w:w="3788"/>
      </w:tblGrid>
      <w:tr w:rsidR="00E73625" w:rsidRPr="00676B69" w14:paraId="16C31B0A" w14:textId="77777777" w:rsidTr="00E73625">
        <w:trPr>
          <w:trHeight w:val="2141"/>
        </w:trPr>
        <w:tc>
          <w:tcPr>
            <w:tcW w:w="21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8E6157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D390BB0" w14:textId="255D3019" w:rsidR="00E73625" w:rsidRPr="00676B69" w:rsidRDefault="00E73625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commentRangeStart w:id="53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Who is primarily responsible for making rules about what community membe</w:t>
            </w:r>
            <w:r w:rsidR="00BA14CC">
              <w:rPr>
                <w:rFonts w:ascii="Gill Sans MT" w:hAnsi="Gill Sans MT"/>
                <w:color w:val="000000" w:themeColor="text1"/>
                <w:sz w:val="22"/>
                <w:szCs w:val="22"/>
              </w:rPr>
              <w:t>rs can and cannot do on forest land/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wooded areas?</w:t>
            </w:r>
            <w:commentRangeEnd w:id="53"/>
            <w:r w:rsidR="00BA14CC">
              <w:rPr>
                <w:rStyle w:val="CommentReference"/>
                <w:rFonts w:eastAsiaTheme="minorHAnsi"/>
              </w:rPr>
              <w:commentReference w:id="53"/>
            </w:r>
          </w:p>
          <w:p w14:paraId="40824AE9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  <w:p w14:paraId="61809CBE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  <w:p w14:paraId="1E0A0589" w14:textId="77777777" w:rsidR="00E73625" w:rsidRPr="00676B69" w:rsidRDefault="00E73625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01830A73" w14:textId="77777777" w:rsidR="00E73625" w:rsidRPr="00676B69" w:rsidRDefault="00E73625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1B34A1AA" w14:textId="77777777" w:rsidR="00E73625" w:rsidRPr="00676B69" w:rsidRDefault="00E73625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4D2ABFF7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1=Headman</w:t>
            </w:r>
          </w:p>
          <w:p w14:paraId="7C133776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2=</w:t>
            </w:r>
            <w:proofErr w:type="spellStart"/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Induna</w:t>
            </w:r>
            <w:proofErr w:type="spellEnd"/>
          </w:p>
          <w:p w14:paraId="0843B264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3=Chief</w:t>
            </w:r>
          </w:p>
          <w:p w14:paraId="281F5802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4=Elders</w:t>
            </w:r>
          </w:p>
          <w:p w14:paraId="5580089C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5=Community Resource Board</w:t>
            </w:r>
          </w:p>
          <w:p w14:paraId="2BD7383E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6=Local government</w:t>
            </w:r>
          </w:p>
          <w:p w14:paraId="7A9567C1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7=DFO</w:t>
            </w:r>
          </w:p>
          <w:p w14:paraId="50BA5105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97=Other, please specify </w:t>
            </w:r>
          </w:p>
        </w:tc>
      </w:tr>
      <w:tr w:rsidR="00E73625" w:rsidRPr="00676B69" w14:paraId="43A39517" w14:textId="77777777" w:rsidTr="00E73625">
        <w:trPr>
          <w:trHeight w:val="593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F10987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1B07510B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Has the decision-making body changed in the last three years? 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2BCD40A" w14:textId="77777777" w:rsidR="00E73625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211F2A39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1=Yes</w:t>
            </w:r>
          </w:p>
        </w:tc>
      </w:tr>
      <w:tr w:rsidR="00E73625" w:rsidRPr="00676B69" w14:paraId="0E7D0A71" w14:textId="77777777" w:rsidTr="00E73625">
        <w:trPr>
          <w:trHeight w:val="1952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CE1DE1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C5D005B" w14:textId="77777777" w:rsidR="00E73625" w:rsidRPr="00676B69" w:rsidRDefault="00E73625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What </w:t>
            </w:r>
            <w:proofErr w:type="gramStart"/>
            <w:r w:rsidRPr="00676B69">
              <w:rPr>
                <w:rFonts w:ascii="Gill Sans MT" w:hAnsi="Gill Sans MT"/>
                <w:sz w:val="22"/>
                <w:szCs w:val="22"/>
              </w:rPr>
              <w:t>are</w:t>
            </w:r>
            <w:proofErr w:type="gramEnd"/>
            <w:r w:rsidRPr="00676B69">
              <w:rPr>
                <w:rFonts w:ascii="Gill Sans MT" w:hAnsi="Gill Sans MT"/>
                <w:sz w:val="22"/>
                <w:szCs w:val="22"/>
              </w:rPr>
              <w:t xml:space="preserve"> the main </w:t>
            </w:r>
            <w:r w:rsidRPr="00BA14CC">
              <w:rPr>
                <w:rFonts w:ascii="Gill Sans MT" w:hAnsi="Gill Sans MT"/>
                <w:b/>
                <w:sz w:val="22"/>
                <w:szCs w:val="22"/>
              </w:rPr>
              <w:t>village</w:t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 decision-making bodies regarding forest management? </w:t>
            </w:r>
          </w:p>
          <w:p w14:paraId="06E35EB5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BB4E958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1=chief</w:t>
            </w:r>
          </w:p>
          <w:p w14:paraId="4668B986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2=village council/committee/association (please specify)</w:t>
            </w:r>
          </w:p>
          <w:p w14:paraId="3AA21A61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3=forest user group, (please specify)</w:t>
            </w:r>
          </w:p>
          <w:p w14:paraId="77DAC6C3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4=community resource boards, </w:t>
            </w:r>
          </w:p>
          <w:p w14:paraId="1F082AA4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5=elders/council of elders</w:t>
            </w:r>
          </w:p>
          <w:p w14:paraId="17589C8A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6=Headperson</w:t>
            </w:r>
          </w:p>
          <w:p w14:paraId="3D7A0E22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</w:tc>
      </w:tr>
      <w:tr w:rsidR="00E73625" w:rsidRPr="00676B69" w14:paraId="6D52F229" w14:textId="77777777" w:rsidTr="00BA14CC">
        <w:trPr>
          <w:trHeight w:val="521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064D97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2DB9112" w14:textId="55E6877C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Which of these is the most important</w:t>
            </w:r>
            <w:r w:rsidR="00BA14CC">
              <w:rPr>
                <w:rFonts w:ascii="Gill Sans MT" w:hAnsi="Gill Sans MT"/>
                <w:sz w:val="22"/>
                <w:szCs w:val="22"/>
              </w:rPr>
              <w:t xml:space="preserve"> for decision making regarding forest management</w:t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? </w:t>
            </w:r>
          </w:p>
          <w:p w14:paraId="3C5912B7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C66AF26" w14:textId="77777777" w:rsidR="00BA14CC" w:rsidRPr="00676B69" w:rsidRDefault="00BA14CC" w:rsidP="00BA14CC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1=chief</w:t>
            </w:r>
          </w:p>
          <w:p w14:paraId="4A5A2606" w14:textId="77777777" w:rsidR="00BA14CC" w:rsidRPr="00676B69" w:rsidRDefault="00BA14CC" w:rsidP="00BA14CC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2=village council/committee/association (please specify)</w:t>
            </w:r>
          </w:p>
          <w:p w14:paraId="7F7194D5" w14:textId="77777777" w:rsidR="00BA14CC" w:rsidRPr="00676B69" w:rsidRDefault="00BA14CC" w:rsidP="00BA14CC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3=forest user group, (please specify)</w:t>
            </w:r>
          </w:p>
          <w:p w14:paraId="4367BBB8" w14:textId="77777777" w:rsidR="00BA14CC" w:rsidRPr="00676B69" w:rsidRDefault="00BA14CC" w:rsidP="00BA14CC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4=community resource boards, </w:t>
            </w:r>
          </w:p>
          <w:p w14:paraId="7D9963EC" w14:textId="77777777" w:rsidR="00BA14CC" w:rsidRPr="00676B69" w:rsidRDefault="00BA14CC" w:rsidP="00BA14CC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5=elders/council of elders</w:t>
            </w:r>
          </w:p>
          <w:p w14:paraId="009B4C06" w14:textId="77777777" w:rsidR="00BA14CC" w:rsidRPr="00676B69" w:rsidRDefault="00BA14CC" w:rsidP="00BA14CC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6=Headperson</w:t>
            </w:r>
          </w:p>
          <w:p w14:paraId="05B0DE75" w14:textId="2144E5F1" w:rsidR="00E73625" w:rsidRPr="00676B69" w:rsidRDefault="00BA14CC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97=Other, please specify </w:t>
            </w:r>
          </w:p>
        </w:tc>
      </w:tr>
      <w:tr w:rsidR="00E73625" w:rsidRPr="00676B69" w14:paraId="61869292" w14:textId="77777777" w:rsidTr="00E73625">
        <w:trPr>
          <w:trHeight w:val="305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210FEC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96CA27B" w14:textId="77777777" w:rsidR="00E73625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Has the decision-making body changed in the last three years? 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7A2290C" w14:textId="77777777" w:rsidR="00E73625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730D5519" w14:textId="77777777" w:rsidR="00E73625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1=Yes</w:t>
            </w:r>
          </w:p>
        </w:tc>
      </w:tr>
      <w:tr w:rsidR="00E73625" w:rsidRPr="00676B69" w14:paraId="07416BB8" w14:textId="77777777" w:rsidTr="00E73625">
        <w:trPr>
          <w:trHeight w:val="305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B1D9DD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BFF9932" w14:textId="77777777" w:rsidR="00E73625" w:rsidRPr="00676B69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When was this body formed? 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7A50FED" w14:textId="77777777" w:rsidR="00E73625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1=In the last 3 years</w:t>
            </w:r>
          </w:p>
          <w:p w14:paraId="3260ABC6" w14:textId="77777777" w:rsidR="00E73625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2=4-10 years ago</w:t>
            </w:r>
          </w:p>
          <w:p w14:paraId="41AA9901" w14:textId="77777777" w:rsidR="00E73625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3=11 years ago or more</w:t>
            </w:r>
          </w:p>
          <w:p w14:paraId="48BC9F8B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888=Don’t know</w:t>
            </w:r>
          </w:p>
        </w:tc>
      </w:tr>
      <w:tr w:rsidR="00E73625" w:rsidRPr="00676B69" w14:paraId="427A1989" w14:textId="77777777" w:rsidTr="00E73625">
        <w:trPr>
          <w:trHeight w:val="305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CE2B9C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76C0199" w14:textId="77777777" w:rsidR="00E73625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How often does the body meet?</w:t>
            </w:r>
          </w:p>
          <w:p w14:paraId="1586233A" w14:textId="77777777" w:rsidR="00E73625" w:rsidRPr="003E2FF5" w:rsidRDefault="00E73625" w:rsidP="00E73625">
            <w:pPr>
              <w:pStyle w:val="ListParagraph"/>
              <w:numPr>
                <w:ilvl w:val="0"/>
                <w:numId w:val="13"/>
              </w:numPr>
              <w:shd w:val="clear" w:color="auto" w:fill="FFFFFF"/>
              <w:rPr>
                <w:rFonts w:ascii="Gill Sans MT" w:hAnsi="Gill Sans MT"/>
              </w:rPr>
            </w:pPr>
            <w:r w:rsidRPr="003E2FF5">
              <w:rPr>
                <w:rFonts w:ascii="Gill Sans MT" w:hAnsi="Gill Sans MT"/>
              </w:rPr>
              <w:t>Several times per month</w:t>
            </w:r>
          </w:p>
          <w:p w14:paraId="560216F9" w14:textId="77777777" w:rsidR="00E73625" w:rsidRDefault="00E73625" w:rsidP="00E73625">
            <w:pPr>
              <w:pStyle w:val="ListParagraph"/>
              <w:numPr>
                <w:ilvl w:val="0"/>
                <w:numId w:val="13"/>
              </w:numPr>
              <w:shd w:val="clear" w:color="auto" w:fill="FFFFFF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Once per month</w:t>
            </w:r>
          </w:p>
          <w:p w14:paraId="2938436C" w14:textId="77777777" w:rsidR="00E73625" w:rsidRDefault="00E73625" w:rsidP="00E73625">
            <w:pPr>
              <w:pStyle w:val="ListParagraph"/>
              <w:numPr>
                <w:ilvl w:val="0"/>
                <w:numId w:val="13"/>
              </w:numPr>
              <w:shd w:val="clear" w:color="auto" w:fill="FFFFFF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Once every couple months</w:t>
            </w:r>
          </w:p>
          <w:p w14:paraId="6E7F4E76" w14:textId="77777777" w:rsidR="00E73625" w:rsidRDefault="00E73625" w:rsidP="00E73625">
            <w:pPr>
              <w:pStyle w:val="ListParagraph"/>
              <w:numPr>
                <w:ilvl w:val="0"/>
                <w:numId w:val="13"/>
              </w:numPr>
              <w:shd w:val="clear" w:color="auto" w:fill="FFFFFF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Once per year</w:t>
            </w:r>
          </w:p>
          <w:p w14:paraId="24F208F8" w14:textId="6C112A4E" w:rsidR="00E73625" w:rsidRPr="003E2FF5" w:rsidRDefault="003512AA" w:rsidP="00E73625">
            <w:pPr>
              <w:pStyle w:val="ListParagraph"/>
              <w:numPr>
                <w:ilvl w:val="0"/>
                <w:numId w:val="13"/>
              </w:numPr>
              <w:shd w:val="clear" w:color="auto" w:fill="FFFFFF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Less than once per year</w:t>
            </w:r>
          </w:p>
          <w:p w14:paraId="744ECE8F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E573432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E73625" w:rsidRPr="00676B69" w14:paraId="43E0B4C7" w14:textId="77777777" w:rsidTr="00E73625">
        <w:trPr>
          <w:trHeight w:val="567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327F86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95320F4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When was the last time the body met?  </w:t>
            </w:r>
            <w:r w:rsidRPr="00676B69">
              <w:rPr>
                <w:rFonts w:ascii="Gill Sans MT" w:hAnsi="Gill Sans MT"/>
                <w:i/>
                <w:sz w:val="22"/>
                <w:szCs w:val="22"/>
              </w:rPr>
              <w:t>Specify month/year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5241259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E73625" w:rsidRPr="00676B69" w14:paraId="1645CE7A" w14:textId="77777777" w:rsidTr="00E73625">
        <w:trPr>
          <w:trHeight w:val="368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8404F8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9BF6D4B" w14:textId="77777777" w:rsidR="00E73625" w:rsidRPr="00676B69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How many members are on the committee? </w:t>
            </w:r>
          </w:p>
          <w:p w14:paraId="4FD0AFDC" w14:textId="77777777" w:rsidR="00E73625" w:rsidRPr="00676B69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3F76E0E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E73625" w:rsidRPr="00676B69" w14:paraId="1875D9EF" w14:textId="77777777" w:rsidTr="00E73625">
        <w:trPr>
          <w:trHeight w:val="440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0EEB6D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A6A648D" w14:textId="77777777" w:rsidR="00E73625" w:rsidRPr="00676B69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How many members are under 35 years old?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EA058A6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E73625" w:rsidRPr="00676B69" w14:paraId="0136571A" w14:textId="77777777" w:rsidTr="00E73625">
        <w:trPr>
          <w:trHeight w:val="350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366296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D71209C" w14:textId="77777777" w:rsidR="00E73625" w:rsidRPr="00676B69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How many members are women? </w:t>
            </w:r>
          </w:p>
          <w:p w14:paraId="07FCCDED" w14:textId="77777777" w:rsidR="00E73625" w:rsidRPr="00676B69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874BAFE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E73625" w:rsidRPr="00676B69" w14:paraId="5F49C851" w14:textId="77777777" w:rsidTr="00E73625">
        <w:trPr>
          <w:trHeight w:val="1673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B83619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20012A8" w14:textId="77777777" w:rsidR="00E73625" w:rsidRPr="00676B69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Who is invited to attend meetings? </w:t>
            </w:r>
          </w:p>
          <w:p w14:paraId="37D89781" w14:textId="77777777" w:rsidR="00E73625" w:rsidRPr="00676B69" w:rsidRDefault="00E73625" w:rsidP="00E73625">
            <w:pPr>
              <w:numPr>
                <w:ilvl w:val="0"/>
                <w:numId w:val="12"/>
              </w:numPr>
              <w:shd w:val="clear" w:color="auto" w:fill="FFFFFF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 xml:space="preserve">Entire village, </w:t>
            </w:r>
          </w:p>
          <w:p w14:paraId="0B38F134" w14:textId="77777777" w:rsidR="00E73625" w:rsidRPr="00676B69" w:rsidRDefault="00E73625" w:rsidP="00E73625">
            <w:pPr>
              <w:numPr>
                <w:ilvl w:val="0"/>
                <w:numId w:val="12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 xml:space="preserve">All adults </w:t>
            </w:r>
          </w:p>
          <w:p w14:paraId="228A1A5B" w14:textId="77777777" w:rsidR="00E73625" w:rsidRPr="00676B69" w:rsidRDefault="00E73625" w:rsidP="00E73625">
            <w:pPr>
              <w:numPr>
                <w:ilvl w:val="0"/>
                <w:numId w:val="12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>All heads of household</w:t>
            </w:r>
          </w:p>
          <w:p w14:paraId="2721CCF5" w14:textId="77777777" w:rsidR="00E73625" w:rsidRPr="00676B69" w:rsidRDefault="00E73625" w:rsidP="00E73625">
            <w:pPr>
              <w:numPr>
                <w:ilvl w:val="0"/>
                <w:numId w:val="12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>Members of the body</w:t>
            </w:r>
          </w:p>
          <w:p w14:paraId="56C099CF" w14:textId="77777777" w:rsidR="00E73625" w:rsidRPr="00676B69" w:rsidRDefault="00E73625" w:rsidP="00E73625">
            <w:pPr>
              <w:numPr>
                <w:ilvl w:val="0"/>
                <w:numId w:val="12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>A select group: _____________________</w:t>
            </w:r>
          </w:p>
          <w:p w14:paraId="35D98CFE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602AA3C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E73625" w:rsidRPr="00676B69" w14:paraId="14D29F48" w14:textId="77777777" w:rsidTr="00E73625">
        <w:trPr>
          <w:trHeight w:val="702"/>
        </w:trPr>
        <w:tc>
          <w:tcPr>
            <w:tcW w:w="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2C96A378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A09F67B" w14:textId="77777777" w:rsidR="00E73625" w:rsidRDefault="00E73625" w:rsidP="00E73625">
            <w:pPr>
              <w:numPr>
                <w:ilvl w:val="0"/>
                <w:numId w:val="11"/>
              </w:num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Does the body have a written budget? </w:t>
            </w:r>
          </w:p>
          <w:p w14:paraId="5B4195E3" w14:textId="77777777" w:rsidR="00E73625" w:rsidRPr="00676B69" w:rsidRDefault="00E73625" w:rsidP="00E73625">
            <w:pPr>
              <w:shd w:val="clear" w:color="auto" w:fill="FFFFFF"/>
              <w:ind w:left="360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0-No, 1-Yes, 888-Don’t know</w:t>
            </w:r>
          </w:p>
          <w:p w14:paraId="7E20110F" w14:textId="77777777" w:rsidR="00E73625" w:rsidRPr="00676B69" w:rsidRDefault="00E73625" w:rsidP="00E73625">
            <w:pPr>
              <w:shd w:val="clear" w:color="auto" w:fill="FFFFFF"/>
              <w:ind w:left="360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F3B665C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E73625" w:rsidRPr="00676B69" w14:paraId="6B88F460" w14:textId="77777777" w:rsidTr="00E73625">
        <w:trPr>
          <w:trHeight w:val="764"/>
        </w:trPr>
        <w:tc>
          <w:tcPr>
            <w:tcW w:w="21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F35480C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A19EBB8" w14:textId="6990F04A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Is there a process for addressing community grievances</w:t>
            </w:r>
            <w:r w:rsidR="003512AA">
              <w:rPr>
                <w:rFonts w:ascii="Gill Sans MT" w:hAnsi="Gill Sans MT"/>
                <w:sz w:val="22"/>
                <w:szCs w:val="22"/>
              </w:rPr>
              <w:t xml:space="preserve"> about land and natural resource use</w:t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 through this group? 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F74D951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0-No</w:t>
            </w:r>
          </w:p>
          <w:p w14:paraId="40C1F2B6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1-Yes</w:t>
            </w:r>
          </w:p>
        </w:tc>
      </w:tr>
    </w:tbl>
    <w:p w14:paraId="0013F2ED" w14:textId="77777777" w:rsidR="00E73625" w:rsidRPr="00676B69" w:rsidRDefault="00E73625" w:rsidP="00E73625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185B1EE1" w14:textId="77777777" w:rsidR="00E73625" w:rsidRPr="00676B69" w:rsidRDefault="00E73625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7ABC5ABA" w14:textId="77777777" w:rsidR="00E73625" w:rsidRPr="00676B69" w:rsidRDefault="00E73625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490"/>
        <w:gridCol w:w="3420"/>
        <w:gridCol w:w="990"/>
      </w:tblGrid>
      <w:tr w:rsidR="00E73625" w:rsidRPr="00676B69" w14:paraId="42F5DAF7" w14:textId="77777777" w:rsidTr="00E73625">
        <w:trPr>
          <w:trHeight w:val="989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F199E3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DA954BC" w14:textId="766B5460" w:rsidR="00E73625" w:rsidRPr="00676B69" w:rsidRDefault="00E73625" w:rsidP="00E73625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color w:val="1A1A1A"/>
                <w:sz w:val="22"/>
                <w:szCs w:val="22"/>
              </w:rPr>
              <w:t xml:space="preserve"> 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Is there any </w:t>
            </w:r>
            <w:r w:rsidR="003512AA">
              <w:rPr>
                <w:rFonts w:ascii="Gill Sans MT" w:hAnsi="Gill Sans MT"/>
                <w:color w:val="000000" w:themeColor="text1"/>
                <w:sz w:val="22"/>
                <w:szCs w:val="22"/>
              </w:rPr>
              <w:t>land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management plan in place in your community?</w:t>
            </w:r>
          </w:p>
          <w:p w14:paraId="04247DC7" w14:textId="77777777" w:rsidR="00E73625" w:rsidRPr="00676B69" w:rsidRDefault="00E73625" w:rsidP="00E73625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  <w:p w14:paraId="06F9E7BB" w14:textId="77777777" w:rsidR="00E73625" w:rsidRPr="00676B69" w:rsidRDefault="00E73625" w:rsidP="00E73625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3C3B9965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0=No</w:t>
            </w:r>
          </w:p>
          <w:p w14:paraId="557894D4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1=Yes </w:t>
            </w:r>
          </w:p>
          <w:p w14:paraId="0DF25A64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25826BD9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7701C2E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E73625" w:rsidRPr="00676B69" w14:paraId="4133B151" w14:textId="77777777" w:rsidTr="00E73625">
        <w:trPr>
          <w:trHeight w:val="71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6CDE0FCB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1E10C553" w14:textId="77777777" w:rsidR="00E73625" w:rsidRPr="00676B69" w:rsidRDefault="00E73625" w:rsidP="00E73625">
            <w:pPr>
              <w:rPr>
                <w:rFonts w:ascii="Gill Sans MT" w:hAnsi="Gill Sans MT" w:cs="Arial"/>
                <w:i/>
                <w:color w:val="1A1A1A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color w:val="1A1A1A"/>
                <w:sz w:val="22"/>
                <w:szCs w:val="22"/>
              </w:rPr>
              <w:t xml:space="preserve">If yes, can you please </w:t>
            </w:r>
            <w:commentRangeStart w:id="54"/>
            <w:r w:rsidRPr="00676B69">
              <w:rPr>
                <w:rFonts w:ascii="Gill Sans MT" w:hAnsi="Gill Sans MT" w:cs="Arial"/>
                <w:color w:val="1A1A1A"/>
                <w:sz w:val="22"/>
                <w:szCs w:val="22"/>
              </w:rPr>
              <w:t xml:space="preserve">describe </w:t>
            </w:r>
            <w:commentRangeEnd w:id="54"/>
            <w:r w:rsidR="00AC08F8">
              <w:rPr>
                <w:rStyle w:val="CommentReference"/>
                <w:rFonts w:eastAsiaTheme="minorHAnsi"/>
              </w:rPr>
              <w:commentReference w:id="54"/>
            </w:r>
            <w:r w:rsidRPr="00676B69">
              <w:rPr>
                <w:rFonts w:ascii="Gill Sans MT" w:hAnsi="Gill Sans MT" w:cs="Arial"/>
                <w:color w:val="1A1A1A"/>
                <w:sz w:val="22"/>
                <w:szCs w:val="22"/>
              </w:rPr>
              <w:t xml:space="preserve">this plan? </w:t>
            </w:r>
          </w:p>
          <w:p w14:paraId="046ECE42" w14:textId="77777777" w:rsidR="00E73625" w:rsidRPr="00676B69" w:rsidRDefault="00E73625" w:rsidP="00E73625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  <w:p w14:paraId="29EB69EF" w14:textId="77777777" w:rsidR="00E73625" w:rsidRPr="00676B69" w:rsidRDefault="00E73625" w:rsidP="00E73625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  <w:p w14:paraId="474BB2E4" w14:textId="77777777" w:rsidR="00E73625" w:rsidRPr="00676B69" w:rsidRDefault="00E73625" w:rsidP="00E73625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3E1AB017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TEXT </w:t>
            </w:r>
          </w:p>
          <w:p w14:paraId="20E24557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  <w:p w14:paraId="238ACC0F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1EC330CB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E73625" w:rsidRPr="00676B69" w14:paraId="11A3DBE7" w14:textId="77777777" w:rsidTr="00E7362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63488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A49E2" w14:textId="77777777" w:rsidR="00E73625" w:rsidRPr="00676B69" w:rsidRDefault="00E73625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Who created the plan?</w:t>
            </w:r>
          </w:p>
        </w:tc>
        <w:tc>
          <w:tcPr>
            <w:tcW w:w="4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8B11BF8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1=chief</w:t>
            </w:r>
          </w:p>
          <w:p w14:paraId="3D8AF420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2=village council/committee/association (please specify)</w:t>
            </w:r>
          </w:p>
          <w:p w14:paraId="16C4535B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3=forest user group, (please specify)</w:t>
            </w:r>
          </w:p>
          <w:p w14:paraId="04BE9AD6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4=community resource boards, </w:t>
            </w:r>
          </w:p>
          <w:p w14:paraId="1F46AFE1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5=elders/council of elders</w:t>
            </w:r>
          </w:p>
          <w:p w14:paraId="75D5FDB0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6=Headperson</w:t>
            </w:r>
          </w:p>
          <w:p w14:paraId="2D72368F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</w:tc>
      </w:tr>
      <w:tr w:rsidR="00E73625" w:rsidRPr="00676B69" w14:paraId="6B363320" w14:textId="77777777" w:rsidTr="00E7362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7D920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80E9" w14:textId="77777777" w:rsidR="00E73625" w:rsidRPr="00676B69" w:rsidRDefault="00E73625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When was the plan created? </w:t>
            </w:r>
          </w:p>
        </w:tc>
        <w:tc>
          <w:tcPr>
            <w:tcW w:w="4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40B2DC7" w14:textId="77777777" w:rsidR="00E73625" w:rsidRDefault="00E73625" w:rsidP="00E73625">
            <w:pPr>
              <w:contextualSpacing/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  <w:t>1=In the past 3 years</w:t>
            </w:r>
          </w:p>
          <w:p w14:paraId="1BE821E8" w14:textId="77777777" w:rsidR="00E73625" w:rsidRDefault="00E73625" w:rsidP="00E73625">
            <w:pPr>
              <w:contextualSpacing/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  <w:t>2=4-10 years ago</w:t>
            </w:r>
          </w:p>
          <w:p w14:paraId="3369895D" w14:textId="77777777" w:rsidR="00E73625" w:rsidRDefault="00E73625" w:rsidP="00E73625">
            <w:pPr>
              <w:contextualSpacing/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  <w:t>3=More than 10 years ago</w:t>
            </w:r>
          </w:p>
          <w:p w14:paraId="72C78495" w14:textId="77777777" w:rsidR="00E73625" w:rsidRPr="0014208B" w:rsidRDefault="00E73625" w:rsidP="00E73625">
            <w:pPr>
              <w:contextualSpacing/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  <w:t xml:space="preserve">888=Don’t know </w:t>
            </w:r>
          </w:p>
        </w:tc>
      </w:tr>
      <w:tr w:rsidR="00E73625" w:rsidRPr="00676B69" w14:paraId="7B48710B" w14:textId="77777777" w:rsidTr="00E7362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43B27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E09A1" w14:textId="77777777" w:rsidR="00E73625" w:rsidRPr="00676B69" w:rsidRDefault="00E73625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Was the community involved in the development of the plan? </w:t>
            </w:r>
          </w:p>
        </w:tc>
        <w:tc>
          <w:tcPr>
            <w:tcW w:w="4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B7443BF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0=No</w:t>
            </w:r>
          </w:p>
          <w:p w14:paraId="4657E38F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1=Yes </w:t>
            </w:r>
          </w:p>
          <w:p w14:paraId="34C1B161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05BE9435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</w:tr>
    </w:tbl>
    <w:p w14:paraId="7C225BF9" w14:textId="77777777" w:rsidR="00AF425E" w:rsidRPr="00676B69" w:rsidRDefault="00AF425E" w:rsidP="00AF425E">
      <w:pPr>
        <w:rPr>
          <w:rFonts w:ascii="Gill Sans MT" w:hAnsi="Gill Sans MT"/>
          <w:sz w:val="22"/>
          <w:szCs w:val="22"/>
        </w:rPr>
      </w:pPr>
    </w:p>
    <w:p w14:paraId="4D2F6893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 w:rsidRPr="00676B69">
        <w:rPr>
          <w:rFonts w:ascii="Gill Sans MT" w:hAnsi="Gill Sans MT"/>
          <w:sz w:val="22"/>
          <w:szCs w:val="22"/>
        </w:rPr>
        <w:t xml:space="preserve">Where is new </w:t>
      </w:r>
      <w:proofErr w:type="gramStart"/>
      <w:r w:rsidRPr="00676B69">
        <w:rPr>
          <w:rFonts w:ascii="Gill Sans MT" w:hAnsi="Gill Sans MT"/>
          <w:sz w:val="22"/>
          <w:szCs w:val="22"/>
        </w:rPr>
        <w:t>crop land</w:t>
      </w:r>
      <w:proofErr w:type="gramEnd"/>
      <w:r w:rsidRPr="00676B69">
        <w:rPr>
          <w:rFonts w:ascii="Gill Sans MT" w:hAnsi="Gill Sans MT"/>
          <w:sz w:val="22"/>
          <w:szCs w:val="22"/>
        </w:rPr>
        <w:t xml:space="preserve"> usually opened up? </w:t>
      </w:r>
    </w:p>
    <w:p w14:paraId="2ECBB8D4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1-Adjacent to existing crop land</w:t>
      </w:r>
    </w:p>
    <w:p w14:paraId="587E664B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2-In a new part of village land</w:t>
      </w:r>
    </w:p>
    <w:p w14:paraId="04273DD1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3- In a new part of land outside the village land</w:t>
      </w:r>
    </w:p>
    <w:p w14:paraId="707B23FC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</w:p>
    <w:p w14:paraId="3F206911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How often do people in this area</w:t>
      </w:r>
      <w:r w:rsidRPr="00676B69">
        <w:rPr>
          <w:rFonts w:ascii="Gill Sans MT" w:hAnsi="Gill Sans MT"/>
          <w:sz w:val="22"/>
          <w:szCs w:val="22"/>
        </w:rPr>
        <w:t xml:space="preserve"> usually apply for</w:t>
      </w:r>
      <w:r>
        <w:rPr>
          <w:rFonts w:ascii="Gill Sans MT" w:hAnsi="Gill Sans MT"/>
          <w:sz w:val="22"/>
          <w:szCs w:val="22"/>
        </w:rPr>
        <w:t xml:space="preserve"> </w:t>
      </w:r>
      <w:r w:rsidRPr="00676B69">
        <w:rPr>
          <w:rFonts w:ascii="Gill Sans MT" w:hAnsi="Gill Sans MT"/>
          <w:sz w:val="22"/>
          <w:szCs w:val="22"/>
        </w:rPr>
        <w:t xml:space="preserve">permission to open up new land? </w:t>
      </w:r>
    </w:p>
    <w:p w14:paraId="596B8804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1-Always</w:t>
      </w:r>
    </w:p>
    <w:p w14:paraId="0D4DEF4D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2-Most of the time</w:t>
      </w:r>
    </w:p>
    <w:p w14:paraId="01E21B64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3-Sometimes</w:t>
      </w:r>
    </w:p>
    <w:p w14:paraId="5A418A91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4- Rarely</w:t>
      </w:r>
    </w:p>
    <w:p w14:paraId="1F6DC235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5-Never </w:t>
      </w:r>
    </w:p>
    <w:p w14:paraId="50C03A74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6-Permission is not required </w:t>
      </w:r>
    </w:p>
    <w:p w14:paraId="798F4DC0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</w:p>
    <w:p w14:paraId="09A6C83F" w14:textId="77777777" w:rsidR="00AF425E" w:rsidRPr="00676B69" w:rsidRDefault="00AF425E" w:rsidP="00AF425E">
      <w:pPr>
        <w:rPr>
          <w:rFonts w:ascii="Gill Sans MT" w:hAnsi="Gill Sans MT"/>
          <w:sz w:val="22"/>
          <w:szCs w:val="22"/>
        </w:rPr>
      </w:pPr>
      <w:r w:rsidRPr="00676B69">
        <w:rPr>
          <w:rFonts w:ascii="Gill Sans MT" w:hAnsi="Gill Sans MT"/>
          <w:sz w:val="22"/>
          <w:szCs w:val="22"/>
        </w:rPr>
        <w:lastRenderedPageBreak/>
        <w:t>From whom do you request permission?</w:t>
      </w:r>
    </w:p>
    <w:p w14:paraId="5E5CD859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1-Headperson</w:t>
      </w:r>
    </w:p>
    <w:p w14:paraId="2AE4C8C4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2-Chief</w:t>
      </w:r>
    </w:p>
    <w:p w14:paraId="25F6D967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3-ZAWA official</w:t>
      </w:r>
    </w:p>
    <w:p w14:paraId="09FF01DD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4- LG official</w:t>
      </w:r>
    </w:p>
    <w:p w14:paraId="16F72CAA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5-DFO official</w:t>
      </w:r>
    </w:p>
    <w:p w14:paraId="23794423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6 – private landowners</w:t>
      </w:r>
    </w:p>
    <w:p w14:paraId="7E37A60A" w14:textId="77777777" w:rsidR="00AF425E" w:rsidRPr="00676B69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97 – Other; please specify</w:t>
      </w:r>
    </w:p>
    <w:p w14:paraId="193A57A0" w14:textId="77777777" w:rsidR="00E73625" w:rsidRPr="00676B69" w:rsidRDefault="00E73625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W w:w="10654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214"/>
        <w:gridCol w:w="5345"/>
        <w:gridCol w:w="2547"/>
        <w:gridCol w:w="1108"/>
        <w:gridCol w:w="1440"/>
      </w:tblGrid>
      <w:tr w:rsidR="00E73625" w:rsidRPr="00676B69" w14:paraId="720C9D93" w14:textId="77777777" w:rsidTr="00E73625">
        <w:trPr>
          <w:trHeight w:val="20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E405855" w14:textId="77777777" w:rsidR="00E73625" w:rsidRPr="00676B69" w:rsidRDefault="00E73625" w:rsidP="00E73625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589B276" w14:textId="77777777" w:rsidR="00E73625" w:rsidRPr="00AF425E" w:rsidRDefault="00E73625" w:rsidP="00E73625">
            <w:pPr>
              <w:rPr>
                <w:rFonts w:ascii="Gill Sans MT" w:hAnsi="Gill Sans MT" w:cs="Arial"/>
                <w:sz w:val="22"/>
                <w:szCs w:val="22"/>
              </w:rPr>
            </w:pPr>
            <w:r w:rsidRPr="00AF425E">
              <w:rPr>
                <w:rFonts w:ascii="Gill Sans MT" w:hAnsi="Gill Sans MT" w:cs="Arial"/>
                <w:sz w:val="22"/>
                <w:szCs w:val="22"/>
              </w:rPr>
              <w:t xml:space="preserve">Are there any </w:t>
            </w:r>
            <w:commentRangeStart w:id="55"/>
            <w:r w:rsidRPr="00AF425E">
              <w:rPr>
                <w:rFonts w:ascii="Gill Sans MT" w:hAnsi="Gill Sans MT" w:cs="Arial"/>
                <w:sz w:val="22"/>
                <w:szCs w:val="22"/>
              </w:rPr>
              <w:t>forests</w:t>
            </w:r>
            <w:commentRangeEnd w:id="55"/>
            <w:r w:rsidR="0063510A">
              <w:rPr>
                <w:rStyle w:val="CommentReference"/>
                <w:rFonts w:eastAsiaTheme="minorHAnsi"/>
              </w:rPr>
              <w:commentReference w:id="55"/>
            </w:r>
            <w:r w:rsidRPr="00AF425E">
              <w:rPr>
                <w:rFonts w:ascii="Gill Sans MT" w:hAnsi="Gill Sans MT" w:cs="Arial"/>
                <w:sz w:val="22"/>
                <w:szCs w:val="22"/>
              </w:rPr>
              <w:t xml:space="preserve"> that your community used to access that your community is no longer allowed to access?</w:t>
            </w:r>
          </w:p>
          <w:p w14:paraId="7E901CD3" w14:textId="77777777" w:rsidR="00E73625" w:rsidRPr="00AF425E" w:rsidRDefault="00E73625" w:rsidP="00E73625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AF425E">
              <w:rPr>
                <w:rFonts w:ascii="Gill Sans MT" w:hAnsi="Gill Sans MT" w:cs="Arial"/>
                <w:i/>
                <w:sz w:val="22"/>
                <w:szCs w:val="22"/>
              </w:rPr>
              <w:t xml:space="preserve">If 0, skip to the next section </w:t>
            </w:r>
          </w:p>
        </w:tc>
        <w:tc>
          <w:tcPr>
            <w:tcW w:w="3655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9AEC130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40363610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1=Yes</w:t>
            </w:r>
            <w:r w:rsidRPr="00676B69" w:rsidDel="00226116">
              <w:rPr>
                <w:rFonts w:ascii="Gill Sans MT" w:hAnsi="Gill Sans MT"/>
                <w:sz w:val="22"/>
                <w:szCs w:val="22"/>
              </w:rPr>
              <w:t xml:space="preserve"> </w:t>
            </w:r>
          </w:p>
          <w:p w14:paraId="7AC4E5BE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6EAE935F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999=Prefer not to respond</w:t>
            </w:r>
          </w:p>
        </w:tc>
        <w:tc>
          <w:tcPr>
            <w:tcW w:w="14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A588C56" w14:textId="77777777" w:rsidR="00E73625" w:rsidRPr="00676B69" w:rsidRDefault="00E73625" w:rsidP="00E73625">
            <w:pP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E73625" w:rsidRPr="00676B69" w14:paraId="5D9409C3" w14:textId="77777777" w:rsidTr="00E73625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214" w:type="dxa"/>
            <w:tcBorders>
              <w:right w:val="single" w:sz="4" w:space="0" w:color="auto"/>
            </w:tcBorders>
          </w:tcPr>
          <w:p w14:paraId="6906048A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5345" w:type="dxa"/>
            <w:tcBorders>
              <w:left w:val="single" w:sz="4" w:space="0" w:color="auto"/>
              <w:right w:val="single" w:sz="18" w:space="0" w:color="000000"/>
            </w:tcBorders>
          </w:tcPr>
          <w:p w14:paraId="26E910F4" w14:textId="77777777" w:rsidR="00E73625" w:rsidRPr="00AF425E" w:rsidRDefault="00E73625" w:rsidP="00E73625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AF425E">
              <w:rPr>
                <w:rFonts w:ascii="Gill Sans MT" w:hAnsi="Gill Sans MT" w:cs="Arial"/>
                <w:sz w:val="22"/>
                <w:szCs w:val="22"/>
              </w:rPr>
              <w:t xml:space="preserve">What are the names of the forests where your community lost access? </w:t>
            </w:r>
          </w:p>
        </w:tc>
        <w:tc>
          <w:tcPr>
            <w:tcW w:w="509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3C2CEB" w14:textId="77777777" w:rsidR="00E73625" w:rsidRPr="00676B69" w:rsidRDefault="00E73625" w:rsidP="00E73625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(Text)</w:t>
            </w:r>
          </w:p>
        </w:tc>
      </w:tr>
      <w:tr w:rsidR="00E73625" w:rsidRPr="00676B69" w14:paraId="44BC2980" w14:textId="77777777" w:rsidTr="00E73625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347683E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576C34D" w14:textId="77777777" w:rsidR="00E73625" w:rsidRPr="00AF425E" w:rsidRDefault="00E73625" w:rsidP="00E73625">
            <w:pPr>
              <w:rPr>
                <w:rFonts w:ascii="Gill Sans MT" w:hAnsi="Gill Sans MT" w:cs="Arial"/>
                <w:sz w:val="22"/>
                <w:szCs w:val="22"/>
              </w:rPr>
            </w:pPr>
            <w:r w:rsidRPr="00AF425E">
              <w:rPr>
                <w:rFonts w:ascii="Gill Sans MT" w:hAnsi="Gill Sans MT" w:cs="Arial"/>
                <w:sz w:val="22"/>
                <w:szCs w:val="22"/>
              </w:rPr>
              <w:t xml:space="preserve">Why did your community lose access? </w:t>
            </w:r>
          </w:p>
          <w:p w14:paraId="282F4454" w14:textId="77777777" w:rsidR="00E73625" w:rsidRPr="00AF425E" w:rsidRDefault="00E73625" w:rsidP="00E73625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AF425E">
              <w:rPr>
                <w:rFonts w:ascii="Gill Sans MT" w:hAnsi="Gill Sans MT" w:cs="Arial"/>
                <w:sz w:val="22"/>
                <w:szCs w:val="22"/>
              </w:rPr>
              <w:t>PROBE and CODE</w:t>
            </w:r>
          </w:p>
        </w:tc>
        <w:tc>
          <w:tcPr>
            <w:tcW w:w="254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385D1ED0" w14:textId="77777777" w:rsidR="00E73625" w:rsidRPr="00392E02" w:rsidRDefault="00E73625" w:rsidP="00E73625">
            <w:pPr>
              <w:rPr>
                <w:sz w:val="20"/>
              </w:rPr>
            </w:pPr>
            <w:r w:rsidRPr="00392E02">
              <w:rPr>
                <w:sz w:val="20"/>
              </w:rPr>
              <w:t>1=Government instituted strict entry</w:t>
            </w:r>
          </w:p>
          <w:p w14:paraId="6773D24C" w14:textId="77777777" w:rsidR="00E73625" w:rsidRPr="00392E02" w:rsidRDefault="00E73625" w:rsidP="00E73625">
            <w:pPr>
              <w:rPr>
                <w:sz w:val="20"/>
              </w:rPr>
            </w:pPr>
            <w:r w:rsidRPr="00392E02">
              <w:rPr>
                <w:sz w:val="20"/>
              </w:rPr>
              <w:t>2=Government instituted fee for entry</w:t>
            </w:r>
          </w:p>
          <w:p w14:paraId="6157AB6A" w14:textId="77777777" w:rsidR="00E73625" w:rsidRPr="00392E02" w:rsidRDefault="00E73625" w:rsidP="00E73625">
            <w:pPr>
              <w:rPr>
                <w:sz w:val="20"/>
              </w:rPr>
            </w:pPr>
            <w:r>
              <w:rPr>
                <w:sz w:val="20"/>
              </w:rPr>
              <w:t>3=</w:t>
            </w:r>
            <w:r w:rsidRPr="00392E02">
              <w:rPr>
                <w:sz w:val="20"/>
              </w:rPr>
              <w:t>Private landowner restricts use/access</w:t>
            </w:r>
          </w:p>
          <w:p w14:paraId="7B57DA5F" w14:textId="77777777" w:rsidR="00E73625" w:rsidRPr="00392E02" w:rsidRDefault="00E73625" w:rsidP="00E73625">
            <w:pPr>
              <w:rPr>
                <w:sz w:val="20"/>
              </w:rPr>
            </w:pPr>
            <w:r>
              <w:rPr>
                <w:sz w:val="20"/>
              </w:rPr>
              <w:t>4=</w:t>
            </w:r>
            <w:r w:rsidRPr="00392E02">
              <w:rPr>
                <w:sz w:val="20"/>
              </w:rPr>
              <w:t>Private company restricts use/access</w:t>
            </w:r>
          </w:p>
          <w:p w14:paraId="746158AF" w14:textId="77777777" w:rsidR="00E73625" w:rsidRPr="00392E02" w:rsidRDefault="00E73625" w:rsidP="00E73625">
            <w:pPr>
              <w:rPr>
                <w:sz w:val="20"/>
              </w:rPr>
            </w:pPr>
            <w:r>
              <w:rPr>
                <w:sz w:val="20"/>
              </w:rPr>
              <w:t>5=</w:t>
            </w:r>
            <w:r w:rsidRPr="00392E02">
              <w:rPr>
                <w:sz w:val="20"/>
              </w:rPr>
              <w:t>Chief placed restrictions on use/access</w:t>
            </w:r>
          </w:p>
          <w:p w14:paraId="55941A40" w14:textId="77777777" w:rsidR="00E73625" w:rsidRPr="00676B69" w:rsidRDefault="00E73625" w:rsidP="00E73625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>
              <w:rPr>
                <w:sz w:val="20"/>
              </w:rPr>
              <w:t>97=</w:t>
            </w:r>
            <w:r w:rsidRPr="00392E02">
              <w:rPr>
                <w:sz w:val="20"/>
              </w:rPr>
              <w:t xml:space="preserve">Other, specify </w:t>
            </w:r>
            <w:r w:rsidRPr="00F71A9A" w:rsidDel="00B33FAE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 xml:space="preserve"> </w:t>
            </w:r>
          </w:p>
          <w:p w14:paraId="2DBFD9A6" w14:textId="77777777" w:rsidR="00E73625" w:rsidRPr="00676B69" w:rsidRDefault="00E73625" w:rsidP="00E73625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2548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340D8B53" w14:textId="77777777" w:rsidR="00E73625" w:rsidRPr="00676B69" w:rsidRDefault="00E73625" w:rsidP="00E73625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</w:p>
          <w:p w14:paraId="06A6B6B6" w14:textId="77777777" w:rsidR="00E73625" w:rsidRPr="00676B69" w:rsidRDefault="00E73625" w:rsidP="00E73625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</w:p>
        </w:tc>
      </w:tr>
      <w:tr w:rsidR="00E73625" w:rsidRPr="00676B69" w14:paraId="6BF43F9D" w14:textId="77777777" w:rsidTr="00AF425E">
        <w:trPr>
          <w:trHeight w:val="3591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190F4FC" w14:textId="77777777" w:rsidR="00E73625" w:rsidRPr="00676B69" w:rsidRDefault="00E73625" w:rsidP="00E73625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14:paraId="31132716" w14:textId="6A6E468E" w:rsidR="00E73625" w:rsidRPr="00AF425E" w:rsidRDefault="00E73625" w:rsidP="00E73625">
            <w:pPr>
              <w:rPr>
                <w:rFonts w:ascii="Gill Sans MT" w:hAnsi="Gill Sans MT" w:cs="Arial"/>
                <w:sz w:val="22"/>
                <w:szCs w:val="22"/>
              </w:rPr>
            </w:pPr>
            <w:commentRangeStart w:id="56"/>
            <w:r w:rsidRPr="00AF425E">
              <w:rPr>
                <w:rFonts w:ascii="Gill Sans MT" w:hAnsi="Gill Sans MT" w:cs="Arial"/>
                <w:sz w:val="22"/>
                <w:szCs w:val="22"/>
              </w:rPr>
              <w:t>Please describe the impact of losing ac</w:t>
            </w:r>
            <w:r w:rsidR="00AF425E" w:rsidRPr="00AF425E">
              <w:rPr>
                <w:rFonts w:ascii="Gill Sans MT" w:hAnsi="Gill Sans MT" w:cs="Arial"/>
                <w:sz w:val="22"/>
                <w:szCs w:val="22"/>
              </w:rPr>
              <w:t xml:space="preserve">cess to these forests? </w:t>
            </w:r>
            <w:commentRangeEnd w:id="56"/>
            <w:r w:rsidR="00AF425E" w:rsidRPr="00AF425E">
              <w:rPr>
                <w:rStyle w:val="CommentReference"/>
                <w:rFonts w:ascii="Gill Sans MT" w:eastAsiaTheme="minorHAnsi" w:hAnsi="Gill Sans MT"/>
                <w:sz w:val="22"/>
                <w:szCs w:val="22"/>
              </w:rPr>
              <w:commentReference w:id="56"/>
            </w:r>
          </w:p>
          <w:p w14:paraId="46CF5208" w14:textId="77777777" w:rsidR="00E73625" w:rsidRPr="00AF425E" w:rsidRDefault="00E73625" w:rsidP="00E73625">
            <w:pPr>
              <w:rPr>
                <w:rFonts w:ascii="Gill Sans MT" w:hAnsi="Gill Sans MT" w:cs="Arial"/>
                <w:sz w:val="22"/>
                <w:szCs w:val="22"/>
              </w:rPr>
            </w:pPr>
            <w:r w:rsidRPr="00AF425E">
              <w:rPr>
                <w:rFonts w:ascii="Gill Sans MT" w:hAnsi="Gill Sans MT" w:cs="Arial"/>
                <w:sz w:val="22"/>
                <w:szCs w:val="22"/>
              </w:rPr>
              <w:t>Select all that apply</w:t>
            </w:r>
          </w:p>
          <w:p w14:paraId="1A8AD67C" w14:textId="77777777" w:rsidR="00E73625" w:rsidRPr="00AF425E" w:rsidRDefault="00E73625" w:rsidP="00E73625">
            <w:pPr>
              <w:rPr>
                <w:rFonts w:ascii="Gill Sans MT" w:hAnsi="Gill Sans MT" w:cs="Arial"/>
                <w:sz w:val="22"/>
                <w:szCs w:val="22"/>
              </w:rPr>
            </w:pPr>
          </w:p>
          <w:p w14:paraId="5B531F79" w14:textId="77777777" w:rsidR="00E73625" w:rsidRPr="00AF425E" w:rsidRDefault="00E7362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hAnsi="Gill Sans MT" w:cs="Arial"/>
              </w:rPr>
            </w:pPr>
            <w:r w:rsidRPr="00AF425E">
              <w:rPr>
                <w:rFonts w:ascii="Gill Sans MT" w:hAnsi="Gill Sans MT" w:cs="Arial"/>
              </w:rPr>
              <w:t>Started using other forests</w:t>
            </w:r>
          </w:p>
          <w:p w14:paraId="1EEB494A" w14:textId="77777777" w:rsidR="00E73625" w:rsidRPr="00AF425E" w:rsidRDefault="00E7362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AF425E">
              <w:rPr>
                <w:rFonts w:ascii="Gill Sans MT" w:eastAsia="Calibri" w:hAnsi="Gill Sans MT" w:cs="Times New Roman"/>
                <w:w w:val="105"/>
              </w:rPr>
              <w:t>Increased use of other forests</w:t>
            </w:r>
          </w:p>
          <w:p w14:paraId="436757AD" w14:textId="77777777" w:rsidR="00E73625" w:rsidRPr="00AF425E" w:rsidRDefault="00E7362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AF425E">
              <w:rPr>
                <w:rFonts w:ascii="Gill Sans MT" w:eastAsia="Calibri" w:hAnsi="Gill Sans MT" w:cs="Times New Roman"/>
                <w:w w:val="105"/>
              </w:rPr>
              <w:t>Switch to alternative livelihoods</w:t>
            </w:r>
          </w:p>
          <w:p w14:paraId="6E9B5FBC" w14:textId="77777777" w:rsidR="00E73625" w:rsidRPr="00AF425E" w:rsidRDefault="00E7362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AF425E">
              <w:rPr>
                <w:rFonts w:ascii="Gill Sans MT" w:eastAsia="Calibri" w:hAnsi="Gill Sans MT" w:cs="Times New Roman"/>
                <w:w w:val="105"/>
              </w:rPr>
              <w:t>Increased poverty</w:t>
            </w:r>
          </w:p>
          <w:p w14:paraId="59B4B1F8" w14:textId="77777777" w:rsidR="00E73625" w:rsidRPr="00AF425E" w:rsidRDefault="00E7362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AF425E">
              <w:rPr>
                <w:rFonts w:ascii="Gill Sans MT" w:hAnsi="Gill Sans MT"/>
              </w:rPr>
              <w:t>Lost income source (non-agriculture)</w:t>
            </w:r>
          </w:p>
          <w:p w14:paraId="041C6EE8" w14:textId="77777777" w:rsidR="00E73625" w:rsidRPr="00AF425E" w:rsidRDefault="00E7362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AF425E">
              <w:rPr>
                <w:rFonts w:ascii="Gill Sans MT" w:hAnsi="Gill Sans MT"/>
              </w:rPr>
              <w:t>Lost agricultural land</w:t>
            </w:r>
          </w:p>
          <w:p w14:paraId="51D77EC4" w14:textId="77777777" w:rsidR="00E73625" w:rsidRPr="00AF425E" w:rsidRDefault="00E7362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AF425E">
              <w:rPr>
                <w:rFonts w:ascii="Gill Sans MT" w:hAnsi="Gill Sans MT"/>
              </w:rPr>
              <w:t>Lost connection to the land our parents/grandparents used/used for traditional rituals</w:t>
            </w:r>
          </w:p>
          <w:p w14:paraId="1A2FD961" w14:textId="67F6B4C9" w:rsidR="00E73625" w:rsidRPr="00AF425E" w:rsidRDefault="00E73625" w:rsidP="00AF425E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AF425E">
              <w:rPr>
                <w:rFonts w:ascii="Gill Sans MT" w:hAnsi="Gill Sans MT"/>
              </w:rPr>
              <w:t xml:space="preserve">Business failed </w:t>
            </w:r>
          </w:p>
        </w:tc>
        <w:tc>
          <w:tcPr>
            <w:tcW w:w="3655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8B30E6B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  <w:p w14:paraId="483CF0D8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  <w:p w14:paraId="64F05D5E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  <w:p w14:paraId="743AC340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0D6161DE" w14:textId="77777777" w:rsidR="00E73625" w:rsidRPr="00676B69" w:rsidRDefault="00E73625" w:rsidP="00E73625">
            <w:pP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</w:tbl>
    <w:p w14:paraId="14394C32" w14:textId="77777777" w:rsidR="00E73625" w:rsidRPr="00676B69" w:rsidRDefault="00E73625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06CEC017" w14:textId="77777777" w:rsidR="00AC500F" w:rsidRPr="00676B69" w:rsidRDefault="00AC500F" w:rsidP="00AC500F">
      <w:pPr>
        <w:rPr>
          <w:rFonts w:ascii="Gill Sans MT" w:hAnsi="Gill Sans MT"/>
          <w:b/>
          <w:sz w:val="22"/>
          <w:szCs w:val="22"/>
        </w:rPr>
      </w:pPr>
      <w:r w:rsidRPr="0014208B">
        <w:rPr>
          <w:rFonts w:ascii="Gill Sans MT" w:hAnsi="Gill Sans MT"/>
          <w:b/>
          <w:sz w:val="22"/>
          <w:szCs w:val="22"/>
        </w:rPr>
        <w:t>Traditional Community Rules</w:t>
      </w:r>
    </w:p>
    <w:tbl>
      <w:tblPr>
        <w:tblStyle w:val="TableGrid"/>
        <w:tblW w:w="10908" w:type="dxa"/>
        <w:tblLayout w:type="fixed"/>
        <w:tblLook w:val="04A0" w:firstRow="1" w:lastRow="0" w:firstColumn="1" w:lastColumn="0" w:noHBand="0" w:noVBand="1"/>
        <w:tblPrChange w:id="57" w:author="Stickler, Mercedes M. (E3/LTRM)" w:date="2014-11-21T17:49:00Z">
          <w:tblPr>
            <w:tblStyle w:val="TableGrid"/>
            <w:tblW w:w="12168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1278"/>
        <w:gridCol w:w="1440"/>
        <w:gridCol w:w="1080"/>
        <w:gridCol w:w="1440"/>
        <w:gridCol w:w="1170"/>
        <w:gridCol w:w="1170"/>
        <w:gridCol w:w="1080"/>
        <w:gridCol w:w="1260"/>
        <w:gridCol w:w="990"/>
        <w:tblGridChange w:id="58">
          <w:tblGrid>
            <w:gridCol w:w="1278"/>
            <w:gridCol w:w="1440"/>
            <w:gridCol w:w="1080"/>
            <w:gridCol w:w="1440"/>
            <w:gridCol w:w="1170"/>
            <w:gridCol w:w="1170"/>
            <w:gridCol w:w="1080"/>
            <w:gridCol w:w="1260"/>
            <w:gridCol w:w="990"/>
          </w:tblGrid>
        </w:tblGridChange>
      </w:tblGrid>
      <w:tr w:rsidR="003653DD" w:rsidRPr="00676B69" w14:paraId="32234E45" w14:textId="77777777" w:rsidTr="003653DD">
        <w:tc>
          <w:tcPr>
            <w:tcW w:w="1278" w:type="dxa"/>
            <w:tcPrChange w:id="59" w:author="Stickler, Mercedes M. (E3/LTRM)" w:date="2014-11-21T17:49:00Z">
              <w:tcPr>
                <w:tcW w:w="1278" w:type="dxa"/>
              </w:tcPr>
            </w:tcPrChange>
          </w:tcPr>
          <w:p w14:paraId="44ABE17C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Activity</w:t>
            </w:r>
          </w:p>
        </w:tc>
        <w:tc>
          <w:tcPr>
            <w:tcW w:w="1440" w:type="dxa"/>
            <w:tcPrChange w:id="60" w:author="Stickler, Mercedes M. (E3/LTRM)" w:date="2014-11-21T17:49:00Z">
              <w:tcPr>
                <w:tcW w:w="1440" w:type="dxa"/>
              </w:tcPr>
            </w:tcPrChange>
          </w:tcPr>
          <w:p w14:paraId="10F6358E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Are there </w:t>
            </w:r>
            <w:r w:rsidRPr="007B70C1">
              <w:rPr>
                <w:rFonts w:ascii="Gill Sans MT" w:hAnsi="Gill Sans MT"/>
                <w:b/>
                <w:color w:val="000000" w:themeColor="text1"/>
                <w:sz w:val="20"/>
                <w:szCs w:val="20"/>
              </w:rPr>
              <w:t>traditional community rules</w:t>
            </w: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in this village that regulate or restrict the following activity in forest/wooded </w:t>
            </w: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 xml:space="preserve">areas? </w:t>
            </w:r>
          </w:p>
          <w:p w14:paraId="50714474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245BF500" w14:textId="77777777" w:rsidR="003653DD" w:rsidRPr="007B70C1" w:rsidRDefault="003653DD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0=No</w:t>
            </w:r>
          </w:p>
          <w:p w14:paraId="76D2D930" w14:textId="77777777" w:rsidR="003653DD" w:rsidRPr="007B70C1" w:rsidRDefault="003653DD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 xml:space="preserve">1=Yes </w:t>
            </w:r>
          </w:p>
          <w:p w14:paraId="11E2FEA0" w14:textId="77777777" w:rsidR="003653DD" w:rsidRPr="007B70C1" w:rsidRDefault="003653DD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4C4F0116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  <w:p w14:paraId="0DE99558" w14:textId="77777777" w:rsidR="003653DD" w:rsidRPr="007B70C1" w:rsidRDefault="003653DD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080" w:type="dxa"/>
            <w:tcPrChange w:id="61" w:author="Stickler, Mercedes M. (E3/LTRM)" w:date="2014-11-21T17:49:00Z">
              <w:tcPr>
                <w:tcW w:w="1080" w:type="dxa"/>
              </w:tcPr>
            </w:tcPrChange>
          </w:tcPr>
          <w:p w14:paraId="5512F71B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 xml:space="preserve">If yes, please describe the rules. </w:t>
            </w:r>
          </w:p>
        </w:tc>
        <w:tc>
          <w:tcPr>
            <w:tcW w:w="1440" w:type="dxa"/>
            <w:tcPrChange w:id="62" w:author="Stickler, Mercedes M. (E3/LTRM)" w:date="2014-11-21T17:49:00Z">
              <w:tcPr>
                <w:tcW w:w="1440" w:type="dxa"/>
              </w:tcPr>
            </w:tcPrChange>
          </w:tcPr>
          <w:p w14:paraId="539EB21B" w14:textId="69190BB9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>Have these rules change</w:t>
            </w:r>
            <w:del w:id="63" w:author="Stickler, Mercedes M. (E3/LTRM)" w:date="2014-11-21T17:49:00Z">
              <w:r w:rsidRPr="007B70C1" w:rsidDel="003653DD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delText>s</w:delText>
              </w:r>
            </w:del>
            <w:ins w:id="64" w:author="Stickler, Mercedes M. (E3/LTRM)" w:date="2014-11-21T17:49:00Z">
              <w:r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d</w:t>
              </w:r>
            </w:ins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over the past </w:t>
            </w:r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>3</w:t>
            </w: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years? </w:t>
            </w:r>
          </w:p>
          <w:p w14:paraId="0A2393D9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1EB9DBD" w14:textId="77777777" w:rsidR="003653DD" w:rsidRPr="007B70C1" w:rsidRDefault="003653DD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0=No</w:t>
            </w:r>
          </w:p>
          <w:p w14:paraId="170F0E17" w14:textId="77777777" w:rsidR="003653DD" w:rsidRPr="007B70C1" w:rsidRDefault="003653DD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 xml:space="preserve">1=Yes </w:t>
            </w:r>
          </w:p>
          <w:p w14:paraId="379C4533" w14:textId="77777777" w:rsidR="003653DD" w:rsidRPr="007B70C1" w:rsidRDefault="003653DD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01177BE4" w14:textId="77777777" w:rsidR="003653DD" w:rsidRPr="007B70C1" w:rsidRDefault="003653DD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 xml:space="preserve">999=Prefer </w:t>
            </w: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lastRenderedPageBreak/>
              <w:t>not to respond</w:t>
            </w:r>
          </w:p>
        </w:tc>
        <w:tc>
          <w:tcPr>
            <w:tcW w:w="1170" w:type="dxa"/>
            <w:tcPrChange w:id="65" w:author="Stickler, Mercedes M. (E3/LTRM)" w:date="2014-11-21T17:49:00Z">
              <w:tcPr>
                <w:tcW w:w="1170" w:type="dxa"/>
              </w:tcPr>
            </w:tcPrChange>
          </w:tcPr>
          <w:p w14:paraId="347A7618" w14:textId="77777777" w:rsidR="003653DD" w:rsidRPr="007B70C1" w:rsidRDefault="003653DD" w:rsidP="003653DD">
            <w:pPr>
              <w:rPr>
                <w:ins w:id="66" w:author="Stickler, Mercedes M. (E3/LTRM)" w:date="2014-11-21T17:49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67" w:author="Stickler, Mercedes M. (E3/LTRM)" w:date="2014-11-21T17:49:00Z">
              <w:r w:rsidRPr="007B70C1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lastRenderedPageBreak/>
                <w:t xml:space="preserve">In your opinion, how many community members adhere to/follow these rules? </w:t>
              </w:r>
            </w:ins>
          </w:p>
          <w:p w14:paraId="671DC63D" w14:textId="77777777" w:rsidR="003653DD" w:rsidRPr="007B70C1" w:rsidRDefault="003653DD" w:rsidP="00E748FE">
            <w:pPr>
              <w:rPr>
                <w:ins w:id="68" w:author="Stickler, Mercedes M. (E3/LTRM)" w:date="2014-11-21T17:49:00Z"/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170" w:type="dxa"/>
            <w:tcPrChange w:id="69" w:author="Stickler, Mercedes M. (E3/LTRM)" w:date="2014-11-21T17:49:00Z">
              <w:tcPr>
                <w:tcW w:w="1170" w:type="dxa"/>
              </w:tcPr>
            </w:tcPrChange>
          </w:tcPr>
          <w:p w14:paraId="7CF87C71" w14:textId="725CA473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Is there a system </w:t>
            </w:r>
            <w:del w:id="70" w:author="Stickler, Mercedes M. (E3/LTRM)" w:date="2014-11-21T17:49:00Z">
              <w:r w:rsidRPr="007B70C1" w:rsidDel="003653DD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delText xml:space="preserve">for </w:delText>
              </w:r>
            </w:del>
            <w:ins w:id="71" w:author="Stickler, Mercedes M. (E3/LTRM)" w:date="2014-11-21T17:49:00Z">
              <w:r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of</w:t>
              </w:r>
              <w:r w:rsidRPr="007B70C1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 xml:space="preserve"> </w:t>
              </w:r>
            </w:ins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>monitor</w:t>
            </w:r>
            <w:ins w:id="72" w:author="Stickler, Mercedes M. (E3/LTRM)" w:date="2014-11-21T17:49:00Z">
              <w:r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ing</w:t>
              </w:r>
            </w:ins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for rule breaking? </w:t>
            </w:r>
          </w:p>
          <w:p w14:paraId="63CAF81B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7C9D0F54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>0-No</w:t>
            </w:r>
          </w:p>
          <w:p w14:paraId="3061FC75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1-Yes </w:t>
            </w:r>
          </w:p>
          <w:p w14:paraId="3A1EE08F" w14:textId="77777777" w:rsidR="003653DD" w:rsidRPr="007B70C1" w:rsidRDefault="003653DD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4D998F70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lastRenderedPageBreak/>
              <w:t>999=Prefer not to respond</w:t>
            </w:r>
          </w:p>
          <w:p w14:paraId="17208C17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PrChange w:id="73" w:author="Stickler, Mercedes M. (E3/LTRM)" w:date="2014-11-21T17:49:00Z">
              <w:tcPr>
                <w:tcW w:w="1080" w:type="dxa"/>
              </w:tcPr>
            </w:tcPrChange>
          </w:tcPr>
          <w:p w14:paraId="56AAFE02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>Are there penalties for rule breaking?</w:t>
            </w:r>
          </w:p>
          <w:p w14:paraId="78DF80A5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315725B1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>0=No</w:t>
            </w:r>
          </w:p>
          <w:p w14:paraId="774DB291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>1=Yes</w:t>
            </w:r>
          </w:p>
          <w:p w14:paraId="7AC85883" w14:textId="77777777" w:rsidR="003653DD" w:rsidRPr="007B70C1" w:rsidRDefault="003653DD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72F892E5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999=Prefe</w:t>
            </w: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lastRenderedPageBreak/>
              <w:t>r not to respond</w:t>
            </w:r>
          </w:p>
        </w:tc>
        <w:tc>
          <w:tcPr>
            <w:tcW w:w="1260" w:type="dxa"/>
            <w:tcPrChange w:id="74" w:author="Stickler, Mercedes M. (E3/LTRM)" w:date="2014-11-21T17:49:00Z">
              <w:tcPr>
                <w:tcW w:w="1260" w:type="dxa"/>
              </w:tcPr>
            </w:tcPrChange>
          </w:tcPr>
          <w:p w14:paraId="45285E64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 xml:space="preserve">What is the traditional community penalty for breaking the rules? </w:t>
            </w:r>
          </w:p>
          <w:p w14:paraId="38B9FE44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PrChange w:id="75" w:author="Stickler, Mercedes M. (E3/LTRM)" w:date="2014-11-21T17:49:00Z">
              <w:tcPr>
                <w:tcW w:w="990" w:type="dxa"/>
              </w:tcPr>
            </w:tcPrChange>
          </w:tcPr>
          <w:p w14:paraId="525C4BAC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In the past 3 months, how many times was someone caught for </w:t>
            </w: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 xml:space="preserve">breaking this rule? </w:t>
            </w:r>
          </w:p>
        </w:tc>
      </w:tr>
      <w:tr w:rsidR="003653DD" w:rsidRPr="00676B69" w14:paraId="11402CFF" w14:textId="77777777" w:rsidTr="003653DD">
        <w:tc>
          <w:tcPr>
            <w:tcW w:w="1278" w:type="dxa"/>
            <w:tcPrChange w:id="76" w:author="Stickler, Mercedes M. (E3/LTRM)" w:date="2014-11-21T17:49:00Z">
              <w:tcPr>
                <w:tcW w:w="1278" w:type="dxa"/>
              </w:tcPr>
            </w:tcPrChange>
          </w:tcPr>
          <w:p w14:paraId="0F7E7CA5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lastRenderedPageBreak/>
              <w:t>Clearing land for agriculture</w:t>
            </w:r>
          </w:p>
        </w:tc>
        <w:tc>
          <w:tcPr>
            <w:tcW w:w="1440" w:type="dxa"/>
            <w:tcPrChange w:id="77" w:author="Stickler, Mercedes M. (E3/LTRM)" w:date="2014-11-21T17:49:00Z">
              <w:tcPr>
                <w:tcW w:w="1440" w:type="dxa"/>
              </w:tcPr>
            </w:tcPrChange>
          </w:tcPr>
          <w:p w14:paraId="028075AD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78" w:author="Stickler, Mercedes M. (E3/LTRM)" w:date="2014-11-21T17:49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152F1603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TEXT </w:t>
            </w:r>
          </w:p>
        </w:tc>
        <w:tc>
          <w:tcPr>
            <w:tcW w:w="1440" w:type="dxa"/>
            <w:tcPrChange w:id="79" w:author="Stickler, Mercedes M. (E3/LTRM)" w:date="2014-11-21T17:49:00Z">
              <w:tcPr>
                <w:tcW w:w="1440" w:type="dxa"/>
              </w:tcPr>
            </w:tcPrChange>
          </w:tcPr>
          <w:p w14:paraId="4A6C325B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80" w:author="Stickler, Mercedes M. (E3/LTRM)" w:date="2014-11-21T17:49:00Z">
              <w:tcPr>
                <w:tcW w:w="1170" w:type="dxa"/>
              </w:tcPr>
            </w:tcPrChange>
          </w:tcPr>
          <w:p w14:paraId="624F4208" w14:textId="77777777" w:rsidR="003653DD" w:rsidRPr="00676B69" w:rsidRDefault="003653DD" w:rsidP="00E748FE">
            <w:pPr>
              <w:rPr>
                <w:ins w:id="81" w:author="Stickler, Mercedes M. (E3/LTRM)" w:date="2014-11-21T17:49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82" w:author="Stickler, Mercedes M. (E3/LTRM)" w:date="2014-11-21T17:49:00Z">
              <w:tcPr>
                <w:tcW w:w="1170" w:type="dxa"/>
              </w:tcPr>
            </w:tcPrChange>
          </w:tcPr>
          <w:p w14:paraId="33D49F8E" w14:textId="7C4AF2BD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tcPrChange w:id="83" w:author="Stickler, Mercedes M. (E3/LTRM)" w:date="2014-11-21T17:49:00Z">
              <w:tcPr>
                <w:tcW w:w="1080" w:type="dxa"/>
              </w:tcPr>
            </w:tcPrChange>
          </w:tcPr>
          <w:p w14:paraId="7EF9E3E6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84" w:author="Stickler, Mercedes M. (E3/LTRM)" w:date="2014-11-21T17:49:00Z">
              <w:tcPr>
                <w:tcW w:w="1260" w:type="dxa"/>
              </w:tcPr>
            </w:tcPrChange>
          </w:tcPr>
          <w:p w14:paraId="53A8DC2D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  <w:tcPrChange w:id="85" w:author="Stickler, Mercedes M. (E3/LTRM)" w:date="2014-11-21T17:49:00Z">
              <w:tcPr>
                <w:tcW w:w="990" w:type="dxa"/>
              </w:tcPr>
            </w:tcPrChange>
          </w:tcPr>
          <w:p w14:paraId="10137A4D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3653DD" w:rsidRPr="00676B69" w14:paraId="2E82D833" w14:textId="77777777" w:rsidTr="003653DD">
        <w:tc>
          <w:tcPr>
            <w:tcW w:w="1278" w:type="dxa"/>
            <w:tcPrChange w:id="86" w:author="Stickler, Mercedes M. (E3/LTRM)" w:date="2014-11-21T17:49:00Z">
              <w:tcPr>
                <w:tcW w:w="1278" w:type="dxa"/>
              </w:tcPr>
            </w:tcPrChange>
          </w:tcPr>
          <w:p w14:paraId="660AF5C5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Setting fires for poaching/hunting (include hunting relish</w:t>
            </w:r>
            <w:r>
              <w:rPr>
                <w:rFonts w:ascii="Gill Sans MT" w:hAnsi="Gill Sans MT"/>
                <w:sz w:val="22"/>
                <w:szCs w:val="22"/>
              </w:rPr>
              <w:t xml:space="preserve"> </w:t>
            </w:r>
            <w:r w:rsidRPr="00676B69">
              <w:rPr>
                <w:rFonts w:ascii="Gill Sans MT" w:hAnsi="Gill Sans MT"/>
                <w:sz w:val="22"/>
                <w:szCs w:val="22"/>
              </w:rPr>
              <w:t>(mice))</w:t>
            </w:r>
          </w:p>
        </w:tc>
        <w:tc>
          <w:tcPr>
            <w:tcW w:w="1440" w:type="dxa"/>
            <w:tcPrChange w:id="87" w:author="Stickler, Mercedes M. (E3/LTRM)" w:date="2014-11-21T17:49:00Z">
              <w:tcPr>
                <w:tcW w:w="1440" w:type="dxa"/>
              </w:tcPr>
            </w:tcPrChange>
          </w:tcPr>
          <w:p w14:paraId="4D837D2D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88" w:author="Stickler, Mercedes M. (E3/LTRM)" w:date="2014-11-21T17:49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486615CB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  <w:tcPrChange w:id="89" w:author="Stickler, Mercedes M. (E3/LTRM)" w:date="2014-11-21T17:49:00Z">
              <w:tcPr>
                <w:tcW w:w="1440" w:type="dxa"/>
              </w:tcPr>
            </w:tcPrChange>
          </w:tcPr>
          <w:p w14:paraId="0F5EDC8C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90" w:author="Stickler, Mercedes M. (E3/LTRM)" w:date="2014-11-21T17:49:00Z">
              <w:tcPr>
                <w:tcW w:w="1170" w:type="dxa"/>
              </w:tcPr>
            </w:tcPrChange>
          </w:tcPr>
          <w:p w14:paraId="78D809D9" w14:textId="77777777" w:rsidR="003653DD" w:rsidRPr="00676B69" w:rsidRDefault="003653DD" w:rsidP="00E748FE">
            <w:pPr>
              <w:rPr>
                <w:ins w:id="91" w:author="Stickler, Mercedes M. (E3/LTRM)" w:date="2014-11-21T17:49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92" w:author="Stickler, Mercedes M. (E3/LTRM)" w:date="2014-11-21T17:49:00Z">
              <w:tcPr>
                <w:tcW w:w="1170" w:type="dxa"/>
              </w:tcPr>
            </w:tcPrChange>
          </w:tcPr>
          <w:p w14:paraId="453FAB7E" w14:textId="15A51309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tcPrChange w:id="93" w:author="Stickler, Mercedes M. (E3/LTRM)" w:date="2014-11-21T17:49:00Z">
              <w:tcPr>
                <w:tcW w:w="1080" w:type="dxa"/>
              </w:tcPr>
            </w:tcPrChange>
          </w:tcPr>
          <w:p w14:paraId="36A2E94D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94" w:author="Stickler, Mercedes M. (E3/LTRM)" w:date="2014-11-21T17:49:00Z">
              <w:tcPr>
                <w:tcW w:w="1260" w:type="dxa"/>
              </w:tcPr>
            </w:tcPrChange>
          </w:tcPr>
          <w:p w14:paraId="22DCF15C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  <w:tcPrChange w:id="95" w:author="Stickler, Mercedes M. (E3/LTRM)" w:date="2014-11-21T17:49:00Z">
              <w:tcPr>
                <w:tcW w:w="990" w:type="dxa"/>
              </w:tcPr>
            </w:tcPrChange>
          </w:tcPr>
          <w:p w14:paraId="11242DB7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3653DD" w:rsidRPr="00676B69" w14:paraId="734BD8C5" w14:textId="77777777" w:rsidTr="003653DD">
        <w:tc>
          <w:tcPr>
            <w:tcW w:w="1278" w:type="dxa"/>
            <w:tcPrChange w:id="96" w:author="Stickler, Mercedes M. (E3/LTRM)" w:date="2014-11-21T17:49:00Z">
              <w:tcPr>
                <w:tcW w:w="1278" w:type="dxa"/>
              </w:tcPr>
            </w:tcPrChange>
          </w:tcPr>
          <w:p w14:paraId="6CACDE03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Pit sawing</w:t>
            </w:r>
          </w:p>
        </w:tc>
        <w:tc>
          <w:tcPr>
            <w:tcW w:w="1440" w:type="dxa"/>
            <w:tcPrChange w:id="97" w:author="Stickler, Mercedes M. (E3/LTRM)" w:date="2014-11-21T17:49:00Z">
              <w:tcPr>
                <w:tcW w:w="1440" w:type="dxa"/>
              </w:tcPr>
            </w:tcPrChange>
          </w:tcPr>
          <w:p w14:paraId="3ECE0FDA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98" w:author="Stickler, Mercedes M. (E3/LTRM)" w:date="2014-11-21T17:49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0242F44B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  <w:tcPrChange w:id="99" w:author="Stickler, Mercedes M. (E3/LTRM)" w:date="2014-11-21T17:49:00Z">
              <w:tcPr>
                <w:tcW w:w="1440" w:type="dxa"/>
              </w:tcPr>
            </w:tcPrChange>
          </w:tcPr>
          <w:p w14:paraId="5DA28968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100" w:author="Stickler, Mercedes M. (E3/LTRM)" w:date="2014-11-21T17:49:00Z">
              <w:tcPr>
                <w:tcW w:w="1170" w:type="dxa"/>
              </w:tcPr>
            </w:tcPrChange>
          </w:tcPr>
          <w:p w14:paraId="4FFBF6A9" w14:textId="77777777" w:rsidR="003653DD" w:rsidRPr="00676B69" w:rsidRDefault="003653DD" w:rsidP="00E748FE">
            <w:pPr>
              <w:rPr>
                <w:ins w:id="101" w:author="Stickler, Mercedes M. (E3/LTRM)" w:date="2014-11-21T17:49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102" w:author="Stickler, Mercedes M. (E3/LTRM)" w:date="2014-11-21T17:49:00Z">
              <w:tcPr>
                <w:tcW w:w="1170" w:type="dxa"/>
              </w:tcPr>
            </w:tcPrChange>
          </w:tcPr>
          <w:p w14:paraId="3F7E4269" w14:textId="12FEB1E9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tcPrChange w:id="103" w:author="Stickler, Mercedes M. (E3/LTRM)" w:date="2014-11-21T17:49:00Z">
              <w:tcPr>
                <w:tcW w:w="1080" w:type="dxa"/>
              </w:tcPr>
            </w:tcPrChange>
          </w:tcPr>
          <w:p w14:paraId="69C688A3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104" w:author="Stickler, Mercedes M. (E3/LTRM)" w:date="2014-11-21T17:49:00Z">
              <w:tcPr>
                <w:tcW w:w="1260" w:type="dxa"/>
              </w:tcPr>
            </w:tcPrChange>
          </w:tcPr>
          <w:p w14:paraId="0074D4E6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  <w:tcPrChange w:id="105" w:author="Stickler, Mercedes M. (E3/LTRM)" w:date="2014-11-21T17:49:00Z">
              <w:tcPr>
                <w:tcW w:w="990" w:type="dxa"/>
              </w:tcPr>
            </w:tcPrChange>
          </w:tcPr>
          <w:p w14:paraId="1D181C73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3653DD" w:rsidRPr="00676B69" w14:paraId="29D39DB8" w14:textId="77777777" w:rsidTr="003653DD">
        <w:tc>
          <w:tcPr>
            <w:tcW w:w="1278" w:type="dxa"/>
            <w:tcPrChange w:id="106" w:author="Stickler, Mercedes M. (E3/LTRM)" w:date="2014-11-21T17:49:00Z">
              <w:tcPr>
                <w:tcW w:w="1278" w:type="dxa"/>
              </w:tcPr>
            </w:tcPrChange>
          </w:tcPr>
          <w:p w14:paraId="3FC7F0A8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Collecting wood for fuel</w:t>
            </w:r>
          </w:p>
        </w:tc>
        <w:tc>
          <w:tcPr>
            <w:tcW w:w="1440" w:type="dxa"/>
            <w:tcPrChange w:id="107" w:author="Stickler, Mercedes M. (E3/LTRM)" w:date="2014-11-21T17:49:00Z">
              <w:tcPr>
                <w:tcW w:w="1440" w:type="dxa"/>
              </w:tcPr>
            </w:tcPrChange>
          </w:tcPr>
          <w:p w14:paraId="746836DE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108" w:author="Stickler, Mercedes M. (E3/LTRM)" w:date="2014-11-21T17:49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5D0DDAAF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  <w:tcPrChange w:id="109" w:author="Stickler, Mercedes M. (E3/LTRM)" w:date="2014-11-21T17:49:00Z">
              <w:tcPr>
                <w:tcW w:w="1440" w:type="dxa"/>
              </w:tcPr>
            </w:tcPrChange>
          </w:tcPr>
          <w:p w14:paraId="778B451C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110" w:author="Stickler, Mercedes M. (E3/LTRM)" w:date="2014-11-21T17:49:00Z">
              <w:tcPr>
                <w:tcW w:w="1170" w:type="dxa"/>
              </w:tcPr>
            </w:tcPrChange>
          </w:tcPr>
          <w:p w14:paraId="7CB2BE5F" w14:textId="77777777" w:rsidR="003653DD" w:rsidRPr="00676B69" w:rsidRDefault="003653DD" w:rsidP="00E748FE">
            <w:pPr>
              <w:rPr>
                <w:ins w:id="111" w:author="Stickler, Mercedes M. (E3/LTRM)" w:date="2014-11-21T17:49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112" w:author="Stickler, Mercedes M. (E3/LTRM)" w:date="2014-11-21T17:49:00Z">
              <w:tcPr>
                <w:tcW w:w="1170" w:type="dxa"/>
              </w:tcPr>
            </w:tcPrChange>
          </w:tcPr>
          <w:p w14:paraId="34E745B3" w14:textId="10328205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tcPrChange w:id="113" w:author="Stickler, Mercedes M. (E3/LTRM)" w:date="2014-11-21T17:49:00Z">
              <w:tcPr>
                <w:tcW w:w="1080" w:type="dxa"/>
              </w:tcPr>
            </w:tcPrChange>
          </w:tcPr>
          <w:p w14:paraId="2769A7B0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114" w:author="Stickler, Mercedes M. (E3/LTRM)" w:date="2014-11-21T17:49:00Z">
              <w:tcPr>
                <w:tcW w:w="1260" w:type="dxa"/>
              </w:tcPr>
            </w:tcPrChange>
          </w:tcPr>
          <w:p w14:paraId="1B52E59A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  <w:tcPrChange w:id="115" w:author="Stickler, Mercedes M. (E3/LTRM)" w:date="2014-11-21T17:49:00Z">
              <w:tcPr>
                <w:tcW w:w="990" w:type="dxa"/>
              </w:tcPr>
            </w:tcPrChange>
          </w:tcPr>
          <w:p w14:paraId="563F168B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3653DD" w:rsidRPr="00676B69" w14:paraId="4DFEC77B" w14:textId="77777777" w:rsidTr="003653DD">
        <w:trPr>
          <w:trHeight w:val="647"/>
          <w:trPrChange w:id="116" w:author="Stickler, Mercedes M. (E3/LTRM)" w:date="2014-11-21T17:49:00Z">
            <w:trPr>
              <w:trHeight w:val="647"/>
            </w:trPr>
          </w:trPrChange>
        </w:trPr>
        <w:tc>
          <w:tcPr>
            <w:tcW w:w="1278" w:type="dxa"/>
            <w:tcPrChange w:id="117" w:author="Stickler, Mercedes M. (E3/LTRM)" w:date="2014-11-21T17:49:00Z">
              <w:tcPr>
                <w:tcW w:w="1278" w:type="dxa"/>
              </w:tcPr>
            </w:tcPrChange>
          </w:tcPr>
          <w:p w14:paraId="36566739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Setting fires before harvesting</w:t>
            </w:r>
          </w:p>
        </w:tc>
        <w:tc>
          <w:tcPr>
            <w:tcW w:w="1440" w:type="dxa"/>
            <w:tcPrChange w:id="118" w:author="Stickler, Mercedes M. (E3/LTRM)" w:date="2014-11-21T17:49:00Z">
              <w:tcPr>
                <w:tcW w:w="1440" w:type="dxa"/>
              </w:tcPr>
            </w:tcPrChange>
          </w:tcPr>
          <w:p w14:paraId="2BC2C535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119" w:author="Stickler, Mercedes M. (E3/LTRM)" w:date="2014-11-21T17:49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6A145160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  <w:tcPrChange w:id="120" w:author="Stickler, Mercedes M. (E3/LTRM)" w:date="2014-11-21T17:49:00Z">
              <w:tcPr>
                <w:tcW w:w="1440" w:type="dxa"/>
              </w:tcPr>
            </w:tcPrChange>
          </w:tcPr>
          <w:p w14:paraId="2882C8E3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121" w:author="Stickler, Mercedes M. (E3/LTRM)" w:date="2014-11-21T17:49:00Z">
              <w:tcPr>
                <w:tcW w:w="1170" w:type="dxa"/>
              </w:tcPr>
            </w:tcPrChange>
          </w:tcPr>
          <w:p w14:paraId="20BA4AD6" w14:textId="77777777" w:rsidR="003653DD" w:rsidRPr="00676B69" w:rsidRDefault="003653DD" w:rsidP="00E748FE">
            <w:pPr>
              <w:rPr>
                <w:ins w:id="122" w:author="Stickler, Mercedes M. (E3/LTRM)" w:date="2014-11-21T17:49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123" w:author="Stickler, Mercedes M. (E3/LTRM)" w:date="2014-11-21T17:49:00Z">
              <w:tcPr>
                <w:tcW w:w="1170" w:type="dxa"/>
              </w:tcPr>
            </w:tcPrChange>
          </w:tcPr>
          <w:p w14:paraId="3C616D5A" w14:textId="703E4A6E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tcPrChange w:id="124" w:author="Stickler, Mercedes M. (E3/LTRM)" w:date="2014-11-21T17:49:00Z">
              <w:tcPr>
                <w:tcW w:w="1080" w:type="dxa"/>
              </w:tcPr>
            </w:tcPrChange>
          </w:tcPr>
          <w:p w14:paraId="00ACFB14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125" w:author="Stickler, Mercedes M. (E3/LTRM)" w:date="2014-11-21T17:49:00Z">
              <w:tcPr>
                <w:tcW w:w="1260" w:type="dxa"/>
              </w:tcPr>
            </w:tcPrChange>
          </w:tcPr>
          <w:p w14:paraId="0728D887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  <w:tcPrChange w:id="126" w:author="Stickler, Mercedes M. (E3/LTRM)" w:date="2014-11-21T17:49:00Z">
              <w:tcPr>
                <w:tcW w:w="990" w:type="dxa"/>
              </w:tcPr>
            </w:tcPrChange>
          </w:tcPr>
          <w:p w14:paraId="4507779B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3653DD" w:rsidRPr="00676B69" w14:paraId="6CFC7D34" w14:textId="77777777" w:rsidTr="003653DD">
        <w:trPr>
          <w:trHeight w:val="654"/>
          <w:trPrChange w:id="127" w:author="Stickler, Mercedes M. (E3/LTRM)" w:date="2014-11-21T17:49:00Z">
            <w:trPr>
              <w:trHeight w:val="654"/>
            </w:trPr>
          </w:trPrChange>
        </w:trPr>
        <w:tc>
          <w:tcPr>
            <w:tcW w:w="1278" w:type="dxa"/>
            <w:tcPrChange w:id="128" w:author="Stickler, Mercedes M. (E3/LTRM)" w:date="2014-11-21T17:49:00Z">
              <w:tcPr>
                <w:tcW w:w="1278" w:type="dxa"/>
              </w:tcPr>
            </w:tcPrChange>
          </w:tcPr>
          <w:p w14:paraId="4237A0B6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Cutting trees for charcoaling</w:t>
            </w:r>
          </w:p>
          <w:p w14:paraId="6B1D3696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  <w:tcPrChange w:id="129" w:author="Stickler, Mercedes M. (E3/LTRM)" w:date="2014-11-21T17:49:00Z">
              <w:tcPr>
                <w:tcW w:w="1440" w:type="dxa"/>
              </w:tcPr>
            </w:tcPrChange>
          </w:tcPr>
          <w:p w14:paraId="5AC41BD7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130" w:author="Stickler, Mercedes M. (E3/LTRM)" w:date="2014-11-21T17:49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306CF0FB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  <w:tcPrChange w:id="131" w:author="Stickler, Mercedes M. (E3/LTRM)" w:date="2014-11-21T17:49:00Z">
              <w:tcPr>
                <w:tcW w:w="1440" w:type="dxa"/>
              </w:tcPr>
            </w:tcPrChange>
          </w:tcPr>
          <w:p w14:paraId="5E6599E9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132" w:author="Stickler, Mercedes M. (E3/LTRM)" w:date="2014-11-21T17:49:00Z">
              <w:tcPr>
                <w:tcW w:w="1170" w:type="dxa"/>
              </w:tcPr>
            </w:tcPrChange>
          </w:tcPr>
          <w:p w14:paraId="100FA5EF" w14:textId="77777777" w:rsidR="003653DD" w:rsidRPr="00676B69" w:rsidRDefault="003653DD" w:rsidP="00E748FE">
            <w:pPr>
              <w:rPr>
                <w:ins w:id="133" w:author="Stickler, Mercedes M. (E3/LTRM)" w:date="2014-11-21T17:49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134" w:author="Stickler, Mercedes M. (E3/LTRM)" w:date="2014-11-21T17:49:00Z">
              <w:tcPr>
                <w:tcW w:w="1170" w:type="dxa"/>
              </w:tcPr>
            </w:tcPrChange>
          </w:tcPr>
          <w:p w14:paraId="7ACE597B" w14:textId="25D5A45F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tcPrChange w:id="135" w:author="Stickler, Mercedes M. (E3/LTRM)" w:date="2014-11-21T17:49:00Z">
              <w:tcPr>
                <w:tcW w:w="1080" w:type="dxa"/>
              </w:tcPr>
            </w:tcPrChange>
          </w:tcPr>
          <w:p w14:paraId="594BBBB8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136" w:author="Stickler, Mercedes M. (E3/LTRM)" w:date="2014-11-21T17:49:00Z">
              <w:tcPr>
                <w:tcW w:w="1260" w:type="dxa"/>
              </w:tcPr>
            </w:tcPrChange>
          </w:tcPr>
          <w:p w14:paraId="496D5B62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  <w:tcPrChange w:id="137" w:author="Stickler, Mercedes M. (E3/LTRM)" w:date="2014-11-21T17:49:00Z">
              <w:tcPr>
                <w:tcW w:w="990" w:type="dxa"/>
              </w:tcPr>
            </w:tcPrChange>
          </w:tcPr>
          <w:p w14:paraId="03579AC4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3653DD" w:rsidRPr="00676B69" w14:paraId="159A4C08" w14:textId="77777777" w:rsidTr="003653DD">
        <w:trPr>
          <w:trHeight w:val="548"/>
          <w:trPrChange w:id="138" w:author="Stickler, Mercedes M. (E3/LTRM)" w:date="2014-11-21T17:49:00Z">
            <w:trPr>
              <w:trHeight w:val="548"/>
            </w:trPr>
          </w:trPrChange>
        </w:trPr>
        <w:tc>
          <w:tcPr>
            <w:tcW w:w="1278" w:type="dxa"/>
            <w:tcPrChange w:id="139" w:author="Stickler, Mercedes M. (E3/LTRM)" w:date="2014-11-21T17:49:00Z">
              <w:tcPr>
                <w:tcW w:w="1278" w:type="dxa"/>
              </w:tcPr>
            </w:tcPrChange>
          </w:tcPr>
          <w:p w14:paraId="2D5C3418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Grazing livestock </w:t>
            </w:r>
          </w:p>
          <w:p w14:paraId="45474E77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  <w:p w14:paraId="5B9A0B96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  <w:tcPrChange w:id="140" w:author="Stickler, Mercedes M. (E3/LTRM)" w:date="2014-11-21T17:49:00Z">
              <w:tcPr>
                <w:tcW w:w="1440" w:type="dxa"/>
              </w:tcPr>
            </w:tcPrChange>
          </w:tcPr>
          <w:p w14:paraId="3FBB69F6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141" w:author="Stickler, Mercedes M. (E3/LTRM)" w:date="2014-11-21T17:49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13DCCE7F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  <w:tcPrChange w:id="142" w:author="Stickler, Mercedes M. (E3/LTRM)" w:date="2014-11-21T17:49:00Z">
              <w:tcPr>
                <w:tcW w:w="1440" w:type="dxa"/>
              </w:tcPr>
            </w:tcPrChange>
          </w:tcPr>
          <w:p w14:paraId="18EAA698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143" w:author="Stickler, Mercedes M. (E3/LTRM)" w:date="2014-11-21T17:49:00Z">
              <w:tcPr>
                <w:tcW w:w="1170" w:type="dxa"/>
              </w:tcPr>
            </w:tcPrChange>
          </w:tcPr>
          <w:p w14:paraId="73D157FC" w14:textId="77777777" w:rsidR="003653DD" w:rsidRPr="00676B69" w:rsidRDefault="003653DD" w:rsidP="00E748FE">
            <w:pPr>
              <w:rPr>
                <w:ins w:id="144" w:author="Stickler, Mercedes M. (E3/LTRM)" w:date="2014-11-21T17:49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145" w:author="Stickler, Mercedes M. (E3/LTRM)" w:date="2014-11-21T17:49:00Z">
              <w:tcPr>
                <w:tcW w:w="1170" w:type="dxa"/>
              </w:tcPr>
            </w:tcPrChange>
          </w:tcPr>
          <w:p w14:paraId="7D05E17E" w14:textId="435D77FF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tcPrChange w:id="146" w:author="Stickler, Mercedes M. (E3/LTRM)" w:date="2014-11-21T17:49:00Z">
              <w:tcPr>
                <w:tcW w:w="1080" w:type="dxa"/>
              </w:tcPr>
            </w:tcPrChange>
          </w:tcPr>
          <w:p w14:paraId="65A89B87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147" w:author="Stickler, Mercedes M. (E3/LTRM)" w:date="2014-11-21T17:49:00Z">
              <w:tcPr>
                <w:tcW w:w="1260" w:type="dxa"/>
              </w:tcPr>
            </w:tcPrChange>
          </w:tcPr>
          <w:p w14:paraId="10637485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  <w:tcPrChange w:id="148" w:author="Stickler, Mercedes M. (E3/LTRM)" w:date="2014-11-21T17:49:00Z">
              <w:tcPr>
                <w:tcW w:w="990" w:type="dxa"/>
              </w:tcPr>
            </w:tcPrChange>
          </w:tcPr>
          <w:p w14:paraId="5279CA10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3653DD" w:rsidRPr="00676B69" w14:paraId="2D79FDD5" w14:textId="77777777" w:rsidTr="003653DD">
        <w:trPr>
          <w:trHeight w:val="538"/>
          <w:trPrChange w:id="149" w:author="Stickler, Mercedes M. (E3/LTRM)" w:date="2014-11-21T17:49:00Z">
            <w:trPr>
              <w:trHeight w:val="538"/>
            </w:trPr>
          </w:trPrChange>
        </w:trPr>
        <w:tc>
          <w:tcPr>
            <w:tcW w:w="1278" w:type="dxa"/>
            <w:tcPrChange w:id="150" w:author="Stickler, Mercedes M. (E3/LTRM)" w:date="2014-11-21T17:49:00Z">
              <w:tcPr>
                <w:tcW w:w="1278" w:type="dxa"/>
              </w:tcPr>
            </w:tcPrChange>
          </w:tcPr>
          <w:p w14:paraId="5B638C1F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Not cutting trees/bushes until they reach a particular size</w:t>
            </w:r>
          </w:p>
          <w:p w14:paraId="15036A77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  <w:tcPrChange w:id="151" w:author="Stickler, Mercedes M. (E3/LTRM)" w:date="2014-11-21T17:49:00Z">
              <w:tcPr>
                <w:tcW w:w="1440" w:type="dxa"/>
              </w:tcPr>
            </w:tcPrChange>
          </w:tcPr>
          <w:p w14:paraId="3F180B9B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152" w:author="Stickler, Mercedes M. (E3/LTRM)" w:date="2014-11-21T17:49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188211E0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  <w:tcPrChange w:id="153" w:author="Stickler, Mercedes M. (E3/LTRM)" w:date="2014-11-21T17:49:00Z">
              <w:tcPr>
                <w:tcW w:w="1440" w:type="dxa"/>
              </w:tcPr>
            </w:tcPrChange>
          </w:tcPr>
          <w:p w14:paraId="50F48CAD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154" w:author="Stickler, Mercedes M. (E3/LTRM)" w:date="2014-11-21T17:49:00Z">
              <w:tcPr>
                <w:tcW w:w="1170" w:type="dxa"/>
              </w:tcPr>
            </w:tcPrChange>
          </w:tcPr>
          <w:p w14:paraId="6BD6F57A" w14:textId="77777777" w:rsidR="003653DD" w:rsidRPr="00676B69" w:rsidRDefault="003653DD" w:rsidP="00E748FE">
            <w:pPr>
              <w:rPr>
                <w:ins w:id="155" w:author="Stickler, Mercedes M. (E3/LTRM)" w:date="2014-11-21T17:49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156" w:author="Stickler, Mercedes M. (E3/LTRM)" w:date="2014-11-21T17:49:00Z">
              <w:tcPr>
                <w:tcW w:w="1170" w:type="dxa"/>
              </w:tcPr>
            </w:tcPrChange>
          </w:tcPr>
          <w:p w14:paraId="50C59B91" w14:textId="41296365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tcPrChange w:id="157" w:author="Stickler, Mercedes M. (E3/LTRM)" w:date="2014-11-21T17:49:00Z">
              <w:tcPr>
                <w:tcW w:w="1080" w:type="dxa"/>
              </w:tcPr>
            </w:tcPrChange>
          </w:tcPr>
          <w:p w14:paraId="47EDF7E5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158" w:author="Stickler, Mercedes M. (E3/LTRM)" w:date="2014-11-21T17:49:00Z">
              <w:tcPr>
                <w:tcW w:w="1260" w:type="dxa"/>
              </w:tcPr>
            </w:tcPrChange>
          </w:tcPr>
          <w:p w14:paraId="0F4BED74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  <w:tcPrChange w:id="159" w:author="Stickler, Mercedes M. (E3/LTRM)" w:date="2014-11-21T17:49:00Z">
              <w:tcPr>
                <w:tcW w:w="990" w:type="dxa"/>
              </w:tcPr>
            </w:tcPrChange>
          </w:tcPr>
          <w:p w14:paraId="6EE125C6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3653DD" w:rsidRPr="00676B69" w14:paraId="6DEADB73" w14:textId="77777777" w:rsidTr="003653DD">
        <w:trPr>
          <w:trHeight w:val="276"/>
          <w:trPrChange w:id="160" w:author="Stickler, Mercedes M. (E3/LTRM)" w:date="2014-11-21T17:49:00Z">
            <w:trPr>
              <w:trHeight w:val="276"/>
            </w:trPr>
          </w:trPrChange>
        </w:trPr>
        <w:tc>
          <w:tcPr>
            <w:tcW w:w="1278" w:type="dxa"/>
            <w:tcPrChange w:id="161" w:author="Stickler, Mercedes M. (E3/LTRM)" w:date="2014-11-21T17:49:00Z">
              <w:tcPr>
                <w:tcW w:w="1278" w:type="dxa"/>
              </w:tcPr>
            </w:tcPrChange>
          </w:tcPr>
          <w:p w14:paraId="3C0B9CC3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Not cutting certain species of trees</w:t>
            </w:r>
          </w:p>
        </w:tc>
        <w:tc>
          <w:tcPr>
            <w:tcW w:w="1440" w:type="dxa"/>
            <w:tcPrChange w:id="162" w:author="Stickler, Mercedes M. (E3/LTRM)" w:date="2014-11-21T17:49:00Z">
              <w:tcPr>
                <w:tcW w:w="1440" w:type="dxa"/>
              </w:tcPr>
            </w:tcPrChange>
          </w:tcPr>
          <w:p w14:paraId="2489AA27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163" w:author="Stickler, Mercedes M. (E3/LTRM)" w:date="2014-11-21T17:49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50514E51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  <w:tcPrChange w:id="164" w:author="Stickler, Mercedes M. (E3/LTRM)" w:date="2014-11-21T17:49:00Z">
              <w:tcPr>
                <w:tcW w:w="1440" w:type="dxa"/>
              </w:tcPr>
            </w:tcPrChange>
          </w:tcPr>
          <w:p w14:paraId="5A366373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165" w:author="Stickler, Mercedes M. (E3/LTRM)" w:date="2014-11-21T17:49:00Z">
              <w:tcPr>
                <w:tcW w:w="1170" w:type="dxa"/>
              </w:tcPr>
            </w:tcPrChange>
          </w:tcPr>
          <w:p w14:paraId="4103EBD0" w14:textId="77777777" w:rsidR="003653DD" w:rsidRPr="00676B69" w:rsidRDefault="003653DD" w:rsidP="00E748FE">
            <w:pPr>
              <w:rPr>
                <w:ins w:id="166" w:author="Stickler, Mercedes M. (E3/LTRM)" w:date="2014-11-21T17:49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167" w:author="Stickler, Mercedes M. (E3/LTRM)" w:date="2014-11-21T17:49:00Z">
              <w:tcPr>
                <w:tcW w:w="1170" w:type="dxa"/>
              </w:tcPr>
            </w:tcPrChange>
          </w:tcPr>
          <w:p w14:paraId="73920D70" w14:textId="309436B8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tcPrChange w:id="168" w:author="Stickler, Mercedes M. (E3/LTRM)" w:date="2014-11-21T17:49:00Z">
              <w:tcPr>
                <w:tcW w:w="1080" w:type="dxa"/>
              </w:tcPr>
            </w:tcPrChange>
          </w:tcPr>
          <w:p w14:paraId="451A79A6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169" w:author="Stickler, Mercedes M. (E3/LTRM)" w:date="2014-11-21T17:49:00Z">
              <w:tcPr>
                <w:tcW w:w="1260" w:type="dxa"/>
              </w:tcPr>
            </w:tcPrChange>
          </w:tcPr>
          <w:p w14:paraId="23B9A7CE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  <w:tcPrChange w:id="170" w:author="Stickler, Mercedes M. (E3/LTRM)" w:date="2014-11-21T17:49:00Z">
              <w:tcPr>
                <w:tcW w:w="990" w:type="dxa"/>
              </w:tcPr>
            </w:tcPrChange>
          </w:tcPr>
          <w:p w14:paraId="24673CCA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65F1BCBE" w14:textId="77777777" w:rsidR="00AC500F" w:rsidRDefault="00AC500F" w:rsidP="00AC500F">
      <w:pPr>
        <w:rPr>
          <w:rFonts w:ascii="Gill Sans MT" w:hAnsi="Gill Sans MT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5"/>
        <w:gridCol w:w="5361"/>
      </w:tblGrid>
      <w:tr w:rsidR="00AC500F" w14:paraId="46FE2DDE" w14:textId="77777777" w:rsidTr="00E748FE">
        <w:tc>
          <w:tcPr>
            <w:tcW w:w="5655" w:type="dxa"/>
          </w:tcPr>
          <w:p w14:paraId="05E2A982" w14:textId="77777777" w:rsidR="00AC500F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Penalty </w:t>
            </w:r>
          </w:p>
        </w:tc>
        <w:tc>
          <w:tcPr>
            <w:tcW w:w="5361" w:type="dxa"/>
          </w:tcPr>
          <w:p w14:paraId="638D8397" w14:textId="77777777" w:rsidR="00AC500F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Who follows the rules</w:t>
            </w:r>
          </w:p>
        </w:tc>
      </w:tr>
      <w:tr w:rsidR="00AC500F" w14:paraId="40332BE8" w14:textId="77777777" w:rsidTr="00E748FE">
        <w:tc>
          <w:tcPr>
            <w:tcW w:w="5655" w:type="dxa"/>
          </w:tcPr>
          <w:p w14:paraId="20327AB6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1-Seize the product</w:t>
            </w:r>
          </w:p>
          <w:p w14:paraId="4B9A6285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2-Seize tools </w:t>
            </w:r>
          </w:p>
          <w:p w14:paraId="7CC27050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3-Cash fine; note the amount</w:t>
            </w:r>
          </w:p>
          <w:p w14:paraId="4A5BB1C3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4- Labor contribution; please specify the number of days</w:t>
            </w:r>
          </w:p>
          <w:p w14:paraId="3ABF53B1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5- Social shaming/verbal chastisement/public apology</w:t>
            </w:r>
          </w:p>
          <w:p w14:paraId="58FA7C93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6 – In-kind contribution; pleas</w:t>
            </w: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e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specify the product and 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lastRenderedPageBreak/>
              <w:t xml:space="preserve">amount </w:t>
            </w:r>
          </w:p>
          <w:p w14:paraId="1C89F3FD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7-Harvesting/collection restrictions</w:t>
            </w:r>
          </w:p>
          <w:p w14:paraId="7361E98E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8- Corporeal punishment</w:t>
            </w:r>
          </w:p>
          <w:p w14:paraId="0E49D2B7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9-Sent to jail</w:t>
            </w:r>
          </w:p>
          <w:p w14:paraId="41258023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10-Sent to DFO</w:t>
            </w:r>
          </w:p>
          <w:p w14:paraId="56B18765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11- Sent to chief</w:t>
            </w:r>
          </w:p>
          <w:p w14:paraId="73A40EDF" w14:textId="77777777" w:rsidR="00AC500F" w:rsidRPr="00676B69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12-Temporary restriction on access, harvesting, or use rights</w:t>
            </w:r>
          </w:p>
          <w:p w14:paraId="77DB7167" w14:textId="77777777" w:rsidR="00AC500F" w:rsidRPr="00676B69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13-Permanent suspension of access, harvest, or use rights</w:t>
            </w:r>
          </w:p>
          <w:p w14:paraId="389A67F1" w14:textId="77777777" w:rsidR="00AC500F" w:rsidRPr="00676B69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14-Traditional belief sanction (for in</w:t>
            </w:r>
            <w:r>
              <w:rPr>
                <w:rFonts w:ascii="Gill Sans MT" w:hAnsi="Gill Sans MT"/>
                <w:sz w:val="22"/>
                <w:szCs w:val="22"/>
              </w:rPr>
              <w:t>stance through spiritual entity</w:t>
            </w:r>
            <w:r w:rsidRPr="00676B69">
              <w:rPr>
                <w:rFonts w:ascii="Gill Sans MT" w:hAnsi="Gill Sans MT"/>
                <w:sz w:val="22"/>
                <w:szCs w:val="22"/>
              </w:rPr>
              <w:t>)</w:t>
            </w:r>
          </w:p>
          <w:p w14:paraId="16925535" w14:textId="77777777" w:rsidR="00AC500F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97 -Other</w:t>
            </w:r>
          </w:p>
        </w:tc>
        <w:tc>
          <w:tcPr>
            <w:tcW w:w="5361" w:type="dxa"/>
          </w:tcPr>
          <w:p w14:paraId="06DB7EC4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lastRenderedPageBreak/>
              <w:t>1-Nearly everyone in the community</w:t>
            </w:r>
          </w:p>
          <w:p w14:paraId="2D9AD4A2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2- Most community members</w:t>
            </w:r>
          </w:p>
          <w:p w14:paraId="27DC23DE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3- About half of the community</w:t>
            </w:r>
          </w:p>
          <w:p w14:paraId="4358CD65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4- Some/a few members of the community</w:t>
            </w:r>
          </w:p>
          <w:p w14:paraId="40CC7C0D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5 – No one follows the rules </w:t>
            </w:r>
          </w:p>
          <w:p w14:paraId="7FBFC8D3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  <w:p w14:paraId="7B883924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lastRenderedPageBreak/>
              <w:t>888=Don’t know</w:t>
            </w:r>
          </w:p>
          <w:p w14:paraId="340508E6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</w:tr>
    </w:tbl>
    <w:p w14:paraId="062840A5" w14:textId="77777777" w:rsidR="00AC500F" w:rsidRDefault="00AC500F" w:rsidP="00AC500F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lastRenderedPageBreak/>
        <w:br w:type="page"/>
      </w:r>
    </w:p>
    <w:p w14:paraId="5144B9DB" w14:textId="77777777" w:rsidR="00AC500F" w:rsidRPr="00676B69" w:rsidRDefault="00AC500F" w:rsidP="00AC500F">
      <w:pPr>
        <w:rPr>
          <w:rFonts w:ascii="Gill Sans MT" w:hAnsi="Gill Sans MT"/>
          <w:sz w:val="22"/>
          <w:szCs w:val="22"/>
        </w:rPr>
      </w:pPr>
    </w:p>
    <w:p w14:paraId="549ADE13" w14:textId="77777777" w:rsidR="00AC500F" w:rsidRPr="00676B69" w:rsidRDefault="00AC500F" w:rsidP="00AC500F">
      <w:pPr>
        <w:rPr>
          <w:rFonts w:ascii="Gill Sans MT" w:hAnsi="Gill Sans MT"/>
          <w:sz w:val="22"/>
          <w:szCs w:val="22"/>
        </w:rPr>
      </w:pP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940"/>
        <w:gridCol w:w="3690"/>
        <w:gridCol w:w="990"/>
      </w:tblGrid>
      <w:tr w:rsidR="00AC500F" w:rsidRPr="00676B69" w14:paraId="6E094A44" w14:textId="77777777" w:rsidTr="00E748F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5EBC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AD385A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Who is primarily responsible for the enforcement of these traditional community rules related to forest/wooded land? </w:t>
            </w:r>
          </w:p>
          <w:p w14:paraId="5257974E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5547789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1=Headperson</w:t>
            </w:r>
          </w:p>
          <w:p w14:paraId="147A8156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2=</w:t>
            </w:r>
            <w:proofErr w:type="spellStart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Induna</w:t>
            </w:r>
            <w:proofErr w:type="spellEnd"/>
          </w:p>
          <w:p w14:paraId="3AC08D6B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3=Chief</w:t>
            </w:r>
          </w:p>
          <w:p w14:paraId="07FE1F29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4=Elders</w:t>
            </w:r>
          </w:p>
          <w:p w14:paraId="3AFE20D7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5=Community Resource Board</w:t>
            </w:r>
          </w:p>
          <w:p w14:paraId="423EB3BE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6=Village group</w:t>
            </w: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(forest user group or village action committee); please specify</w:t>
            </w:r>
          </w:p>
          <w:p w14:paraId="7A825F7B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please specify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695DB41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5F5BC749" w14:textId="77777777" w:rsidTr="00E748F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30411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6FF9A2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How effectively are traditional community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enforced?</w:t>
            </w:r>
          </w:p>
          <w:p w14:paraId="5AC8A6A0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EAD1BBE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1-Very strong enforcement</w:t>
            </w:r>
          </w:p>
          <w:p w14:paraId="320E3D23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2-Strong enforcement</w:t>
            </w:r>
          </w:p>
          <w:p w14:paraId="674C3DE1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3- Sometimes strong/sometimes weak</w:t>
            </w:r>
          </w:p>
          <w:p w14:paraId="72EEDC98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4-Weak enforcement</w:t>
            </w:r>
          </w:p>
          <w:p w14:paraId="509196B9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5-Very weak enforcement</w:t>
            </w:r>
          </w:p>
          <w:p w14:paraId="7C50196F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7ECBC8C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00A1F33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2B0F3525" w14:textId="77777777" w:rsidTr="00E748FE">
        <w:trPr>
          <w:trHeight w:val="494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F91A9A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57E730B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/>
                <w:sz w:val="22"/>
                <w:szCs w:val="22"/>
              </w:rPr>
              <w:t>What is the typical compliance with penalties?</w:t>
            </w:r>
          </w:p>
          <w:p w14:paraId="2F103275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  <w:p w14:paraId="1B6C7498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  <w:p w14:paraId="2AC1A6A3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  <w:p w14:paraId="622296A0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63F9690A" w14:textId="77777777" w:rsidR="00AC500F" w:rsidRPr="00676B69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1=Offenders never comply </w:t>
            </w:r>
          </w:p>
          <w:p w14:paraId="723F9A91" w14:textId="77777777" w:rsidR="00AC500F" w:rsidRPr="00676B69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2=Some of the time offenders comply  </w:t>
            </w:r>
          </w:p>
          <w:p w14:paraId="0D19A923" w14:textId="77777777" w:rsidR="00AC500F" w:rsidRPr="00676B69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>3=About half the time offenders comply</w:t>
            </w:r>
          </w:p>
          <w:p w14:paraId="2C7A4BF4" w14:textId="77777777" w:rsidR="00AC500F" w:rsidRPr="00676B69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4=Most of the time offenders comply </w:t>
            </w:r>
          </w:p>
          <w:p w14:paraId="6AC097DF" w14:textId="77777777" w:rsidR="00AC500F" w:rsidRPr="00676B69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>5=Almost all the time offenders comply</w:t>
            </w:r>
          </w:p>
          <w:p w14:paraId="798F23BE" w14:textId="77777777" w:rsidR="00AC500F" w:rsidRPr="00676B69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888=Don't know  </w:t>
            </w:r>
          </w:p>
          <w:p w14:paraId="035B3925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5DAC0380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7010B542" w14:textId="77777777" w:rsidTr="00E748FE">
        <w:trPr>
          <w:trHeight w:val="104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698A6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3DCAC15E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traditional community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are fair? </w:t>
            </w:r>
          </w:p>
          <w:p w14:paraId="2668FB4F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47DC192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0777B68A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16A27DF7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72C71830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F7D0C3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5E7D5AC1" w14:textId="77777777" w:rsidTr="00E748F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69ECF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075287" w14:textId="77777777" w:rsidR="00AC500F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the traditional/local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>penalties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enforced equally across different groups in your community?</w:t>
            </w:r>
          </w:p>
          <w:p w14:paraId="74F5CB06" w14:textId="77777777" w:rsidR="00AC500F" w:rsidRPr="005A763A" w:rsidRDefault="00AC500F" w:rsidP="00E748FE">
            <w:pPr>
              <w:rPr>
                <w:rFonts w:ascii="Gill Sans MT" w:eastAsia="Calibri" w:hAnsi="Gill Sans MT" w:cs="Times New Roman"/>
                <w:i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000000" w:themeColor="text1"/>
                <w:sz w:val="22"/>
                <w:szCs w:val="22"/>
              </w:rPr>
              <w:t xml:space="preserve">Enumerator: Are women, men, youth, elderly, etc. all punished the same way for breaking rules? 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47A980C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3E27C95E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17650028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18C3AC51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5B6523B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52FA9DC7" w14:textId="77777777" w:rsidTr="00E748FE">
        <w:trPr>
          <w:trHeight w:val="96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0F763C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E37804A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traditional community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penalties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 fair?</w:t>
            </w:r>
          </w:p>
          <w:p w14:paraId="02415BF9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071FEB4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50450F6A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046D460E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6F2533D1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141C3A1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1188CB82" w14:textId="77777777" w:rsidTr="00E748FE">
        <w:trPr>
          <w:trHeight w:val="1082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383AE29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1DBD6284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What is the process that outsiders/strangers must follow for using the forests?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0579331B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1=Get permission from the national government</w:t>
            </w:r>
          </w:p>
          <w:p w14:paraId="15AA3B6C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2=Get permission from the local government</w:t>
            </w:r>
          </w:p>
          <w:p w14:paraId="3EB662F2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3=Get permission from the chief/traditional government</w:t>
            </w:r>
          </w:p>
          <w:p w14:paraId="75FEA70B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4=Get permission from the headman</w:t>
            </w:r>
          </w:p>
          <w:p w14:paraId="455B35A0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5=Get permission from a village committee</w:t>
            </w:r>
          </w:p>
          <w:p w14:paraId="572512DD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6=Get permission from the entire village (via a vote, consensus, meetings, </w:t>
            </w:r>
            <w:proofErr w:type="spellStart"/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etc</w:t>
            </w:r>
            <w:proofErr w:type="spellEnd"/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)</w:t>
            </w:r>
          </w:p>
          <w:p w14:paraId="44519D06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7=No process</w:t>
            </w:r>
          </w:p>
          <w:p w14:paraId="0A01C8DF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97=Other, specify </w:t>
            </w:r>
          </w:p>
          <w:p w14:paraId="0183D6C0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888=Don’t know </w:t>
            </w:r>
          </w:p>
          <w:p w14:paraId="39D23F05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51C8704B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TEXT</w:t>
            </w:r>
          </w:p>
        </w:tc>
      </w:tr>
      <w:tr w:rsidR="00AC500F" w:rsidRPr="00676B69" w14:paraId="534D10CB" w14:textId="77777777" w:rsidTr="00E748FE">
        <w:trPr>
          <w:trHeight w:val="106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7F40109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6D882B2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Are there rules that are different for locals versus outsiders? Please describe.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6B1ACAFE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7DEA5480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21B8B7CD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466FEC58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4ECAC0A3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2A4BBECE" w14:textId="77777777" w:rsidTr="00E748FE">
        <w:trPr>
          <w:trHeight w:val="106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4E8A24F2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24B832A7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Please describe the </w:t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 rules that are different for locals versus outsiders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497C093C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367B1119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3F50AC61" w14:textId="77777777" w:rsidTr="00E748FE">
        <w:trPr>
          <w:trHeight w:val="106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36E3ACB1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5764E38E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What rules are specific to strangers in the community wishing to access forest/wooded land? </w:t>
            </w:r>
          </w:p>
          <w:p w14:paraId="547AB5F2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4680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02A2EC52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TEXT</w:t>
            </w:r>
          </w:p>
        </w:tc>
      </w:tr>
      <w:tr w:rsidR="00AC500F" w:rsidRPr="00676B69" w14:paraId="3C3CB262" w14:textId="77777777" w:rsidTr="00E748FE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F1CDA0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6A2913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Are members of the community involved in the negotiation process with outsiders wishing to acquire access?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2B68F59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40A6342E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432CA34D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2818B9A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5ED5697C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009D5C57" w14:textId="77777777" w:rsidTr="00E748FE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94287F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E29A9A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Who is involved?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D51F990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1=Everyone</w:t>
            </w:r>
          </w:p>
          <w:p w14:paraId="6CDFC747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2=Only people invited by the headman/chief</w:t>
            </w:r>
          </w:p>
          <w:p w14:paraId="5FECD0F3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3=Only men</w:t>
            </w:r>
          </w:p>
          <w:p w14:paraId="1B18D252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4=Headman only</w:t>
            </w:r>
          </w:p>
          <w:p w14:paraId="224957AD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5=Village committee (specify)</w:t>
            </w:r>
          </w:p>
          <w:p w14:paraId="72B5510D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97=Other, specify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30F34B52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500DCAE2" w14:textId="77777777" w:rsidTr="00816B2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FEC1706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0F3C1B79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Are members of the community involved in the design of forest/wooded land agreements (contracts, concessions, permits)?</w:t>
            </w:r>
          </w:p>
          <w:p w14:paraId="0FF6AB38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</w:tcPr>
          <w:p w14:paraId="05132C4C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0-No</w:t>
            </w:r>
          </w:p>
          <w:p w14:paraId="4B970A21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1-Yes</w:t>
            </w:r>
          </w:p>
          <w:p w14:paraId="7C6C841D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6A155940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20CF9FAA" w14:textId="77777777" w:rsidTr="00816B2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C2D29C0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2BA788F0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Who is involved?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</w:tcPr>
          <w:p w14:paraId="553D1F07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1=Everyone</w:t>
            </w:r>
          </w:p>
          <w:p w14:paraId="24DC2018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2=Only people invited by the headman/chief</w:t>
            </w:r>
          </w:p>
          <w:p w14:paraId="2BC7F650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3=Only men</w:t>
            </w:r>
          </w:p>
          <w:p w14:paraId="31411A61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4=Headman only</w:t>
            </w:r>
          </w:p>
          <w:p w14:paraId="299DC15F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5=Village committee (specify)</w:t>
            </w:r>
          </w:p>
          <w:p w14:paraId="241033F4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specify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1CA5D456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5DECD7E5" w14:textId="77777777" w:rsidTr="00816B2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82D0DFB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537E2C20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Are members of the community involved in the implementation of forest/wooded land agreements (contracts, concessions, permits)?</w:t>
            </w:r>
          </w:p>
          <w:p w14:paraId="2A6FAE94" w14:textId="77777777" w:rsidR="00AC500F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</w:tcPr>
          <w:p w14:paraId="19892D46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3E9A912D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4AC02E68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49C13B6D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151190CD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495AB67B" w14:textId="77777777" w:rsidTr="00816B2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2235AB5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015BCEE3" w14:textId="77777777" w:rsidR="00AC500F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Who is involved?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</w:tcPr>
          <w:p w14:paraId="3A1C9AFB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1=Everyone</w:t>
            </w:r>
          </w:p>
          <w:p w14:paraId="767251B8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2=Only people invited by the headman/chief</w:t>
            </w:r>
          </w:p>
          <w:p w14:paraId="1AB5F08A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3=Only men</w:t>
            </w:r>
          </w:p>
          <w:p w14:paraId="50D998CD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4=Headman only</w:t>
            </w:r>
          </w:p>
          <w:p w14:paraId="46C7D2EE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5=Village committee (specify)</w:t>
            </w:r>
          </w:p>
          <w:p w14:paraId="7AF3C1DC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specify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7461071C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26F61C78" w14:textId="77777777" w:rsidTr="00816B2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8176985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7537EF2D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Are members of the community involved in the oversight of forest/wooded land agreements (contracts, concessions, permits)?</w:t>
            </w:r>
          </w:p>
          <w:p w14:paraId="7DDF85B5" w14:textId="77777777" w:rsidR="00AC500F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</w:tcPr>
          <w:p w14:paraId="03197468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029372CE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6DA80514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61D7C29A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2D516756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1CF9ADD0" w14:textId="77777777" w:rsidTr="00816B2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AEF359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34BA694F" w14:textId="77777777" w:rsidR="00AC500F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Who is involved?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FFFFFF" w:themeFill="background1"/>
          </w:tcPr>
          <w:p w14:paraId="6E66DC94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1=Everyone</w:t>
            </w:r>
          </w:p>
          <w:p w14:paraId="7B2914A5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2=Only people invited by the headman/chief</w:t>
            </w:r>
          </w:p>
          <w:p w14:paraId="7209F9F2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3=Only men</w:t>
            </w:r>
          </w:p>
          <w:p w14:paraId="03C6AA6F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4=Headman only</w:t>
            </w:r>
          </w:p>
          <w:p w14:paraId="77851EFD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lastRenderedPageBreak/>
              <w:t>5=Village committee (specify)</w:t>
            </w:r>
          </w:p>
          <w:p w14:paraId="4902D8BB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specify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0D414B7D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</w:tbl>
    <w:p w14:paraId="318DCF44" w14:textId="77777777" w:rsidR="00AC500F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28554137" w14:textId="77777777" w:rsidR="00AC500F" w:rsidRPr="00676B69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69B3A8D4" w14:textId="77777777" w:rsidR="00AC500F" w:rsidRPr="00676B69" w:rsidRDefault="00AC500F" w:rsidP="00AC500F">
      <w:pPr>
        <w:rPr>
          <w:rFonts w:ascii="Gill Sans MT" w:eastAsia="Calibri" w:hAnsi="Gill Sans MT" w:cs="Times New Roman"/>
          <w:b/>
          <w:color w:val="000000" w:themeColor="text1"/>
          <w:sz w:val="22"/>
          <w:szCs w:val="22"/>
        </w:rPr>
      </w:pPr>
      <w:r w:rsidRPr="00676B69">
        <w:rPr>
          <w:rFonts w:ascii="Gill Sans MT" w:eastAsia="Calibri" w:hAnsi="Gill Sans MT" w:cs="Times New Roman"/>
          <w:b/>
          <w:color w:val="000000" w:themeColor="text1"/>
          <w:sz w:val="22"/>
          <w:szCs w:val="22"/>
        </w:rPr>
        <w:t>Government/official legal rules</w:t>
      </w:r>
    </w:p>
    <w:tbl>
      <w:tblPr>
        <w:tblStyle w:val="TableGrid"/>
        <w:tblW w:w="10458" w:type="dxa"/>
        <w:tblLayout w:type="fixed"/>
        <w:tblLook w:val="04A0" w:firstRow="1" w:lastRow="0" w:firstColumn="1" w:lastColumn="0" w:noHBand="0" w:noVBand="1"/>
        <w:tblPrChange w:id="171" w:author="Stickler, Mercedes M. (E3/LTRM)" w:date="2014-11-21T17:51:00Z">
          <w:tblPr>
            <w:tblStyle w:val="TableGrid"/>
            <w:tblW w:w="11898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1717"/>
        <w:gridCol w:w="1811"/>
        <w:gridCol w:w="1080"/>
        <w:gridCol w:w="900"/>
        <w:gridCol w:w="1170"/>
        <w:gridCol w:w="1170"/>
        <w:gridCol w:w="1350"/>
        <w:gridCol w:w="1260"/>
        <w:tblGridChange w:id="172">
          <w:tblGrid>
            <w:gridCol w:w="1717"/>
            <w:gridCol w:w="1811"/>
            <w:gridCol w:w="1080"/>
            <w:gridCol w:w="900"/>
            <w:gridCol w:w="1170"/>
            <w:gridCol w:w="1170"/>
            <w:gridCol w:w="1350"/>
            <w:gridCol w:w="1260"/>
          </w:tblGrid>
        </w:tblGridChange>
      </w:tblGrid>
      <w:tr w:rsidR="00CF76C0" w:rsidRPr="00676B69" w14:paraId="1C8EAF52" w14:textId="77777777" w:rsidTr="00CF76C0">
        <w:tc>
          <w:tcPr>
            <w:tcW w:w="1717" w:type="dxa"/>
            <w:tcPrChange w:id="173" w:author="Stickler, Mercedes M. (E3/LTRM)" w:date="2014-11-21T17:51:00Z">
              <w:tcPr>
                <w:tcW w:w="1717" w:type="dxa"/>
              </w:tcPr>
            </w:tcPrChange>
          </w:tcPr>
          <w:p w14:paraId="2C60C2A8" w14:textId="77777777" w:rsidR="00CF76C0" w:rsidRPr="00D52A2B" w:rsidRDefault="00CF76C0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D52A2B">
              <w:rPr>
                <w:rFonts w:ascii="Gill Sans MT" w:hAnsi="Gill Sans MT"/>
                <w:sz w:val="20"/>
                <w:szCs w:val="20"/>
              </w:rPr>
              <w:t>Activity</w:t>
            </w:r>
          </w:p>
        </w:tc>
        <w:tc>
          <w:tcPr>
            <w:tcW w:w="1811" w:type="dxa"/>
            <w:tcPrChange w:id="174" w:author="Stickler, Mercedes M. (E3/LTRM)" w:date="2014-11-21T17:51:00Z">
              <w:tcPr>
                <w:tcW w:w="1811" w:type="dxa"/>
              </w:tcPr>
            </w:tcPrChange>
          </w:tcPr>
          <w:p w14:paraId="17186141" w14:textId="77777777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Are there </w:t>
            </w:r>
            <w:r w:rsidRPr="00D52A2B">
              <w:rPr>
                <w:rFonts w:ascii="Gill Sans MT" w:hAnsi="Gill Sans MT"/>
                <w:b/>
                <w:color w:val="000000" w:themeColor="text1"/>
                <w:sz w:val="20"/>
                <w:szCs w:val="20"/>
              </w:rPr>
              <w:t>government/official legal rules</w:t>
            </w: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that regulate or restrict the following activity in forest/wooded areas? </w:t>
            </w:r>
          </w:p>
          <w:p w14:paraId="1D57B343" w14:textId="77777777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884D11B" w14:textId="77777777" w:rsidR="00CF76C0" w:rsidRPr="00D52A2B" w:rsidRDefault="00CF76C0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sz w:val="20"/>
                <w:szCs w:val="20"/>
              </w:rPr>
              <w:t>0</w:t>
            </w: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=No</w:t>
            </w:r>
          </w:p>
          <w:p w14:paraId="2A56C264" w14:textId="77777777" w:rsidR="00CF76C0" w:rsidRPr="00D52A2B" w:rsidRDefault="00CF76C0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sz w:val="20"/>
                <w:szCs w:val="20"/>
              </w:rPr>
              <w:t>1</w:t>
            </w: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 xml:space="preserve">=Yes </w:t>
            </w:r>
          </w:p>
          <w:p w14:paraId="5D6C380A" w14:textId="77777777" w:rsidR="00CF76C0" w:rsidRPr="00D52A2B" w:rsidRDefault="00CF76C0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1BAEBCF0" w14:textId="77777777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  <w:p w14:paraId="19930CD8" w14:textId="77777777" w:rsidR="00CF76C0" w:rsidRPr="00D52A2B" w:rsidRDefault="00CF76C0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080" w:type="dxa"/>
            <w:tcPrChange w:id="175" w:author="Stickler, Mercedes M. (E3/LTRM)" w:date="2014-11-21T17:51:00Z">
              <w:tcPr>
                <w:tcW w:w="1080" w:type="dxa"/>
              </w:tcPr>
            </w:tcPrChange>
          </w:tcPr>
          <w:p w14:paraId="39608326" w14:textId="77777777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If yes, please describe the rules. </w:t>
            </w:r>
          </w:p>
        </w:tc>
        <w:tc>
          <w:tcPr>
            <w:tcW w:w="900" w:type="dxa"/>
            <w:tcPrChange w:id="176" w:author="Stickler, Mercedes M. (E3/LTRM)" w:date="2014-11-21T17:51:00Z">
              <w:tcPr>
                <w:tcW w:w="900" w:type="dxa"/>
              </w:tcPr>
            </w:tcPrChange>
          </w:tcPr>
          <w:p w14:paraId="469429FD" w14:textId="77777777" w:rsidR="00CF76C0" w:rsidRPr="00D52A2B" w:rsidRDefault="00CF76C0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What year was this rule introduced? </w:t>
            </w:r>
          </w:p>
        </w:tc>
        <w:tc>
          <w:tcPr>
            <w:tcW w:w="1170" w:type="dxa"/>
            <w:tcPrChange w:id="177" w:author="Stickler, Mercedes M. (E3/LTRM)" w:date="2014-11-21T17:51:00Z">
              <w:tcPr>
                <w:tcW w:w="1170" w:type="dxa"/>
              </w:tcPr>
            </w:tcPrChange>
          </w:tcPr>
          <w:p w14:paraId="6F7D31A2" w14:textId="77777777" w:rsidR="00CF76C0" w:rsidRPr="00D52A2B" w:rsidRDefault="00CF76C0" w:rsidP="00CF76C0">
            <w:pPr>
              <w:rPr>
                <w:ins w:id="178" w:author="Stickler, Mercedes M. (E3/LTRM)" w:date="2014-11-21T17:50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179" w:author="Stickler, Mercedes M. (E3/LTRM)" w:date="2014-11-21T17:50:00Z">
              <w:r w:rsidRPr="00D52A2B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 xml:space="preserve">In your opinion, how many community members adhere to/follow these rules? </w:t>
              </w:r>
            </w:ins>
          </w:p>
          <w:p w14:paraId="3CAE110E" w14:textId="30E5FB2E" w:rsidR="00CF76C0" w:rsidRPr="00D52A2B" w:rsidRDefault="00CF76C0" w:rsidP="00CF76C0">
            <w:pPr>
              <w:rPr>
                <w:ins w:id="180" w:author="Stickler, Mercedes M. (E3/LTRM)" w:date="2014-11-21T17:50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181" w:author="Stickler, Mercedes M. (E3/LTRM)" w:date="2014-11-21T17:50:00Z">
              <w:r w:rsidRPr="00D52A2B">
                <w:rPr>
                  <w:rFonts w:ascii="Gill Sans MT" w:hAnsi="Gill Sans MT"/>
                  <w:i/>
                  <w:color w:val="000000" w:themeColor="text1"/>
                  <w:sz w:val="20"/>
                  <w:szCs w:val="20"/>
                </w:rPr>
                <w:t>See codes below</w:t>
              </w:r>
            </w:ins>
          </w:p>
        </w:tc>
        <w:tc>
          <w:tcPr>
            <w:tcW w:w="1170" w:type="dxa"/>
            <w:tcPrChange w:id="182" w:author="Stickler, Mercedes M. (E3/LTRM)" w:date="2014-11-21T17:51:00Z">
              <w:tcPr>
                <w:tcW w:w="1170" w:type="dxa"/>
              </w:tcPr>
            </w:tcPrChange>
          </w:tcPr>
          <w:p w14:paraId="3D1B98F1" w14:textId="628252C4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Is there a system for monitoring for rule breaking? </w:t>
            </w:r>
          </w:p>
          <w:p w14:paraId="66C71AB5" w14:textId="77777777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7F5884B1" w14:textId="77777777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>0=No</w:t>
            </w:r>
          </w:p>
          <w:p w14:paraId="01E76C92" w14:textId="77777777" w:rsidR="00CF76C0" w:rsidRPr="00D52A2B" w:rsidRDefault="00CF76C0" w:rsidP="00E748FE">
            <w:pPr>
              <w:ind w:left="-515" w:firstLine="515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>1=Yes</w:t>
            </w:r>
          </w:p>
          <w:p w14:paraId="263CD0AB" w14:textId="77777777" w:rsidR="00CF76C0" w:rsidRPr="00D52A2B" w:rsidRDefault="00CF76C0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061DE95F" w14:textId="77777777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350" w:type="dxa"/>
            <w:tcPrChange w:id="183" w:author="Stickler, Mercedes M. (E3/LTRM)" w:date="2014-11-21T17:51:00Z">
              <w:tcPr>
                <w:tcW w:w="1350" w:type="dxa"/>
              </w:tcPr>
            </w:tcPrChange>
          </w:tcPr>
          <w:p w14:paraId="448EA34C" w14:textId="77777777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>Are there penalties for rule breaking?</w:t>
            </w:r>
          </w:p>
          <w:p w14:paraId="2F1B86E2" w14:textId="77777777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>0=No</w:t>
            </w:r>
          </w:p>
          <w:p w14:paraId="4E1251A2" w14:textId="77777777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>1=Yes</w:t>
            </w:r>
          </w:p>
          <w:p w14:paraId="2FD2A345" w14:textId="77777777" w:rsidR="00CF76C0" w:rsidRPr="00D52A2B" w:rsidRDefault="00CF76C0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3ECE6BBA" w14:textId="77777777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260" w:type="dxa"/>
            <w:tcPrChange w:id="184" w:author="Stickler, Mercedes M. (E3/LTRM)" w:date="2014-11-21T17:51:00Z">
              <w:tcPr>
                <w:tcW w:w="1260" w:type="dxa"/>
              </w:tcPr>
            </w:tcPrChange>
          </w:tcPr>
          <w:p w14:paraId="10079A5C" w14:textId="77777777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What are the penalties for breaking the rules? </w:t>
            </w:r>
          </w:p>
          <w:p w14:paraId="0EB98275" w14:textId="77777777" w:rsidR="00CF76C0" w:rsidRPr="00D52A2B" w:rsidRDefault="00CF76C0" w:rsidP="00E748FE">
            <w:pPr>
              <w:rPr>
                <w:rFonts w:ascii="Gill Sans MT" w:hAnsi="Gill Sans MT"/>
                <w:i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i/>
                <w:color w:val="000000" w:themeColor="text1"/>
                <w:sz w:val="20"/>
                <w:szCs w:val="20"/>
              </w:rPr>
              <w:t xml:space="preserve">See codes below. Select all that apply </w:t>
            </w:r>
          </w:p>
          <w:p w14:paraId="7DCE7D78" w14:textId="77777777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</w:tr>
      <w:tr w:rsidR="00CF76C0" w:rsidRPr="00676B69" w14:paraId="2122DD7E" w14:textId="77777777" w:rsidTr="00CF76C0">
        <w:tc>
          <w:tcPr>
            <w:tcW w:w="1717" w:type="dxa"/>
            <w:tcPrChange w:id="185" w:author="Stickler, Mercedes M. (E3/LTRM)" w:date="2014-11-21T17:51:00Z">
              <w:tcPr>
                <w:tcW w:w="1717" w:type="dxa"/>
              </w:tcPr>
            </w:tcPrChange>
          </w:tcPr>
          <w:p w14:paraId="28E88C25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Clearing land for agriculture</w:t>
            </w:r>
          </w:p>
        </w:tc>
        <w:tc>
          <w:tcPr>
            <w:tcW w:w="1811" w:type="dxa"/>
            <w:tcPrChange w:id="186" w:author="Stickler, Mercedes M. (E3/LTRM)" w:date="2014-11-21T17:51:00Z">
              <w:tcPr>
                <w:tcW w:w="1811" w:type="dxa"/>
              </w:tcPr>
            </w:tcPrChange>
          </w:tcPr>
          <w:p w14:paraId="7C55397C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187" w:author="Stickler, Mercedes M. (E3/LTRM)" w:date="2014-11-21T17:51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6C8B4647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TEXT </w:t>
            </w:r>
          </w:p>
        </w:tc>
        <w:tc>
          <w:tcPr>
            <w:tcW w:w="900" w:type="dxa"/>
            <w:tcPrChange w:id="188" w:author="Stickler, Mercedes M. (E3/LTRM)" w:date="2014-11-21T17:51:00Z">
              <w:tcPr>
                <w:tcW w:w="900" w:type="dxa"/>
              </w:tcPr>
            </w:tcPrChange>
          </w:tcPr>
          <w:p w14:paraId="3613F1ED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189" w:author="Stickler, Mercedes M. (E3/LTRM)" w:date="2014-11-21T17:51:00Z">
              <w:tcPr>
                <w:tcW w:w="1170" w:type="dxa"/>
              </w:tcPr>
            </w:tcPrChange>
          </w:tcPr>
          <w:p w14:paraId="7C586910" w14:textId="77777777" w:rsidR="00CF76C0" w:rsidRPr="00676B69" w:rsidRDefault="00CF76C0" w:rsidP="00E748FE">
            <w:pPr>
              <w:rPr>
                <w:ins w:id="190" w:author="Stickler, Mercedes M. (E3/LTRM)" w:date="2014-11-21T17:50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191" w:author="Stickler, Mercedes M. (E3/LTRM)" w:date="2014-11-21T17:51:00Z">
              <w:tcPr>
                <w:tcW w:w="1170" w:type="dxa"/>
              </w:tcPr>
            </w:tcPrChange>
          </w:tcPr>
          <w:p w14:paraId="3634ECBC" w14:textId="7CD1167B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  <w:tcPrChange w:id="192" w:author="Stickler, Mercedes M. (E3/LTRM)" w:date="2014-11-21T17:51:00Z">
              <w:tcPr>
                <w:tcW w:w="1350" w:type="dxa"/>
              </w:tcPr>
            </w:tcPrChange>
          </w:tcPr>
          <w:p w14:paraId="276AC7C2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193" w:author="Stickler, Mercedes M. (E3/LTRM)" w:date="2014-11-21T17:51:00Z">
              <w:tcPr>
                <w:tcW w:w="1260" w:type="dxa"/>
              </w:tcPr>
            </w:tcPrChange>
          </w:tcPr>
          <w:p w14:paraId="467E20B0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676B69" w14:paraId="2BEFC41A" w14:textId="77777777" w:rsidTr="00CF76C0">
        <w:tc>
          <w:tcPr>
            <w:tcW w:w="1717" w:type="dxa"/>
            <w:tcPrChange w:id="194" w:author="Stickler, Mercedes M. (E3/LTRM)" w:date="2014-11-21T17:51:00Z">
              <w:tcPr>
                <w:tcW w:w="1717" w:type="dxa"/>
              </w:tcPr>
            </w:tcPrChange>
          </w:tcPr>
          <w:p w14:paraId="5197FB05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Setting fires for poaching/hunting (include hunting relish(mice))</w:t>
            </w:r>
          </w:p>
        </w:tc>
        <w:tc>
          <w:tcPr>
            <w:tcW w:w="1811" w:type="dxa"/>
            <w:tcPrChange w:id="195" w:author="Stickler, Mercedes M. (E3/LTRM)" w:date="2014-11-21T17:51:00Z">
              <w:tcPr>
                <w:tcW w:w="1811" w:type="dxa"/>
              </w:tcPr>
            </w:tcPrChange>
          </w:tcPr>
          <w:p w14:paraId="4E85DD43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196" w:author="Stickler, Mercedes M. (E3/LTRM)" w:date="2014-11-21T17:51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00862325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  <w:tcPrChange w:id="197" w:author="Stickler, Mercedes M. (E3/LTRM)" w:date="2014-11-21T17:51:00Z">
              <w:tcPr>
                <w:tcW w:w="900" w:type="dxa"/>
              </w:tcPr>
            </w:tcPrChange>
          </w:tcPr>
          <w:p w14:paraId="34FEE0B7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198" w:author="Stickler, Mercedes M. (E3/LTRM)" w:date="2014-11-21T17:51:00Z">
              <w:tcPr>
                <w:tcW w:w="1170" w:type="dxa"/>
              </w:tcPr>
            </w:tcPrChange>
          </w:tcPr>
          <w:p w14:paraId="73FB89C1" w14:textId="77777777" w:rsidR="00CF76C0" w:rsidRPr="00676B69" w:rsidRDefault="00CF76C0" w:rsidP="00E748FE">
            <w:pPr>
              <w:rPr>
                <w:ins w:id="199" w:author="Stickler, Mercedes M. (E3/LTRM)" w:date="2014-11-21T17:50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200" w:author="Stickler, Mercedes M. (E3/LTRM)" w:date="2014-11-21T17:51:00Z">
              <w:tcPr>
                <w:tcW w:w="1170" w:type="dxa"/>
              </w:tcPr>
            </w:tcPrChange>
          </w:tcPr>
          <w:p w14:paraId="30FF8EA5" w14:textId="66C378BB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  <w:tcPrChange w:id="201" w:author="Stickler, Mercedes M. (E3/LTRM)" w:date="2014-11-21T17:51:00Z">
              <w:tcPr>
                <w:tcW w:w="1350" w:type="dxa"/>
              </w:tcPr>
            </w:tcPrChange>
          </w:tcPr>
          <w:p w14:paraId="57101DD4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202" w:author="Stickler, Mercedes M. (E3/LTRM)" w:date="2014-11-21T17:51:00Z">
              <w:tcPr>
                <w:tcW w:w="1260" w:type="dxa"/>
              </w:tcPr>
            </w:tcPrChange>
          </w:tcPr>
          <w:p w14:paraId="205533F5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676B69" w14:paraId="2544E60B" w14:textId="77777777" w:rsidTr="00CF76C0">
        <w:tc>
          <w:tcPr>
            <w:tcW w:w="1717" w:type="dxa"/>
            <w:tcPrChange w:id="203" w:author="Stickler, Mercedes M. (E3/LTRM)" w:date="2014-11-21T17:51:00Z">
              <w:tcPr>
                <w:tcW w:w="1717" w:type="dxa"/>
              </w:tcPr>
            </w:tcPrChange>
          </w:tcPr>
          <w:p w14:paraId="2842E8A5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Pit sawing</w:t>
            </w:r>
          </w:p>
        </w:tc>
        <w:tc>
          <w:tcPr>
            <w:tcW w:w="1811" w:type="dxa"/>
            <w:tcPrChange w:id="204" w:author="Stickler, Mercedes M. (E3/LTRM)" w:date="2014-11-21T17:51:00Z">
              <w:tcPr>
                <w:tcW w:w="1811" w:type="dxa"/>
              </w:tcPr>
            </w:tcPrChange>
          </w:tcPr>
          <w:p w14:paraId="29E3DB8F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205" w:author="Stickler, Mercedes M. (E3/LTRM)" w:date="2014-11-21T17:51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256AB9B8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  <w:tcPrChange w:id="206" w:author="Stickler, Mercedes M. (E3/LTRM)" w:date="2014-11-21T17:51:00Z">
              <w:tcPr>
                <w:tcW w:w="900" w:type="dxa"/>
              </w:tcPr>
            </w:tcPrChange>
          </w:tcPr>
          <w:p w14:paraId="0A63873D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207" w:author="Stickler, Mercedes M. (E3/LTRM)" w:date="2014-11-21T17:51:00Z">
              <w:tcPr>
                <w:tcW w:w="1170" w:type="dxa"/>
              </w:tcPr>
            </w:tcPrChange>
          </w:tcPr>
          <w:p w14:paraId="2A700B18" w14:textId="77777777" w:rsidR="00CF76C0" w:rsidRPr="00676B69" w:rsidRDefault="00CF76C0" w:rsidP="00E748FE">
            <w:pPr>
              <w:rPr>
                <w:ins w:id="208" w:author="Stickler, Mercedes M. (E3/LTRM)" w:date="2014-11-21T17:50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209" w:author="Stickler, Mercedes M. (E3/LTRM)" w:date="2014-11-21T17:51:00Z">
              <w:tcPr>
                <w:tcW w:w="1170" w:type="dxa"/>
              </w:tcPr>
            </w:tcPrChange>
          </w:tcPr>
          <w:p w14:paraId="2747D5E6" w14:textId="13E09991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  <w:tcPrChange w:id="210" w:author="Stickler, Mercedes M. (E3/LTRM)" w:date="2014-11-21T17:51:00Z">
              <w:tcPr>
                <w:tcW w:w="1350" w:type="dxa"/>
              </w:tcPr>
            </w:tcPrChange>
          </w:tcPr>
          <w:p w14:paraId="09E5AEE0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211" w:author="Stickler, Mercedes M. (E3/LTRM)" w:date="2014-11-21T17:51:00Z">
              <w:tcPr>
                <w:tcW w:w="1260" w:type="dxa"/>
              </w:tcPr>
            </w:tcPrChange>
          </w:tcPr>
          <w:p w14:paraId="4B728471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676B69" w14:paraId="78A02ADC" w14:textId="77777777" w:rsidTr="00CF76C0">
        <w:tc>
          <w:tcPr>
            <w:tcW w:w="1717" w:type="dxa"/>
            <w:tcPrChange w:id="212" w:author="Stickler, Mercedes M. (E3/LTRM)" w:date="2014-11-21T17:51:00Z">
              <w:tcPr>
                <w:tcW w:w="1717" w:type="dxa"/>
              </w:tcPr>
            </w:tcPrChange>
          </w:tcPr>
          <w:p w14:paraId="5F3A0BD0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Collecting wood for fuel</w:t>
            </w:r>
          </w:p>
        </w:tc>
        <w:tc>
          <w:tcPr>
            <w:tcW w:w="1811" w:type="dxa"/>
            <w:tcPrChange w:id="213" w:author="Stickler, Mercedes M. (E3/LTRM)" w:date="2014-11-21T17:51:00Z">
              <w:tcPr>
                <w:tcW w:w="1811" w:type="dxa"/>
              </w:tcPr>
            </w:tcPrChange>
          </w:tcPr>
          <w:p w14:paraId="50E416E8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214" w:author="Stickler, Mercedes M. (E3/LTRM)" w:date="2014-11-21T17:51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594FB525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  <w:tcPrChange w:id="215" w:author="Stickler, Mercedes M. (E3/LTRM)" w:date="2014-11-21T17:51:00Z">
              <w:tcPr>
                <w:tcW w:w="900" w:type="dxa"/>
              </w:tcPr>
            </w:tcPrChange>
          </w:tcPr>
          <w:p w14:paraId="61E537BD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216" w:author="Stickler, Mercedes M. (E3/LTRM)" w:date="2014-11-21T17:51:00Z">
              <w:tcPr>
                <w:tcW w:w="1170" w:type="dxa"/>
              </w:tcPr>
            </w:tcPrChange>
          </w:tcPr>
          <w:p w14:paraId="205BA9E8" w14:textId="77777777" w:rsidR="00CF76C0" w:rsidRPr="00676B69" w:rsidRDefault="00CF76C0" w:rsidP="00E748FE">
            <w:pPr>
              <w:rPr>
                <w:ins w:id="217" w:author="Stickler, Mercedes M. (E3/LTRM)" w:date="2014-11-21T17:50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218" w:author="Stickler, Mercedes M. (E3/LTRM)" w:date="2014-11-21T17:51:00Z">
              <w:tcPr>
                <w:tcW w:w="1170" w:type="dxa"/>
              </w:tcPr>
            </w:tcPrChange>
          </w:tcPr>
          <w:p w14:paraId="31982BB2" w14:textId="27667322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  <w:tcPrChange w:id="219" w:author="Stickler, Mercedes M. (E3/LTRM)" w:date="2014-11-21T17:51:00Z">
              <w:tcPr>
                <w:tcW w:w="1350" w:type="dxa"/>
              </w:tcPr>
            </w:tcPrChange>
          </w:tcPr>
          <w:p w14:paraId="35D123EE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220" w:author="Stickler, Mercedes M. (E3/LTRM)" w:date="2014-11-21T17:51:00Z">
              <w:tcPr>
                <w:tcW w:w="1260" w:type="dxa"/>
              </w:tcPr>
            </w:tcPrChange>
          </w:tcPr>
          <w:p w14:paraId="335C3A41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676B69" w14:paraId="1659573D" w14:textId="77777777" w:rsidTr="00CF76C0">
        <w:trPr>
          <w:trHeight w:val="647"/>
          <w:trPrChange w:id="221" w:author="Stickler, Mercedes M. (E3/LTRM)" w:date="2014-11-21T17:51:00Z">
            <w:trPr>
              <w:trHeight w:val="647"/>
            </w:trPr>
          </w:trPrChange>
        </w:trPr>
        <w:tc>
          <w:tcPr>
            <w:tcW w:w="1717" w:type="dxa"/>
            <w:tcPrChange w:id="222" w:author="Stickler, Mercedes M. (E3/LTRM)" w:date="2014-11-21T17:51:00Z">
              <w:tcPr>
                <w:tcW w:w="1717" w:type="dxa"/>
              </w:tcPr>
            </w:tcPrChange>
          </w:tcPr>
          <w:p w14:paraId="33992957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Where and when a fire can be started</w:t>
            </w:r>
          </w:p>
        </w:tc>
        <w:tc>
          <w:tcPr>
            <w:tcW w:w="1811" w:type="dxa"/>
            <w:tcPrChange w:id="223" w:author="Stickler, Mercedes M. (E3/LTRM)" w:date="2014-11-21T17:51:00Z">
              <w:tcPr>
                <w:tcW w:w="1811" w:type="dxa"/>
              </w:tcPr>
            </w:tcPrChange>
          </w:tcPr>
          <w:p w14:paraId="15D3CC58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224" w:author="Stickler, Mercedes M. (E3/LTRM)" w:date="2014-11-21T17:51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7953085C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  <w:tcPrChange w:id="225" w:author="Stickler, Mercedes M. (E3/LTRM)" w:date="2014-11-21T17:51:00Z">
              <w:tcPr>
                <w:tcW w:w="900" w:type="dxa"/>
              </w:tcPr>
            </w:tcPrChange>
          </w:tcPr>
          <w:p w14:paraId="01749AB3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226" w:author="Stickler, Mercedes M. (E3/LTRM)" w:date="2014-11-21T17:51:00Z">
              <w:tcPr>
                <w:tcW w:w="1170" w:type="dxa"/>
              </w:tcPr>
            </w:tcPrChange>
          </w:tcPr>
          <w:p w14:paraId="3604BFA7" w14:textId="77777777" w:rsidR="00CF76C0" w:rsidRPr="00676B69" w:rsidRDefault="00CF76C0" w:rsidP="00E748FE">
            <w:pPr>
              <w:rPr>
                <w:ins w:id="227" w:author="Stickler, Mercedes M. (E3/LTRM)" w:date="2014-11-21T17:50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228" w:author="Stickler, Mercedes M. (E3/LTRM)" w:date="2014-11-21T17:51:00Z">
              <w:tcPr>
                <w:tcW w:w="1170" w:type="dxa"/>
              </w:tcPr>
            </w:tcPrChange>
          </w:tcPr>
          <w:p w14:paraId="715F8071" w14:textId="7791F8DA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  <w:tcPrChange w:id="229" w:author="Stickler, Mercedes M. (E3/LTRM)" w:date="2014-11-21T17:51:00Z">
              <w:tcPr>
                <w:tcW w:w="1350" w:type="dxa"/>
              </w:tcPr>
            </w:tcPrChange>
          </w:tcPr>
          <w:p w14:paraId="77CF70D3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230" w:author="Stickler, Mercedes M. (E3/LTRM)" w:date="2014-11-21T17:51:00Z">
              <w:tcPr>
                <w:tcW w:w="1260" w:type="dxa"/>
              </w:tcPr>
            </w:tcPrChange>
          </w:tcPr>
          <w:p w14:paraId="6C284B1B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676B69" w14:paraId="5220FE03" w14:textId="77777777" w:rsidTr="00CF76C0">
        <w:trPr>
          <w:trHeight w:val="683"/>
          <w:trPrChange w:id="231" w:author="Stickler, Mercedes M. (E3/LTRM)" w:date="2014-11-21T17:51:00Z">
            <w:trPr>
              <w:trHeight w:val="683"/>
            </w:trPr>
          </w:trPrChange>
        </w:trPr>
        <w:tc>
          <w:tcPr>
            <w:tcW w:w="1717" w:type="dxa"/>
            <w:tcPrChange w:id="232" w:author="Stickler, Mercedes M. (E3/LTRM)" w:date="2014-11-21T17:51:00Z">
              <w:tcPr>
                <w:tcW w:w="1717" w:type="dxa"/>
              </w:tcPr>
            </w:tcPrChange>
          </w:tcPr>
          <w:p w14:paraId="7C747D7F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Cutting trees for charcoaling</w:t>
            </w:r>
          </w:p>
          <w:p w14:paraId="1BFF7623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811" w:type="dxa"/>
            <w:tcPrChange w:id="233" w:author="Stickler, Mercedes M. (E3/LTRM)" w:date="2014-11-21T17:51:00Z">
              <w:tcPr>
                <w:tcW w:w="1811" w:type="dxa"/>
              </w:tcPr>
            </w:tcPrChange>
          </w:tcPr>
          <w:p w14:paraId="3263E014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234" w:author="Stickler, Mercedes M. (E3/LTRM)" w:date="2014-11-21T17:51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3C981E0E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  <w:tcPrChange w:id="235" w:author="Stickler, Mercedes M. (E3/LTRM)" w:date="2014-11-21T17:51:00Z">
              <w:tcPr>
                <w:tcW w:w="900" w:type="dxa"/>
              </w:tcPr>
            </w:tcPrChange>
          </w:tcPr>
          <w:p w14:paraId="32C5E12B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236" w:author="Stickler, Mercedes M. (E3/LTRM)" w:date="2014-11-21T17:51:00Z">
              <w:tcPr>
                <w:tcW w:w="1170" w:type="dxa"/>
              </w:tcPr>
            </w:tcPrChange>
          </w:tcPr>
          <w:p w14:paraId="0130774D" w14:textId="77777777" w:rsidR="00CF76C0" w:rsidRPr="00676B69" w:rsidRDefault="00CF76C0" w:rsidP="00E748FE">
            <w:pPr>
              <w:rPr>
                <w:ins w:id="237" w:author="Stickler, Mercedes M. (E3/LTRM)" w:date="2014-11-21T17:50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238" w:author="Stickler, Mercedes M. (E3/LTRM)" w:date="2014-11-21T17:51:00Z">
              <w:tcPr>
                <w:tcW w:w="1170" w:type="dxa"/>
              </w:tcPr>
            </w:tcPrChange>
          </w:tcPr>
          <w:p w14:paraId="6C5BFF8B" w14:textId="6F393844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  <w:tcPrChange w:id="239" w:author="Stickler, Mercedes M. (E3/LTRM)" w:date="2014-11-21T17:51:00Z">
              <w:tcPr>
                <w:tcW w:w="1350" w:type="dxa"/>
              </w:tcPr>
            </w:tcPrChange>
          </w:tcPr>
          <w:p w14:paraId="206757EE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240" w:author="Stickler, Mercedes M. (E3/LTRM)" w:date="2014-11-21T17:51:00Z">
              <w:tcPr>
                <w:tcW w:w="1260" w:type="dxa"/>
              </w:tcPr>
            </w:tcPrChange>
          </w:tcPr>
          <w:p w14:paraId="37A5169C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676B69" w14:paraId="13C83849" w14:textId="77777777" w:rsidTr="00CF76C0">
        <w:trPr>
          <w:trHeight w:val="520"/>
          <w:trPrChange w:id="241" w:author="Stickler, Mercedes M. (E3/LTRM)" w:date="2014-11-21T17:51:00Z">
            <w:trPr>
              <w:trHeight w:val="520"/>
            </w:trPr>
          </w:trPrChange>
        </w:trPr>
        <w:tc>
          <w:tcPr>
            <w:tcW w:w="1717" w:type="dxa"/>
            <w:tcPrChange w:id="242" w:author="Stickler, Mercedes M. (E3/LTRM)" w:date="2014-11-21T17:51:00Z">
              <w:tcPr>
                <w:tcW w:w="1717" w:type="dxa"/>
              </w:tcPr>
            </w:tcPrChange>
          </w:tcPr>
          <w:p w14:paraId="56BDA895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Grazing livestock </w:t>
            </w:r>
          </w:p>
          <w:p w14:paraId="44F940C2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811" w:type="dxa"/>
            <w:tcPrChange w:id="243" w:author="Stickler, Mercedes M. (E3/LTRM)" w:date="2014-11-21T17:51:00Z">
              <w:tcPr>
                <w:tcW w:w="1811" w:type="dxa"/>
              </w:tcPr>
            </w:tcPrChange>
          </w:tcPr>
          <w:p w14:paraId="29362A25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244" w:author="Stickler, Mercedes M. (E3/LTRM)" w:date="2014-11-21T17:51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1DFB94DA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  <w:tcPrChange w:id="245" w:author="Stickler, Mercedes M. (E3/LTRM)" w:date="2014-11-21T17:51:00Z">
              <w:tcPr>
                <w:tcW w:w="900" w:type="dxa"/>
              </w:tcPr>
            </w:tcPrChange>
          </w:tcPr>
          <w:p w14:paraId="578A26A4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246" w:author="Stickler, Mercedes M. (E3/LTRM)" w:date="2014-11-21T17:51:00Z">
              <w:tcPr>
                <w:tcW w:w="1170" w:type="dxa"/>
              </w:tcPr>
            </w:tcPrChange>
          </w:tcPr>
          <w:p w14:paraId="0C781EBB" w14:textId="77777777" w:rsidR="00CF76C0" w:rsidRPr="00676B69" w:rsidRDefault="00CF76C0" w:rsidP="00E748FE">
            <w:pPr>
              <w:rPr>
                <w:ins w:id="247" w:author="Stickler, Mercedes M. (E3/LTRM)" w:date="2014-11-21T17:50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248" w:author="Stickler, Mercedes M. (E3/LTRM)" w:date="2014-11-21T17:51:00Z">
              <w:tcPr>
                <w:tcW w:w="1170" w:type="dxa"/>
              </w:tcPr>
            </w:tcPrChange>
          </w:tcPr>
          <w:p w14:paraId="69F94B4D" w14:textId="3B5D7C58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  <w:tcPrChange w:id="249" w:author="Stickler, Mercedes M. (E3/LTRM)" w:date="2014-11-21T17:51:00Z">
              <w:tcPr>
                <w:tcW w:w="1350" w:type="dxa"/>
              </w:tcPr>
            </w:tcPrChange>
          </w:tcPr>
          <w:p w14:paraId="1BCAAE21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250" w:author="Stickler, Mercedes M. (E3/LTRM)" w:date="2014-11-21T17:51:00Z">
              <w:tcPr>
                <w:tcW w:w="1260" w:type="dxa"/>
              </w:tcPr>
            </w:tcPrChange>
          </w:tcPr>
          <w:p w14:paraId="4986E3B5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676B69" w14:paraId="75BF49CB" w14:textId="77777777" w:rsidTr="00CF76C0">
        <w:trPr>
          <w:trHeight w:val="349"/>
          <w:trPrChange w:id="251" w:author="Stickler, Mercedes M. (E3/LTRM)" w:date="2014-11-21T17:51:00Z">
            <w:trPr>
              <w:trHeight w:val="349"/>
            </w:trPr>
          </w:trPrChange>
        </w:trPr>
        <w:tc>
          <w:tcPr>
            <w:tcW w:w="1717" w:type="dxa"/>
            <w:tcPrChange w:id="252" w:author="Stickler, Mercedes M. (E3/LTRM)" w:date="2014-11-21T17:51:00Z">
              <w:tcPr>
                <w:tcW w:w="1717" w:type="dxa"/>
              </w:tcPr>
            </w:tcPrChange>
          </w:tcPr>
          <w:p w14:paraId="0323F33C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Not cutting trees/bushes until they reach a particular size</w:t>
            </w:r>
          </w:p>
          <w:p w14:paraId="1536E671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811" w:type="dxa"/>
            <w:tcPrChange w:id="253" w:author="Stickler, Mercedes M. (E3/LTRM)" w:date="2014-11-21T17:51:00Z">
              <w:tcPr>
                <w:tcW w:w="1811" w:type="dxa"/>
              </w:tcPr>
            </w:tcPrChange>
          </w:tcPr>
          <w:p w14:paraId="763345E1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254" w:author="Stickler, Mercedes M. (E3/LTRM)" w:date="2014-11-21T17:51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280CCEDD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  <w:tcPrChange w:id="255" w:author="Stickler, Mercedes M. (E3/LTRM)" w:date="2014-11-21T17:51:00Z">
              <w:tcPr>
                <w:tcW w:w="900" w:type="dxa"/>
              </w:tcPr>
            </w:tcPrChange>
          </w:tcPr>
          <w:p w14:paraId="0E68AD29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256" w:author="Stickler, Mercedes M. (E3/LTRM)" w:date="2014-11-21T17:51:00Z">
              <w:tcPr>
                <w:tcW w:w="1170" w:type="dxa"/>
              </w:tcPr>
            </w:tcPrChange>
          </w:tcPr>
          <w:p w14:paraId="5D1B849A" w14:textId="77777777" w:rsidR="00CF76C0" w:rsidRPr="00676B69" w:rsidRDefault="00CF76C0" w:rsidP="00E748FE">
            <w:pPr>
              <w:rPr>
                <w:ins w:id="257" w:author="Stickler, Mercedes M. (E3/LTRM)" w:date="2014-11-21T17:50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258" w:author="Stickler, Mercedes M. (E3/LTRM)" w:date="2014-11-21T17:51:00Z">
              <w:tcPr>
                <w:tcW w:w="1170" w:type="dxa"/>
              </w:tcPr>
            </w:tcPrChange>
          </w:tcPr>
          <w:p w14:paraId="60C7AC33" w14:textId="773F93F1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  <w:tcPrChange w:id="259" w:author="Stickler, Mercedes M. (E3/LTRM)" w:date="2014-11-21T17:51:00Z">
              <w:tcPr>
                <w:tcW w:w="1350" w:type="dxa"/>
              </w:tcPr>
            </w:tcPrChange>
          </w:tcPr>
          <w:p w14:paraId="6726041B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260" w:author="Stickler, Mercedes M. (E3/LTRM)" w:date="2014-11-21T17:51:00Z">
              <w:tcPr>
                <w:tcW w:w="1260" w:type="dxa"/>
              </w:tcPr>
            </w:tcPrChange>
          </w:tcPr>
          <w:p w14:paraId="38786902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676B69" w14:paraId="6B306845" w14:textId="77777777" w:rsidTr="00CF76C0">
        <w:trPr>
          <w:trHeight w:val="332"/>
          <w:trPrChange w:id="261" w:author="Stickler, Mercedes M. (E3/LTRM)" w:date="2014-11-21T17:51:00Z">
            <w:trPr>
              <w:trHeight w:val="332"/>
            </w:trPr>
          </w:trPrChange>
        </w:trPr>
        <w:tc>
          <w:tcPr>
            <w:tcW w:w="1717" w:type="dxa"/>
            <w:tcPrChange w:id="262" w:author="Stickler, Mercedes M. (E3/LTRM)" w:date="2014-11-21T17:51:00Z">
              <w:tcPr>
                <w:tcW w:w="1717" w:type="dxa"/>
              </w:tcPr>
            </w:tcPrChange>
          </w:tcPr>
          <w:p w14:paraId="467EE58F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Not cutting certain species of trees</w:t>
            </w:r>
          </w:p>
        </w:tc>
        <w:tc>
          <w:tcPr>
            <w:tcW w:w="1811" w:type="dxa"/>
            <w:tcPrChange w:id="263" w:author="Stickler, Mercedes M. (E3/LTRM)" w:date="2014-11-21T17:51:00Z">
              <w:tcPr>
                <w:tcW w:w="1811" w:type="dxa"/>
              </w:tcPr>
            </w:tcPrChange>
          </w:tcPr>
          <w:p w14:paraId="0D397FAF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264" w:author="Stickler, Mercedes M. (E3/LTRM)" w:date="2014-11-21T17:51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71E42327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  <w:tcPrChange w:id="265" w:author="Stickler, Mercedes M. (E3/LTRM)" w:date="2014-11-21T17:51:00Z">
              <w:tcPr>
                <w:tcW w:w="900" w:type="dxa"/>
              </w:tcPr>
            </w:tcPrChange>
          </w:tcPr>
          <w:p w14:paraId="5825936A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266" w:author="Stickler, Mercedes M. (E3/LTRM)" w:date="2014-11-21T17:51:00Z">
              <w:tcPr>
                <w:tcW w:w="1170" w:type="dxa"/>
              </w:tcPr>
            </w:tcPrChange>
          </w:tcPr>
          <w:p w14:paraId="35E75180" w14:textId="77777777" w:rsidR="00CF76C0" w:rsidRPr="00676B69" w:rsidRDefault="00CF76C0" w:rsidP="00E748FE">
            <w:pPr>
              <w:rPr>
                <w:ins w:id="267" w:author="Stickler, Mercedes M. (E3/LTRM)" w:date="2014-11-21T17:50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268" w:author="Stickler, Mercedes M. (E3/LTRM)" w:date="2014-11-21T17:51:00Z">
              <w:tcPr>
                <w:tcW w:w="1170" w:type="dxa"/>
              </w:tcPr>
            </w:tcPrChange>
          </w:tcPr>
          <w:p w14:paraId="34953A47" w14:textId="03BAF21F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  <w:tcPrChange w:id="269" w:author="Stickler, Mercedes M. (E3/LTRM)" w:date="2014-11-21T17:51:00Z">
              <w:tcPr>
                <w:tcW w:w="1350" w:type="dxa"/>
              </w:tcPr>
            </w:tcPrChange>
          </w:tcPr>
          <w:p w14:paraId="5BE9776E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270" w:author="Stickler, Mercedes M. (E3/LTRM)" w:date="2014-11-21T17:51:00Z">
              <w:tcPr>
                <w:tcW w:w="1260" w:type="dxa"/>
              </w:tcPr>
            </w:tcPrChange>
          </w:tcPr>
          <w:p w14:paraId="2697954C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3B1D03C5" w14:textId="77777777" w:rsidR="00AC500F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8"/>
        <w:gridCol w:w="4860"/>
      </w:tblGrid>
      <w:tr w:rsidR="00AC500F" w14:paraId="05A4C589" w14:textId="77777777" w:rsidTr="00816B27">
        <w:tc>
          <w:tcPr>
            <w:tcW w:w="5868" w:type="dxa"/>
          </w:tcPr>
          <w:p w14:paraId="63267B33" w14:textId="77777777" w:rsidR="00AC500F" w:rsidRPr="00D52A2B" w:rsidRDefault="00AC500F" w:rsidP="00E748FE">
            <w:pPr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>Penalty</w:t>
            </w:r>
          </w:p>
        </w:tc>
        <w:tc>
          <w:tcPr>
            <w:tcW w:w="4860" w:type="dxa"/>
          </w:tcPr>
          <w:p w14:paraId="56513D2D" w14:textId="77777777" w:rsidR="00AC500F" w:rsidRPr="00D52A2B" w:rsidRDefault="00AC500F" w:rsidP="00E748FE">
            <w:pPr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</w:pPr>
            <w:r w:rsidRPr="00D52A2B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>Who follows rules</w:t>
            </w:r>
          </w:p>
        </w:tc>
      </w:tr>
      <w:tr w:rsidR="00AC500F" w14:paraId="4FDD4DB6" w14:textId="77777777" w:rsidTr="00816B27">
        <w:tc>
          <w:tcPr>
            <w:tcW w:w="5868" w:type="dxa"/>
          </w:tcPr>
          <w:p w14:paraId="1D3AD89C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>1-Seize the product</w:t>
            </w:r>
          </w:p>
          <w:p w14:paraId="7594A938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2-Seize tools </w:t>
            </w:r>
          </w:p>
          <w:p w14:paraId="632CAD4C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3-Cash fine; note the amount</w:t>
            </w:r>
          </w:p>
          <w:p w14:paraId="44012270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4- Labor contribution; please specify the number of days</w:t>
            </w:r>
          </w:p>
          <w:p w14:paraId="7A92F6C1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5 – In-kind contribution; pleas specify the product and amount </w:t>
            </w:r>
          </w:p>
          <w:p w14:paraId="731142AC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6-Harvesting/collection restrictions</w:t>
            </w:r>
          </w:p>
          <w:p w14:paraId="7837A45C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7- Corporeal punishment</w:t>
            </w:r>
          </w:p>
          <w:p w14:paraId="09A96293" w14:textId="77777777" w:rsidR="00AC500F" w:rsidRPr="00951C25" w:rsidRDefault="00AC500F" w:rsidP="00816B27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8-Sent to jail</w:t>
            </w:r>
          </w:p>
          <w:p w14:paraId="42374C56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9-Sent to DFO</w:t>
            </w:r>
          </w:p>
          <w:p w14:paraId="5E785C27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10- Sent to chief</w:t>
            </w:r>
          </w:p>
          <w:p w14:paraId="4A742700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97- Other; please specify</w:t>
            </w:r>
          </w:p>
          <w:p w14:paraId="6508F4E1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23A73953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  <w:p w14:paraId="614EF9F8" w14:textId="77777777" w:rsidR="00AC500F" w:rsidRPr="00951C25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860" w:type="dxa"/>
          </w:tcPr>
          <w:p w14:paraId="2DD8909D" w14:textId="77777777" w:rsidR="00AC500F" w:rsidRPr="00951C25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1-Nearly everyone in the community</w:t>
            </w:r>
          </w:p>
          <w:p w14:paraId="683091A1" w14:textId="77777777" w:rsidR="00AC500F" w:rsidRPr="00951C25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2- Most community members</w:t>
            </w:r>
          </w:p>
          <w:p w14:paraId="2A4FA8FA" w14:textId="77777777" w:rsidR="00AC500F" w:rsidRPr="00951C25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3- About half of the community</w:t>
            </w:r>
          </w:p>
          <w:p w14:paraId="4D125058" w14:textId="77777777" w:rsidR="00AC500F" w:rsidRPr="00951C25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4- Some/a few members of the community</w:t>
            </w:r>
          </w:p>
          <w:p w14:paraId="52A10B6C" w14:textId="77777777" w:rsidR="00AC500F" w:rsidRPr="00951C25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 xml:space="preserve">5 – No one follows the rules </w:t>
            </w:r>
          </w:p>
          <w:p w14:paraId="5D2E9E35" w14:textId="77777777" w:rsidR="00816B27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3E013865" w14:textId="6078404D" w:rsidR="00AC500F" w:rsidRPr="00816B27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</w:tr>
    </w:tbl>
    <w:p w14:paraId="77FB22D8" w14:textId="77777777" w:rsidR="00AC500F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7874AF9A" w14:textId="77777777" w:rsidR="00AC500F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2F819FF5" w14:textId="77777777" w:rsidR="00AC500F" w:rsidRPr="00676B69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940"/>
        <w:gridCol w:w="3690"/>
        <w:gridCol w:w="990"/>
      </w:tblGrid>
      <w:tr w:rsidR="00AC500F" w:rsidRPr="00676B69" w14:paraId="5DC5F550" w14:textId="77777777" w:rsidTr="00E748F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23AF8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FD0213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Who is primarily responsible for the enforcement of these government/official legal rules related to forest/wooded land? </w:t>
            </w:r>
          </w:p>
          <w:p w14:paraId="4C4585C4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2299B94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1-DFO</w:t>
            </w:r>
          </w:p>
          <w:p w14:paraId="31423B68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2-ZAWA</w:t>
            </w:r>
          </w:p>
          <w:p w14:paraId="54EDD8ED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3-CRB</w:t>
            </w:r>
          </w:p>
          <w:p w14:paraId="43A7D543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please specify</w:t>
            </w:r>
          </w:p>
          <w:p w14:paraId="18AD4B07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888-Don’t know</w:t>
            </w:r>
          </w:p>
          <w:p w14:paraId="4B23FD4C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999-Prefer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B91777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4C7F5E84" w14:textId="77777777" w:rsidTr="00E748F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0EA0A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F2B4B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How effectively are government/official legal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enforced?</w:t>
            </w:r>
          </w:p>
          <w:p w14:paraId="762CB5C8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C46BC2F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30AE1ABC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224478F6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37E146F7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86C4427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38A3D7E6" w14:textId="77777777" w:rsidTr="00E748F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9B955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27C162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government/official legal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are fair? 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E32755D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30CD436F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4DA0BA36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A148EFF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BE9D42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18BE36D9" w14:textId="77777777" w:rsidTr="00E748FE">
        <w:trPr>
          <w:trHeight w:val="1134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9E7431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9DC22E9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 the government/official legal penalties enforced equally across different groups in your community?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6D343DCD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0833E221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4976BAD1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6AE9D1EB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  <w:p w14:paraId="27271717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1AD846E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275498AE" w14:textId="77777777" w:rsidTr="00E748FE">
        <w:trPr>
          <w:trHeight w:val="804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544ACFDD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5515317E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If no, please describe.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2918914E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2E8B31B5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2CFEB476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425DE630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1B8632FD" w14:textId="77777777" w:rsidTr="00E748FE">
        <w:trPr>
          <w:trHeight w:val="1047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720B7F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930017E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government/official legal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penalties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 fair?</w:t>
            </w:r>
          </w:p>
          <w:p w14:paraId="41B63071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056D27A9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4797323F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0E6F690A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631D696A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  <w:p w14:paraId="7A61FDF7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C58F39B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124452BE" w14:textId="77777777" w:rsidTr="00E748FE">
        <w:trPr>
          <w:trHeight w:val="89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065ED7CD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7F897650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If no, please describe.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578CC6A9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4EAE14F0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07662956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754C7C2A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</w:tbl>
    <w:p w14:paraId="622703AF" w14:textId="77777777" w:rsidR="00AC500F" w:rsidRPr="00676B69" w:rsidRDefault="00AC500F" w:rsidP="00AC500F">
      <w:pPr>
        <w:rPr>
          <w:rFonts w:ascii="Gill Sans MT" w:hAnsi="Gill Sans MT"/>
          <w:b/>
          <w:sz w:val="22"/>
          <w:szCs w:val="22"/>
          <w:u w:val="single"/>
        </w:rPr>
      </w:pPr>
    </w:p>
    <w:p w14:paraId="28A90C73" w14:textId="77777777" w:rsidR="00AC500F" w:rsidRDefault="00AC500F" w:rsidP="00AC500F">
      <w:pPr>
        <w:rPr>
          <w:rFonts w:ascii="Gill Sans MT" w:hAnsi="Gill Sans MT" w:cs="Arial"/>
          <w:sz w:val="20"/>
          <w:szCs w:val="20"/>
        </w:rPr>
      </w:pPr>
    </w:p>
    <w:p w14:paraId="66A730F9" w14:textId="77777777" w:rsidR="00AC500F" w:rsidRPr="000721E5" w:rsidRDefault="00AC500F" w:rsidP="00AC500F">
      <w:pPr>
        <w:rPr>
          <w:rFonts w:ascii="Gill Sans MT" w:hAnsi="Gill Sans MT"/>
          <w:b/>
        </w:rPr>
      </w:pPr>
      <w:r w:rsidRPr="000721E5">
        <w:rPr>
          <w:rFonts w:ascii="Gill Sans MT" w:hAnsi="Gill Sans MT"/>
          <w:b/>
        </w:rPr>
        <w:t xml:space="preserve">FOREST CONFLICT: INCIDENCE AND MANAGEMENT </w:t>
      </w:r>
    </w:p>
    <w:tbl>
      <w:tblPr>
        <w:tblW w:w="101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490"/>
        <w:gridCol w:w="4500"/>
      </w:tblGrid>
      <w:tr w:rsidR="00816B27" w:rsidRPr="00033701" w14:paraId="137F5859" w14:textId="77777777" w:rsidTr="00816B2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EB9B1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F69118" w14:textId="77777777" w:rsidR="00816B27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what are the most common kinds of forest land and resource related conflicts WITHIN (between members of the community) your community? </w:t>
            </w:r>
          </w:p>
          <w:p w14:paraId="70291EBB" w14:textId="77777777" w:rsidR="00816B27" w:rsidRPr="00033701" w:rsidRDefault="00816B27" w:rsidP="00E748FE">
            <w:pPr>
              <w:contextualSpacing/>
              <w:rPr>
                <w:rFonts w:ascii="Gill Sans MT" w:hAnsi="Gill Sans MT"/>
                <w:color w:val="000000"/>
              </w:rPr>
            </w:pPr>
            <w:r>
              <w:rPr>
                <w:rFonts w:ascii="Gill Sans MT" w:hAnsi="Gill Sans MT"/>
              </w:rPr>
              <w:t>PROBE AND CODE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48CE40A" w14:textId="77777777" w:rsidR="00816B27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>
              <w:rPr>
                <w:rFonts w:ascii="Gill Sans MT" w:hAnsi="Gill Sans MT" w:cs="Times New Roman"/>
                <w:w w:val="105"/>
              </w:rPr>
              <w:t xml:space="preserve">0=There are no conflicts </w:t>
            </w:r>
          </w:p>
          <w:p w14:paraId="5C155A6D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Boundary conflicts</w:t>
            </w:r>
          </w:p>
          <w:p w14:paraId="3A3AFF1C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Which NTFPs can and cannot be harvested from forests</w:t>
            </w:r>
          </w:p>
          <w:p w14:paraId="0459A426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lastRenderedPageBreak/>
              <w:t>3= Grazing of livestock in forests</w:t>
            </w:r>
          </w:p>
          <w:p w14:paraId="7DFB0A83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Cutting trees in forests</w:t>
            </w:r>
          </w:p>
          <w:p w14:paraId="22CF3316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5=Ownership over trees in forests</w:t>
            </w:r>
          </w:p>
          <w:p w14:paraId="01E79143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Fires or burning in the forest</w:t>
            </w:r>
          </w:p>
          <w:p w14:paraId="2BBC68A5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Hunting or fishing</w:t>
            </w:r>
          </w:p>
          <w:p w14:paraId="76074959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 Other, please specify</w:t>
            </w:r>
          </w:p>
          <w:p w14:paraId="1095D026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5E5EFC2C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442001" w:rsidRPr="00033701" w14:paraId="5DF64C02" w14:textId="77777777" w:rsidTr="00816B27">
        <w:trPr>
          <w:trHeight w:val="2021"/>
          <w:ins w:id="271" w:author="Stickler, Mercedes M. (E3/LTRM)" w:date="2014-11-21T17:51:00Z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EDA982" w14:textId="77777777" w:rsidR="00442001" w:rsidRPr="00033701" w:rsidRDefault="00442001" w:rsidP="00E748FE">
            <w:pPr>
              <w:contextualSpacing/>
              <w:rPr>
                <w:ins w:id="272" w:author="Stickler, Mercedes M. (E3/LTRM)" w:date="2014-11-21T17:51:00Z"/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573A6FF" w14:textId="77777777" w:rsidR="00442001" w:rsidRPr="00033701" w:rsidRDefault="00442001" w:rsidP="00442001">
            <w:pPr>
              <w:contextualSpacing/>
              <w:rPr>
                <w:ins w:id="273" w:author="Stickler, Mercedes M. (E3/LTRM)" w:date="2014-11-21T17:52:00Z"/>
                <w:rFonts w:ascii="Gill Sans MT" w:hAnsi="Gill Sans MT"/>
              </w:rPr>
            </w:pPr>
            <w:ins w:id="274" w:author="Stickler, Mercedes M. (E3/LTRM)" w:date="2014-11-21T17:52:00Z">
              <w:r w:rsidRPr="00033701">
                <w:rPr>
                  <w:rFonts w:ascii="Gill Sans MT" w:hAnsi="Gill Sans MT"/>
                </w:rPr>
                <w:t xml:space="preserve">In the past 12 months, about how many total conflicts occurred WITHIN (between members of the community) your community? </w:t>
              </w:r>
            </w:ins>
          </w:p>
          <w:p w14:paraId="6C8CCA06" w14:textId="77777777" w:rsidR="00442001" w:rsidRPr="00033701" w:rsidRDefault="00442001" w:rsidP="00E748FE">
            <w:pPr>
              <w:contextualSpacing/>
              <w:rPr>
                <w:ins w:id="275" w:author="Stickler, Mercedes M. (E3/LTRM)" w:date="2014-11-21T17:51:00Z"/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02F344C" w14:textId="77777777" w:rsidR="00442001" w:rsidRPr="00033701" w:rsidRDefault="00442001" w:rsidP="00E748FE">
            <w:pPr>
              <w:contextualSpacing/>
              <w:rPr>
                <w:ins w:id="276" w:author="Stickler, Mercedes M. (E3/LTRM)" w:date="2014-11-21T17:51:00Z"/>
                <w:rFonts w:ascii="Gill Sans MT" w:hAnsi="Gill Sans MT"/>
              </w:rPr>
            </w:pPr>
          </w:p>
        </w:tc>
      </w:tr>
      <w:tr w:rsidR="00816B27" w:rsidRPr="00033701" w14:paraId="7469AD2B" w14:textId="77777777" w:rsidTr="00816B27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6D18BD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F5ACC4C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Compared to 3 years ago, do you think the number of forest land and resource related conflicts WITHIN (between members of the community) in your community has increased, decreased, or stayed the same?</w:t>
            </w:r>
          </w:p>
          <w:p w14:paraId="695C5DF1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178CDAB1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11AE809C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6E889F02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0A4914BA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30ACE6EF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74241D9C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2890F21E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5BA539E5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816B27" w:rsidRPr="00033701" w:rsidDel="00442001" w14:paraId="57A4001C" w14:textId="74A5FDFD" w:rsidTr="00816B27">
        <w:trPr>
          <w:trHeight w:val="945"/>
          <w:del w:id="277" w:author="Stickler, Mercedes M. (E3/LTRM)" w:date="2014-11-21T17:52:00Z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253971" w14:textId="60DA4021" w:rsidR="00816B27" w:rsidRPr="00033701" w:rsidDel="00442001" w:rsidRDefault="00816B27" w:rsidP="00E748FE">
            <w:pPr>
              <w:contextualSpacing/>
              <w:rPr>
                <w:del w:id="278" w:author="Stickler, Mercedes M. (E3/LTRM)" w:date="2014-11-21T17:52:00Z"/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0197067" w14:textId="53274AF6" w:rsidR="00816B27" w:rsidRPr="00033701" w:rsidDel="00442001" w:rsidRDefault="00816B27" w:rsidP="00E748FE">
            <w:pPr>
              <w:contextualSpacing/>
              <w:rPr>
                <w:del w:id="279" w:author="Stickler, Mercedes M. (E3/LTRM)" w:date="2014-11-21T17:52:00Z"/>
                <w:rFonts w:ascii="Gill Sans MT" w:hAnsi="Gill Sans MT"/>
              </w:rPr>
            </w:pPr>
            <w:del w:id="280" w:author="Stickler, Mercedes M. (E3/LTRM)" w:date="2014-11-21T17:52:00Z">
              <w:r w:rsidRPr="00033701" w:rsidDel="00442001">
                <w:rPr>
                  <w:rFonts w:ascii="Gill Sans MT" w:hAnsi="Gill Sans MT"/>
                </w:rPr>
                <w:delText xml:space="preserve">In the past 12 months, about how many total conflicts occurred WITHIN (between members of the community) your community? </w:delText>
              </w:r>
            </w:del>
          </w:p>
          <w:p w14:paraId="7AF9FCC6" w14:textId="2FDB145F" w:rsidR="00816B27" w:rsidRPr="00033701" w:rsidDel="00442001" w:rsidRDefault="00816B27" w:rsidP="00E748FE">
            <w:pPr>
              <w:contextualSpacing/>
              <w:rPr>
                <w:del w:id="281" w:author="Stickler, Mercedes M. (E3/LTRM)" w:date="2014-11-21T17:52:00Z"/>
                <w:rFonts w:ascii="Gill Sans MT" w:hAnsi="Gill Sans MT"/>
              </w:rPr>
            </w:pPr>
          </w:p>
          <w:p w14:paraId="63634491" w14:textId="02A946F3" w:rsidR="00816B27" w:rsidRPr="00033701" w:rsidDel="00442001" w:rsidRDefault="00816B27" w:rsidP="00E748FE">
            <w:pPr>
              <w:contextualSpacing/>
              <w:rPr>
                <w:del w:id="282" w:author="Stickler, Mercedes M. (E3/LTRM)" w:date="2014-11-21T17:52:00Z"/>
                <w:rFonts w:ascii="Gill Sans MT" w:hAnsi="Gill Sans MT"/>
              </w:rPr>
            </w:pPr>
          </w:p>
          <w:p w14:paraId="724A6CA1" w14:textId="331381DD" w:rsidR="00816B27" w:rsidRPr="00033701" w:rsidDel="00442001" w:rsidRDefault="00816B27" w:rsidP="00E748FE">
            <w:pPr>
              <w:contextualSpacing/>
              <w:rPr>
                <w:del w:id="283" w:author="Stickler, Mercedes M. (E3/LTRM)" w:date="2014-11-21T17:52:00Z"/>
                <w:rFonts w:ascii="Gill Sans MT" w:hAnsi="Gill Sans MT"/>
              </w:rPr>
            </w:pPr>
          </w:p>
          <w:p w14:paraId="2C36434B" w14:textId="0E69CDDD" w:rsidR="00816B27" w:rsidRPr="00033701" w:rsidDel="00442001" w:rsidRDefault="00816B27" w:rsidP="00E748FE">
            <w:pPr>
              <w:contextualSpacing/>
              <w:rPr>
                <w:del w:id="284" w:author="Stickler, Mercedes M. (E3/LTRM)" w:date="2014-11-21T17:52:00Z"/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8C04FD1" w14:textId="0C0B41D9" w:rsidR="00816B27" w:rsidRPr="00033701" w:rsidDel="00442001" w:rsidRDefault="00816B27" w:rsidP="00E748FE">
            <w:pPr>
              <w:contextualSpacing/>
              <w:rPr>
                <w:del w:id="285" w:author="Stickler, Mercedes M. (E3/LTRM)" w:date="2014-11-21T17:52:00Z"/>
                <w:rFonts w:ascii="Gill Sans MT" w:hAnsi="Gill Sans MT"/>
              </w:rPr>
            </w:pPr>
          </w:p>
          <w:p w14:paraId="44C2C7E9" w14:textId="26E9DBE7" w:rsidR="00816B27" w:rsidRPr="00033701" w:rsidDel="00442001" w:rsidRDefault="00816B27" w:rsidP="00E748FE">
            <w:pPr>
              <w:contextualSpacing/>
              <w:rPr>
                <w:del w:id="286" w:author="Stickler, Mercedes M. (E3/LTRM)" w:date="2014-11-21T17:52:00Z"/>
                <w:rFonts w:ascii="Gill Sans MT" w:hAnsi="Gill Sans MT"/>
              </w:rPr>
            </w:pPr>
          </w:p>
        </w:tc>
      </w:tr>
      <w:tr w:rsidR="00442001" w:rsidRPr="00033701" w14:paraId="661299AF" w14:textId="77777777" w:rsidTr="00816B27">
        <w:trPr>
          <w:trHeight w:val="920"/>
          <w:ins w:id="287" w:author="Stickler, Mercedes M. (E3/LTRM)" w:date="2014-11-21T17:51:00Z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44CAD1" w14:textId="77777777" w:rsidR="00442001" w:rsidRPr="00033701" w:rsidRDefault="00442001" w:rsidP="00E748FE">
            <w:pPr>
              <w:contextualSpacing/>
              <w:rPr>
                <w:ins w:id="288" w:author="Stickler, Mercedes M. (E3/LTRM)" w:date="2014-11-21T17:51:00Z"/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E5749CE" w14:textId="77777777" w:rsidR="00442001" w:rsidRPr="00033701" w:rsidRDefault="00442001" w:rsidP="00442001">
            <w:pPr>
              <w:contextualSpacing/>
              <w:rPr>
                <w:ins w:id="289" w:author="Stickler, Mercedes M. (E3/LTRM)" w:date="2014-11-21T17:51:00Z"/>
                <w:rFonts w:ascii="Gill Sans MT" w:hAnsi="Gill Sans MT"/>
              </w:rPr>
            </w:pPr>
            <w:ins w:id="290" w:author="Stickler, Mercedes M. (E3/LTRM)" w:date="2014-11-21T17:51:00Z">
              <w:r w:rsidRPr="00033701">
                <w:rPr>
                  <w:rFonts w:ascii="Gill Sans MT" w:hAnsi="Gill Sans MT"/>
                </w:rPr>
                <w:t xml:space="preserve">How many of the conflicts that occurred in the past 12 months WITHIN your community resulted in violence or the destruction of property? </w:t>
              </w:r>
            </w:ins>
          </w:p>
          <w:p w14:paraId="6A255484" w14:textId="77777777" w:rsidR="00442001" w:rsidRPr="00033701" w:rsidRDefault="00442001" w:rsidP="00E748FE">
            <w:pPr>
              <w:rPr>
                <w:ins w:id="291" w:author="Stickler, Mercedes M. (E3/LTRM)" w:date="2014-11-21T17:51:00Z"/>
                <w:rFonts w:ascii="Gill Sans MT" w:eastAsia="Calibri" w:hAnsi="Gill Sans MT" w:cs="Times New Roman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5284CAF" w14:textId="77777777" w:rsidR="00442001" w:rsidRPr="00033701" w:rsidRDefault="00442001" w:rsidP="00E748FE">
            <w:pPr>
              <w:contextualSpacing/>
              <w:rPr>
                <w:ins w:id="292" w:author="Stickler, Mercedes M. (E3/LTRM)" w:date="2014-11-21T17:51:00Z"/>
                <w:rFonts w:ascii="Gill Sans MT" w:hAnsi="Gill Sans MT"/>
              </w:rPr>
            </w:pPr>
          </w:p>
        </w:tc>
      </w:tr>
      <w:tr w:rsidR="00816B27" w:rsidRPr="00033701" w14:paraId="4343D60C" w14:textId="77777777" w:rsidTr="00816B27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A52796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FEC712B" w14:textId="77777777" w:rsidR="00816B27" w:rsidRPr="00033701" w:rsidRDefault="00816B27" w:rsidP="00E748FE">
            <w:pPr>
              <w:rPr>
                <w:rFonts w:ascii="Gill Sans MT" w:eastAsia="Times New Roman" w:hAnsi="Gill Sans MT" w:cs="Times New Roman"/>
                <w:bCs/>
                <w:color w:val="000000"/>
              </w:rPr>
            </w:pPr>
            <w:r w:rsidRPr="00033701">
              <w:rPr>
                <w:rFonts w:ascii="Gill Sans MT" w:eastAsia="Calibri" w:hAnsi="Gill Sans MT" w:cs="Times New Roman"/>
              </w:rPr>
              <w:t>Compared to 3 years ago, do you think the intensity of forest related disputes between members of your community has increased, decreased, or stayed the same?</w:t>
            </w:r>
          </w:p>
          <w:p w14:paraId="0CBE69FF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FF51A46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78FDE9EF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4004756D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0619BD54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2480F41E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0221EA02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6A1B10A9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2B5B1D9B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816B27" w:rsidRPr="00033701" w:rsidDel="00442001" w14:paraId="665ACF36" w14:textId="185E53DA" w:rsidTr="00816B27">
        <w:trPr>
          <w:trHeight w:val="890"/>
          <w:del w:id="293" w:author="Stickler, Mercedes M. (E3/LTRM)" w:date="2014-11-21T17:51:00Z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7761CE" w14:textId="65B7247F" w:rsidR="00816B27" w:rsidRPr="00033701" w:rsidDel="00442001" w:rsidRDefault="00816B27" w:rsidP="00E748FE">
            <w:pPr>
              <w:contextualSpacing/>
              <w:rPr>
                <w:del w:id="294" w:author="Stickler, Mercedes M. (E3/LTRM)" w:date="2014-11-21T17:51:00Z"/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AEFCE57" w14:textId="07CBBE7C" w:rsidR="00816B27" w:rsidRPr="00033701" w:rsidDel="00442001" w:rsidRDefault="00816B27" w:rsidP="00E748FE">
            <w:pPr>
              <w:contextualSpacing/>
              <w:rPr>
                <w:del w:id="295" w:author="Stickler, Mercedes M. (E3/LTRM)" w:date="2014-11-21T17:51:00Z"/>
                <w:rFonts w:ascii="Gill Sans MT" w:hAnsi="Gill Sans MT"/>
              </w:rPr>
            </w:pPr>
            <w:del w:id="296" w:author="Stickler, Mercedes M. (E3/LTRM)" w:date="2014-11-21T17:51:00Z">
              <w:r w:rsidRPr="00033701" w:rsidDel="00442001">
                <w:rPr>
                  <w:rFonts w:ascii="Gill Sans MT" w:hAnsi="Gill Sans MT"/>
                </w:rPr>
                <w:delText xml:space="preserve">How many of the conflicts that occurred in the past 12 months WITHIN your community resulted in violence or the destruction of property? </w:delText>
              </w:r>
            </w:del>
          </w:p>
          <w:p w14:paraId="4CCBA36A" w14:textId="3E0012F9" w:rsidR="00816B27" w:rsidRPr="00033701" w:rsidDel="00442001" w:rsidRDefault="00816B27" w:rsidP="00442001">
            <w:pPr>
              <w:contextualSpacing/>
              <w:rPr>
                <w:del w:id="297" w:author="Stickler, Mercedes M. (E3/LTRM)" w:date="2014-11-21T17:51:00Z"/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B49021C" w14:textId="23E4B772" w:rsidR="00816B27" w:rsidRPr="00033701" w:rsidDel="00442001" w:rsidRDefault="00816B27" w:rsidP="00E748FE">
            <w:pPr>
              <w:contextualSpacing/>
              <w:rPr>
                <w:del w:id="298" w:author="Stickler, Mercedes M. (E3/LTRM)" w:date="2014-11-21T17:51:00Z"/>
                <w:rFonts w:ascii="Gill Sans MT" w:hAnsi="Gill Sans MT"/>
              </w:rPr>
            </w:pPr>
          </w:p>
        </w:tc>
      </w:tr>
      <w:tr w:rsidR="00816B27" w:rsidRPr="00033701" w14:paraId="73FFA879" w14:textId="77777777" w:rsidTr="00816B27">
        <w:trPr>
          <w:trHeight w:val="1246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CC3C6F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A3744CA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when conflicts over forest land and resources arise in this village, what person or group of people play the most important role in resolving those disputes? </w:t>
            </w: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556EABF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Headperson</w:t>
            </w:r>
          </w:p>
          <w:p w14:paraId="52789AC5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NGO</w:t>
            </w:r>
          </w:p>
          <w:p w14:paraId="77D65B4B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ZAWA</w:t>
            </w:r>
          </w:p>
          <w:p w14:paraId="75794361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Forest service (DFO)</w:t>
            </w:r>
          </w:p>
          <w:p w14:paraId="481AD93F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 Village committee</w:t>
            </w:r>
          </w:p>
          <w:p w14:paraId="490D2D36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YGL</w:t>
            </w:r>
          </w:p>
          <w:p w14:paraId="198C5CF7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Chief</w:t>
            </w:r>
          </w:p>
          <w:p w14:paraId="38D73C3C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 xml:space="preserve">8= </w:t>
            </w:r>
            <w:proofErr w:type="spellStart"/>
            <w:r w:rsidRPr="00033701">
              <w:rPr>
                <w:rFonts w:ascii="Gill Sans MT" w:hAnsi="Gill Sans MT" w:cs="Times New Roman"/>
                <w:w w:val="105"/>
              </w:rPr>
              <w:t>Induna</w:t>
            </w:r>
            <w:proofErr w:type="spellEnd"/>
          </w:p>
          <w:p w14:paraId="342E8EBB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9= CRB</w:t>
            </w:r>
          </w:p>
          <w:p w14:paraId="792679F7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10= Local government officials</w:t>
            </w:r>
          </w:p>
          <w:p w14:paraId="5421F75C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97= Other, specify</w:t>
            </w:r>
          </w:p>
          <w:p w14:paraId="361B5D5D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52D98390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  <w:tr w:rsidR="00816B27" w:rsidRPr="00033701" w14:paraId="124119CE" w14:textId="77777777" w:rsidTr="00816B2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F1FF8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AA4A3B" w14:textId="77777777" w:rsidR="00816B27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what are the most common kinds of </w:t>
            </w:r>
            <w:r>
              <w:rPr>
                <w:rFonts w:ascii="Gill Sans MT" w:hAnsi="Gill Sans MT"/>
              </w:rPr>
              <w:t xml:space="preserve">EXTERNAL </w:t>
            </w:r>
            <w:r w:rsidRPr="00033701">
              <w:rPr>
                <w:rFonts w:ascii="Gill Sans MT" w:hAnsi="Gill Sans MT"/>
              </w:rPr>
              <w:t xml:space="preserve">forest land and resource related </w:t>
            </w:r>
            <w:r>
              <w:rPr>
                <w:rFonts w:ascii="Gill Sans MT" w:hAnsi="Gill Sans MT"/>
              </w:rPr>
              <w:t xml:space="preserve">conflicts </w:t>
            </w:r>
            <w:r>
              <w:rPr>
                <w:rFonts w:ascii="Gill Sans MT" w:hAnsi="Gill Sans MT"/>
              </w:rPr>
              <w:lastRenderedPageBreak/>
              <w:t xml:space="preserve">that your community faces </w:t>
            </w:r>
            <w:r w:rsidRPr="00BA789A">
              <w:rPr>
                <w:rFonts w:ascii="Gill Sans MT" w:hAnsi="Gill Sans MT"/>
                <w:b/>
                <w:rPrChange w:id="299" w:author="Stickler, Mercedes M. (E3/LTRM)" w:date="2014-11-21T17:52:00Z">
                  <w:rPr>
                    <w:rFonts w:ascii="Gill Sans MT" w:hAnsi="Gill Sans MT"/>
                  </w:rPr>
                </w:rPrChange>
              </w:rPr>
              <w:t>with other communities</w:t>
            </w:r>
            <w:r>
              <w:rPr>
                <w:rFonts w:ascii="Gill Sans MT" w:hAnsi="Gill Sans MT"/>
              </w:rPr>
              <w:t xml:space="preserve">? </w:t>
            </w:r>
          </w:p>
          <w:p w14:paraId="48EE8ACE" w14:textId="77777777" w:rsidR="00816B27" w:rsidRPr="00033701" w:rsidRDefault="00816B27" w:rsidP="00E748FE">
            <w:pPr>
              <w:contextualSpacing/>
              <w:rPr>
                <w:rFonts w:ascii="Gill Sans MT" w:hAnsi="Gill Sans MT"/>
                <w:color w:val="000000"/>
              </w:rPr>
            </w:pPr>
            <w:r>
              <w:rPr>
                <w:rFonts w:ascii="Gill Sans MT" w:hAnsi="Gill Sans MT"/>
              </w:rPr>
              <w:t>PROBE AND CODE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24FE4B8" w14:textId="77777777" w:rsidR="00816B27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>
              <w:rPr>
                <w:rFonts w:ascii="Gill Sans MT" w:hAnsi="Gill Sans MT" w:cs="Times New Roman"/>
                <w:w w:val="105"/>
              </w:rPr>
              <w:lastRenderedPageBreak/>
              <w:t>0= There are no conflicts between this village and other villages</w:t>
            </w:r>
          </w:p>
          <w:p w14:paraId="4E061F30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lastRenderedPageBreak/>
              <w:t>1= Boundary conflicts</w:t>
            </w:r>
          </w:p>
          <w:p w14:paraId="5BE7650E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Which NTFPs can and cannot be harvested from forests</w:t>
            </w:r>
          </w:p>
          <w:p w14:paraId="571CBB27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Grazing of livestock in forests</w:t>
            </w:r>
          </w:p>
          <w:p w14:paraId="0444A4AF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Cutting trees in forests</w:t>
            </w:r>
          </w:p>
          <w:p w14:paraId="586E750F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5=Ownership over trees in forests</w:t>
            </w:r>
          </w:p>
          <w:p w14:paraId="208DB617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Fires or burning in the forest</w:t>
            </w:r>
          </w:p>
          <w:p w14:paraId="778F4A92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Hunting or fishing</w:t>
            </w:r>
          </w:p>
          <w:p w14:paraId="4F2CC869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 Other, please specify</w:t>
            </w:r>
          </w:p>
          <w:p w14:paraId="04114A47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265B2903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BA789A" w:rsidRPr="00033701" w14:paraId="4D046608" w14:textId="77777777" w:rsidTr="00816B27">
        <w:trPr>
          <w:trHeight w:val="2021"/>
          <w:ins w:id="300" w:author="Stickler, Mercedes M. (E3/LTRM)" w:date="2014-11-21T17:52:00Z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6913247" w14:textId="77777777" w:rsidR="00BA789A" w:rsidRPr="00033701" w:rsidRDefault="00BA789A" w:rsidP="00E748FE">
            <w:pPr>
              <w:contextualSpacing/>
              <w:rPr>
                <w:ins w:id="301" w:author="Stickler, Mercedes M. (E3/LTRM)" w:date="2014-11-21T17:52:00Z"/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124179E" w14:textId="77777777" w:rsidR="00BA789A" w:rsidRPr="00033701" w:rsidRDefault="00BA789A" w:rsidP="00BA789A">
            <w:pPr>
              <w:contextualSpacing/>
              <w:rPr>
                <w:ins w:id="302" w:author="Stickler, Mercedes M. (E3/LTRM)" w:date="2014-11-21T17:52:00Z"/>
                <w:rFonts w:ascii="Gill Sans MT" w:hAnsi="Gill Sans MT"/>
              </w:rPr>
            </w:pPr>
            <w:ins w:id="303" w:author="Stickler, Mercedes M. (E3/LTRM)" w:date="2014-11-21T17:52:00Z">
              <w:r w:rsidRPr="00033701">
                <w:rPr>
                  <w:rFonts w:ascii="Gill Sans MT" w:hAnsi="Gill Sans MT"/>
                </w:rPr>
                <w:t xml:space="preserve">In the past 12 months, about how many total conflicts occurred </w:t>
              </w:r>
              <w:r>
                <w:rPr>
                  <w:rFonts w:ascii="Gill Sans MT" w:hAnsi="Gill Sans MT"/>
                </w:rPr>
                <w:t xml:space="preserve">between your community and other communities? </w:t>
              </w:r>
              <w:r w:rsidRPr="00033701">
                <w:rPr>
                  <w:rFonts w:ascii="Gill Sans MT" w:hAnsi="Gill Sans MT"/>
                </w:rPr>
                <w:t xml:space="preserve"> </w:t>
              </w:r>
            </w:ins>
          </w:p>
          <w:p w14:paraId="7B429FC2" w14:textId="77777777" w:rsidR="00BA789A" w:rsidRPr="00033701" w:rsidRDefault="00BA789A" w:rsidP="00E748FE">
            <w:pPr>
              <w:contextualSpacing/>
              <w:rPr>
                <w:ins w:id="304" w:author="Stickler, Mercedes M. (E3/LTRM)" w:date="2014-11-21T17:52:00Z"/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45F7C319" w14:textId="77777777" w:rsidR="00BA789A" w:rsidRPr="00033701" w:rsidRDefault="00BA789A" w:rsidP="00E748FE">
            <w:pPr>
              <w:contextualSpacing/>
              <w:rPr>
                <w:ins w:id="305" w:author="Stickler, Mercedes M. (E3/LTRM)" w:date="2014-11-21T17:52:00Z"/>
                <w:rFonts w:ascii="Gill Sans MT" w:hAnsi="Gill Sans MT"/>
              </w:rPr>
            </w:pPr>
          </w:p>
        </w:tc>
      </w:tr>
      <w:tr w:rsidR="00816B27" w:rsidRPr="00033701" w14:paraId="0D615A45" w14:textId="77777777" w:rsidTr="00816B27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87B2C6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EE245F2" w14:textId="0E726AD5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Compared to 3 years ago, do you think the number of </w:t>
            </w:r>
            <w:r>
              <w:rPr>
                <w:rFonts w:ascii="Gill Sans MT" w:hAnsi="Gill Sans MT"/>
              </w:rPr>
              <w:t xml:space="preserve">EXTERNAL </w:t>
            </w:r>
            <w:r w:rsidRPr="00033701">
              <w:rPr>
                <w:rFonts w:ascii="Gill Sans MT" w:hAnsi="Gill Sans MT"/>
              </w:rPr>
              <w:t xml:space="preserve">forest land and resource related </w:t>
            </w:r>
            <w:r>
              <w:rPr>
                <w:rFonts w:ascii="Gill Sans MT" w:hAnsi="Gill Sans MT"/>
              </w:rPr>
              <w:t xml:space="preserve">conflicts that your community faces </w:t>
            </w:r>
            <w:r w:rsidRPr="00BA789A">
              <w:rPr>
                <w:rFonts w:ascii="Gill Sans MT" w:hAnsi="Gill Sans MT"/>
                <w:b/>
                <w:rPrChange w:id="306" w:author="Stickler, Mercedes M. (E3/LTRM)" w:date="2014-11-21T17:52:00Z">
                  <w:rPr>
                    <w:rFonts w:ascii="Gill Sans MT" w:hAnsi="Gill Sans MT"/>
                  </w:rPr>
                </w:rPrChange>
              </w:rPr>
              <w:t>with other communities</w:t>
            </w:r>
            <w:del w:id="307" w:author="Stickler, Mercedes M. (E3/LTRM)" w:date="2014-11-21T17:52:00Z">
              <w:r w:rsidDel="00BA789A">
                <w:rPr>
                  <w:rFonts w:ascii="Gill Sans MT" w:hAnsi="Gill Sans MT"/>
                </w:rPr>
                <w:delText>?</w:delText>
              </w:r>
            </w:del>
            <w:r>
              <w:rPr>
                <w:rFonts w:ascii="Gill Sans MT" w:hAnsi="Gill Sans MT"/>
              </w:rPr>
              <w:t xml:space="preserve"> </w:t>
            </w:r>
            <w:r w:rsidRPr="00033701">
              <w:rPr>
                <w:rFonts w:ascii="Gill Sans MT" w:hAnsi="Gill Sans MT"/>
              </w:rPr>
              <w:t>has increased, decreased, or stayed the same?</w:t>
            </w:r>
          </w:p>
          <w:p w14:paraId="49A243F5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115EF55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718B8E35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11DB6AB0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299896EA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5DE25297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4E8764EA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3B373ABA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50D4C39E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816B27" w:rsidRPr="00033701" w:rsidDel="00BA789A" w14:paraId="6CC78B77" w14:textId="1D4D1325" w:rsidTr="00816B27">
        <w:trPr>
          <w:trHeight w:val="945"/>
          <w:del w:id="308" w:author="Stickler, Mercedes M. (E3/LTRM)" w:date="2014-11-21T17:52:00Z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D0C2AF" w14:textId="50AADA98" w:rsidR="00816B27" w:rsidRPr="00033701" w:rsidDel="00BA789A" w:rsidRDefault="00816B27" w:rsidP="00E748FE">
            <w:pPr>
              <w:contextualSpacing/>
              <w:rPr>
                <w:del w:id="309" w:author="Stickler, Mercedes M. (E3/LTRM)" w:date="2014-11-21T17:52:00Z"/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5C9A790" w14:textId="7B9F80FB" w:rsidR="00816B27" w:rsidRPr="00033701" w:rsidDel="00BA789A" w:rsidRDefault="00816B27" w:rsidP="00E748FE">
            <w:pPr>
              <w:contextualSpacing/>
              <w:rPr>
                <w:del w:id="310" w:author="Stickler, Mercedes M. (E3/LTRM)" w:date="2014-11-21T17:52:00Z"/>
                <w:rFonts w:ascii="Gill Sans MT" w:hAnsi="Gill Sans MT"/>
              </w:rPr>
            </w:pPr>
            <w:del w:id="311" w:author="Stickler, Mercedes M. (E3/LTRM)" w:date="2014-11-21T17:52:00Z">
              <w:r w:rsidRPr="00033701" w:rsidDel="00BA789A">
                <w:rPr>
                  <w:rFonts w:ascii="Gill Sans MT" w:hAnsi="Gill Sans MT"/>
                </w:rPr>
                <w:delText xml:space="preserve">In the past 12 months, about how many total conflicts occurred </w:delText>
              </w:r>
              <w:r w:rsidDel="00BA789A">
                <w:rPr>
                  <w:rFonts w:ascii="Gill Sans MT" w:hAnsi="Gill Sans MT"/>
                </w:rPr>
                <w:delText xml:space="preserve">between your community and other communities? </w:delText>
              </w:r>
              <w:r w:rsidRPr="00033701" w:rsidDel="00BA789A">
                <w:rPr>
                  <w:rFonts w:ascii="Gill Sans MT" w:hAnsi="Gill Sans MT"/>
                </w:rPr>
                <w:delText xml:space="preserve"> </w:delText>
              </w:r>
            </w:del>
          </w:p>
          <w:p w14:paraId="042E200D" w14:textId="4590DD06" w:rsidR="00816B27" w:rsidRPr="00033701" w:rsidDel="00BA789A" w:rsidRDefault="00816B27" w:rsidP="00E748FE">
            <w:pPr>
              <w:contextualSpacing/>
              <w:rPr>
                <w:del w:id="312" w:author="Stickler, Mercedes M. (E3/LTRM)" w:date="2014-11-21T17:52:00Z"/>
                <w:rFonts w:ascii="Gill Sans MT" w:hAnsi="Gill Sans MT"/>
              </w:rPr>
            </w:pPr>
          </w:p>
          <w:p w14:paraId="789032F0" w14:textId="617C06EB" w:rsidR="00816B27" w:rsidRPr="00033701" w:rsidDel="00BA789A" w:rsidRDefault="00816B27" w:rsidP="00E748FE">
            <w:pPr>
              <w:contextualSpacing/>
              <w:rPr>
                <w:del w:id="313" w:author="Stickler, Mercedes M. (E3/LTRM)" w:date="2014-11-21T17:52:00Z"/>
                <w:rFonts w:ascii="Gill Sans MT" w:hAnsi="Gill Sans MT"/>
              </w:rPr>
            </w:pPr>
          </w:p>
          <w:p w14:paraId="4EFF256F" w14:textId="6E225A1B" w:rsidR="00816B27" w:rsidRPr="00033701" w:rsidDel="00BA789A" w:rsidRDefault="00816B27" w:rsidP="00E748FE">
            <w:pPr>
              <w:contextualSpacing/>
              <w:rPr>
                <w:del w:id="314" w:author="Stickler, Mercedes M. (E3/LTRM)" w:date="2014-11-21T17:52:00Z"/>
                <w:rFonts w:ascii="Gill Sans MT" w:hAnsi="Gill Sans MT"/>
              </w:rPr>
            </w:pPr>
          </w:p>
          <w:p w14:paraId="2D4C0418" w14:textId="36E7BDDD" w:rsidR="00816B27" w:rsidRPr="00033701" w:rsidDel="00BA789A" w:rsidRDefault="00816B27" w:rsidP="00E748FE">
            <w:pPr>
              <w:contextualSpacing/>
              <w:rPr>
                <w:del w:id="315" w:author="Stickler, Mercedes M. (E3/LTRM)" w:date="2014-11-21T17:52:00Z"/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845CE5B" w14:textId="736B8B18" w:rsidR="00816B27" w:rsidRPr="00033701" w:rsidDel="00BA789A" w:rsidRDefault="00816B27" w:rsidP="00E748FE">
            <w:pPr>
              <w:contextualSpacing/>
              <w:rPr>
                <w:del w:id="316" w:author="Stickler, Mercedes M. (E3/LTRM)" w:date="2014-11-21T17:52:00Z"/>
                <w:rFonts w:ascii="Gill Sans MT" w:hAnsi="Gill Sans MT"/>
              </w:rPr>
            </w:pPr>
          </w:p>
          <w:p w14:paraId="090A5766" w14:textId="7FC40051" w:rsidR="00816B27" w:rsidRPr="00033701" w:rsidDel="00BA789A" w:rsidRDefault="00816B27" w:rsidP="00E748FE">
            <w:pPr>
              <w:contextualSpacing/>
              <w:rPr>
                <w:del w:id="317" w:author="Stickler, Mercedes M. (E3/LTRM)" w:date="2014-11-21T17:52:00Z"/>
                <w:rFonts w:ascii="Gill Sans MT" w:hAnsi="Gill Sans MT"/>
              </w:rPr>
            </w:pPr>
          </w:p>
        </w:tc>
      </w:tr>
      <w:tr w:rsidR="00BA789A" w:rsidRPr="00033701" w14:paraId="225EEDB0" w14:textId="77777777" w:rsidTr="00816B27">
        <w:trPr>
          <w:trHeight w:val="920"/>
          <w:ins w:id="318" w:author="Stickler, Mercedes M. (E3/LTRM)" w:date="2014-11-21T17:52:00Z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57672A" w14:textId="77777777" w:rsidR="00BA789A" w:rsidRPr="00033701" w:rsidRDefault="00BA789A" w:rsidP="00E748FE">
            <w:pPr>
              <w:contextualSpacing/>
              <w:rPr>
                <w:ins w:id="319" w:author="Stickler, Mercedes M. (E3/LTRM)" w:date="2014-11-21T17:52:00Z"/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E1138FE" w14:textId="77777777" w:rsidR="00BA789A" w:rsidRPr="00033701" w:rsidRDefault="00BA789A" w:rsidP="00BA789A">
            <w:pPr>
              <w:contextualSpacing/>
              <w:rPr>
                <w:ins w:id="320" w:author="Stickler, Mercedes M. (E3/LTRM)" w:date="2014-11-21T17:52:00Z"/>
                <w:rFonts w:ascii="Gill Sans MT" w:hAnsi="Gill Sans MT"/>
              </w:rPr>
            </w:pPr>
            <w:ins w:id="321" w:author="Stickler, Mercedes M. (E3/LTRM)" w:date="2014-11-21T17:52:00Z">
              <w:r w:rsidRPr="00033701">
                <w:rPr>
                  <w:rFonts w:ascii="Gill Sans MT" w:hAnsi="Gill Sans MT"/>
                </w:rPr>
                <w:t xml:space="preserve">How many of the conflicts that occurred in the past 12 months </w:t>
              </w:r>
              <w:r>
                <w:rPr>
                  <w:rFonts w:ascii="Gill Sans MT" w:hAnsi="Gill Sans MT"/>
                </w:rPr>
                <w:t xml:space="preserve">between </w:t>
              </w:r>
              <w:r w:rsidRPr="00033701">
                <w:rPr>
                  <w:rFonts w:ascii="Gill Sans MT" w:hAnsi="Gill Sans MT"/>
                </w:rPr>
                <w:t xml:space="preserve">your community </w:t>
              </w:r>
              <w:r>
                <w:rPr>
                  <w:rFonts w:ascii="Gill Sans MT" w:hAnsi="Gill Sans MT"/>
                </w:rPr>
                <w:t xml:space="preserve">and other communities </w:t>
              </w:r>
              <w:r w:rsidRPr="00033701">
                <w:rPr>
                  <w:rFonts w:ascii="Gill Sans MT" w:hAnsi="Gill Sans MT"/>
                </w:rPr>
                <w:t xml:space="preserve">resulted in violence or the destruction of property? </w:t>
              </w:r>
            </w:ins>
          </w:p>
          <w:p w14:paraId="0B1D8503" w14:textId="77777777" w:rsidR="00BA789A" w:rsidRPr="00033701" w:rsidRDefault="00BA789A" w:rsidP="00E748FE">
            <w:pPr>
              <w:rPr>
                <w:ins w:id="322" w:author="Stickler, Mercedes M. (E3/LTRM)" w:date="2014-11-21T17:52:00Z"/>
                <w:rFonts w:ascii="Gill Sans MT" w:eastAsia="Calibri" w:hAnsi="Gill Sans MT" w:cs="Times New Roman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68473E6" w14:textId="77777777" w:rsidR="00BA789A" w:rsidRPr="00033701" w:rsidRDefault="00BA789A" w:rsidP="00E748FE">
            <w:pPr>
              <w:contextualSpacing/>
              <w:rPr>
                <w:ins w:id="323" w:author="Stickler, Mercedes M. (E3/LTRM)" w:date="2014-11-21T17:52:00Z"/>
                <w:rFonts w:ascii="Gill Sans MT" w:hAnsi="Gill Sans MT"/>
              </w:rPr>
            </w:pPr>
          </w:p>
        </w:tc>
      </w:tr>
      <w:tr w:rsidR="00816B27" w:rsidRPr="00033701" w14:paraId="55112A90" w14:textId="77777777" w:rsidTr="00816B27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3E42E6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5995655" w14:textId="77777777" w:rsidR="00816B27" w:rsidRPr="00033701" w:rsidRDefault="00816B27" w:rsidP="00E748FE">
            <w:pPr>
              <w:rPr>
                <w:rFonts w:ascii="Gill Sans MT" w:eastAsia="Times New Roman" w:hAnsi="Gill Sans MT" w:cs="Times New Roman"/>
                <w:bCs/>
                <w:color w:val="000000"/>
              </w:rPr>
            </w:pPr>
            <w:r w:rsidRPr="00033701">
              <w:rPr>
                <w:rFonts w:ascii="Gill Sans MT" w:eastAsia="Calibri" w:hAnsi="Gill Sans MT" w:cs="Times New Roman"/>
              </w:rPr>
              <w:t xml:space="preserve">Compared to 3 years ago, do you think the intensity of forest related disputes between </w:t>
            </w:r>
            <w:r>
              <w:rPr>
                <w:rFonts w:ascii="Gill Sans MT" w:eastAsia="Calibri" w:hAnsi="Gill Sans MT" w:cs="Times New Roman"/>
              </w:rPr>
              <w:t xml:space="preserve">your </w:t>
            </w:r>
            <w:r w:rsidRPr="00033701">
              <w:rPr>
                <w:rFonts w:ascii="Gill Sans MT" w:eastAsia="Calibri" w:hAnsi="Gill Sans MT" w:cs="Times New Roman"/>
              </w:rPr>
              <w:t xml:space="preserve">community </w:t>
            </w:r>
            <w:r>
              <w:rPr>
                <w:rFonts w:ascii="Gill Sans MT" w:eastAsia="Calibri" w:hAnsi="Gill Sans MT" w:cs="Times New Roman"/>
              </w:rPr>
              <w:t xml:space="preserve">and other communities </w:t>
            </w:r>
            <w:r w:rsidRPr="00033701">
              <w:rPr>
                <w:rFonts w:ascii="Gill Sans MT" w:eastAsia="Calibri" w:hAnsi="Gill Sans MT" w:cs="Times New Roman"/>
              </w:rPr>
              <w:t>has increased, decreased, or stayed the same?</w:t>
            </w:r>
          </w:p>
          <w:p w14:paraId="1691E07C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55DB435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26D75A2E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2EAB532E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7DA2D596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6AE8DF70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02D0C6F3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1E6D041D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574389FA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816B27" w:rsidRPr="00033701" w:rsidDel="00BA789A" w14:paraId="3366095C" w14:textId="0B29ABD7" w:rsidTr="00816B27">
        <w:trPr>
          <w:trHeight w:val="890"/>
          <w:del w:id="324" w:author="Stickler, Mercedes M. (E3/LTRM)" w:date="2014-11-21T17:52:00Z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9AC1FD" w14:textId="75C4554B" w:rsidR="00816B27" w:rsidRPr="00033701" w:rsidDel="00BA789A" w:rsidRDefault="00816B27" w:rsidP="00E748FE">
            <w:pPr>
              <w:contextualSpacing/>
              <w:rPr>
                <w:del w:id="325" w:author="Stickler, Mercedes M. (E3/LTRM)" w:date="2014-11-21T17:52:00Z"/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210BB0F" w14:textId="7267400D" w:rsidR="00816B27" w:rsidRPr="00033701" w:rsidDel="00BA789A" w:rsidRDefault="00816B27" w:rsidP="00E748FE">
            <w:pPr>
              <w:contextualSpacing/>
              <w:rPr>
                <w:del w:id="326" w:author="Stickler, Mercedes M. (E3/LTRM)" w:date="2014-11-21T17:52:00Z"/>
                <w:rFonts w:ascii="Gill Sans MT" w:hAnsi="Gill Sans MT"/>
              </w:rPr>
            </w:pPr>
            <w:del w:id="327" w:author="Stickler, Mercedes M. (E3/LTRM)" w:date="2014-11-21T17:52:00Z">
              <w:r w:rsidRPr="00033701" w:rsidDel="00BA789A">
                <w:rPr>
                  <w:rFonts w:ascii="Gill Sans MT" w:hAnsi="Gill Sans MT"/>
                </w:rPr>
                <w:delText xml:space="preserve">How many of the conflicts that occurred in the past 12 months </w:delText>
              </w:r>
              <w:r w:rsidDel="00BA789A">
                <w:rPr>
                  <w:rFonts w:ascii="Gill Sans MT" w:hAnsi="Gill Sans MT"/>
                </w:rPr>
                <w:delText xml:space="preserve">between </w:delText>
              </w:r>
              <w:r w:rsidRPr="00033701" w:rsidDel="00BA789A">
                <w:rPr>
                  <w:rFonts w:ascii="Gill Sans MT" w:hAnsi="Gill Sans MT"/>
                </w:rPr>
                <w:delText xml:space="preserve">your community </w:delText>
              </w:r>
              <w:r w:rsidDel="00BA789A">
                <w:rPr>
                  <w:rFonts w:ascii="Gill Sans MT" w:hAnsi="Gill Sans MT"/>
                </w:rPr>
                <w:delText xml:space="preserve">and other communities </w:delText>
              </w:r>
              <w:r w:rsidRPr="00033701" w:rsidDel="00BA789A">
                <w:rPr>
                  <w:rFonts w:ascii="Gill Sans MT" w:hAnsi="Gill Sans MT"/>
                </w:rPr>
                <w:delText xml:space="preserve">resulted in violence or the destruction of property? </w:delText>
              </w:r>
            </w:del>
          </w:p>
          <w:p w14:paraId="36E51879" w14:textId="0809032E" w:rsidR="00816B27" w:rsidRPr="00033701" w:rsidDel="00BA789A" w:rsidRDefault="00816B27" w:rsidP="00BA789A">
            <w:pPr>
              <w:contextualSpacing/>
              <w:rPr>
                <w:del w:id="328" w:author="Stickler, Mercedes M. (E3/LTRM)" w:date="2014-11-21T17:52:00Z"/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DE8B4A0" w14:textId="5CCBA299" w:rsidR="00816B27" w:rsidRPr="00033701" w:rsidDel="00BA789A" w:rsidRDefault="00816B27" w:rsidP="00E748FE">
            <w:pPr>
              <w:contextualSpacing/>
              <w:rPr>
                <w:del w:id="329" w:author="Stickler, Mercedes M. (E3/LTRM)" w:date="2014-11-21T17:52:00Z"/>
                <w:rFonts w:ascii="Gill Sans MT" w:hAnsi="Gill Sans MT"/>
              </w:rPr>
            </w:pPr>
          </w:p>
        </w:tc>
      </w:tr>
      <w:tr w:rsidR="00816B27" w:rsidRPr="00033701" w14:paraId="1D2581A8" w14:textId="77777777" w:rsidTr="00816B27">
        <w:trPr>
          <w:trHeight w:val="1246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81E0D7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D9B90D0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when conflicts over forest land and resources arise </w:t>
            </w:r>
            <w:r>
              <w:rPr>
                <w:rFonts w:ascii="Gill Sans MT" w:hAnsi="Gill Sans MT"/>
              </w:rPr>
              <w:t>between this village and other villages</w:t>
            </w:r>
            <w:r w:rsidRPr="00033701">
              <w:rPr>
                <w:rFonts w:ascii="Gill Sans MT" w:hAnsi="Gill Sans MT"/>
              </w:rPr>
              <w:t xml:space="preserve">, what person or group of people play the most important role in resolving those disputes? </w:t>
            </w: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40F6D60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Headperson</w:t>
            </w:r>
          </w:p>
          <w:p w14:paraId="3EE3F8B5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NGO</w:t>
            </w:r>
          </w:p>
          <w:p w14:paraId="4AC902C2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ZAWA</w:t>
            </w:r>
          </w:p>
          <w:p w14:paraId="1C7B9F80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Forest service (DFO)</w:t>
            </w:r>
          </w:p>
          <w:p w14:paraId="4DA2AEDE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 Village committee</w:t>
            </w:r>
          </w:p>
          <w:p w14:paraId="751B4B6B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YGL</w:t>
            </w:r>
          </w:p>
          <w:p w14:paraId="332940BB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Chief</w:t>
            </w:r>
          </w:p>
          <w:p w14:paraId="50A51F53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 xml:space="preserve">8= </w:t>
            </w:r>
            <w:proofErr w:type="spellStart"/>
            <w:r w:rsidRPr="00033701">
              <w:rPr>
                <w:rFonts w:ascii="Gill Sans MT" w:hAnsi="Gill Sans MT" w:cs="Times New Roman"/>
                <w:w w:val="105"/>
              </w:rPr>
              <w:t>Induna</w:t>
            </w:r>
            <w:proofErr w:type="spellEnd"/>
          </w:p>
          <w:p w14:paraId="69AF8160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9= CRB</w:t>
            </w:r>
          </w:p>
          <w:p w14:paraId="0D0331FF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10= Local government officials</w:t>
            </w:r>
          </w:p>
          <w:p w14:paraId="4EA1A940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97= Other, specify</w:t>
            </w:r>
          </w:p>
          <w:p w14:paraId="2AE6DD22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lastRenderedPageBreak/>
              <w:t>888=Don’t know</w:t>
            </w:r>
          </w:p>
          <w:p w14:paraId="75BE35DE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  <w:tr w:rsidR="00816B27" w:rsidRPr="00033701" w14:paraId="6E176592" w14:textId="77777777" w:rsidTr="00816B2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BD52F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5E4D07" w14:textId="77777777" w:rsidR="00816B27" w:rsidRPr="00033701" w:rsidRDefault="00816B27" w:rsidP="00E748FE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In your opinion, is this process</w:t>
            </w:r>
            <w:r w:rsidRPr="00033701">
              <w:rPr>
                <w:rFonts w:ascii="Gill Sans MT" w:hAnsi="Gill Sans MT"/>
              </w:rPr>
              <w:t xml:space="preserve"> of resolving conflicts fair? </w:t>
            </w:r>
          </w:p>
          <w:p w14:paraId="78BE0764" w14:textId="77777777" w:rsidR="00816B27" w:rsidRPr="00033701" w:rsidRDefault="00816B27" w:rsidP="00E748FE">
            <w:pPr>
              <w:contextualSpacing/>
              <w:rPr>
                <w:rFonts w:ascii="Gill Sans MT" w:hAnsi="Gill Sans MT"/>
                <w:color w:val="000000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D2E7F4A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Yes</w:t>
            </w:r>
          </w:p>
          <w:p w14:paraId="6BD60C60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No</w:t>
            </w:r>
          </w:p>
          <w:p w14:paraId="0DA5BE8E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2A8C14D8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  <w:tr w:rsidR="00816B27" w:rsidRPr="00033701" w14:paraId="3385B406" w14:textId="77777777" w:rsidTr="00816B2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07672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ECB62D" w14:textId="77777777" w:rsidR="00816B27" w:rsidRPr="00033701" w:rsidRDefault="00816B27" w:rsidP="00E748FE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In your opinion, has this process of resolving conflicts brought about a</w:t>
            </w:r>
            <w:r w:rsidRPr="00033701">
              <w:rPr>
                <w:rFonts w:ascii="Gill Sans MT" w:hAnsi="Gill Sans MT"/>
              </w:rPr>
              <w:t xml:space="preserve"> lasting peace? 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415B01F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Yes</w:t>
            </w:r>
          </w:p>
          <w:p w14:paraId="4F124B96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No</w:t>
            </w:r>
          </w:p>
          <w:p w14:paraId="0BEA876C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3F59EA1D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  <w:tr w:rsidR="00816B27" w:rsidRPr="00033701" w14:paraId="378A9ED0" w14:textId="77777777" w:rsidTr="00816B2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80680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FE1871" w14:textId="77777777" w:rsidR="00816B27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what are the most common kinds of forest land and resource related </w:t>
            </w:r>
            <w:r>
              <w:rPr>
                <w:rFonts w:ascii="Gill Sans MT" w:hAnsi="Gill Sans MT"/>
              </w:rPr>
              <w:t xml:space="preserve">conflicts that your community experiences with </w:t>
            </w:r>
            <w:r w:rsidRPr="008C1A18">
              <w:rPr>
                <w:rFonts w:ascii="Gill Sans MT" w:hAnsi="Gill Sans MT"/>
                <w:b/>
                <w:rPrChange w:id="330" w:author="Stickler, Mercedes M. (E3/LTRM)" w:date="2014-11-21T17:53:00Z">
                  <w:rPr>
                    <w:rFonts w:ascii="Gill Sans MT" w:hAnsi="Gill Sans MT"/>
                  </w:rPr>
                </w:rPrChange>
              </w:rPr>
              <w:t>other EXTERNAL actors</w:t>
            </w:r>
            <w:r>
              <w:t xml:space="preserve"> (with </w:t>
            </w:r>
            <w:r w:rsidRPr="004E184F">
              <w:t>government offi</w:t>
            </w:r>
            <w:r>
              <w:t>cials, miners, investors, etc.)</w:t>
            </w:r>
            <w:r w:rsidRPr="00033701">
              <w:rPr>
                <w:rFonts w:ascii="Gill Sans MT" w:hAnsi="Gill Sans MT"/>
              </w:rPr>
              <w:t xml:space="preserve">? </w:t>
            </w:r>
          </w:p>
          <w:p w14:paraId="30FC8CE1" w14:textId="77777777" w:rsidR="00816B27" w:rsidRPr="00033701" w:rsidRDefault="00816B27" w:rsidP="00E748FE">
            <w:pPr>
              <w:contextualSpacing/>
              <w:rPr>
                <w:rFonts w:ascii="Gill Sans MT" w:hAnsi="Gill Sans MT"/>
                <w:color w:val="000000"/>
              </w:rPr>
            </w:pPr>
            <w:r>
              <w:rPr>
                <w:rFonts w:ascii="Gill Sans MT" w:hAnsi="Gill Sans MT"/>
              </w:rPr>
              <w:t>PROBE AND CODE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3B567E2" w14:textId="77777777" w:rsidR="00816B27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>
              <w:rPr>
                <w:rFonts w:ascii="Gill Sans MT" w:hAnsi="Gill Sans MT" w:cs="Times New Roman"/>
                <w:w w:val="105"/>
              </w:rPr>
              <w:t xml:space="preserve">0= There are no conflicts </w:t>
            </w:r>
          </w:p>
          <w:p w14:paraId="415F2244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Boundary conflicts</w:t>
            </w:r>
          </w:p>
          <w:p w14:paraId="79B26A62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Which NTFPs can and cannot be harvested from forests</w:t>
            </w:r>
          </w:p>
          <w:p w14:paraId="4CA83014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Grazing of livestock in forests</w:t>
            </w:r>
          </w:p>
          <w:p w14:paraId="6B49607B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Cutting trees in forests</w:t>
            </w:r>
          </w:p>
          <w:p w14:paraId="79073A21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5=Ownership over trees in forests</w:t>
            </w:r>
          </w:p>
          <w:p w14:paraId="254DF01D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Fires or burning in the forest</w:t>
            </w:r>
          </w:p>
          <w:p w14:paraId="3A014035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Hunting or fishing</w:t>
            </w:r>
          </w:p>
          <w:p w14:paraId="5D090985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 Other, please specify</w:t>
            </w:r>
          </w:p>
          <w:p w14:paraId="3EBF0C1B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42404B04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8C1A18" w:rsidRPr="00033701" w14:paraId="4AC96172" w14:textId="77777777" w:rsidTr="00816B27">
        <w:trPr>
          <w:trHeight w:val="2021"/>
          <w:ins w:id="331" w:author="Stickler, Mercedes M. (E3/LTRM)" w:date="2014-11-21T17:53:00Z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692F40" w14:textId="77777777" w:rsidR="008C1A18" w:rsidRPr="00033701" w:rsidRDefault="008C1A18" w:rsidP="00E748FE">
            <w:pPr>
              <w:contextualSpacing/>
              <w:rPr>
                <w:ins w:id="332" w:author="Stickler, Mercedes M. (E3/LTRM)" w:date="2014-11-21T17:53:00Z"/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7883863" w14:textId="77777777" w:rsidR="008C1A18" w:rsidRPr="00033701" w:rsidRDefault="008C1A18" w:rsidP="008C1A18">
            <w:pPr>
              <w:contextualSpacing/>
              <w:rPr>
                <w:ins w:id="333" w:author="Stickler, Mercedes M. (E3/LTRM)" w:date="2014-11-21T17:53:00Z"/>
                <w:rFonts w:ascii="Gill Sans MT" w:hAnsi="Gill Sans MT"/>
              </w:rPr>
            </w:pPr>
            <w:ins w:id="334" w:author="Stickler, Mercedes M. (E3/LTRM)" w:date="2014-11-21T17:53:00Z">
              <w:r w:rsidRPr="00033701">
                <w:rPr>
                  <w:rFonts w:ascii="Gill Sans MT" w:hAnsi="Gill Sans MT"/>
                </w:rPr>
                <w:t xml:space="preserve">In the past 12 months, about how many total conflicts occurred </w:t>
              </w:r>
              <w:r>
                <w:rPr>
                  <w:rFonts w:ascii="Gill Sans MT" w:hAnsi="Gill Sans MT"/>
                </w:rPr>
                <w:t xml:space="preserve">between your community and </w:t>
              </w:r>
              <w:r w:rsidRPr="00702FDB">
                <w:rPr>
                  <w:rFonts w:ascii="Gill Sans MT" w:hAnsi="Gill Sans MT"/>
                  <w:b/>
                </w:rPr>
                <w:t>EXTERNAL actors</w:t>
              </w:r>
              <w:r>
                <w:t xml:space="preserve"> (with </w:t>
              </w:r>
              <w:r w:rsidRPr="004E184F">
                <w:t>government offi</w:t>
              </w:r>
              <w:r>
                <w:t>cials, miners, investors, etc.)</w:t>
              </w:r>
            </w:ins>
          </w:p>
          <w:p w14:paraId="5E464C7E" w14:textId="77777777" w:rsidR="008C1A18" w:rsidRPr="00033701" w:rsidRDefault="008C1A18" w:rsidP="00E748FE">
            <w:pPr>
              <w:contextualSpacing/>
              <w:rPr>
                <w:ins w:id="335" w:author="Stickler, Mercedes M. (E3/LTRM)" w:date="2014-11-21T17:53:00Z"/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49F157FD" w14:textId="77777777" w:rsidR="008C1A18" w:rsidRPr="00033701" w:rsidRDefault="008C1A18" w:rsidP="00E748FE">
            <w:pPr>
              <w:contextualSpacing/>
              <w:rPr>
                <w:ins w:id="336" w:author="Stickler, Mercedes M. (E3/LTRM)" w:date="2014-11-21T17:53:00Z"/>
                <w:rFonts w:ascii="Gill Sans MT" w:hAnsi="Gill Sans MT"/>
              </w:rPr>
            </w:pPr>
          </w:p>
        </w:tc>
      </w:tr>
      <w:tr w:rsidR="00816B27" w:rsidRPr="00033701" w14:paraId="28971222" w14:textId="77777777" w:rsidTr="00816B27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FB5A8B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4CD5D30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Compared to 3 years ago, do you think the number of forest land and resource related conflicts </w:t>
            </w:r>
            <w:r>
              <w:rPr>
                <w:rFonts w:ascii="Gill Sans MT" w:hAnsi="Gill Sans MT"/>
              </w:rPr>
              <w:t>that your community has experienced wi</w:t>
            </w:r>
            <w:r w:rsidRPr="008C1A18">
              <w:rPr>
                <w:rFonts w:ascii="Gill Sans MT" w:hAnsi="Gill Sans MT"/>
                <w:b/>
                <w:rPrChange w:id="337" w:author="Stickler, Mercedes M. (E3/LTRM)" w:date="2014-11-21T17:53:00Z">
                  <w:rPr>
                    <w:rFonts w:ascii="Gill Sans MT" w:hAnsi="Gill Sans MT"/>
                  </w:rPr>
                </w:rPrChange>
              </w:rPr>
              <w:t>th other EXTERNAL actors</w:t>
            </w:r>
            <w:r>
              <w:t xml:space="preserve"> (with </w:t>
            </w:r>
            <w:r w:rsidRPr="004E184F">
              <w:t>government offi</w:t>
            </w:r>
            <w:r>
              <w:t xml:space="preserve">cials, miners, investors, etc.) </w:t>
            </w:r>
            <w:r w:rsidRPr="00033701">
              <w:rPr>
                <w:rFonts w:ascii="Gill Sans MT" w:hAnsi="Gill Sans MT"/>
              </w:rPr>
              <w:t>has increased, decreased, or stayed the same?</w:t>
            </w:r>
          </w:p>
          <w:p w14:paraId="657CDA58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01D14EFE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55D024C3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2D1F396A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21EA698E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38E04274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0E623C21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69A96540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229E28FC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816B27" w:rsidRPr="00033701" w:rsidDel="008C1A18" w14:paraId="6EF717D5" w14:textId="0D93C357" w:rsidTr="00816B27">
        <w:trPr>
          <w:trHeight w:val="945"/>
          <w:del w:id="338" w:author="Stickler, Mercedes M. (E3/LTRM)" w:date="2014-11-21T17:53:00Z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9F59E0" w14:textId="3FE81F2F" w:rsidR="00816B27" w:rsidRPr="00033701" w:rsidDel="008C1A18" w:rsidRDefault="00816B27" w:rsidP="00E748FE">
            <w:pPr>
              <w:contextualSpacing/>
              <w:rPr>
                <w:del w:id="339" w:author="Stickler, Mercedes M. (E3/LTRM)" w:date="2014-11-21T17:53:00Z"/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A47B0B4" w14:textId="53B590FE" w:rsidR="00816B27" w:rsidRPr="00033701" w:rsidDel="008C1A18" w:rsidRDefault="00816B27" w:rsidP="00E748FE">
            <w:pPr>
              <w:contextualSpacing/>
              <w:rPr>
                <w:del w:id="340" w:author="Stickler, Mercedes M. (E3/LTRM)" w:date="2014-11-21T17:53:00Z"/>
                <w:rFonts w:ascii="Gill Sans MT" w:hAnsi="Gill Sans MT"/>
              </w:rPr>
            </w:pPr>
            <w:del w:id="341" w:author="Stickler, Mercedes M. (E3/LTRM)" w:date="2014-11-21T17:53:00Z">
              <w:r w:rsidRPr="00033701" w:rsidDel="008C1A18">
                <w:rPr>
                  <w:rFonts w:ascii="Gill Sans MT" w:hAnsi="Gill Sans MT"/>
                </w:rPr>
                <w:delText xml:space="preserve">In the past 12 months, about how many total conflicts occurred </w:delText>
              </w:r>
              <w:r w:rsidDel="008C1A18">
                <w:rPr>
                  <w:rFonts w:ascii="Gill Sans MT" w:hAnsi="Gill Sans MT"/>
                </w:rPr>
                <w:delText xml:space="preserve">between your community and </w:delText>
              </w:r>
              <w:r w:rsidRPr="008C1A18" w:rsidDel="008C1A18">
                <w:rPr>
                  <w:rFonts w:ascii="Gill Sans MT" w:hAnsi="Gill Sans MT"/>
                  <w:b/>
                  <w:rPrChange w:id="342" w:author="Stickler, Mercedes M. (E3/LTRM)" w:date="2014-11-21T17:53:00Z">
                    <w:rPr>
                      <w:rFonts w:ascii="Gill Sans MT" w:hAnsi="Gill Sans MT"/>
                    </w:rPr>
                  </w:rPrChange>
                </w:rPr>
                <w:delText>EXTERNAL actors</w:delText>
              </w:r>
              <w:r w:rsidDel="008C1A18">
                <w:delText xml:space="preserve"> (with </w:delText>
              </w:r>
              <w:r w:rsidRPr="004E184F" w:rsidDel="008C1A18">
                <w:delText>government offi</w:delText>
              </w:r>
              <w:r w:rsidDel="008C1A18">
                <w:delText>cials, miners, investors, etc.)</w:delText>
              </w:r>
            </w:del>
          </w:p>
          <w:p w14:paraId="5B52CA6C" w14:textId="4701133C" w:rsidR="00816B27" w:rsidRPr="00033701" w:rsidDel="008C1A18" w:rsidRDefault="00816B27" w:rsidP="00E748FE">
            <w:pPr>
              <w:contextualSpacing/>
              <w:rPr>
                <w:del w:id="343" w:author="Stickler, Mercedes M. (E3/LTRM)" w:date="2014-11-21T17:53:00Z"/>
                <w:rFonts w:ascii="Gill Sans MT" w:hAnsi="Gill Sans MT"/>
              </w:rPr>
            </w:pPr>
          </w:p>
          <w:p w14:paraId="122C73B1" w14:textId="0F4BB160" w:rsidR="00816B27" w:rsidRPr="00033701" w:rsidDel="008C1A18" w:rsidRDefault="00816B27" w:rsidP="00E748FE">
            <w:pPr>
              <w:contextualSpacing/>
              <w:rPr>
                <w:del w:id="344" w:author="Stickler, Mercedes M. (E3/LTRM)" w:date="2014-11-21T17:53:00Z"/>
                <w:rFonts w:ascii="Gill Sans MT" w:hAnsi="Gill Sans MT"/>
              </w:rPr>
            </w:pPr>
          </w:p>
          <w:p w14:paraId="4E5F1AB3" w14:textId="65E07BC6" w:rsidR="00816B27" w:rsidRPr="00033701" w:rsidDel="008C1A18" w:rsidRDefault="00816B27" w:rsidP="00E748FE">
            <w:pPr>
              <w:contextualSpacing/>
              <w:rPr>
                <w:del w:id="345" w:author="Stickler, Mercedes M. (E3/LTRM)" w:date="2014-11-21T17:53:00Z"/>
                <w:rFonts w:ascii="Gill Sans MT" w:hAnsi="Gill Sans MT"/>
              </w:rPr>
            </w:pPr>
          </w:p>
          <w:p w14:paraId="31903738" w14:textId="6FF95B34" w:rsidR="00816B27" w:rsidRPr="00033701" w:rsidDel="008C1A18" w:rsidRDefault="00816B27" w:rsidP="00E748FE">
            <w:pPr>
              <w:contextualSpacing/>
              <w:rPr>
                <w:del w:id="346" w:author="Stickler, Mercedes M. (E3/LTRM)" w:date="2014-11-21T17:53:00Z"/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4A3324B" w14:textId="4C2CD8E5" w:rsidR="00816B27" w:rsidRPr="00033701" w:rsidDel="008C1A18" w:rsidRDefault="00816B27" w:rsidP="00E748FE">
            <w:pPr>
              <w:contextualSpacing/>
              <w:rPr>
                <w:del w:id="347" w:author="Stickler, Mercedes M. (E3/LTRM)" w:date="2014-11-21T17:53:00Z"/>
                <w:rFonts w:ascii="Gill Sans MT" w:hAnsi="Gill Sans MT"/>
              </w:rPr>
            </w:pPr>
          </w:p>
          <w:p w14:paraId="03CD1DA6" w14:textId="6F899E88" w:rsidR="00816B27" w:rsidRPr="00033701" w:rsidDel="008C1A18" w:rsidRDefault="00816B27" w:rsidP="00E748FE">
            <w:pPr>
              <w:contextualSpacing/>
              <w:rPr>
                <w:del w:id="348" w:author="Stickler, Mercedes M. (E3/LTRM)" w:date="2014-11-21T17:53:00Z"/>
                <w:rFonts w:ascii="Gill Sans MT" w:hAnsi="Gill Sans MT"/>
              </w:rPr>
            </w:pPr>
          </w:p>
        </w:tc>
      </w:tr>
      <w:tr w:rsidR="008C1A18" w:rsidRPr="00033701" w14:paraId="252B3096" w14:textId="77777777" w:rsidTr="00816B27">
        <w:trPr>
          <w:trHeight w:val="920"/>
          <w:ins w:id="349" w:author="Stickler, Mercedes M. (E3/LTRM)" w:date="2014-11-21T17:53:00Z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FA1507" w14:textId="77777777" w:rsidR="008C1A18" w:rsidRPr="00033701" w:rsidRDefault="008C1A18" w:rsidP="00E748FE">
            <w:pPr>
              <w:contextualSpacing/>
              <w:rPr>
                <w:ins w:id="350" w:author="Stickler, Mercedes M. (E3/LTRM)" w:date="2014-11-21T17:53:00Z"/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4AB3D89" w14:textId="77777777" w:rsidR="008C1A18" w:rsidRPr="00033701" w:rsidRDefault="008C1A18" w:rsidP="008C1A18">
            <w:pPr>
              <w:contextualSpacing/>
              <w:rPr>
                <w:ins w:id="351" w:author="Stickler, Mercedes M. (E3/LTRM)" w:date="2014-11-21T17:53:00Z"/>
                <w:rFonts w:ascii="Gill Sans MT" w:hAnsi="Gill Sans MT"/>
              </w:rPr>
            </w:pPr>
            <w:ins w:id="352" w:author="Stickler, Mercedes M. (E3/LTRM)" w:date="2014-11-21T17:53:00Z">
              <w:r w:rsidRPr="00033701">
                <w:rPr>
                  <w:rFonts w:ascii="Gill Sans MT" w:hAnsi="Gill Sans MT"/>
                </w:rPr>
                <w:t xml:space="preserve">How many of the conflicts that occurred in the past 12 months </w:t>
              </w:r>
              <w:r>
                <w:rPr>
                  <w:rFonts w:ascii="Gill Sans MT" w:hAnsi="Gill Sans MT"/>
                </w:rPr>
                <w:t>between your community and EXTERNAL actors</w:t>
              </w:r>
              <w:r>
                <w:t xml:space="preserve"> (with </w:t>
              </w:r>
              <w:r w:rsidRPr="004E184F">
                <w:t>government offi</w:t>
              </w:r>
              <w:r>
                <w:t>cials, miners, investors, etc.)</w:t>
              </w:r>
              <w:r w:rsidRPr="00033701">
                <w:rPr>
                  <w:rFonts w:ascii="Gill Sans MT" w:hAnsi="Gill Sans MT"/>
                </w:rPr>
                <w:t xml:space="preserve"> resulted in violence or the destruction of property? </w:t>
              </w:r>
            </w:ins>
          </w:p>
          <w:p w14:paraId="1F056AC3" w14:textId="77777777" w:rsidR="008C1A18" w:rsidRPr="00033701" w:rsidRDefault="008C1A18" w:rsidP="00E748FE">
            <w:pPr>
              <w:rPr>
                <w:ins w:id="353" w:author="Stickler, Mercedes M. (E3/LTRM)" w:date="2014-11-21T17:53:00Z"/>
                <w:rFonts w:ascii="Gill Sans MT" w:eastAsia="Calibri" w:hAnsi="Gill Sans MT" w:cs="Times New Roman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DDD7DAD" w14:textId="77777777" w:rsidR="008C1A18" w:rsidRPr="00033701" w:rsidRDefault="008C1A18" w:rsidP="00E748FE">
            <w:pPr>
              <w:contextualSpacing/>
              <w:rPr>
                <w:ins w:id="354" w:author="Stickler, Mercedes M. (E3/LTRM)" w:date="2014-11-21T17:53:00Z"/>
                <w:rFonts w:ascii="Gill Sans MT" w:hAnsi="Gill Sans MT"/>
              </w:rPr>
            </w:pPr>
          </w:p>
        </w:tc>
      </w:tr>
      <w:tr w:rsidR="00816B27" w:rsidRPr="00033701" w14:paraId="27CF4E36" w14:textId="77777777" w:rsidTr="00816B27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85A3EDE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92A811F" w14:textId="5180A485" w:rsidR="00816B27" w:rsidRPr="00033701" w:rsidRDefault="00816B27" w:rsidP="00E748FE">
            <w:pPr>
              <w:rPr>
                <w:rFonts w:ascii="Gill Sans MT" w:eastAsia="Times New Roman" w:hAnsi="Gill Sans MT" w:cs="Times New Roman"/>
                <w:bCs/>
                <w:color w:val="000000"/>
              </w:rPr>
            </w:pPr>
            <w:r w:rsidRPr="00033701">
              <w:rPr>
                <w:rFonts w:ascii="Gill Sans MT" w:eastAsia="Calibri" w:hAnsi="Gill Sans MT" w:cs="Times New Roman"/>
              </w:rPr>
              <w:t xml:space="preserve">Compared to 3 years ago, do you think the intensity of forest related </w:t>
            </w:r>
            <w:del w:id="355" w:author="Stickler, Mercedes M. (E3/LTRM)" w:date="2014-11-21T17:53:00Z">
              <w:r w:rsidRPr="00033701" w:rsidDel="008C1A18">
                <w:rPr>
                  <w:rFonts w:ascii="Gill Sans MT" w:eastAsia="Calibri" w:hAnsi="Gill Sans MT" w:cs="Times New Roman"/>
                </w:rPr>
                <w:delText xml:space="preserve">disputes </w:delText>
              </w:r>
            </w:del>
            <w:commentRangeStart w:id="356"/>
            <w:ins w:id="357" w:author="Stickler, Mercedes M. (E3/LTRM)" w:date="2014-11-21T17:53:00Z">
              <w:r w:rsidR="008C1A18">
                <w:rPr>
                  <w:rFonts w:ascii="Gill Sans MT" w:eastAsia="Calibri" w:hAnsi="Gill Sans MT" w:cs="Times New Roman"/>
                </w:rPr>
                <w:t>disagreements</w:t>
              </w:r>
              <w:r w:rsidR="008C1A18" w:rsidRPr="00033701">
                <w:rPr>
                  <w:rFonts w:ascii="Gill Sans MT" w:eastAsia="Calibri" w:hAnsi="Gill Sans MT" w:cs="Times New Roman"/>
                </w:rPr>
                <w:t xml:space="preserve"> </w:t>
              </w:r>
              <w:commentRangeEnd w:id="356"/>
              <w:r w:rsidR="008C1A18">
                <w:rPr>
                  <w:rStyle w:val="CommentReference"/>
                  <w:rFonts w:eastAsiaTheme="minorHAnsi"/>
                </w:rPr>
                <w:commentReference w:id="356"/>
              </w:r>
            </w:ins>
            <w:r w:rsidRPr="00033701">
              <w:rPr>
                <w:rFonts w:ascii="Gill Sans MT" w:eastAsia="Calibri" w:hAnsi="Gill Sans MT" w:cs="Times New Roman"/>
              </w:rPr>
              <w:t xml:space="preserve">between </w:t>
            </w:r>
            <w:r>
              <w:rPr>
                <w:rFonts w:ascii="Gill Sans MT" w:eastAsia="Calibri" w:hAnsi="Gill Sans MT" w:cs="Times New Roman"/>
              </w:rPr>
              <w:t xml:space="preserve">your community and </w:t>
            </w:r>
            <w:r>
              <w:rPr>
                <w:rFonts w:ascii="Gill Sans MT" w:hAnsi="Gill Sans MT"/>
              </w:rPr>
              <w:t>EXTERNAL actors</w:t>
            </w:r>
            <w:r>
              <w:t xml:space="preserve"> (with </w:t>
            </w:r>
            <w:r w:rsidRPr="004E184F">
              <w:t>government offi</w:t>
            </w:r>
            <w:r>
              <w:t>cials, miners, investors, etc.)</w:t>
            </w:r>
            <w:r>
              <w:rPr>
                <w:rFonts w:ascii="Gill Sans MT" w:eastAsia="Calibri" w:hAnsi="Gill Sans MT" w:cs="Times New Roman"/>
              </w:rPr>
              <w:t xml:space="preserve"> </w:t>
            </w:r>
            <w:r w:rsidRPr="00033701">
              <w:rPr>
                <w:rFonts w:ascii="Gill Sans MT" w:eastAsia="Calibri" w:hAnsi="Gill Sans MT" w:cs="Times New Roman"/>
              </w:rPr>
              <w:t xml:space="preserve">has increased, decreased, or </w:t>
            </w:r>
            <w:r w:rsidRPr="00033701">
              <w:rPr>
                <w:rFonts w:ascii="Gill Sans MT" w:eastAsia="Calibri" w:hAnsi="Gill Sans MT" w:cs="Times New Roman"/>
              </w:rPr>
              <w:lastRenderedPageBreak/>
              <w:t>stayed the same?</w:t>
            </w:r>
          </w:p>
          <w:p w14:paraId="4EA85E20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C2FBFA0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lastRenderedPageBreak/>
              <w:t>1=Increased a lot</w:t>
            </w:r>
          </w:p>
          <w:p w14:paraId="3ED73A56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61E5CD95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480CACE3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29515F8D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lastRenderedPageBreak/>
              <w:t>5=Decreased a lot</w:t>
            </w:r>
          </w:p>
          <w:p w14:paraId="31CB6AF5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63D2FE76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3078DD52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816B27" w:rsidRPr="00033701" w:rsidDel="008C1A18" w14:paraId="7069A60A" w14:textId="6B654C89" w:rsidTr="00816B27">
        <w:trPr>
          <w:trHeight w:val="890"/>
          <w:del w:id="358" w:author="Stickler, Mercedes M. (E3/LTRM)" w:date="2014-11-21T17:53:00Z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F822AA" w14:textId="2864775B" w:rsidR="00816B27" w:rsidRPr="00033701" w:rsidDel="008C1A18" w:rsidRDefault="00816B27" w:rsidP="00E748FE">
            <w:pPr>
              <w:contextualSpacing/>
              <w:rPr>
                <w:del w:id="359" w:author="Stickler, Mercedes M. (E3/LTRM)" w:date="2014-11-21T17:53:00Z"/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856C4AE" w14:textId="41D8C931" w:rsidR="00816B27" w:rsidRPr="00033701" w:rsidDel="008C1A18" w:rsidRDefault="00816B27" w:rsidP="00E748FE">
            <w:pPr>
              <w:contextualSpacing/>
              <w:rPr>
                <w:del w:id="360" w:author="Stickler, Mercedes M. (E3/LTRM)" w:date="2014-11-21T17:53:00Z"/>
                <w:rFonts w:ascii="Gill Sans MT" w:hAnsi="Gill Sans MT"/>
              </w:rPr>
            </w:pPr>
            <w:del w:id="361" w:author="Stickler, Mercedes M. (E3/LTRM)" w:date="2014-11-21T17:53:00Z">
              <w:r w:rsidRPr="00033701" w:rsidDel="008C1A18">
                <w:rPr>
                  <w:rFonts w:ascii="Gill Sans MT" w:hAnsi="Gill Sans MT"/>
                </w:rPr>
                <w:delText xml:space="preserve">How many of the conflicts that occurred in the past 12 months </w:delText>
              </w:r>
              <w:r w:rsidDel="008C1A18">
                <w:rPr>
                  <w:rFonts w:ascii="Gill Sans MT" w:hAnsi="Gill Sans MT"/>
                </w:rPr>
                <w:delText>between your community and EXTERNAL actors</w:delText>
              </w:r>
              <w:r w:rsidDel="008C1A18">
                <w:delText xml:space="preserve"> (with </w:delText>
              </w:r>
              <w:r w:rsidRPr="004E184F" w:rsidDel="008C1A18">
                <w:delText>government offi</w:delText>
              </w:r>
              <w:r w:rsidDel="008C1A18">
                <w:delText>cials, miners, investors, etc.)</w:delText>
              </w:r>
              <w:r w:rsidRPr="00033701" w:rsidDel="008C1A18">
                <w:rPr>
                  <w:rFonts w:ascii="Gill Sans MT" w:hAnsi="Gill Sans MT"/>
                </w:rPr>
                <w:delText xml:space="preserve"> resulted in violence or the destruction of property? </w:delText>
              </w:r>
            </w:del>
          </w:p>
          <w:p w14:paraId="03C3F06D" w14:textId="31439595" w:rsidR="00816B27" w:rsidRPr="00033701" w:rsidDel="008C1A18" w:rsidRDefault="00816B27" w:rsidP="008C1A18">
            <w:pPr>
              <w:contextualSpacing/>
              <w:rPr>
                <w:del w:id="362" w:author="Stickler, Mercedes M. (E3/LTRM)" w:date="2014-11-21T17:53:00Z"/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EEB3555" w14:textId="08CE3F76" w:rsidR="00816B27" w:rsidRPr="00033701" w:rsidDel="008C1A18" w:rsidRDefault="00816B27" w:rsidP="00E748FE">
            <w:pPr>
              <w:contextualSpacing/>
              <w:rPr>
                <w:del w:id="363" w:author="Stickler, Mercedes M. (E3/LTRM)" w:date="2014-11-21T17:53:00Z"/>
                <w:rFonts w:ascii="Gill Sans MT" w:hAnsi="Gill Sans MT"/>
              </w:rPr>
            </w:pPr>
          </w:p>
        </w:tc>
      </w:tr>
      <w:tr w:rsidR="00816B27" w:rsidRPr="00033701" w14:paraId="2A788F9B" w14:textId="77777777" w:rsidTr="00816B27">
        <w:trPr>
          <w:trHeight w:val="1246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13B543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F1D86E9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when conflicts over forest land and resources arise </w:t>
            </w:r>
            <w:r>
              <w:rPr>
                <w:rFonts w:ascii="Gill Sans MT" w:hAnsi="Gill Sans MT"/>
              </w:rPr>
              <w:t>between your community and EXTERNAL actors</w:t>
            </w:r>
            <w:r>
              <w:t xml:space="preserve"> (with </w:t>
            </w:r>
            <w:r w:rsidRPr="004E184F">
              <w:t>government offi</w:t>
            </w:r>
            <w:r>
              <w:t>cials, miners, investors, etc.)</w:t>
            </w:r>
            <w:r w:rsidRPr="00033701">
              <w:rPr>
                <w:rFonts w:ascii="Gill Sans MT" w:hAnsi="Gill Sans MT"/>
              </w:rPr>
              <w:t xml:space="preserve"> what person or group of people play the most important role in resolving those disputes? </w:t>
            </w: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ACD5BA2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Headperson</w:t>
            </w:r>
          </w:p>
          <w:p w14:paraId="5341182A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NGO</w:t>
            </w:r>
          </w:p>
          <w:p w14:paraId="0348D396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ZAWA</w:t>
            </w:r>
          </w:p>
          <w:p w14:paraId="1BE9CA2E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Forest service (DFO)</w:t>
            </w:r>
          </w:p>
          <w:p w14:paraId="72FE1263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 Village committee</w:t>
            </w:r>
          </w:p>
          <w:p w14:paraId="18146258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YGL</w:t>
            </w:r>
          </w:p>
          <w:p w14:paraId="610D7F8A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Chief</w:t>
            </w:r>
          </w:p>
          <w:p w14:paraId="5DE2CC77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 xml:space="preserve">8= </w:t>
            </w:r>
            <w:proofErr w:type="spellStart"/>
            <w:r w:rsidRPr="00033701">
              <w:rPr>
                <w:rFonts w:ascii="Gill Sans MT" w:hAnsi="Gill Sans MT" w:cs="Times New Roman"/>
                <w:w w:val="105"/>
              </w:rPr>
              <w:t>Induna</w:t>
            </w:r>
            <w:proofErr w:type="spellEnd"/>
          </w:p>
          <w:p w14:paraId="60CACA52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9= CRB</w:t>
            </w:r>
          </w:p>
          <w:p w14:paraId="5EC08481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10= Local government officials</w:t>
            </w:r>
          </w:p>
          <w:p w14:paraId="1AA8251A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97= Other, specify</w:t>
            </w:r>
          </w:p>
          <w:p w14:paraId="3FA420ED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168FECB5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  <w:tr w:rsidR="00816B27" w:rsidRPr="00033701" w14:paraId="461D0D39" w14:textId="77777777" w:rsidTr="00816B2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9FB75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0A2A6" w14:textId="77777777" w:rsidR="00816B27" w:rsidRPr="00033701" w:rsidRDefault="00816B27" w:rsidP="00E748FE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In your opinion, is this process</w:t>
            </w:r>
            <w:r w:rsidRPr="00033701">
              <w:rPr>
                <w:rFonts w:ascii="Gill Sans MT" w:hAnsi="Gill Sans MT"/>
              </w:rPr>
              <w:t xml:space="preserve"> of resolving conflicts fair? </w:t>
            </w:r>
          </w:p>
          <w:p w14:paraId="3C8CB0EB" w14:textId="77777777" w:rsidR="00816B27" w:rsidRPr="00033701" w:rsidRDefault="00816B27" w:rsidP="00E748FE">
            <w:pPr>
              <w:contextualSpacing/>
              <w:rPr>
                <w:rFonts w:ascii="Gill Sans MT" w:hAnsi="Gill Sans MT"/>
                <w:color w:val="000000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C6BEF73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Yes</w:t>
            </w:r>
          </w:p>
          <w:p w14:paraId="53CE04F0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No</w:t>
            </w:r>
          </w:p>
          <w:p w14:paraId="21A05643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1F1A1179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  <w:tr w:rsidR="00816B27" w:rsidRPr="00033701" w14:paraId="33A95054" w14:textId="77777777" w:rsidTr="00816B2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11B5F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D3F948" w14:textId="77777777" w:rsidR="00816B27" w:rsidRPr="00033701" w:rsidRDefault="00816B27" w:rsidP="00E748FE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In your opinion, has this process of resolving conflicts brought about a</w:t>
            </w:r>
            <w:r w:rsidRPr="00033701">
              <w:rPr>
                <w:rFonts w:ascii="Gill Sans MT" w:hAnsi="Gill Sans MT"/>
              </w:rPr>
              <w:t xml:space="preserve"> lasting peace? 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F0F1CF7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Yes</w:t>
            </w:r>
          </w:p>
          <w:p w14:paraId="31D71975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No</w:t>
            </w:r>
          </w:p>
          <w:p w14:paraId="23F85C5F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09FC6B34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</w:tbl>
    <w:p w14:paraId="784F6E3E" w14:textId="77777777" w:rsidR="00AC500F" w:rsidRDefault="00AC500F" w:rsidP="00AC500F">
      <w:pPr>
        <w:rPr>
          <w:rFonts w:ascii="Gill Sans MT" w:hAnsi="Gill Sans MT" w:cs="Arial"/>
          <w:sz w:val="20"/>
          <w:szCs w:val="20"/>
        </w:rPr>
      </w:pPr>
    </w:p>
    <w:p w14:paraId="412C75CD" w14:textId="77777777" w:rsidR="00AC500F" w:rsidRPr="00816B27" w:rsidRDefault="00AC500F" w:rsidP="00AC500F">
      <w:pPr>
        <w:rPr>
          <w:rFonts w:ascii="Gill Sans MT" w:hAnsi="Gill Sans MT"/>
          <w:sz w:val="22"/>
          <w:szCs w:val="22"/>
        </w:rPr>
      </w:pPr>
      <w:r w:rsidRPr="00816B27">
        <w:rPr>
          <w:rFonts w:ascii="Gill Sans MT" w:hAnsi="Gill Sans MT" w:cs="Arial"/>
          <w:sz w:val="22"/>
          <w:szCs w:val="22"/>
        </w:rPr>
        <w:t>Please rank/ grade the following list of assets/resources</w:t>
      </w:r>
      <w:r w:rsidRPr="00816B27">
        <w:rPr>
          <w:rFonts w:ascii="Gill Sans MT" w:hAnsi="Gill Sans MT" w:cs="Arial"/>
          <w:b/>
          <w:sz w:val="22"/>
          <w:szCs w:val="22"/>
        </w:rPr>
        <w:t xml:space="preserve">/ </w:t>
      </w:r>
      <w:r w:rsidRPr="00816B27">
        <w:rPr>
          <w:rFonts w:ascii="Gill Sans MT" w:hAnsi="Gill Sans MT" w:cs="Arial"/>
          <w:sz w:val="22"/>
          <w:szCs w:val="22"/>
        </w:rPr>
        <w:t xml:space="preserve">properties in terms of most important to least important for the future/development of your community </w:t>
      </w:r>
      <w:commentRangeStart w:id="364"/>
      <w:r w:rsidRPr="00816B27">
        <w:rPr>
          <w:rFonts w:ascii="Gill Sans MT" w:hAnsi="Gill Sans MT" w:cs="Arial"/>
          <w:sz w:val="22"/>
          <w:szCs w:val="22"/>
        </w:rPr>
        <w:t xml:space="preserve">from first to third </w:t>
      </w:r>
      <w:commentRangeEnd w:id="364"/>
      <w:r w:rsidR="00AC563D">
        <w:rPr>
          <w:rStyle w:val="CommentReference"/>
          <w:rFonts w:eastAsiaTheme="minorHAnsi"/>
        </w:rPr>
        <w:commentReference w:id="364"/>
      </w:r>
      <w:r w:rsidRPr="00816B27">
        <w:rPr>
          <w:rFonts w:ascii="Gill Sans MT" w:hAnsi="Gill Sans MT" w:cs="Arial"/>
          <w:sz w:val="22"/>
          <w:szCs w:val="22"/>
        </w:rPr>
        <w:t>most important.</w:t>
      </w:r>
    </w:p>
    <w:tbl>
      <w:tblPr>
        <w:tblW w:w="9844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214"/>
        <w:gridCol w:w="7711"/>
        <w:gridCol w:w="1919"/>
      </w:tblGrid>
      <w:tr w:rsidR="00AC500F" w:rsidRPr="00816B27" w14:paraId="04C025D3" w14:textId="77777777" w:rsidTr="00816B2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1AFFF3B" w14:textId="30BBAE40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7DF5865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>Health Clinic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4EEBFE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816B27" w14:paraId="16EE6B94" w14:textId="77777777" w:rsidTr="00816B2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A77CC1E" w14:textId="7885668A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0DE8B24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>Enough land to farm on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8CC1AA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816B27" w14:paraId="43D36CE3" w14:textId="77777777" w:rsidTr="00816B2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A1D7EB" w14:textId="3218B285" w:rsidR="00AC500F" w:rsidRPr="00816B27" w:rsidRDefault="00AC500F" w:rsidP="00816B27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2E53355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>New school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DEEF901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816B27" w14:paraId="4965B671" w14:textId="77777777" w:rsidTr="00816B2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10522EC" w14:textId="04ABE6FE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D198522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>Paved roads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155B8B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816B27" w14:paraId="7F8415F5" w14:textId="77777777" w:rsidTr="00816B2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E14E9CF" w14:textId="43F7635E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35AA574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>Forest resources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8A4BA1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816B27" w14:paraId="46D7A5E4" w14:textId="77777777" w:rsidTr="00816B2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94B5A3C" w14:textId="3EB1BEF4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AD15796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>Electricity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C19DA47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816B27" w14:paraId="55A781FC" w14:textId="77777777" w:rsidTr="00816B2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A03FC56" w14:textId="2B463025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5F44748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>Clean water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5F7F67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816B27" w14:paraId="40EAD430" w14:textId="77777777" w:rsidTr="00816B27">
        <w:trPr>
          <w:trHeight w:hRule="exact" w:val="453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9" w:tblpY="173"/>
              <w:tblW w:w="1009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30"/>
              <w:gridCol w:w="4230"/>
              <w:gridCol w:w="85"/>
              <w:gridCol w:w="3695"/>
              <w:gridCol w:w="649"/>
              <w:gridCol w:w="687"/>
              <w:gridCol w:w="14"/>
            </w:tblGrid>
            <w:tr w:rsidR="00AC500F" w:rsidRPr="00816B27" w14:paraId="2275B445" w14:textId="77777777" w:rsidTr="00E748FE">
              <w:trPr>
                <w:trHeight w:val="156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</w:tcPr>
                <w:p w14:paraId="16328C26" w14:textId="34F80E37" w:rsidR="00AC500F" w:rsidRPr="00816B27" w:rsidRDefault="00AC500F" w:rsidP="00E748FE">
                  <w:pPr>
                    <w:contextualSpacing/>
                    <w:rPr>
                      <w:rFonts w:ascii="Gill Sans MT" w:eastAsia="Calibri" w:hAnsi="Gill Sans MT" w:cs="Times New Roman"/>
                      <w:w w:val="105"/>
                      <w:sz w:val="22"/>
                      <w:szCs w:val="22"/>
                    </w:rPr>
                  </w:pPr>
                </w:p>
              </w:tc>
              <w:tc>
                <w:tcPr>
                  <w:tcW w:w="431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</w:tcBorders>
                </w:tcPr>
                <w:p w14:paraId="2C373AFD" w14:textId="77777777" w:rsidR="00AC500F" w:rsidRPr="00816B27" w:rsidRDefault="00AC500F" w:rsidP="00E748FE">
                  <w:pPr>
                    <w:rPr>
                      <w:rFonts w:ascii="Gill Sans MT" w:hAnsi="Gill Sans MT"/>
                      <w:bCs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bCs/>
                      <w:sz w:val="22"/>
                      <w:szCs w:val="22"/>
                    </w:rPr>
                    <w:t>Are any members of the community involved in a group that organizes activities related to the management of the forest (</w:t>
                  </w:r>
                  <w:proofErr w:type="spellStart"/>
                  <w:r w:rsidRPr="00816B27">
                    <w:rPr>
                      <w:rFonts w:ascii="Gill Sans MT" w:hAnsi="Gill Sans MT"/>
                      <w:bCs/>
                      <w:sz w:val="22"/>
                      <w:szCs w:val="22"/>
                    </w:rPr>
                    <w:t>eg</w:t>
                  </w:r>
                  <w:proofErr w:type="spellEnd"/>
                  <w:r w:rsidRPr="00816B27">
                    <w:rPr>
                      <w:rFonts w:ascii="Gill Sans MT" w:hAnsi="Gill Sans MT"/>
                      <w:bCs/>
                      <w:sz w:val="22"/>
                      <w:szCs w:val="22"/>
                    </w:rPr>
                    <w:t xml:space="preserve"> firefighting, patrolling, tourism, tree planting, </w:t>
                  </w:r>
                  <w:proofErr w:type="spellStart"/>
                  <w:r w:rsidRPr="00816B27">
                    <w:rPr>
                      <w:rFonts w:ascii="Gill Sans MT" w:hAnsi="Gill Sans MT"/>
                      <w:bCs/>
                      <w:sz w:val="22"/>
                      <w:szCs w:val="22"/>
                    </w:rPr>
                    <w:t>etc</w:t>
                  </w:r>
                  <w:proofErr w:type="spellEnd"/>
                  <w:r w:rsidRPr="00816B27">
                    <w:rPr>
                      <w:rFonts w:ascii="Gill Sans MT" w:hAnsi="Gill Sans MT"/>
                      <w:bCs/>
                      <w:sz w:val="22"/>
                      <w:szCs w:val="22"/>
                    </w:rPr>
                    <w:t>)</w:t>
                  </w:r>
                </w:p>
                <w:p w14:paraId="5DDEC3B1" w14:textId="77777777" w:rsidR="00AC500F" w:rsidRPr="00816B27" w:rsidRDefault="00AC500F" w:rsidP="00E748FE">
                  <w:pPr>
                    <w:contextualSpacing/>
                    <w:rPr>
                      <w:rFonts w:ascii="Gill Sans MT" w:eastAsia="Calibri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bCs/>
                      <w:i/>
                      <w:sz w:val="22"/>
                      <w:szCs w:val="22"/>
                    </w:rPr>
                    <w:t>If 0, skip to G35</w:t>
                  </w:r>
                </w:p>
              </w:tc>
              <w:tc>
                <w:tcPr>
                  <w:tcW w:w="4344" w:type="dxa"/>
                  <w:gridSpan w:val="2"/>
                  <w:tcBorders>
                    <w:top w:val="single" w:sz="4" w:space="0" w:color="000000"/>
                    <w:bottom w:val="single" w:sz="4" w:space="0" w:color="auto"/>
                    <w:right w:val="single" w:sz="18" w:space="0" w:color="000000"/>
                  </w:tcBorders>
                </w:tcPr>
                <w:p w14:paraId="46063797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sz w:val="22"/>
                      <w:szCs w:val="22"/>
                    </w:rPr>
                    <w:t>1=No</w:t>
                  </w:r>
                </w:p>
                <w:p w14:paraId="778F70F9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sz w:val="22"/>
                      <w:szCs w:val="22"/>
                    </w:rPr>
                    <w:t>2=Yes</w:t>
                  </w:r>
                  <w:r w:rsidRPr="00816B27" w:rsidDel="00226116">
                    <w:rPr>
                      <w:rFonts w:ascii="Gill Sans MT" w:hAnsi="Gill Sans MT"/>
                      <w:sz w:val="22"/>
                      <w:szCs w:val="22"/>
                    </w:rPr>
                    <w:t xml:space="preserve"> </w:t>
                  </w:r>
                </w:p>
                <w:p w14:paraId="54EDE77C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sz w:val="22"/>
                      <w:szCs w:val="22"/>
                    </w:rPr>
                    <w:t>888=Don’t know</w:t>
                  </w:r>
                </w:p>
                <w:p w14:paraId="45D65098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sz w:val="22"/>
                      <w:szCs w:val="22"/>
                    </w:rPr>
                    <w:t>999=Prefer not to respond</w:t>
                  </w:r>
                </w:p>
                <w:p w14:paraId="49DEBB2C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  <w:p w14:paraId="00BF6CAB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</w:tc>
              <w:tc>
                <w:tcPr>
                  <w:tcW w:w="701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4" w:space="0" w:color="auto"/>
                    <w:right w:val="single" w:sz="18" w:space="0" w:color="000000"/>
                  </w:tcBorders>
                </w:tcPr>
                <w:p w14:paraId="4AB87BE4" w14:textId="77777777" w:rsidR="00AC500F" w:rsidRPr="00816B27" w:rsidRDefault="00AC500F" w:rsidP="00E748FE">
                  <w:pPr>
                    <w:contextualSpacing/>
                    <w:rPr>
                      <w:rFonts w:ascii="Gill Sans MT" w:eastAsia="Calibri" w:hAnsi="Gill Sans MT" w:cs="Times New Roman"/>
                      <w:i/>
                      <w:color w:val="A6A6A6"/>
                      <w:sz w:val="22"/>
                      <w:szCs w:val="22"/>
                    </w:rPr>
                  </w:pPr>
                  <w:r w:rsidRPr="00816B27">
                    <w:rPr>
                      <w:rFonts w:ascii="Gill Sans MT" w:eastAsia="Calibri" w:hAnsi="Gill Sans MT" w:cs="Times New Roman"/>
                      <w:i/>
                      <w:color w:val="A6A6A6"/>
                      <w:sz w:val="22"/>
                      <w:szCs w:val="22"/>
                    </w:rPr>
                    <w:t>(Code)</w:t>
                  </w:r>
                </w:p>
              </w:tc>
            </w:tr>
            <w:tr w:rsidR="00AC500F" w:rsidRPr="00816B27" w14:paraId="34675254" w14:textId="77777777" w:rsidTr="00E748FE">
              <w:trPr>
                <w:trHeight w:val="1106"/>
              </w:trPr>
              <w:tc>
                <w:tcPr>
                  <w:tcW w:w="730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1891833A" w14:textId="77777777" w:rsidR="00AC500F" w:rsidRPr="00816B27" w:rsidRDefault="00AC500F" w:rsidP="00E748FE">
                  <w:pPr>
                    <w:contextualSpacing/>
                    <w:rPr>
                      <w:rFonts w:ascii="Gill Sans MT" w:eastAsia="Calibri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eastAsia="Calibri" w:hAnsi="Gill Sans MT" w:cs="Times New Roman"/>
                      <w:w w:val="105"/>
                      <w:sz w:val="22"/>
                      <w:szCs w:val="22"/>
                    </w:rPr>
                    <w:t>G2</w:t>
                  </w:r>
                </w:p>
              </w:tc>
              <w:tc>
                <w:tcPr>
                  <w:tcW w:w="431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</w:tcBorders>
                </w:tcPr>
                <w:p w14:paraId="2163F87A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  <w:lang w:eastAsia="zh-CN"/>
                    </w:rPr>
                  </w:pPr>
                  <w:r w:rsidRPr="00816B27">
                    <w:rPr>
                      <w:rFonts w:ascii="Gill Sans MT" w:hAnsi="Gill Sans MT"/>
                      <w:sz w:val="22"/>
                      <w:szCs w:val="22"/>
                      <w:lang w:eastAsia="zh-CN"/>
                    </w:rPr>
                    <w:t xml:space="preserve">What is the name of the committee/institution? </w:t>
                  </w:r>
                </w:p>
              </w:tc>
              <w:tc>
                <w:tcPr>
                  <w:tcW w:w="4344" w:type="dxa"/>
                  <w:gridSpan w:val="2"/>
                  <w:tcBorders>
                    <w:top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134020D6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  <w:p w14:paraId="1E387448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  <w:p w14:paraId="76D1AD05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  <w:p w14:paraId="64E781DD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</w:tc>
              <w:tc>
                <w:tcPr>
                  <w:tcW w:w="701" w:type="dxa"/>
                  <w:gridSpan w:val="2"/>
                  <w:tcBorders>
                    <w:top w:val="single" w:sz="4" w:space="0" w:color="auto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206DEE9A" w14:textId="77777777" w:rsidR="00AC500F" w:rsidRPr="00816B27" w:rsidRDefault="00AC500F" w:rsidP="00E748FE">
                  <w:pPr>
                    <w:contextualSpacing/>
                    <w:rPr>
                      <w:rFonts w:ascii="Gill Sans MT" w:eastAsia="Calibri" w:hAnsi="Gill Sans MT" w:cs="Times New Roman"/>
                      <w:i/>
                      <w:color w:val="A6A6A6"/>
                      <w:sz w:val="22"/>
                      <w:szCs w:val="22"/>
                    </w:rPr>
                  </w:pPr>
                </w:p>
              </w:tc>
            </w:tr>
            <w:tr w:rsidR="00AC500F" w:rsidRPr="00816B27" w14:paraId="17FE4C9B" w14:textId="77777777" w:rsidTr="00E748FE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7ACE25D2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G3</w:t>
                  </w:r>
                </w:p>
              </w:tc>
              <w:tc>
                <w:tcPr>
                  <w:tcW w:w="423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518DEA2A" w14:textId="77777777" w:rsidR="00AC500F" w:rsidRPr="00816B27" w:rsidRDefault="00AC500F" w:rsidP="00E748FE">
                  <w:pPr>
                    <w:rPr>
                      <w:rFonts w:ascii="Gill Sans MT" w:hAnsi="Gill Sans MT"/>
                      <w:bCs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bCs/>
                      <w:sz w:val="22"/>
                      <w:szCs w:val="22"/>
                    </w:rPr>
                    <w:t xml:space="preserve">What type of activities does the group do? </w:t>
                  </w:r>
                </w:p>
                <w:p w14:paraId="4C5D3748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bCs/>
                      <w:i/>
                      <w:sz w:val="22"/>
                      <w:szCs w:val="22"/>
                    </w:rPr>
                    <w:t>Select all that apply</w:t>
                  </w:r>
                </w:p>
              </w:tc>
              <w:tc>
                <w:tcPr>
                  <w:tcW w:w="3780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2F1E9FD2" w14:textId="77777777" w:rsidR="00AC500F" w:rsidRPr="00816B27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1=Planting trees</w:t>
                  </w:r>
                </w:p>
                <w:p w14:paraId="44E60CE3" w14:textId="77777777" w:rsidR="00AC500F" w:rsidRPr="00816B27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2=Cutting down undesired/competing trees</w:t>
                  </w:r>
                </w:p>
                <w:p w14:paraId="488932E3" w14:textId="77777777" w:rsidR="00AC500F" w:rsidRPr="00816B27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3=Protecting certain desired trees in the forest to promote the natural regeneration of the species</w:t>
                  </w:r>
                </w:p>
                <w:p w14:paraId="527200CF" w14:textId="77777777" w:rsidR="00AC500F" w:rsidRPr="00816B27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4=Protecting areas of forest for particular environmental services, like water catchment</w:t>
                  </w:r>
                </w:p>
                <w:p w14:paraId="7A95F6F0" w14:textId="77777777" w:rsidR="00AC500F" w:rsidRPr="00816B27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5=Protecting areas of forest for particular beliefs/spiritual services</w:t>
                  </w:r>
                </w:p>
                <w:p w14:paraId="662F4B0C" w14:textId="77777777" w:rsidR="00AC500F" w:rsidRPr="00816B27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6=Establishing clear use rights for a limited number of people to particular forest products (honey, trees)</w:t>
                  </w:r>
                </w:p>
                <w:p w14:paraId="3F5F00EC" w14:textId="77777777" w:rsidR="00AC500F" w:rsidRPr="00816B27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7=Extension/education about forest management</w:t>
                  </w:r>
                </w:p>
                <w:p w14:paraId="3AB33759" w14:textId="77777777" w:rsidR="00AC500F" w:rsidRPr="00816B27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8=Enacted bylaws (</w:t>
                  </w:r>
                  <w:proofErr w:type="spellStart"/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eg</w:t>
                  </w:r>
                  <w:proofErr w:type="spellEnd"/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 xml:space="preserve"> no bush burning in the forest)</w:t>
                  </w:r>
                </w:p>
                <w:p w14:paraId="085F3477" w14:textId="77777777" w:rsidR="00AC500F" w:rsidRPr="00816B27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 xml:space="preserve">9=Mapping/inventory of forest resources </w:t>
                  </w:r>
                </w:p>
                <w:p w14:paraId="476C789F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97=Other, specify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275C38DD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</w:p>
              </w:tc>
            </w:tr>
            <w:tr w:rsidR="00AC500F" w:rsidRPr="00816B27" w14:paraId="78E3E9F4" w14:textId="77777777" w:rsidTr="00E748FE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11CD9361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G4</w:t>
                  </w:r>
                </w:p>
              </w:tc>
              <w:tc>
                <w:tcPr>
                  <w:tcW w:w="423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169BA524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 xml:space="preserve">Is there any forest or woodland management plan in place? </w:t>
                  </w:r>
                </w:p>
              </w:tc>
              <w:tc>
                <w:tcPr>
                  <w:tcW w:w="3780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6C1B12B1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>1=Yes, formal (legal regulations)</w:t>
                  </w:r>
                </w:p>
                <w:p w14:paraId="65A90E7A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>2=Yes, traditional community rules</w:t>
                  </w:r>
                </w:p>
                <w:p w14:paraId="219D5A07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>3=Yes, other</w:t>
                  </w:r>
                </w:p>
                <w:p w14:paraId="2C93941D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>4=No</w:t>
                  </w:r>
                </w:p>
                <w:p w14:paraId="34A5E0A5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>888= Do not know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5AA7F80D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</w:p>
              </w:tc>
            </w:tr>
            <w:tr w:rsidR="00AC500F" w:rsidRPr="00816B27" w14:paraId="17213E9D" w14:textId="77777777" w:rsidTr="00E748FE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5A9330AC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G5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5BBF1A36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 xml:space="preserve">How many members are in the forest committee?      </w:t>
                  </w:r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(</w:t>
                  </w:r>
                  <w:proofErr w:type="spellStart"/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no_vlc</w:t>
                  </w:r>
                  <w:proofErr w:type="spellEnd"/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4D5D80C1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  <w:t>(Integer)</w:t>
                  </w:r>
                </w:p>
              </w:tc>
            </w:tr>
            <w:tr w:rsidR="00AC500F" w:rsidRPr="00816B27" w14:paraId="7494049B" w14:textId="77777777" w:rsidTr="00E748FE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716BBFFC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G6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4DB1142B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 xml:space="preserve">How many members of the forest management committee are women?   </w:t>
                  </w:r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(</w:t>
                  </w:r>
                  <w:proofErr w:type="spellStart"/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no_vlc_fem</w:t>
                  </w:r>
                  <w:proofErr w:type="spellEnd"/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1D5F8592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  <w:t>(Integer)</w:t>
                  </w:r>
                </w:p>
              </w:tc>
            </w:tr>
            <w:tr w:rsidR="00AC500F" w:rsidRPr="00816B27" w14:paraId="4DF1375C" w14:textId="77777777" w:rsidTr="00E748FE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6D81B4F4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G7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2407DE37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 xml:space="preserve">How many members of the forest management committee are under the age of 35? </w:t>
                  </w:r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(</w:t>
                  </w:r>
                  <w:proofErr w:type="spellStart"/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no_vlc_youth</w:t>
                  </w:r>
                  <w:proofErr w:type="spellEnd"/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5CE4BB45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  <w:t>(Integer)</w:t>
                  </w:r>
                </w:p>
              </w:tc>
            </w:tr>
            <w:tr w:rsidR="00AC500F" w:rsidRPr="00816B27" w14:paraId="11AD059A" w14:textId="77777777" w:rsidTr="00E748FE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39E5907A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G8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36E459CF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 xml:space="preserve">In the past year, how many forest management related meetings were held in your village? </w:t>
                  </w:r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(</w:t>
                  </w:r>
                  <w:proofErr w:type="spellStart"/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hvmeet</w:t>
                  </w:r>
                  <w:proofErr w:type="spellEnd"/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71562A98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  <w:t>(Integer)</w:t>
                  </w:r>
                </w:p>
              </w:tc>
            </w:tr>
          </w:tbl>
          <w:p w14:paraId="35BCAC81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>F.16h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2329640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>Salary jobs</w:t>
            </w:r>
          </w:p>
          <w:p w14:paraId="09BAD05F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  <w:p w14:paraId="5ED88C0D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  <w:p w14:paraId="3481A9C3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D5A6BEA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816B27" w14:paraId="2CD9D10F" w14:textId="77777777" w:rsidTr="00816B27">
        <w:trPr>
          <w:trHeight w:hRule="exact" w:val="550"/>
        </w:trPr>
        <w:tc>
          <w:tcPr>
            <w:tcW w:w="2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BDB09BC" w14:textId="3D9FC291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D113208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 xml:space="preserve">Enhanced access to markets to sell crops or products  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7B95AB6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</w:p>
        </w:tc>
      </w:tr>
      <w:tr w:rsidR="00AC500F" w:rsidRPr="00816B27" w14:paraId="4338324A" w14:textId="77777777" w:rsidTr="00816B27">
        <w:trPr>
          <w:trHeight w:hRule="exact" w:val="550"/>
        </w:trPr>
        <w:tc>
          <w:tcPr>
            <w:tcW w:w="2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B35F73A" w14:textId="2F2F1E0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05A508D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 xml:space="preserve">Farming and charcoaling practices that protect the environment 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3D0FAF4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816B27" w14:paraId="7100C1EE" w14:textId="77777777" w:rsidTr="00816B27">
        <w:trPr>
          <w:trHeight w:hRule="exact" w:val="550"/>
        </w:trPr>
        <w:tc>
          <w:tcPr>
            <w:tcW w:w="2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EE1DF1" w14:textId="523DFD66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2FF9752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 xml:space="preserve">New farming techniques (ex: tree nursery, fruit orchards, vegetable production, crop diversification, wood lots, etc.) 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25CE66C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</w:tbl>
    <w:p w14:paraId="5AF1C9EF" w14:textId="6575A8ED" w:rsidR="00336EC6" w:rsidRPr="00AC500F" w:rsidRDefault="00336EC6" w:rsidP="00AC500F">
      <w:pPr>
        <w:rPr>
          <w:rFonts w:ascii="Gill Sans MT" w:hAnsi="Gill Sans MT"/>
          <w:b/>
          <w:sz w:val="22"/>
          <w:szCs w:val="22"/>
          <w:u w:val="single"/>
        </w:rPr>
      </w:pPr>
    </w:p>
    <w:sectPr w:rsidR="00336EC6" w:rsidRPr="00AC500F" w:rsidSect="00455E43">
      <w:footerReference w:type="even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2" w:author="Stickler, Mercedes M. (E3/LTRM)" w:date="2014-11-21T17:54:00Z" w:initials="MMS">
    <w:p w14:paraId="5EDD09AC" w14:textId="0E02B5D0" w:rsidR="00FE7691" w:rsidRDefault="00FE7691">
      <w:pPr>
        <w:pStyle w:val="CommentText"/>
      </w:pPr>
      <w:r>
        <w:rPr>
          <w:rStyle w:val="CommentReference"/>
        </w:rPr>
        <w:annotationRef/>
      </w:r>
      <w:r>
        <w:t>Suggest using % of total land</w:t>
      </w:r>
    </w:p>
  </w:comment>
  <w:comment w:id="3" w:author="Stickler, Mercedes M. (E3/LTRM)" w:date="2014-11-21T17:54:00Z" w:initials="MMS">
    <w:p w14:paraId="599B16C0" w14:textId="6E737245" w:rsidR="00FE7691" w:rsidRDefault="00FE7691">
      <w:pPr>
        <w:pStyle w:val="CommentText"/>
      </w:pPr>
      <w:r>
        <w:rPr>
          <w:rStyle w:val="CommentReference"/>
        </w:rPr>
        <w:annotationRef/>
      </w:r>
      <w:r>
        <w:t>Suggest using % of total land</w:t>
      </w:r>
    </w:p>
  </w:comment>
  <w:comment w:id="4" w:author="Stickler, Mercedes M. (E3/LTRM)" w:date="2014-11-21T17:54:00Z" w:initials="MMS">
    <w:p w14:paraId="5DF3B68D" w14:textId="020D16B0" w:rsidR="00FE7691" w:rsidRDefault="00FE7691">
      <w:pPr>
        <w:pStyle w:val="CommentText"/>
      </w:pPr>
      <w:r>
        <w:rPr>
          <w:rStyle w:val="CommentReference"/>
        </w:rPr>
        <w:annotationRef/>
      </w:r>
      <w:r>
        <w:t>Suggest using % of total land</w:t>
      </w:r>
    </w:p>
  </w:comment>
  <w:comment w:id="5" w:author="Rebecca Nicodemus" w:date="2014-11-26T21:32:00Z" w:initials="RAN">
    <w:p w14:paraId="023D7ACF" w14:textId="213C9135" w:rsidR="005A19A4" w:rsidRDefault="005A19A4">
      <w:pPr>
        <w:pStyle w:val="CommentText"/>
      </w:pPr>
      <w:r>
        <w:rPr>
          <w:rStyle w:val="CommentReference"/>
        </w:rPr>
        <w:annotationRef/>
      </w:r>
      <w:r>
        <w:t>This might depend on the HH, no?</w:t>
      </w:r>
    </w:p>
  </w:comment>
  <w:comment w:id="11" w:author="Stickler, Mercedes M. (E3/LTRM)" w:date="2014-11-21T17:54:00Z" w:initials="MMS">
    <w:p w14:paraId="295227F0" w14:textId="69134D21" w:rsidR="005C47C2" w:rsidRDefault="005C47C2">
      <w:pPr>
        <w:pStyle w:val="CommentText"/>
      </w:pPr>
      <w:r>
        <w:rPr>
          <w:rStyle w:val="CommentReference"/>
        </w:rPr>
        <w:annotationRef/>
      </w:r>
      <w:r>
        <w:t>Duplicate question</w:t>
      </w:r>
    </w:p>
  </w:comment>
  <w:comment w:id="22" w:author="Stickler, Mercedes M. (E3/LTRM)" w:date="2014-11-21T17:54:00Z" w:initials="MMS">
    <w:p w14:paraId="2482EAE5" w14:textId="79FCA1D0" w:rsidR="005C47C2" w:rsidRDefault="005C47C2">
      <w:pPr>
        <w:pStyle w:val="CommentText"/>
      </w:pPr>
      <w:r>
        <w:rPr>
          <w:rStyle w:val="CommentReference"/>
        </w:rPr>
        <w:annotationRef/>
      </w:r>
      <w:r>
        <w:t xml:space="preserve">Why only by the </w:t>
      </w:r>
      <w:proofErr w:type="spellStart"/>
      <w:r>
        <w:t>govt</w:t>
      </w:r>
      <w:proofErr w:type="spellEnd"/>
      <w:r>
        <w:t>? Wouldn’t it make sense to ask about private operator agreements, e.g</w:t>
      </w:r>
      <w:proofErr w:type="gramStart"/>
      <w:r>
        <w:t>.  hunting</w:t>
      </w:r>
      <w:proofErr w:type="gramEnd"/>
      <w:r>
        <w:t xml:space="preserve"> licenses?</w:t>
      </w:r>
    </w:p>
  </w:comment>
  <w:comment w:id="23" w:author="Stickler, Mercedes M. (E3/LTRM)" w:date="2014-11-21T17:54:00Z" w:initials="MMS">
    <w:p w14:paraId="618F6D93" w14:textId="78E93864" w:rsidR="00B31DBF" w:rsidRDefault="00B31DBF">
      <w:pPr>
        <w:pStyle w:val="CommentText"/>
      </w:pPr>
      <w:r>
        <w:rPr>
          <w:rStyle w:val="CommentReference"/>
        </w:rPr>
        <w:annotationRef/>
      </w:r>
      <w:r>
        <w:t>Ditto to above</w:t>
      </w:r>
    </w:p>
  </w:comment>
  <w:comment w:id="49" w:author="Heather Huntington" w:date="2014-11-21T17:54:00Z" w:initials="HH">
    <w:p w14:paraId="1559AC71" w14:textId="2766066E" w:rsidR="00AF425E" w:rsidRDefault="00AF425E">
      <w:pPr>
        <w:pStyle w:val="CommentText"/>
      </w:pPr>
      <w:r>
        <w:rPr>
          <w:rStyle w:val="CommentReference"/>
        </w:rPr>
        <w:annotationRef/>
      </w:r>
      <w:r>
        <w:t>Should we make a roster for these?</w:t>
      </w:r>
    </w:p>
    <w:p w14:paraId="55A42977" w14:textId="77777777" w:rsidR="004176C2" w:rsidRDefault="004176C2">
      <w:pPr>
        <w:pStyle w:val="CommentText"/>
      </w:pPr>
    </w:p>
    <w:p w14:paraId="15D7A921" w14:textId="6A4C7F2E" w:rsidR="004176C2" w:rsidRPr="004176C2" w:rsidRDefault="004176C2">
      <w:pPr>
        <w:pStyle w:val="CommentText"/>
        <w:rPr>
          <w:b/>
        </w:rPr>
      </w:pPr>
      <w:r>
        <w:rPr>
          <w:b/>
        </w:rPr>
        <w:t>USAID: If possible, that would be great.</w:t>
      </w:r>
    </w:p>
  </w:comment>
  <w:comment w:id="52" w:author="Stickler, Mercedes M. (E3/LTRM)" w:date="2014-11-21T17:54:00Z" w:initials="MMS">
    <w:p w14:paraId="56563108" w14:textId="45002613" w:rsidR="00F93B7B" w:rsidRDefault="00F93B7B">
      <w:pPr>
        <w:pStyle w:val="CommentText"/>
      </w:pPr>
      <w:r>
        <w:rPr>
          <w:rStyle w:val="CommentReference"/>
        </w:rPr>
        <w:annotationRef/>
      </w:r>
      <w:r>
        <w:t>Can you add some generic response codes, e.g. uncompensated loss of land/resource access, unfair compensation amount, unfair distribution of compensation, breach of contract, etc.?</w:t>
      </w:r>
    </w:p>
  </w:comment>
  <w:comment w:id="53" w:author="Heather Huntington" w:date="2014-11-21T17:54:00Z" w:initials="HH">
    <w:p w14:paraId="030B021B" w14:textId="479FBB70" w:rsidR="00AF425E" w:rsidRDefault="00AF425E">
      <w:pPr>
        <w:pStyle w:val="CommentText"/>
      </w:pPr>
      <w:r>
        <w:rPr>
          <w:rStyle w:val="CommentReference"/>
        </w:rPr>
        <w:annotationRef/>
      </w:r>
      <w:r>
        <w:t xml:space="preserve">We can broaden this to all community land if you feel like the forest side is sufficiently covered by the Forest Key Informant and Headperson. </w:t>
      </w:r>
    </w:p>
    <w:p w14:paraId="31C18A69" w14:textId="77777777" w:rsidR="00F93B7B" w:rsidRDefault="00F93B7B">
      <w:pPr>
        <w:pStyle w:val="CommentText"/>
      </w:pPr>
    </w:p>
    <w:p w14:paraId="68E79A03" w14:textId="57AD9DF5" w:rsidR="00F93B7B" w:rsidRPr="00F93B7B" w:rsidRDefault="00F93B7B">
      <w:pPr>
        <w:pStyle w:val="CommentText"/>
        <w:rPr>
          <w:b/>
        </w:rPr>
      </w:pPr>
      <w:r>
        <w:rPr>
          <w:b/>
        </w:rPr>
        <w:t xml:space="preserve">USAID: </w:t>
      </w:r>
      <w:r w:rsidR="00B6107D">
        <w:rPr>
          <w:b/>
        </w:rPr>
        <w:t xml:space="preserve">Thanks. </w:t>
      </w:r>
      <w:r>
        <w:rPr>
          <w:b/>
        </w:rPr>
        <w:t>I think forest land is sufficient</w:t>
      </w:r>
      <w:r w:rsidR="00B6107D">
        <w:rPr>
          <w:b/>
        </w:rPr>
        <w:t xml:space="preserve"> for now – unless CFP expects major land use changes in the agricultural areas (e.g. who can do CA on their farms, etc.)</w:t>
      </w:r>
      <w:r>
        <w:rPr>
          <w:b/>
        </w:rPr>
        <w:t>.</w:t>
      </w:r>
    </w:p>
  </w:comment>
  <w:comment w:id="54" w:author="Stickler, Mercedes M. (E3/LTRM)" w:date="2014-11-21T17:54:00Z" w:initials="MMS">
    <w:p w14:paraId="3836211D" w14:textId="4CE85A85" w:rsidR="00AC08F8" w:rsidRDefault="00AC08F8">
      <w:pPr>
        <w:pStyle w:val="CommentText"/>
      </w:pPr>
      <w:r>
        <w:rPr>
          <w:rStyle w:val="CommentReference"/>
        </w:rPr>
        <w:annotationRef/>
      </w:r>
      <w:r>
        <w:t>Are there key elements that you plan to compare across communities/respondents? If so, may want to break –out those components in response</w:t>
      </w:r>
    </w:p>
  </w:comment>
  <w:comment w:id="55" w:author="Stickler, Mercedes M. (E3/LTRM)" w:date="2014-11-21T17:54:00Z" w:initials="MMS">
    <w:p w14:paraId="4E708BEC" w14:textId="0B177CB5" w:rsidR="0063510A" w:rsidRDefault="0063510A">
      <w:pPr>
        <w:pStyle w:val="CommentText"/>
      </w:pPr>
      <w:r>
        <w:rPr>
          <w:rStyle w:val="CommentReference"/>
        </w:rPr>
        <w:annotationRef/>
      </w:r>
      <w:r>
        <w:t>Duplicate? Suggest moving the roster question from above down to this section – since it’s a sensitive topic, I think it’s better covered later in the survey.</w:t>
      </w:r>
    </w:p>
  </w:comment>
  <w:comment w:id="56" w:author="Heather Huntington" w:date="2014-11-21T17:54:00Z" w:initials="HH">
    <w:p w14:paraId="19DE3603" w14:textId="77777777" w:rsidR="00AF425E" w:rsidRDefault="00AF425E">
      <w:pPr>
        <w:pStyle w:val="CommentText"/>
      </w:pPr>
      <w:r>
        <w:rPr>
          <w:rStyle w:val="CommentReference"/>
        </w:rPr>
        <w:annotationRef/>
      </w:r>
      <w:r>
        <w:t xml:space="preserve">Should we ask for the leaders’ general assessment about the impact of losing access to the resources? </w:t>
      </w:r>
    </w:p>
    <w:p w14:paraId="7CCACA2F" w14:textId="77777777" w:rsidR="003653DD" w:rsidRDefault="003653DD">
      <w:pPr>
        <w:pStyle w:val="CommentText"/>
      </w:pPr>
    </w:p>
    <w:p w14:paraId="239592B9" w14:textId="3E49C979" w:rsidR="003653DD" w:rsidRPr="003653DD" w:rsidRDefault="003653DD">
      <w:pPr>
        <w:pStyle w:val="CommentText"/>
        <w:rPr>
          <w:b/>
        </w:rPr>
      </w:pPr>
      <w:r>
        <w:rPr>
          <w:b/>
        </w:rPr>
        <w:t>USAID: Yes, that would be interesting to compare with community members.</w:t>
      </w:r>
    </w:p>
  </w:comment>
  <w:comment w:id="356" w:author="Stickler, Mercedes M. (E3/LTRM)" w:date="2014-11-21T17:54:00Z" w:initials="MMS">
    <w:p w14:paraId="4F345F87" w14:textId="1A330D5D" w:rsidR="008C1A18" w:rsidRDefault="008C1A18">
      <w:pPr>
        <w:pStyle w:val="CommentText"/>
      </w:pPr>
      <w:r>
        <w:rPr>
          <w:rStyle w:val="CommentReference"/>
        </w:rPr>
        <w:annotationRef/>
      </w:r>
      <w:r>
        <w:t>Please fix throughout</w:t>
      </w:r>
    </w:p>
  </w:comment>
  <w:comment w:id="364" w:author="Stickler, Mercedes M. (E3/LTRM)" w:date="2014-11-21T17:54:00Z" w:initials="MMS">
    <w:p w14:paraId="2F6D7A3A" w14:textId="3AC2059A" w:rsidR="00AC563D" w:rsidRDefault="00AC563D">
      <w:pPr>
        <w:pStyle w:val="CommentText"/>
      </w:pPr>
      <w:r>
        <w:rPr>
          <w:rStyle w:val="CommentReference"/>
        </w:rPr>
        <w:annotationRef/>
      </w:r>
      <w:r>
        <w:t>I.e. they can only rank three of the assets or they should rank each asset on a scale of 1 (most important) to 3 (least important)? Please clarify/explain.</w:t>
      </w:r>
    </w:p>
  </w:comment>
</w:comments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ED14523" w14:textId="77777777" w:rsidR="00B90A92" w:rsidRDefault="00B90A92" w:rsidP="00986BA0">
      <w:r>
        <w:separator/>
      </w:r>
    </w:p>
  </w:endnote>
  <w:endnote w:type="continuationSeparator" w:id="0">
    <w:p w14:paraId="369D2DCB" w14:textId="77777777" w:rsidR="00B90A92" w:rsidRDefault="00B90A92" w:rsidP="00986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3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0DE669" w14:textId="77777777" w:rsidR="00AF425E" w:rsidRDefault="00AF425E" w:rsidP="00986BA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2EE8917" w14:textId="77777777" w:rsidR="00AF425E" w:rsidRDefault="00AF425E" w:rsidP="00986BA0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E1BDCB" w14:textId="77777777" w:rsidR="00AF425E" w:rsidRDefault="00AF425E" w:rsidP="00986BA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25237">
      <w:rPr>
        <w:rStyle w:val="PageNumber"/>
        <w:noProof/>
      </w:rPr>
      <w:t>1</w:t>
    </w:r>
    <w:r>
      <w:rPr>
        <w:rStyle w:val="PageNumber"/>
      </w:rPr>
      <w:fldChar w:fldCharType="end"/>
    </w:r>
  </w:p>
  <w:p w14:paraId="1ED1C791" w14:textId="77777777" w:rsidR="00AF425E" w:rsidRDefault="00AF425E" w:rsidP="00986BA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5AD240" w14:textId="77777777" w:rsidR="00B90A92" w:rsidRDefault="00B90A92" w:rsidP="00986BA0">
      <w:r>
        <w:separator/>
      </w:r>
    </w:p>
  </w:footnote>
  <w:footnote w:type="continuationSeparator" w:id="0">
    <w:p w14:paraId="623CAB36" w14:textId="77777777" w:rsidR="00B90A92" w:rsidRDefault="00B90A92" w:rsidP="00986B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33C0E"/>
    <w:multiLevelType w:val="hybridMultilevel"/>
    <w:tmpl w:val="387662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507F94"/>
    <w:multiLevelType w:val="hybridMultilevel"/>
    <w:tmpl w:val="56CC5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3A77DD"/>
    <w:multiLevelType w:val="hybridMultilevel"/>
    <w:tmpl w:val="DED4E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F82D1F"/>
    <w:multiLevelType w:val="hybridMultilevel"/>
    <w:tmpl w:val="00D07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3D0272"/>
    <w:multiLevelType w:val="hybridMultilevel"/>
    <w:tmpl w:val="DE867DCA"/>
    <w:lvl w:ilvl="0" w:tplc="08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E4EB772">
      <w:start w:val="1"/>
      <w:numFmt w:val="decimal"/>
      <w:lvlText w:val="%5"/>
      <w:lvlJc w:val="left"/>
      <w:pPr>
        <w:ind w:left="360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2BA62DC1"/>
    <w:multiLevelType w:val="hybridMultilevel"/>
    <w:tmpl w:val="7DBE77D4"/>
    <w:lvl w:ilvl="0" w:tplc="748CB61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A82662A2">
      <w:start w:val="1"/>
      <w:numFmt w:val="decimal"/>
      <w:lvlText w:val="%4"/>
      <w:lvlJc w:val="left"/>
      <w:pPr>
        <w:ind w:left="2880" w:hanging="360"/>
      </w:pPr>
      <w:rPr>
        <w:rFonts w:asciiTheme="minorHAnsi" w:eastAsiaTheme="minorHAnsi" w:hAnsiTheme="minorHAnsi" w:cstheme="minorBidi"/>
        <w:i/>
        <w:sz w:val="18"/>
        <w:szCs w:val="18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3B2D6235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56F6B09"/>
    <w:multiLevelType w:val="hybridMultilevel"/>
    <w:tmpl w:val="1DFE133A"/>
    <w:lvl w:ilvl="0" w:tplc="AABEE48E">
      <w:start w:val="1"/>
      <w:numFmt w:val="decimal"/>
      <w:lvlText w:val="%1."/>
      <w:lvlJc w:val="left"/>
      <w:pPr>
        <w:ind w:left="360" w:hanging="360"/>
      </w:pPr>
      <w:rPr>
        <w:rFonts w:asciiTheme="majorHAnsi" w:eastAsiaTheme="minorEastAsia" w:hAnsiTheme="majorHAnsi" w:cs="Aria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A5728B5"/>
    <w:multiLevelType w:val="hybridMultilevel"/>
    <w:tmpl w:val="28467F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0C437ED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1626B08"/>
    <w:multiLevelType w:val="hybridMultilevel"/>
    <w:tmpl w:val="0F1CE1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6D884CD6"/>
    <w:multiLevelType w:val="hybridMultilevel"/>
    <w:tmpl w:val="315C1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3886746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1"/>
  </w:num>
  <w:num w:numId="5">
    <w:abstractNumId w:val="10"/>
  </w:num>
  <w:num w:numId="6">
    <w:abstractNumId w:val="7"/>
  </w:num>
  <w:num w:numId="7">
    <w:abstractNumId w:val="12"/>
  </w:num>
  <w:num w:numId="8">
    <w:abstractNumId w:val="9"/>
  </w:num>
  <w:num w:numId="9">
    <w:abstractNumId w:val="0"/>
  </w:num>
  <w:num w:numId="10">
    <w:abstractNumId w:val="3"/>
  </w:num>
  <w:num w:numId="11">
    <w:abstractNumId w:val="4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27C"/>
    <w:rsid w:val="000135FD"/>
    <w:rsid w:val="00056D6C"/>
    <w:rsid w:val="00066808"/>
    <w:rsid w:val="00072DBB"/>
    <w:rsid w:val="000B2B47"/>
    <w:rsid w:val="00113135"/>
    <w:rsid w:val="0011458C"/>
    <w:rsid w:val="001403EB"/>
    <w:rsid w:val="00162A55"/>
    <w:rsid w:val="00170FD9"/>
    <w:rsid w:val="001A50C3"/>
    <w:rsid w:val="001E6C7A"/>
    <w:rsid w:val="00200A31"/>
    <w:rsid w:val="00242885"/>
    <w:rsid w:val="00335CDE"/>
    <w:rsid w:val="00336EC6"/>
    <w:rsid w:val="00347665"/>
    <w:rsid w:val="003512AA"/>
    <w:rsid w:val="00356154"/>
    <w:rsid w:val="003653DD"/>
    <w:rsid w:val="0039071C"/>
    <w:rsid w:val="003A5F90"/>
    <w:rsid w:val="003D2907"/>
    <w:rsid w:val="004176C2"/>
    <w:rsid w:val="00430CE9"/>
    <w:rsid w:val="00442001"/>
    <w:rsid w:val="00455E43"/>
    <w:rsid w:val="00455FB4"/>
    <w:rsid w:val="0046427C"/>
    <w:rsid w:val="00466ACB"/>
    <w:rsid w:val="00473EF7"/>
    <w:rsid w:val="00482550"/>
    <w:rsid w:val="00490CA0"/>
    <w:rsid w:val="004A0DC1"/>
    <w:rsid w:val="004C52CE"/>
    <w:rsid w:val="004E45CD"/>
    <w:rsid w:val="00506AE5"/>
    <w:rsid w:val="00512CE8"/>
    <w:rsid w:val="00520499"/>
    <w:rsid w:val="0055360A"/>
    <w:rsid w:val="005A05FE"/>
    <w:rsid w:val="005A19A4"/>
    <w:rsid w:val="005A2212"/>
    <w:rsid w:val="005C41CA"/>
    <w:rsid w:val="005C47C2"/>
    <w:rsid w:val="005D484F"/>
    <w:rsid w:val="005E6116"/>
    <w:rsid w:val="00601EF1"/>
    <w:rsid w:val="00612080"/>
    <w:rsid w:val="0063510A"/>
    <w:rsid w:val="0069406B"/>
    <w:rsid w:val="006A714A"/>
    <w:rsid w:val="006D75CF"/>
    <w:rsid w:val="0072338A"/>
    <w:rsid w:val="00750E6B"/>
    <w:rsid w:val="00775ECB"/>
    <w:rsid w:val="007C69F9"/>
    <w:rsid w:val="007D4ACC"/>
    <w:rsid w:val="00816B27"/>
    <w:rsid w:val="00830A2D"/>
    <w:rsid w:val="00835861"/>
    <w:rsid w:val="008C1A18"/>
    <w:rsid w:val="008D4159"/>
    <w:rsid w:val="009173AE"/>
    <w:rsid w:val="0093607A"/>
    <w:rsid w:val="00960B18"/>
    <w:rsid w:val="0097393C"/>
    <w:rsid w:val="009739EE"/>
    <w:rsid w:val="00986BA0"/>
    <w:rsid w:val="009B205C"/>
    <w:rsid w:val="009B4CBE"/>
    <w:rsid w:val="009C7EF7"/>
    <w:rsid w:val="00A01FA7"/>
    <w:rsid w:val="00A12A41"/>
    <w:rsid w:val="00A146F6"/>
    <w:rsid w:val="00A31466"/>
    <w:rsid w:val="00A63F5A"/>
    <w:rsid w:val="00A953AA"/>
    <w:rsid w:val="00AC08F8"/>
    <w:rsid w:val="00AC500F"/>
    <w:rsid w:val="00AC563D"/>
    <w:rsid w:val="00AC654F"/>
    <w:rsid w:val="00AD6C2C"/>
    <w:rsid w:val="00AF425E"/>
    <w:rsid w:val="00B31DBF"/>
    <w:rsid w:val="00B341BE"/>
    <w:rsid w:val="00B6107D"/>
    <w:rsid w:val="00B90A92"/>
    <w:rsid w:val="00B97E12"/>
    <w:rsid w:val="00BA14CC"/>
    <w:rsid w:val="00BA789A"/>
    <w:rsid w:val="00BF3436"/>
    <w:rsid w:val="00CA1955"/>
    <w:rsid w:val="00CC34D3"/>
    <w:rsid w:val="00CD00CA"/>
    <w:rsid w:val="00CE0C39"/>
    <w:rsid w:val="00CE3D84"/>
    <w:rsid w:val="00CE6923"/>
    <w:rsid w:val="00CF76C0"/>
    <w:rsid w:val="00D00A5E"/>
    <w:rsid w:val="00D25237"/>
    <w:rsid w:val="00D2754E"/>
    <w:rsid w:val="00D54804"/>
    <w:rsid w:val="00D65C34"/>
    <w:rsid w:val="00DA18D4"/>
    <w:rsid w:val="00DC156F"/>
    <w:rsid w:val="00DD5AF9"/>
    <w:rsid w:val="00DE70F9"/>
    <w:rsid w:val="00E14C20"/>
    <w:rsid w:val="00E2751F"/>
    <w:rsid w:val="00E73625"/>
    <w:rsid w:val="00E748FE"/>
    <w:rsid w:val="00E85C26"/>
    <w:rsid w:val="00EA1411"/>
    <w:rsid w:val="00ED4C87"/>
    <w:rsid w:val="00ED690D"/>
    <w:rsid w:val="00F051BD"/>
    <w:rsid w:val="00F10648"/>
    <w:rsid w:val="00F35423"/>
    <w:rsid w:val="00F43184"/>
    <w:rsid w:val="00F709ED"/>
    <w:rsid w:val="00F93B7B"/>
    <w:rsid w:val="00F96EBA"/>
    <w:rsid w:val="00FC10A5"/>
    <w:rsid w:val="00FE5C29"/>
    <w:rsid w:val="00FE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5D5F8B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link w:val="ListParagraphChar"/>
    <w:uiPriority w:val="34"/>
    <w:qFormat/>
    <w:rsid w:val="00CC34D3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CC34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4D3"/>
    <w:pPr>
      <w:spacing w:after="200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4D3"/>
    <w:rPr>
      <w:rFonts w:eastAsiaTheme="minorHAnsi"/>
      <w:sz w:val="20"/>
      <w:szCs w:val="20"/>
    </w:rPr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rsid w:val="00CC34D3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4D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4D3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CD"/>
    <w:pPr>
      <w:spacing w:after="0"/>
    </w:pPr>
    <w:rPr>
      <w:rFonts w:eastAsiaTheme="minorEastAsi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CD"/>
    <w:rPr>
      <w:rFonts w:eastAsiaTheme="minorHAnsi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7C69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86BA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BA0"/>
  </w:style>
  <w:style w:type="character" w:styleId="PageNumber">
    <w:name w:val="page number"/>
    <w:basedOn w:val="DefaultParagraphFont"/>
    <w:uiPriority w:val="99"/>
    <w:semiHidden/>
    <w:unhideWhenUsed/>
    <w:rsid w:val="00986BA0"/>
  </w:style>
  <w:style w:type="paragraph" w:styleId="BodyText">
    <w:name w:val="Body Text"/>
    <w:basedOn w:val="Normal"/>
    <w:link w:val="BodyTextChar"/>
    <w:uiPriority w:val="1"/>
    <w:qFormat/>
    <w:rsid w:val="00AC500F"/>
    <w:pPr>
      <w:autoSpaceDE w:val="0"/>
      <w:autoSpaceDN w:val="0"/>
      <w:adjustRightInd w:val="0"/>
      <w:ind w:left="39"/>
    </w:pPr>
    <w:rPr>
      <w:rFonts w:ascii="Times New Roman" w:eastAsiaTheme="minorHAnsi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AC500F"/>
    <w:rPr>
      <w:rFonts w:ascii="Times New Roman" w:eastAsiaTheme="minorHAnsi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00F"/>
    <w:rPr>
      <w:rFonts w:ascii="Calibri" w:eastAsia="Times New Roman" w:hAnsi="Calibri" w:cs="Times New Roman"/>
      <w:b/>
      <w:color w:val="000000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AC500F"/>
    <w:rPr>
      <w:rFonts w:ascii="Calibri" w:eastAsia="Times New Roman" w:hAnsi="Calibri" w:cs="Times New Roman"/>
      <w:b/>
      <w:color w:val="000000"/>
      <w:lang w:eastAsia="zh-CN"/>
    </w:rPr>
  </w:style>
  <w:style w:type="paragraph" w:styleId="BodyText2">
    <w:name w:val="Body Text 2"/>
    <w:basedOn w:val="Normal"/>
    <w:link w:val="BodyText2Char"/>
    <w:uiPriority w:val="99"/>
    <w:unhideWhenUsed/>
    <w:rsid w:val="00AC500F"/>
    <w:pPr>
      <w:tabs>
        <w:tab w:val="left" w:pos="9990"/>
      </w:tabs>
      <w:spacing w:after="200" w:line="276" w:lineRule="auto"/>
    </w:pPr>
    <w:rPr>
      <w:rFonts w:ascii="Calibri" w:hAnsi="Calibri"/>
      <w:color w:val="000000"/>
      <w:sz w:val="22"/>
      <w:szCs w:val="22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AC500F"/>
    <w:rPr>
      <w:rFonts w:ascii="Calibri" w:hAnsi="Calibri"/>
      <w:color w:val="000000"/>
      <w:sz w:val="22"/>
      <w:szCs w:val="22"/>
      <w:lang w:eastAsia="zh-CN"/>
    </w:rPr>
  </w:style>
  <w:style w:type="paragraph" w:customStyle="1" w:styleId="longtableQtext">
    <w:name w:val="long table Q text"/>
    <w:basedOn w:val="Normal"/>
    <w:link w:val="longtableQtextChar"/>
    <w:qFormat/>
    <w:rsid w:val="00AC500F"/>
    <w:pPr>
      <w:spacing w:after="160" w:line="259" w:lineRule="auto"/>
    </w:pPr>
    <w:rPr>
      <w:rFonts w:ascii="Calibri" w:eastAsiaTheme="minorHAnsi" w:hAnsi="Calibri"/>
      <w:color w:val="000000"/>
      <w:sz w:val="22"/>
      <w:szCs w:val="22"/>
    </w:rPr>
  </w:style>
  <w:style w:type="character" w:customStyle="1" w:styleId="longtableQtextChar">
    <w:name w:val="long table Q text Char"/>
    <w:basedOn w:val="DefaultParagraphFont"/>
    <w:link w:val="longtableQtext"/>
    <w:rsid w:val="00AC500F"/>
    <w:rPr>
      <w:rFonts w:ascii="Calibri" w:eastAsiaTheme="minorHAnsi" w:hAnsi="Calibri"/>
      <w:color w:val="000000"/>
      <w:sz w:val="22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link w:val="ListParagraphChar"/>
    <w:uiPriority w:val="34"/>
    <w:qFormat/>
    <w:rsid w:val="00CC34D3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CC34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4D3"/>
    <w:pPr>
      <w:spacing w:after="200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4D3"/>
    <w:rPr>
      <w:rFonts w:eastAsiaTheme="minorHAnsi"/>
      <w:sz w:val="20"/>
      <w:szCs w:val="20"/>
    </w:rPr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rsid w:val="00CC34D3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4D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4D3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CD"/>
    <w:pPr>
      <w:spacing w:after="0"/>
    </w:pPr>
    <w:rPr>
      <w:rFonts w:eastAsiaTheme="minorEastAsi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CD"/>
    <w:rPr>
      <w:rFonts w:eastAsiaTheme="minorHAnsi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7C69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86BA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BA0"/>
  </w:style>
  <w:style w:type="character" w:styleId="PageNumber">
    <w:name w:val="page number"/>
    <w:basedOn w:val="DefaultParagraphFont"/>
    <w:uiPriority w:val="99"/>
    <w:semiHidden/>
    <w:unhideWhenUsed/>
    <w:rsid w:val="00986BA0"/>
  </w:style>
  <w:style w:type="paragraph" w:styleId="BodyText">
    <w:name w:val="Body Text"/>
    <w:basedOn w:val="Normal"/>
    <w:link w:val="BodyTextChar"/>
    <w:uiPriority w:val="1"/>
    <w:qFormat/>
    <w:rsid w:val="00AC500F"/>
    <w:pPr>
      <w:autoSpaceDE w:val="0"/>
      <w:autoSpaceDN w:val="0"/>
      <w:adjustRightInd w:val="0"/>
      <w:ind w:left="39"/>
    </w:pPr>
    <w:rPr>
      <w:rFonts w:ascii="Times New Roman" w:eastAsiaTheme="minorHAnsi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AC500F"/>
    <w:rPr>
      <w:rFonts w:ascii="Times New Roman" w:eastAsiaTheme="minorHAnsi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00F"/>
    <w:rPr>
      <w:rFonts w:ascii="Calibri" w:eastAsia="Times New Roman" w:hAnsi="Calibri" w:cs="Times New Roman"/>
      <w:b/>
      <w:color w:val="000000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AC500F"/>
    <w:rPr>
      <w:rFonts w:ascii="Calibri" w:eastAsia="Times New Roman" w:hAnsi="Calibri" w:cs="Times New Roman"/>
      <w:b/>
      <w:color w:val="000000"/>
      <w:lang w:eastAsia="zh-CN"/>
    </w:rPr>
  </w:style>
  <w:style w:type="paragraph" w:styleId="BodyText2">
    <w:name w:val="Body Text 2"/>
    <w:basedOn w:val="Normal"/>
    <w:link w:val="BodyText2Char"/>
    <w:uiPriority w:val="99"/>
    <w:unhideWhenUsed/>
    <w:rsid w:val="00AC500F"/>
    <w:pPr>
      <w:tabs>
        <w:tab w:val="left" w:pos="9990"/>
      </w:tabs>
      <w:spacing w:after="200" w:line="276" w:lineRule="auto"/>
    </w:pPr>
    <w:rPr>
      <w:rFonts w:ascii="Calibri" w:hAnsi="Calibri"/>
      <w:color w:val="000000"/>
      <w:sz w:val="22"/>
      <w:szCs w:val="22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AC500F"/>
    <w:rPr>
      <w:rFonts w:ascii="Calibri" w:hAnsi="Calibri"/>
      <w:color w:val="000000"/>
      <w:sz w:val="22"/>
      <w:szCs w:val="22"/>
      <w:lang w:eastAsia="zh-CN"/>
    </w:rPr>
  </w:style>
  <w:style w:type="paragraph" w:customStyle="1" w:styleId="longtableQtext">
    <w:name w:val="long table Q text"/>
    <w:basedOn w:val="Normal"/>
    <w:link w:val="longtableQtextChar"/>
    <w:qFormat/>
    <w:rsid w:val="00AC500F"/>
    <w:pPr>
      <w:spacing w:after="160" w:line="259" w:lineRule="auto"/>
    </w:pPr>
    <w:rPr>
      <w:rFonts w:ascii="Calibri" w:eastAsiaTheme="minorHAnsi" w:hAnsi="Calibri"/>
      <w:color w:val="000000"/>
      <w:sz w:val="22"/>
      <w:szCs w:val="22"/>
    </w:rPr>
  </w:style>
  <w:style w:type="character" w:customStyle="1" w:styleId="longtableQtextChar">
    <w:name w:val="long table Q text Char"/>
    <w:basedOn w:val="DefaultParagraphFont"/>
    <w:link w:val="longtableQtext"/>
    <w:rsid w:val="00AC500F"/>
    <w:rPr>
      <w:rFonts w:ascii="Calibri" w:eastAsiaTheme="minorHAnsi" w:hAnsi="Calibri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omments" Target="comments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5C42E9-E424-7B47-A54A-5753E2139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4840</Words>
  <Characters>27589</Characters>
  <Application>Microsoft Macintosh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Cloudburst Group</Company>
  <LinksUpToDate>false</LinksUpToDate>
  <CharactersWithSpaces>32365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Huntington</dc:creator>
  <cp:lastModifiedBy>Heather Huntington</cp:lastModifiedBy>
  <cp:revision>2</cp:revision>
  <dcterms:created xsi:type="dcterms:W3CDTF">2014-12-01T23:55:00Z</dcterms:created>
  <dcterms:modified xsi:type="dcterms:W3CDTF">2014-12-01T23:55:00Z</dcterms:modified>
</cp:coreProperties>
</file>