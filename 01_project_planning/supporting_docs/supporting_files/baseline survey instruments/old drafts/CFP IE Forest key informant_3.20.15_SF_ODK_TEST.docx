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261BD5" w14:textId="77777777" w:rsidR="00624AE0" w:rsidRPr="00624AE0" w:rsidRDefault="00624AE0" w:rsidP="006718AF">
      <w:pPr>
        <w:pStyle w:val="Heading3"/>
        <w:jc w:val="center"/>
      </w:pPr>
      <w:r w:rsidRPr="00624AE0">
        <w:t>Community Forest Project</w:t>
      </w:r>
      <w:bookmarkStart w:id="0" w:name="_GoBack"/>
      <w:bookmarkEnd w:id="0"/>
    </w:p>
    <w:p w14:paraId="4D068D2D" w14:textId="7CE3E02A" w:rsidR="00624AE0" w:rsidRPr="00624AE0" w:rsidRDefault="002C7251" w:rsidP="00394E76">
      <w:pPr>
        <w:pStyle w:val="Heading3"/>
        <w:jc w:val="center"/>
      </w:pPr>
      <w:r>
        <w:t xml:space="preserve">VILLAGE FOREST </w:t>
      </w:r>
      <w:r w:rsidR="00624AE0">
        <w:t>Key Informant Interview</w:t>
      </w:r>
    </w:p>
    <w:p w14:paraId="0F62C62D" w14:textId="67C80BD0" w:rsidR="00852519" w:rsidRDefault="00B739AF" w:rsidP="00E9297B">
      <w:pPr>
        <w:pStyle w:val="NoSpacing"/>
      </w:pPr>
      <w:r>
        <w:t xml:space="preserve">INTERVIEWER: </w:t>
      </w:r>
      <w:r w:rsidR="00EC0703" w:rsidRPr="00EC0703">
        <w:t xml:space="preserve">This will be a key informant interview with someone in the </w:t>
      </w:r>
      <w:r w:rsidR="00394E76">
        <w:t>village</w:t>
      </w:r>
      <w:r w:rsidR="00EC0703" w:rsidRPr="00EC0703">
        <w:t xml:space="preserve"> who is involved in or knowledgeable about forest</w:t>
      </w:r>
      <w:r>
        <w:t xml:space="preserve"> </w:t>
      </w:r>
      <w:r w:rsidR="00EC0703" w:rsidRPr="00EC0703">
        <w:t xml:space="preserve">issues. This could be local forest guard, a representative on a </w:t>
      </w:r>
      <w:r w:rsidR="00D137C0">
        <w:t>community</w:t>
      </w:r>
      <w:r w:rsidR="00EC0703" w:rsidRPr="00EC0703">
        <w:t xml:space="preserve"> resource board, </w:t>
      </w:r>
      <w:r w:rsidR="00D137C0">
        <w:t>community</w:t>
      </w:r>
      <w:r w:rsidR="00EC0703" w:rsidRPr="00EC0703">
        <w:t xml:space="preserve"> action committee or leader of a forest user group. This position will most likely vary from </w:t>
      </w:r>
      <w:r w:rsidR="00394E76">
        <w:t>village</w:t>
      </w:r>
      <w:r w:rsidR="00EC0703" w:rsidRPr="00EC0703">
        <w:t xml:space="preserve"> to </w:t>
      </w:r>
      <w:r w:rsidR="00394E76">
        <w:t>village</w:t>
      </w:r>
      <w:r w:rsidR="00EC0703" w:rsidRPr="00EC0703">
        <w:t xml:space="preserve">. However, following the implementation of CFP, we expect that there will be a designated position across treatment </w:t>
      </w:r>
      <w:r w:rsidR="001D3F41">
        <w:t>villages</w:t>
      </w:r>
      <w:r w:rsidR="00EC0703" w:rsidRPr="00EC0703">
        <w:t>.</w:t>
      </w:r>
      <w:r>
        <w:t xml:space="preserve"> Carefully explain the definition of a forest as: ‘a large area covered with trees and woody vegetation. This can include </w:t>
      </w:r>
      <w:proofErr w:type="spellStart"/>
      <w:r>
        <w:t>miombo</w:t>
      </w:r>
      <w:proofErr w:type="spellEnd"/>
      <w:r>
        <w:t xml:space="preserve"> forests or woodlots.’</w:t>
      </w:r>
    </w:p>
    <w:p w14:paraId="5B59631E" w14:textId="77777777" w:rsidR="00852519" w:rsidRDefault="00F20B5F" w:rsidP="00E9297B">
      <w:pPr>
        <w:pStyle w:val="Heading3"/>
        <w:spacing w:line="240" w:lineRule="auto"/>
      </w:pPr>
      <w:r>
        <w:t>Section A. Basic Informant Information</w:t>
      </w:r>
    </w:p>
    <w:tbl>
      <w:tblPr>
        <w:tblStyle w:val="TableGrid"/>
        <w:tblW w:w="11067" w:type="dxa"/>
        <w:jc w:val="center"/>
        <w:tblCellMar>
          <w:left w:w="72" w:type="dxa"/>
          <w:right w:w="72" w:type="dxa"/>
        </w:tblCellMar>
        <w:tblLook w:val="04A0" w:firstRow="1" w:lastRow="0" w:firstColumn="1" w:lastColumn="0" w:noHBand="0" w:noVBand="1"/>
      </w:tblPr>
      <w:tblGrid>
        <w:gridCol w:w="360"/>
        <w:gridCol w:w="3892"/>
        <w:gridCol w:w="1341"/>
        <w:gridCol w:w="2520"/>
        <w:gridCol w:w="31"/>
        <w:gridCol w:w="2923"/>
      </w:tblGrid>
      <w:tr w:rsidR="00F20B5F" w:rsidRPr="00C755D3" w14:paraId="795E7331" w14:textId="77777777" w:rsidTr="001D3F41">
        <w:trPr>
          <w:jc w:val="center"/>
        </w:trPr>
        <w:tc>
          <w:tcPr>
            <w:tcW w:w="360" w:type="dxa"/>
          </w:tcPr>
          <w:p w14:paraId="0F3C6DA3" w14:textId="77777777" w:rsidR="00F20B5F" w:rsidRPr="00C755D3" w:rsidRDefault="00F20B5F" w:rsidP="00E9297B">
            <w:pPr>
              <w:pStyle w:val="NoSpacing"/>
            </w:pPr>
          </w:p>
        </w:tc>
        <w:tc>
          <w:tcPr>
            <w:tcW w:w="7753" w:type="dxa"/>
            <w:gridSpan w:val="3"/>
            <w:tcBorders>
              <w:right w:val="single" w:sz="18" w:space="0" w:color="auto"/>
            </w:tcBorders>
          </w:tcPr>
          <w:p w14:paraId="1C46C3BC" w14:textId="77777777" w:rsidR="00F20B5F" w:rsidRPr="00C755D3" w:rsidRDefault="00021A3F" w:rsidP="00E9297B">
            <w:pPr>
              <w:pStyle w:val="NoSpacing"/>
            </w:pPr>
            <w:r>
              <w:t xml:space="preserve">A1. </w:t>
            </w:r>
            <w:r w:rsidR="007E3CBE">
              <w:t>Date</w:t>
            </w:r>
          </w:p>
        </w:tc>
        <w:tc>
          <w:tcPr>
            <w:tcW w:w="2954" w:type="dxa"/>
            <w:gridSpan w:val="2"/>
            <w:tcBorders>
              <w:top w:val="single" w:sz="18" w:space="0" w:color="auto"/>
              <w:left w:val="single" w:sz="18" w:space="0" w:color="auto"/>
              <w:bottom w:val="single" w:sz="18" w:space="0" w:color="auto"/>
              <w:right w:val="single" w:sz="18" w:space="0" w:color="auto"/>
            </w:tcBorders>
          </w:tcPr>
          <w:p w14:paraId="61CFBBA4" w14:textId="77777777" w:rsidR="00F20B5F" w:rsidRPr="00FD0CBC" w:rsidRDefault="00FD0CBC" w:rsidP="00E9297B">
            <w:pPr>
              <w:pStyle w:val="NoSpacing"/>
              <w:rPr>
                <w:i/>
              </w:rPr>
            </w:pPr>
            <w:r>
              <w:rPr>
                <w:i/>
              </w:rPr>
              <w:t>(</w:t>
            </w:r>
            <w:r w:rsidR="007E3CBE" w:rsidRPr="00FD0CBC">
              <w:rPr>
                <w:i/>
              </w:rPr>
              <w:t>Day, Month, Year</w:t>
            </w:r>
            <w:r>
              <w:rPr>
                <w:i/>
              </w:rPr>
              <w:t>)</w:t>
            </w:r>
          </w:p>
        </w:tc>
      </w:tr>
      <w:tr w:rsidR="006718AF" w:rsidRPr="00C755D3" w14:paraId="076670C3" w14:textId="77777777" w:rsidTr="001D3F41">
        <w:trPr>
          <w:jc w:val="center"/>
        </w:trPr>
        <w:tc>
          <w:tcPr>
            <w:tcW w:w="360" w:type="dxa"/>
          </w:tcPr>
          <w:p w14:paraId="7CC3D810" w14:textId="77777777" w:rsidR="006718AF" w:rsidRPr="00C755D3" w:rsidRDefault="006718AF" w:rsidP="00E9297B">
            <w:pPr>
              <w:pStyle w:val="NoSpacing"/>
            </w:pPr>
          </w:p>
        </w:tc>
        <w:tc>
          <w:tcPr>
            <w:tcW w:w="5233" w:type="dxa"/>
            <w:gridSpan w:val="2"/>
            <w:tcBorders>
              <w:right w:val="single" w:sz="18" w:space="0" w:color="auto"/>
            </w:tcBorders>
          </w:tcPr>
          <w:p w14:paraId="0044D3D4" w14:textId="5FFD25CF" w:rsidR="006718AF" w:rsidRDefault="006718AF" w:rsidP="00E9297B">
            <w:pPr>
              <w:pStyle w:val="NoSpacing"/>
            </w:pPr>
            <w:r>
              <w:t>A2. Supervisor Name</w:t>
            </w:r>
          </w:p>
        </w:tc>
        <w:tc>
          <w:tcPr>
            <w:tcW w:w="5474" w:type="dxa"/>
            <w:gridSpan w:val="3"/>
            <w:tcBorders>
              <w:top w:val="single" w:sz="18" w:space="0" w:color="auto"/>
              <w:left w:val="single" w:sz="18" w:space="0" w:color="auto"/>
              <w:bottom w:val="single" w:sz="18" w:space="0" w:color="auto"/>
              <w:right w:val="single" w:sz="18" w:space="0" w:color="auto"/>
            </w:tcBorders>
          </w:tcPr>
          <w:p w14:paraId="6B7F22C9" w14:textId="0DA05942" w:rsidR="006718AF" w:rsidRPr="00FD0CBC" w:rsidRDefault="006718AF" w:rsidP="00E9297B">
            <w:pPr>
              <w:pStyle w:val="NoSpacing"/>
              <w:rPr>
                <w:i/>
              </w:rPr>
            </w:pPr>
            <w:r>
              <w:rPr>
                <w:i/>
              </w:rPr>
              <w:t>(text)</w:t>
            </w:r>
          </w:p>
        </w:tc>
      </w:tr>
      <w:tr w:rsidR="006718AF" w:rsidRPr="00C755D3" w14:paraId="2051E9C5" w14:textId="77777777" w:rsidTr="006718AF">
        <w:trPr>
          <w:jc w:val="center"/>
        </w:trPr>
        <w:tc>
          <w:tcPr>
            <w:tcW w:w="360" w:type="dxa"/>
          </w:tcPr>
          <w:p w14:paraId="65F1273F" w14:textId="77777777" w:rsidR="006718AF" w:rsidRPr="00C755D3" w:rsidRDefault="006718AF" w:rsidP="00E9297B">
            <w:pPr>
              <w:pStyle w:val="NoSpacing"/>
            </w:pPr>
          </w:p>
        </w:tc>
        <w:tc>
          <w:tcPr>
            <w:tcW w:w="3892" w:type="dxa"/>
            <w:tcBorders>
              <w:right w:val="nil"/>
            </w:tcBorders>
          </w:tcPr>
          <w:p w14:paraId="1D4C950F" w14:textId="46C78EF6" w:rsidR="006718AF" w:rsidRDefault="006718AF" w:rsidP="006718AF">
            <w:pPr>
              <w:pStyle w:val="NoSpacing"/>
              <w:rPr>
                <w:i/>
              </w:rPr>
            </w:pPr>
            <w:r>
              <w:t>A3. District</w:t>
            </w:r>
          </w:p>
          <w:p w14:paraId="2E040CA8" w14:textId="5291B338" w:rsidR="006718AF" w:rsidRDefault="006718AF" w:rsidP="006718AF">
            <w:pPr>
              <w:pStyle w:val="NoSpacing"/>
              <w:rPr>
                <w:i/>
              </w:rPr>
            </w:pPr>
          </w:p>
        </w:tc>
        <w:tc>
          <w:tcPr>
            <w:tcW w:w="3892" w:type="dxa"/>
            <w:gridSpan w:val="3"/>
            <w:tcBorders>
              <w:left w:val="nil"/>
              <w:right w:val="single" w:sz="18" w:space="0" w:color="auto"/>
            </w:tcBorders>
          </w:tcPr>
          <w:p w14:paraId="70C44111" w14:textId="4D6D4194" w:rsidR="006718AF" w:rsidRPr="006718AF" w:rsidRDefault="006718AF" w:rsidP="006718AF">
            <w:pPr>
              <w:pStyle w:val="NoSpacing"/>
            </w:pPr>
            <w:r w:rsidRPr="006718AF">
              <w:t xml:space="preserve">1= </w:t>
            </w:r>
            <w:proofErr w:type="spellStart"/>
            <w:r w:rsidRPr="006718AF">
              <w:t>Nyimba</w:t>
            </w:r>
            <w:proofErr w:type="spellEnd"/>
          </w:p>
          <w:p w14:paraId="27F14A34" w14:textId="7379B755" w:rsidR="006718AF" w:rsidRPr="006718AF" w:rsidRDefault="006718AF" w:rsidP="006718AF">
            <w:pPr>
              <w:pStyle w:val="NoSpacing"/>
            </w:pPr>
            <w:r w:rsidRPr="006718AF">
              <w:t>2= Mambwe</w:t>
            </w:r>
          </w:p>
          <w:p w14:paraId="6F7B8BC1" w14:textId="1F7B3FA7" w:rsidR="006718AF" w:rsidRDefault="006718AF" w:rsidP="006718AF">
            <w:pPr>
              <w:pStyle w:val="NoSpacing"/>
            </w:pPr>
            <w:r w:rsidRPr="006718AF">
              <w:t>3=</w:t>
            </w:r>
            <w:proofErr w:type="spellStart"/>
            <w:r w:rsidRPr="006718AF">
              <w:t>Lundazi</w:t>
            </w:r>
            <w:proofErr w:type="spellEnd"/>
          </w:p>
        </w:tc>
        <w:tc>
          <w:tcPr>
            <w:tcW w:w="2923" w:type="dxa"/>
            <w:tcBorders>
              <w:top w:val="single" w:sz="18" w:space="0" w:color="auto"/>
              <w:left w:val="single" w:sz="18" w:space="0" w:color="auto"/>
              <w:bottom w:val="single" w:sz="18" w:space="0" w:color="auto"/>
              <w:right w:val="single" w:sz="18" w:space="0" w:color="auto"/>
            </w:tcBorders>
          </w:tcPr>
          <w:p w14:paraId="71AD4C38" w14:textId="4CDCFD1B" w:rsidR="006718AF" w:rsidRDefault="006718AF" w:rsidP="00E9297B">
            <w:pPr>
              <w:pStyle w:val="NoSpacing"/>
              <w:rPr>
                <w:i/>
              </w:rPr>
            </w:pPr>
            <w:r>
              <w:rPr>
                <w:i/>
              </w:rPr>
              <w:t xml:space="preserve"> (Code)</w:t>
            </w:r>
          </w:p>
        </w:tc>
      </w:tr>
      <w:tr w:rsidR="007E3CBE" w:rsidRPr="00C755D3" w14:paraId="33F96303" w14:textId="77777777" w:rsidTr="001D3F41">
        <w:trPr>
          <w:jc w:val="center"/>
        </w:trPr>
        <w:tc>
          <w:tcPr>
            <w:tcW w:w="360" w:type="dxa"/>
          </w:tcPr>
          <w:p w14:paraId="37761F3B" w14:textId="340110E1" w:rsidR="007E3CBE" w:rsidRPr="00C755D3" w:rsidRDefault="007E3CBE" w:rsidP="00E9297B">
            <w:pPr>
              <w:pStyle w:val="NoSpacing"/>
            </w:pPr>
          </w:p>
        </w:tc>
        <w:tc>
          <w:tcPr>
            <w:tcW w:w="5233" w:type="dxa"/>
            <w:gridSpan w:val="2"/>
            <w:tcBorders>
              <w:right w:val="single" w:sz="18" w:space="0" w:color="auto"/>
            </w:tcBorders>
          </w:tcPr>
          <w:p w14:paraId="4998DACC" w14:textId="00DC4742" w:rsidR="007E3CBE" w:rsidRPr="00C755D3" w:rsidRDefault="006718AF" w:rsidP="00E9297B">
            <w:pPr>
              <w:pStyle w:val="NoSpacing"/>
            </w:pPr>
            <w:r>
              <w:t>A4.</w:t>
            </w:r>
            <w:r w:rsidR="00021A3F">
              <w:t xml:space="preserve"> </w:t>
            </w:r>
            <w:r w:rsidR="007E3CBE">
              <w:t>Chiefdom</w:t>
            </w:r>
          </w:p>
        </w:tc>
        <w:tc>
          <w:tcPr>
            <w:tcW w:w="5474" w:type="dxa"/>
            <w:gridSpan w:val="3"/>
            <w:tcBorders>
              <w:top w:val="single" w:sz="18" w:space="0" w:color="auto"/>
              <w:left w:val="single" w:sz="18" w:space="0" w:color="auto"/>
              <w:bottom w:val="single" w:sz="18" w:space="0" w:color="auto"/>
              <w:right w:val="single" w:sz="18" w:space="0" w:color="auto"/>
            </w:tcBorders>
          </w:tcPr>
          <w:p w14:paraId="080E9F13" w14:textId="77777777" w:rsidR="007E3CBE" w:rsidRPr="00FD0CBC" w:rsidRDefault="007E3CBE" w:rsidP="00E9297B">
            <w:pPr>
              <w:pStyle w:val="NoSpacing"/>
              <w:rPr>
                <w:i/>
              </w:rPr>
            </w:pPr>
            <w:r w:rsidRPr="00FD0CBC">
              <w:rPr>
                <w:i/>
              </w:rPr>
              <w:t>(text)</w:t>
            </w:r>
          </w:p>
        </w:tc>
      </w:tr>
      <w:tr w:rsidR="007E3CBE" w:rsidRPr="00C755D3" w14:paraId="5B0A9A11" w14:textId="77777777" w:rsidTr="001D3F41">
        <w:trPr>
          <w:jc w:val="center"/>
        </w:trPr>
        <w:tc>
          <w:tcPr>
            <w:tcW w:w="360" w:type="dxa"/>
          </w:tcPr>
          <w:p w14:paraId="01582C08" w14:textId="77777777" w:rsidR="007E3CBE" w:rsidRPr="00C755D3" w:rsidRDefault="007E3CBE" w:rsidP="00E9297B">
            <w:pPr>
              <w:pStyle w:val="NoSpacing"/>
            </w:pPr>
          </w:p>
        </w:tc>
        <w:tc>
          <w:tcPr>
            <w:tcW w:w="5233" w:type="dxa"/>
            <w:gridSpan w:val="2"/>
            <w:tcBorders>
              <w:right w:val="single" w:sz="18" w:space="0" w:color="auto"/>
            </w:tcBorders>
          </w:tcPr>
          <w:p w14:paraId="2E9DDC64" w14:textId="04D0A52E" w:rsidR="007E3CBE" w:rsidRPr="00C755D3" w:rsidRDefault="006718AF" w:rsidP="00E9297B">
            <w:pPr>
              <w:pStyle w:val="NoSpacing"/>
            </w:pPr>
            <w:r>
              <w:t>A5</w:t>
            </w:r>
            <w:r w:rsidR="00021A3F">
              <w:t xml:space="preserve">. </w:t>
            </w:r>
            <w:r w:rsidR="007E3CBE">
              <w:t>Village</w:t>
            </w:r>
            <w:r>
              <w:t xml:space="preserve"> ID</w:t>
            </w:r>
          </w:p>
        </w:tc>
        <w:tc>
          <w:tcPr>
            <w:tcW w:w="5474" w:type="dxa"/>
            <w:gridSpan w:val="3"/>
            <w:tcBorders>
              <w:top w:val="single" w:sz="18" w:space="0" w:color="auto"/>
              <w:left w:val="single" w:sz="18" w:space="0" w:color="auto"/>
              <w:bottom w:val="single" w:sz="18" w:space="0" w:color="auto"/>
              <w:right w:val="single" w:sz="18" w:space="0" w:color="auto"/>
            </w:tcBorders>
          </w:tcPr>
          <w:p w14:paraId="791CA59E" w14:textId="77777777" w:rsidR="007E3CBE" w:rsidRPr="00FD0CBC" w:rsidRDefault="007E3CBE" w:rsidP="00E9297B">
            <w:pPr>
              <w:pStyle w:val="NoSpacing"/>
              <w:rPr>
                <w:i/>
              </w:rPr>
            </w:pPr>
            <w:r w:rsidRPr="00FD0CBC">
              <w:rPr>
                <w:i/>
              </w:rPr>
              <w:t>(text)</w:t>
            </w:r>
          </w:p>
        </w:tc>
      </w:tr>
      <w:tr w:rsidR="006718AF" w:rsidRPr="00C755D3" w14:paraId="3A82DA43" w14:textId="77777777" w:rsidTr="001D3F41">
        <w:trPr>
          <w:jc w:val="center"/>
        </w:trPr>
        <w:tc>
          <w:tcPr>
            <w:tcW w:w="360" w:type="dxa"/>
          </w:tcPr>
          <w:p w14:paraId="7EA90CFA" w14:textId="77777777" w:rsidR="006718AF" w:rsidRPr="00C755D3" w:rsidRDefault="006718AF" w:rsidP="00E9297B">
            <w:pPr>
              <w:pStyle w:val="NoSpacing"/>
            </w:pPr>
          </w:p>
        </w:tc>
        <w:tc>
          <w:tcPr>
            <w:tcW w:w="5233" w:type="dxa"/>
            <w:gridSpan w:val="2"/>
            <w:tcBorders>
              <w:right w:val="single" w:sz="18" w:space="0" w:color="auto"/>
            </w:tcBorders>
          </w:tcPr>
          <w:p w14:paraId="3663DCD7" w14:textId="62FC07B5" w:rsidR="006718AF" w:rsidRDefault="006718AF" w:rsidP="00E9297B">
            <w:pPr>
              <w:pStyle w:val="NoSpacing"/>
            </w:pPr>
            <w:r>
              <w:t>A5b. Re-type Village ID</w:t>
            </w:r>
          </w:p>
        </w:tc>
        <w:tc>
          <w:tcPr>
            <w:tcW w:w="5474" w:type="dxa"/>
            <w:gridSpan w:val="3"/>
            <w:tcBorders>
              <w:top w:val="single" w:sz="18" w:space="0" w:color="auto"/>
              <w:left w:val="single" w:sz="18" w:space="0" w:color="auto"/>
              <w:bottom w:val="single" w:sz="18" w:space="0" w:color="auto"/>
              <w:right w:val="single" w:sz="18" w:space="0" w:color="auto"/>
            </w:tcBorders>
          </w:tcPr>
          <w:p w14:paraId="301BEDE9" w14:textId="27729FE2" w:rsidR="006718AF" w:rsidRPr="00FD0CBC" w:rsidRDefault="006718AF" w:rsidP="00E9297B">
            <w:pPr>
              <w:pStyle w:val="NoSpacing"/>
              <w:rPr>
                <w:i/>
              </w:rPr>
            </w:pPr>
            <w:r>
              <w:rPr>
                <w:i/>
              </w:rPr>
              <w:t>(text)</w:t>
            </w:r>
          </w:p>
        </w:tc>
      </w:tr>
      <w:tr w:rsidR="006718AF" w:rsidRPr="00C755D3" w14:paraId="70464C78" w14:textId="77777777" w:rsidTr="001D3F41">
        <w:trPr>
          <w:jc w:val="center"/>
        </w:trPr>
        <w:tc>
          <w:tcPr>
            <w:tcW w:w="360" w:type="dxa"/>
          </w:tcPr>
          <w:p w14:paraId="6BE16CD3" w14:textId="77777777" w:rsidR="006718AF" w:rsidRPr="00C755D3" w:rsidRDefault="006718AF" w:rsidP="00E9297B">
            <w:pPr>
              <w:pStyle w:val="NoSpacing"/>
            </w:pPr>
          </w:p>
        </w:tc>
        <w:tc>
          <w:tcPr>
            <w:tcW w:w="5233" w:type="dxa"/>
            <w:gridSpan w:val="2"/>
            <w:tcBorders>
              <w:right w:val="single" w:sz="18" w:space="0" w:color="auto"/>
            </w:tcBorders>
          </w:tcPr>
          <w:p w14:paraId="4218D636" w14:textId="03D48B78" w:rsidR="006718AF" w:rsidRDefault="006718AF" w:rsidP="006718AF">
            <w:pPr>
              <w:pStyle w:val="NoSpacing"/>
            </w:pPr>
            <w:r>
              <w:t>A6. Village Name</w:t>
            </w:r>
          </w:p>
        </w:tc>
        <w:tc>
          <w:tcPr>
            <w:tcW w:w="5474" w:type="dxa"/>
            <w:gridSpan w:val="3"/>
            <w:tcBorders>
              <w:top w:val="single" w:sz="18" w:space="0" w:color="auto"/>
              <w:left w:val="single" w:sz="18" w:space="0" w:color="auto"/>
              <w:bottom w:val="single" w:sz="18" w:space="0" w:color="auto"/>
              <w:right w:val="single" w:sz="18" w:space="0" w:color="auto"/>
            </w:tcBorders>
          </w:tcPr>
          <w:p w14:paraId="4DDE9D53" w14:textId="4FE53FE4" w:rsidR="006718AF" w:rsidRPr="00FD0CBC" w:rsidRDefault="006718AF" w:rsidP="00E9297B">
            <w:pPr>
              <w:pStyle w:val="NoSpacing"/>
              <w:rPr>
                <w:i/>
              </w:rPr>
            </w:pPr>
            <w:r>
              <w:rPr>
                <w:i/>
              </w:rPr>
              <w:t>(text)</w:t>
            </w:r>
          </w:p>
        </w:tc>
      </w:tr>
    </w:tbl>
    <w:p w14:paraId="26A188B4" w14:textId="33BF5003" w:rsidR="00852519" w:rsidRDefault="00852519" w:rsidP="00E9297B">
      <w:pPr>
        <w:pStyle w:val="NoSpacing"/>
      </w:pPr>
    </w:p>
    <w:p w14:paraId="1E062188" w14:textId="77777777" w:rsidR="007E3CBE" w:rsidRDefault="007E3CBE" w:rsidP="00E9297B">
      <w:pPr>
        <w:pStyle w:val="NoSpacing"/>
      </w:pPr>
    </w:p>
    <w:p w14:paraId="6C412476" w14:textId="17C7F89D" w:rsidR="007E3CBE" w:rsidRDefault="000F19C0" w:rsidP="00E9297B">
      <w:pPr>
        <w:pStyle w:val="NoSpacing"/>
        <w:rPr>
          <w:b/>
        </w:rPr>
      </w:pPr>
      <w:r>
        <w:rPr>
          <w:b/>
        </w:rPr>
        <w:t xml:space="preserve">Consent Process </w:t>
      </w:r>
    </w:p>
    <w:p w14:paraId="3061DA5E" w14:textId="77777777" w:rsidR="000F19C0" w:rsidRDefault="000F19C0" w:rsidP="00E9297B">
      <w:pPr>
        <w:pStyle w:val="NoSpacing"/>
        <w:rPr>
          <w:b/>
        </w:rPr>
      </w:pPr>
    </w:p>
    <w:p w14:paraId="55300D97" w14:textId="77777777" w:rsidR="000F19C0" w:rsidRPr="00023ECE" w:rsidRDefault="000F19C0" w:rsidP="000F19C0">
      <w:pPr>
        <w:spacing w:after="0" w:line="240" w:lineRule="auto"/>
        <w:rPr>
          <w:rFonts w:eastAsia="Gill Sans MT" w:cs="Times New Roman"/>
          <w:b/>
        </w:rPr>
      </w:pPr>
      <w:r w:rsidRPr="00023ECE">
        <w:rPr>
          <w:rFonts w:eastAsia="Gill Sans MT" w:cs="Times New Roman"/>
          <w:b/>
        </w:rPr>
        <w:t>INFORMED CONSENT—PLEASE READ THE PAPER CONSENT FORM CAREFULY AND WORD FOR WORD</w:t>
      </w:r>
    </w:p>
    <w:p w14:paraId="2F862E3A" w14:textId="77777777" w:rsidR="000F19C0" w:rsidRPr="00023ECE" w:rsidRDefault="000F19C0" w:rsidP="000F19C0">
      <w:pPr>
        <w:spacing w:after="0" w:line="240" w:lineRule="auto"/>
        <w:rPr>
          <w:rFonts w:eastAsia="Gill Sans MT" w:cs="Times New Roman"/>
          <w:b/>
        </w:rPr>
      </w:pPr>
    </w:p>
    <w:tbl>
      <w:tblPr>
        <w:tblW w:w="10873"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43" w:type="dxa"/>
          <w:right w:w="43" w:type="dxa"/>
        </w:tblCellMar>
        <w:tblLook w:val="0000" w:firstRow="0" w:lastRow="0" w:firstColumn="0" w:lastColumn="0" w:noHBand="0" w:noVBand="0"/>
      </w:tblPr>
      <w:tblGrid>
        <w:gridCol w:w="360"/>
        <w:gridCol w:w="5040"/>
        <w:gridCol w:w="4403"/>
        <w:gridCol w:w="1070"/>
      </w:tblGrid>
      <w:tr w:rsidR="000F19C0" w:rsidRPr="00ED0911" w14:paraId="1D6E09A0" w14:textId="77777777" w:rsidTr="000F19C0">
        <w:trPr>
          <w:trHeight w:val="20"/>
          <w:jc w:val="center"/>
        </w:trPr>
        <w:tc>
          <w:tcPr>
            <w:tcW w:w="360" w:type="dxa"/>
          </w:tcPr>
          <w:p w14:paraId="49A82EC7" w14:textId="77777777" w:rsidR="000F19C0" w:rsidRPr="00ED0911" w:rsidRDefault="000F19C0" w:rsidP="000F19C0">
            <w:pPr>
              <w:kinsoku w:val="0"/>
              <w:overflowPunct w:val="0"/>
              <w:spacing w:line="240" w:lineRule="auto"/>
              <w:ind w:left="104"/>
              <w:contextualSpacing/>
            </w:pPr>
          </w:p>
        </w:tc>
        <w:tc>
          <w:tcPr>
            <w:tcW w:w="5040" w:type="dxa"/>
            <w:tcBorders>
              <w:right w:val="nil"/>
            </w:tcBorders>
          </w:tcPr>
          <w:p w14:paraId="54175B9D" w14:textId="15A09A9F" w:rsidR="000F19C0" w:rsidRPr="00ED0911" w:rsidRDefault="000F19C0" w:rsidP="000F19C0">
            <w:pPr>
              <w:kinsoku w:val="0"/>
              <w:overflowPunct w:val="0"/>
              <w:spacing w:afterLines="20" w:after="48" w:line="240" w:lineRule="auto"/>
              <w:contextualSpacing/>
              <w:rPr>
                <w:b/>
                <w:w w:val="105"/>
              </w:rPr>
            </w:pPr>
            <w:r>
              <w:rPr>
                <w:w w:val="105"/>
              </w:rPr>
              <w:t xml:space="preserve">A.7 </w:t>
            </w:r>
            <w:r w:rsidRPr="00ED0911">
              <w:rPr>
                <w:w w:val="105"/>
              </w:rPr>
              <w:t xml:space="preserve">Did the respondent consent? </w:t>
            </w:r>
            <w:r w:rsidRPr="00ED0911">
              <w:rPr>
                <w:b/>
                <w:w w:val="105"/>
              </w:rPr>
              <w:t>(consent)</w:t>
            </w:r>
          </w:p>
          <w:p w14:paraId="1F226F47" w14:textId="77777777" w:rsidR="000F19C0" w:rsidRPr="0006662B" w:rsidRDefault="000F19C0" w:rsidP="000F19C0">
            <w:pPr>
              <w:kinsoku w:val="0"/>
              <w:overflowPunct w:val="0"/>
              <w:spacing w:afterLines="20" w:after="48" w:line="240" w:lineRule="auto"/>
              <w:contextualSpacing/>
              <w:rPr>
                <w:i/>
                <w:w w:val="105"/>
              </w:rPr>
            </w:pPr>
            <w:r w:rsidRPr="0006662B">
              <w:rPr>
                <w:i/>
                <w:w w:val="105"/>
              </w:rPr>
              <w:t>If 1, skip to Module B</w:t>
            </w:r>
          </w:p>
        </w:tc>
        <w:tc>
          <w:tcPr>
            <w:tcW w:w="4403" w:type="dxa"/>
            <w:tcBorders>
              <w:left w:val="nil"/>
              <w:right w:val="single" w:sz="18" w:space="0" w:color="000000"/>
            </w:tcBorders>
          </w:tcPr>
          <w:p w14:paraId="0713B716" w14:textId="77777777" w:rsidR="000F19C0" w:rsidRPr="00147F1B" w:rsidRDefault="000F19C0" w:rsidP="000F19C0">
            <w:pPr>
              <w:spacing w:line="240" w:lineRule="auto"/>
              <w:contextualSpacing/>
            </w:pPr>
            <w:r>
              <w:t>0</w:t>
            </w:r>
            <w:r w:rsidRPr="00147F1B">
              <w:t>=No</w:t>
            </w:r>
          </w:p>
          <w:p w14:paraId="1A6374A0" w14:textId="77777777" w:rsidR="000F19C0" w:rsidRPr="00147F1B" w:rsidRDefault="000F19C0" w:rsidP="000F19C0">
            <w:pPr>
              <w:spacing w:line="240" w:lineRule="auto"/>
              <w:contextualSpacing/>
              <w:rPr>
                <w:i/>
              </w:rPr>
            </w:pPr>
            <w:r>
              <w:t>1</w:t>
            </w:r>
            <w:r w:rsidRPr="00147F1B">
              <w:t>=Yes</w:t>
            </w:r>
          </w:p>
        </w:tc>
        <w:tc>
          <w:tcPr>
            <w:tcW w:w="1070" w:type="dxa"/>
            <w:tcBorders>
              <w:top w:val="single" w:sz="18" w:space="0" w:color="000000"/>
              <w:left w:val="single" w:sz="18" w:space="0" w:color="000000"/>
              <w:bottom w:val="single" w:sz="18" w:space="0" w:color="000000"/>
              <w:right w:val="single" w:sz="18" w:space="0" w:color="000000"/>
            </w:tcBorders>
          </w:tcPr>
          <w:p w14:paraId="747DE95A" w14:textId="77777777" w:rsidR="000F19C0" w:rsidRPr="00147F1B" w:rsidRDefault="000F19C0" w:rsidP="000F19C0">
            <w:pPr>
              <w:pStyle w:val="NoSpacing"/>
              <w:rPr>
                <w:i/>
              </w:rPr>
            </w:pPr>
            <w:r w:rsidRPr="00147F1B">
              <w:rPr>
                <w:i/>
              </w:rPr>
              <w:t>(Code)</w:t>
            </w:r>
          </w:p>
        </w:tc>
      </w:tr>
      <w:tr w:rsidR="000F19C0" w:rsidRPr="00ED0911" w14:paraId="52C14890" w14:textId="77777777" w:rsidTr="000F19C0">
        <w:trPr>
          <w:trHeight w:val="20"/>
          <w:jc w:val="center"/>
        </w:trPr>
        <w:tc>
          <w:tcPr>
            <w:tcW w:w="360" w:type="dxa"/>
          </w:tcPr>
          <w:p w14:paraId="2173F035" w14:textId="77777777" w:rsidR="000F19C0" w:rsidRPr="00ED0911" w:rsidRDefault="000F19C0" w:rsidP="000F19C0">
            <w:pPr>
              <w:kinsoku w:val="0"/>
              <w:overflowPunct w:val="0"/>
              <w:spacing w:line="240" w:lineRule="auto"/>
              <w:ind w:left="75"/>
              <w:contextualSpacing/>
            </w:pPr>
            <w:commentRangeStart w:id="1"/>
          </w:p>
        </w:tc>
        <w:tc>
          <w:tcPr>
            <w:tcW w:w="5040" w:type="dxa"/>
            <w:tcBorders>
              <w:right w:val="single" w:sz="18" w:space="0" w:color="000000"/>
            </w:tcBorders>
          </w:tcPr>
          <w:p w14:paraId="77D2D3C1" w14:textId="033CB200" w:rsidR="000F19C0" w:rsidRPr="00ED0911" w:rsidRDefault="006718AF" w:rsidP="000F19C0">
            <w:pPr>
              <w:spacing w:line="240" w:lineRule="auto"/>
              <w:contextualSpacing/>
              <w:rPr>
                <w:b/>
              </w:rPr>
            </w:pPr>
            <w:r>
              <w:t xml:space="preserve">A.7b </w:t>
            </w:r>
            <w:r w:rsidR="000F19C0" w:rsidRPr="00ED0911">
              <w:t xml:space="preserve">If you have chosen not to participate, can you please tell me why? </w:t>
            </w:r>
            <w:r w:rsidR="000F19C0" w:rsidRPr="00ED0911">
              <w:rPr>
                <w:b/>
              </w:rPr>
              <w:t>(refuse)</w:t>
            </w:r>
          </w:p>
          <w:p w14:paraId="6E127D49" w14:textId="3B2D7AF7" w:rsidR="000F19C0" w:rsidRPr="0006662B" w:rsidRDefault="000F19C0" w:rsidP="000F19C0">
            <w:pPr>
              <w:keepNext/>
              <w:spacing w:afterLines="20" w:after="48" w:line="240" w:lineRule="auto"/>
              <w:contextualSpacing/>
              <w:outlineLvl w:val="4"/>
              <w:rPr>
                <w:i/>
                <w:w w:val="105"/>
              </w:rPr>
            </w:pPr>
            <w:r>
              <w:rPr>
                <w:rFonts w:cs="Times New Roman"/>
                <w:i/>
                <w:w w:val="105"/>
              </w:rPr>
              <w:t xml:space="preserve">Skip to Module G, Conclusion </w:t>
            </w:r>
          </w:p>
        </w:tc>
        <w:tc>
          <w:tcPr>
            <w:tcW w:w="5473" w:type="dxa"/>
            <w:gridSpan w:val="2"/>
            <w:tcBorders>
              <w:top w:val="single" w:sz="18" w:space="0" w:color="000000"/>
              <w:left w:val="single" w:sz="18" w:space="0" w:color="000000"/>
              <w:bottom w:val="single" w:sz="18" w:space="0" w:color="000000"/>
              <w:right w:val="single" w:sz="18" w:space="0" w:color="000000"/>
            </w:tcBorders>
          </w:tcPr>
          <w:p w14:paraId="565D4231" w14:textId="77777777" w:rsidR="000F19C0" w:rsidRPr="00147F1B" w:rsidRDefault="000F19C0" w:rsidP="000F19C0">
            <w:pPr>
              <w:pStyle w:val="NoSpacing"/>
              <w:rPr>
                <w:i/>
              </w:rPr>
            </w:pPr>
            <w:r w:rsidRPr="00147F1B">
              <w:rPr>
                <w:i/>
              </w:rPr>
              <w:t>(Text)</w:t>
            </w:r>
            <w:commentRangeEnd w:id="1"/>
            <w:r w:rsidR="00D82B86">
              <w:rPr>
                <w:rStyle w:val="CommentReference"/>
                <w:rFonts w:eastAsiaTheme="minorHAnsi" w:cstheme="minorBidi"/>
                <w:color w:val="auto"/>
              </w:rPr>
              <w:commentReference w:id="1"/>
            </w:r>
          </w:p>
        </w:tc>
      </w:tr>
    </w:tbl>
    <w:p w14:paraId="5C099254" w14:textId="77777777" w:rsidR="000F19C0" w:rsidRPr="00ED0911" w:rsidRDefault="000F19C0" w:rsidP="000F19C0">
      <w:pPr>
        <w:tabs>
          <w:tab w:val="left" w:pos="5490"/>
        </w:tabs>
        <w:spacing w:line="240" w:lineRule="auto"/>
        <w:contextualSpacing/>
        <w:rPr>
          <w:rFonts w:eastAsia="Times New Roman" w:cs="Times New Roman"/>
          <w:b/>
          <w:color w:val="000000"/>
        </w:rPr>
      </w:pPr>
    </w:p>
    <w:tbl>
      <w:tblPr>
        <w:tblStyle w:val="TableGrid"/>
        <w:tblW w:w="11067" w:type="dxa"/>
        <w:jc w:val="center"/>
        <w:tblCellMar>
          <w:left w:w="72" w:type="dxa"/>
          <w:right w:w="72" w:type="dxa"/>
        </w:tblCellMar>
        <w:tblLook w:val="04A0" w:firstRow="1" w:lastRow="0" w:firstColumn="1" w:lastColumn="0" w:noHBand="0" w:noVBand="1"/>
      </w:tblPr>
      <w:tblGrid>
        <w:gridCol w:w="360"/>
        <w:gridCol w:w="4994"/>
        <w:gridCol w:w="239"/>
        <w:gridCol w:w="2520"/>
        <w:gridCol w:w="2954"/>
      </w:tblGrid>
      <w:tr w:rsidR="006718AF" w:rsidRPr="00FD0CBC" w14:paraId="71760CA6" w14:textId="77777777" w:rsidTr="006718AF">
        <w:trPr>
          <w:jc w:val="center"/>
        </w:trPr>
        <w:tc>
          <w:tcPr>
            <w:tcW w:w="360" w:type="dxa"/>
          </w:tcPr>
          <w:p w14:paraId="18303227" w14:textId="77777777" w:rsidR="006718AF" w:rsidRPr="00C755D3" w:rsidRDefault="006718AF" w:rsidP="006718AF">
            <w:pPr>
              <w:pStyle w:val="NoSpacing"/>
            </w:pPr>
          </w:p>
        </w:tc>
        <w:tc>
          <w:tcPr>
            <w:tcW w:w="5233" w:type="dxa"/>
            <w:gridSpan w:val="2"/>
            <w:tcBorders>
              <w:right w:val="single" w:sz="18" w:space="0" w:color="auto"/>
            </w:tcBorders>
          </w:tcPr>
          <w:p w14:paraId="0C00C8AE" w14:textId="58CE8237" w:rsidR="006718AF" w:rsidRPr="00C755D3" w:rsidRDefault="006718AF" w:rsidP="006718AF">
            <w:pPr>
              <w:pStyle w:val="NoSpacing"/>
            </w:pPr>
            <w:r>
              <w:t>A8. Position</w:t>
            </w:r>
          </w:p>
        </w:tc>
        <w:tc>
          <w:tcPr>
            <w:tcW w:w="5474" w:type="dxa"/>
            <w:gridSpan w:val="2"/>
            <w:tcBorders>
              <w:top w:val="single" w:sz="18" w:space="0" w:color="auto"/>
              <w:left w:val="single" w:sz="18" w:space="0" w:color="auto"/>
              <w:bottom w:val="single" w:sz="18" w:space="0" w:color="auto"/>
              <w:right w:val="single" w:sz="18" w:space="0" w:color="auto"/>
            </w:tcBorders>
          </w:tcPr>
          <w:p w14:paraId="151F6BC4" w14:textId="77777777" w:rsidR="006718AF" w:rsidRPr="00FD0CBC" w:rsidRDefault="006718AF" w:rsidP="006718AF">
            <w:pPr>
              <w:pStyle w:val="NoSpacing"/>
              <w:rPr>
                <w:i/>
              </w:rPr>
            </w:pPr>
            <w:r w:rsidRPr="00FD0CBC">
              <w:rPr>
                <w:i/>
              </w:rPr>
              <w:t>(text)</w:t>
            </w:r>
          </w:p>
        </w:tc>
      </w:tr>
      <w:tr w:rsidR="006718AF" w:rsidRPr="00FD0CBC" w14:paraId="3DEC25CB" w14:textId="77777777" w:rsidTr="00063514">
        <w:trPr>
          <w:jc w:val="center"/>
        </w:trPr>
        <w:tc>
          <w:tcPr>
            <w:tcW w:w="360" w:type="dxa"/>
          </w:tcPr>
          <w:p w14:paraId="2743BA13" w14:textId="77777777" w:rsidR="006718AF" w:rsidRPr="00C755D3" w:rsidRDefault="006718AF" w:rsidP="006718AF">
            <w:pPr>
              <w:pStyle w:val="NoSpacing"/>
            </w:pPr>
          </w:p>
        </w:tc>
        <w:tc>
          <w:tcPr>
            <w:tcW w:w="7753" w:type="dxa"/>
            <w:gridSpan w:val="3"/>
            <w:tcBorders>
              <w:bottom w:val="single" w:sz="4" w:space="0" w:color="auto"/>
              <w:right w:val="single" w:sz="18" w:space="0" w:color="auto"/>
            </w:tcBorders>
          </w:tcPr>
          <w:p w14:paraId="6C4631C8" w14:textId="68916AD2" w:rsidR="006718AF" w:rsidRPr="00C755D3" w:rsidRDefault="00063514" w:rsidP="006718AF">
            <w:pPr>
              <w:pStyle w:val="NoSpacing"/>
            </w:pPr>
            <w:r>
              <w:t>A9</w:t>
            </w:r>
            <w:r w:rsidR="006718AF">
              <w:t>. Age</w:t>
            </w:r>
          </w:p>
        </w:tc>
        <w:tc>
          <w:tcPr>
            <w:tcW w:w="2954" w:type="dxa"/>
            <w:tcBorders>
              <w:top w:val="single" w:sz="18" w:space="0" w:color="auto"/>
              <w:left w:val="single" w:sz="18" w:space="0" w:color="auto"/>
              <w:bottom w:val="single" w:sz="18" w:space="0" w:color="auto"/>
              <w:right w:val="single" w:sz="18" w:space="0" w:color="auto"/>
            </w:tcBorders>
          </w:tcPr>
          <w:p w14:paraId="5BF0BF6A" w14:textId="77777777" w:rsidR="006718AF" w:rsidRPr="00FD0CBC" w:rsidRDefault="006718AF" w:rsidP="006718AF">
            <w:pPr>
              <w:pStyle w:val="NoSpacing"/>
              <w:rPr>
                <w:i/>
              </w:rPr>
            </w:pPr>
            <w:r w:rsidRPr="00FD0CBC">
              <w:rPr>
                <w:i/>
              </w:rPr>
              <w:t>(integer)</w:t>
            </w:r>
          </w:p>
        </w:tc>
      </w:tr>
      <w:tr w:rsidR="00063514" w:rsidRPr="00FD0CBC" w14:paraId="7CB55E43" w14:textId="77777777" w:rsidTr="00063514">
        <w:trPr>
          <w:jc w:val="center"/>
        </w:trPr>
        <w:tc>
          <w:tcPr>
            <w:tcW w:w="360" w:type="dxa"/>
          </w:tcPr>
          <w:p w14:paraId="46A51713" w14:textId="77777777" w:rsidR="00063514" w:rsidRPr="00C755D3" w:rsidRDefault="00063514" w:rsidP="006718AF">
            <w:pPr>
              <w:pStyle w:val="NoSpacing"/>
            </w:pPr>
            <w:commentRangeStart w:id="2"/>
          </w:p>
        </w:tc>
        <w:tc>
          <w:tcPr>
            <w:tcW w:w="4994" w:type="dxa"/>
            <w:tcBorders>
              <w:bottom w:val="single" w:sz="4" w:space="0" w:color="auto"/>
              <w:right w:val="nil"/>
            </w:tcBorders>
          </w:tcPr>
          <w:p w14:paraId="18A4DC40" w14:textId="77777777" w:rsidR="00063514" w:rsidRDefault="00063514" w:rsidP="006718AF">
            <w:pPr>
              <w:pStyle w:val="NoSpacing"/>
            </w:pPr>
            <w:r>
              <w:t xml:space="preserve">A9b. If unsure, what is your estimated age? </w:t>
            </w:r>
          </w:p>
        </w:tc>
        <w:tc>
          <w:tcPr>
            <w:tcW w:w="2759" w:type="dxa"/>
            <w:gridSpan w:val="2"/>
            <w:tcBorders>
              <w:left w:val="nil"/>
              <w:bottom w:val="single" w:sz="4" w:space="0" w:color="auto"/>
              <w:right w:val="single" w:sz="18" w:space="0" w:color="auto"/>
            </w:tcBorders>
          </w:tcPr>
          <w:p w14:paraId="07A231DC" w14:textId="183E08C2" w:rsidR="00063514" w:rsidRDefault="00063514" w:rsidP="006718AF">
            <w:pPr>
              <w:pStyle w:val="NoSpacing"/>
            </w:pPr>
            <w:r>
              <w:t>1=18-30</w:t>
            </w:r>
          </w:p>
          <w:p w14:paraId="0D7DF406" w14:textId="15A5E48F" w:rsidR="00063514" w:rsidRDefault="00063514" w:rsidP="006718AF">
            <w:pPr>
              <w:pStyle w:val="NoSpacing"/>
            </w:pPr>
            <w:r>
              <w:t>2=31-40</w:t>
            </w:r>
          </w:p>
          <w:p w14:paraId="15312391" w14:textId="7884B1CC" w:rsidR="00063514" w:rsidRDefault="00063514" w:rsidP="006718AF">
            <w:pPr>
              <w:pStyle w:val="NoSpacing"/>
            </w:pPr>
            <w:r>
              <w:t>3=41-50</w:t>
            </w:r>
          </w:p>
          <w:p w14:paraId="1D7EB65F" w14:textId="6D809298" w:rsidR="00063514" w:rsidRDefault="00063514" w:rsidP="006718AF">
            <w:pPr>
              <w:pStyle w:val="NoSpacing"/>
            </w:pPr>
            <w:r>
              <w:t>4=60 or higher</w:t>
            </w:r>
          </w:p>
          <w:p w14:paraId="4672FF35" w14:textId="764FC68A" w:rsidR="00063514" w:rsidRDefault="00063514" w:rsidP="006718AF">
            <w:pPr>
              <w:pStyle w:val="NoSpacing"/>
            </w:pPr>
            <w:r>
              <w:t>5= Refused to answer</w:t>
            </w:r>
          </w:p>
        </w:tc>
        <w:tc>
          <w:tcPr>
            <w:tcW w:w="2954" w:type="dxa"/>
            <w:tcBorders>
              <w:top w:val="single" w:sz="18" w:space="0" w:color="auto"/>
              <w:left w:val="single" w:sz="18" w:space="0" w:color="auto"/>
              <w:bottom w:val="single" w:sz="18" w:space="0" w:color="auto"/>
              <w:right w:val="single" w:sz="18" w:space="0" w:color="auto"/>
            </w:tcBorders>
          </w:tcPr>
          <w:p w14:paraId="44B55CC9" w14:textId="6978EA56" w:rsidR="00063514" w:rsidRPr="00FD0CBC" w:rsidRDefault="00063514" w:rsidP="006718AF">
            <w:pPr>
              <w:pStyle w:val="NoSpacing"/>
              <w:rPr>
                <w:i/>
              </w:rPr>
            </w:pPr>
            <w:r>
              <w:rPr>
                <w:i/>
              </w:rPr>
              <w:t>Code</w:t>
            </w:r>
            <w:commentRangeEnd w:id="2"/>
            <w:r w:rsidR="00D82B86">
              <w:rPr>
                <w:rStyle w:val="CommentReference"/>
                <w:rFonts w:eastAsiaTheme="minorHAnsi" w:cstheme="minorBidi"/>
                <w:color w:val="auto"/>
              </w:rPr>
              <w:commentReference w:id="2"/>
            </w:r>
          </w:p>
        </w:tc>
      </w:tr>
      <w:tr w:rsidR="00063514" w:rsidRPr="00FD0CBC" w14:paraId="6B8DE638" w14:textId="77777777" w:rsidTr="00063514">
        <w:trPr>
          <w:jc w:val="center"/>
        </w:trPr>
        <w:tc>
          <w:tcPr>
            <w:tcW w:w="360" w:type="dxa"/>
          </w:tcPr>
          <w:p w14:paraId="4E3621D6" w14:textId="212728AA" w:rsidR="00063514" w:rsidRPr="00C755D3" w:rsidRDefault="00063514" w:rsidP="006718AF">
            <w:pPr>
              <w:pStyle w:val="NoSpacing"/>
            </w:pPr>
          </w:p>
        </w:tc>
        <w:tc>
          <w:tcPr>
            <w:tcW w:w="4994" w:type="dxa"/>
            <w:tcBorders>
              <w:right w:val="nil"/>
            </w:tcBorders>
          </w:tcPr>
          <w:p w14:paraId="659CD5CD" w14:textId="10E2785E" w:rsidR="00063514" w:rsidRDefault="00063514" w:rsidP="006718AF">
            <w:pPr>
              <w:pStyle w:val="NoSpacing"/>
            </w:pPr>
            <w:r>
              <w:t xml:space="preserve">A9. </w:t>
            </w:r>
            <w:r w:rsidRPr="00FD0CBC">
              <w:t>Gender</w:t>
            </w:r>
          </w:p>
        </w:tc>
        <w:tc>
          <w:tcPr>
            <w:tcW w:w="2759" w:type="dxa"/>
            <w:gridSpan w:val="2"/>
            <w:tcBorders>
              <w:left w:val="nil"/>
              <w:right w:val="single" w:sz="18" w:space="0" w:color="auto"/>
            </w:tcBorders>
          </w:tcPr>
          <w:p w14:paraId="5B30697E" w14:textId="77777777" w:rsidR="00063514" w:rsidRPr="00FD0CBC" w:rsidRDefault="00063514" w:rsidP="00063514">
            <w:pPr>
              <w:pStyle w:val="NoSpacing"/>
            </w:pPr>
            <w:r w:rsidRPr="00FD0CBC">
              <w:t>1=Male</w:t>
            </w:r>
          </w:p>
          <w:p w14:paraId="6B4BDB37" w14:textId="77777777" w:rsidR="00063514" w:rsidRPr="00FD0CBC" w:rsidRDefault="00063514" w:rsidP="00063514">
            <w:pPr>
              <w:pStyle w:val="NoSpacing"/>
            </w:pPr>
            <w:r w:rsidRPr="00FD0CBC">
              <w:t>2</w:t>
            </w:r>
            <w:r>
              <w:t>=</w:t>
            </w:r>
            <w:r w:rsidRPr="00FD0CBC">
              <w:t>Female</w:t>
            </w:r>
          </w:p>
          <w:p w14:paraId="0DBCE4EA" w14:textId="5825C204" w:rsidR="00063514" w:rsidRDefault="00063514" w:rsidP="006718AF">
            <w:pPr>
              <w:pStyle w:val="NoSpacing"/>
            </w:pPr>
            <w:r>
              <w:t>999=Prefer not to respond</w:t>
            </w:r>
          </w:p>
        </w:tc>
        <w:tc>
          <w:tcPr>
            <w:tcW w:w="2954" w:type="dxa"/>
            <w:tcBorders>
              <w:top w:val="single" w:sz="18" w:space="0" w:color="auto"/>
              <w:left w:val="single" w:sz="18" w:space="0" w:color="auto"/>
              <w:bottom w:val="single" w:sz="18" w:space="0" w:color="auto"/>
              <w:right w:val="single" w:sz="18" w:space="0" w:color="auto"/>
            </w:tcBorders>
          </w:tcPr>
          <w:p w14:paraId="22A69424" w14:textId="3B910904" w:rsidR="00063514" w:rsidRPr="00FD0CBC" w:rsidRDefault="00063514" w:rsidP="006718AF">
            <w:pPr>
              <w:pStyle w:val="NoSpacing"/>
              <w:rPr>
                <w:i/>
              </w:rPr>
            </w:pPr>
            <w:r w:rsidRPr="00FD0CBC">
              <w:rPr>
                <w:i/>
              </w:rPr>
              <w:t>(code)</w:t>
            </w:r>
          </w:p>
        </w:tc>
      </w:tr>
    </w:tbl>
    <w:p w14:paraId="763F8E6F" w14:textId="77777777" w:rsidR="000F19C0" w:rsidRPr="00ED0911" w:rsidRDefault="000F19C0" w:rsidP="000F19C0">
      <w:pPr>
        <w:spacing w:line="240" w:lineRule="auto"/>
        <w:contextualSpacing/>
        <w:rPr>
          <w:rFonts w:eastAsia="Times New Roman" w:cs="Times New Roman"/>
          <w:b/>
          <w:color w:val="000000"/>
        </w:rPr>
      </w:pPr>
      <w:r w:rsidRPr="00ED0911">
        <w:rPr>
          <w:rFonts w:eastAsia="Times New Roman" w:cs="Times New Roman"/>
          <w:b/>
          <w:color w:val="000000"/>
        </w:rPr>
        <w:lastRenderedPageBreak/>
        <w:br w:type="page"/>
      </w:r>
    </w:p>
    <w:p w14:paraId="3503285B" w14:textId="77777777" w:rsidR="000F19C0" w:rsidRPr="000F19C0" w:rsidRDefault="000F19C0" w:rsidP="00E9297B">
      <w:pPr>
        <w:pStyle w:val="NoSpacing"/>
        <w:rPr>
          <w:b/>
        </w:rPr>
        <w:sectPr w:rsidR="000F19C0" w:rsidRPr="000F19C0">
          <w:footerReference w:type="even" r:id="rId10"/>
          <w:footerReference w:type="default" r:id="rId11"/>
          <w:pgSz w:w="12240" w:h="15840"/>
          <w:pgMar w:top="1440" w:right="1440" w:bottom="1440" w:left="1440" w:header="720" w:footer="720" w:gutter="0"/>
          <w:cols w:space="720"/>
          <w:docGrid w:linePitch="360"/>
        </w:sectPr>
      </w:pPr>
    </w:p>
    <w:p w14:paraId="1A20BCB4" w14:textId="77777777" w:rsidR="00852519" w:rsidRDefault="007E3CBE" w:rsidP="00E9297B">
      <w:pPr>
        <w:pStyle w:val="Heading3"/>
        <w:spacing w:line="240" w:lineRule="auto"/>
      </w:pPr>
      <w:r>
        <w:lastRenderedPageBreak/>
        <w:t>Section B. Forest Access</w:t>
      </w:r>
    </w:p>
    <w:tbl>
      <w:tblPr>
        <w:tblW w:w="0" w:type="auto"/>
        <w:jc w:val="center"/>
        <w:tblCellMar>
          <w:left w:w="72" w:type="dxa"/>
          <w:right w:w="72" w:type="dxa"/>
        </w:tblCellMar>
        <w:tblLook w:val="0000" w:firstRow="0" w:lastRow="0" w:firstColumn="0" w:lastColumn="0" w:noHBand="0" w:noVBand="0"/>
      </w:tblPr>
      <w:tblGrid>
        <w:gridCol w:w="360"/>
        <w:gridCol w:w="9540"/>
        <w:gridCol w:w="2880"/>
      </w:tblGrid>
      <w:tr w:rsidR="007E3CBE" w:rsidRPr="001E7F0D" w14:paraId="1206AC2E" w14:textId="77777777" w:rsidTr="001D3F41">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F4065A" w14:textId="77777777" w:rsidR="007E3CBE" w:rsidRPr="001E7F0D" w:rsidRDefault="007E3CBE" w:rsidP="00E9297B">
            <w:pPr>
              <w:pStyle w:val="NoSpacing"/>
            </w:pPr>
          </w:p>
        </w:tc>
        <w:tc>
          <w:tcPr>
            <w:tcW w:w="9540" w:type="dxa"/>
            <w:tcBorders>
              <w:top w:val="single" w:sz="4" w:space="0" w:color="000000"/>
              <w:left w:val="single" w:sz="4" w:space="0" w:color="auto"/>
              <w:bottom w:val="single" w:sz="4" w:space="0" w:color="000000"/>
              <w:right w:val="single" w:sz="18" w:space="0" w:color="000000"/>
            </w:tcBorders>
          </w:tcPr>
          <w:p w14:paraId="50A4970A" w14:textId="77777777" w:rsidR="007E3CBE" w:rsidRPr="001E7F0D" w:rsidRDefault="00021A3F" w:rsidP="00E9297B">
            <w:pPr>
              <w:pStyle w:val="NoSpacing"/>
            </w:pPr>
            <w:r>
              <w:t xml:space="preserve">B1. </w:t>
            </w:r>
            <w:r w:rsidR="007E3CBE" w:rsidRPr="001E7F0D">
              <w:t>How many forests does your village rely on for income and for basic household needs?</w:t>
            </w:r>
          </w:p>
        </w:tc>
        <w:tc>
          <w:tcPr>
            <w:tcW w:w="2880" w:type="dxa"/>
            <w:tcBorders>
              <w:top w:val="single" w:sz="18" w:space="0" w:color="000000"/>
              <w:left w:val="single" w:sz="18" w:space="0" w:color="000000"/>
              <w:bottom w:val="single" w:sz="18" w:space="0" w:color="000000"/>
              <w:right w:val="single" w:sz="18" w:space="0" w:color="000000"/>
            </w:tcBorders>
          </w:tcPr>
          <w:p w14:paraId="55434DA6" w14:textId="77777777" w:rsidR="007E3CBE" w:rsidRPr="001E7F0D" w:rsidRDefault="007E3CBE" w:rsidP="00E9297B">
            <w:pPr>
              <w:pStyle w:val="NoSpacing"/>
            </w:pPr>
            <w:r w:rsidRPr="001E7F0D">
              <w:t>(Integer)</w:t>
            </w:r>
          </w:p>
        </w:tc>
      </w:tr>
    </w:tbl>
    <w:p w14:paraId="25081024" w14:textId="77777777" w:rsidR="007E3CBE" w:rsidRPr="007E3CBE" w:rsidRDefault="007E3CBE" w:rsidP="00E9297B">
      <w:pPr>
        <w:pStyle w:val="NoSpacing"/>
      </w:pPr>
    </w:p>
    <w:p w14:paraId="41600E18" w14:textId="75D7F145" w:rsidR="007E3CBE" w:rsidRPr="001E7F0D" w:rsidRDefault="007E3CBE" w:rsidP="00E9297B">
      <w:pPr>
        <w:pStyle w:val="NoSpacing"/>
      </w:pPr>
      <w:r w:rsidRPr="001E7F0D">
        <w:t xml:space="preserve">Now I would like to ask you some questions about each of the forest/wooded areas that your </w:t>
      </w:r>
      <w:r w:rsidR="00394E76">
        <w:t>village</w:t>
      </w:r>
      <w:r w:rsidRPr="001E7F0D">
        <w:t xml:space="preserve"> accesses for harvesting or collecting wood and/or non-wood forest products. Let’s start with the largest forest.</w:t>
      </w:r>
    </w:p>
    <w:tbl>
      <w:tblPr>
        <w:tblStyle w:val="TableGrid"/>
        <w:tblW w:w="15603" w:type="dxa"/>
        <w:jc w:val="center"/>
        <w:tblLayout w:type="fixed"/>
        <w:tblCellMar>
          <w:left w:w="72" w:type="dxa"/>
          <w:right w:w="72" w:type="dxa"/>
        </w:tblCellMar>
        <w:tblLook w:val="04A0" w:firstRow="1" w:lastRow="0" w:firstColumn="1" w:lastColumn="0" w:noHBand="0" w:noVBand="1"/>
      </w:tblPr>
      <w:tblGrid>
        <w:gridCol w:w="695"/>
        <w:gridCol w:w="864"/>
        <w:gridCol w:w="1296"/>
        <w:gridCol w:w="2137"/>
        <w:gridCol w:w="1261"/>
        <w:gridCol w:w="1080"/>
        <w:gridCol w:w="1178"/>
        <w:gridCol w:w="1791"/>
        <w:gridCol w:w="2173"/>
        <w:gridCol w:w="1417"/>
        <w:gridCol w:w="1711"/>
      </w:tblGrid>
      <w:tr w:rsidR="00510D09" w:rsidRPr="007E3CBE" w14:paraId="2D0D8550" w14:textId="7BDCA64E" w:rsidTr="00510D09">
        <w:trPr>
          <w:trHeight w:val="20"/>
          <w:jc w:val="center"/>
        </w:trPr>
        <w:tc>
          <w:tcPr>
            <w:tcW w:w="695" w:type="dxa"/>
          </w:tcPr>
          <w:p w14:paraId="1D098078" w14:textId="77777777" w:rsidR="00510D09" w:rsidRPr="007E3CBE" w:rsidRDefault="00510D09" w:rsidP="007C6E25">
            <w:pPr>
              <w:pStyle w:val="NoSpacing"/>
            </w:pPr>
            <w:r w:rsidRPr="007E3CBE">
              <w:t>Name of the forest</w:t>
            </w:r>
          </w:p>
        </w:tc>
        <w:tc>
          <w:tcPr>
            <w:tcW w:w="864" w:type="dxa"/>
          </w:tcPr>
          <w:p w14:paraId="1ED66D4B" w14:textId="3CF0A269" w:rsidR="00510D09" w:rsidRDefault="00510D09" w:rsidP="007C6E25">
            <w:pPr>
              <w:pStyle w:val="NoSpacing"/>
            </w:pPr>
            <w:r>
              <w:t>B2.Forest Code</w:t>
            </w:r>
          </w:p>
        </w:tc>
        <w:tc>
          <w:tcPr>
            <w:tcW w:w="1296" w:type="dxa"/>
          </w:tcPr>
          <w:p w14:paraId="329C59E2" w14:textId="77777777" w:rsidR="00510D09" w:rsidRDefault="00510D09" w:rsidP="007C6E25">
            <w:pPr>
              <w:pStyle w:val="NoSpacing"/>
            </w:pPr>
            <w:r>
              <w:t>B3. Forest Type</w:t>
            </w:r>
          </w:p>
          <w:p w14:paraId="3330F99C" w14:textId="77777777" w:rsidR="00015FE6" w:rsidRDefault="00015FE6" w:rsidP="007C6E25">
            <w:pPr>
              <w:pStyle w:val="NoSpacing"/>
            </w:pPr>
          </w:p>
          <w:p w14:paraId="3B4DC805" w14:textId="77777777" w:rsidR="00015FE6" w:rsidRDefault="00015FE6" w:rsidP="007C6E25">
            <w:pPr>
              <w:pStyle w:val="NoSpacing"/>
            </w:pPr>
            <w:r>
              <w:t>1= State or GMA</w:t>
            </w:r>
          </w:p>
          <w:p w14:paraId="25957D97" w14:textId="77777777" w:rsidR="00015FE6" w:rsidRDefault="00015FE6" w:rsidP="007C6E25">
            <w:pPr>
              <w:pStyle w:val="NoSpacing"/>
            </w:pPr>
            <w:r>
              <w:t>2= Communal land in this village</w:t>
            </w:r>
          </w:p>
          <w:p w14:paraId="58D2AEC1" w14:textId="77777777" w:rsidR="00015FE6" w:rsidRDefault="00015FE6" w:rsidP="007C6E25">
            <w:pPr>
              <w:pStyle w:val="NoSpacing"/>
            </w:pPr>
            <w:r>
              <w:t>3= Communal land in a nearby village</w:t>
            </w:r>
          </w:p>
          <w:p w14:paraId="4A6AA40C" w14:textId="77777777" w:rsidR="00015FE6" w:rsidRDefault="00015FE6" w:rsidP="007C6E25">
            <w:pPr>
              <w:pStyle w:val="NoSpacing"/>
            </w:pPr>
            <w:r>
              <w:t>4= Private land allocated to the household</w:t>
            </w:r>
          </w:p>
          <w:p w14:paraId="23186E56" w14:textId="77777777" w:rsidR="00015FE6" w:rsidRDefault="00015FE6" w:rsidP="007C6E25">
            <w:pPr>
              <w:pStyle w:val="NoSpacing"/>
            </w:pPr>
            <w:r>
              <w:t>5= Private land allocated to another household in this village</w:t>
            </w:r>
          </w:p>
          <w:p w14:paraId="4EE3A88E" w14:textId="0EC63DA9" w:rsidR="00D57B79" w:rsidRDefault="00D57B79" w:rsidP="007C6E25">
            <w:pPr>
              <w:pStyle w:val="NoSpacing"/>
            </w:pPr>
            <w:r>
              <w:t>6= Graveyard</w:t>
            </w:r>
          </w:p>
          <w:p w14:paraId="71ACFCDD" w14:textId="77777777" w:rsidR="00015FE6" w:rsidRDefault="00015FE6" w:rsidP="00015FE6">
            <w:pPr>
              <w:pStyle w:val="NoSpacing"/>
            </w:pPr>
            <w:r>
              <w:t xml:space="preserve">97=Other, please </w:t>
            </w:r>
            <w:r>
              <w:lastRenderedPageBreak/>
              <w:t>specify</w:t>
            </w:r>
          </w:p>
          <w:p w14:paraId="64D6E89D" w14:textId="146DA7B8" w:rsidR="00015FE6" w:rsidRDefault="00015FE6" w:rsidP="00015FE6">
            <w:pPr>
              <w:pStyle w:val="NoSpacing"/>
            </w:pPr>
            <w:r>
              <w:t>888=Don’t know</w:t>
            </w:r>
          </w:p>
        </w:tc>
        <w:tc>
          <w:tcPr>
            <w:tcW w:w="2137" w:type="dxa"/>
          </w:tcPr>
          <w:p w14:paraId="10923597" w14:textId="3420586D" w:rsidR="00510D09" w:rsidRPr="007E3CBE" w:rsidRDefault="00510D09" w:rsidP="007C6E25">
            <w:pPr>
              <w:pStyle w:val="NoSpacing"/>
            </w:pPr>
            <w:r>
              <w:lastRenderedPageBreak/>
              <w:t xml:space="preserve">B4. </w:t>
            </w:r>
            <w:r w:rsidRPr="007E3CBE">
              <w:t>Status</w:t>
            </w:r>
          </w:p>
          <w:p w14:paraId="541EABF5" w14:textId="77777777" w:rsidR="00510D09" w:rsidRPr="007E3CBE" w:rsidRDefault="00510D09" w:rsidP="007C6E25">
            <w:pPr>
              <w:pStyle w:val="NoSpacing"/>
            </w:pPr>
            <w:r w:rsidRPr="007E3CBE">
              <w:t>or designation of the forest</w:t>
            </w:r>
          </w:p>
          <w:p w14:paraId="37B7C87F" w14:textId="77777777" w:rsidR="00510D09" w:rsidRPr="007E3CBE" w:rsidRDefault="00510D09" w:rsidP="007C6E25">
            <w:pPr>
              <w:pStyle w:val="NoSpacing"/>
            </w:pPr>
            <w:r>
              <w:t xml:space="preserve">1=State Land, </w:t>
            </w:r>
            <w:r w:rsidRPr="007E3CBE">
              <w:t>National Park</w:t>
            </w:r>
          </w:p>
          <w:p w14:paraId="20937898" w14:textId="3FF403F0" w:rsidR="00510D09" w:rsidRPr="007E3CBE" w:rsidRDefault="00510D09" w:rsidP="007C6E25">
            <w:pPr>
              <w:pStyle w:val="NoSpacing"/>
            </w:pPr>
            <w:r>
              <w:t>2=State Land—</w:t>
            </w:r>
            <w:r w:rsidRPr="007E3CBE">
              <w:t>Forest Reserve</w:t>
            </w:r>
          </w:p>
          <w:p w14:paraId="54862B7F" w14:textId="77777777" w:rsidR="00510D09" w:rsidRPr="007E3CBE" w:rsidRDefault="00510D09" w:rsidP="007C6E25">
            <w:pPr>
              <w:pStyle w:val="NoSpacing"/>
            </w:pPr>
            <w:r>
              <w:t>3=</w:t>
            </w:r>
            <w:r w:rsidRPr="007E3CBE">
              <w:t>GMA</w:t>
            </w:r>
          </w:p>
          <w:p w14:paraId="3A3F7D88" w14:textId="77777777" w:rsidR="00510D09" w:rsidRPr="007E3CBE" w:rsidRDefault="00510D09" w:rsidP="007C6E25">
            <w:pPr>
              <w:pStyle w:val="NoSpacing"/>
            </w:pPr>
            <w:r>
              <w:t>4=N</w:t>
            </w:r>
            <w:r w:rsidRPr="007E3CBE">
              <w:t>on-GMA customary</w:t>
            </w:r>
          </w:p>
          <w:p w14:paraId="30BF8E71" w14:textId="77777777" w:rsidR="00510D09" w:rsidRPr="007E3CBE" w:rsidRDefault="00510D09" w:rsidP="007C6E25">
            <w:pPr>
              <w:pStyle w:val="NoSpacing"/>
            </w:pPr>
            <w:commentRangeStart w:id="3"/>
            <w:r>
              <w:t>97=Other, please specify</w:t>
            </w:r>
            <w:commentRangeEnd w:id="3"/>
            <w:r w:rsidR="00615D8F">
              <w:rPr>
                <w:rStyle w:val="CommentReference"/>
                <w:rFonts w:eastAsiaTheme="minorHAnsi" w:cstheme="minorBidi"/>
                <w:color w:val="auto"/>
              </w:rPr>
              <w:commentReference w:id="3"/>
            </w:r>
          </w:p>
          <w:p w14:paraId="3FC85C31" w14:textId="77777777" w:rsidR="00510D09" w:rsidRPr="007E3CBE" w:rsidRDefault="00510D09" w:rsidP="007C6E25">
            <w:pPr>
              <w:pStyle w:val="NoSpacing"/>
            </w:pPr>
            <w:r w:rsidRPr="007E3CBE">
              <w:t>888</w:t>
            </w:r>
            <w:r>
              <w:t>=</w:t>
            </w:r>
            <w:r w:rsidRPr="007E3CBE">
              <w:t>Don’t know</w:t>
            </w:r>
          </w:p>
        </w:tc>
        <w:tc>
          <w:tcPr>
            <w:tcW w:w="1261" w:type="dxa"/>
          </w:tcPr>
          <w:p w14:paraId="57ED1E72" w14:textId="2C05667C" w:rsidR="00510D09" w:rsidRDefault="00510D09" w:rsidP="007C6E25">
            <w:pPr>
              <w:pStyle w:val="NoSpacing"/>
            </w:pPr>
            <w:commentRangeStart w:id="4"/>
            <w:commentRangeStart w:id="5"/>
            <w:r>
              <w:t xml:space="preserve">B5. </w:t>
            </w:r>
            <w:r w:rsidRPr="007E3CBE">
              <w:t>Distance to the forest/</w:t>
            </w:r>
            <w:r>
              <w:t xml:space="preserve"> </w:t>
            </w:r>
            <w:r w:rsidRPr="007E3CBE">
              <w:t xml:space="preserve">wooded area edge from the </w:t>
            </w:r>
            <w:r>
              <w:t>village</w:t>
            </w:r>
            <w:r w:rsidRPr="007E3CBE">
              <w:t>?</w:t>
            </w:r>
          </w:p>
          <w:p w14:paraId="60B490EE" w14:textId="77777777" w:rsidR="00510D09" w:rsidRDefault="00510D09" w:rsidP="007C6E25">
            <w:pPr>
              <w:pStyle w:val="NoSpacing"/>
            </w:pPr>
          </w:p>
          <w:p w14:paraId="0485A729" w14:textId="0A28E876" w:rsidR="00510D09" w:rsidRPr="007E3CBE" w:rsidRDefault="00510D09" w:rsidP="007C6E25">
            <w:pPr>
              <w:pStyle w:val="NoSpacing"/>
            </w:pPr>
            <w:r>
              <w:t>In Km</w:t>
            </w:r>
            <w:r w:rsidRPr="007E3CBE">
              <w:t xml:space="preserve"> </w:t>
            </w:r>
          </w:p>
        </w:tc>
        <w:tc>
          <w:tcPr>
            <w:tcW w:w="1080" w:type="dxa"/>
          </w:tcPr>
          <w:p w14:paraId="166A7DD4" w14:textId="20F2A306" w:rsidR="00510D09" w:rsidRPr="007E3CBE" w:rsidRDefault="00510D09" w:rsidP="007C6E25">
            <w:pPr>
              <w:pStyle w:val="NoSpacing"/>
            </w:pPr>
            <w:r>
              <w:t xml:space="preserve">B6. </w:t>
            </w:r>
            <w:r w:rsidRPr="007E3CBE">
              <w:t>What is the size of this forest?</w:t>
            </w:r>
          </w:p>
          <w:p w14:paraId="0E69EEC2" w14:textId="77777777" w:rsidR="00510D09" w:rsidRDefault="00510D09" w:rsidP="007C6E25">
            <w:pPr>
              <w:pStyle w:val="NoSpacing"/>
            </w:pPr>
          </w:p>
          <w:p w14:paraId="67A285A1" w14:textId="77777777" w:rsidR="00510D09" w:rsidRPr="007E3CBE" w:rsidRDefault="00510D09" w:rsidP="007C6E25">
            <w:pPr>
              <w:pStyle w:val="NoSpacing"/>
            </w:pPr>
          </w:p>
          <w:p w14:paraId="10F9398F" w14:textId="77777777" w:rsidR="00510D09" w:rsidRPr="007E3CBE" w:rsidRDefault="00510D09" w:rsidP="007C6E25">
            <w:pPr>
              <w:pStyle w:val="NoSpacing"/>
            </w:pPr>
            <w:r w:rsidRPr="007E3CBE">
              <w:t>In hectares</w:t>
            </w:r>
            <w:commentRangeEnd w:id="4"/>
            <w:r w:rsidR="00D82B86">
              <w:rPr>
                <w:rStyle w:val="CommentReference"/>
                <w:rFonts w:eastAsiaTheme="minorHAnsi" w:cstheme="minorBidi"/>
                <w:color w:val="auto"/>
              </w:rPr>
              <w:commentReference w:id="4"/>
            </w:r>
          </w:p>
        </w:tc>
        <w:tc>
          <w:tcPr>
            <w:tcW w:w="1178" w:type="dxa"/>
          </w:tcPr>
          <w:p w14:paraId="4421D573" w14:textId="507A1058" w:rsidR="00510D09" w:rsidRPr="007E3CBE" w:rsidRDefault="00510D09" w:rsidP="007C6E25">
            <w:pPr>
              <w:pStyle w:val="NoSpacing"/>
            </w:pPr>
            <w:r>
              <w:t xml:space="preserve">B7. </w:t>
            </w:r>
            <w:r w:rsidRPr="007E3CBE">
              <w:t>What is the topography?</w:t>
            </w:r>
          </w:p>
          <w:p w14:paraId="610686F3" w14:textId="77777777" w:rsidR="00510D09" w:rsidRPr="007E3CBE" w:rsidRDefault="00510D09" w:rsidP="007C6E25">
            <w:pPr>
              <w:pStyle w:val="NoSpacing"/>
            </w:pPr>
          </w:p>
          <w:p w14:paraId="527400E0" w14:textId="77777777" w:rsidR="00510D09" w:rsidRPr="007E3CBE" w:rsidRDefault="00510D09" w:rsidP="007C6E25">
            <w:pPr>
              <w:pStyle w:val="NoSpacing"/>
            </w:pPr>
            <w:r w:rsidRPr="007E3CBE">
              <w:t>1=Steep</w:t>
            </w:r>
          </w:p>
          <w:p w14:paraId="47528118" w14:textId="77777777" w:rsidR="00510D09" w:rsidRPr="007E3CBE" w:rsidRDefault="00510D09" w:rsidP="007C6E25">
            <w:pPr>
              <w:pStyle w:val="NoSpacing"/>
            </w:pPr>
            <w:r w:rsidRPr="007E3CBE">
              <w:t>2=Very hilly</w:t>
            </w:r>
          </w:p>
          <w:p w14:paraId="432F48E4" w14:textId="77777777" w:rsidR="00510D09" w:rsidRPr="007E3CBE" w:rsidRDefault="00510D09" w:rsidP="007C6E25">
            <w:pPr>
              <w:pStyle w:val="NoSpacing"/>
            </w:pPr>
            <w:r w:rsidRPr="007E3CBE">
              <w:t>3=Mostly flat with some hills</w:t>
            </w:r>
          </w:p>
          <w:p w14:paraId="080C1E23" w14:textId="77777777" w:rsidR="00510D09" w:rsidRPr="007E3CBE" w:rsidRDefault="00510D09" w:rsidP="007C6E25">
            <w:pPr>
              <w:pStyle w:val="NoSpacing"/>
            </w:pPr>
            <w:r w:rsidRPr="007E3CBE">
              <w:t>4=Flat</w:t>
            </w:r>
          </w:p>
        </w:tc>
        <w:tc>
          <w:tcPr>
            <w:tcW w:w="1791" w:type="dxa"/>
          </w:tcPr>
          <w:p w14:paraId="53ECC6E2" w14:textId="50594D98" w:rsidR="00510D09" w:rsidRPr="007E3CBE" w:rsidRDefault="00510D09" w:rsidP="007C6E25">
            <w:pPr>
              <w:pStyle w:val="NoSpacing"/>
            </w:pPr>
            <w:commentRangeStart w:id="6"/>
            <w:r>
              <w:t xml:space="preserve">B8. </w:t>
            </w:r>
            <w:r w:rsidR="00D57B79">
              <w:t xml:space="preserve">What </w:t>
            </w:r>
            <w:proofErr w:type="gramStart"/>
            <w:r w:rsidR="00D57B79">
              <w:t>percentage of</w:t>
            </w:r>
            <w:r w:rsidRPr="007E3CBE">
              <w:t xml:space="preserve"> households in your village depend</w:t>
            </w:r>
            <w:proofErr w:type="gramEnd"/>
            <w:r w:rsidRPr="007E3CBE">
              <w:t xml:space="preserve"> significantly on this forest for their own subsistence?</w:t>
            </w:r>
            <w:commentRangeEnd w:id="6"/>
            <w:r w:rsidR="00D82B86">
              <w:rPr>
                <w:rStyle w:val="CommentReference"/>
                <w:rFonts w:eastAsiaTheme="minorHAnsi" w:cstheme="minorBidi"/>
                <w:color w:val="auto"/>
              </w:rPr>
              <w:commentReference w:id="6"/>
            </w:r>
          </w:p>
          <w:p w14:paraId="3D969F59" w14:textId="77777777" w:rsidR="00510D09" w:rsidRPr="007E3CBE" w:rsidRDefault="00510D09" w:rsidP="007C6E25">
            <w:pPr>
              <w:pStyle w:val="NoSpacing"/>
            </w:pPr>
          </w:p>
          <w:p w14:paraId="566BEB9A" w14:textId="77777777" w:rsidR="00510D09" w:rsidRPr="007E3CBE" w:rsidRDefault="00510D09" w:rsidP="007C6E25">
            <w:pPr>
              <w:pStyle w:val="NoSpacing"/>
            </w:pPr>
            <w:r>
              <w:t>1=</w:t>
            </w:r>
            <w:r w:rsidRPr="007E3CBE">
              <w:t>All</w:t>
            </w:r>
          </w:p>
          <w:p w14:paraId="053A5DB9" w14:textId="77777777" w:rsidR="00510D09" w:rsidRPr="007E3CBE" w:rsidRDefault="00510D09" w:rsidP="007C6E25">
            <w:pPr>
              <w:pStyle w:val="NoSpacing"/>
            </w:pPr>
            <w:r>
              <w:t>2=</w:t>
            </w:r>
            <w:r w:rsidRPr="007E3CBE">
              <w:t>Most</w:t>
            </w:r>
          </w:p>
          <w:p w14:paraId="2B2A2F77" w14:textId="77777777" w:rsidR="00510D09" w:rsidRPr="007E3CBE" w:rsidRDefault="00510D09" w:rsidP="007C6E25">
            <w:pPr>
              <w:pStyle w:val="NoSpacing"/>
            </w:pPr>
            <w:r>
              <w:t>3=</w:t>
            </w:r>
            <w:r w:rsidRPr="007E3CBE">
              <w:t>About Half</w:t>
            </w:r>
          </w:p>
          <w:p w14:paraId="0C6BB6FC" w14:textId="77777777" w:rsidR="00510D09" w:rsidRPr="007E3CBE" w:rsidRDefault="00510D09" w:rsidP="007C6E25">
            <w:pPr>
              <w:pStyle w:val="NoSpacing"/>
            </w:pPr>
            <w:r>
              <w:t>4=</w:t>
            </w:r>
            <w:r w:rsidRPr="007E3CBE">
              <w:t>A few</w:t>
            </w:r>
          </w:p>
          <w:p w14:paraId="1B57915B" w14:textId="77777777" w:rsidR="00510D09" w:rsidRPr="007E3CBE" w:rsidRDefault="00510D09" w:rsidP="007C6E25">
            <w:pPr>
              <w:pStyle w:val="NoSpacing"/>
            </w:pPr>
            <w:r>
              <w:t>5=</w:t>
            </w:r>
            <w:r w:rsidRPr="007E3CBE">
              <w:t>None</w:t>
            </w:r>
            <w:commentRangeEnd w:id="5"/>
            <w:r w:rsidR="00615D8F">
              <w:rPr>
                <w:rStyle w:val="CommentReference"/>
                <w:rFonts w:eastAsiaTheme="minorHAnsi" w:cstheme="minorBidi"/>
                <w:color w:val="auto"/>
              </w:rPr>
              <w:commentReference w:id="5"/>
            </w:r>
          </w:p>
        </w:tc>
        <w:tc>
          <w:tcPr>
            <w:tcW w:w="2173" w:type="dxa"/>
          </w:tcPr>
          <w:p w14:paraId="096FFF31" w14:textId="7BA7A579" w:rsidR="00510D09" w:rsidRPr="007E3CBE" w:rsidRDefault="00510D09" w:rsidP="007C6E25">
            <w:pPr>
              <w:pStyle w:val="NoSpacing"/>
            </w:pPr>
            <w:r>
              <w:t xml:space="preserve">B9. </w:t>
            </w:r>
            <w:r w:rsidRPr="007E3CBE">
              <w:t xml:space="preserve">What </w:t>
            </w:r>
            <w:proofErr w:type="gramStart"/>
            <w:r w:rsidRPr="007E3CBE">
              <w:t>percentage of households in your village depend</w:t>
            </w:r>
            <w:proofErr w:type="gramEnd"/>
            <w:r w:rsidRPr="007E3CBE">
              <w:t xml:space="preserve"> significantly on this forest for their family income arising from commercial activities?</w:t>
            </w:r>
          </w:p>
          <w:p w14:paraId="289DB7F2" w14:textId="2FB18974" w:rsidR="00510D09" w:rsidRPr="00F3315F" w:rsidRDefault="00510D09" w:rsidP="007C6E25">
            <w:pPr>
              <w:pStyle w:val="NoSpacing"/>
              <w:rPr>
                <w:i/>
              </w:rPr>
            </w:pPr>
            <w:r w:rsidRPr="00F3315F">
              <w:rPr>
                <w:i/>
                <w:sz w:val="20"/>
              </w:rPr>
              <w:t>Commercial activities could be basket-weaving, carpentry, or restaurants, charcoal making, animal husbandry for sale of milk or meat, collection of NTFPs for sale like honey or mushrooms.</w:t>
            </w:r>
          </w:p>
          <w:p w14:paraId="45A67AC8" w14:textId="77777777" w:rsidR="00510D09" w:rsidRPr="007E3CBE" w:rsidRDefault="00510D09" w:rsidP="007C6E25">
            <w:pPr>
              <w:pStyle w:val="NoSpacing"/>
            </w:pPr>
            <w:r>
              <w:t>1=</w:t>
            </w:r>
            <w:r w:rsidRPr="007E3CBE">
              <w:t>All</w:t>
            </w:r>
          </w:p>
          <w:p w14:paraId="1EC12985" w14:textId="77777777" w:rsidR="00510D09" w:rsidRPr="007E3CBE" w:rsidRDefault="00510D09" w:rsidP="007C6E25">
            <w:pPr>
              <w:pStyle w:val="NoSpacing"/>
            </w:pPr>
            <w:r>
              <w:t>2=</w:t>
            </w:r>
            <w:r w:rsidRPr="007E3CBE">
              <w:t>Most</w:t>
            </w:r>
          </w:p>
          <w:p w14:paraId="73628524" w14:textId="77777777" w:rsidR="00510D09" w:rsidRPr="007E3CBE" w:rsidRDefault="00510D09" w:rsidP="007C6E25">
            <w:pPr>
              <w:pStyle w:val="NoSpacing"/>
            </w:pPr>
            <w:r>
              <w:t>3=</w:t>
            </w:r>
            <w:r w:rsidRPr="007E3CBE">
              <w:t>About Half</w:t>
            </w:r>
          </w:p>
          <w:p w14:paraId="259AAE44" w14:textId="77777777" w:rsidR="00510D09" w:rsidRPr="007E3CBE" w:rsidRDefault="00510D09" w:rsidP="007C6E25">
            <w:pPr>
              <w:pStyle w:val="NoSpacing"/>
            </w:pPr>
            <w:r>
              <w:t>4=</w:t>
            </w:r>
            <w:r w:rsidRPr="007E3CBE">
              <w:t>A few</w:t>
            </w:r>
          </w:p>
          <w:p w14:paraId="3A1C27AB" w14:textId="77777777" w:rsidR="00510D09" w:rsidRPr="007E3CBE" w:rsidRDefault="00510D09" w:rsidP="007C6E25">
            <w:pPr>
              <w:pStyle w:val="NoSpacing"/>
            </w:pPr>
            <w:r>
              <w:t>5=</w:t>
            </w:r>
            <w:r w:rsidRPr="007E3CBE">
              <w:t>None</w:t>
            </w:r>
          </w:p>
        </w:tc>
        <w:tc>
          <w:tcPr>
            <w:tcW w:w="1417" w:type="dxa"/>
          </w:tcPr>
          <w:p w14:paraId="783EDB9B" w14:textId="1CF263EA" w:rsidR="00510D09" w:rsidRDefault="00510D09" w:rsidP="007C6E25">
            <w:pPr>
              <w:pStyle w:val="NoSpacing"/>
            </w:pPr>
            <w:r>
              <w:t xml:space="preserve">B10. </w:t>
            </w:r>
            <w:r w:rsidRPr="007E3CBE">
              <w:t xml:space="preserve">Do members of your </w:t>
            </w:r>
            <w:r>
              <w:t>village</w:t>
            </w:r>
            <w:r w:rsidRPr="007E3CBE">
              <w:t xml:space="preserve"> graze their livestock in this forest? </w:t>
            </w:r>
          </w:p>
          <w:p w14:paraId="1E7BBA14" w14:textId="77777777" w:rsidR="00510D09" w:rsidRDefault="00510D09" w:rsidP="007C6E25">
            <w:pPr>
              <w:pStyle w:val="NoSpacing"/>
            </w:pPr>
          </w:p>
          <w:p w14:paraId="153AB734" w14:textId="77777777" w:rsidR="00510D09" w:rsidRDefault="00510D09" w:rsidP="00B83E0E">
            <w:pPr>
              <w:pStyle w:val="NoSpacing"/>
            </w:pPr>
            <w:r>
              <w:t>0=No</w:t>
            </w:r>
          </w:p>
          <w:p w14:paraId="08931133" w14:textId="77777777" w:rsidR="00510D09" w:rsidRDefault="00510D09" w:rsidP="00B83E0E">
            <w:pPr>
              <w:pStyle w:val="NoSpacing"/>
            </w:pPr>
            <w:r>
              <w:t>1=Yes</w:t>
            </w:r>
          </w:p>
          <w:p w14:paraId="0D0773B3" w14:textId="77777777" w:rsidR="00510D09" w:rsidRDefault="00510D09" w:rsidP="00B83E0E">
            <w:pPr>
              <w:pStyle w:val="NoSpacing"/>
            </w:pPr>
            <w:r>
              <w:t>888=Don’t know</w:t>
            </w:r>
          </w:p>
          <w:p w14:paraId="652A911A" w14:textId="71EE46E8" w:rsidR="00510D09" w:rsidRPr="007E3CBE" w:rsidRDefault="00510D09" w:rsidP="00B83E0E">
            <w:pPr>
              <w:pStyle w:val="NoSpacing"/>
            </w:pPr>
            <w:r>
              <w:t>999=Prefer not to respond</w:t>
            </w:r>
          </w:p>
        </w:tc>
        <w:tc>
          <w:tcPr>
            <w:tcW w:w="1711" w:type="dxa"/>
          </w:tcPr>
          <w:p w14:paraId="51A66BA4" w14:textId="236937E5" w:rsidR="00510D09" w:rsidRPr="00432137" w:rsidRDefault="00510D09" w:rsidP="007C6E25">
            <w:pPr>
              <w:pStyle w:val="NoSpacing"/>
            </w:pPr>
            <w:commentRangeStart w:id="7"/>
            <w:r>
              <w:t xml:space="preserve">B11. </w:t>
            </w:r>
            <w:r w:rsidRPr="00432137">
              <w:t xml:space="preserve">Have there been any reforestation or improvement projects related </w:t>
            </w:r>
            <w:commentRangeEnd w:id="7"/>
            <w:r w:rsidR="00D82B86">
              <w:rPr>
                <w:rStyle w:val="CommentReference"/>
                <w:rFonts w:eastAsiaTheme="minorHAnsi" w:cstheme="minorBidi"/>
                <w:color w:val="auto"/>
              </w:rPr>
              <w:commentReference w:id="7"/>
            </w:r>
            <w:r w:rsidRPr="00432137">
              <w:t>to this forest</w:t>
            </w:r>
            <w:ins w:id="8" w:author="Stephanie Fenner" w:date="2015-03-20T09:52:00Z">
              <w:r w:rsidR="00D82B86">
                <w:t xml:space="preserve"> over the past 3 years</w:t>
              </w:r>
            </w:ins>
            <w:r w:rsidRPr="00432137">
              <w:t>?</w:t>
            </w:r>
          </w:p>
          <w:p w14:paraId="787C4BF7" w14:textId="77777777" w:rsidR="00510D09" w:rsidRPr="00432137" w:rsidRDefault="00510D09" w:rsidP="007C6E25">
            <w:pPr>
              <w:pStyle w:val="NoSpacing"/>
            </w:pPr>
            <w:r>
              <w:t>0=</w:t>
            </w:r>
            <w:r w:rsidRPr="00432137">
              <w:t>No</w:t>
            </w:r>
          </w:p>
          <w:p w14:paraId="537B3751" w14:textId="77777777" w:rsidR="00510D09" w:rsidRPr="00432137" w:rsidRDefault="00510D09" w:rsidP="007C6E25">
            <w:pPr>
              <w:pStyle w:val="NoSpacing"/>
            </w:pPr>
            <w:r>
              <w:t>1=</w:t>
            </w:r>
            <w:r w:rsidRPr="00432137">
              <w:t>Yes</w:t>
            </w:r>
          </w:p>
          <w:p w14:paraId="3906108B" w14:textId="77777777" w:rsidR="00510D09" w:rsidRPr="00432137" w:rsidRDefault="00510D09" w:rsidP="007C6E25">
            <w:pPr>
              <w:pStyle w:val="NoSpacing"/>
            </w:pPr>
            <w:r w:rsidRPr="00432137">
              <w:t>888</w:t>
            </w:r>
            <w:r>
              <w:t>=</w:t>
            </w:r>
            <w:r w:rsidRPr="00432137">
              <w:t>Don’t know</w:t>
            </w:r>
          </w:p>
          <w:p w14:paraId="38B57079" w14:textId="77777777" w:rsidR="00510D09" w:rsidRPr="00432137" w:rsidRDefault="00510D09" w:rsidP="007C6E25">
            <w:pPr>
              <w:pStyle w:val="NoSpacing"/>
            </w:pPr>
            <w:r>
              <w:t>999=</w:t>
            </w:r>
            <w:r w:rsidRPr="00432137">
              <w:t>Prefer not to respond</w:t>
            </w:r>
          </w:p>
          <w:p w14:paraId="40C81E1E" w14:textId="5799507C" w:rsidR="00510D09" w:rsidRDefault="00510D09" w:rsidP="007C6E25">
            <w:pPr>
              <w:pStyle w:val="NoSpacing"/>
            </w:pPr>
            <w:r>
              <w:rPr>
                <w:i/>
              </w:rPr>
              <w:t xml:space="preserve">Enumerator: </w:t>
            </w:r>
            <w:r w:rsidRPr="00057750">
              <w:rPr>
                <w:i/>
              </w:rPr>
              <w:t xml:space="preserve">reforestation </w:t>
            </w:r>
            <w:r>
              <w:rPr>
                <w:i/>
              </w:rPr>
              <w:t xml:space="preserve">is </w:t>
            </w:r>
            <w:r w:rsidRPr="00057750">
              <w:rPr>
                <w:i/>
              </w:rPr>
              <w:t xml:space="preserve">planting trees on land that was recently </w:t>
            </w:r>
            <w:proofErr w:type="gramStart"/>
            <w:r w:rsidRPr="00057750">
              <w:rPr>
                <w:i/>
              </w:rPr>
              <w:t>degraded/deforested</w:t>
            </w:r>
            <w:proofErr w:type="gramEnd"/>
            <w:r w:rsidRPr="00057750">
              <w:rPr>
                <w:i/>
              </w:rPr>
              <w:t>.</w:t>
            </w:r>
          </w:p>
        </w:tc>
      </w:tr>
      <w:tr w:rsidR="00510D09" w:rsidRPr="007E3CBE" w14:paraId="7A46DBBD" w14:textId="1B372637" w:rsidTr="00510D09">
        <w:trPr>
          <w:trHeight w:val="20"/>
          <w:jc w:val="center"/>
        </w:trPr>
        <w:tc>
          <w:tcPr>
            <w:tcW w:w="695" w:type="dxa"/>
          </w:tcPr>
          <w:p w14:paraId="7AC012FE" w14:textId="7B4DA00C" w:rsidR="00510D09" w:rsidRPr="007E3CBE" w:rsidRDefault="00510D09" w:rsidP="007C6E25">
            <w:pPr>
              <w:pStyle w:val="NoSpacing"/>
            </w:pPr>
          </w:p>
        </w:tc>
        <w:tc>
          <w:tcPr>
            <w:tcW w:w="864" w:type="dxa"/>
          </w:tcPr>
          <w:p w14:paraId="5971A2D1" w14:textId="77777777" w:rsidR="00510D09" w:rsidRPr="007E3CBE" w:rsidRDefault="00510D09" w:rsidP="007C6E25">
            <w:pPr>
              <w:pStyle w:val="NoSpacing"/>
            </w:pPr>
          </w:p>
        </w:tc>
        <w:tc>
          <w:tcPr>
            <w:tcW w:w="1296" w:type="dxa"/>
          </w:tcPr>
          <w:p w14:paraId="4E724AF9" w14:textId="77777777" w:rsidR="00510D09" w:rsidRPr="007E3CBE" w:rsidRDefault="00510D09" w:rsidP="007C6E25">
            <w:pPr>
              <w:pStyle w:val="NoSpacing"/>
            </w:pPr>
          </w:p>
        </w:tc>
        <w:tc>
          <w:tcPr>
            <w:tcW w:w="2137" w:type="dxa"/>
          </w:tcPr>
          <w:p w14:paraId="35A59EAC" w14:textId="23A6BB75" w:rsidR="00510D09" w:rsidRPr="007E3CBE" w:rsidRDefault="00510D09" w:rsidP="007C6E25">
            <w:pPr>
              <w:pStyle w:val="NoSpacing"/>
            </w:pPr>
          </w:p>
        </w:tc>
        <w:tc>
          <w:tcPr>
            <w:tcW w:w="1261" w:type="dxa"/>
          </w:tcPr>
          <w:p w14:paraId="2DC504D4" w14:textId="77777777" w:rsidR="00510D09" w:rsidRPr="007E3CBE" w:rsidRDefault="00510D09" w:rsidP="007C6E25">
            <w:pPr>
              <w:pStyle w:val="NoSpacing"/>
            </w:pPr>
          </w:p>
        </w:tc>
        <w:tc>
          <w:tcPr>
            <w:tcW w:w="1080" w:type="dxa"/>
          </w:tcPr>
          <w:p w14:paraId="7A56F268" w14:textId="77777777" w:rsidR="00510D09" w:rsidRPr="007E3CBE" w:rsidRDefault="00510D09" w:rsidP="007C6E25">
            <w:pPr>
              <w:pStyle w:val="NoSpacing"/>
            </w:pPr>
          </w:p>
        </w:tc>
        <w:tc>
          <w:tcPr>
            <w:tcW w:w="1178" w:type="dxa"/>
          </w:tcPr>
          <w:p w14:paraId="749E853A" w14:textId="77777777" w:rsidR="00510D09" w:rsidRPr="007E3CBE" w:rsidRDefault="00510D09" w:rsidP="007C6E25">
            <w:pPr>
              <w:pStyle w:val="NoSpacing"/>
            </w:pPr>
          </w:p>
        </w:tc>
        <w:tc>
          <w:tcPr>
            <w:tcW w:w="1791" w:type="dxa"/>
          </w:tcPr>
          <w:p w14:paraId="0069EF3F" w14:textId="77777777" w:rsidR="00510D09" w:rsidRPr="007E3CBE" w:rsidRDefault="00510D09" w:rsidP="007C6E25">
            <w:pPr>
              <w:pStyle w:val="NoSpacing"/>
            </w:pPr>
          </w:p>
        </w:tc>
        <w:tc>
          <w:tcPr>
            <w:tcW w:w="2173" w:type="dxa"/>
          </w:tcPr>
          <w:p w14:paraId="7B0BEA06" w14:textId="0DB9D756" w:rsidR="00510D09" w:rsidRPr="007E3CBE" w:rsidRDefault="00510D09" w:rsidP="007C6E25">
            <w:pPr>
              <w:pStyle w:val="NoSpacing"/>
            </w:pPr>
          </w:p>
        </w:tc>
        <w:tc>
          <w:tcPr>
            <w:tcW w:w="1417" w:type="dxa"/>
          </w:tcPr>
          <w:p w14:paraId="131DD37B" w14:textId="77777777" w:rsidR="00510D09" w:rsidRPr="007E3CBE" w:rsidRDefault="00510D09" w:rsidP="007C6E25">
            <w:pPr>
              <w:pStyle w:val="NoSpacing"/>
            </w:pPr>
          </w:p>
        </w:tc>
        <w:tc>
          <w:tcPr>
            <w:tcW w:w="1711" w:type="dxa"/>
          </w:tcPr>
          <w:p w14:paraId="0197C127" w14:textId="77777777" w:rsidR="00510D09" w:rsidRPr="007E3CBE" w:rsidRDefault="00510D09" w:rsidP="007C6E25">
            <w:pPr>
              <w:pStyle w:val="NoSpacing"/>
            </w:pPr>
          </w:p>
        </w:tc>
      </w:tr>
      <w:tr w:rsidR="00510D09" w:rsidRPr="007E3CBE" w14:paraId="68502CCF" w14:textId="7D001B7E" w:rsidTr="00510D09">
        <w:trPr>
          <w:trHeight w:val="20"/>
          <w:jc w:val="center"/>
        </w:trPr>
        <w:tc>
          <w:tcPr>
            <w:tcW w:w="695" w:type="dxa"/>
          </w:tcPr>
          <w:p w14:paraId="0B68DB7F" w14:textId="77777777" w:rsidR="00510D09" w:rsidRPr="007E3CBE" w:rsidRDefault="00510D09" w:rsidP="007C6E25">
            <w:pPr>
              <w:pStyle w:val="NoSpacing"/>
            </w:pPr>
            <w:r>
              <w:t>1</w:t>
            </w:r>
          </w:p>
        </w:tc>
        <w:tc>
          <w:tcPr>
            <w:tcW w:w="864" w:type="dxa"/>
          </w:tcPr>
          <w:p w14:paraId="063618B2" w14:textId="77777777" w:rsidR="00510D09" w:rsidRPr="007E3CBE" w:rsidRDefault="00510D09" w:rsidP="007C6E25">
            <w:pPr>
              <w:pStyle w:val="NoSpacing"/>
            </w:pPr>
          </w:p>
        </w:tc>
        <w:tc>
          <w:tcPr>
            <w:tcW w:w="1296" w:type="dxa"/>
          </w:tcPr>
          <w:p w14:paraId="1EEB3A43" w14:textId="77777777" w:rsidR="00510D09" w:rsidRPr="007E3CBE" w:rsidRDefault="00510D09" w:rsidP="007C6E25">
            <w:pPr>
              <w:pStyle w:val="NoSpacing"/>
            </w:pPr>
          </w:p>
        </w:tc>
        <w:tc>
          <w:tcPr>
            <w:tcW w:w="2137" w:type="dxa"/>
          </w:tcPr>
          <w:p w14:paraId="50B95819" w14:textId="11B319A3" w:rsidR="00510D09" w:rsidRPr="007E3CBE" w:rsidRDefault="00510D09" w:rsidP="007C6E25">
            <w:pPr>
              <w:pStyle w:val="NoSpacing"/>
            </w:pPr>
          </w:p>
        </w:tc>
        <w:tc>
          <w:tcPr>
            <w:tcW w:w="1261" w:type="dxa"/>
          </w:tcPr>
          <w:p w14:paraId="7175A36D" w14:textId="77777777" w:rsidR="00510D09" w:rsidRPr="007E3CBE" w:rsidRDefault="00510D09" w:rsidP="007C6E25">
            <w:pPr>
              <w:pStyle w:val="NoSpacing"/>
            </w:pPr>
          </w:p>
        </w:tc>
        <w:tc>
          <w:tcPr>
            <w:tcW w:w="1080" w:type="dxa"/>
          </w:tcPr>
          <w:p w14:paraId="490B7F76" w14:textId="77777777" w:rsidR="00510D09" w:rsidRPr="007E3CBE" w:rsidRDefault="00510D09" w:rsidP="007C6E25">
            <w:pPr>
              <w:pStyle w:val="NoSpacing"/>
            </w:pPr>
          </w:p>
        </w:tc>
        <w:tc>
          <w:tcPr>
            <w:tcW w:w="1178" w:type="dxa"/>
          </w:tcPr>
          <w:p w14:paraId="5925BD3D" w14:textId="77777777" w:rsidR="00510D09" w:rsidRPr="007E3CBE" w:rsidRDefault="00510D09" w:rsidP="007C6E25">
            <w:pPr>
              <w:pStyle w:val="NoSpacing"/>
            </w:pPr>
          </w:p>
        </w:tc>
        <w:tc>
          <w:tcPr>
            <w:tcW w:w="1791" w:type="dxa"/>
          </w:tcPr>
          <w:p w14:paraId="17D9B22B" w14:textId="77777777" w:rsidR="00510D09" w:rsidRPr="007E3CBE" w:rsidRDefault="00510D09" w:rsidP="007C6E25">
            <w:pPr>
              <w:pStyle w:val="NoSpacing"/>
            </w:pPr>
          </w:p>
        </w:tc>
        <w:tc>
          <w:tcPr>
            <w:tcW w:w="2173" w:type="dxa"/>
          </w:tcPr>
          <w:p w14:paraId="1594C968" w14:textId="01E5224C" w:rsidR="00510D09" w:rsidRPr="007E3CBE" w:rsidRDefault="00510D09" w:rsidP="007C6E25">
            <w:pPr>
              <w:pStyle w:val="NoSpacing"/>
            </w:pPr>
          </w:p>
        </w:tc>
        <w:tc>
          <w:tcPr>
            <w:tcW w:w="1417" w:type="dxa"/>
          </w:tcPr>
          <w:p w14:paraId="07FF4D96" w14:textId="77777777" w:rsidR="00510D09" w:rsidRPr="007E3CBE" w:rsidRDefault="00510D09" w:rsidP="007C6E25">
            <w:pPr>
              <w:pStyle w:val="NoSpacing"/>
            </w:pPr>
          </w:p>
        </w:tc>
        <w:tc>
          <w:tcPr>
            <w:tcW w:w="1711" w:type="dxa"/>
          </w:tcPr>
          <w:p w14:paraId="7C3B5BB0" w14:textId="77777777" w:rsidR="00510D09" w:rsidRPr="007E3CBE" w:rsidRDefault="00510D09" w:rsidP="007C6E25">
            <w:pPr>
              <w:pStyle w:val="NoSpacing"/>
            </w:pPr>
          </w:p>
        </w:tc>
      </w:tr>
      <w:tr w:rsidR="00510D09" w:rsidRPr="007E3CBE" w14:paraId="50D16EAA" w14:textId="0CD873AD" w:rsidTr="00510D09">
        <w:trPr>
          <w:trHeight w:val="20"/>
          <w:jc w:val="center"/>
        </w:trPr>
        <w:tc>
          <w:tcPr>
            <w:tcW w:w="695" w:type="dxa"/>
          </w:tcPr>
          <w:p w14:paraId="66D3FFAD" w14:textId="77777777" w:rsidR="00510D09" w:rsidRPr="007E3CBE" w:rsidRDefault="00510D09" w:rsidP="007C6E25">
            <w:pPr>
              <w:pStyle w:val="NoSpacing"/>
            </w:pPr>
            <w:r w:rsidRPr="007E3CBE">
              <w:t>2</w:t>
            </w:r>
          </w:p>
        </w:tc>
        <w:tc>
          <w:tcPr>
            <w:tcW w:w="864" w:type="dxa"/>
          </w:tcPr>
          <w:p w14:paraId="0AE796B3" w14:textId="77777777" w:rsidR="00510D09" w:rsidRPr="007E3CBE" w:rsidRDefault="00510D09" w:rsidP="007C6E25">
            <w:pPr>
              <w:pStyle w:val="NoSpacing"/>
            </w:pPr>
          </w:p>
        </w:tc>
        <w:tc>
          <w:tcPr>
            <w:tcW w:w="1296" w:type="dxa"/>
          </w:tcPr>
          <w:p w14:paraId="0DFB9D2E" w14:textId="77777777" w:rsidR="00510D09" w:rsidRPr="007E3CBE" w:rsidRDefault="00510D09" w:rsidP="007C6E25">
            <w:pPr>
              <w:pStyle w:val="NoSpacing"/>
            </w:pPr>
          </w:p>
        </w:tc>
        <w:tc>
          <w:tcPr>
            <w:tcW w:w="2137" w:type="dxa"/>
          </w:tcPr>
          <w:p w14:paraId="6E048110" w14:textId="4126F116" w:rsidR="00510D09" w:rsidRPr="007E3CBE" w:rsidRDefault="00510D09" w:rsidP="007C6E25">
            <w:pPr>
              <w:pStyle w:val="NoSpacing"/>
            </w:pPr>
          </w:p>
        </w:tc>
        <w:tc>
          <w:tcPr>
            <w:tcW w:w="1261" w:type="dxa"/>
          </w:tcPr>
          <w:p w14:paraId="3DD82E43" w14:textId="77777777" w:rsidR="00510D09" w:rsidRPr="007E3CBE" w:rsidRDefault="00510D09" w:rsidP="007C6E25">
            <w:pPr>
              <w:pStyle w:val="NoSpacing"/>
            </w:pPr>
          </w:p>
        </w:tc>
        <w:tc>
          <w:tcPr>
            <w:tcW w:w="1080" w:type="dxa"/>
          </w:tcPr>
          <w:p w14:paraId="2973861A" w14:textId="77777777" w:rsidR="00510D09" w:rsidRPr="007E3CBE" w:rsidRDefault="00510D09" w:rsidP="007C6E25">
            <w:pPr>
              <w:pStyle w:val="NoSpacing"/>
            </w:pPr>
          </w:p>
        </w:tc>
        <w:tc>
          <w:tcPr>
            <w:tcW w:w="1178" w:type="dxa"/>
          </w:tcPr>
          <w:p w14:paraId="4FEC4B0B" w14:textId="77777777" w:rsidR="00510D09" w:rsidRPr="007E3CBE" w:rsidRDefault="00510D09" w:rsidP="007C6E25">
            <w:pPr>
              <w:pStyle w:val="NoSpacing"/>
            </w:pPr>
          </w:p>
        </w:tc>
        <w:tc>
          <w:tcPr>
            <w:tcW w:w="1791" w:type="dxa"/>
          </w:tcPr>
          <w:p w14:paraId="3707B64B" w14:textId="77777777" w:rsidR="00510D09" w:rsidRPr="007E3CBE" w:rsidRDefault="00510D09" w:rsidP="007C6E25">
            <w:pPr>
              <w:pStyle w:val="NoSpacing"/>
            </w:pPr>
          </w:p>
        </w:tc>
        <w:tc>
          <w:tcPr>
            <w:tcW w:w="2173" w:type="dxa"/>
          </w:tcPr>
          <w:p w14:paraId="3DE93828" w14:textId="19977658" w:rsidR="00510D09" w:rsidRPr="007E3CBE" w:rsidRDefault="00510D09" w:rsidP="007C6E25">
            <w:pPr>
              <w:pStyle w:val="NoSpacing"/>
            </w:pPr>
          </w:p>
        </w:tc>
        <w:tc>
          <w:tcPr>
            <w:tcW w:w="1417" w:type="dxa"/>
          </w:tcPr>
          <w:p w14:paraId="371C395D" w14:textId="77777777" w:rsidR="00510D09" w:rsidRPr="007E3CBE" w:rsidRDefault="00510D09" w:rsidP="007C6E25">
            <w:pPr>
              <w:pStyle w:val="NoSpacing"/>
            </w:pPr>
          </w:p>
        </w:tc>
        <w:tc>
          <w:tcPr>
            <w:tcW w:w="1711" w:type="dxa"/>
          </w:tcPr>
          <w:p w14:paraId="0F0B30A0" w14:textId="77777777" w:rsidR="00510D09" w:rsidRPr="007E3CBE" w:rsidRDefault="00510D09" w:rsidP="007C6E25">
            <w:pPr>
              <w:pStyle w:val="NoSpacing"/>
            </w:pPr>
          </w:p>
        </w:tc>
      </w:tr>
      <w:tr w:rsidR="00510D09" w:rsidRPr="007E3CBE" w14:paraId="3A97078A" w14:textId="629859E2" w:rsidTr="00510D09">
        <w:trPr>
          <w:trHeight w:val="20"/>
          <w:jc w:val="center"/>
        </w:trPr>
        <w:tc>
          <w:tcPr>
            <w:tcW w:w="695" w:type="dxa"/>
          </w:tcPr>
          <w:p w14:paraId="0D8F4D59" w14:textId="77777777" w:rsidR="00510D09" w:rsidRPr="007E3CBE" w:rsidRDefault="00510D09" w:rsidP="007C6E25">
            <w:pPr>
              <w:pStyle w:val="NoSpacing"/>
            </w:pPr>
            <w:r w:rsidRPr="007E3CBE">
              <w:t>3</w:t>
            </w:r>
          </w:p>
        </w:tc>
        <w:tc>
          <w:tcPr>
            <w:tcW w:w="864" w:type="dxa"/>
          </w:tcPr>
          <w:p w14:paraId="49FE1A04" w14:textId="77777777" w:rsidR="00510D09" w:rsidRPr="007E3CBE" w:rsidRDefault="00510D09" w:rsidP="007C6E25">
            <w:pPr>
              <w:pStyle w:val="NoSpacing"/>
            </w:pPr>
          </w:p>
        </w:tc>
        <w:tc>
          <w:tcPr>
            <w:tcW w:w="1296" w:type="dxa"/>
          </w:tcPr>
          <w:p w14:paraId="3BE8ACB6" w14:textId="77777777" w:rsidR="00510D09" w:rsidRPr="007E3CBE" w:rsidRDefault="00510D09" w:rsidP="007C6E25">
            <w:pPr>
              <w:pStyle w:val="NoSpacing"/>
            </w:pPr>
          </w:p>
        </w:tc>
        <w:tc>
          <w:tcPr>
            <w:tcW w:w="2137" w:type="dxa"/>
          </w:tcPr>
          <w:p w14:paraId="4D96FDC9" w14:textId="08C9AC6E" w:rsidR="00510D09" w:rsidRPr="007E3CBE" w:rsidRDefault="00510D09" w:rsidP="007C6E25">
            <w:pPr>
              <w:pStyle w:val="NoSpacing"/>
            </w:pPr>
          </w:p>
        </w:tc>
        <w:tc>
          <w:tcPr>
            <w:tcW w:w="1261" w:type="dxa"/>
          </w:tcPr>
          <w:p w14:paraId="3492F989" w14:textId="77777777" w:rsidR="00510D09" w:rsidRPr="007E3CBE" w:rsidRDefault="00510D09" w:rsidP="007C6E25">
            <w:pPr>
              <w:pStyle w:val="NoSpacing"/>
            </w:pPr>
          </w:p>
        </w:tc>
        <w:tc>
          <w:tcPr>
            <w:tcW w:w="1080" w:type="dxa"/>
          </w:tcPr>
          <w:p w14:paraId="057BDDBB" w14:textId="77777777" w:rsidR="00510D09" w:rsidRPr="007E3CBE" w:rsidRDefault="00510D09" w:rsidP="007C6E25">
            <w:pPr>
              <w:pStyle w:val="NoSpacing"/>
            </w:pPr>
          </w:p>
        </w:tc>
        <w:tc>
          <w:tcPr>
            <w:tcW w:w="1178" w:type="dxa"/>
          </w:tcPr>
          <w:p w14:paraId="7BF6040E" w14:textId="77777777" w:rsidR="00510D09" w:rsidRPr="007E3CBE" w:rsidRDefault="00510D09" w:rsidP="007C6E25">
            <w:pPr>
              <w:pStyle w:val="NoSpacing"/>
            </w:pPr>
          </w:p>
        </w:tc>
        <w:tc>
          <w:tcPr>
            <w:tcW w:w="1791" w:type="dxa"/>
          </w:tcPr>
          <w:p w14:paraId="280684F9" w14:textId="77777777" w:rsidR="00510D09" w:rsidRPr="007E3CBE" w:rsidRDefault="00510D09" w:rsidP="007C6E25">
            <w:pPr>
              <w:pStyle w:val="NoSpacing"/>
            </w:pPr>
          </w:p>
        </w:tc>
        <w:tc>
          <w:tcPr>
            <w:tcW w:w="2173" w:type="dxa"/>
          </w:tcPr>
          <w:p w14:paraId="1D280FEA" w14:textId="7C5E68AF" w:rsidR="00510D09" w:rsidRPr="007E3CBE" w:rsidRDefault="00510D09" w:rsidP="007C6E25">
            <w:pPr>
              <w:pStyle w:val="NoSpacing"/>
            </w:pPr>
          </w:p>
        </w:tc>
        <w:tc>
          <w:tcPr>
            <w:tcW w:w="1417" w:type="dxa"/>
          </w:tcPr>
          <w:p w14:paraId="24F7341D" w14:textId="77777777" w:rsidR="00510D09" w:rsidRPr="007E3CBE" w:rsidRDefault="00510D09" w:rsidP="007C6E25">
            <w:pPr>
              <w:pStyle w:val="NoSpacing"/>
            </w:pPr>
          </w:p>
        </w:tc>
        <w:tc>
          <w:tcPr>
            <w:tcW w:w="1711" w:type="dxa"/>
          </w:tcPr>
          <w:p w14:paraId="4DA4F45D" w14:textId="77777777" w:rsidR="00510D09" w:rsidRPr="007E3CBE" w:rsidRDefault="00510D09" w:rsidP="007C6E25">
            <w:pPr>
              <w:pStyle w:val="NoSpacing"/>
            </w:pPr>
          </w:p>
        </w:tc>
      </w:tr>
    </w:tbl>
    <w:p w14:paraId="4F090C27" w14:textId="77777777" w:rsidR="007E3CBE" w:rsidRPr="007E3CBE" w:rsidRDefault="007E3CBE" w:rsidP="00E9297B">
      <w:pPr>
        <w:pStyle w:val="NoSpacing"/>
      </w:pPr>
    </w:p>
    <w:p w14:paraId="292417E6" w14:textId="77777777" w:rsidR="00852519" w:rsidRDefault="00852519" w:rsidP="00E9297B">
      <w:pPr>
        <w:pStyle w:val="NoSpacing"/>
      </w:pPr>
    </w:p>
    <w:p w14:paraId="68B5A353" w14:textId="77777777" w:rsidR="00432137" w:rsidRDefault="00432137" w:rsidP="00E9297B">
      <w:pPr>
        <w:pStyle w:val="NoSpacing"/>
      </w:pPr>
    </w:p>
    <w:p w14:paraId="1B47A004" w14:textId="77777777" w:rsidR="00177ACB" w:rsidRDefault="00177ACB" w:rsidP="00E9297B">
      <w:pPr>
        <w:pStyle w:val="NoSpacing"/>
        <w:sectPr w:rsidR="00177ACB">
          <w:pgSz w:w="15840" w:h="12240" w:orient="landscape"/>
          <w:pgMar w:top="1440" w:right="1440" w:bottom="1440" w:left="1440" w:header="720" w:footer="720" w:gutter="0"/>
          <w:cols w:space="720"/>
          <w:docGrid w:linePitch="360"/>
        </w:sectPr>
      </w:pPr>
    </w:p>
    <w:tbl>
      <w:tblPr>
        <w:tblStyle w:val="TableGrid"/>
        <w:tblW w:w="12917" w:type="dxa"/>
        <w:jc w:val="center"/>
        <w:tblLayout w:type="fixed"/>
        <w:tblCellMar>
          <w:left w:w="72" w:type="dxa"/>
          <w:right w:w="72" w:type="dxa"/>
        </w:tblCellMar>
        <w:tblLook w:val="04A0" w:firstRow="1" w:lastRow="0" w:firstColumn="1" w:lastColumn="0" w:noHBand="0" w:noVBand="1"/>
      </w:tblPr>
      <w:tblGrid>
        <w:gridCol w:w="1097"/>
        <w:gridCol w:w="1900"/>
        <w:gridCol w:w="1900"/>
        <w:gridCol w:w="2320"/>
        <w:gridCol w:w="1900"/>
        <w:gridCol w:w="1900"/>
        <w:gridCol w:w="1900"/>
      </w:tblGrid>
      <w:tr w:rsidR="000F75FC" w:rsidRPr="00432137" w14:paraId="05D1AF80" w14:textId="77777777" w:rsidTr="000F75FC">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25D26C68" w14:textId="77777777" w:rsidR="000F75FC" w:rsidRPr="00432137" w:rsidRDefault="000F75FC" w:rsidP="00E9297B">
            <w:pPr>
              <w:pStyle w:val="NoSpacing"/>
            </w:pPr>
            <w:r w:rsidRPr="00432137">
              <w:lastRenderedPageBreak/>
              <w:t>Name of the forest</w:t>
            </w:r>
          </w:p>
        </w:tc>
        <w:tc>
          <w:tcPr>
            <w:tcW w:w="1900" w:type="dxa"/>
            <w:tcBorders>
              <w:top w:val="single" w:sz="4" w:space="0" w:color="auto"/>
              <w:left w:val="single" w:sz="4" w:space="0" w:color="auto"/>
              <w:bottom w:val="single" w:sz="4" w:space="0" w:color="auto"/>
              <w:right w:val="single" w:sz="4" w:space="0" w:color="auto"/>
            </w:tcBorders>
          </w:tcPr>
          <w:p w14:paraId="6B62D477" w14:textId="2C15D5EE" w:rsidR="000F75FC" w:rsidRPr="00432137" w:rsidRDefault="000F75FC" w:rsidP="00E9297B">
            <w:pPr>
              <w:pStyle w:val="NoSpacing"/>
            </w:pPr>
            <w:r>
              <w:t xml:space="preserve">B12. </w:t>
            </w:r>
            <w:r w:rsidRPr="00432137">
              <w:t>Has this forest been divided into forest management units?</w:t>
            </w:r>
          </w:p>
          <w:p w14:paraId="497DCD85" w14:textId="77777777" w:rsidR="000F75FC" w:rsidRPr="00432137" w:rsidRDefault="000F75FC" w:rsidP="00E9297B">
            <w:pPr>
              <w:pStyle w:val="NoSpacing"/>
            </w:pPr>
            <w:r w:rsidRPr="00432137">
              <w:t>0=No</w:t>
            </w:r>
          </w:p>
          <w:p w14:paraId="7A423D8E" w14:textId="77777777" w:rsidR="000F75FC" w:rsidRPr="00432137" w:rsidRDefault="000F75FC" w:rsidP="00E9297B">
            <w:pPr>
              <w:pStyle w:val="NoSpacing"/>
            </w:pPr>
            <w:r w:rsidRPr="00432137">
              <w:t xml:space="preserve">1=Yes </w:t>
            </w:r>
          </w:p>
          <w:p w14:paraId="5A407369" w14:textId="77777777" w:rsidR="000F75FC" w:rsidRPr="00432137" w:rsidRDefault="000F75FC" w:rsidP="00E9297B">
            <w:pPr>
              <w:pStyle w:val="NoSpacing"/>
            </w:pPr>
            <w:r w:rsidRPr="00432137">
              <w:t>888=Don’t know</w:t>
            </w:r>
          </w:p>
          <w:p w14:paraId="759862AD" w14:textId="77777777" w:rsidR="000F75FC" w:rsidRPr="00432137" w:rsidRDefault="000F75FC" w:rsidP="00E9297B">
            <w:pPr>
              <w:pStyle w:val="NoSpacing"/>
            </w:pPr>
            <w:r w:rsidRPr="00432137">
              <w:t>999=Prefer not to respond</w:t>
            </w:r>
          </w:p>
        </w:tc>
        <w:tc>
          <w:tcPr>
            <w:tcW w:w="1900" w:type="dxa"/>
            <w:tcBorders>
              <w:top w:val="single" w:sz="4" w:space="0" w:color="auto"/>
              <w:left w:val="single" w:sz="4" w:space="0" w:color="auto"/>
              <w:bottom w:val="single" w:sz="4" w:space="0" w:color="auto"/>
              <w:right w:val="single" w:sz="4" w:space="0" w:color="auto"/>
            </w:tcBorders>
          </w:tcPr>
          <w:p w14:paraId="720E7763" w14:textId="1DDC86B2" w:rsidR="000F75FC" w:rsidRPr="00432137" w:rsidRDefault="000F75FC" w:rsidP="00E9297B">
            <w:pPr>
              <w:pStyle w:val="NoSpacing"/>
            </w:pPr>
            <w:r>
              <w:t xml:space="preserve">B13. </w:t>
            </w:r>
            <w:r w:rsidRPr="00432137">
              <w:t>Is there a system of regeneration and harvesting that rotates through these units?</w:t>
            </w:r>
          </w:p>
          <w:p w14:paraId="30070A93" w14:textId="77777777" w:rsidR="000F75FC" w:rsidRPr="00432137" w:rsidRDefault="000F75FC" w:rsidP="00E9297B">
            <w:pPr>
              <w:pStyle w:val="NoSpacing"/>
            </w:pPr>
            <w:r w:rsidRPr="00432137">
              <w:t>0=No</w:t>
            </w:r>
          </w:p>
          <w:p w14:paraId="192D7BC0" w14:textId="77777777" w:rsidR="000F75FC" w:rsidRPr="00432137" w:rsidRDefault="000F75FC" w:rsidP="00E9297B">
            <w:pPr>
              <w:pStyle w:val="NoSpacing"/>
            </w:pPr>
            <w:r w:rsidRPr="00432137">
              <w:t xml:space="preserve">1=Yes </w:t>
            </w:r>
          </w:p>
          <w:p w14:paraId="00F14022" w14:textId="77777777" w:rsidR="000F75FC" w:rsidRPr="00432137" w:rsidRDefault="000F75FC" w:rsidP="00E9297B">
            <w:pPr>
              <w:pStyle w:val="NoSpacing"/>
            </w:pPr>
            <w:r w:rsidRPr="00432137">
              <w:t>888=Don’t know</w:t>
            </w:r>
          </w:p>
          <w:p w14:paraId="3028151C" w14:textId="77777777" w:rsidR="000F75FC" w:rsidRDefault="000F75FC" w:rsidP="00E9297B">
            <w:pPr>
              <w:pStyle w:val="NoSpacing"/>
            </w:pPr>
            <w:r w:rsidRPr="00432137">
              <w:t>999=Prefer not to respond</w:t>
            </w:r>
          </w:p>
          <w:p w14:paraId="4236017D" w14:textId="0CBEA0BA" w:rsidR="000F75FC" w:rsidRPr="00510D09" w:rsidRDefault="000F75FC" w:rsidP="00E9297B">
            <w:pPr>
              <w:pStyle w:val="NoSpacing"/>
              <w:rPr>
                <w:i/>
              </w:rPr>
            </w:pPr>
            <w:r w:rsidRPr="00510D09">
              <w:rPr>
                <w:i/>
              </w:rPr>
              <w:t>Ask if B12=1</w:t>
            </w:r>
          </w:p>
        </w:tc>
        <w:tc>
          <w:tcPr>
            <w:tcW w:w="2320" w:type="dxa"/>
            <w:tcBorders>
              <w:top w:val="single" w:sz="4" w:space="0" w:color="auto"/>
              <w:left w:val="single" w:sz="4" w:space="0" w:color="auto"/>
              <w:bottom w:val="single" w:sz="4" w:space="0" w:color="auto"/>
              <w:right w:val="single" w:sz="4" w:space="0" w:color="auto"/>
            </w:tcBorders>
          </w:tcPr>
          <w:p w14:paraId="2CE3E789" w14:textId="259685E1" w:rsidR="000F75FC" w:rsidRPr="00432137" w:rsidRDefault="000F75FC" w:rsidP="00E9297B">
            <w:pPr>
              <w:pStyle w:val="NoSpacing"/>
            </w:pPr>
            <w:r>
              <w:t xml:space="preserve">B14. </w:t>
            </w:r>
            <w:r w:rsidRPr="00432137">
              <w:t>Are there guards or some other system for monitoring the condition of the forest?</w:t>
            </w:r>
          </w:p>
          <w:p w14:paraId="3E3650E1" w14:textId="77777777" w:rsidR="000F75FC" w:rsidRPr="00432137" w:rsidRDefault="000F75FC" w:rsidP="00E9297B">
            <w:pPr>
              <w:pStyle w:val="NoSpacing"/>
            </w:pPr>
            <w:r w:rsidRPr="00432137">
              <w:t>0=No</w:t>
            </w:r>
          </w:p>
          <w:p w14:paraId="44C9A6F9" w14:textId="77777777" w:rsidR="000F75FC" w:rsidRPr="00432137" w:rsidRDefault="000F75FC" w:rsidP="00E9297B">
            <w:pPr>
              <w:pStyle w:val="NoSpacing"/>
            </w:pPr>
            <w:r w:rsidRPr="00432137">
              <w:t xml:space="preserve">1=Yes </w:t>
            </w:r>
          </w:p>
          <w:p w14:paraId="07177321" w14:textId="77777777" w:rsidR="000F75FC" w:rsidRPr="00432137" w:rsidRDefault="000F75FC" w:rsidP="00E9297B">
            <w:pPr>
              <w:pStyle w:val="NoSpacing"/>
            </w:pPr>
            <w:r w:rsidRPr="00432137">
              <w:t>888=Don’t know</w:t>
            </w:r>
          </w:p>
          <w:p w14:paraId="29A87635" w14:textId="77777777" w:rsidR="000F75FC" w:rsidRPr="00432137" w:rsidRDefault="000F75FC" w:rsidP="00E9297B">
            <w:pPr>
              <w:pStyle w:val="NoSpacing"/>
            </w:pPr>
            <w:r w:rsidRPr="00432137">
              <w:t>999=Prefer not to respond</w:t>
            </w:r>
          </w:p>
          <w:p w14:paraId="3ECB9217" w14:textId="64F229A7" w:rsidR="000F75FC" w:rsidRPr="000F19C0" w:rsidRDefault="000F75FC" w:rsidP="000F19C0">
            <w:pPr>
              <w:pStyle w:val="NoSpacing"/>
              <w:rPr>
                <w:i/>
              </w:rPr>
            </w:pPr>
            <w:r>
              <w:rPr>
                <w:i/>
              </w:rPr>
              <w:t>If 0, skip to B.18</w:t>
            </w:r>
          </w:p>
        </w:tc>
        <w:tc>
          <w:tcPr>
            <w:tcW w:w="1900" w:type="dxa"/>
            <w:tcBorders>
              <w:top w:val="single" w:sz="4" w:space="0" w:color="auto"/>
              <w:left w:val="single" w:sz="4" w:space="0" w:color="auto"/>
              <w:bottom w:val="single" w:sz="4" w:space="0" w:color="auto"/>
              <w:right w:val="single" w:sz="4" w:space="0" w:color="auto"/>
            </w:tcBorders>
          </w:tcPr>
          <w:p w14:paraId="7731ADA9" w14:textId="49798FFF" w:rsidR="000F75FC" w:rsidRDefault="00D82B86" w:rsidP="000D4F11">
            <w:pPr>
              <w:pStyle w:val="NoSpacing"/>
            </w:pPr>
            <w:commentRangeStart w:id="9"/>
            <w:r>
              <w:t>B15</w:t>
            </w:r>
            <w:r w:rsidR="000F75FC">
              <w:t>. How many guards are there typically on duty, over a one-week period?</w:t>
            </w:r>
            <w:commentRangeEnd w:id="9"/>
            <w:r>
              <w:rPr>
                <w:rStyle w:val="CommentReference"/>
                <w:rFonts w:eastAsiaTheme="minorHAnsi" w:cstheme="minorBidi"/>
                <w:color w:val="auto"/>
              </w:rPr>
              <w:commentReference w:id="9"/>
            </w:r>
          </w:p>
        </w:tc>
        <w:tc>
          <w:tcPr>
            <w:tcW w:w="1900" w:type="dxa"/>
            <w:tcBorders>
              <w:top w:val="single" w:sz="4" w:space="0" w:color="auto"/>
              <w:left w:val="single" w:sz="4" w:space="0" w:color="auto"/>
              <w:bottom w:val="single" w:sz="4" w:space="0" w:color="auto"/>
              <w:right w:val="single" w:sz="4" w:space="0" w:color="auto"/>
            </w:tcBorders>
          </w:tcPr>
          <w:p w14:paraId="620A0C48" w14:textId="0BEAA8BD" w:rsidR="000F75FC" w:rsidRDefault="00D82B86" w:rsidP="00E9297B">
            <w:pPr>
              <w:pStyle w:val="NoSpacing"/>
            </w:pPr>
            <w:r>
              <w:t>B16</w:t>
            </w:r>
            <w:r w:rsidR="000F75FC">
              <w:t xml:space="preserve">.  </w:t>
            </w:r>
            <w:r w:rsidR="000F75FC" w:rsidRPr="00432137">
              <w:t>Who pays them?</w:t>
            </w:r>
          </w:p>
          <w:p w14:paraId="5243763F" w14:textId="77777777" w:rsidR="000F75FC" w:rsidRDefault="000F75FC" w:rsidP="00E9297B">
            <w:pPr>
              <w:pStyle w:val="NoSpacing"/>
            </w:pPr>
          </w:p>
          <w:p w14:paraId="0B39FA35" w14:textId="4A40712F" w:rsidR="000F75FC" w:rsidRPr="00553994" w:rsidRDefault="000F75FC" w:rsidP="00E9297B">
            <w:pPr>
              <w:pStyle w:val="NoSpacing"/>
              <w:rPr>
                <w:i/>
              </w:rPr>
            </w:pPr>
            <w:commentRangeStart w:id="10"/>
            <w:r w:rsidRPr="00553994">
              <w:rPr>
                <w:i/>
              </w:rPr>
              <w:t>Select all that apply</w:t>
            </w:r>
            <w:commentRangeEnd w:id="10"/>
            <w:r w:rsidR="00615D8F">
              <w:rPr>
                <w:rStyle w:val="CommentReference"/>
                <w:rFonts w:eastAsiaTheme="minorHAnsi" w:cstheme="minorBidi"/>
                <w:color w:val="auto"/>
              </w:rPr>
              <w:commentReference w:id="10"/>
            </w:r>
          </w:p>
          <w:p w14:paraId="36861AD2" w14:textId="77777777" w:rsidR="000F75FC" w:rsidRPr="00432137" w:rsidRDefault="000F75FC" w:rsidP="00E9297B">
            <w:pPr>
              <w:pStyle w:val="NoSpacing"/>
            </w:pPr>
            <w:r>
              <w:t>1=</w:t>
            </w:r>
            <w:r w:rsidRPr="00432137">
              <w:t>Community</w:t>
            </w:r>
          </w:p>
          <w:p w14:paraId="51BFBD02" w14:textId="77777777" w:rsidR="000F75FC" w:rsidRPr="00432137" w:rsidRDefault="000F75FC" w:rsidP="00E9297B">
            <w:pPr>
              <w:pStyle w:val="NoSpacing"/>
            </w:pPr>
            <w:r>
              <w:t>2=</w:t>
            </w:r>
            <w:r w:rsidRPr="00432137">
              <w:t>District Forest Office</w:t>
            </w:r>
          </w:p>
          <w:p w14:paraId="43C2E3F2" w14:textId="77777777" w:rsidR="000F75FC" w:rsidRPr="00432137" w:rsidRDefault="000F75FC" w:rsidP="00E9297B">
            <w:pPr>
              <w:pStyle w:val="NoSpacing"/>
            </w:pPr>
            <w:r>
              <w:t>3=</w:t>
            </w:r>
            <w:r w:rsidRPr="00432137">
              <w:t>CRB</w:t>
            </w:r>
          </w:p>
          <w:p w14:paraId="26AF9C2C" w14:textId="77777777" w:rsidR="000F75FC" w:rsidRPr="00432137" w:rsidRDefault="000F75FC" w:rsidP="00E9297B">
            <w:pPr>
              <w:pStyle w:val="NoSpacing"/>
            </w:pPr>
            <w:r>
              <w:t>4=</w:t>
            </w:r>
            <w:r w:rsidRPr="00432137">
              <w:t>Private company</w:t>
            </w:r>
          </w:p>
          <w:p w14:paraId="3A0714FC" w14:textId="77777777" w:rsidR="000F75FC" w:rsidRDefault="000F75FC" w:rsidP="00E9297B">
            <w:pPr>
              <w:pStyle w:val="NoSpacing"/>
            </w:pPr>
            <w:r>
              <w:t>5=</w:t>
            </w:r>
            <w:r w:rsidRPr="00432137">
              <w:t>NGO</w:t>
            </w:r>
          </w:p>
          <w:p w14:paraId="20AE8487" w14:textId="621EFD31" w:rsidR="000F75FC" w:rsidRDefault="000F75FC" w:rsidP="00E9297B">
            <w:pPr>
              <w:pStyle w:val="NoSpacing"/>
            </w:pPr>
            <w:commentRangeStart w:id="11"/>
            <w:r>
              <w:t>97= Other, specify</w:t>
            </w:r>
            <w:commentRangeEnd w:id="11"/>
            <w:r w:rsidR="00D82B86">
              <w:rPr>
                <w:rStyle w:val="CommentReference"/>
                <w:rFonts w:eastAsiaTheme="minorHAnsi" w:cstheme="minorBidi"/>
                <w:color w:val="auto"/>
              </w:rPr>
              <w:commentReference w:id="11"/>
            </w:r>
          </w:p>
          <w:p w14:paraId="3CBCC896" w14:textId="77777777" w:rsidR="000F75FC" w:rsidRPr="00432137" w:rsidRDefault="000F75FC" w:rsidP="00E9297B">
            <w:pPr>
              <w:pStyle w:val="NoSpacing"/>
            </w:pPr>
            <w:r w:rsidRPr="00432137">
              <w:t>888=Don’t know</w:t>
            </w:r>
          </w:p>
        </w:tc>
        <w:tc>
          <w:tcPr>
            <w:tcW w:w="1900" w:type="dxa"/>
            <w:tcBorders>
              <w:top w:val="single" w:sz="4" w:space="0" w:color="auto"/>
              <w:left w:val="single" w:sz="4" w:space="0" w:color="auto"/>
              <w:bottom w:val="single" w:sz="4" w:space="0" w:color="auto"/>
              <w:right w:val="single" w:sz="4" w:space="0" w:color="auto"/>
            </w:tcBorders>
          </w:tcPr>
          <w:p w14:paraId="3167EF72" w14:textId="14DAA678" w:rsidR="000F75FC" w:rsidRDefault="00615D8F" w:rsidP="00E9297B">
            <w:pPr>
              <w:pStyle w:val="NoSpacing"/>
            </w:pPr>
            <w:r>
              <w:t>B17</w:t>
            </w:r>
            <w:r w:rsidR="000F75FC">
              <w:t>. How are the guards</w:t>
            </w:r>
            <w:r w:rsidR="000F75FC" w:rsidRPr="00432137">
              <w:t xml:space="preserve"> selected?</w:t>
            </w:r>
          </w:p>
          <w:p w14:paraId="011C3910" w14:textId="77777777" w:rsidR="000F75FC" w:rsidRPr="00432137" w:rsidRDefault="000F75FC" w:rsidP="00E9297B">
            <w:pPr>
              <w:pStyle w:val="NoSpacing"/>
            </w:pPr>
          </w:p>
          <w:p w14:paraId="7B59B0CB" w14:textId="1888BDAD" w:rsidR="000F75FC" w:rsidRDefault="000F75FC" w:rsidP="00397132">
            <w:pPr>
              <w:pStyle w:val="NoSpacing"/>
            </w:pPr>
            <w:r w:rsidRPr="00432137">
              <w:t>1=</w:t>
            </w:r>
            <w:r>
              <w:t>Appointed by village leadership</w:t>
            </w:r>
          </w:p>
          <w:p w14:paraId="50E14AD2" w14:textId="77777777" w:rsidR="000F75FC" w:rsidRDefault="000F75FC" w:rsidP="00397132">
            <w:pPr>
              <w:pStyle w:val="NoSpacing"/>
            </w:pPr>
            <w:r>
              <w:t>2=Appointed by village as a whole</w:t>
            </w:r>
          </w:p>
          <w:p w14:paraId="1B46ABDC" w14:textId="77777777" w:rsidR="000F75FC" w:rsidRDefault="000F75FC" w:rsidP="00397132">
            <w:pPr>
              <w:pStyle w:val="NoSpacing"/>
            </w:pPr>
            <w:r>
              <w:t xml:space="preserve">3=Election by village leadership </w:t>
            </w:r>
          </w:p>
          <w:p w14:paraId="6D3543B5" w14:textId="77777777" w:rsidR="000F75FC" w:rsidRDefault="000F75FC" w:rsidP="00397132">
            <w:pPr>
              <w:pStyle w:val="NoSpacing"/>
            </w:pPr>
            <w:r>
              <w:t>4=Election by village as a whole</w:t>
            </w:r>
          </w:p>
          <w:p w14:paraId="4920AE76" w14:textId="7B3525D5" w:rsidR="000F75FC" w:rsidRPr="00432137" w:rsidRDefault="00615D8F" w:rsidP="00615D8F">
            <w:pPr>
              <w:pStyle w:val="NoSpacing"/>
            </w:pPr>
            <w:r>
              <w:t>5=Volunteered/self</w:t>
            </w:r>
            <w:r w:rsidRPr="00432137">
              <w:t xml:space="preserve"> </w:t>
            </w:r>
          </w:p>
        </w:tc>
      </w:tr>
      <w:tr w:rsidR="000F75FC" w:rsidRPr="00432137" w14:paraId="028C9A55" w14:textId="77777777" w:rsidTr="000F75FC">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584671AE" w14:textId="5C23B400"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5DEEC3F9" w14:textId="77777777"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BE10B90" w14:textId="77777777" w:rsidR="000F75FC" w:rsidRPr="00432137" w:rsidRDefault="000F75FC"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73856090" w14:textId="77777777"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BBA56BE" w14:textId="77777777"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60108E03" w14:textId="47E01CB6"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624F309" w14:textId="77777777" w:rsidR="000F75FC" w:rsidRPr="00432137" w:rsidRDefault="000F75FC" w:rsidP="00E9297B">
            <w:pPr>
              <w:pStyle w:val="NoSpacing"/>
            </w:pPr>
          </w:p>
        </w:tc>
      </w:tr>
      <w:tr w:rsidR="000F75FC" w:rsidRPr="00432137" w14:paraId="63A7E3E0" w14:textId="77777777" w:rsidTr="000F75FC">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67095E4E" w14:textId="77777777" w:rsidR="000F75FC" w:rsidRPr="00432137" w:rsidRDefault="000F75FC" w:rsidP="00E9297B">
            <w:pPr>
              <w:pStyle w:val="NoSpacing"/>
            </w:pPr>
            <w:r w:rsidRPr="00432137">
              <w:t>1</w:t>
            </w:r>
          </w:p>
        </w:tc>
        <w:tc>
          <w:tcPr>
            <w:tcW w:w="1900" w:type="dxa"/>
            <w:tcBorders>
              <w:top w:val="single" w:sz="4" w:space="0" w:color="auto"/>
              <w:left w:val="single" w:sz="4" w:space="0" w:color="auto"/>
              <w:bottom w:val="single" w:sz="4" w:space="0" w:color="auto"/>
              <w:right w:val="single" w:sz="4" w:space="0" w:color="auto"/>
            </w:tcBorders>
          </w:tcPr>
          <w:p w14:paraId="0FDAB63C" w14:textId="77777777"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548DCCE0" w14:textId="77777777" w:rsidR="000F75FC" w:rsidRPr="00432137" w:rsidRDefault="000F75FC"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5EF9863D" w14:textId="77777777"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0194A17F" w14:textId="77777777"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C08F17A" w14:textId="369EB50E"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E24C509" w14:textId="77777777" w:rsidR="000F75FC" w:rsidRPr="00432137" w:rsidRDefault="000F75FC" w:rsidP="00E9297B">
            <w:pPr>
              <w:pStyle w:val="NoSpacing"/>
            </w:pPr>
          </w:p>
        </w:tc>
      </w:tr>
      <w:tr w:rsidR="000F75FC" w:rsidRPr="00432137" w14:paraId="7681485D" w14:textId="77777777" w:rsidTr="000F75FC">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3ADE0116" w14:textId="77777777" w:rsidR="000F75FC" w:rsidRPr="00432137" w:rsidRDefault="000F75FC" w:rsidP="00E9297B">
            <w:pPr>
              <w:pStyle w:val="NoSpacing"/>
            </w:pPr>
            <w:r w:rsidRPr="00432137">
              <w:t>2</w:t>
            </w:r>
          </w:p>
        </w:tc>
        <w:tc>
          <w:tcPr>
            <w:tcW w:w="1900" w:type="dxa"/>
            <w:tcBorders>
              <w:top w:val="single" w:sz="4" w:space="0" w:color="auto"/>
              <w:left w:val="single" w:sz="4" w:space="0" w:color="auto"/>
              <w:bottom w:val="single" w:sz="4" w:space="0" w:color="auto"/>
              <w:right w:val="single" w:sz="4" w:space="0" w:color="auto"/>
            </w:tcBorders>
          </w:tcPr>
          <w:p w14:paraId="31693003" w14:textId="77777777"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B63B24A" w14:textId="77777777" w:rsidR="000F75FC" w:rsidRPr="00432137" w:rsidRDefault="000F75FC"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2ABB9A80" w14:textId="77777777"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439509DB" w14:textId="77777777"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68F5F75" w14:textId="3E043C96"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654DD8C1" w14:textId="77777777" w:rsidR="000F75FC" w:rsidRPr="00432137" w:rsidRDefault="000F75FC" w:rsidP="00E9297B">
            <w:pPr>
              <w:pStyle w:val="NoSpacing"/>
            </w:pPr>
          </w:p>
        </w:tc>
      </w:tr>
      <w:tr w:rsidR="000F75FC" w:rsidRPr="00432137" w14:paraId="067EC83B" w14:textId="77777777" w:rsidTr="000F75FC">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58C21956" w14:textId="77777777" w:rsidR="000F75FC" w:rsidRPr="00432137" w:rsidRDefault="000F75FC" w:rsidP="00E9297B">
            <w:pPr>
              <w:pStyle w:val="NoSpacing"/>
            </w:pPr>
            <w:r w:rsidRPr="00432137">
              <w:t>3</w:t>
            </w:r>
          </w:p>
        </w:tc>
        <w:tc>
          <w:tcPr>
            <w:tcW w:w="1900" w:type="dxa"/>
            <w:tcBorders>
              <w:top w:val="single" w:sz="4" w:space="0" w:color="auto"/>
              <w:left w:val="single" w:sz="4" w:space="0" w:color="auto"/>
              <w:bottom w:val="single" w:sz="4" w:space="0" w:color="auto"/>
              <w:right w:val="single" w:sz="4" w:space="0" w:color="auto"/>
            </w:tcBorders>
          </w:tcPr>
          <w:p w14:paraId="69A87D6B" w14:textId="77777777"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FE06914" w14:textId="77777777" w:rsidR="000F75FC" w:rsidRPr="00432137" w:rsidRDefault="000F75FC"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5F2C2417" w14:textId="77777777"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0E6865A1" w14:textId="77777777"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0C977562" w14:textId="47A7E0D0" w:rsidR="000F75FC" w:rsidRPr="00432137" w:rsidRDefault="000F75FC"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97EF4B7" w14:textId="77777777" w:rsidR="000F75FC" w:rsidRPr="00432137" w:rsidRDefault="000F75FC" w:rsidP="00E9297B">
            <w:pPr>
              <w:pStyle w:val="NoSpacing"/>
            </w:pPr>
          </w:p>
        </w:tc>
      </w:tr>
    </w:tbl>
    <w:p w14:paraId="48D4384E" w14:textId="77777777" w:rsidR="00432137" w:rsidRDefault="00432137" w:rsidP="00E9297B">
      <w:pPr>
        <w:pStyle w:val="NoSpacing"/>
      </w:pPr>
    </w:p>
    <w:p w14:paraId="70510BB1" w14:textId="77777777" w:rsidR="00553994" w:rsidRDefault="00553994" w:rsidP="00E9297B">
      <w:pPr>
        <w:pStyle w:val="NoSpacing"/>
      </w:pPr>
    </w:p>
    <w:p w14:paraId="703A7E62" w14:textId="77777777" w:rsidR="00553994" w:rsidRDefault="00553994" w:rsidP="00E9297B">
      <w:pPr>
        <w:pStyle w:val="NoSpacing"/>
      </w:pPr>
    </w:p>
    <w:tbl>
      <w:tblPr>
        <w:tblStyle w:val="TableGrid"/>
        <w:tblW w:w="14887" w:type="dxa"/>
        <w:jc w:val="center"/>
        <w:tblLayout w:type="fixed"/>
        <w:tblCellMar>
          <w:left w:w="72" w:type="dxa"/>
          <w:right w:w="72" w:type="dxa"/>
        </w:tblCellMar>
        <w:tblLook w:val="04A0" w:firstRow="1" w:lastRow="0" w:firstColumn="1" w:lastColumn="0" w:noHBand="0" w:noVBand="1"/>
      </w:tblPr>
      <w:tblGrid>
        <w:gridCol w:w="1075"/>
        <w:gridCol w:w="2128"/>
        <w:gridCol w:w="1264"/>
        <w:gridCol w:w="1080"/>
        <w:gridCol w:w="1240"/>
        <w:gridCol w:w="1080"/>
        <w:gridCol w:w="1800"/>
        <w:gridCol w:w="2462"/>
        <w:gridCol w:w="2758"/>
      </w:tblGrid>
      <w:tr w:rsidR="00F07124" w:rsidRPr="00177ACB" w14:paraId="163DA76F" w14:textId="77777777" w:rsidTr="009E4AAD">
        <w:trPr>
          <w:trHeight w:val="1295"/>
          <w:jc w:val="center"/>
        </w:trPr>
        <w:tc>
          <w:tcPr>
            <w:tcW w:w="1075" w:type="dxa"/>
            <w:vMerge w:val="restart"/>
            <w:tcBorders>
              <w:top w:val="single" w:sz="4" w:space="0" w:color="auto"/>
              <w:left w:val="single" w:sz="4" w:space="0" w:color="auto"/>
              <w:bottom w:val="single" w:sz="4" w:space="0" w:color="auto"/>
              <w:right w:val="single" w:sz="4" w:space="0" w:color="auto"/>
            </w:tcBorders>
          </w:tcPr>
          <w:p w14:paraId="1080DD02" w14:textId="77777777" w:rsidR="00F07124" w:rsidRPr="00177ACB" w:rsidRDefault="00F07124" w:rsidP="00E9297B">
            <w:pPr>
              <w:pStyle w:val="NoSpacing"/>
            </w:pPr>
            <w:r w:rsidRPr="00177ACB">
              <w:t xml:space="preserve">Name of </w:t>
            </w:r>
            <w:r>
              <w:t>the forest</w:t>
            </w:r>
          </w:p>
        </w:tc>
        <w:tc>
          <w:tcPr>
            <w:tcW w:w="2128" w:type="dxa"/>
            <w:vMerge w:val="restart"/>
            <w:tcBorders>
              <w:top w:val="single" w:sz="4" w:space="0" w:color="auto"/>
              <w:left w:val="single" w:sz="4" w:space="0" w:color="auto"/>
              <w:bottom w:val="single" w:sz="4" w:space="0" w:color="auto"/>
              <w:right w:val="single" w:sz="4" w:space="0" w:color="auto"/>
            </w:tcBorders>
          </w:tcPr>
          <w:p w14:paraId="3AAB52F2" w14:textId="71D082AD" w:rsidR="00F07124" w:rsidRPr="00177ACB" w:rsidRDefault="00F07124" w:rsidP="00E9297B">
            <w:pPr>
              <w:pStyle w:val="NoSpacing"/>
            </w:pPr>
            <w:r>
              <w:t>B1</w:t>
            </w:r>
            <w:r w:rsidR="00615D8F">
              <w:t>8</w:t>
            </w:r>
            <w:r w:rsidR="000D4F11">
              <w:t>.</w:t>
            </w:r>
            <w:r>
              <w:t xml:space="preserve"> </w:t>
            </w:r>
            <w:r w:rsidRPr="00177ACB">
              <w:t xml:space="preserve">Do members of your </w:t>
            </w:r>
            <w:r>
              <w:t>village</w:t>
            </w:r>
            <w:r w:rsidRPr="00177ACB">
              <w:t xml:space="preserve"> need a permit to collect wood or non-wood forest products from this source?</w:t>
            </w:r>
          </w:p>
          <w:p w14:paraId="5999D0C0" w14:textId="77777777" w:rsidR="00F07124" w:rsidRPr="00177ACB" w:rsidRDefault="00F07124" w:rsidP="00E9297B">
            <w:pPr>
              <w:pStyle w:val="NoSpacing"/>
            </w:pPr>
            <w:r w:rsidRPr="00177ACB">
              <w:t>0</w:t>
            </w:r>
            <w:r>
              <w:t>=</w:t>
            </w:r>
            <w:r w:rsidRPr="00177ACB">
              <w:t>No</w:t>
            </w:r>
          </w:p>
          <w:p w14:paraId="7CEA307C" w14:textId="77777777" w:rsidR="00F07124" w:rsidRPr="00177ACB" w:rsidRDefault="00F07124" w:rsidP="00E9297B">
            <w:pPr>
              <w:pStyle w:val="NoSpacing"/>
            </w:pPr>
            <w:r w:rsidRPr="00177ACB">
              <w:t>1=Yes</w:t>
            </w:r>
          </w:p>
          <w:p w14:paraId="3F5303FA" w14:textId="77777777" w:rsidR="00F07124" w:rsidRPr="00177ACB" w:rsidRDefault="00F07124" w:rsidP="00E9297B">
            <w:pPr>
              <w:pStyle w:val="NoSpacing"/>
            </w:pPr>
            <w:r w:rsidRPr="00177ACB">
              <w:t>888=Don’t know</w:t>
            </w:r>
          </w:p>
          <w:p w14:paraId="519ED17D" w14:textId="77777777" w:rsidR="00F07124" w:rsidRDefault="00F07124" w:rsidP="00E9297B">
            <w:pPr>
              <w:pStyle w:val="NoSpacing"/>
            </w:pPr>
            <w:r>
              <w:t>999=Prefer not to respond</w:t>
            </w:r>
          </w:p>
          <w:p w14:paraId="6ECC5C45" w14:textId="591AC8ED" w:rsidR="00F07124" w:rsidRPr="000F19C0" w:rsidRDefault="00F07124" w:rsidP="000D4F11">
            <w:pPr>
              <w:pStyle w:val="NoSpacing"/>
              <w:rPr>
                <w:i/>
              </w:rPr>
            </w:pPr>
            <w:r>
              <w:rPr>
                <w:i/>
              </w:rPr>
              <w:t>If 0, skip to B2</w:t>
            </w:r>
            <w:r w:rsidR="000D4F11">
              <w:rPr>
                <w:i/>
              </w:rPr>
              <w:t>3</w:t>
            </w:r>
          </w:p>
        </w:tc>
        <w:tc>
          <w:tcPr>
            <w:tcW w:w="1264" w:type="dxa"/>
            <w:vMerge w:val="restart"/>
            <w:tcBorders>
              <w:top w:val="single" w:sz="4" w:space="0" w:color="auto"/>
              <w:left w:val="single" w:sz="4" w:space="0" w:color="auto"/>
              <w:bottom w:val="single" w:sz="4" w:space="0" w:color="auto"/>
              <w:right w:val="single" w:sz="4" w:space="0" w:color="auto"/>
            </w:tcBorders>
          </w:tcPr>
          <w:p w14:paraId="30FCA3BA" w14:textId="4EB9BEC3" w:rsidR="00F07124" w:rsidRPr="00177ACB" w:rsidRDefault="00615D8F" w:rsidP="00E9297B">
            <w:pPr>
              <w:pStyle w:val="NoSpacing"/>
            </w:pPr>
            <w:r>
              <w:t>B19</w:t>
            </w:r>
            <w:r w:rsidR="00F07124">
              <w:t xml:space="preserve">. </w:t>
            </w:r>
            <w:r w:rsidR="00F07124" w:rsidRPr="00177ACB">
              <w:t xml:space="preserve">What products can be harvested? </w:t>
            </w:r>
          </w:p>
          <w:p w14:paraId="6721D655" w14:textId="77777777" w:rsidR="00F07124" w:rsidRPr="001D5E68" w:rsidRDefault="00F07124" w:rsidP="00E9297B">
            <w:pPr>
              <w:pStyle w:val="NoSpacing"/>
              <w:rPr>
                <w:i/>
              </w:rPr>
            </w:pPr>
            <w:r w:rsidRPr="001D5E68">
              <w:rPr>
                <w:i/>
              </w:rPr>
              <w:t>See codes 101 below</w:t>
            </w:r>
          </w:p>
        </w:tc>
        <w:tc>
          <w:tcPr>
            <w:tcW w:w="2320" w:type="dxa"/>
            <w:gridSpan w:val="2"/>
            <w:tcBorders>
              <w:top w:val="single" w:sz="4" w:space="0" w:color="auto"/>
              <w:left w:val="single" w:sz="4" w:space="0" w:color="auto"/>
              <w:bottom w:val="single" w:sz="4" w:space="0" w:color="auto"/>
              <w:right w:val="single" w:sz="4" w:space="0" w:color="auto"/>
            </w:tcBorders>
          </w:tcPr>
          <w:p w14:paraId="18286AD3" w14:textId="0D00CCE4" w:rsidR="00F07124" w:rsidRPr="00177ACB" w:rsidRDefault="000D4F11" w:rsidP="00615D8F">
            <w:pPr>
              <w:pStyle w:val="NoSpacing"/>
            </w:pPr>
            <w:r>
              <w:t>B2</w:t>
            </w:r>
            <w:r w:rsidR="00615D8F">
              <w:t>0</w:t>
            </w:r>
            <w:r w:rsidR="00F07124">
              <w:t xml:space="preserve">. </w:t>
            </w:r>
            <w:r w:rsidR="00F07124" w:rsidRPr="00177ACB">
              <w:t>How much of each pro</w:t>
            </w:r>
            <w:r w:rsidR="009E4AAD">
              <w:t xml:space="preserve">duct can be harvested </w:t>
            </w:r>
            <w:commentRangeStart w:id="12"/>
            <w:r w:rsidR="009E4AAD">
              <w:t>per</w:t>
            </w:r>
            <w:r w:rsidR="009E19FA">
              <w:t xml:space="preserve"> month</w:t>
            </w:r>
            <w:commentRangeEnd w:id="12"/>
            <w:r w:rsidR="00615D8F">
              <w:rPr>
                <w:rStyle w:val="CommentReference"/>
                <w:rFonts w:eastAsiaTheme="minorHAnsi" w:cstheme="minorBidi"/>
                <w:color w:val="auto"/>
              </w:rPr>
              <w:commentReference w:id="12"/>
            </w:r>
            <w:r w:rsidR="009E4AAD">
              <w:t>?</w:t>
            </w:r>
            <w:r w:rsidR="00F07124" w:rsidRPr="00177ACB">
              <w:t xml:space="preserve"> </w:t>
            </w:r>
          </w:p>
        </w:tc>
        <w:tc>
          <w:tcPr>
            <w:tcW w:w="1080" w:type="dxa"/>
            <w:vMerge w:val="restart"/>
            <w:tcBorders>
              <w:top w:val="single" w:sz="4" w:space="0" w:color="auto"/>
              <w:left w:val="single" w:sz="4" w:space="0" w:color="auto"/>
              <w:right w:val="single" w:sz="4" w:space="0" w:color="auto"/>
            </w:tcBorders>
          </w:tcPr>
          <w:p w14:paraId="61021453" w14:textId="3C9DB7E5" w:rsidR="00F07124" w:rsidRDefault="00615D8F" w:rsidP="00E9297B">
            <w:pPr>
              <w:pStyle w:val="NoSpacing"/>
            </w:pPr>
            <w:r>
              <w:t>B21</w:t>
            </w:r>
            <w:r w:rsidR="000D4F11">
              <w:t>.</w:t>
            </w:r>
            <w:r w:rsidR="00F07124">
              <w:t xml:space="preserve"> </w:t>
            </w:r>
            <w:commentRangeStart w:id="13"/>
            <w:r w:rsidR="00F07124" w:rsidRPr="00177ACB">
              <w:t>What is the cost of the permit?</w:t>
            </w:r>
          </w:p>
          <w:p w14:paraId="6196E25D" w14:textId="27D28E71" w:rsidR="00F07124" w:rsidRPr="00015FE6" w:rsidRDefault="00F07124" w:rsidP="00E9297B">
            <w:pPr>
              <w:pStyle w:val="NoSpacing"/>
              <w:rPr>
                <w:i/>
              </w:rPr>
            </w:pPr>
            <w:r w:rsidRPr="00015FE6">
              <w:rPr>
                <w:i/>
              </w:rPr>
              <w:t>In ZMK</w:t>
            </w:r>
            <w:commentRangeEnd w:id="13"/>
            <w:r w:rsidR="00615D8F">
              <w:rPr>
                <w:rStyle w:val="CommentReference"/>
                <w:rFonts w:eastAsiaTheme="minorHAnsi" w:cstheme="minorBidi"/>
                <w:color w:val="auto"/>
              </w:rPr>
              <w:commentReference w:id="13"/>
            </w:r>
          </w:p>
        </w:tc>
        <w:tc>
          <w:tcPr>
            <w:tcW w:w="1800" w:type="dxa"/>
            <w:vMerge w:val="restart"/>
            <w:tcBorders>
              <w:top w:val="single" w:sz="4" w:space="0" w:color="auto"/>
              <w:left w:val="single" w:sz="4" w:space="0" w:color="auto"/>
              <w:right w:val="single" w:sz="4" w:space="0" w:color="auto"/>
            </w:tcBorders>
          </w:tcPr>
          <w:p w14:paraId="7476EF16" w14:textId="4A15C13C" w:rsidR="00F07124" w:rsidRPr="00177ACB" w:rsidRDefault="00615D8F" w:rsidP="00E9297B">
            <w:pPr>
              <w:pStyle w:val="NoSpacing"/>
            </w:pPr>
            <w:r>
              <w:t>B22</w:t>
            </w:r>
            <w:r w:rsidR="00F07124">
              <w:t xml:space="preserve">. </w:t>
            </w:r>
            <w:r w:rsidR="00F07124" w:rsidRPr="00177ACB">
              <w:t>In your opinion, is the permitting process clear and transparent?</w:t>
            </w:r>
          </w:p>
          <w:p w14:paraId="612246AC" w14:textId="09F8B8F7" w:rsidR="00F07124" w:rsidRDefault="00F07124" w:rsidP="000307D1">
            <w:pPr>
              <w:pStyle w:val="NoSpacing"/>
            </w:pPr>
            <w:r>
              <w:t>1=</w:t>
            </w:r>
            <w:r w:rsidR="00615D8F">
              <w:t>Very clear</w:t>
            </w:r>
          </w:p>
          <w:p w14:paraId="7AFE2F10" w14:textId="653DE9E1" w:rsidR="00F07124" w:rsidRDefault="00615D8F" w:rsidP="000307D1">
            <w:pPr>
              <w:pStyle w:val="NoSpacing"/>
            </w:pPr>
            <w:r>
              <w:t>2=Clear</w:t>
            </w:r>
          </w:p>
          <w:p w14:paraId="04607F50" w14:textId="376B24AB" w:rsidR="00F07124" w:rsidRDefault="00615D8F" w:rsidP="000307D1">
            <w:pPr>
              <w:pStyle w:val="NoSpacing"/>
            </w:pPr>
            <w:r>
              <w:t>3=Neither clear nor unclear</w:t>
            </w:r>
          </w:p>
          <w:p w14:paraId="0500D557" w14:textId="3E8ABF1C" w:rsidR="00F07124" w:rsidRDefault="00615D8F" w:rsidP="000307D1">
            <w:pPr>
              <w:pStyle w:val="NoSpacing"/>
            </w:pPr>
            <w:r>
              <w:t>4=Unclear</w:t>
            </w:r>
            <w:r w:rsidR="00F07124">
              <w:tab/>
            </w:r>
          </w:p>
          <w:p w14:paraId="0C0523B4" w14:textId="2080E368" w:rsidR="00F07124" w:rsidRDefault="00615D8F" w:rsidP="000307D1">
            <w:pPr>
              <w:pStyle w:val="NoSpacing"/>
            </w:pPr>
            <w:r>
              <w:t>5= Very unclear</w:t>
            </w:r>
          </w:p>
          <w:p w14:paraId="3C37739A" w14:textId="77777777" w:rsidR="00F07124" w:rsidRDefault="00F07124" w:rsidP="000307D1">
            <w:pPr>
              <w:pStyle w:val="NoSpacing"/>
            </w:pPr>
            <w:r>
              <w:t>888=Don't know</w:t>
            </w:r>
          </w:p>
          <w:p w14:paraId="3360A5AC" w14:textId="365AB22A" w:rsidR="00F07124" w:rsidRPr="00177ACB" w:rsidRDefault="00F07124" w:rsidP="000307D1">
            <w:pPr>
              <w:pStyle w:val="NoSpacing"/>
            </w:pPr>
            <w:r>
              <w:t>999=Prefer not to respond</w:t>
            </w:r>
          </w:p>
        </w:tc>
        <w:tc>
          <w:tcPr>
            <w:tcW w:w="2462" w:type="dxa"/>
            <w:vMerge w:val="restart"/>
            <w:tcBorders>
              <w:top w:val="single" w:sz="4" w:space="0" w:color="auto"/>
              <w:left w:val="single" w:sz="4" w:space="0" w:color="auto"/>
              <w:right w:val="single" w:sz="4" w:space="0" w:color="auto"/>
            </w:tcBorders>
          </w:tcPr>
          <w:p w14:paraId="318FC769" w14:textId="4E09FF11" w:rsidR="00F07124" w:rsidRDefault="00F07124" w:rsidP="00E9297B">
            <w:pPr>
              <w:pStyle w:val="NoSpacing"/>
            </w:pPr>
            <w:r>
              <w:t>B2</w:t>
            </w:r>
            <w:r w:rsidR="00615D8F">
              <w:t>3</w:t>
            </w:r>
            <w:r>
              <w:t xml:space="preserve">. </w:t>
            </w:r>
            <w:commentRangeStart w:id="14"/>
            <w:r w:rsidRPr="00177ACB">
              <w:t xml:space="preserve">Over the past year, how much new crop land has been opened up in this forest?   </w:t>
            </w:r>
            <w:commentRangeEnd w:id="14"/>
            <w:r w:rsidR="00615D8F">
              <w:rPr>
                <w:rStyle w:val="CommentReference"/>
                <w:rFonts w:eastAsiaTheme="minorHAnsi" w:cstheme="minorBidi"/>
                <w:color w:val="auto"/>
              </w:rPr>
              <w:commentReference w:id="14"/>
            </w:r>
          </w:p>
          <w:p w14:paraId="66191BA5" w14:textId="77777777" w:rsidR="009E4AAD" w:rsidRDefault="009E4AAD" w:rsidP="00E9297B">
            <w:pPr>
              <w:pStyle w:val="NoSpacing"/>
            </w:pPr>
          </w:p>
          <w:p w14:paraId="4982D6F7" w14:textId="73E1DA2A" w:rsidR="00F07124" w:rsidRPr="00F07124" w:rsidRDefault="00F07124" w:rsidP="00E9297B">
            <w:pPr>
              <w:pStyle w:val="NoSpacing"/>
              <w:rPr>
                <w:i/>
              </w:rPr>
            </w:pPr>
            <w:r w:rsidRPr="00F07124">
              <w:rPr>
                <w:i/>
              </w:rPr>
              <w:t>In hectares, estimate if unsure.</w:t>
            </w:r>
          </w:p>
        </w:tc>
        <w:tc>
          <w:tcPr>
            <w:tcW w:w="2758" w:type="dxa"/>
            <w:vMerge w:val="restart"/>
            <w:tcBorders>
              <w:top w:val="single" w:sz="4" w:space="0" w:color="auto"/>
              <w:left w:val="single" w:sz="4" w:space="0" w:color="auto"/>
              <w:right w:val="single" w:sz="4" w:space="0" w:color="auto"/>
            </w:tcBorders>
          </w:tcPr>
          <w:p w14:paraId="7CA51B33" w14:textId="5A01B0D3" w:rsidR="00F07124" w:rsidRDefault="00F07124" w:rsidP="00E9297B">
            <w:pPr>
              <w:pStyle w:val="NoSpacing"/>
            </w:pPr>
            <w:r>
              <w:t>B2</w:t>
            </w:r>
            <w:r w:rsidR="00615D8F">
              <w:t>4</w:t>
            </w:r>
            <w:r>
              <w:t xml:space="preserve">. </w:t>
            </w:r>
            <w:r w:rsidRPr="00177ACB">
              <w:t>Who do people need to get permission from in order to open up new cropland?</w:t>
            </w:r>
          </w:p>
          <w:p w14:paraId="34ECD605" w14:textId="7CDB4A2A" w:rsidR="00F07124" w:rsidRPr="00015FE6" w:rsidRDefault="00F07124" w:rsidP="00E9297B">
            <w:pPr>
              <w:pStyle w:val="NoSpacing"/>
              <w:rPr>
                <w:i/>
              </w:rPr>
            </w:pPr>
            <w:r w:rsidRPr="00015FE6">
              <w:rPr>
                <w:i/>
              </w:rPr>
              <w:t>Select all that apply</w:t>
            </w:r>
          </w:p>
          <w:p w14:paraId="651172FA" w14:textId="77777777" w:rsidR="00F07124" w:rsidRPr="00177ACB" w:rsidRDefault="00F07124" w:rsidP="00E9297B">
            <w:pPr>
              <w:pStyle w:val="NoSpacing"/>
            </w:pPr>
            <w:r w:rsidRPr="00177ACB">
              <w:t>1=From customary chief</w:t>
            </w:r>
          </w:p>
          <w:p w14:paraId="6974DFF9" w14:textId="77777777" w:rsidR="00F07124" w:rsidRPr="00177ACB" w:rsidRDefault="00F07124" w:rsidP="00E9297B">
            <w:pPr>
              <w:pStyle w:val="NoSpacing"/>
            </w:pPr>
            <w:r w:rsidRPr="00177ACB">
              <w:t xml:space="preserve">2=From state authority </w:t>
            </w:r>
          </w:p>
          <w:p w14:paraId="43C136AA" w14:textId="77777777" w:rsidR="00F07124" w:rsidRPr="00177ACB" w:rsidRDefault="00F07124" w:rsidP="00E9297B">
            <w:pPr>
              <w:pStyle w:val="NoSpacing"/>
            </w:pPr>
            <w:r w:rsidRPr="00177ACB">
              <w:t>3=From elsewhere</w:t>
            </w:r>
          </w:p>
          <w:p w14:paraId="665ADE1D" w14:textId="77777777" w:rsidR="00F07124" w:rsidRPr="00177ACB" w:rsidRDefault="00F07124" w:rsidP="00E9297B">
            <w:pPr>
              <w:pStyle w:val="NoSpacing"/>
            </w:pPr>
            <w:r w:rsidRPr="00177ACB">
              <w:t>4=Nowhere, permission is usually not requested and land is opened up on informal basis</w:t>
            </w:r>
          </w:p>
          <w:p w14:paraId="4707EDE1" w14:textId="77777777" w:rsidR="00F07124" w:rsidRPr="00177ACB" w:rsidRDefault="00F07124" w:rsidP="00E9297B">
            <w:pPr>
              <w:pStyle w:val="NoSpacing"/>
            </w:pPr>
            <w:r>
              <w:t>97=Other, please specify</w:t>
            </w:r>
          </w:p>
        </w:tc>
      </w:tr>
      <w:tr w:rsidR="00F07124" w:rsidRPr="00177ACB" w14:paraId="7DFC68D0" w14:textId="77777777" w:rsidTr="00D57B79">
        <w:trPr>
          <w:trHeight w:val="20"/>
          <w:jc w:val="center"/>
        </w:trPr>
        <w:tc>
          <w:tcPr>
            <w:tcW w:w="1075" w:type="dxa"/>
            <w:vMerge/>
            <w:tcBorders>
              <w:top w:val="single" w:sz="4" w:space="0" w:color="auto"/>
              <w:left w:val="single" w:sz="4" w:space="0" w:color="auto"/>
              <w:bottom w:val="single" w:sz="4" w:space="0" w:color="auto"/>
              <w:right w:val="single" w:sz="4" w:space="0" w:color="auto"/>
            </w:tcBorders>
            <w:vAlign w:val="center"/>
          </w:tcPr>
          <w:p w14:paraId="564D06DE" w14:textId="77777777" w:rsidR="00F07124" w:rsidRPr="00177ACB" w:rsidRDefault="00F07124" w:rsidP="003110B6">
            <w:pPr>
              <w:pStyle w:val="NoSpacing"/>
            </w:pPr>
          </w:p>
        </w:tc>
        <w:tc>
          <w:tcPr>
            <w:tcW w:w="2128" w:type="dxa"/>
            <w:vMerge/>
            <w:tcBorders>
              <w:top w:val="single" w:sz="4" w:space="0" w:color="auto"/>
              <w:left w:val="single" w:sz="4" w:space="0" w:color="auto"/>
              <w:bottom w:val="single" w:sz="4" w:space="0" w:color="auto"/>
              <w:right w:val="single" w:sz="4" w:space="0" w:color="auto"/>
            </w:tcBorders>
            <w:vAlign w:val="center"/>
          </w:tcPr>
          <w:p w14:paraId="640D5FAB" w14:textId="77777777" w:rsidR="00F07124" w:rsidRPr="00177ACB" w:rsidRDefault="00F07124" w:rsidP="003110B6">
            <w:pPr>
              <w:pStyle w:val="NoSpacing"/>
            </w:pPr>
          </w:p>
        </w:tc>
        <w:tc>
          <w:tcPr>
            <w:tcW w:w="1264" w:type="dxa"/>
            <w:vMerge/>
            <w:tcBorders>
              <w:top w:val="single" w:sz="4" w:space="0" w:color="auto"/>
              <w:left w:val="single" w:sz="4" w:space="0" w:color="auto"/>
              <w:bottom w:val="single" w:sz="4" w:space="0" w:color="auto"/>
              <w:right w:val="single" w:sz="4" w:space="0" w:color="auto"/>
            </w:tcBorders>
            <w:vAlign w:val="center"/>
          </w:tcPr>
          <w:p w14:paraId="701C07F9" w14:textId="77777777" w:rsidR="00F07124" w:rsidRPr="00177ACB" w:rsidRDefault="00F07124" w:rsidP="003110B6">
            <w:pPr>
              <w:pStyle w:val="NoSpacing"/>
            </w:pPr>
          </w:p>
        </w:tc>
        <w:tc>
          <w:tcPr>
            <w:tcW w:w="1080" w:type="dxa"/>
            <w:tcBorders>
              <w:top w:val="single" w:sz="4" w:space="0" w:color="auto"/>
              <w:left w:val="single" w:sz="4" w:space="0" w:color="auto"/>
              <w:bottom w:val="single" w:sz="4" w:space="0" w:color="auto"/>
              <w:right w:val="single" w:sz="4" w:space="0" w:color="auto"/>
            </w:tcBorders>
            <w:vAlign w:val="bottom"/>
          </w:tcPr>
          <w:p w14:paraId="7E6AC806" w14:textId="77777777" w:rsidR="00F07124" w:rsidRPr="00177ACB" w:rsidRDefault="00F07124" w:rsidP="003110B6">
            <w:pPr>
              <w:pStyle w:val="NoSpacing"/>
            </w:pPr>
            <w:r w:rsidRPr="00177ACB">
              <w:t>Amount</w:t>
            </w:r>
          </w:p>
        </w:tc>
        <w:tc>
          <w:tcPr>
            <w:tcW w:w="1240" w:type="dxa"/>
            <w:tcBorders>
              <w:top w:val="single" w:sz="4" w:space="0" w:color="auto"/>
              <w:left w:val="single" w:sz="4" w:space="0" w:color="auto"/>
              <w:bottom w:val="single" w:sz="4" w:space="0" w:color="auto"/>
              <w:right w:val="single" w:sz="4" w:space="0" w:color="auto"/>
            </w:tcBorders>
            <w:vAlign w:val="bottom"/>
          </w:tcPr>
          <w:p w14:paraId="61889606" w14:textId="77777777" w:rsidR="00F07124" w:rsidRPr="00177ACB" w:rsidRDefault="00F07124" w:rsidP="003110B6">
            <w:pPr>
              <w:pStyle w:val="NoSpacing"/>
            </w:pPr>
            <w:r w:rsidRPr="00177ACB">
              <w:t>Unit</w:t>
            </w:r>
          </w:p>
          <w:p w14:paraId="4FF04A28" w14:textId="77777777" w:rsidR="00F07124" w:rsidRPr="00177ACB" w:rsidRDefault="00F07124" w:rsidP="003110B6">
            <w:pPr>
              <w:pStyle w:val="NoSpacing"/>
            </w:pPr>
            <w:r w:rsidRPr="00177ACB">
              <w:t>1=Kg</w:t>
            </w:r>
          </w:p>
          <w:p w14:paraId="5059C289" w14:textId="77777777" w:rsidR="00F07124" w:rsidRPr="00177ACB" w:rsidRDefault="00F07124" w:rsidP="003110B6">
            <w:pPr>
              <w:pStyle w:val="NoSpacing"/>
            </w:pPr>
            <w:r w:rsidRPr="00177ACB">
              <w:t>2=gram</w:t>
            </w:r>
          </w:p>
          <w:p w14:paraId="1E88F217" w14:textId="77777777" w:rsidR="00F07124" w:rsidRPr="00177ACB" w:rsidRDefault="00F07124" w:rsidP="003110B6">
            <w:pPr>
              <w:pStyle w:val="NoSpacing"/>
            </w:pPr>
            <w:r w:rsidRPr="00177ACB">
              <w:t>3=Bundle</w:t>
            </w:r>
          </w:p>
          <w:p w14:paraId="06BC1A8D" w14:textId="77777777" w:rsidR="00F07124" w:rsidRPr="00177ACB" w:rsidRDefault="00F07124" w:rsidP="003110B6">
            <w:pPr>
              <w:pStyle w:val="NoSpacing"/>
            </w:pPr>
            <w:r>
              <w:t>97=Other, please specify</w:t>
            </w:r>
          </w:p>
        </w:tc>
        <w:tc>
          <w:tcPr>
            <w:tcW w:w="1080" w:type="dxa"/>
            <w:vMerge/>
            <w:tcBorders>
              <w:left w:val="single" w:sz="4" w:space="0" w:color="auto"/>
              <w:bottom w:val="single" w:sz="4" w:space="0" w:color="auto"/>
              <w:right w:val="single" w:sz="4" w:space="0" w:color="auto"/>
            </w:tcBorders>
          </w:tcPr>
          <w:p w14:paraId="79533D8E" w14:textId="77777777" w:rsidR="00F07124" w:rsidRPr="00177ACB" w:rsidRDefault="00F07124" w:rsidP="003110B6">
            <w:pPr>
              <w:pStyle w:val="NoSpacing"/>
            </w:pPr>
          </w:p>
        </w:tc>
        <w:tc>
          <w:tcPr>
            <w:tcW w:w="1800" w:type="dxa"/>
            <w:vMerge/>
            <w:tcBorders>
              <w:left w:val="single" w:sz="4" w:space="0" w:color="auto"/>
              <w:bottom w:val="single" w:sz="4" w:space="0" w:color="auto"/>
              <w:right w:val="single" w:sz="4" w:space="0" w:color="auto"/>
            </w:tcBorders>
          </w:tcPr>
          <w:p w14:paraId="096D627B" w14:textId="77777777" w:rsidR="00F07124" w:rsidRPr="00177ACB" w:rsidRDefault="00F07124" w:rsidP="003110B6">
            <w:pPr>
              <w:pStyle w:val="NoSpacing"/>
            </w:pPr>
          </w:p>
        </w:tc>
        <w:tc>
          <w:tcPr>
            <w:tcW w:w="2462" w:type="dxa"/>
            <w:vMerge/>
            <w:tcBorders>
              <w:left w:val="single" w:sz="4" w:space="0" w:color="auto"/>
              <w:bottom w:val="single" w:sz="4" w:space="0" w:color="auto"/>
              <w:right w:val="single" w:sz="4" w:space="0" w:color="auto"/>
            </w:tcBorders>
            <w:vAlign w:val="bottom"/>
          </w:tcPr>
          <w:p w14:paraId="5EF9685D" w14:textId="3A7B60FD" w:rsidR="00F07124" w:rsidRPr="00177ACB" w:rsidRDefault="00F07124" w:rsidP="00F07124">
            <w:pPr>
              <w:pStyle w:val="NoSpacing"/>
            </w:pPr>
          </w:p>
        </w:tc>
        <w:tc>
          <w:tcPr>
            <w:tcW w:w="2758" w:type="dxa"/>
            <w:vMerge/>
            <w:tcBorders>
              <w:left w:val="single" w:sz="4" w:space="0" w:color="auto"/>
              <w:bottom w:val="single" w:sz="4" w:space="0" w:color="auto"/>
              <w:right w:val="single" w:sz="4" w:space="0" w:color="auto"/>
            </w:tcBorders>
          </w:tcPr>
          <w:p w14:paraId="5B343C5B" w14:textId="3B7DAA42" w:rsidR="00F07124" w:rsidRPr="00177ACB" w:rsidRDefault="00F07124" w:rsidP="003110B6">
            <w:pPr>
              <w:pStyle w:val="NoSpacing"/>
            </w:pPr>
          </w:p>
        </w:tc>
      </w:tr>
      <w:tr w:rsidR="00F07124" w:rsidRPr="00177ACB" w14:paraId="4CDE7392" w14:textId="77777777" w:rsidTr="00D57B79">
        <w:trPr>
          <w:trHeight w:val="20"/>
          <w:jc w:val="center"/>
        </w:trPr>
        <w:tc>
          <w:tcPr>
            <w:tcW w:w="1075" w:type="dxa"/>
            <w:tcBorders>
              <w:top w:val="single" w:sz="4" w:space="0" w:color="auto"/>
              <w:left w:val="single" w:sz="4" w:space="0" w:color="auto"/>
              <w:bottom w:val="single" w:sz="4" w:space="0" w:color="auto"/>
              <w:right w:val="single" w:sz="4" w:space="0" w:color="auto"/>
            </w:tcBorders>
          </w:tcPr>
          <w:p w14:paraId="574DFA22" w14:textId="77777777" w:rsidR="00F07124" w:rsidRPr="00177ACB" w:rsidRDefault="00F07124" w:rsidP="00E9297B">
            <w:pPr>
              <w:pStyle w:val="NoSpacing"/>
            </w:pPr>
          </w:p>
        </w:tc>
        <w:tc>
          <w:tcPr>
            <w:tcW w:w="2128" w:type="dxa"/>
            <w:tcBorders>
              <w:top w:val="single" w:sz="4" w:space="0" w:color="auto"/>
              <w:left w:val="single" w:sz="4" w:space="0" w:color="auto"/>
              <w:bottom w:val="single" w:sz="4" w:space="0" w:color="auto"/>
              <w:right w:val="single" w:sz="4" w:space="0" w:color="auto"/>
            </w:tcBorders>
          </w:tcPr>
          <w:p w14:paraId="6581CCE1" w14:textId="77777777" w:rsidR="00F07124" w:rsidRPr="00177ACB" w:rsidRDefault="00F07124" w:rsidP="00E9297B">
            <w:pPr>
              <w:pStyle w:val="NoSpacing"/>
            </w:pPr>
          </w:p>
        </w:tc>
        <w:tc>
          <w:tcPr>
            <w:tcW w:w="1264" w:type="dxa"/>
            <w:tcBorders>
              <w:top w:val="single" w:sz="4" w:space="0" w:color="auto"/>
              <w:left w:val="single" w:sz="4" w:space="0" w:color="auto"/>
              <w:bottom w:val="single" w:sz="4" w:space="0" w:color="auto"/>
              <w:right w:val="single" w:sz="4" w:space="0" w:color="auto"/>
            </w:tcBorders>
          </w:tcPr>
          <w:p w14:paraId="3F9DCE79" w14:textId="77777777" w:rsidR="00F07124" w:rsidRPr="00177ACB" w:rsidRDefault="00F07124"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2406BFAA" w14:textId="77777777" w:rsidR="00F07124" w:rsidRPr="00177ACB" w:rsidRDefault="00F07124" w:rsidP="00E9297B">
            <w:pPr>
              <w:pStyle w:val="NoSpacing"/>
            </w:pPr>
          </w:p>
        </w:tc>
        <w:tc>
          <w:tcPr>
            <w:tcW w:w="1240" w:type="dxa"/>
            <w:tcBorders>
              <w:top w:val="single" w:sz="4" w:space="0" w:color="auto"/>
              <w:left w:val="single" w:sz="4" w:space="0" w:color="auto"/>
              <w:bottom w:val="single" w:sz="4" w:space="0" w:color="auto"/>
              <w:right w:val="single" w:sz="4" w:space="0" w:color="auto"/>
            </w:tcBorders>
          </w:tcPr>
          <w:p w14:paraId="31F3B014" w14:textId="77777777" w:rsidR="00F07124" w:rsidRPr="00177ACB" w:rsidRDefault="00F07124"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6CB6C881" w14:textId="77777777" w:rsidR="00F07124" w:rsidRPr="00177ACB" w:rsidRDefault="00F07124"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3B36E384" w14:textId="77777777" w:rsidR="00F07124" w:rsidRPr="00177ACB" w:rsidRDefault="00F07124" w:rsidP="00E9297B">
            <w:pPr>
              <w:pStyle w:val="NoSpacing"/>
            </w:pPr>
          </w:p>
        </w:tc>
        <w:tc>
          <w:tcPr>
            <w:tcW w:w="2462" w:type="dxa"/>
            <w:tcBorders>
              <w:top w:val="single" w:sz="4" w:space="0" w:color="auto"/>
              <w:left w:val="single" w:sz="4" w:space="0" w:color="auto"/>
              <w:bottom w:val="single" w:sz="4" w:space="0" w:color="auto"/>
              <w:right w:val="single" w:sz="4" w:space="0" w:color="auto"/>
            </w:tcBorders>
          </w:tcPr>
          <w:p w14:paraId="38EEBD32" w14:textId="77777777" w:rsidR="00F07124" w:rsidRPr="00177ACB" w:rsidRDefault="00F07124" w:rsidP="00E9297B">
            <w:pPr>
              <w:pStyle w:val="NoSpacing"/>
            </w:pPr>
          </w:p>
        </w:tc>
        <w:tc>
          <w:tcPr>
            <w:tcW w:w="2758" w:type="dxa"/>
            <w:tcBorders>
              <w:top w:val="single" w:sz="4" w:space="0" w:color="auto"/>
              <w:left w:val="single" w:sz="4" w:space="0" w:color="auto"/>
              <w:bottom w:val="single" w:sz="4" w:space="0" w:color="auto"/>
              <w:right w:val="single" w:sz="4" w:space="0" w:color="auto"/>
            </w:tcBorders>
          </w:tcPr>
          <w:p w14:paraId="2DC07F40" w14:textId="21258F14" w:rsidR="00F07124" w:rsidRPr="00177ACB" w:rsidRDefault="00F07124" w:rsidP="00E9297B">
            <w:pPr>
              <w:pStyle w:val="NoSpacing"/>
            </w:pPr>
          </w:p>
        </w:tc>
      </w:tr>
      <w:tr w:rsidR="00F07124" w:rsidRPr="00177ACB" w14:paraId="5938F54B" w14:textId="77777777" w:rsidTr="00D57B79">
        <w:trPr>
          <w:trHeight w:val="20"/>
          <w:jc w:val="center"/>
        </w:trPr>
        <w:tc>
          <w:tcPr>
            <w:tcW w:w="1075" w:type="dxa"/>
            <w:tcBorders>
              <w:top w:val="single" w:sz="4" w:space="0" w:color="auto"/>
              <w:left w:val="single" w:sz="4" w:space="0" w:color="auto"/>
              <w:bottom w:val="single" w:sz="4" w:space="0" w:color="auto"/>
              <w:right w:val="single" w:sz="4" w:space="0" w:color="auto"/>
            </w:tcBorders>
          </w:tcPr>
          <w:p w14:paraId="0D048028" w14:textId="77777777" w:rsidR="00F07124" w:rsidRPr="00177ACB" w:rsidRDefault="00F07124" w:rsidP="00E9297B">
            <w:pPr>
              <w:pStyle w:val="NoSpacing"/>
            </w:pPr>
            <w:r>
              <w:t>1</w:t>
            </w:r>
          </w:p>
        </w:tc>
        <w:tc>
          <w:tcPr>
            <w:tcW w:w="2128" w:type="dxa"/>
            <w:tcBorders>
              <w:top w:val="single" w:sz="4" w:space="0" w:color="auto"/>
              <w:left w:val="single" w:sz="4" w:space="0" w:color="auto"/>
              <w:bottom w:val="single" w:sz="4" w:space="0" w:color="auto"/>
              <w:right w:val="single" w:sz="4" w:space="0" w:color="auto"/>
            </w:tcBorders>
          </w:tcPr>
          <w:p w14:paraId="00B54964" w14:textId="77777777" w:rsidR="00F07124" w:rsidRPr="00177ACB" w:rsidRDefault="00F07124" w:rsidP="00E9297B">
            <w:pPr>
              <w:pStyle w:val="NoSpacing"/>
            </w:pPr>
          </w:p>
        </w:tc>
        <w:tc>
          <w:tcPr>
            <w:tcW w:w="1264" w:type="dxa"/>
            <w:tcBorders>
              <w:top w:val="single" w:sz="4" w:space="0" w:color="auto"/>
              <w:left w:val="single" w:sz="4" w:space="0" w:color="auto"/>
              <w:bottom w:val="single" w:sz="4" w:space="0" w:color="auto"/>
              <w:right w:val="single" w:sz="4" w:space="0" w:color="auto"/>
            </w:tcBorders>
          </w:tcPr>
          <w:p w14:paraId="45CD200C" w14:textId="77777777" w:rsidR="00F07124" w:rsidRPr="00177ACB" w:rsidRDefault="00F07124"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69535854" w14:textId="77777777" w:rsidR="00F07124" w:rsidRPr="00177ACB" w:rsidRDefault="00F07124" w:rsidP="00E9297B">
            <w:pPr>
              <w:pStyle w:val="NoSpacing"/>
            </w:pPr>
          </w:p>
        </w:tc>
        <w:tc>
          <w:tcPr>
            <w:tcW w:w="1240" w:type="dxa"/>
            <w:tcBorders>
              <w:top w:val="single" w:sz="4" w:space="0" w:color="auto"/>
              <w:left w:val="single" w:sz="4" w:space="0" w:color="auto"/>
              <w:bottom w:val="single" w:sz="4" w:space="0" w:color="auto"/>
              <w:right w:val="single" w:sz="4" w:space="0" w:color="auto"/>
            </w:tcBorders>
          </w:tcPr>
          <w:p w14:paraId="3D70905E" w14:textId="77777777" w:rsidR="00F07124" w:rsidRPr="00177ACB" w:rsidRDefault="00F07124"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225F37AC" w14:textId="77777777" w:rsidR="00F07124" w:rsidRPr="00177ACB" w:rsidRDefault="00F07124"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39E78CF0" w14:textId="77777777" w:rsidR="00F07124" w:rsidRPr="00177ACB" w:rsidRDefault="00F07124" w:rsidP="00E9297B">
            <w:pPr>
              <w:pStyle w:val="NoSpacing"/>
            </w:pPr>
          </w:p>
        </w:tc>
        <w:tc>
          <w:tcPr>
            <w:tcW w:w="2462" w:type="dxa"/>
            <w:tcBorders>
              <w:top w:val="single" w:sz="4" w:space="0" w:color="auto"/>
              <w:left w:val="single" w:sz="4" w:space="0" w:color="auto"/>
              <w:bottom w:val="single" w:sz="4" w:space="0" w:color="auto"/>
              <w:right w:val="single" w:sz="4" w:space="0" w:color="auto"/>
            </w:tcBorders>
          </w:tcPr>
          <w:p w14:paraId="6C6B6CD4" w14:textId="77777777" w:rsidR="00F07124" w:rsidRPr="00177ACB" w:rsidRDefault="00F07124" w:rsidP="00E9297B">
            <w:pPr>
              <w:pStyle w:val="NoSpacing"/>
            </w:pPr>
          </w:p>
        </w:tc>
        <w:tc>
          <w:tcPr>
            <w:tcW w:w="2758" w:type="dxa"/>
            <w:tcBorders>
              <w:top w:val="single" w:sz="4" w:space="0" w:color="auto"/>
              <w:left w:val="single" w:sz="4" w:space="0" w:color="auto"/>
              <w:bottom w:val="single" w:sz="4" w:space="0" w:color="auto"/>
              <w:right w:val="single" w:sz="4" w:space="0" w:color="auto"/>
            </w:tcBorders>
          </w:tcPr>
          <w:p w14:paraId="17775D0A" w14:textId="39DCF338" w:rsidR="00F07124" w:rsidRPr="00177ACB" w:rsidRDefault="00F07124" w:rsidP="00E9297B">
            <w:pPr>
              <w:pStyle w:val="NoSpacing"/>
            </w:pPr>
          </w:p>
        </w:tc>
      </w:tr>
      <w:tr w:rsidR="00F07124" w:rsidRPr="00177ACB" w14:paraId="09FDFFE3" w14:textId="77777777" w:rsidTr="00D57B79">
        <w:trPr>
          <w:trHeight w:val="20"/>
          <w:jc w:val="center"/>
        </w:trPr>
        <w:tc>
          <w:tcPr>
            <w:tcW w:w="1075" w:type="dxa"/>
            <w:tcBorders>
              <w:top w:val="single" w:sz="4" w:space="0" w:color="auto"/>
              <w:left w:val="single" w:sz="4" w:space="0" w:color="auto"/>
              <w:bottom w:val="single" w:sz="4" w:space="0" w:color="auto"/>
              <w:right w:val="single" w:sz="4" w:space="0" w:color="auto"/>
            </w:tcBorders>
          </w:tcPr>
          <w:p w14:paraId="7927129D" w14:textId="77777777" w:rsidR="00F07124" w:rsidRPr="00177ACB" w:rsidRDefault="00F07124" w:rsidP="00E9297B">
            <w:pPr>
              <w:pStyle w:val="NoSpacing"/>
            </w:pPr>
            <w:r w:rsidRPr="00177ACB">
              <w:t>2</w:t>
            </w:r>
          </w:p>
        </w:tc>
        <w:tc>
          <w:tcPr>
            <w:tcW w:w="2128" w:type="dxa"/>
            <w:tcBorders>
              <w:top w:val="single" w:sz="4" w:space="0" w:color="auto"/>
              <w:left w:val="single" w:sz="4" w:space="0" w:color="auto"/>
              <w:bottom w:val="single" w:sz="4" w:space="0" w:color="auto"/>
              <w:right w:val="single" w:sz="4" w:space="0" w:color="auto"/>
            </w:tcBorders>
          </w:tcPr>
          <w:p w14:paraId="6B01FF1A" w14:textId="77777777" w:rsidR="00F07124" w:rsidRPr="00177ACB" w:rsidRDefault="00F07124" w:rsidP="00E9297B">
            <w:pPr>
              <w:pStyle w:val="NoSpacing"/>
            </w:pPr>
          </w:p>
        </w:tc>
        <w:tc>
          <w:tcPr>
            <w:tcW w:w="1264" w:type="dxa"/>
            <w:tcBorders>
              <w:top w:val="single" w:sz="4" w:space="0" w:color="auto"/>
              <w:left w:val="single" w:sz="4" w:space="0" w:color="auto"/>
              <w:bottom w:val="single" w:sz="4" w:space="0" w:color="auto"/>
              <w:right w:val="single" w:sz="4" w:space="0" w:color="auto"/>
            </w:tcBorders>
          </w:tcPr>
          <w:p w14:paraId="46A48234" w14:textId="77777777" w:rsidR="00F07124" w:rsidRPr="00177ACB" w:rsidRDefault="00F07124"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3023E52D" w14:textId="77777777" w:rsidR="00F07124" w:rsidRPr="00177ACB" w:rsidRDefault="00F07124" w:rsidP="00E9297B">
            <w:pPr>
              <w:pStyle w:val="NoSpacing"/>
            </w:pPr>
          </w:p>
        </w:tc>
        <w:tc>
          <w:tcPr>
            <w:tcW w:w="1240" w:type="dxa"/>
            <w:tcBorders>
              <w:top w:val="single" w:sz="4" w:space="0" w:color="auto"/>
              <w:left w:val="single" w:sz="4" w:space="0" w:color="auto"/>
              <w:bottom w:val="single" w:sz="4" w:space="0" w:color="auto"/>
              <w:right w:val="single" w:sz="4" w:space="0" w:color="auto"/>
            </w:tcBorders>
          </w:tcPr>
          <w:p w14:paraId="6C1BB27B" w14:textId="77777777" w:rsidR="00F07124" w:rsidRPr="00177ACB" w:rsidRDefault="00F07124"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7D9B0F4B" w14:textId="77777777" w:rsidR="00F07124" w:rsidRPr="00177ACB" w:rsidRDefault="00F07124"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40A69EC4" w14:textId="77777777" w:rsidR="00F07124" w:rsidRPr="00177ACB" w:rsidRDefault="00F07124" w:rsidP="00E9297B">
            <w:pPr>
              <w:pStyle w:val="NoSpacing"/>
            </w:pPr>
          </w:p>
        </w:tc>
        <w:tc>
          <w:tcPr>
            <w:tcW w:w="2462" w:type="dxa"/>
            <w:tcBorders>
              <w:top w:val="single" w:sz="4" w:space="0" w:color="auto"/>
              <w:left w:val="single" w:sz="4" w:space="0" w:color="auto"/>
              <w:bottom w:val="single" w:sz="4" w:space="0" w:color="auto"/>
              <w:right w:val="single" w:sz="4" w:space="0" w:color="auto"/>
            </w:tcBorders>
          </w:tcPr>
          <w:p w14:paraId="21406363" w14:textId="77777777" w:rsidR="00F07124" w:rsidRPr="00177ACB" w:rsidRDefault="00F07124" w:rsidP="00E9297B">
            <w:pPr>
              <w:pStyle w:val="NoSpacing"/>
            </w:pPr>
          </w:p>
        </w:tc>
        <w:tc>
          <w:tcPr>
            <w:tcW w:w="2758" w:type="dxa"/>
            <w:tcBorders>
              <w:top w:val="single" w:sz="4" w:space="0" w:color="auto"/>
              <w:left w:val="single" w:sz="4" w:space="0" w:color="auto"/>
              <w:bottom w:val="single" w:sz="4" w:space="0" w:color="auto"/>
              <w:right w:val="single" w:sz="4" w:space="0" w:color="auto"/>
            </w:tcBorders>
          </w:tcPr>
          <w:p w14:paraId="64E03FD7" w14:textId="703AF7C6" w:rsidR="00F07124" w:rsidRPr="00177ACB" w:rsidRDefault="00F07124" w:rsidP="00E9297B">
            <w:pPr>
              <w:pStyle w:val="NoSpacing"/>
            </w:pPr>
          </w:p>
        </w:tc>
      </w:tr>
      <w:tr w:rsidR="00F07124" w:rsidRPr="00177ACB" w14:paraId="1956E7EB" w14:textId="77777777" w:rsidTr="00D57B79">
        <w:trPr>
          <w:trHeight w:val="20"/>
          <w:jc w:val="center"/>
        </w:trPr>
        <w:tc>
          <w:tcPr>
            <w:tcW w:w="1075" w:type="dxa"/>
            <w:tcBorders>
              <w:top w:val="single" w:sz="4" w:space="0" w:color="auto"/>
              <w:left w:val="single" w:sz="4" w:space="0" w:color="auto"/>
              <w:bottom w:val="single" w:sz="4" w:space="0" w:color="auto"/>
              <w:right w:val="single" w:sz="4" w:space="0" w:color="auto"/>
            </w:tcBorders>
          </w:tcPr>
          <w:p w14:paraId="704E66B4" w14:textId="77777777" w:rsidR="00F07124" w:rsidRPr="00177ACB" w:rsidRDefault="00F07124" w:rsidP="00E9297B">
            <w:pPr>
              <w:pStyle w:val="NoSpacing"/>
            </w:pPr>
            <w:r w:rsidRPr="00177ACB">
              <w:t>3</w:t>
            </w:r>
          </w:p>
        </w:tc>
        <w:tc>
          <w:tcPr>
            <w:tcW w:w="2128" w:type="dxa"/>
            <w:tcBorders>
              <w:top w:val="single" w:sz="4" w:space="0" w:color="auto"/>
              <w:left w:val="single" w:sz="4" w:space="0" w:color="auto"/>
              <w:bottom w:val="single" w:sz="4" w:space="0" w:color="auto"/>
              <w:right w:val="single" w:sz="4" w:space="0" w:color="auto"/>
            </w:tcBorders>
          </w:tcPr>
          <w:p w14:paraId="0AC6ECEC" w14:textId="77777777" w:rsidR="00F07124" w:rsidRPr="00177ACB" w:rsidRDefault="00F07124" w:rsidP="00E9297B">
            <w:pPr>
              <w:pStyle w:val="NoSpacing"/>
            </w:pPr>
          </w:p>
        </w:tc>
        <w:tc>
          <w:tcPr>
            <w:tcW w:w="1264" w:type="dxa"/>
            <w:tcBorders>
              <w:top w:val="single" w:sz="4" w:space="0" w:color="auto"/>
              <w:left w:val="single" w:sz="4" w:space="0" w:color="auto"/>
              <w:bottom w:val="single" w:sz="4" w:space="0" w:color="auto"/>
              <w:right w:val="single" w:sz="4" w:space="0" w:color="auto"/>
            </w:tcBorders>
          </w:tcPr>
          <w:p w14:paraId="0C7BD202" w14:textId="77777777" w:rsidR="00F07124" w:rsidRPr="00177ACB" w:rsidRDefault="00F07124"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05345A04" w14:textId="77777777" w:rsidR="00F07124" w:rsidRPr="00177ACB" w:rsidRDefault="00F07124" w:rsidP="00E9297B">
            <w:pPr>
              <w:pStyle w:val="NoSpacing"/>
            </w:pPr>
          </w:p>
        </w:tc>
        <w:tc>
          <w:tcPr>
            <w:tcW w:w="1240" w:type="dxa"/>
            <w:tcBorders>
              <w:top w:val="single" w:sz="4" w:space="0" w:color="auto"/>
              <w:left w:val="single" w:sz="4" w:space="0" w:color="auto"/>
              <w:bottom w:val="single" w:sz="4" w:space="0" w:color="auto"/>
              <w:right w:val="single" w:sz="4" w:space="0" w:color="auto"/>
            </w:tcBorders>
          </w:tcPr>
          <w:p w14:paraId="446E0346" w14:textId="77777777" w:rsidR="00F07124" w:rsidRPr="00177ACB" w:rsidRDefault="00F07124"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4B807AA2" w14:textId="77777777" w:rsidR="00F07124" w:rsidRPr="00177ACB" w:rsidRDefault="00F07124"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1AED6967" w14:textId="77777777" w:rsidR="00F07124" w:rsidRPr="00177ACB" w:rsidRDefault="00F07124" w:rsidP="00E9297B">
            <w:pPr>
              <w:pStyle w:val="NoSpacing"/>
            </w:pPr>
          </w:p>
        </w:tc>
        <w:tc>
          <w:tcPr>
            <w:tcW w:w="2462" w:type="dxa"/>
            <w:tcBorders>
              <w:top w:val="single" w:sz="4" w:space="0" w:color="auto"/>
              <w:left w:val="single" w:sz="4" w:space="0" w:color="auto"/>
              <w:bottom w:val="single" w:sz="4" w:space="0" w:color="auto"/>
              <w:right w:val="single" w:sz="4" w:space="0" w:color="auto"/>
            </w:tcBorders>
          </w:tcPr>
          <w:p w14:paraId="1029D1E9" w14:textId="77777777" w:rsidR="00F07124" w:rsidRPr="00177ACB" w:rsidRDefault="00F07124" w:rsidP="00E9297B">
            <w:pPr>
              <w:pStyle w:val="NoSpacing"/>
            </w:pPr>
          </w:p>
        </w:tc>
        <w:tc>
          <w:tcPr>
            <w:tcW w:w="2758" w:type="dxa"/>
            <w:tcBorders>
              <w:top w:val="single" w:sz="4" w:space="0" w:color="auto"/>
              <w:left w:val="single" w:sz="4" w:space="0" w:color="auto"/>
              <w:bottom w:val="single" w:sz="4" w:space="0" w:color="auto"/>
              <w:right w:val="single" w:sz="4" w:space="0" w:color="auto"/>
            </w:tcBorders>
          </w:tcPr>
          <w:p w14:paraId="64E3FC67" w14:textId="3E319B91" w:rsidR="00F07124" w:rsidRPr="00177ACB" w:rsidRDefault="00F07124" w:rsidP="00E9297B">
            <w:pPr>
              <w:pStyle w:val="NoSpacing"/>
            </w:pPr>
          </w:p>
        </w:tc>
      </w:tr>
    </w:tbl>
    <w:p w14:paraId="360BD672" w14:textId="77777777" w:rsidR="00432137" w:rsidRDefault="00432137" w:rsidP="00E9297B">
      <w:pPr>
        <w:pStyle w:val="NoSpacing"/>
      </w:pPr>
    </w:p>
    <w:tbl>
      <w:tblPr>
        <w:tblStyle w:val="TableGrid"/>
        <w:tblW w:w="13675" w:type="dxa"/>
        <w:jc w:val="center"/>
        <w:tblCellMar>
          <w:left w:w="72" w:type="dxa"/>
          <w:right w:w="72" w:type="dxa"/>
        </w:tblCellMar>
        <w:tblLook w:val="04A0" w:firstRow="1" w:lastRow="0" w:firstColumn="1" w:lastColumn="0" w:noHBand="0" w:noVBand="1"/>
      </w:tblPr>
      <w:tblGrid>
        <w:gridCol w:w="4558"/>
        <w:gridCol w:w="4558"/>
        <w:gridCol w:w="4559"/>
      </w:tblGrid>
      <w:tr w:rsidR="00AD704F" w:rsidRPr="00147EA7" w14:paraId="3E1AF861" w14:textId="77777777">
        <w:trPr>
          <w:jc w:val="center"/>
        </w:trPr>
        <w:tc>
          <w:tcPr>
            <w:tcW w:w="13675" w:type="dxa"/>
            <w:gridSpan w:val="3"/>
          </w:tcPr>
          <w:p w14:paraId="7F2EB677" w14:textId="77777777" w:rsidR="00AD704F" w:rsidRPr="00147EA7" w:rsidRDefault="00B67D43" w:rsidP="00B67D43">
            <w:pPr>
              <w:pStyle w:val="NoSpacing"/>
              <w:rPr>
                <w:b/>
              </w:rPr>
            </w:pPr>
            <w:r>
              <w:rPr>
                <w:b/>
              </w:rPr>
              <w:t>101</w:t>
            </w:r>
            <w:r>
              <w:rPr>
                <w:rFonts w:ascii="Courier New" w:hAnsi="Courier New" w:cs="Courier New"/>
                <w:b/>
              </w:rPr>
              <w:t>–</w:t>
            </w:r>
            <w:r>
              <w:rPr>
                <w:b/>
              </w:rPr>
              <w:t>Fo</w:t>
            </w:r>
            <w:r w:rsidR="00AD704F" w:rsidRPr="00147EA7">
              <w:rPr>
                <w:b/>
              </w:rPr>
              <w:t xml:space="preserve">rest products </w:t>
            </w:r>
          </w:p>
        </w:tc>
      </w:tr>
      <w:tr w:rsidR="00AF4BA7" w:rsidRPr="00AF4BA7" w14:paraId="185ADF07" w14:textId="77777777">
        <w:trPr>
          <w:jc w:val="center"/>
        </w:trPr>
        <w:tc>
          <w:tcPr>
            <w:tcW w:w="4558" w:type="dxa"/>
          </w:tcPr>
          <w:p w14:paraId="2BB77289" w14:textId="77777777" w:rsidR="00AF4BA7" w:rsidRPr="00E96379" w:rsidRDefault="00AF4BA7" w:rsidP="00E9297B">
            <w:pPr>
              <w:pStyle w:val="NoSpacing"/>
              <w:rPr>
                <w:sz w:val="20"/>
              </w:rPr>
            </w:pPr>
            <w:r w:rsidRPr="00E96379">
              <w:rPr>
                <w:sz w:val="20"/>
              </w:rPr>
              <w:t xml:space="preserve">1=Timber </w:t>
            </w:r>
          </w:p>
          <w:p w14:paraId="37B1CEAE" w14:textId="77777777" w:rsidR="00AF4BA7" w:rsidRPr="00E96379" w:rsidRDefault="00AF4BA7" w:rsidP="00E9297B">
            <w:pPr>
              <w:pStyle w:val="NoSpacing"/>
              <w:rPr>
                <w:sz w:val="20"/>
              </w:rPr>
            </w:pPr>
            <w:r w:rsidRPr="00E96379">
              <w:rPr>
                <w:sz w:val="20"/>
              </w:rPr>
              <w:lastRenderedPageBreak/>
              <w:t>2=Fuel wood</w:t>
            </w:r>
          </w:p>
          <w:p w14:paraId="3B52CC0B" w14:textId="77777777" w:rsidR="00AF4BA7" w:rsidRPr="00E96379" w:rsidRDefault="00AF4BA7" w:rsidP="00E9297B">
            <w:pPr>
              <w:pStyle w:val="NoSpacing"/>
              <w:rPr>
                <w:sz w:val="20"/>
              </w:rPr>
            </w:pPr>
            <w:r w:rsidRPr="00E96379">
              <w:rPr>
                <w:sz w:val="20"/>
              </w:rPr>
              <w:t>3=Charcoal</w:t>
            </w:r>
          </w:p>
          <w:p w14:paraId="726A8BDF" w14:textId="77777777" w:rsidR="00AF4BA7" w:rsidRPr="00E96379" w:rsidRDefault="00AF4BA7" w:rsidP="00E9297B">
            <w:pPr>
              <w:pStyle w:val="NoSpacing"/>
              <w:rPr>
                <w:sz w:val="20"/>
              </w:rPr>
            </w:pPr>
            <w:r w:rsidRPr="00E96379">
              <w:rPr>
                <w:sz w:val="20"/>
              </w:rPr>
              <w:t>4=Wood for wood carving</w:t>
            </w:r>
          </w:p>
          <w:p w14:paraId="7C84EDF5" w14:textId="77777777" w:rsidR="00AF4BA7" w:rsidRPr="00E96379" w:rsidRDefault="00AF4BA7" w:rsidP="00E9297B">
            <w:pPr>
              <w:pStyle w:val="NoSpacing"/>
              <w:rPr>
                <w:sz w:val="20"/>
              </w:rPr>
            </w:pPr>
            <w:r w:rsidRPr="00E96379">
              <w:rPr>
                <w:sz w:val="20"/>
              </w:rPr>
              <w:t>5=Wood for poles</w:t>
            </w:r>
          </w:p>
          <w:p w14:paraId="16E79B8A" w14:textId="47F91CAC" w:rsidR="00AF4BA7" w:rsidRPr="00E96379" w:rsidRDefault="00AF4BA7" w:rsidP="00E9297B">
            <w:pPr>
              <w:pStyle w:val="NoSpacing"/>
              <w:rPr>
                <w:sz w:val="20"/>
              </w:rPr>
            </w:pPr>
            <w:r w:rsidRPr="00E96379">
              <w:rPr>
                <w:sz w:val="20"/>
              </w:rPr>
              <w:t xml:space="preserve">6=Fruit, nuts, seeds, roots, berries, etc. </w:t>
            </w:r>
          </w:p>
        </w:tc>
        <w:tc>
          <w:tcPr>
            <w:tcW w:w="4558" w:type="dxa"/>
          </w:tcPr>
          <w:p w14:paraId="04C136B9" w14:textId="77777777" w:rsidR="00E96379" w:rsidRDefault="00E96379" w:rsidP="00E9297B">
            <w:pPr>
              <w:pStyle w:val="NoSpacing"/>
              <w:rPr>
                <w:sz w:val="20"/>
              </w:rPr>
            </w:pPr>
            <w:r w:rsidRPr="00E96379">
              <w:rPr>
                <w:sz w:val="20"/>
              </w:rPr>
              <w:lastRenderedPageBreak/>
              <w:t xml:space="preserve">7=Herbs and spices </w:t>
            </w:r>
          </w:p>
          <w:p w14:paraId="4E46BA93" w14:textId="035D1208" w:rsidR="00AF4BA7" w:rsidRPr="00E96379" w:rsidRDefault="00AF4BA7" w:rsidP="00E9297B">
            <w:pPr>
              <w:pStyle w:val="NoSpacing"/>
              <w:rPr>
                <w:sz w:val="20"/>
              </w:rPr>
            </w:pPr>
            <w:r w:rsidRPr="00E96379">
              <w:rPr>
                <w:sz w:val="20"/>
              </w:rPr>
              <w:lastRenderedPageBreak/>
              <w:t xml:space="preserve">8=Wildlife (including </w:t>
            </w:r>
            <w:proofErr w:type="spellStart"/>
            <w:r w:rsidRPr="00E96379">
              <w:rPr>
                <w:sz w:val="20"/>
              </w:rPr>
              <w:t>bushmeat</w:t>
            </w:r>
            <w:proofErr w:type="spellEnd"/>
            <w:r w:rsidRPr="00E96379">
              <w:rPr>
                <w:sz w:val="20"/>
              </w:rPr>
              <w:t>)</w:t>
            </w:r>
          </w:p>
          <w:p w14:paraId="0A707126" w14:textId="77777777" w:rsidR="00AF4BA7" w:rsidRPr="00E96379" w:rsidRDefault="00AF4BA7" w:rsidP="00E9297B">
            <w:pPr>
              <w:pStyle w:val="NoSpacing"/>
              <w:rPr>
                <w:sz w:val="20"/>
              </w:rPr>
            </w:pPr>
            <w:r w:rsidRPr="00E96379">
              <w:rPr>
                <w:sz w:val="20"/>
              </w:rPr>
              <w:t>9=Mushrooms</w:t>
            </w:r>
          </w:p>
          <w:p w14:paraId="16B166D2" w14:textId="77777777" w:rsidR="00AF4BA7" w:rsidRPr="00E96379" w:rsidRDefault="00AF4BA7" w:rsidP="00E9297B">
            <w:pPr>
              <w:pStyle w:val="NoSpacing"/>
              <w:rPr>
                <w:sz w:val="20"/>
              </w:rPr>
            </w:pPr>
            <w:r w:rsidRPr="00E96379">
              <w:rPr>
                <w:sz w:val="20"/>
              </w:rPr>
              <w:t>10=Dying/tanning</w:t>
            </w:r>
          </w:p>
          <w:p w14:paraId="2EC2399E" w14:textId="77777777" w:rsidR="00AF4BA7" w:rsidRPr="00E96379" w:rsidRDefault="00AF4BA7" w:rsidP="00E9297B">
            <w:pPr>
              <w:pStyle w:val="NoSpacing"/>
              <w:rPr>
                <w:sz w:val="20"/>
              </w:rPr>
            </w:pPr>
            <w:r w:rsidRPr="00E96379">
              <w:rPr>
                <w:sz w:val="20"/>
              </w:rPr>
              <w:t xml:space="preserve">11=Beekeeping activities (e.g. honey) </w:t>
            </w:r>
          </w:p>
          <w:p w14:paraId="01A8C7FD" w14:textId="6D88E2BA" w:rsidR="00AF4BA7" w:rsidRPr="00E96379" w:rsidRDefault="00AF4BA7" w:rsidP="00E9297B">
            <w:pPr>
              <w:pStyle w:val="NoSpacing"/>
              <w:rPr>
                <w:sz w:val="20"/>
              </w:rPr>
            </w:pPr>
            <w:r w:rsidRPr="00E96379">
              <w:rPr>
                <w:sz w:val="20"/>
              </w:rPr>
              <w:t>12=Fodder</w:t>
            </w:r>
          </w:p>
        </w:tc>
        <w:tc>
          <w:tcPr>
            <w:tcW w:w="4559" w:type="dxa"/>
          </w:tcPr>
          <w:p w14:paraId="3773D279" w14:textId="77777777" w:rsidR="00E96379" w:rsidRDefault="00E96379" w:rsidP="00E9297B">
            <w:pPr>
              <w:pStyle w:val="NoSpacing"/>
              <w:rPr>
                <w:sz w:val="20"/>
              </w:rPr>
            </w:pPr>
            <w:r w:rsidRPr="00E96379">
              <w:rPr>
                <w:sz w:val="20"/>
              </w:rPr>
              <w:lastRenderedPageBreak/>
              <w:t>13=Seeds (for regeneration purposes)</w:t>
            </w:r>
          </w:p>
          <w:p w14:paraId="430CDC19" w14:textId="715E4139" w:rsidR="00AF4BA7" w:rsidRPr="00E96379" w:rsidRDefault="00AF4BA7" w:rsidP="00E9297B">
            <w:pPr>
              <w:pStyle w:val="NoSpacing"/>
              <w:rPr>
                <w:sz w:val="20"/>
              </w:rPr>
            </w:pPr>
            <w:r w:rsidRPr="00E96379">
              <w:rPr>
                <w:sz w:val="20"/>
              </w:rPr>
              <w:lastRenderedPageBreak/>
              <w:t>14=Caterpillar</w:t>
            </w:r>
          </w:p>
          <w:p w14:paraId="5F6484D8" w14:textId="77777777" w:rsidR="00AF4BA7" w:rsidRPr="00E96379" w:rsidRDefault="00AF4BA7" w:rsidP="00E9297B">
            <w:pPr>
              <w:pStyle w:val="NoSpacing"/>
              <w:rPr>
                <w:sz w:val="20"/>
              </w:rPr>
            </w:pPr>
            <w:r w:rsidRPr="00E96379">
              <w:rPr>
                <w:sz w:val="20"/>
              </w:rPr>
              <w:t>15=Rattan</w:t>
            </w:r>
          </w:p>
          <w:p w14:paraId="2E494F00" w14:textId="77777777" w:rsidR="00AF4BA7" w:rsidRPr="00E96379" w:rsidRDefault="00AF4BA7" w:rsidP="00E9297B">
            <w:pPr>
              <w:pStyle w:val="NoSpacing"/>
              <w:rPr>
                <w:sz w:val="20"/>
              </w:rPr>
            </w:pPr>
            <w:r w:rsidRPr="00E96379">
              <w:rPr>
                <w:sz w:val="20"/>
              </w:rPr>
              <w:t xml:space="preserve">16=Fibers (for rope, </w:t>
            </w:r>
            <w:proofErr w:type="spellStart"/>
            <w:r w:rsidRPr="00E96379">
              <w:rPr>
                <w:sz w:val="20"/>
              </w:rPr>
              <w:t>etc</w:t>
            </w:r>
            <w:proofErr w:type="spellEnd"/>
            <w:r w:rsidRPr="00E96379">
              <w:rPr>
                <w:sz w:val="20"/>
              </w:rPr>
              <w:t>)</w:t>
            </w:r>
          </w:p>
          <w:p w14:paraId="4D68887E" w14:textId="77777777" w:rsidR="00AF4BA7" w:rsidRPr="00E96379" w:rsidRDefault="00AF4BA7" w:rsidP="00E9297B">
            <w:pPr>
              <w:pStyle w:val="NoSpacing"/>
              <w:rPr>
                <w:sz w:val="20"/>
              </w:rPr>
            </w:pPr>
            <w:r w:rsidRPr="00E96379">
              <w:rPr>
                <w:sz w:val="20"/>
              </w:rPr>
              <w:t>17=Plant medicines</w:t>
            </w:r>
          </w:p>
          <w:p w14:paraId="3E492D47" w14:textId="77777777" w:rsidR="00AF4BA7" w:rsidRPr="00E96379" w:rsidRDefault="00627286" w:rsidP="00E9297B">
            <w:pPr>
              <w:pStyle w:val="NoSpacing"/>
              <w:rPr>
                <w:sz w:val="20"/>
              </w:rPr>
            </w:pPr>
            <w:r w:rsidRPr="00E96379">
              <w:rPr>
                <w:sz w:val="20"/>
              </w:rPr>
              <w:t>97=Other, please specify</w:t>
            </w:r>
          </w:p>
        </w:tc>
      </w:tr>
    </w:tbl>
    <w:p w14:paraId="712AC809" w14:textId="77777777" w:rsidR="00852519" w:rsidRDefault="00852519" w:rsidP="00E9297B">
      <w:pPr>
        <w:pStyle w:val="NoSpacing"/>
      </w:pPr>
    </w:p>
    <w:p w14:paraId="1148FFD4" w14:textId="77777777" w:rsidR="007E3CBE" w:rsidRDefault="007E3CBE" w:rsidP="00E9297B">
      <w:pPr>
        <w:pStyle w:val="NoSpacing"/>
        <w:sectPr w:rsidR="007E3CBE">
          <w:pgSz w:w="15840" w:h="12240" w:orient="landscape"/>
          <w:pgMar w:top="720" w:right="1440" w:bottom="720" w:left="1440" w:header="720" w:footer="720" w:gutter="0"/>
          <w:cols w:space="720"/>
          <w:docGrid w:linePitch="360"/>
        </w:sectPr>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31"/>
        <w:gridCol w:w="4289"/>
        <w:gridCol w:w="31"/>
        <w:gridCol w:w="1123"/>
      </w:tblGrid>
      <w:tr w:rsidR="00745EA6" w:rsidRPr="00C755D3" w14:paraId="719D872D" w14:textId="77777777" w:rsidTr="006F1927">
        <w:trPr>
          <w:jc w:val="center"/>
        </w:trPr>
        <w:tc>
          <w:tcPr>
            <w:tcW w:w="360" w:type="dxa"/>
          </w:tcPr>
          <w:p w14:paraId="388B138D" w14:textId="77777777" w:rsidR="00745EA6" w:rsidRPr="00C755D3" w:rsidRDefault="00745EA6" w:rsidP="00E9297B">
            <w:pPr>
              <w:pStyle w:val="NoSpacing"/>
            </w:pPr>
          </w:p>
        </w:tc>
        <w:tc>
          <w:tcPr>
            <w:tcW w:w="5233" w:type="dxa"/>
            <w:tcBorders>
              <w:right w:val="nil"/>
            </w:tcBorders>
          </w:tcPr>
          <w:p w14:paraId="73277399" w14:textId="0DA7C44D" w:rsidR="000D4F11" w:rsidRDefault="000D4F11" w:rsidP="000D4F11">
            <w:pPr>
              <w:pStyle w:val="NoSpacing"/>
            </w:pPr>
            <w:commentRangeStart w:id="15"/>
            <w:r>
              <w:t>B</w:t>
            </w:r>
            <w:r w:rsidR="007903CB">
              <w:t>25</w:t>
            </w:r>
            <w:r w:rsidR="006C4380">
              <w:t xml:space="preserve">. </w:t>
            </w:r>
            <w:r>
              <w:t>Does your village have access to a grievance mechanism for natural resources’ regulation or projects in your area?</w:t>
            </w:r>
            <w:commentRangeEnd w:id="15"/>
            <w:r w:rsidR="007903CB">
              <w:rPr>
                <w:rStyle w:val="CommentReference"/>
                <w:rFonts w:eastAsiaTheme="minorHAnsi" w:cstheme="minorBidi"/>
                <w:color w:val="auto"/>
              </w:rPr>
              <w:commentReference w:id="15"/>
            </w:r>
          </w:p>
          <w:p w14:paraId="4A79D027" w14:textId="773BAF80" w:rsidR="000F19C0" w:rsidRPr="000F19C0" w:rsidRDefault="000F19C0" w:rsidP="00E9297B">
            <w:pPr>
              <w:pStyle w:val="NoSpacing"/>
              <w:rPr>
                <w:i/>
              </w:rPr>
            </w:pPr>
            <w:r>
              <w:rPr>
                <w:i/>
              </w:rPr>
              <w:t>If 0, skip to B.</w:t>
            </w:r>
            <w:r w:rsidR="009613FA">
              <w:rPr>
                <w:i/>
              </w:rPr>
              <w:t>30</w:t>
            </w:r>
          </w:p>
        </w:tc>
        <w:tc>
          <w:tcPr>
            <w:tcW w:w="4320" w:type="dxa"/>
            <w:gridSpan w:val="2"/>
            <w:tcBorders>
              <w:left w:val="nil"/>
              <w:right w:val="single" w:sz="18" w:space="0" w:color="auto"/>
            </w:tcBorders>
          </w:tcPr>
          <w:p w14:paraId="3E335065" w14:textId="77777777" w:rsidR="00745EA6" w:rsidRPr="00C755D3" w:rsidRDefault="00745EA6" w:rsidP="00E9297B">
            <w:pPr>
              <w:pStyle w:val="NoSpacing"/>
            </w:pPr>
            <w:r>
              <w:t>0=</w:t>
            </w:r>
            <w:r w:rsidRPr="00C755D3">
              <w:t>No</w:t>
            </w:r>
          </w:p>
          <w:p w14:paraId="519FFF91" w14:textId="77777777" w:rsidR="00745EA6" w:rsidRPr="00C755D3" w:rsidRDefault="00745EA6" w:rsidP="00E9297B">
            <w:pPr>
              <w:pStyle w:val="NoSpacing"/>
            </w:pPr>
            <w:r w:rsidRPr="00C755D3">
              <w:t>1=Yes</w:t>
            </w:r>
          </w:p>
          <w:p w14:paraId="021C4575" w14:textId="77777777" w:rsidR="00745EA6" w:rsidRPr="00C755D3" w:rsidRDefault="00745EA6" w:rsidP="00E9297B">
            <w:pPr>
              <w:pStyle w:val="NoSpacing"/>
            </w:pPr>
            <w:r w:rsidRPr="00C755D3">
              <w:t>888=Don’t know</w:t>
            </w:r>
          </w:p>
        </w:tc>
        <w:tc>
          <w:tcPr>
            <w:tcW w:w="1154" w:type="dxa"/>
            <w:gridSpan w:val="2"/>
            <w:tcBorders>
              <w:top w:val="single" w:sz="18" w:space="0" w:color="auto"/>
              <w:left w:val="single" w:sz="18" w:space="0" w:color="auto"/>
              <w:bottom w:val="single" w:sz="18" w:space="0" w:color="auto"/>
              <w:right w:val="single" w:sz="18" w:space="0" w:color="auto"/>
            </w:tcBorders>
          </w:tcPr>
          <w:p w14:paraId="11A13C93" w14:textId="77777777" w:rsidR="00745EA6" w:rsidRPr="00FD0CBC" w:rsidRDefault="00745EA6" w:rsidP="00E9297B">
            <w:pPr>
              <w:pStyle w:val="NoSpacing"/>
              <w:rPr>
                <w:i/>
              </w:rPr>
            </w:pPr>
            <w:r w:rsidRPr="00FD0CBC">
              <w:rPr>
                <w:i/>
              </w:rPr>
              <w:t>(code)</w:t>
            </w:r>
          </w:p>
        </w:tc>
      </w:tr>
      <w:tr w:rsidR="00F74699" w:rsidRPr="00C755D3" w14:paraId="4F7826AB" w14:textId="77777777" w:rsidTr="009613FA">
        <w:trPr>
          <w:jc w:val="center"/>
        </w:trPr>
        <w:tc>
          <w:tcPr>
            <w:tcW w:w="360" w:type="dxa"/>
          </w:tcPr>
          <w:p w14:paraId="20F4B16B" w14:textId="77777777" w:rsidR="00F74699" w:rsidRPr="00C755D3" w:rsidRDefault="00F74699" w:rsidP="00E9297B">
            <w:pPr>
              <w:pStyle w:val="NoSpacing"/>
            </w:pPr>
          </w:p>
        </w:tc>
        <w:tc>
          <w:tcPr>
            <w:tcW w:w="5264" w:type="dxa"/>
            <w:gridSpan w:val="2"/>
            <w:tcBorders>
              <w:right w:val="nil"/>
            </w:tcBorders>
          </w:tcPr>
          <w:p w14:paraId="6BFA17C2" w14:textId="7CFB9813" w:rsidR="00F74699" w:rsidRPr="00C755D3" w:rsidRDefault="00F74699" w:rsidP="000D4F11">
            <w:pPr>
              <w:pStyle w:val="NoSpacing"/>
            </w:pPr>
            <w:r>
              <w:t xml:space="preserve">B27. </w:t>
            </w:r>
            <w:r w:rsidR="000D4F11">
              <w:t>Who is responsible for processing complaints?</w:t>
            </w:r>
          </w:p>
        </w:tc>
        <w:tc>
          <w:tcPr>
            <w:tcW w:w="4320" w:type="dxa"/>
            <w:gridSpan w:val="2"/>
            <w:tcBorders>
              <w:left w:val="nil"/>
              <w:right w:val="single" w:sz="18" w:space="0" w:color="auto"/>
            </w:tcBorders>
          </w:tcPr>
          <w:p w14:paraId="01078639" w14:textId="77777777" w:rsidR="000D4F11" w:rsidRDefault="000D4F11" w:rsidP="000D4F11">
            <w:pPr>
              <w:pStyle w:val="NoSpacing"/>
            </w:pPr>
            <w:r>
              <w:t>1=Local government</w:t>
            </w:r>
          </w:p>
          <w:p w14:paraId="18B4DEB3" w14:textId="77777777" w:rsidR="000D4F11" w:rsidRDefault="000D4F11" w:rsidP="000D4F11">
            <w:pPr>
              <w:pStyle w:val="NoSpacing"/>
            </w:pPr>
            <w:r>
              <w:t>2=Chief</w:t>
            </w:r>
          </w:p>
          <w:p w14:paraId="66CF47F5" w14:textId="4FBCB5AC" w:rsidR="000D4F11" w:rsidRDefault="007903CB" w:rsidP="000D4F11">
            <w:pPr>
              <w:pStyle w:val="NoSpacing"/>
            </w:pPr>
            <w:r>
              <w:t>3</w:t>
            </w:r>
            <w:r w:rsidR="000D4F11">
              <w:t>=DFO</w:t>
            </w:r>
          </w:p>
          <w:p w14:paraId="39086822" w14:textId="2F193762" w:rsidR="000D4F11" w:rsidRDefault="007903CB" w:rsidP="000D4F11">
            <w:pPr>
              <w:pStyle w:val="NoSpacing"/>
            </w:pPr>
            <w:r>
              <w:t>4</w:t>
            </w:r>
            <w:r w:rsidR="000D4F11">
              <w:t xml:space="preserve">=ZAWA </w:t>
            </w:r>
          </w:p>
          <w:p w14:paraId="7822859A" w14:textId="27668811" w:rsidR="007903CB" w:rsidRDefault="007903CB" w:rsidP="000D4F11">
            <w:pPr>
              <w:pStyle w:val="NoSpacing"/>
            </w:pPr>
            <w:r>
              <w:t>5</w:t>
            </w:r>
            <w:r w:rsidR="000D4F11">
              <w:t>=NGO, please specify</w:t>
            </w:r>
          </w:p>
          <w:p w14:paraId="2FF188E1" w14:textId="509B992E" w:rsidR="007903CB" w:rsidRDefault="007903CB" w:rsidP="007903CB">
            <w:pPr>
              <w:pStyle w:val="NoSpacing"/>
            </w:pPr>
            <w:r>
              <w:t>6= Community Resource Board</w:t>
            </w:r>
          </w:p>
          <w:p w14:paraId="6647187B" w14:textId="6B032812" w:rsidR="000D4F11" w:rsidRPr="00C755D3" w:rsidRDefault="000D4F11" w:rsidP="000D4F11">
            <w:pPr>
              <w:pStyle w:val="NoSpacing"/>
            </w:pPr>
            <w:r>
              <w:t>97= Other, specify</w:t>
            </w:r>
          </w:p>
        </w:tc>
        <w:tc>
          <w:tcPr>
            <w:tcW w:w="1123" w:type="dxa"/>
            <w:tcBorders>
              <w:top w:val="single" w:sz="18" w:space="0" w:color="auto"/>
              <w:left w:val="single" w:sz="18" w:space="0" w:color="auto"/>
              <w:bottom w:val="single" w:sz="18" w:space="0" w:color="auto"/>
              <w:right w:val="single" w:sz="18" w:space="0" w:color="auto"/>
            </w:tcBorders>
          </w:tcPr>
          <w:p w14:paraId="508312E1" w14:textId="4B8FD3A4" w:rsidR="00F74699" w:rsidRPr="00FD0CBC" w:rsidRDefault="00F74699" w:rsidP="00E9297B">
            <w:pPr>
              <w:pStyle w:val="NoSpacing"/>
              <w:rPr>
                <w:i/>
              </w:rPr>
            </w:pPr>
            <w:r>
              <w:rPr>
                <w:i/>
              </w:rPr>
              <w:t>(code</w:t>
            </w:r>
            <w:r w:rsidRPr="00FD0CBC">
              <w:rPr>
                <w:i/>
              </w:rPr>
              <w:t>)</w:t>
            </w:r>
          </w:p>
        </w:tc>
      </w:tr>
      <w:tr w:rsidR="00F417AB" w:rsidRPr="00C755D3" w14:paraId="5991E24D" w14:textId="77777777" w:rsidTr="006F1927">
        <w:trPr>
          <w:jc w:val="center"/>
        </w:trPr>
        <w:tc>
          <w:tcPr>
            <w:tcW w:w="360" w:type="dxa"/>
          </w:tcPr>
          <w:p w14:paraId="4F703B4C" w14:textId="53C03FBB" w:rsidR="00F417AB" w:rsidRPr="00C755D3" w:rsidRDefault="00F417AB" w:rsidP="00E9297B">
            <w:pPr>
              <w:pStyle w:val="NoSpacing"/>
            </w:pPr>
          </w:p>
        </w:tc>
        <w:tc>
          <w:tcPr>
            <w:tcW w:w="5233" w:type="dxa"/>
            <w:tcBorders>
              <w:right w:val="nil"/>
            </w:tcBorders>
          </w:tcPr>
          <w:p w14:paraId="1F9FAFE6" w14:textId="62EDF195" w:rsidR="00F417AB" w:rsidRPr="00C755D3" w:rsidRDefault="00F74699" w:rsidP="000D4F11">
            <w:pPr>
              <w:pStyle w:val="NoSpacing"/>
            </w:pPr>
            <w:r>
              <w:t>B28.</w:t>
            </w:r>
            <w:r w:rsidR="006C4380">
              <w:t xml:space="preserve"> </w:t>
            </w:r>
            <w:r w:rsidR="00F417AB" w:rsidRPr="00745EA6">
              <w:t xml:space="preserve">Overall, how satisfied are you with the </w:t>
            </w:r>
            <w:r w:rsidR="000D4F11">
              <w:t>grievance mechanism</w:t>
            </w:r>
            <w:r w:rsidR="00F417AB" w:rsidRPr="00745EA6">
              <w:t>?</w:t>
            </w:r>
          </w:p>
        </w:tc>
        <w:tc>
          <w:tcPr>
            <w:tcW w:w="4320" w:type="dxa"/>
            <w:gridSpan w:val="2"/>
            <w:tcBorders>
              <w:left w:val="nil"/>
              <w:right w:val="single" w:sz="18" w:space="0" w:color="auto"/>
            </w:tcBorders>
          </w:tcPr>
          <w:p w14:paraId="4C2BC380" w14:textId="77777777" w:rsidR="00F417AB" w:rsidRDefault="00F417AB" w:rsidP="00E9297B">
            <w:pPr>
              <w:pStyle w:val="NoSpacing"/>
            </w:pPr>
            <w:r>
              <w:t>1=Very satisfied</w:t>
            </w:r>
          </w:p>
          <w:p w14:paraId="45F7E123" w14:textId="77777777" w:rsidR="00F417AB" w:rsidRDefault="00F417AB" w:rsidP="00E9297B">
            <w:pPr>
              <w:pStyle w:val="NoSpacing"/>
            </w:pPr>
            <w:r>
              <w:t>2=A little satisfied</w:t>
            </w:r>
          </w:p>
          <w:p w14:paraId="5184DB2C" w14:textId="77777777" w:rsidR="00F417AB" w:rsidRDefault="00F417AB" w:rsidP="00E9297B">
            <w:pPr>
              <w:pStyle w:val="NoSpacing"/>
            </w:pPr>
            <w:r>
              <w:t>3=Neither satisfied nor dissatisfied</w:t>
            </w:r>
          </w:p>
          <w:p w14:paraId="70D9108E" w14:textId="77777777" w:rsidR="00F417AB" w:rsidRDefault="00F417AB" w:rsidP="00E9297B">
            <w:pPr>
              <w:pStyle w:val="NoSpacing"/>
            </w:pPr>
            <w:r>
              <w:t xml:space="preserve">4=A little dissatisfied </w:t>
            </w:r>
          </w:p>
          <w:p w14:paraId="525D152A" w14:textId="77777777" w:rsidR="00F417AB" w:rsidRPr="00C755D3" w:rsidRDefault="00F417AB" w:rsidP="00E9297B">
            <w:pPr>
              <w:pStyle w:val="NoSpacing"/>
            </w:pPr>
            <w:r>
              <w:t>5=Very dissatisfied</w:t>
            </w:r>
          </w:p>
        </w:tc>
        <w:tc>
          <w:tcPr>
            <w:tcW w:w="1154" w:type="dxa"/>
            <w:gridSpan w:val="2"/>
            <w:tcBorders>
              <w:top w:val="single" w:sz="18" w:space="0" w:color="auto"/>
              <w:left w:val="single" w:sz="18" w:space="0" w:color="auto"/>
              <w:bottom w:val="single" w:sz="18" w:space="0" w:color="auto"/>
              <w:right w:val="single" w:sz="18" w:space="0" w:color="auto"/>
            </w:tcBorders>
          </w:tcPr>
          <w:p w14:paraId="5801D694" w14:textId="77777777" w:rsidR="00F417AB" w:rsidRPr="00FD0CBC" w:rsidRDefault="00F417AB" w:rsidP="00E9297B">
            <w:pPr>
              <w:pStyle w:val="NoSpacing"/>
              <w:rPr>
                <w:i/>
              </w:rPr>
            </w:pPr>
            <w:r w:rsidRPr="00FD0CBC">
              <w:rPr>
                <w:i/>
              </w:rPr>
              <w:t>(code)</w:t>
            </w:r>
          </w:p>
        </w:tc>
      </w:tr>
      <w:tr w:rsidR="00F417AB" w:rsidRPr="00C755D3" w14:paraId="525FC371" w14:textId="77777777" w:rsidTr="006F1927">
        <w:trPr>
          <w:jc w:val="center"/>
        </w:trPr>
        <w:tc>
          <w:tcPr>
            <w:tcW w:w="360" w:type="dxa"/>
          </w:tcPr>
          <w:p w14:paraId="4CA38B73" w14:textId="77777777" w:rsidR="00F417AB" w:rsidRPr="00C755D3" w:rsidRDefault="00F417AB" w:rsidP="00E9297B">
            <w:pPr>
              <w:pStyle w:val="NoSpacing"/>
            </w:pPr>
          </w:p>
        </w:tc>
        <w:tc>
          <w:tcPr>
            <w:tcW w:w="5233" w:type="dxa"/>
            <w:tcBorders>
              <w:right w:val="nil"/>
            </w:tcBorders>
          </w:tcPr>
          <w:p w14:paraId="39298EB3" w14:textId="1957603C" w:rsidR="00F417AB" w:rsidRPr="00C755D3" w:rsidRDefault="00F74699" w:rsidP="00E9297B">
            <w:pPr>
              <w:pStyle w:val="NoSpacing"/>
            </w:pPr>
            <w:r>
              <w:t>B29</w:t>
            </w:r>
            <w:r w:rsidR="006C4380">
              <w:t xml:space="preserve">. </w:t>
            </w:r>
            <w:r w:rsidR="00F417AB" w:rsidRPr="00745EA6">
              <w:t>In your opinion, how fair is the decision-making process?</w:t>
            </w:r>
          </w:p>
        </w:tc>
        <w:tc>
          <w:tcPr>
            <w:tcW w:w="4320" w:type="dxa"/>
            <w:gridSpan w:val="2"/>
            <w:tcBorders>
              <w:left w:val="nil"/>
              <w:right w:val="single" w:sz="18" w:space="0" w:color="auto"/>
            </w:tcBorders>
          </w:tcPr>
          <w:p w14:paraId="0A542D4A" w14:textId="77777777" w:rsidR="00F417AB" w:rsidRDefault="00F417AB" w:rsidP="00E9297B">
            <w:pPr>
              <w:pStyle w:val="NoSpacing"/>
            </w:pPr>
            <w:r>
              <w:t>1=Very fair</w:t>
            </w:r>
          </w:p>
          <w:p w14:paraId="5A5A3591" w14:textId="77777777" w:rsidR="00F417AB" w:rsidRDefault="00F417AB" w:rsidP="00E9297B">
            <w:pPr>
              <w:pStyle w:val="NoSpacing"/>
            </w:pPr>
            <w:r>
              <w:t>2=Fair</w:t>
            </w:r>
          </w:p>
          <w:p w14:paraId="51C5D2AB" w14:textId="77777777" w:rsidR="00F417AB" w:rsidRDefault="00F417AB" w:rsidP="00E9297B">
            <w:pPr>
              <w:pStyle w:val="NoSpacing"/>
            </w:pPr>
            <w:r>
              <w:t>3=Neutral</w:t>
            </w:r>
          </w:p>
          <w:p w14:paraId="2D2FBF8A" w14:textId="77777777" w:rsidR="00F417AB" w:rsidRDefault="00F417AB" w:rsidP="00E9297B">
            <w:pPr>
              <w:pStyle w:val="NoSpacing"/>
            </w:pPr>
            <w:r>
              <w:t>4=Unfair</w:t>
            </w:r>
          </w:p>
          <w:p w14:paraId="1BD3EDAC" w14:textId="77777777" w:rsidR="00F417AB" w:rsidRPr="00C755D3" w:rsidRDefault="00F417AB" w:rsidP="00E9297B">
            <w:pPr>
              <w:pStyle w:val="NoSpacing"/>
            </w:pPr>
            <w:r>
              <w:t>5=Very unfair</w:t>
            </w:r>
          </w:p>
        </w:tc>
        <w:tc>
          <w:tcPr>
            <w:tcW w:w="1154" w:type="dxa"/>
            <w:gridSpan w:val="2"/>
            <w:tcBorders>
              <w:top w:val="single" w:sz="18" w:space="0" w:color="auto"/>
              <w:left w:val="single" w:sz="18" w:space="0" w:color="auto"/>
              <w:bottom w:val="single" w:sz="18" w:space="0" w:color="auto"/>
              <w:right w:val="single" w:sz="18" w:space="0" w:color="auto"/>
            </w:tcBorders>
          </w:tcPr>
          <w:p w14:paraId="2C519F7A" w14:textId="77777777" w:rsidR="00F417AB" w:rsidRPr="00FD0CBC" w:rsidRDefault="00F417AB" w:rsidP="00E9297B">
            <w:pPr>
              <w:pStyle w:val="NoSpacing"/>
              <w:rPr>
                <w:i/>
              </w:rPr>
            </w:pPr>
            <w:r w:rsidRPr="00FD0CBC">
              <w:rPr>
                <w:i/>
              </w:rPr>
              <w:t>(code)</w:t>
            </w:r>
          </w:p>
        </w:tc>
      </w:tr>
    </w:tbl>
    <w:p w14:paraId="2D6F0872" w14:textId="77777777" w:rsidR="000D4F11" w:rsidRDefault="000D4F11"/>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927C2A" w:rsidRPr="00C755D3" w14:paraId="77965112" w14:textId="77777777" w:rsidTr="006F1927">
        <w:trPr>
          <w:jc w:val="center"/>
        </w:trPr>
        <w:tc>
          <w:tcPr>
            <w:tcW w:w="360" w:type="dxa"/>
          </w:tcPr>
          <w:p w14:paraId="01281E79" w14:textId="77777777" w:rsidR="00927C2A" w:rsidRPr="00C755D3" w:rsidRDefault="00927C2A" w:rsidP="00E9297B">
            <w:pPr>
              <w:pStyle w:val="NoSpacing"/>
            </w:pPr>
          </w:p>
        </w:tc>
        <w:tc>
          <w:tcPr>
            <w:tcW w:w="5233" w:type="dxa"/>
            <w:tcBorders>
              <w:right w:val="nil"/>
            </w:tcBorders>
          </w:tcPr>
          <w:p w14:paraId="3623A36B" w14:textId="77777777" w:rsidR="00927C2A" w:rsidRDefault="00927C2A" w:rsidP="00E9297B">
            <w:pPr>
              <w:pStyle w:val="NoSpacing"/>
              <w:rPr>
                <w:b/>
              </w:rPr>
            </w:pPr>
            <w:r>
              <w:t xml:space="preserve">B30. </w:t>
            </w:r>
            <w:r w:rsidRPr="00F71A9A">
              <w:t xml:space="preserve">Could a household in your village obtain additional land for crop production in this village?  </w:t>
            </w:r>
            <w:r w:rsidRPr="00F71A9A">
              <w:rPr>
                <w:b/>
              </w:rPr>
              <w:t>(</w:t>
            </w:r>
            <w:proofErr w:type="spellStart"/>
            <w:r w:rsidRPr="00F71A9A">
              <w:rPr>
                <w:b/>
              </w:rPr>
              <w:t>h_hhextra</w:t>
            </w:r>
            <w:proofErr w:type="spellEnd"/>
            <w:r w:rsidRPr="00F71A9A">
              <w:rPr>
                <w:b/>
              </w:rPr>
              <w:t>)</w:t>
            </w:r>
          </w:p>
          <w:p w14:paraId="7B25CA44" w14:textId="2AA9E221" w:rsidR="00927C2A" w:rsidRPr="00927C2A" w:rsidRDefault="00927C2A" w:rsidP="00E9297B">
            <w:pPr>
              <w:pStyle w:val="NoSpacing"/>
              <w:rPr>
                <w:i/>
              </w:rPr>
            </w:pPr>
            <w:r w:rsidRPr="00927C2A">
              <w:rPr>
                <w:i/>
              </w:rPr>
              <w:t>If no, skip to B34.</w:t>
            </w:r>
          </w:p>
        </w:tc>
        <w:tc>
          <w:tcPr>
            <w:tcW w:w="4320" w:type="dxa"/>
            <w:tcBorders>
              <w:left w:val="nil"/>
              <w:right w:val="single" w:sz="18" w:space="0" w:color="auto"/>
            </w:tcBorders>
          </w:tcPr>
          <w:p w14:paraId="3601A71C" w14:textId="77777777" w:rsidR="00927C2A" w:rsidRPr="00F71A9A" w:rsidRDefault="00927C2A" w:rsidP="00927C2A">
            <w:pPr>
              <w:pStyle w:val="NoSpacing"/>
            </w:pPr>
            <w:r>
              <w:t>0</w:t>
            </w:r>
            <w:r w:rsidRPr="00F71A9A">
              <w:t>=No</w:t>
            </w:r>
          </w:p>
          <w:p w14:paraId="7874B9A1" w14:textId="77777777" w:rsidR="00927C2A" w:rsidRPr="00F71A9A" w:rsidRDefault="00927C2A" w:rsidP="00927C2A">
            <w:pPr>
              <w:pStyle w:val="NoSpacing"/>
            </w:pPr>
            <w:r>
              <w:t>1</w:t>
            </w:r>
            <w:r w:rsidRPr="00F71A9A">
              <w:t>=Yes</w:t>
            </w:r>
            <w:r w:rsidRPr="00F71A9A" w:rsidDel="00226116">
              <w:t xml:space="preserve"> </w:t>
            </w:r>
          </w:p>
          <w:p w14:paraId="31025B3D" w14:textId="77777777" w:rsidR="00927C2A" w:rsidRPr="00F71A9A" w:rsidRDefault="00927C2A" w:rsidP="00927C2A">
            <w:pPr>
              <w:pStyle w:val="NoSpacing"/>
            </w:pPr>
            <w:r w:rsidRPr="00F71A9A">
              <w:t>888=Don’t know</w:t>
            </w:r>
          </w:p>
          <w:p w14:paraId="73CD8963" w14:textId="4272EF7A" w:rsidR="00927C2A" w:rsidRDefault="00927C2A" w:rsidP="00927C2A">
            <w:pPr>
              <w:pStyle w:val="NoSpacing"/>
            </w:pPr>
            <w:r w:rsidRPr="00F71A9A">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2F1C9BEB" w14:textId="77777777" w:rsidR="00927C2A" w:rsidRPr="00FD0CBC" w:rsidRDefault="00927C2A" w:rsidP="00E9297B">
            <w:pPr>
              <w:pStyle w:val="NoSpacing"/>
              <w:rPr>
                <w:i/>
              </w:rPr>
            </w:pPr>
          </w:p>
        </w:tc>
      </w:tr>
      <w:tr w:rsidR="00F417AB" w:rsidRPr="00C755D3" w14:paraId="6777A972" w14:textId="77777777" w:rsidTr="006F1927">
        <w:trPr>
          <w:jc w:val="center"/>
        </w:trPr>
        <w:tc>
          <w:tcPr>
            <w:tcW w:w="360" w:type="dxa"/>
          </w:tcPr>
          <w:p w14:paraId="3ED9A1C3" w14:textId="77777777" w:rsidR="00F417AB" w:rsidRPr="00C755D3" w:rsidRDefault="00F417AB" w:rsidP="00E9297B">
            <w:pPr>
              <w:pStyle w:val="NoSpacing"/>
            </w:pPr>
            <w:commentRangeStart w:id="16"/>
          </w:p>
        </w:tc>
        <w:tc>
          <w:tcPr>
            <w:tcW w:w="5233" w:type="dxa"/>
            <w:tcBorders>
              <w:right w:val="nil"/>
            </w:tcBorders>
          </w:tcPr>
          <w:p w14:paraId="3E1F9C44" w14:textId="480804DE" w:rsidR="00F417AB" w:rsidRPr="00C755D3" w:rsidRDefault="00F74699" w:rsidP="00927C2A">
            <w:pPr>
              <w:pStyle w:val="NoSpacing"/>
            </w:pPr>
            <w:r>
              <w:t>B3</w:t>
            </w:r>
            <w:r w:rsidR="00927C2A">
              <w:t>1</w:t>
            </w:r>
            <w:r w:rsidR="006C4380">
              <w:t xml:space="preserve">. </w:t>
            </w:r>
            <w:r w:rsidR="009E4AAD">
              <w:t xml:space="preserve">Where </w:t>
            </w:r>
            <w:proofErr w:type="gramStart"/>
            <w:r w:rsidR="009E4AAD">
              <w:t xml:space="preserve">is </w:t>
            </w:r>
            <w:r w:rsidR="00F417AB" w:rsidRPr="00745EA6">
              <w:t>new crop land</w:t>
            </w:r>
            <w:proofErr w:type="gramEnd"/>
            <w:r w:rsidR="00F417AB" w:rsidRPr="00745EA6">
              <w:t xml:space="preserve"> usually opened up</w:t>
            </w:r>
            <w:r w:rsidR="009E4AAD">
              <w:t xml:space="preserve"> in this village</w:t>
            </w:r>
            <w:r w:rsidR="00F417AB" w:rsidRPr="00745EA6">
              <w:t>?</w:t>
            </w:r>
          </w:p>
        </w:tc>
        <w:tc>
          <w:tcPr>
            <w:tcW w:w="4320" w:type="dxa"/>
            <w:tcBorders>
              <w:left w:val="nil"/>
              <w:right w:val="single" w:sz="18" w:space="0" w:color="auto"/>
            </w:tcBorders>
          </w:tcPr>
          <w:p w14:paraId="5DBAC228" w14:textId="77777777" w:rsidR="00F417AB" w:rsidRDefault="00F417AB" w:rsidP="00E9297B">
            <w:pPr>
              <w:pStyle w:val="NoSpacing"/>
            </w:pPr>
            <w:r>
              <w:t>1=Adjacent to existing crop land</w:t>
            </w:r>
          </w:p>
          <w:p w14:paraId="60B7501F" w14:textId="77777777" w:rsidR="00F417AB" w:rsidRDefault="00F417AB" w:rsidP="00E9297B">
            <w:pPr>
              <w:pStyle w:val="NoSpacing"/>
            </w:pPr>
            <w:r>
              <w:t>2=In a new part of village land</w:t>
            </w:r>
          </w:p>
          <w:p w14:paraId="01130F4D" w14:textId="77777777" w:rsidR="00F417AB" w:rsidRDefault="00F417AB" w:rsidP="00E9297B">
            <w:pPr>
              <w:pStyle w:val="NoSpacing"/>
            </w:pPr>
            <w:r>
              <w:t>3=In a new part of land outside the village land</w:t>
            </w:r>
          </w:p>
          <w:p w14:paraId="73899C0F" w14:textId="3235A259" w:rsidR="00F74699" w:rsidRPr="00C755D3" w:rsidRDefault="00F74699" w:rsidP="00E9297B">
            <w:pPr>
              <w:pStyle w:val="NoSpacing"/>
            </w:pPr>
            <w:r w:rsidRPr="00F74699">
              <w:t>97= Other, specify</w:t>
            </w:r>
          </w:p>
        </w:tc>
        <w:tc>
          <w:tcPr>
            <w:tcW w:w="1154" w:type="dxa"/>
            <w:tcBorders>
              <w:top w:val="single" w:sz="18" w:space="0" w:color="auto"/>
              <w:left w:val="single" w:sz="18" w:space="0" w:color="auto"/>
              <w:bottom w:val="single" w:sz="18" w:space="0" w:color="auto"/>
              <w:right w:val="single" w:sz="18" w:space="0" w:color="auto"/>
            </w:tcBorders>
          </w:tcPr>
          <w:p w14:paraId="0134F3BF" w14:textId="77777777" w:rsidR="00F417AB" w:rsidRPr="00FD0CBC" w:rsidRDefault="00F417AB" w:rsidP="00E9297B">
            <w:pPr>
              <w:pStyle w:val="NoSpacing"/>
              <w:rPr>
                <w:i/>
              </w:rPr>
            </w:pPr>
            <w:r w:rsidRPr="00FD0CBC">
              <w:rPr>
                <w:i/>
              </w:rPr>
              <w:t>(code)</w:t>
            </w:r>
            <w:commentRangeEnd w:id="16"/>
            <w:r w:rsidR="007903CB">
              <w:rPr>
                <w:rStyle w:val="CommentReference"/>
                <w:rFonts w:eastAsiaTheme="minorHAnsi" w:cstheme="minorBidi"/>
                <w:color w:val="auto"/>
              </w:rPr>
              <w:commentReference w:id="16"/>
            </w:r>
          </w:p>
        </w:tc>
      </w:tr>
      <w:tr w:rsidR="00F417AB" w:rsidRPr="00C755D3" w14:paraId="17999991" w14:textId="77777777" w:rsidTr="006F1927">
        <w:trPr>
          <w:jc w:val="center"/>
        </w:trPr>
        <w:tc>
          <w:tcPr>
            <w:tcW w:w="360" w:type="dxa"/>
          </w:tcPr>
          <w:p w14:paraId="74AC6A0E" w14:textId="77777777" w:rsidR="00F417AB" w:rsidRPr="00C755D3" w:rsidRDefault="00F417AB" w:rsidP="00E9297B">
            <w:pPr>
              <w:pStyle w:val="NoSpacing"/>
            </w:pPr>
          </w:p>
        </w:tc>
        <w:tc>
          <w:tcPr>
            <w:tcW w:w="5233" w:type="dxa"/>
            <w:tcBorders>
              <w:right w:val="nil"/>
            </w:tcBorders>
          </w:tcPr>
          <w:p w14:paraId="156D991E" w14:textId="48431AB4" w:rsidR="00F417AB" w:rsidRPr="00C755D3" w:rsidRDefault="00F74699" w:rsidP="00927C2A">
            <w:pPr>
              <w:pStyle w:val="NoSpacing"/>
            </w:pPr>
            <w:r>
              <w:t>B3</w:t>
            </w:r>
            <w:r w:rsidR="00927C2A">
              <w:t>2</w:t>
            </w:r>
            <w:r w:rsidR="006C4380">
              <w:t xml:space="preserve">. </w:t>
            </w:r>
            <w:r w:rsidR="00F417AB" w:rsidRPr="00745EA6">
              <w:t>How often do people in this area usually apply for permission to open up new</w:t>
            </w:r>
            <w:r w:rsidR="000D4F11">
              <w:t xml:space="preserve"> crop</w:t>
            </w:r>
            <w:r w:rsidR="00F417AB" w:rsidRPr="00745EA6">
              <w:t xml:space="preserve"> land?</w:t>
            </w:r>
          </w:p>
        </w:tc>
        <w:tc>
          <w:tcPr>
            <w:tcW w:w="4320" w:type="dxa"/>
            <w:tcBorders>
              <w:left w:val="nil"/>
              <w:right w:val="single" w:sz="18" w:space="0" w:color="auto"/>
            </w:tcBorders>
          </w:tcPr>
          <w:p w14:paraId="2897DB75" w14:textId="7F20C13E" w:rsidR="00F417AB" w:rsidRDefault="00F417AB" w:rsidP="00221D8F">
            <w:pPr>
              <w:pStyle w:val="NoSpacing"/>
            </w:pPr>
            <w:r>
              <w:t>1=Always</w:t>
            </w:r>
          </w:p>
          <w:p w14:paraId="64CADCE3" w14:textId="48A97714" w:rsidR="00F417AB" w:rsidRDefault="00F417AB" w:rsidP="00E9297B">
            <w:pPr>
              <w:pStyle w:val="NoSpacing"/>
            </w:pPr>
            <w:r>
              <w:t>2=Most of the time</w:t>
            </w:r>
          </w:p>
          <w:p w14:paraId="5588D1F2" w14:textId="3CCCC32A" w:rsidR="00F417AB" w:rsidRDefault="00F417AB" w:rsidP="00E9297B">
            <w:pPr>
              <w:pStyle w:val="NoSpacing"/>
            </w:pPr>
            <w:r>
              <w:t>3=Sometimes</w:t>
            </w:r>
          </w:p>
          <w:p w14:paraId="7CEB16D0" w14:textId="2AB5A57E" w:rsidR="00F417AB" w:rsidRDefault="00F417AB" w:rsidP="00E9297B">
            <w:pPr>
              <w:pStyle w:val="NoSpacing"/>
            </w:pPr>
            <w:r>
              <w:t>4=Rarely</w:t>
            </w:r>
          </w:p>
          <w:p w14:paraId="61D72AF6" w14:textId="68DD0037" w:rsidR="00F417AB" w:rsidRDefault="00F417AB" w:rsidP="00E9297B">
            <w:pPr>
              <w:pStyle w:val="NoSpacing"/>
            </w:pPr>
            <w:r>
              <w:t xml:space="preserve">5=Never </w:t>
            </w:r>
          </w:p>
          <w:p w14:paraId="169813E2" w14:textId="14EC60A0" w:rsidR="00221D8F" w:rsidRPr="00C755D3" w:rsidRDefault="00F417AB" w:rsidP="00221D8F">
            <w:pPr>
              <w:pStyle w:val="NoSpacing"/>
            </w:pPr>
            <w:r>
              <w:t>6=Permission is not required</w:t>
            </w:r>
          </w:p>
        </w:tc>
        <w:tc>
          <w:tcPr>
            <w:tcW w:w="1154" w:type="dxa"/>
            <w:tcBorders>
              <w:top w:val="single" w:sz="18" w:space="0" w:color="auto"/>
              <w:left w:val="single" w:sz="18" w:space="0" w:color="auto"/>
              <w:bottom w:val="single" w:sz="18" w:space="0" w:color="auto"/>
              <w:right w:val="single" w:sz="18" w:space="0" w:color="auto"/>
            </w:tcBorders>
          </w:tcPr>
          <w:p w14:paraId="633F89E2" w14:textId="77777777" w:rsidR="00F417AB" w:rsidRPr="00FD0CBC" w:rsidRDefault="00F417AB" w:rsidP="00E9297B">
            <w:pPr>
              <w:pStyle w:val="NoSpacing"/>
              <w:rPr>
                <w:i/>
              </w:rPr>
            </w:pPr>
            <w:r w:rsidRPr="00FD0CBC">
              <w:rPr>
                <w:i/>
              </w:rPr>
              <w:t>(code)</w:t>
            </w:r>
          </w:p>
        </w:tc>
      </w:tr>
      <w:tr w:rsidR="00F417AB" w:rsidRPr="00C755D3" w14:paraId="3A32A06D" w14:textId="77777777" w:rsidTr="006F1927">
        <w:trPr>
          <w:jc w:val="center"/>
        </w:trPr>
        <w:tc>
          <w:tcPr>
            <w:tcW w:w="360" w:type="dxa"/>
          </w:tcPr>
          <w:p w14:paraId="7AA509D1" w14:textId="77777777" w:rsidR="00F417AB" w:rsidRPr="00C755D3" w:rsidRDefault="00F417AB" w:rsidP="00E9297B">
            <w:pPr>
              <w:pStyle w:val="NoSpacing"/>
            </w:pPr>
          </w:p>
        </w:tc>
        <w:tc>
          <w:tcPr>
            <w:tcW w:w="5233" w:type="dxa"/>
            <w:tcBorders>
              <w:right w:val="nil"/>
            </w:tcBorders>
          </w:tcPr>
          <w:p w14:paraId="28769555" w14:textId="0EBAFA5E" w:rsidR="00F417AB" w:rsidRPr="00C755D3" w:rsidRDefault="00F74699" w:rsidP="00927C2A">
            <w:pPr>
              <w:pStyle w:val="NoSpacing"/>
            </w:pPr>
            <w:commentRangeStart w:id="17"/>
            <w:r>
              <w:t>B3</w:t>
            </w:r>
            <w:r w:rsidR="00927C2A">
              <w:t>3</w:t>
            </w:r>
            <w:r>
              <w:t>.</w:t>
            </w:r>
            <w:r w:rsidR="006C4380">
              <w:t xml:space="preserve"> </w:t>
            </w:r>
            <w:r w:rsidR="00F417AB" w:rsidRPr="00745EA6">
              <w:t>From whom do you request permission?</w:t>
            </w:r>
          </w:p>
        </w:tc>
        <w:tc>
          <w:tcPr>
            <w:tcW w:w="4320" w:type="dxa"/>
            <w:tcBorders>
              <w:left w:val="nil"/>
              <w:right w:val="single" w:sz="18" w:space="0" w:color="auto"/>
            </w:tcBorders>
          </w:tcPr>
          <w:p w14:paraId="7FB0FB77" w14:textId="77777777" w:rsidR="00927C2A" w:rsidRDefault="00927C2A" w:rsidP="00927C2A">
            <w:pPr>
              <w:pStyle w:val="NoSpacing"/>
            </w:pPr>
            <w:r>
              <w:t>1=Headperson</w:t>
            </w:r>
          </w:p>
          <w:p w14:paraId="43AC10F2" w14:textId="77777777" w:rsidR="00927C2A" w:rsidRDefault="00927C2A" w:rsidP="00927C2A">
            <w:pPr>
              <w:pStyle w:val="NoSpacing"/>
            </w:pPr>
            <w:r>
              <w:t>2=Chief</w:t>
            </w:r>
          </w:p>
          <w:p w14:paraId="3B12F266" w14:textId="77777777" w:rsidR="00927C2A" w:rsidRDefault="00927C2A" w:rsidP="00927C2A">
            <w:pPr>
              <w:pStyle w:val="NoSpacing"/>
            </w:pPr>
            <w:r>
              <w:t>3=Village committee</w:t>
            </w:r>
          </w:p>
          <w:p w14:paraId="60EA0EC4" w14:textId="77777777" w:rsidR="00927C2A" w:rsidRDefault="00927C2A" w:rsidP="00927C2A">
            <w:pPr>
              <w:pStyle w:val="NoSpacing"/>
            </w:pPr>
            <w:r>
              <w:t>4= Village elders</w:t>
            </w:r>
          </w:p>
          <w:p w14:paraId="12DCC46A" w14:textId="0E455BA2" w:rsidR="00F417AB" w:rsidRPr="00C755D3" w:rsidRDefault="00927C2A" w:rsidP="00927C2A">
            <w:pPr>
              <w:pStyle w:val="NoSpacing"/>
            </w:pPr>
            <w:r>
              <w:t>97=Other, please specify</w:t>
            </w:r>
            <w:commentRangeEnd w:id="17"/>
            <w:r w:rsidR="007903CB">
              <w:rPr>
                <w:rStyle w:val="CommentReference"/>
                <w:rFonts w:eastAsiaTheme="minorHAnsi" w:cstheme="minorBidi"/>
                <w:color w:val="auto"/>
              </w:rPr>
              <w:commentReference w:id="17"/>
            </w:r>
          </w:p>
        </w:tc>
        <w:tc>
          <w:tcPr>
            <w:tcW w:w="1154" w:type="dxa"/>
            <w:tcBorders>
              <w:top w:val="single" w:sz="18" w:space="0" w:color="auto"/>
              <w:left w:val="single" w:sz="18" w:space="0" w:color="auto"/>
              <w:bottom w:val="single" w:sz="18" w:space="0" w:color="auto"/>
              <w:right w:val="single" w:sz="18" w:space="0" w:color="auto"/>
            </w:tcBorders>
          </w:tcPr>
          <w:p w14:paraId="3A67C663" w14:textId="77777777" w:rsidR="00F417AB" w:rsidRPr="00FD0CBC" w:rsidRDefault="00F417AB" w:rsidP="00E9297B">
            <w:pPr>
              <w:pStyle w:val="NoSpacing"/>
              <w:rPr>
                <w:i/>
              </w:rPr>
            </w:pPr>
            <w:r w:rsidRPr="00FD0CBC">
              <w:rPr>
                <w:i/>
              </w:rPr>
              <w:t>(code)</w:t>
            </w:r>
          </w:p>
        </w:tc>
      </w:tr>
      <w:tr w:rsidR="00F417AB" w:rsidRPr="00C755D3" w14:paraId="0DF186C6" w14:textId="77777777" w:rsidTr="006F1927">
        <w:trPr>
          <w:jc w:val="center"/>
        </w:trPr>
        <w:tc>
          <w:tcPr>
            <w:tcW w:w="360" w:type="dxa"/>
          </w:tcPr>
          <w:p w14:paraId="434154FB" w14:textId="77777777" w:rsidR="00F417AB" w:rsidRPr="00C755D3" w:rsidRDefault="00F417AB" w:rsidP="00E9297B">
            <w:pPr>
              <w:pStyle w:val="NoSpacing"/>
            </w:pPr>
          </w:p>
        </w:tc>
        <w:tc>
          <w:tcPr>
            <w:tcW w:w="5233" w:type="dxa"/>
            <w:tcBorders>
              <w:right w:val="nil"/>
            </w:tcBorders>
          </w:tcPr>
          <w:p w14:paraId="3C6603CA" w14:textId="72D8E283" w:rsidR="00F417AB" w:rsidRDefault="000F19C0" w:rsidP="00E9297B">
            <w:pPr>
              <w:pStyle w:val="NoSpacing"/>
            </w:pPr>
            <w:r>
              <w:t>B3</w:t>
            </w:r>
            <w:r w:rsidR="00F74699">
              <w:t>4</w:t>
            </w:r>
            <w:r w:rsidR="006C4380">
              <w:t xml:space="preserve">. </w:t>
            </w:r>
            <w:r w:rsidR="00F74699">
              <w:t>Over the past 3 years, did your village lose access to any forests that you used to have access to</w:t>
            </w:r>
            <w:r w:rsidR="00F417AB">
              <w:t>?</w:t>
            </w:r>
          </w:p>
          <w:p w14:paraId="30AC37B9" w14:textId="29653511" w:rsidR="00F417AB" w:rsidRPr="000F19C0" w:rsidRDefault="000F19C0" w:rsidP="00E9297B">
            <w:pPr>
              <w:pStyle w:val="NoSpacing"/>
              <w:rPr>
                <w:rFonts w:eastAsia="Calibri"/>
                <w:i/>
                <w:w w:val="105"/>
              </w:rPr>
            </w:pPr>
            <w:r>
              <w:rPr>
                <w:i/>
              </w:rPr>
              <w:t xml:space="preserve">If 0, skip to Module C </w:t>
            </w:r>
            <w:r w:rsidR="00F417AB" w:rsidRPr="000F19C0">
              <w:rPr>
                <w:i/>
              </w:rPr>
              <w:t xml:space="preserve"> </w:t>
            </w:r>
          </w:p>
        </w:tc>
        <w:tc>
          <w:tcPr>
            <w:tcW w:w="4320" w:type="dxa"/>
            <w:tcBorders>
              <w:left w:val="nil"/>
              <w:right w:val="single" w:sz="18" w:space="0" w:color="auto"/>
            </w:tcBorders>
          </w:tcPr>
          <w:p w14:paraId="59E277CB" w14:textId="77777777" w:rsidR="00F417AB" w:rsidRPr="00C755D3" w:rsidRDefault="00F417AB" w:rsidP="00E9297B">
            <w:pPr>
              <w:pStyle w:val="NoSpacing"/>
            </w:pPr>
            <w:r>
              <w:t>0=</w:t>
            </w:r>
            <w:r w:rsidRPr="00C755D3">
              <w:t>No</w:t>
            </w:r>
          </w:p>
          <w:p w14:paraId="601A7A70" w14:textId="77777777" w:rsidR="00F417AB" w:rsidRPr="00C755D3" w:rsidRDefault="00F417AB" w:rsidP="00E9297B">
            <w:pPr>
              <w:pStyle w:val="NoSpacing"/>
            </w:pPr>
            <w:r w:rsidRPr="00C755D3">
              <w:t>1=Yes</w:t>
            </w:r>
          </w:p>
          <w:p w14:paraId="72D816C4" w14:textId="77777777" w:rsidR="00F417AB" w:rsidRPr="00C755D3" w:rsidRDefault="00F417AB" w:rsidP="00E9297B">
            <w:pPr>
              <w:pStyle w:val="NoSpacing"/>
            </w:pPr>
            <w:r w:rsidRPr="00C755D3">
              <w:t>888=Don’t know</w:t>
            </w:r>
          </w:p>
          <w:p w14:paraId="66EE559C" w14:textId="77777777" w:rsidR="00F417AB" w:rsidRPr="00C755D3" w:rsidRDefault="00627286" w:rsidP="00E9297B">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60573DFA" w14:textId="77777777" w:rsidR="00F417AB" w:rsidRPr="00FD0CBC" w:rsidRDefault="00F417AB" w:rsidP="00E9297B">
            <w:pPr>
              <w:pStyle w:val="NoSpacing"/>
              <w:rPr>
                <w:i/>
              </w:rPr>
            </w:pPr>
            <w:r w:rsidRPr="00FD0CBC">
              <w:rPr>
                <w:i/>
              </w:rPr>
              <w:t>(code)</w:t>
            </w:r>
          </w:p>
        </w:tc>
      </w:tr>
      <w:tr w:rsidR="00F417AB" w:rsidRPr="00C755D3" w14:paraId="13FEDA3F" w14:textId="77777777" w:rsidTr="006F1927">
        <w:trPr>
          <w:jc w:val="center"/>
        </w:trPr>
        <w:tc>
          <w:tcPr>
            <w:tcW w:w="360" w:type="dxa"/>
          </w:tcPr>
          <w:p w14:paraId="05CC2370" w14:textId="77777777" w:rsidR="00F417AB" w:rsidRPr="00C755D3" w:rsidRDefault="00F417AB" w:rsidP="00E9297B">
            <w:pPr>
              <w:pStyle w:val="NoSpacing"/>
            </w:pPr>
          </w:p>
        </w:tc>
        <w:tc>
          <w:tcPr>
            <w:tcW w:w="5233" w:type="dxa"/>
            <w:tcBorders>
              <w:right w:val="single" w:sz="18" w:space="0" w:color="auto"/>
            </w:tcBorders>
          </w:tcPr>
          <w:p w14:paraId="03783A6F" w14:textId="52C4870C" w:rsidR="00F417AB" w:rsidRDefault="00F74699" w:rsidP="00E9297B">
            <w:pPr>
              <w:pStyle w:val="NoSpacing"/>
              <w:rPr>
                <w:rFonts w:eastAsiaTheme="minorEastAsia"/>
                <w:w w:val="105"/>
              </w:rPr>
            </w:pPr>
            <w:commentRangeStart w:id="18"/>
            <w:r>
              <w:t>B35</w:t>
            </w:r>
            <w:r w:rsidR="006C4380">
              <w:t xml:space="preserve">. </w:t>
            </w:r>
            <w:r w:rsidR="00F417AB">
              <w:t xml:space="preserve">What are the names of the forests where your </w:t>
            </w:r>
            <w:r w:rsidR="005A50C1">
              <w:t>village</w:t>
            </w:r>
            <w:r w:rsidR="00F417AB">
              <w:t xml:space="preserve"> lost access? </w:t>
            </w:r>
            <w:commentRangeEnd w:id="18"/>
            <w:r w:rsidR="007903CB">
              <w:rPr>
                <w:rStyle w:val="CommentReference"/>
                <w:rFonts w:eastAsiaTheme="minorHAnsi" w:cstheme="minorBidi"/>
                <w:color w:val="auto"/>
              </w:rPr>
              <w:commentReference w:id="18"/>
            </w:r>
          </w:p>
        </w:tc>
        <w:tc>
          <w:tcPr>
            <w:tcW w:w="5474" w:type="dxa"/>
            <w:gridSpan w:val="2"/>
            <w:tcBorders>
              <w:top w:val="single" w:sz="18" w:space="0" w:color="auto"/>
              <w:left w:val="single" w:sz="18" w:space="0" w:color="auto"/>
              <w:bottom w:val="single" w:sz="18" w:space="0" w:color="auto"/>
              <w:right w:val="single" w:sz="18" w:space="0" w:color="auto"/>
            </w:tcBorders>
          </w:tcPr>
          <w:p w14:paraId="36667763" w14:textId="77777777" w:rsidR="00F417AB" w:rsidRPr="00FD0CBC" w:rsidRDefault="00F417AB" w:rsidP="00E9297B">
            <w:pPr>
              <w:pStyle w:val="NoSpacing"/>
              <w:rPr>
                <w:i/>
              </w:rPr>
            </w:pPr>
            <w:r w:rsidRPr="00FD0CBC">
              <w:rPr>
                <w:i/>
              </w:rPr>
              <w:t>(text)</w:t>
            </w:r>
          </w:p>
        </w:tc>
      </w:tr>
      <w:tr w:rsidR="000F19C0" w:rsidRPr="00C755D3" w14:paraId="3E1BFFEC" w14:textId="77777777" w:rsidTr="006F1927">
        <w:trPr>
          <w:jc w:val="center"/>
        </w:trPr>
        <w:tc>
          <w:tcPr>
            <w:tcW w:w="360" w:type="dxa"/>
          </w:tcPr>
          <w:p w14:paraId="3B5DAE8A" w14:textId="77777777" w:rsidR="000F19C0" w:rsidRPr="00C755D3" w:rsidRDefault="000F19C0" w:rsidP="00E9297B">
            <w:pPr>
              <w:pStyle w:val="NoSpacing"/>
            </w:pPr>
          </w:p>
        </w:tc>
        <w:tc>
          <w:tcPr>
            <w:tcW w:w="5233" w:type="dxa"/>
            <w:tcBorders>
              <w:right w:val="single" w:sz="18" w:space="0" w:color="auto"/>
            </w:tcBorders>
          </w:tcPr>
          <w:p w14:paraId="13FDB8CE" w14:textId="43693F58" w:rsidR="000F19C0" w:rsidRDefault="009613FA" w:rsidP="00E9297B">
            <w:pPr>
              <w:pStyle w:val="NoSpacing"/>
            </w:pPr>
            <w:r>
              <w:t>B.35</w:t>
            </w:r>
            <w:r w:rsidR="000F19C0">
              <w:t>b Forest 2</w:t>
            </w:r>
          </w:p>
        </w:tc>
        <w:tc>
          <w:tcPr>
            <w:tcW w:w="5474" w:type="dxa"/>
            <w:gridSpan w:val="2"/>
            <w:tcBorders>
              <w:top w:val="single" w:sz="18" w:space="0" w:color="auto"/>
              <w:left w:val="single" w:sz="18" w:space="0" w:color="auto"/>
              <w:bottom w:val="single" w:sz="18" w:space="0" w:color="auto"/>
              <w:right w:val="single" w:sz="18" w:space="0" w:color="auto"/>
            </w:tcBorders>
          </w:tcPr>
          <w:p w14:paraId="07A7740E" w14:textId="1F387938" w:rsidR="000F19C0" w:rsidRPr="00FD0CBC" w:rsidRDefault="000F19C0" w:rsidP="00E9297B">
            <w:pPr>
              <w:pStyle w:val="NoSpacing"/>
              <w:rPr>
                <w:i/>
              </w:rPr>
            </w:pPr>
            <w:r>
              <w:rPr>
                <w:i/>
              </w:rPr>
              <w:t>(text)</w:t>
            </w:r>
          </w:p>
        </w:tc>
      </w:tr>
      <w:tr w:rsidR="000F19C0" w:rsidRPr="00C755D3" w14:paraId="0504D29C" w14:textId="77777777" w:rsidTr="006F1927">
        <w:trPr>
          <w:jc w:val="center"/>
        </w:trPr>
        <w:tc>
          <w:tcPr>
            <w:tcW w:w="360" w:type="dxa"/>
          </w:tcPr>
          <w:p w14:paraId="3BBA1AE8" w14:textId="77777777" w:rsidR="000F19C0" w:rsidRPr="00C755D3" w:rsidRDefault="000F19C0" w:rsidP="00E9297B">
            <w:pPr>
              <w:pStyle w:val="NoSpacing"/>
            </w:pPr>
          </w:p>
        </w:tc>
        <w:tc>
          <w:tcPr>
            <w:tcW w:w="5233" w:type="dxa"/>
            <w:tcBorders>
              <w:right w:val="single" w:sz="18" w:space="0" w:color="auto"/>
            </w:tcBorders>
          </w:tcPr>
          <w:p w14:paraId="6DA6FE23" w14:textId="081E646B" w:rsidR="000F19C0" w:rsidRDefault="009613FA" w:rsidP="00E9297B">
            <w:pPr>
              <w:pStyle w:val="NoSpacing"/>
            </w:pPr>
            <w:r>
              <w:t>B.35</w:t>
            </w:r>
            <w:r w:rsidR="000F19C0">
              <w:t xml:space="preserve">c Forest 3 </w:t>
            </w:r>
          </w:p>
        </w:tc>
        <w:tc>
          <w:tcPr>
            <w:tcW w:w="5474" w:type="dxa"/>
            <w:gridSpan w:val="2"/>
            <w:tcBorders>
              <w:top w:val="single" w:sz="18" w:space="0" w:color="auto"/>
              <w:left w:val="single" w:sz="18" w:space="0" w:color="auto"/>
              <w:bottom w:val="single" w:sz="18" w:space="0" w:color="auto"/>
              <w:right w:val="single" w:sz="18" w:space="0" w:color="auto"/>
            </w:tcBorders>
          </w:tcPr>
          <w:p w14:paraId="3A7065F9" w14:textId="548F20C0" w:rsidR="000F19C0" w:rsidRPr="00FD0CBC" w:rsidRDefault="000F19C0" w:rsidP="00E9297B">
            <w:pPr>
              <w:pStyle w:val="NoSpacing"/>
              <w:rPr>
                <w:i/>
              </w:rPr>
            </w:pPr>
            <w:r>
              <w:rPr>
                <w:i/>
              </w:rPr>
              <w:t>(text)</w:t>
            </w:r>
          </w:p>
        </w:tc>
      </w:tr>
      <w:tr w:rsidR="00F417AB" w:rsidRPr="00C755D3" w14:paraId="0C08BA03" w14:textId="77777777" w:rsidTr="006F1927">
        <w:trPr>
          <w:jc w:val="center"/>
        </w:trPr>
        <w:tc>
          <w:tcPr>
            <w:tcW w:w="360" w:type="dxa"/>
          </w:tcPr>
          <w:p w14:paraId="33076F17" w14:textId="77777777" w:rsidR="00F417AB" w:rsidRPr="00C755D3" w:rsidRDefault="00F417AB" w:rsidP="00E9297B">
            <w:pPr>
              <w:pStyle w:val="NoSpacing"/>
            </w:pPr>
          </w:p>
        </w:tc>
        <w:tc>
          <w:tcPr>
            <w:tcW w:w="5233" w:type="dxa"/>
            <w:tcBorders>
              <w:right w:val="nil"/>
            </w:tcBorders>
          </w:tcPr>
          <w:p w14:paraId="3F3D94C8" w14:textId="71498625" w:rsidR="00F417AB" w:rsidRDefault="009613FA" w:rsidP="00E9297B">
            <w:pPr>
              <w:pStyle w:val="NoSpacing"/>
            </w:pPr>
            <w:r>
              <w:t>B36</w:t>
            </w:r>
            <w:r w:rsidR="00571AF2">
              <w:t xml:space="preserve">. </w:t>
            </w:r>
            <w:r w:rsidR="00F417AB" w:rsidRPr="00060FB4">
              <w:t xml:space="preserve">Why did your </w:t>
            </w:r>
            <w:r w:rsidR="005A50C1">
              <w:t>village</w:t>
            </w:r>
            <w:r w:rsidR="00F417AB" w:rsidRPr="00060FB4">
              <w:t xml:space="preserve"> lose access? </w:t>
            </w:r>
          </w:p>
          <w:p w14:paraId="0F0F63D3" w14:textId="5C75509F" w:rsidR="00553994" w:rsidRPr="00553994" w:rsidRDefault="00553994" w:rsidP="00E9297B">
            <w:pPr>
              <w:pStyle w:val="NoSpacing"/>
              <w:rPr>
                <w:i/>
              </w:rPr>
            </w:pPr>
            <w:r w:rsidRPr="00553994">
              <w:rPr>
                <w:i/>
              </w:rPr>
              <w:t>Select all that apply.</w:t>
            </w:r>
          </w:p>
          <w:p w14:paraId="388184D0" w14:textId="77777777" w:rsidR="00F417AB" w:rsidRPr="00060FB4" w:rsidRDefault="00F417AB" w:rsidP="00E9297B">
            <w:pPr>
              <w:pStyle w:val="NoSpacing"/>
            </w:pPr>
            <w:r w:rsidRPr="00060FB4">
              <w:t>PROBE and CODE</w:t>
            </w:r>
          </w:p>
        </w:tc>
        <w:tc>
          <w:tcPr>
            <w:tcW w:w="4320" w:type="dxa"/>
            <w:tcBorders>
              <w:left w:val="nil"/>
              <w:right w:val="single" w:sz="18" w:space="0" w:color="auto"/>
            </w:tcBorders>
          </w:tcPr>
          <w:p w14:paraId="04BABB75" w14:textId="77777777" w:rsidR="002107F0" w:rsidRDefault="002107F0" w:rsidP="002107F0">
            <w:pPr>
              <w:pStyle w:val="NoSpacing"/>
            </w:pPr>
            <w:commentRangeStart w:id="19"/>
            <w:r>
              <w:t xml:space="preserve">1=Infrastructure development on land (roads, bridges) </w:t>
            </w:r>
          </w:p>
          <w:p w14:paraId="0AB62271" w14:textId="77777777" w:rsidR="002107F0" w:rsidRDefault="002107F0" w:rsidP="002107F0">
            <w:pPr>
              <w:pStyle w:val="NoSpacing"/>
            </w:pPr>
            <w:r>
              <w:t>2=Purchased or leased, no longer belongs to the village</w:t>
            </w:r>
          </w:p>
          <w:p w14:paraId="0853FF9A" w14:textId="2746C7BF" w:rsidR="002107F0" w:rsidRDefault="002107F0" w:rsidP="002107F0">
            <w:pPr>
              <w:pStyle w:val="NoSpacing"/>
            </w:pPr>
            <w:r>
              <w:t xml:space="preserve">3=Zambian government/Forestry </w:t>
            </w:r>
            <w:r w:rsidR="000D6D38">
              <w:t>department</w:t>
            </w:r>
            <w:r>
              <w:t xml:space="preserve"> said we cannot use </w:t>
            </w:r>
          </w:p>
          <w:p w14:paraId="1981736A" w14:textId="77777777" w:rsidR="002107F0" w:rsidRDefault="002107F0" w:rsidP="002107F0">
            <w:pPr>
              <w:pStyle w:val="NoSpacing"/>
            </w:pPr>
            <w:r>
              <w:t>4=Chief said we could not use</w:t>
            </w:r>
          </w:p>
          <w:p w14:paraId="16357364" w14:textId="77777777" w:rsidR="002107F0" w:rsidRDefault="002107F0" w:rsidP="002107F0">
            <w:pPr>
              <w:pStyle w:val="NoSpacing"/>
            </w:pPr>
            <w:r>
              <w:t>5= Conflict with another village about forest access</w:t>
            </w:r>
          </w:p>
          <w:p w14:paraId="1B987A8E" w14:textId="77777777" w:rsidR="002107F0" w:rsidRDefault="002107F0" w:rsidP="002107F0">
            <w:pPr>
              <w:pStyle w:val="NoSpacing"/>
            </w:pPr>
            <w:r>
              <w:t xml:space="preserve">6=The forest is no longer safe </w:t>
            </w:r>
          </w:p>
          <w:p w14:paraId="43A2480B" w14:textId="77777777" w:rsidR="002107F0" w:rsidRDefault="002107F0" w:rsidP="002107F0">
            <w:pPr>
              <w:pStyle w:val="NoSpacing"/>
            </w:pPr>
            <w:r>
              <w:t xml:space="preserve">7= Cannot travel to forest </w:t>
            </w:r>
          </w:p>
          <w:p w14:paraId="43B29926" w14:textId="77777777" w:rsidR="002107F0" w:rsidRDefault="002107F0" w:rsidP="002107F0">
            <w:pPr>
              <w:pStyle w:val="NoSpacing"/>
            </w:pPr>
            <w:r>
              <w:t>97=Other, please specify</w:t>
            </w:r>
          </w:p>
          <w:p w14:paraId="679BC632" w14:textId="007FD9FC" w:rsidR="00F417AB" w:rsidRPr="00060FB4" w:rsidRDefault="002107F0" w:rsidP="00E9297B">
            <w:pPr>
              <w:pStyle w:val="NoSpacing"/>
            </w:pPr>
            <w:r>
              <w:t>888=Don’t know</w:t>
            </w:r>
            <w:r w:rsidR="00F417AB" w:rsidRPr="00060FB4">
              <w:t xml:space="preserve"> </w:t>
            </w:r>
            <w:commentRangeEnd w:id="19"/>
            <w:r w:rsidR="007903CB">
              <w:rPr>
                <w:rStyle w:val="CommentReference"/>
                <w:rFonts w:eastAsiaTheme="minorHAnsi" w:cstheme="minorBidi"/>
                <w:color w:val="auto"/>
              </w:rPr>
              <w:commentReference w:id="19"/>
            </w:r>
          </w:p>
        </w:tc>
        <w:tc>
          <w:tcPr>
            <w:tcW w:w="1154" w:type="dxa"/>
            <w:tcBorders>
              <w:top w:val="single" w:sz="18" w:space="0" w:color="auto"/>
              <w:left w:val="single" w:sz="18" w:space="0" w:color="auto"/>
              <w:bottom w:val="single" w:sz="18" w:space="0" w:color="auto"/>
              <w:right w:val="single" w:sz="18" w:space="0" w:color="auto"/>
            </w:tcBorders>
          </w:tcPr>
          <w:p w14:paraId="5E0F4CF8" w14:textId="77777777" w:rsidR="00F417AB" w:rsidRPr="00FD0CBC" w:rsidRDefault="00F417AB" w:rsidP="00E9297B">
            <w:pPr>
              <w:pStyle w:val="NoSpacing"/>
              <w:rPr>
                <w:i/>
              </w:rPr>
            </w:pPr>
            <w:r w:rsidRPr="00FD0CBC">
              <w:rPr>
                <w:i/>
              </w:rPr>
              <w:t>(code)</w:t>
            </w:r>
          </w:p>
        </w:tc>
      </w:tr>
      <w:tr w:rsidR="00F417AB" w:rsidRPr="00C755D3" w14:paraId="58CD6040" w14:textId="77777777" w:rsidTr="006F1927">
        <w:trPr>
          <w:jc w:val="center"/>
        </w:trPr>
        <w:tc>
          <w:tcPr>
            <w:tcW w:w="360" w:type="dxa"/>
          </w:tcPr>
          <w:p w14:paraId="45D4B87E" w14:textId="77777777" w:rsidR="00F417AB" w:rsidRPr="00C755D3" w:rsidRDefault="00F417AB" w:rsidP="00E9297B">
            <w:pPr>
              <w:pStyle w:val="NoSpacing"/>
            </w:pPr>
          </w:p>
        </w:tc>
        <w:tc>
          <w:tcPr>
            <w:tcW w:w="5233" w:type="dxa"/>
            <w:tcBorders>
              <w:right w:val="nil"/>
            </w:tcBorders>
          </w:tcPr>
          <w:p w14:paraId="0CB6847B" w14:textId="24A5BF52" w:rsidR="00F417AB" w:rsidRDefault="009613FA" w:rsidP="00E9297B">
            <w:pPr>
              <w:pStyle w:val="NoSpacing"/>
            </w:pPr>
            <w:r>
              <w:t>B37</w:t>
            </w:r>
            <w:r w:rsidR="00571AF2">
              <w:t xml:space="preserve">. </w:t>
            </w:r>
            <w:r w:rsidR="00F417AB">
              <w:t xml:space="preserve">Please describe the impact of losing access on your </w:t>
            </w:r>
            <w:r w:rsidR="005A50C1">
              <w:t>village</w:t>
            </w:r>
            <w:r w:rsidR="00F417AB">
              <w:t xml:space="preserve"> </w:t>
            </w:r>
          </w:p>
          <w:p w14:paraId="510519D5" w14:textId="77777777" w:rsidR="00F417AB" w:rsidRPr="009613FA" w:rsidRDefault="00F417AB" w:rsidP="00E9297B">
            <w:pPr>
              <w:pStyle w:val="NoSpacing"/>
              <w:rPr>
                <w:i/>
              </w:rPr>
            </w:pPr>
            <w:r w:rsidRPr="009613FA">
              <w:rPr>
                <w:i/>
              </w:rPr>
              <w:t>Select all that apply</w:t>
            </w:r>
          </w:p>
        </w:tc>
        <w:tc>
          <w:tcPr>
            <w:tcW w:w="4320" w:type="dxa"/>
            <w:tcBorders>
              <w:left w:val="nil"/>
              <w:right w:val="single" w:sz="18" w:space="0" w:color="auto"/>
            </w:tcBorders>
          </w:tcPr>
          <w:p w14:paraId="2B26E33C" w14:textId="77777777" w:rsidR="00927C2A" w:rsidRDefault="00927C2A" w:rsidP="00927C2A">
            <w:pPr>
              <w:pStyle w:val="NoSpacing"/>
            </w:pPr>
            <w:r>
              <w:t>1=Started using other forests</w:t>
            </w:r>
          </w:p>
          <w:p w14:paraId="0DE830E5" w14:textId="77777777" w:rsidR="00927C2A" w:rsidRDefault="00927C2A" w:rsidP="00927C2A">
            <w:pPr>
              <w:pStyle w:val="NoSpacing"/>
            </w:pPr>
            <w:r>
              <w:t>2=Increased use of other forests</w:t>
            </w:r>
          </w:p>
          <w:p w14:paraId="1FA8683B" w14:textId="77777777" w:rsidR="00927C2A" w:rsidRDefault="00927C2A" w:rsidP="00927C2A">
            <w:pPr>
              <w:pStyle w:val="NoSpacing"/>
            </w:pPr>
            <w:r>
              <w:t>3=Switch to alternative livelihoods</w:t>
            </w:r>
          </w:p>
          <w:p w14:paraId="1AB36B43" w14:textId="77777777" w:rsidR="00927C2A" w:rsidRDefault="00927C2A" w:rsidP="00927C2A">
            <w:pPr>
              <w:pStyle w:val="NoSpacing"/>
            </w:pPr>
            <w:r>
              <w:t>4=Increased poverty</w:t>
            </w:r>
          </w:p>
          <w:p w14:paraId="7026BC48" w14:textId="77777777" w:rsidR="00927C2A" w:rsidRDefault="00927C2A" w:rsidP="00927C2A">
            <w:pPr>
              <w:pStyle w:val="NoSpacing"/>
            </w:pPr>
            <w:r>
              <w:t>5=Lost income source (non-agriculture)</w:t>
            </w:r>
          </w:p>
          <w:p w14:paraId="19121949" w14:textId="77777777" w:rsidR="00927C2A" w:rsidRDefault="00927C2A" w:rsidP="00927C2A">
            <w:pPr>
              <w:pStyle w:val="NoSpacing"/>
            </w:pPr>
            <w:r>
              <w:t>6=Lost agricultural land</w:t>
            </w:r>
          </w:p>
          <w:p w14:paraId="6660B40C" w14:textId="77777777" w:rsidR="00927C2A" w:rsidRDefault="00927C2A" w:rsidP="00927C2A">
            <w:pPr>
              <w:pStyle w:val="NoSpacing"/>
            </w:pPr>
            <w:r>
              <w:t>7=Lost connection to the land our parents/grandparents used/used for traditional rituals</w:t>
            </w:r>
          </w:p>
          <w:p w14:paraId="26E828D9" w14:textId="77777777" w:rsidR="00927C2A" w:rsidRDefault="00927C2A" w:rsidP="00927C2A">
            <w:pPr>
              <w:pStyle w:val="NoSpacing"/>
            </w:pPr>
            <w:r>
              <w:t>8=Business failed</w:t>
            </w:r>
          </w:p>
          <w:p w14:paraId="3373C34E" w14:textId="77777777" w:rsidR="00927C2A" w:rsidRDefault="00927C2A" w:rsidP="00927C2A">
            <w:pPr>
              <w:pStyle w:val="NoSpacing"/>
            </w:pPr>
            <w:r>
              <w:t>9= No impact</w:t>
            </w:r>
          </w:p>
          <w:p w14:paraId="7B186332" w14:textId="77777777" w:rsidR="00927C2A" w:rsidRDefault="00927C2A" w:rsidP="00927C2A">
            <w:pPr>
              <w:pStyle w:val="NoSpacing"/>
            </w:pPr>
            <w:r>
              <w:t>10= Lost access to resources for income</w:t>
            </w:r>
          </w:p>
          <w:p w14:paraId="71A26986" w14:textId="77777777" w:rsidR="00927C2A" w:rsidRDefault="00927C2A" w:rsidP="00927C2A">
            <w:pPr>
              <w:pStyle w:val="NoSpacing"/>
            </w:pPr>
            <w:r>
              <w:t>11= Lost access to resources for consumption</w:t>
            </w:r>
          </w:p>
          <w:p w14:paraId="01FF0820" w14:textId="7EB73D53" w:rsidR="000307D1" w:rsidRPr="00060FB4" w:rsidRDefault="00927C2A" w:rsidP="00927C2A">
            <w:pPr>
              <w:pStyle w:val="NoSpacing"/>
            </w:pPr>
            <w:r>
              <w:t>97= Other, please specify</w:t>
            </w:r>
          </w:p>
        </w:tc>
        <w:tc>
          <w:tcPr>
            <w:tcW w:w="1154" w:type="dxa"/>
            <w:tcBorders>
              <w:top w:val="single" w:sz="18" w:space="0" w:color="auto"/>
              <w:left w:val="single" w:sz="18" w:space="0" w:color="auto"/>
              <w:bottom w:val="single" w:sz="18" w:space="0" w:color="auto"/>
              <w:right w:val="single" w:sz="18" w:space="0" w:color="auto"/>
            </w:tcBorders>
          </w:tcPr>
          <w:p w14:paraId="2FE755A5" w14:textId="77777777" w:rsidR="00F417AB" w:rsidRPr="00FD0CBC" w:rsidRDefault="00F417AB" w:rsidP="00E9297B">
            <w:pPr>
              <w:pStyle w:val="NoSpacing"/>
              <w:rPr>
                <w:i/>
              </w:rPr>
            </w:pPr>
            <w:r w:rsidRPr="00FD0CBC">
              <w:rPr>
                <w:i/>
              </w:rPr>
              <w:t>(code)</w:t>
            </w:r>
          </w:p>
        </w:tc>
      </w:tr>
    </w:tbl>
    <w:p w14:paraId="59F268C4" w14:textId="625BD9CD" w:rsidR="001C2D61" w:rsidRDefault="001C2D61" w:rsidP="00E9297B">
      <w:pPr>
        <w:pStyle w:val="Heading3"/>
        <w:spacing w:line="240" w:lineRule="auto"/>
        <w:sectPr w:rsidR="001C2D61">
          <w:pgSz w:w="12240" w:h="15840"/>
          <w:pgMar w:top="1440" w:right="1440" w:bottom="1440" w:left="1440" w:header="720" w:footer="720" w:gutter="0"/>
          <w:cols w:space="720"/>
          <w:docGrid w:linePitch="360"/>
        </w:sectPr>
      </w:pPr>
    </w:p>
    <w:p w14:paraId="43AA0829" w14:textId="33B8FDD4" w:rsidR="00852519" w:rsidRDefault="00060FB4" w:rsidP="00E9297B">
      <w:pPr>
        <w:pStyle w:val="Heading3"/>
        <w:spacing w:before="0" w:line="240" w:lineRule="auto"/>
      </w:pPr>
      <w:r>
        <w:lastRenderedPageBreak/>
        <w:t>Section C. Forest Condition</w:t>
      </w:r>
      <w:r w:rsidR="009613FA">
        <w:t>S</w:t>
      </w:r>
    </w:p>
    <w:tbl>
      <w:tblPr>
        <w:tblStyle w:val="TableGrid"/>
        <w:tblW w:w="14909" w:type="dxa"/>
        <w:jc w:val="center"/>
        <w:tblLayout w:type="fixed"/>
        <w:tblCellMar>
          <w:left w:w="72" w:type="dxa"/>
          <w:right w:w="72" w:type="dxa"/>
        </w:tblCellMar>
        <w:tblLook w:val="04A0" w:firstRow="1" w:lastRow="0" w:firstColumn="1" w:lastColumn="0" w:noHBand="0" w:noVBand="1"/>
      </w:tblPr>
      <w:tblGrid>
        <w:gridCol w:w="808"/>
        <w:gridCol w:w="720"/>
        <w:gridCol w:w="2067"/>
        <w:gridCol w:w="2044"/>
        <w:gridCol w:w="2340"/>
        <w:gridCol w:w="1260"/>
        <w:gridCol w:w="1170"/>
        <w:gridCol w:w="1980"/>
        <w:gridCol w:w="1260"/>
        <w:gridCol w:w="1260"/>
      </w:tblGrid>
      <w:tr w:rsidR="00E81674" w14:paraId="5D769AB4" w14:textId="047E1A24"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6D07E861" w14:textId="77777777" w:rsidR="00E81674" w:rsidRDefault="00E81674" w:rsidP="00E9297B">
            <w:pPr>
              <w:pStyle w:val="NoSpacing"/>
              <w:rPr>
                <w:rFonts w:eastAsiaTheme="minorEastAsia"/>
              </w:rPr>
            </w:pPr>
            <w:r>
              <w:t>Forest</w:t>
            </w:r>
          </w:p>
          <w:p w14:paraId="636AC91F" w14:textId="77777777" w:rsidR="00E81674" w:rsidRDefault="00E81674" w:rsidP="00E9297B">
            <w:pPr>
              <w:pStyle w:val="NoSpacing"/>
            </w:pPr>
            <w:r>
              <w:t>code</w:t>
            </w:r>
          </w:p>
        </w:tc>
        <w:tc>
          <w:tcPr>
            <w:tcW w:w="720" w:type="dxa"/>
            <w:tcBorders>
              <w:top w:val="single" w:sz="4" w:space="0" w:color="auto"/>
              <w:left w:val="single" w:sz="4" w:space="0" w:color="auto"/>
              <w:bottom w:val="single" w:sz="4" w:space="0" w:color="auto"/>
              <w:right w:val="single" w:sz="4" w:space="0" w:color="auto"/>
            </w:tcBorders>
          </w:tcPr>
          <w:p w14:paraId="12B29C15" w14:textId="77777777" w:rsidR="00E81674" w:rsidRDefault="00E81674" w:rsidP="00E9297B">
            <w:pPr>
              <w:pStyle w:val="NoSpacing"/>
            </w:pPr>
            <w:r>
              <w:t>Name of the forest</w:t>
            </w:r>
          </w:p>
        </w:tc>
        <w:tc>
          <w:tcPr>
            <w:tcW w:w="2067" w:type="dxa"/>
            <w:tcBorders>
              <w:top w:val="single" w:sz="4" w:space="0" w:color="auto"/>
              <w:left w:val="single" w:sz="4" w:space="0" w:color="auto"/>
              <w:bottom w:val="single" w:sz="4" w:space="0" w:color="auto"/>
              <w:right w:val="single" w:sz="4" w:space="0" w:color="auto"/>
            </w:tcBorders>
          </w:tcPr>
          <w:p w14:paraId="691A81BB" w14:textId="77777777" w:rsidR="00E81674" w:rsidRDefault="00E81674" w:rsidP="00E9297B">
            <w:pPr>
              <w:pStyle w:val="NoSpacing"/>
            </w:pPr>
            <w:r>
              <w:t>C1. In your view, how do you describe the overall condition of this forest?</w:t>
            </w:r>
          </w:p>
          <w:p w14:paraId="38EFD44D" w14:textId="77777777" w:rsidR="00E81674" w:rsidRDefault="00E81674" w:rsidP="00E9297B">
            <w:pPr>
              <w:pStyle w:val="NoSpacing"/>
              <w:rPr>
                <w:rFonts w:eastAsiaTheme="minorEastAsia"/>
              </w:rPr>
            </w:pPr>
            <w:r>
              <w:t>1=Very Good</w:t>
            </w:r>
          </w:p>
          <w:p w14:paraId="63B060FE" w14:textId="77777777" w:rsidR="00E81674" w:rsidRDefault="00E81674" w:rsidP="00E9297B">
            <w:pPr>
              <w:pStyle w:val="NoSpacing"/>
            </w:pPr>
            <w:r>
              <w:t xml:space="preserve">2=Good </w:t>
            </w:r>
          </w:p>
          <w:p w14:paraId="0085D402" w14:textId="77777777" w:rsidR="00E81674" w:rsidRDefault="00E81674" w:rsidP="00E9297B">
            <w:pPr>
              <w:pStyle w:val="NoSpacing"/>
            </w:pPr>
            <w:r>
              <w:t>3=Neutral</w:t>
            </w:r>
          </w:p>
          <w:p w14:paraId="2922FB23" w14:textId="77777777" w:rsidR="00E81674" w:rsidRDefault="00E81674" w:rsidP="00E9297B">
            <w:pPr>
              <w:pStyle w:val="NoSpacing"/>
            </w:pPr>
            <w:r>
              <w:t>4=Bad</w:t>
            </w:r>
          </w:p>
          <w:p w14:paraId="3E094036" w14:textId="77777777" w:rsidR="00E81674" w:rsidRDefault="00E81674" w:rsidP="00E9297B">
            <w:pPr>
              <w:pStyle w:val="NoSpacing"/>
            </w:pPr>
            <w:r>
              <w:t>5=Very Bad</w:t>
            </w:r>
          </w:p>
        </w:tc>
        <w:tc>
          <w:tcPr>
            <w:tcW w:w="2044" w:type="dxa"/>
            <w:tcBorders>
              <w:top w:val="single" w:sz="4" w:space="0" w:color="auto"/>
              <w:left w:val="single" w:sz="4" w:space="0" w:color="auto"/>
              <w:bottom w:val="single" w:sz="4" w:space="0" w:color="auto"/>
              <w:right w:val="single" w:sz="4" w:space="0" w:color="auto"/>
            </w:tcBorders>
          </w:tcPr>
          <w:p w14:paraId="03F13C70" w14:textId="77777777" w:rsidR="00E81674" w:rsidRDefault="00E81674" w:rsidP="00E9297B">
            <w:pPr>
              <w:pStyle w:val="NoSpacing"/>
            </w:pPr>
            <w:r>
              <w:t>C2. In your own view, compared to 3 years ago, has the overall condition of the forest worsened or improved?</w:t>
            </w:r>
          </w:p>
          <w:p w14:paraId="58A84431" w14:textId="77777777" w:rsidR="00E81674" w:rsidRDefault="00E81674" w:rsidP="00E9297B">
            <w:pPr>
              <w:pStyle w:val="NoSpacing"/>
            </w:pPr>
            <w:r>
              <w:t>1=Significantly worse</w:t>
            </w:r>
          </w:p>
          <w:p w14:paraId="4A4CEBC9" w14:textId="77777777" w:rsidR="00E81674" w:rsidRDefault="00E81674" w:rsidP="00E9297B">
            <w:pPr>
              <w:pStyle w:val="NoSpacing"/>
            </w:pPr>
            <w:r>
              <w:t>2=A little worse</w:t>
            </w:r>
          </w:p>
          <w:p w14:paraId="03FE4BA6" w14:textId="77777777" w:rsidR="00E81674" w:rsidRDefault="00E81674" w:rsidP="00E9297B">
            <w:pPr>
              <w:pStyle w:val="NoSpacing"/>
            </w:pPr>
            <w:r>
              <w:t>3=Remained the same</w:t>
            </w:r>
          </w:p>
          <w:p w14:paraId="4DA8D9AC" w14:textId="77777777" w:rsidR="00E81674" w:rsidRDefault="00E81674" w:rsidP="00E9297B">
            <w:pPr>
              <w:pStyle w:val="NoSpacing"/>
            </w:pPr>
            <w:r>
              <w:t>4=Improved a little</w:t>
            </w:r>
          </w:p>
          <w:p w14:paraId="61B3886E" w14:textId="77777777" w:rsidR="00E81674" w:rsidRDefault="00E81674" w:rsidP="00E9297B">
            <w:pPr>
              <w:pStyle w:val="NoSpacing"/>
            </w:pPr>
            <w:r>
              <w:t>5=Significantly improved</w:t>
            </w:r>
          </w:p>
          <w:p w14:paraId="3F85C1D9" w14:textId="77777777" w:rsidR="00E81674" w:rsidRDefault="00E81674" w:rsidP="00E9297B">
            <w:pPr>
              <w:pStyle w:val="NoSpacing"/>
              <w:rPr>
                <w:rFonts w:eastAsiaTheme="minorEastAsia"/>
              </w:rPr>
            </w:pPr>
            <w:r>
              <w:t>If 2, skip to E23</w:t>
            </w:r>
          </w:p>
        </w:tc>
        <w:tc>
          <w:tcPr>
            <w:tcW w:w="2340" w:type="dxa"/>
            <w:tcBorders>
              <w:top w:val="single" w:sz="4" w:space="0" w:color="auto"/>
              <w:left w:val="single" w:sz="4" w:space="0" w:color="auto"/>
              <w:bottom w:val="single" w:sz="4" w:space="0" w:color="auto"/>
              <w:right w:val="single" w:sz="4" w:space="0" w:color="auto"/>
            </w:tcBorders>
          </w:tcPr>
          <w:p w14:paraId="096A6C2A" w14:textId="77777777" w:rsidR="00E81674" w:rsidRDefault="00E81674" w:rsidP="00E9297B">
            <w:pPr>
              <w:pStyle w:val="NoSpacing"/>
            </w:pPr>
            <w:r>
              <w:t xml:space="preserve">C3. During the last 3 years, has there been any change to the size/area of the forest? </w:t>
            </w:r>
          </w:p>
          <w:p w14:paraId="52C441ED" w14:textId="77777777" w:rsidR="00E81674" w:rsidRDefault="00E81674" w:rsidP="00E9297B">
            <w:pPr>
              <w:pStyle w:val="NoSpacing"/>
            </w:pPr>
            <w:r>
              <w:t>1=Increased greatly</w:t>
            </w:r>
          </w:p>
          <w:p w14:paraId="4E22038E" w14:textId="77777777" w:rsidR="00E81674" w:rsidRDefault="00E81674" w:rsidP="00E9297B">
            <w:pPr>
              <w:pStyle w:val="NoSpacing"/>
            </w:pPr>
            <w:r>
              <w:t>2=Increased slightly</w:t>
            </w:r>
          </w:p>
          <w:p w14:paraId="09EF2BFE" w14:textId="77777777" w:rsidR="00E81674" w:rsidRDefault="00E81674" w:rsidP="00E9297B">
            <w:pPr>
              <w:pStyle w:val="NoSpacing"/>
            </w:pPr>
            <w:r>
              <w:t>3=Stayed the same</w:t>
            </w:r>
          </w:p>
          <w:p w14:paraId="377754BD" w14:textId="77777777" w:rsidR="00E81674" w:rsidRDefault="00E81674" w:rsidP="00E9297B">
            <w:pPr>
              <w:pStyle w:val="NoSpacing"/>
              <w:rPr>
                <w:rFonts w:eastAsiaTheme="minorEastAsia"/>
              </w:rPr>
            </w:pPr>
            <w:r>
              <w:t>4=Decreased slightly</w:t>
            </w:r>
          </w:p>
          <w:p w14:paraId="155DE1A4" w14:textId="77777777" w:rsidR="00E81674" w:rsidRDefault="00E81674" w:rsidP="00E9297B">
            <w:pPr>
              <w:pStyle w:val="NoSpacing"/>
            </w:pPr>
            <w:r>
              <w:t>5=Decreased greatly</w:t>
            </w:r>
          </w:p>
          <w:p w14:paraId="1C20EC79" w14:textId="2316FAB5" w:rsidR="00E81674" w:rsidRDefault="00E81674" w:rsidP="00E81674">
            <w:pPr>
              <w:pStyle w:val="NoSpacing"/>
              <w:rPr>
                <w:i/>
              </w:rPr>
            </w:pPr>
            <w:r>
              <w:rPr>
                <w:i/>
              </w:rPr>
              <w:t xml:space="preserve">If 1 or 2, ask C.4 </w:t>
            </w:r>
          </w:p>
          <w:p w14:paraId="05D54985" w14:textId="77777777" w:rsidR="00E81674" w:rsidRDefault="00E81674" w:rsidP="00E81674">
            <w:pPr>
              <w:pStyle w:val="NoSpacing"/>
              <w:rPr>
                <w:i/>
              </w:rPr>
            </w:pPr>
            <w:r>
              <w:rPr>
                <w:i/>
              </w:rPr>
              <w:t xml:space="preserve">If 3, skip to C.6 </w:t>
            </w:r>
          </w:p>
          <w:p w14:paraId="77FAA99A" w14:textId="7EA1DFE3" w:rsidR="00E81674" w:rsidRPr="00E81674" w:rsidRDefault="00E81674" w:rsidP="00E81674">
            <w:pPr>
              <w:pStyle w:val="NoSpacing"/>
              <w:rPr>
                <w:rFonts w:eastAsiaTheme="minorEastAsia"/>
                <w:i/>
              </w:rPr>
            </w:pPr>
            <w:r>
              <w:rPr>
                <w:i/>
              </w:rPr>
              <w:t xml:space="preserve">If 4 or 5, skip to C.5  </w:t>
            </w:r>
          </w:p>
        </w:tc>
        <w:tc>
          <w:tcPr>
            <w:tcW w:w="1260" w:type="dxa"/>
            <w:tcBorders>
              <w:top w:val="single" w:sz="4" w:space="0" w:color="auto"/>
              <w:left w:val="single" w:sz="4" w:space="0" w:color="auto"/>
              <w:bottom w:val="single" w:sz="4" w:space="0" w:color="auto"/>
              <w:right w:val="single" w:sz="4" w:space="0" w:color="auto"/>
            </w:tcBorders>
          </w:tcPr>
          <w:p w14:paraId="66497C11" w14:textId="40DEC608" w:rsidR="00E81674" w:rsidRDefault="00E81674" w:rsidP="00E9297B">
            <w:pPr>
              <w:pStyle w:val="NoSpacing"/>
            </w:pPr>
            <w:r>
              <w:t xml:space="preserve">C4. Why has it increased? </w:t>
            </w:r>
          </w:p>
          <w:p w14:paraId="2C299396" w14:textId="77777777" w:rsidR="00E81674" w:rsidRDefault="00E81674" w:rsidP="00E9297B">
            <w:pPr>
              <w:pStyle w:val="NoSpacing"/>
            </w:pPr>
          </w:p>
          <w:p w14:paraId="520F9B30" w14:textId="77777777" w:rsidR="00E81674" w:rsidRDefault="00E81674" w:rsidP="00E9297B">
            <w:pPr>
              <w:pStyle w:val="NoSpacing"/>
            </w:pPr>
            <w:r>
              <w:t>PROBE AND CODE</w:t>
            </w:r>
          </w:p>
          <w:p w14:paraId="439CB351" w14:textId="77777777" w:rsidR="00E81674" w:rsidRDefault="00E81674" w:rsidP="00E81674">
            <w:pPr>
              <w:pStyle w:val="NoSpacing"/>
            </w:pPr>
            <w:r>
              <w:t>Refer to codes 102 below</w:t>
            </w:r>
          </w:p>
          <w:p w14:paraId="6D9801CA" w14:textId="77777777" w:rsidR="00E81674" w:rsidRDefault="00E81674" w:rsidP="00E81674">
            <w:pPr>
              <w:pStyle w:val="NoSpacing"/>
            </w:pPr>
          </w:p>
          <w:p w14:paraId="3BC15508" w14:textId="7B899AA4" w:rsidR="00E81674" w:rsidRPr="00E81674" w:rsidRDefault="00E81674" w:rsidP="00E81674">
            <w:pPr>
              <w:pStyle w:val="NoSpacing"/>
              <w:rPr>
                <w:i/>
              </w:rPr>
            </w:pPr>
            <w:r>
              <w:rPr>
                <w:i/>
              </w:rPr>
              <w:t xml:space="preserve">Skip to C.6 </w:t>
            </w:r>
          </w:p>
        </w:tc>
        <w:tc>
          <w:tcPr>
            <w:tcW w:w="1170" w:type="dxa"/>
            <w:tcBorders>
              <w:top w:val="single" w:sz="4" w:space="0" w:color="auto"/>
              <w:left w:val="single" w:sz="4" w:space="0" w:color="auto"/>
              <w:bottom w:val="single" w:sz="4" w:space="0" w:color="auto"/>
              <w:right w:val="single" w:sz="4" w:space="0" w:color="auto"/>
            </w:tcBorders>
          </w:tcPr>
          <w:p w14:paraId="266B39B8" w14:textId="77777777" w:rsidR="00E81674" w:rsidRDefault="00E81674" w:rsidP="00E9297B">
            <w:pPr>
              <w:pStyle w:val="NoSpacing"/>
            </w:pPr>
            <w:r>
              <w:t>C.5 Why has it decreased?</w:t>
            </w:r>
          </w:p>
          <w:p w14:paraId="516B3C08" w14:textId="77777777" w:rsidR="00E81674" w:rsidRDefault="00E81674" w:rsidP="00E9297B">
            <w:pPr>
              <w:pStyle w:val="NoSpacing"/>
            </w:pPr>
          </w:p>
          <w:p w14:paraId="6AB4EA00" w14:textId="77777777" w:rsidR="00E81674" w:rsidRDefault="00E81674" w:rsidP="00E81674">
            <w:pPr>
              <w:pStyle w:val="NoSpacing"/>
            </w:pPr>
            <w:r>
              <w:t xml:space="preserve"> PROBE AND CODE</w:t>
            </w:r>
          </w:p>
          <w:p w14:paraId="3C8C30D4" w14:textId="4AD9DB6F" w:rsidR="00E81674" w:rsidRDefault="00E81674" w:rsidP="00E81674">
            <w:pPr>
              <w:pStyle w:val="NoSpacing"/>
            </w:pPr>
            <w:r>
              <w:t>Refer to codes 103 below</w:t>
            </w:r>
          </w:p>
        </w:tc>
        <w:tc>
          <w:tcPr>
            <w:tcW w:w="1980" w:type="dxa"/>
            <w:tcBorders>
              <w:top w:val="single" w:sz="4" w:space="0" w:color="auto"/>
              <w:left w:val="single" w:sz="4" w:space="0" w:color="auto"/>
              <w:bottom w:val="single" w:sz="4" w:space="0" w:color="auto"/>
              <w:right w:val="single" w:sz="4" w:space="0" w:color="auto"/>
            </w:tcBorders>
          </w:tcPr>
          <w:p w14:paraId="02E7F086" w14:textId="04B2FA30" w:rsidR="00E81674" w:rsidRDefault="00E81674" w:rsidP="00E9297B">
            <w:pPr>
              <w:pStyle w:val="NoSpacing"/>
            </w:pPr>
            <w:r>
              <w:t>C6. During the last 3 years, has there been any change in the thickness/amount of trees in the forest?</w:t>
            </w:r>
          </w:p>
          <w:p w14:paraId="1702E547" w14:textId="77777777" w:rsidR="00E81674" w:rsidRDefault="00E81674" w:rsidP="00E9297B">
            <w:pPr>
              <w:pStyle w:val="NoSpacing"/>
            </w:pPr>
            <w:r>
              <w:t>1=Increased greatly</w:t>
            </w:r>
          </w:p>
          <w:p w14:paraId="652288CB" w14:textId="77777777" w:rsidR="00E81674" w:rsidRDefault="00E81674" w:rsidP="00E9297B">
            <w:pPr>
              <w:pStyle w:val="NoSpacing"/>
            </w:pPr>
            <w:r>
              <w:t>2=Increased slightly</w:t>
            </w:r>
          </w:p>
          <w:p w14:paraId="78E6C6D5" w14:textId="77777777" w:rsidR="00E81674" w:rsidRDefault="00E81674" w:rsidP="00E9297B">
            <w:pPr>
              <w:pStyle w:val="NoSpacing"/>
            </w:pPr>
            <w:r>
              <w:t>3=Stayed the same</w:t>
            </w:r>
          </w:p>
          <w:p w14:paraId="4866D995" w14:textId="77777777" w:rsidR="00E81674" w:rsidRDefault="00E81674" w:rsidP="00E9297B">
            <w:pPr>
              <w:pStyle w:val="NoSpacing"/>
              <w:rPr>
                <w:rFonts w:eastAsiaTheme="minorEastAsia"/>
              </w:rPr>
            </w:pPr>
            <w:r>
              <w:t>4=Decreased slightly</w:t>
            </w:r>
          </w:p>
          <w:p w14:paraId="76329087" w14:textId="77777777" w:rsidR="00E81674" w:rsidRDefault="00E81674" w:rsidP="00E9297B">
            <w:pPr>
              <w:pStyle w:val="NoSpacing"/>
            </w:pPr>
            <w:r>
              <w:t>5=Decreased greatly</w:t>
            </w:r>
          </w:p>
          <w:p w14:paraId="4727B20A" w14:textId="7AEE2D55" w:rsidR="00E81674" w:rsidRDefault="00E81674" w:rsidP="00E81674">
            <w:pPr>
              <w:pStyle w:val="NoSpacing"/>
              <w:rPr>
                <w:i/>
              </w:rPr>
            </w:pPr>
            <w:r>
              <w:rPr>
                <w:i/>
              </w:rPr>
              <w:t xml:space="preserve">If 1 or 2, ask C.7 </w:t>
            </w:r>
          </w:p>
          <w:p w14:paraId="58E60F29" w14:textId="4868CD6E" w:rsidR="00E81674" w:rsidRDefault="00E81674" w:rsidP="00E81674">
            <w:pPr>
              <w:pStyle w:val="NoSpacing"/>
              <w:rPr>
                <w:i/>
              </w:rPr>
            </w:pPr>
            <w:r>
              <w:rPr>
                <w:i/>
              </w:rPr>
              <w:t xml:space="preserve">If 3, skip to C.9 </w:t>
            </w:r>
          </w:p>
          <w:p w14:paraId="2CB5FAE1" w14:textId="346178FF" w:rsidR="00E81674" w:rsidRPr="00E81674" w:rsidRDefault="00E81674" w:rsidP="00E9297B">
            <w:pPr>
              <w:pStyle w:val="NoSpacing"/>
            </w:pPr>
            <w:r>
              <w:rPr>
                <w:i/>
              </w:rPr>
              <w:t xml:space="preserve">If 4 or 5, skip to C.8  </w:t>
            </w:r>
          </w:p>
        </w:tc>
        <w:tc>
          <w:tcPr>
            <w:tcW w:w="1260" w:type="dxa"/>
            <w:tcBorders>
              <w:top w:val="single" w:sz="4" w:space="0" w:color="auto"/>
              <w:left w:val="single" w:sz="4" w:space="0" w:color="auto"/>
              <w:bottom w:val="single" w:sz="4" w:space="0" w:color="auto"/>
              <w:right w:val="single" w:sz="4" w:space="0" w:color="auto"/>
            </w:tcBorders>
          </w:tcPr>
          <w:p w14:paraId="1657EE50" w14:textId="0C55E7C9" w:rsidR="00E81674" w:rsidRDefault="00E81674" w:rsidP="00E81674">
            <w:pPr>
              <w:pStyle w:val="NoSpacing"/>
            </w:pPr>
            <w:r>
              <w:t xml:space="preserve">C.7 Why has </w:t>
            </w:r>
            <w:r w:rsidR="009613FA">
              <w:t xml:space="preserve">the thickness </w:t>
            </w:r>
            <w:r>
              <w:t xml:space="preserve">increased? </w:t>
            </w:r>
          </w:p>
          <w:p w14:paraId="465E3D3E" w14:textId="77777777" w:rsidR="00E81674" w:rsidRDefault="00E81674" w:rsidP="00E81674">
            <w:pPr>
              <w:pStyle w:val="NoSpacing"/>
            </w:pPr>
          </w:p>
          <w:p w14:paraId="2860469F" w14:textId="77777777" w:rsidR="00E81674" w:rsidRDefault="00E81674" w:rsidP="00E81674">
            <w:pPr>
              <w:pStyle w:val="NoSpacing"/>
            </w:pPr>
            <w:r>
              <w:t>PROBE AND CODE</w:t>
            </w:r>
          </w:p>
          <w:p w14:paraId="10820619" w14:textId="77777777" w:rsidR="00E81674" w:rsidRDefault="00E81674" w:rsidP="00E81674">
            <w:pPr>
              <w:pStyle w:val="NoSpacing"/>
            </w:pPr>
            <w:r>
              <w:t>Refer to codes 102 below</w:t>
            </w:r>
          </w:p>
          <w:p w14:paraId="6730B9BB" w14:textId="77777777" w:rsidR="00E81674" w:rsidRDefault="00E81674" w:rsidP="00E81674">
            <w:pPr>
              <w:pStyle w:val="NoSpacing"/>
            </w:pPr>
          </w:p>
          <w:p w14:paraId="2B43A751" w14:textId="0AE96256" w:rsidR="00E81674" w:rsidRDefault="00E81674" w:rsidP="00E9297B">
            <w:pPr>
              <w:pStyle w:val="NoSpacing"/>
            </w:pPr>
            <w:r>
              <w:rPr>
                <w:i/>
              </w:rPr>
              <w:t xml:space="preserve">Skip to C.9 </w:t>
            </w:r>
          </w:p>
        </w:tc>
        <w:tc>
          <w:tcPr>
            <w:tcW w:w="1260" w:type="dxa"/>
            <w:tcBorders>
              <w:top w:val="single" w:sz="4" w:space="0" w:color="auto"/>
              <w:left w:val="single" w:sz="4" w:space="0" w:color="auto"/>
              <w:bottom w:val="single" w:sz="4" w:space="0" w:color="auto"/>
              <w:right w:val="single" w:sz="4" w:space="0" w:color="auto"/>
            </w:tcBorders>
          </w:tcPr>
          <w:p w14:paraId="13A82B6B" w14:textId="6E0D2BBF" w:rsidR="00E81674" w:rsidRDefault="009613FA" w:rsidP="00E81674">
            <w:pPr>
              <w:pStyle w:val="NoSpacing"/>
            </w:pPr>
            <w:r>
              <w:t xml:space="preserve">C.8 Why has the thickness </w:t>
            </w:r>
            <w:r w:rsidR="00E81674">
              <w:t>decreased?</w:t>
            </w:r>
          </w:p>
          <w:p w14:paraId="35965A86" w14:textId="77777777" w:rsidR="00E81674" w:rsidRDefault="00E81674" w:rsidP="00E81674">
            <w:pPr>
              <w:pStyle w:val="NoSpacing"/>
            </w:pPr>
          </w:p>
          <w:p w14:paraId="641B986D" w14:textId="77777777" w:rsidR="00E81674" w:rsidRDefault="00E81674" w:rsidP="00E81674">
            <w:pPr>
              <w:pStyle w:val="NoSpacing"/>
            </w:pPr>
            <w:r>
              <w:t xml:space="preserve"> PROBE AND CODE</w:t>
            </w:r>
          </w:p>
          <w:p w14:paraId="74BD842F" w14:textId="11B36DF5" w:rsidR="00E81674" w:rsidRDefault="00E81674" w:rsidP="00E9297B">
            <w:pPr>
              <w:pStyle w:val="NoSpacing"/>
            </w:pPr>
            <w:r>
              <w:t>Refer to codes 103 below</w:t>
            </w:r>
          </w:p>
        </w:tc>
      </w:tr>
      <w:tr w:rsidR="00E81674" w14:paraId="7C7B4BD4" w14:textId="2584E641"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2A19C1C9" w14:textId="6272231E" w:rsidR="00E81674" w:rsidRDefault="00E81674" w:rsidP="00E9297B">
            <w:pPr>
              <w:pStyle w:val="NoSpacing"/>
            </w:pPr>
          </w:p>
        </w:tc>
        <w:tc>
          <w:tcPr>
            <w:tcW w:w="720" w:type="dxa"/>
            <w:tcBorders>
              <w:top w:val="single" w:sz="4" w:space="0" w:color="auto"/>
              <w:left w:val="single" w:sz="4" w:space="0" w:color="auto"/>
              <w:bottom w:val="single" w:sz="4" w:space="0" w:color="auto"/>
              <w:right w:val="single" w:sz="4" w:space="0" w:color="auto"/>
            </w:tcBorders>
          </w:tcPr>
          <w:p w14:paraId="392C000E" w14:textId="77777777" w:rsidR="00E81674" w:rsidRDefault="00E81674" w:rsidP="00E9297B">
            <w:pPr>
              <w:pStyle w:val="NoSpacing"/>
            </w:pPr>
          </w:p>
        </w:tc>
        <w:tc>
          <w:tcPr>
            <w:tcW w:w="2067" w:type="dxa"/>
            <w:tcBorders>
              <w:top w:val="single" w:sz="4" w:space="0" w:color="auto"/>
              <w:left w:val="single" w:sz="4" w:space="0" w:color="auto"/>
              <w:bottom w:val="single" w:sz="4" w:space="0" w:color="auto"/>
              <w:right w:val="single" w:sz="4" w:space="0" w:color="auto"/>
            </w:tcBorders>
          </w:tcPr>
          <w:p w14:paraId="680AF03A" w14:textId="77777777" w:rsidR="00E81674" w:rsidRDefault="00E81674" w:rsidP="00E9297B">
            <w:pPr>
              <w:pStyle w:val="NoSpacing"/>
            </w:pPr>
          </w:p>
        </w:tc>
        <w:tc>
          <w:tcPr>
            <w:tcW w:w="2044" w:type="dxa"/>
            <w:tcBorders>
              <w:top w:val="single" w:sz="4" w:space="0" w:color="auto"/>
              <w:left w:val="single" w:sz="4" w:space="0" w:color="auto"/>
              <w:bottom w:val="single" w:sz="4" w:space="0" w:color="auto"/>
              <w:right w:val="single" w:sz="4" w:space="0" w:color="auto"/>
            </w:tcBorders>
          </w:tcPr>
          <w:p w14:paraId="06AEC46E" w14:textId="77777777" w:rsidR="00E81674" w:rsidRDefault="00E81674" w:rsidP="00E9297B">
            <w:pPr>
              <w:pStyle w:val="NoSpacing"/>
            </w:pPr>
          </w:p>
        </w:tc>
        <w:tc>
          <w:tcPr>
            <w:tcW w:w="2340" w:type="dxa"/>
            <w:tcBorders>
              <w:top w:val="single" w:sz="4" w:space="0" w:color="auto"/>
              <w:left w:val="single" w:sz="4" w:space="0" w:color="auto"/>
              <w:bottom w:val="single" w:sz="4" w:space="0" w:color="auto"/>
              <w:right w:val="single" w:sz="4" w:space="0" w:color="auto"/>
            </w:tcBorders>
          </w:tcPr>
          <w:p w14:paraId="79B25DE4"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4AC8DAEE" w14:textId="77777777" w:rsidR="00E81674" w:rsidRDefault="00E81674"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7202A89E" w14:textId="77777777" w:rsidR="00E81674" w:rsidRDefault="00E81674" w:rsidP="00E9297B">
            <w:pPr>
              <w:pStyle w:val="NoSpacing"/>
            </w:pPr>
          </w:p>
        </w:tc>
        <w:tc>
          <w:tcPr>
            <w:tcW w:w="1980" w:type="dxa"/>
            <w:tcBorders>
              <w:top w:val="single" w:sz="4" w:space="0" w:color="auto"/>
              <w:left w:val="single" w:sz="4" w:space="0" w:color="auto"/>
              <w:bottom w:val="single" w:sz="4" w:space="0" w:color="auto"/>
              <w:right w:val="single" w:sz="4" w:space="0" w:color="auto"/>
            </w:tcBorders>
          </w:tcPr>
          <w:p w14:paraId="1683B3E8" w14:textId="693A05F0"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5997DC8"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768203BB" w14:textId="77777777" w:rsidR="00E81674" w:rsidRDefault="00E81674" w:rsidP="00E9297B">
            <w:pPr>
              <w:pStyle w:val="NoSpacing"/>
            </w:pPr>
          </w:p>
        </w:tc>
      </w:tr>
      <w:tr w:rsidR="00E81674" w14:paraId="0DC55339" w14:textId="74D61F02"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2118EC9E" w14:textId="77777777" w:rsidR="00E81674" w:rsidRDefault="00E81674" w:rsidP="00E9297B">
            <w:pPr>
              <w:pStyle w:val="NoSpacing"/>
            </w:pPr>
            <w:r>
              <w:t>1</w:t>
            </w:r>
          </w:p>
        </w:tc>
        <w:tc>
          <w:tcPr>
            <w:tcW w:w="720" w:type="dxa"/>
            <w:tcBorders>
              <w:top w:val="single" w:sz="4" w:space="0" w:color="auto"/>
              <w:left w:val="single" w:sz="4" w:space="0" w:color="auto"/>
              <w:bottom w:val="single" w:sz="4" w:space="0" w:color="auto"/>
              <w:right w:val="single" w:sz="4" w:space="0" w:color="auto"/>
            </w:tcBorders>
          </w:tcPr>
          <w:p w14:paraId="543A32C1" w14:textId="77777777" w:rsidR="00E81674" w:rsidRDefault="00E81674" w:rsidP="00E9297B">
            <w:pPr>
              <w:pStyle w:val="NoSpacing"/>
            </w:pPr>
          </w:p>
        </w:tc>
        <w:tc>
          <w:tcPr>
            <w:tcW w:w="2067" w:type="dxa"/>
            <w:tcBorders>
              <w:top w:val="single" w:sz="4" w:space="0" w:color="auto"/>
              <w:left w:val="single" w:sz="4" w:space="0" w:color="auto"/>
              <w:bottom w:val="single" w:sz="4" w:space="0" w:color="auto"/>
              <w:right w:val="single" w:sz="4" w:space="0" w:color="auto"/>
            </w:tcBorders>
          </w:tcPr>
          <w:p w14:paraId="57B9E948" w14:textId="77777777" w:rsidR="00E81674" w:rsidRDefault="00E81674" w:rsidP="00E9297B">
            <w:pPr>
              <w:pStyle w:val="NoSpacing"/>
            </w:pPr>
          </w:p>
        </w:tc>
        <w:tc>
          <w:tcPr>
            <w:tcW w:w="2044" w:type="dxa"/>
            <w:tcBorders>
              <w:top w:val="single" w:sz="4" w:space="0" w:color="auto"/>
              <w:left w:val="single" w:sz="4" w:space="0" w:color="auto"/>
              <w:bottom w:val="single" w:sz="4" w:space="0" w:color="auto"/>
              <w:right w:val="single" w:sz="4" w:space="0" w:color="auto"/>
            </w:tcBorders>
          </w:tcPr>
          <w:p w14:paraId="123760D3" w14:textId="77777777" w:rsidR="00E81674" w:rsidRDefault="00E81674" w:rsidP="00E9297B">
            <w:pPr>
              <w:pStyle w:val="NoSpacing"/>
            </w:pPr>
          </w:p>
        </w:tc>
        <w:tc>
          <w:tcPr>
            <w:tcW w:w="2340" w:type="dxa"/>
            <w:tcBorders>
              <w:top w:val="single" w:sz="4" w:space="0" w:color="auto"/>
              <w:left w:val="single" w:sz="4" w:space="0" w:color="auto"/>
              <w:bottom w:val="single" w:sz="4" w:space="0" w:color="auto"/>
              <w:right w:val="single" w:sz="4" w:space="0" w:color="auto"/>
            </w:tcBorders>
          </w:tcPr>
          <w:p w14:paraId="718A472E"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60D9A951" w14:textId="77777777" w:rsidR="00E81674" w:rsidRDefault="00E81674"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39F255E6" w14:textId="77777777" w:rsidR="00E81674" w:rsidRDefault="00E81674" w:rsidP="00E9297B">
            <w:pPr>
              <w:pStyle w:val="NoSpacing"/>
            </w:pPr>
          </w:p>
        </w:tc>
        <w:tc>
          <w:tcPr>
            <w:tcW w:w="1980" w:type="dxa"/>
            <w:tcBorders>
              <w:top w:val="single" w:sz="4" w:space="0" w:color="auto"/>
              <w:left w:val="single" w:sz="4" w:space="0" w:color="auto"/>
              <w:bottom w:val="single" w:sz="4" w:space="0" w:color="auto"/>
              <w:right w:val="single" w:sz="4" w:space="0" w:color="auto"/>
            </w:tcBorders>
          </w:tcPr>
          <w:p w14:paraId="19418123" w14:textId="6B0BACD5"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0103E719"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5707627" w14:textId="77777777" w:rsidR="00E81674" w:rsidRDefault="00E81674" w:rsidP="00E9297B">
            <w:pPr>
              <w:pStyle w:val="NoSpacing"/>
            </w:pPr>
          </w:p>
        </w:tc>
      </w:tr>
      <w:tr w:rsidR="00E81674" w14:paraId="3C4587F3" w14:textId="56719BB2"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66165A78" w14:textId="77777777" w:rsidR="00E81674" w:rsidRDefault="00E81674" w:rsidP="00E9297B">
            <w:pPr>
              <w:pStyle w:val="NoSpacing"/>
            </w:pPr>
            <w:r>
              <w:t>2</w:t>
            </w:r>
          </w:p>
        </w:tc>
        <w:tc>
          <w:tcPr>
            <w:tcW w:w="720" w:type="dxa"/>
            <w:tcBorders>
              <w:top w:val="single" w:sz="4" w:space="0" w:color="auto"/>
              <w:left w:val="single" w:sz="4" w:space="0" w:color="auto"/>
              <w:bottom w:val="single" w:sz="4" w:space="0" w:color="auto"/>
              <w:right w:val="single" w:sz="4" w:space="0" w:color="auto"/>
            </w:tcBorders>
          </w:tcPr>
          <w:p w14:paraId="02998BBF" w14:textId="77777777" w:rsidR="00E81674" w:rsidRDefault="00E81674" w:rsidP="00E9297B">
            <w:pPr>
              <w:pStyle w:val="NoSpacing"/>
            </w:pPr>
          </w:p>
        </w:tc>
        <w:tc>
          <w:tcPr>
            <w:tcW w:w="2067" w:type="dxa"/>
            <w:tcBorders>
              <w:top w:val="single" w:sz="4" w:space="0" w:color="auto"/>
              <w:left w:val="single" w:sz="4" w:space="0" w:color="auto"/>
              <w:bottom w:val="single" w:sz="4" w:space="0" w:color="auto"/>
              <w:right w:val="single" w:sz="4" w:space="0" w:color="auto"/>
            </w:tcBorders>
          </w:tcPr>
          <w:p w14:paraId="5792C799" w14:textId="77777777" w:rsidR="00E81674" w:rsidRDefault="00E81674" w:rsidP="00E9297B">
            <w:pPr>
              <w:pStyle w:val="NoSpacing"/>
            </w:pPr>
          </w:p>
        </w:tc>
        <w:tc>
          <w:tcPr>
            <w:tcW w:w="2044" w:type="dxa"/>
            <w:tcBorders>
              <w:top w:val="single" w:sz="4" w:space="0" w:color="auto"/>
              <w:left w:val="single" w:sz="4" w:space="0" w:color="auto"/>
              <w:bottom w:val="single" w:sz="4" w:space="0" w:color="auto"/>
              <w:right w:val="single" w:sz="4" w:space="0" w:color="auto"/>
            </w:tcBorders>
          </w:tcPr>
          <w:p w14:paraId="35000EAE" w14:textId="77777777" w:rsidR="00E81674" w:rsidRDefault="00E81674" w:rsidP="00E9297B">
            <w:pPr>
              <w:pStyle w:val="NoSpacing"/>
            </w:pPr>
          </w:p>
        </w:tc>
        <w:tc>
          <w:tcPr>
            <w:tcW w:w="2340" w:type="dxa"/>
            <w:tcBorders>
              <w:top w:val="single" w:sz="4" w:space="0" w:color="auto"/>
              <w:left w:val="single" w:sz="4" w:space="0" w:color="auto"/>
              <w:bottom w:val="single" w:sz="4" w:space="0" w:color="auto"/>
              <w:right w:val="single" w:sz="4" w:space="0" w:color="auto"/>
            </w:tcBorders>
          </w:tcPr>
          <w:p w14:paraId="5E3FE860"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4C2896F" w14:textId="77777777" w:rsidR="00E81674" w:rsidRDefault="00E81674"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53E52389" w14:textId="77777777" w:rsidR="00E81674" w:rsidRDefault="00E81674" w:rsidP="00E9297B">
            <w:pPr>
              <w:pStyle w:val="NoSpacing"/>
            </w:pPr>
          </w:p>
        </w:tc>
        <w:tc>
          <w:tcPr>
            <w:tcW w:w="1980" w:type="dxa"/>
            <w:tcBorders>
              <w:top w:val="single" w:sz="4" w:space="0" w:color="auto"/>
              <w:left w:val="single" w:sz="4" w:space="0" w:color="auto"/>
              <w:bottom w:val="single" w:sz="4" w:space="0" w:color="auto"/>
              <w:right w:val="single" w:sz="4" w:space="0" w:color="auto"/>
            </w:tcBorders>
          </w:tcPr>
          <w:p w14:paraId="461F4A01" w14:textId="20D62F66"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3966EAAC"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F6EDA39" w14:textId="77777777" w:rsidR="00E81674" w:rsidRDefault="00E81674" w:rsidP="00E9297B">
            <w:pPr>
              <w:pStyle w:val="NoSpacing"/>
            </w:pPr>
          </w:p>
        </w:tc>
      </w:tr>
      <w:tr w:rsidR="00E81674" w14:paraId="5FB05843" w14:textId="3AB69F63"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527D4959" w14:textId="77777777" w:rsidR="00E81674" w:rsidRDefault="00E81674" w:rsidP="00E9297B">
            <w:pPr>
              <w:pStyle w:val="NoSpacing"/>
            </w:pPr>
            <w:r>
              <w:t>3</w:t>
            </w:r>
          </w:p>
        </w:tc>
        <w:tc>
          <w:tcPr>
            <w:tcW w:w="720" w:type="dxa"/>
            <w:tcBorders>
              <w:top w:val="single" w:sz="4" w:space="0" w:color="auto"/>
              <w:left w:val="single" w:sz="4" w:space="0" w:color="auto"/>
              <w:bottom w:val="single" w:sz="4" w:space="0" w:color="auto"/>
              <w:right w:val="single" w:sz="4" w:space="0" w:color="auto"/>
            </w:tcBorders>
          </w:tcPr>
          <w:p w14:paraId="2B73AD88" w14:textId="77777777" w:rsidR="00E81674" w:rsidRDefault="00E81674" w:rsidP="00E9297B">
            <w:pPr>
              <w:pStyle w:val="NoSpacing"/>
            </w:pPr>
          </w:p>
        </w:tc>
        <w:tc>
          <w:tcPr>
            <w:tcW w:w="2067" w:type="dxa"/>
            <w:tcBorders>
              <w:top w:val="single" w:sz="4" w:space="0" w:color="auto"/>
              <w:left w:val="single" w:sz="4" w:space="0" w:color="auto"/>
              <w:bottom w:val="single" w:sz="4" w:space="0" w:color="auto"/>
              <w:right w:val="single" w:sz="4" w:space="0" w:color="auto"/>
            </w:tcBorders>
          </w:tcPr>
          <w:p w14:paraId="0FD4F7DA" w14:textId="77777777" w:rsidR="00E81674" w:rsidRDefault="00E81674" w:rsidP="00E9297B">
            <w:pPr>
              <w:pStyle w:val="NoSpacing"/>
            </w:pPr>
          </w:p>
        </w:tc>
        <w:tc>
          <w:tcPr>
            <w:tcW w:w="2044" w:type="dxa"/>
            <w:tcBorders>
              <w:top w:val="single" w:sz="4" w:space="0" w:color="auto"/>
              <w:left w:val="single" w:sz="4" w:space="0" w:color="auto"/>
              <w:bottom w:val="single" w:sz="4" w:space="0" w:color="auto"/>
              <w:right w:val="single" w:sz="4" w:space="0" w:color="auto"/>
            </w:tcBorders>
          </w:tcPr>
          <w:p w14:paraId="78351792" w14:textId="77777777" w:rsidR="00E81674" w:rsidRDefault="00E81674" w:rsidP="00E9297B">
            <w:pPr>
              <w:pStyle w:val="NoSpacing"/>
            </w:pPr>
          </w:p>
        </w:tc>
        <w:tc>
          <w:tcPr>
            <w:tcW w:w="2340" w:type="dxa"/>
            <w:tcBorders>
              <w:top w:val="single" w:sz="4" w:space="0" w:color="auto"/>
              <w:left w:val="single" w:sz="4" w:space="0" w:color="auto"/>
              <w:bottom w:val="single" w:sz="4" w:space="0" w:color="auto"/>
              <w:right w:val="single" w:sz="4" w:space="0" w:color="auto"/>
            </w:tcBorders>
          </w:tcPr>
          <w:p w14:paraId="27D630C7"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F1A1C21" w14:textId="77777777" w:rsidR="00E81674" w:rsidRDefault="00E81674"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130D9777" w14:textId="77777777" w:rsidR="00E81674" w:rsidRDefault="00E81674" w:rsidP="00E9297B">
            <w:pPr>
              <w:pStyle w:val="NoSpacing"/>
            </w:pPr>
          </w:p>
        </w:tc>
        <w:tc>
          <w:tcPr>
            <w:tcW w:w="1980" w:type="dxa"/>
            <w:tcBorders>
              <w:top w:val="single" w:sz="4" w:space="0" w:color="auto"/>
              <w:left w:val="single" w:sz="4" w:space="0" w:color="auto"/>
              <w:bottom w:val="single" w:sz="4" w:space="0" w:color="auto"/>
              <w:right w:val="single" w:sz="4" w:space="0" w:color="auto"/>
            </w:tcBorders>
          </w:tcPr>
          <w:p w14:paraId="07B61607" w14:textId="1891238D"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6F77BD91"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0B0D7B46" w14:textId="77777777" w:rsidR="00E81674" w:rsidRDefault="00E81674" w:rsidP="00E9297B">
            <w:pPr>
              <w:pStyle w:val="NoSpacing"/>
            </w:pPr>
          </w:p>
        </w:tc>
      </w:tr>
    </w:tbl>
    <w:p w14:paraId="7A682A3C" w14:textId="77777777" w:rsidR="00AF4BA7" w:rsidRDefault="00AF4BA7" w:rsidP="00E9297B">
      <w:pPr>
        <w:pStyle w:val="NoSpacing"/>
      </w:pPr>
    </w:p>
    <w:p w14:paraId="092944E0" w14:textId="77777777" w:rsidR="00B858B3" w:rsidRDefault="00B858B3" w:rsidP="00E9297B">
      <w:pPr>
        <w:pStyle w:val="NoSpacing"/>
      </w:pPr>
    </w:p>
    <w:tbl>
      <w:tblPr>
        <w:tblStyle w:val="TableGrid"/>
        <w:tblW w:w="14038" w:type="dxa"/>
        <w:jc w:val="center"/>
        <w:tblCellMar>
          <w:left w:w="72" w:type="dxa"/>
          <w:right w:w="72" w:type="dxa"/>
        </w:tblCellMar>
        <w:tblLook w:val="04A0" w:firstRow="1" w:lastRow="0" w:firstColumn="1" w:lastColumn="0" w:noHBand="0" w:noVBand="1"/>
      </w:tblPr>
      <w:tblGrid>
        <w:gridCol w:w="3958"/>
        <w:gridCol w:w="4320"/>
        <w:gridCol w:w="5760"/>
      </w:tblGrid>
      <w:tr w:rsidR="001C2D61" w:rsidRPr="00147EA7" w14:paraId="545BD8C7" w14:textId="77777777" w:rsidTr="006F1927">
        <w:trPr>
          <w:trHeight w:val="20"/>
          <w:jc w:val="center"/>
        </w:trPr>
        <w:tc>
          <w:tcPr>
            <w:tcW w:w="8278" w:type="dxa"/>
            <w:gridSpan w:val="2"/>
            <w:tcBorders>
              <w:top w:val="single" w:sz="4" w:space="0" w:color="auto"/>
              <w:left w:val="single" w:sz="4" w:space="0" w:color="auto"/>
              <w:bottom w:val="single" w:sz="4" w:space="0" w:color="auto"/>
              <w:right w:val="single" w:sz="4" w:space="0" w:color="auto"/>
            </w:tcBorders>
          </w:tcPr>
          <w:p w14:paraId="0F43E945" w14:textId="77777777" w:rsidR="001C2D61" w:rsidRPr="00147EA7" w:rsidRDefault="001D5E68" w:rsidP="00E9297B">
            <w:pPr>
              <w:pStyle w:val="NoSpacing"/>
              <w:rPr>
                <w:b/>
              </w:rPr>
            </w:pPr>
            <w:r>
              <w:rPr>
                <w:b/>
              </w:rPr>
              <w:t>102</w:t>
            </w:r>
            <w:r>
              <w:rPr>
                <w:rFonts w:ascii="Courier New" w:hAnsi="Courier New" w:cs="Courier New"/>
                <w:b/>
              </w:rPr>
              <w:t>–</w:t>
            </w:r>
            <w:r w:rsidR="001C2D61" w:rsidRPr="00147EA7">
              <w:rPr>
                <w:b/>
              </w:rPr>
              <w:t>Reasons for increase area/increase thickness</w:t>
            </w:r>
          </w:p>
        </w:tc>
        <w:tc>
          <w:tcPr>
            <w:tcW w:w="5760" w:type="dxa"/>
            <w:tcBorders>
              <w:top w:val="single" w:sz="4" w:space="0" w:color="auto"/>
              <w:left w:val="single" w:sz="4" w:space="0" w:color="auto"/>
              <w:bottom w:val="single" w:sz="4" w:space="0" w:color="auto"/>
              <w:right w:val="single" w:sz="4" w:space="0" w:color="auto"/>
            </w:tcBorders>
          </w:tcPr>
          <w:p w14:paraId="3B58AFC4" w14:textId="77777777" w:rsidR="001C2D61" w:rsidRPr="00147EA7" w:rsidRDefault="001D5E68" w:rsidP="00E9297B">
            <w:pPr>
              <w:pStyle w:val="NoSpacing"/>
              <w:rPr>
                <w:b/>
              </w:rPr>
            </w:pPr>
            <w:r>
              <w:rPr>
                <w:b/>
              </w:rPr>
              <w:t>103</w:t>
            </w:r>
            <w:r>
              <w:rPr>
                <w:rFonts w:ascii="Courier New" w:hAnsi="Courier New" w:cs="Courier New"/>
                <w:b/>
              </w:rPr>
              <w:t>–</w:t>
            </w:r>
            <w:r w:rsidR="001C2D61" w:rsidRPr="00147EA7">
              <w:rPr>
                <w:b/>
              </w:rPr>
              <w:t xml:space="preserve">Reasons for decrease area/ decrease thickness </w:t>
            </w:r>
          </w:p>
        </w:tc>
      </w:tr>
      <w:tr w:rsidR="001C2D61" w:rsidRPr="00D7318A" w14:paraId="3E42A44B" w14:textId="77777777" w:rsidTr="006F1927">
        <w:trPr>
          <w:trHeight w:val="20"/>
          <w:jc w:val="center"/>
        </w:trPr>
        <w:tc>
          <w:tcPr>
            <w:tcW w:w="3958" w:type="dxa"/>
            <w:tcBorders>
              <w:top w:val="single" w:sz="4" w:space="0" w:color="auto"/>
              <w:left w:val="single" w:sz="4" w:space="0" w:color="auto"/>
              <w:bottom w:val="single" w:sz="4" w:space="0" w:color="auto"/>
              <w:right w:val="single" w:sz="4" w:space="0" w:color="auto"/>
            </w:tcBorders>
          </w:tcPr>
          <w:p w14:paraId="62983DAE" w14:textId="30C0B1F9" w:rsidR="001C2D61" w:rsidRPr="00D7318A" w:rsidRDefault="001C2D61" w:rsidP="00E9297B">
            <w:pPr>
              <w:pStyle w:val="NoSpacing"/>
            </w:pPr>
            <w:r w:rsidRPr="00D7318A">
              <w:t>1</w:t>
            </w:r>
            <w:r w:rsidR="00A44A04" w:rsidRPr="00D7318A">
              <w:t>=</w:t>
            </w:r>
            <w:r w:rsidR="00F60C35" w:rsidRPr="00D7318A">
              <w:t>L</w:t>
            </w:r>
            <w:r w:rsidRPr="00D7318A">
              <w:t>and left to regenerate</w:t>
            </w:r>
          </w:p>
          <w:p w14:paraId="058331ED" w14:textId="3D3B2762" w:rsidR="001C2D61" w:rsidRPr="00D7318A" w:rsidRDefault="001C2D61" w:rsidP="00E9297B">
            <w:pPr>
              <w:pStyle w:val="NoSpacing"/>
            </w:pPr>
            <w:r w:rsidRPr="00D7318A">
              <w:t>2</w:t>
            </w:r>
            <w:r w:rsidR="00A44A04" w:rsidRPr="00D7318A">
              <w:t>=</w:t>
            </w:r>
            <w:r w:rsidR="00F60C35" w:rsidRPr="00D7318A">
              <w:t>P</w:t>
            </w:r>
            <w:r w:rsidRPr="00D7318A">
              <w:t>lanting trees</w:t>
            </w:r>
          </w:p>
          <w:p w14:paraId="151F124A" w14:textId="0E113CC3" w:rsidR="001C2D61" w:rsidRPr="00D7318A" w:rsidRDefault="001C2D61" w:rsidP="00E9297B">
            <w:pPr>
              <w:pStyle w:val="NoSpacing"/>
            </w:pPr>
            <w:r w:rsidRPr="00D7318A">
              <w:t>3</w:t>
            </w:r>
            <w:r w:rsidR="00A44A04" w:rsidRPr="00D7318A">
              <w:t>=</w:t>
            </w:r>
            <w:r w:rsidR="00F60C35" w:rsidRPr="00D7318A">
              <w:t>C</w:t>
            </w:r>
            <w:r w:rsidRPr="00D7318A">
              <w:t>onservational activities/sustainable harvest practices</w:t>
            </w:r>
          </w:p>
          <w:p w14:paraId="640D5568" w14:textId="17C63B4C" w:rsidR="001C2D61" w:rsidRPr="00D7318A" w:rsidRDefault="001C2D61" w:rsidP="00E9297B">
            <w:pPr>
              <w:pStyle w:val="NoSpacing"/>
            </w:pPr>
            <w:r w:rsidRPr="00D7318A">
              <w:t>4</w:t>
            </w:r>
            <w:r w:rsidR="00A44A04" w:rsidRPr="00D7318A">
              <w:t>=</w:t>
            </w:r>
            <w:r w:rsidR="00F60C35" w:rsidRPr="00D7318A">
              <w:t>R</w:t>
            </w:r>
            <w:r w:rsidRPr="00D7318A">
              <w:t xml:space="preserve">educed use from large-scale commercial users </w:t>
            </w:r>
          </w:p>
          <w:p w14:paraId="6E925D48" w14:textId="09B99CCA" w:rsidR="001C2D61" w:rsidRPr="00D7318A" w:rsidRDefault="001C2D61" w:rsidP="00E9297B">
            <w:pPr>
              <w:pStyle w:val="NoSpacing"/>
            </w:pPr>
            <w:r w:rsidRPr="00D7318A">
              <w:t>5</w:t>
            </w:r>
            <w:r w:rsidR="00A44A04" w:rsidRPr="00D7318A">
              <w:t>=</w:t>
            </w:r>
            <w:r w:rsidR="00F60C35" w:rsidRPr="00D7318A">
              <w:t>R</w:t>
            </w:r>
            <w:r w:rsidRPr="00D7318A">
              <w:t xml:space="preserve">educed local/small scale commercial use </w:t>
            </w:r>
          </w:p>
          <w:p w14:paraId="00117F95" w14:textId="63696FAA" w:rsidR="00B858B3" w:rsidRPr="00D7318A" w:rsidRDefault="00B858B3" w:rsidP="00E9297B">
            <w:pPr>
              <w:pStyle w:val="NoSpacing"/>
            </w:pPr>
            <w:r w:rsidRPr="00D7318A">
              <w:t>6=</w:t>
            </w:r>
            <w:r w:rsidR="00F60C35" w:rsidRPr="00D7318A">
              <w:t>C</w:t>
            </w:r>
            <w:r w:rsidRPr="00D7318A">
              <w:t>limate change (increase rainfall, change in temp)</w:t>
            </w:r>
          </w:p>
        </w:tc>
        <w:tc>
          <w:tcPr>
            <w:tcW w:w="4320" w:type="dxa"/>
            <w:tcBorders>
              <w:top w:val="single" w:sz="4" w:space="0" w:color="auto"/>
              <w:left w:val="single" w:sz="4" w:space="0" w:color="auto"/>
              <w:bottom w:val="single" w:sz="4" w:space="0" w:color="auto"/>
              <w:right w:val="single" w:sz="4" w:space="0" w:color="auto"/>
            </w:tcBorders>
          </w:tcPr>
          <w:p w14:paraId="3A582450" w14:textId="6B7866F6" w:rsidR="001C2D61" w:rsidRPr="00D7318A" w:rsidRDefault="001C2D61" w:rsidP="00E9297B">
            <w:pPr>
              <w:pStyle w:val="NoSpacing"/>
            </w:pPr>
            <w:r w:rsidRPr="00D7318A">
              <w:t>7=</w:t>
            </w:r>
            <w:r w:rsidR="00F60C35" w:rsidRPr="00D7318A">
              <w:t>R</w:t>
            </w:r>
            <w:r w:rsidRPr="00D7318A">
              <w:t>educed roads/transport to the area</w:t>
            </w:r>
          </w:p>
          <w:p w14:paraId="6275D8D8" w14:textId="2162A3E2" w:rsidR="001C2D61" w:rsidRPr="00D7318A" w:rsidRDefault="001C2D61" w:rsidP="00E9297B">
            <w:pPr>
              <w:pStyle w:val="NoSpacing"/>
            </w:pPr>
            <w:r w:rsidRPr="00D7318A">
              <w:t>8=</w:t>
            </w:r>
            <w:r w:rsidR="00F60C35" w:rsidRPr="00D7318A">
              <w:t>R</w:t>
            </w:r>
            <w:r w:rsidRPr="00D7318A">
              <w:t>educed charcoal production</w:t>
            </w:r>
          </w:p>
          <w:p w14:paraId="5E0CBE65" w14:textId="4654CCFF" w:rsidR="001C2D61" w:rsidRPr="00D7318A" w:rsidRDefault="001C2D61" w:rsidP="00E9297B">
            <w:pPr>
              <w:pStyle w:val="NoSpacing"/>
            </w:pPr>
            <w:r w:rsidRPr="00D7318A">
              <w:t>9=</w:t>
            </w:r>
            <w:r w:rsidR="00F60C35" w:rsidRPr="00D7318A">
              <w:t>R</w:t>
            </w:r>
            <w:r w:rsidRPr="00D7318A">
              <w:t xml:space="preserve">educed timber harvesting </w:t>
            </w:r>
          </w:p>
          <w:p w14:paraId="29F1000F" w14:textId="77777777" w:rsidR="001C2D61" w:rsidRPr="00D7318A" w:rsidRDefault="001C2D61" w:rsidP="00E9297B">
            <w:pPr>
              <w:pStyle w:val="NoSpacing"/>
            </w:pPr>
            <w:r w:rsidRPr="00D7318A">
              <w:t>10=Reduced fires</w:t>
            </w:r>
          </w:p>
          <w:p w14:paraId="1D9C1159" w14:textId="77777777" w:rsidR="001C2D61" w:rsidRPr="00D7318A" w:rsidRDefault="001C2D61" w:rsidP="00E9297B">
            <w:pPr>
              <w:pStyle w:val="NoSpacing"/>
            </w:pPr>
            <w:r w:rsidRPr="00D7318A">
              <w:t>11=People from outside restricting access</w:t>
            </w:r>
          </w:p>
          <w:p w14:paraId="07524B44" w14:textId="77777777" w:rsidR="001C2D61" w:rsidRPr="00D7318A" w:rsidRDefault="001C2D61" w:rsidP="00E9297B">
            <w:pPr>
              <w:pStyle w:val="NoSpacing"/>
            </w:pPr>
            <w:r w:rsidRPr="00D7318A">
              <w:t>12=State or local authorities restricting access</w:t>
            </w:r>
          </w:p>
          <w:p w14:paraId="7B1E3190" w14:textId="12F0B821" w:rsidR="001C2D61" w:rsidRPr="00D7318A" w:rsidRDefault="001C2D61" w:rsidP="00E9297B">
            <w:pPr>
              <w:pStyle w:val="NoSpacing"/>
            </w:pPr>
            <w:r w:rsidRPr="00D7318A">
              <w:t>13=Customary/</w:t>
            </w:r>
            <w:r w:rsidR="005A50C1" w:rsidRPr="00D7318A">
              <w:t>village</w:t>
            </w:r>
            <w:r w:rsidRPr="00D7318A">
              <w:t xml:space="preserve"> restrictions on access </w:t>
            </w:r>
          </w:p>
          <w:p w14:paraId="5060548D" w14:textId="77777777" w:rsidR="001C2D61" w:rsidRPr="00D7318A" w:rsidRDefault="001C2D61" w:rsidP="00E9297B">
            <w:pPr>
              <w:pStyle w:val="NoSpacing"/>
            </w:pPr>
            <w:r w:rsidRPr="00D7318A">
              <w:t xml:space="preserve">14=Some other restriction in access, specify </w:t>
            </w:r>
          </w:p>
          <w:p w14:paraId="1A988D27" w14:textId="77777777" w:rsidR="001C2D61" w:rsidRPr="00D7318A" w:rsidRDefault="00903B97" w:rsidP="00E9297B">
            <w:pPr>
              <w:pStyle w:val="NoSpacing"/>
            </w:pPr>
            <w:r w:rsidRPr="00D7318A">
              <w:t>97=Other, please specify</w:t>
            </w:r>
            <w:r w:rsidR="001C2D61" w:rsidRPr="00D7318A">
              <w:t xml:space="preserve"> </w:t>
            </w:r>
          </w:p>
        </w:tc>
        <w:tc>
          <w:tcPr>
            <w:tcW w:w="5760" w:type="dxa"/>
            <w:tcBorders>
              <w:top w:val="single" w:sz="4" w:space="0" w:color="auto"/>
              <w:left w:val="single" w:sz="4" w:space="0" w:color="auto"/>
              <w:bottom w:val="single" w:sz="4" w:space="0" w:color="auto"/>
              <w:right w:val="single" w:sz="4" w:space="0" w:color="auto"/>
            </w:tcBorders>
          </w:tcPr>
          <w:p w14:paraId="696BC22B" w14:textId="0512CC7A" w:rsidR="001C2D61" w:rsidRPr="00D7318A" w:rsidRDefault="001C2D61" w:rsidP="00E9297B">
            <w:pPr>
              <w:pStyle w:val="NoSpacing"/>
            </w:pPr>
            <w:r w:rsidRPr="00D7318A">
              <w:t>1</w:t>
            </w:r>
            <w:r w:rsidR="00A44A04" w:rsidRPr="00D7318A">
              <w:t>=</w:t>
            </w:r>
            <w:r w:rsidR="00F60C35" w:rsidRPr="00D7318A">
              <w:t>S</w:t>
            </w:r>
            <w:r w:rsidRPr="00D7318A">
              <w:t>mall-scale clearing for agriculture</w:t>
            </w:r>
          </w:p>
          <w:p w14:paraId="6604E3E1" w14:textId="6035E14D" w:rsidR="001C2D61" w:rsidRPr="00D7318A" w:rsidRDefault="001C2D61" w:rsidP="00E9297B">
            <w:pPr>
              <w:pStyle w:val="NoSpacing"/>
            </w:pPr>
            <w:r w:rsidRPr="00D7318A">
              <w:t>2</w:t>
            </w:r>
            <w:r w:rsidR="00A44A04" w:rsidRPr="00D7318A">
              <w:t>=</w:t>
            </w:r>
            <w:r w:rsidR="00F60C35" w:rsidRPr="00D7318A">
              <w:t>L</w:t>
            </w:r>
            <w:r w:rsidRPr="00D7318A">
              <w:t xml:space="preserve">arge-scale projects (plantations, new settlements, mining, infrastructure, </w:t>
            </w:r>
            <w:proofErr w:type="spellStart"/>
            <w:r w:rsidRPr="00D7318A">
              <w:t>etc</w:t>
            </w:r>
            <w:proofErr w:type="spellEnd"/>
            <w:r w:rsidRPr="00D7318A">
              <w:t>)</w:t>
            </w:r>
          </w:p>
          <w:p w14:paraId="64A71D08" w14:textId="64E8B60D" w:rsidR="001C2D61" w:rsidRPr="00D7318A" w:rsidRDefault="001C2D61" w:rsidP="00E9297B">
            <w:pPr>
              <w:pStyle w:val="NoSpacing"/>
            </w:pPr>
            <w:r w:rsidRPr="00D7318A">
              <w:t>3=</w:t>
            </w:r>
            <w:r w:rsidR="00F60C35" w:rsidRPr="00D7318A">
              <w:t>I</w:t>
            </w:r>
            <w:r w:rsidR="004C08B8" w:rsidRPr="00D7318A">
              <w:t xml:space="preserve">ncreased </w:t>
            </w:r>
            <w:r w:rsidRPr="00D7318A">
              <w:t>charcoal production</w:t>
            </w:r>
          </w:p>
          <w:p w14:paraId="7A11A421" w14:textId="2ADD9526" w:rsidR="001C2D61" w:rsidRPr="00D7318A" w:rsidRDefault="001C2D61" w:rsidP="00E9297B">
            <w:pPr>
              <w:pStyle w:val="NoSpacing"/>
            </w:pPr>
            <w:r w:rsidRPr="00D7318A">
              <w:t>4=</w:t>
            </w:r>
            <w:r w:rsidR="00F60C35" w:rsidRPr="00D7318A">
              <w:t>I</w:t>
            </w:r>
            <w:r w:rsidRPr="00D7318A">
              <w:t>ncreased timber harvesting</w:t>
            </w:r>
          </w:p>
          <w:p w14:paraId="11D2793B" w14:textId="11AF91AC" w:rsidR="001C2D61" w:rsidRPr="00D7318A" w:rsidRDefault="001C2D61" w:rsidP="00E9297B">
            <w:pPr>
              <w:pStyle w:val="NoSpacing"/>
            </w:pPr>
            <w:r w:rsidRPr="00D7318A">
              <w:t>5=</w:t>
            </w:r>
            <w:r w:rsidR="00F60C35" w:rsidRPr="00D7318A">
              <w:t>I</w:t>
            </w:r>
            <w:r w:rsidRPr="00D7318A">
              <w:t xml:space="preserve">ncreased brick burning </w:t>
            </w:r>
          </w:p>
          <w:p w14:paraId="52818DFF" w14:textId="5EDAC4B8" w:rsidR="001C2D61" w:rsidRPr="00D7318A" w:rsidRDefault="001C2D61" w:rsidP="00E9297B">
            <w:pPr>
              <w:pStyle w:val="NoSpacing"/>
            </w:pPr>
            <w:r w:rsidRPr="00D7318A">
              <w:t>6</w:t>
            </w:r>
            <w:r w:rsidR="00A44A04" w:rsidRPr="00D7318A">
              <w:t>=</w:t>
            </w:r>
            <w:r w:rsidR="00F60C35" w:rsidRPr="00D7318A">
              <w:t>P</w:t>
            </w:r>
            <w:r w:rsidRPr="00D7318A">
              <w:t>oor harvesting practices</w:t>
            </w:r>
          </w:p>
          <w:p w14:paraId="4F314701" w14:textId="5EEDAB8A" w:rsidR="001C2D61" w:rsidRPr="00D7318A" w:rsidRDefault="001C2D61" w:rsidP="00E9297B">
            <w:pPr>
              <w:pStyle w:val="NoSpacing"/>
            </w:pPr>
            <w:r w:rsidRPr="00D7318A">
              <w:t>7</w:t>
            </w:r>
            <w:r w:rsidR="00A44A04" w:rsidRPr="00D7318A">
              <w:t>=</w:t>
            </w:r>
            <w:r w:rsidR="00F60C35" w:rsidRPr="00D7318A">
              <w:t>B</w:t>
            </w:r>
            <w:r w:rsidRPr="00D7318A">
              <w:t xml:space="preserve">ush burning </w:t>
            </w:r>
          </w:p>
          <w:p w14:paraId="307DC343" w14:textId="77777777" w:rsidR="001C2D61" w:rsidRPr="00D7318A" w:rsidRDefault="001C2D61" w:rsidP="00E9297B">
            <w:pPr>
              <w:pStyle w:val="NoSpacing"/>
            </w:pPr>
            <w:r w:rsidRPr="00D7318A">
              <w:t>8=Natural disasters or pests</w:t>
            </w:r>
          </w:p>
          <w:p w14:paraId="63B8A945" w14:textId="77777777" w:rsidR="001C2D61" w:rsidRPr="00D7318A" w:rsidRDefault="00903B97" w:rsidP="00E9297B">
            <w:pPr>
              <w:pStyle w:val="NoSpacing"/>
            </w:pPr>
            <w:r w:rsidRPr="00D7318A">
              <w:t>97=Other, please specify</w:t>
            </w:r>
            <w:r w:rsidR="001C2D61" w:rsidRPr="00D7318A">
              <w:t xml:space="preserve"> </w:t>
            </w:r>
          </w:p>
        </w:tc>
      </w:tr>
    </w:tbl>
    <w:p w14:paraId="1DA59E20" w14:textId="77777777" w:rsidR="00B858B3" w:rsidRDefault="00B858B3" w:rsidP="00E9297B">
      <w:pPr>
        <w:pStyle w:val="NoSpacing"/>
      </w:pPr>
    </w:p>
    <w:p w14:paraId="75AFF309" w14:textId="77777777" w:rsidR="00B858B3" w:rsidRDefault="00B858B3" w:rsidP="00E9297B">
      <w:pPr>
        <w:pStyle w:val="NoSpacing"/>
      </w:pPr>
    </w:p>
    <w:p w14:paraId="7A0B900F" w14:textId="77777777" w:rsidR="00B858B3" w:rsidRDefault="00B858B3" w:rsidP="00E9297B">
      <w:pPr>
        <w:pStyle w:val="NoSpacing"/>
        <w:sectPr w:rsidR="00B858B3">
          <w:pgSz w:w="15840" w:h="12240" w:orient="landscape"/>
          <w:pgMar w:top="720" w:right="1440" w:bottom="720" w:left="1440" w:header="720" w:footer="720" w:gutter="0"/>
          <w:cols w:space="720"/>
          <w:docGrid w:linePitch="360"/>
        </w:sectPr>
      </w:pPr>
    </w:p>
    <w:tbl>
      <w:tblPr>
        <w:tblStyle w:val="TableGrid"/>
        <w:tblW w:w="15444" w:type="dxa"/>
        <w:jc w:val="center"/>
        <w:tblLayout w:type="fixed"/>
        <w:tblCellMar>
          <w:left w:w="72" w:type="dxa"/>
          <w:right w:w="72" w:type="dxa"/>
        </w:tblCellMar>
        <w:tblLook w:val="04A0" w:firstRow="1" w:lastRow="0" w:firstColumn="1" w:lastColumn="0" w:noHBand="0" w:noVBand="1"/>
      </w:tblPr>
      <w:tblGrid>
        <w:gridCol w:w="741"/>
        <w:gridCol w:w="1584"/>
        <w:gridCol w:w="864"/>
        <w:gridCol w:w="1584"/>
        <w:gridCol w:w="1080"/>
        <w:gridCol w:w="1890"/>
        <w:gridCol w:w="1620"/>
        <w:gridCol w:w="1149"/>
        <w:gridCol w:w="1890"/>
        <w:gridCol w:w="1152"/>
        <w:gridCol w:w="1890"/>
      </w:tblGrid>
      <w:tr w:rsidR="009613FA" w14:paraId="41805E74" w14:textId="1FFBE455" w:rsidTr="00553994">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28A28FF4" w14:textId="34C46E92" w:rsidR="009613FA" w:rsidRDefault="009613FA" w:rsidP="00E9297B">
            <w:pPr>
              <w:pStyle w:val="NoSpacing"/>
            </w:pPr>
            <w:r>
              <w:lastRenderedPageBreak/>
              <w:t>Forest ID code</w:t>
            </w:r>
          </w:p>
        </w:tc>
        <w:tc>
          <w:tcPr>
            <w:tcW w:w="1584" w:type="dxa"/>
            <w:tcBorders>
              <w:top w:val="single" w:sz="4" w:space="0" w:color="auto"/>
              <w:left w:val="single" w:sz="4" w:space="0" w:color="auto"/>
              <w:bottom w:val="single" w:sz="4" w:space="0" w:color="auto"/>
              <w:right w:val="single" w:sz="4" w:space="0" w:color="auto"/>
            </w:tcBorders>
          </w:tcPr>
          <w:p w14:paraId="137E859F" w14:textId="3030B63A" w:rsidR="009613FA" w:rsidRDefault="009613FA" w:rsidP="00E9297B">
            <w:pPr>
              <w:pStyle w:val="NoSpacing"/>
            </w:pPr>
            <w:r>
              <w:t>C9. Are there some kinds of trees that you used to see here 3 years ago that you no longer see?</w:t>
            </w:r>
          </w:p>
          <w:p w14:paraId="77D8E605" w14:textId="77777777" w:rsidR="009613FA" w:rsidRDefault="009613FA" w:rsidP="00E9297B">
            <w:pPr>
              <w:pStyle w:val="NoSpacing"/>
            </w:pPr>
          </w:p>
          <w:p w14:paraId="56FD5609" w14:textId="77777777" w:rsidR="009613FA" w:rsidRDefault="009613FA" w:rsidP="00E9297B">
            <w:pPr>
              <w:pStyle w:val="NoSpacing"/>
            </w:pPr>
            <w:r>
              <w:t>0=No</w:t>
            </w:r>
          </w:p>
          <w:p w14:paraId="4FDA79CD" w14:textId="77777777" w:rsidR="009613FA" w:rsidRDefault="009613FA" w:rsidP="00E9297B">
            <w:pPr>
              <w:pStyle w:val="NoSpacing"/>
            </w:pPr>
            <w:r>
              <w:t>1=Yes</w:t>
            </w:r>
          </w:p>
          <w:p w14:paraId="0B7F81D8" w14:textId="77777777" w:rsidR="009613FA" w:rsidRDefault="009613FA" w:rsidP="00E9297B">
            <w:pPr>
              <w:pStyle w:val="NoSpacing"/>
            </w:pPr>
            <w:r>
              <w:t>888=Don’t know</w:t>
            </w:r>
          </w:p>
          <w:p w14:paraId="35A5032D" w14:textId="77777777" w:rsidR="009613FA" w:rsidRDefault="009613FA" w:rsidP="00E9297B">
            <w:pPr>
              <w:pStyle w:val="NoSpacing"/>
            </w:pPr>
            <w:r>
              <w:t>999=Prefer not to respond</w:t>
            </w:r>
          </w:p>
          <w:p w14:paraId="1677A8AC" w14:textId="09866640" w:rsidR="009613FA" w:rsidRPr="00E81674" w:rsidRDefault="009613FA" w:rsidP="00E9297B">
            <w:pPr>
              <w:pStyle w:val="NoSpacing"/>
              <w:rPr>
                <w:i/>
              </w:rPr>
            </w:pPr>
            <w:r w:rsidRPr="00E81674">
              <w:rPr>
                <w:i/>
              </w:rPr>
              <w:t xml:space="preserve">If 0, skip to C.11 </w:t>
            </w:r>
          </w:p>
        </w:tc>
        <w:tc>
          <w:tcPr>
            <w:tcW w:w="864" w:type="dxa"/>
            <w:tcBorders>
              <w:top w:val="single" w:sz="4" w:space="0" w:color="auto"/>
              <w:left w:val="single" w:sz="4" w:space="0" w:color="auto"/>
              <w:bottom w:val="single" w:sz="4" w:space="0" w:color="auto"/>
              <w:right w:val="single" w:sz="4" w:space="0" w:color="auto"/>
            </w:tcBorders>
          </w:tcPr>
          <w:p w14:paraId="582C4F7D" w14:textId="77777777" w:rsidR="009613FA" w:rsidRDefault="009613FA" w:rsidP="00571AF2">
            <w:pPr>
              <w:pStyle w:val="NoSpacing"/>
            </w:pPr>
            <w:r>
              <w:t>C10. If yes, can you list these types of trees?</w:t>
            </w:r>
          </w:p>
          <w:p w14:paraId="36F260E7" w14:textId="77777777" w:rsidR="009613FA" w:rsidRDefault="009613FA" w:rsidP="00571AF2">
            <w:pPr>
              <w:pStyle w:val="NoSpacing"/>
            </w:pPr>
          </w:p>
          <w:p w14:paraId="078E815D" w14:textId="442D89E1" w:rsidR="009613FA" w:rsidRDefault="007903CB" w:rsidP="00571AF2">
            <w:pPr>
              <w:pStyle w:val="NoSpacing"/>
            </w:pPr>
            <w:r>
              <w:t>See code 4</w:t>
            </w:r>
            <w:r w:rsidR="009613FA">
              <w:t>02</w:t>
            </w:r>
          </w:p>
        </w:tc>
        <w:tc>
          <w:tcPr>
            <w:tcW w:w="1584" w:type="dxa"/>
            <w:tcBorders>
              <w:top w:val="single" w:sz="4" w:space="0" w:color="auto"/>
              <w:left w:val="single" w:sz="4" w:space="0" w:color="auto"/>
              <w:bottom w:val="single" w:sz="4" w:space="0" w:color="auto"/>
              <w:right w:val="single" w:sz="4" w:space="0" w:color="auto"/>
            </w:tcBorders>
          </w:tcPr>
          <w:p w14:paraId="01058D14" w14:textId="0A541EC0" w:rsidR="009613FA" w:rsidRDefault="009613FA" w:rsidP="00E9297B">
            <w:pPr>
              <w:pStyle w:val="NoSpacing"/>
            </w:pPr>
            <w:r>
              <w:t xml:space="preserve">C11. Are there some </w:t>
            </w:r>
            <w:proofErr w:type="gramStart"/>
            <w:r>
              <w:t>NEW  types</w:t>
            </w:r>
            <w:proofErr w:type="gramEnd"/>
            <w:r>
              <w:t xml:space="preserve"> of trees that you see in this forest that you did not see 3 years ago?</w:t>
            </w:r>
          </w:p>
          <w:p w14:paraId="4D01E5E6" w14:textId="77777777" w:rsidR="009613FA" w:rsidRDefault="009613FA" w:rsidP="00E9297B">
            <w:pPr>
              <w:pStyle w:val="NoSpacing"/>
            </w:pPr>
            <w:r>
              <w:t>0=No</w:t>
            </w:r>
          </w:p>
          <w:p w14:paraId="5CDD73C8" w14:textId="77777777" w:rsidR="009613FA" w:rsidRDefault="009613FA" w:rsidP="00E9297B">
            <w:pPr>
              <w:pStyle w:val="NoSpacing"/>
            </w:pPr>
            <w:r>
              <w:t>1=Yes</w:t>
            </w:r>
          </w:p>
          <w:p w14:paraId="36AFB30C" w14:textId="77777777" w:rsidR="009613FA" w:rsidRDefault="009613FA" w:rsidP="00E9297B">
            <w:pPr>
              <w:pStyle w:val="NoSpacing"/>
            </w:pPr>
            <w:r>
              <w:t>888=Don’t know</w:t>
            </w:r>
          </w:p>
          <w:p w14:paraId="040D51D6" w14:textId="77777777" w:rsidR="009613FA" w:rsidRDefault="009613FA" w:rsidP="00E9297B">
            <w:pPr>
              <w:pStyle w:val="NoSpacing"/>
            </w:pPr>
            <w:r>
              <w:t>999=Prefer not to respond</w:t>
            </w:r>
          </w:p>
          <w:p w14:paraId="0E093525" w14:textId="77777777" w:rsidR="009613FA" w:rsidRDefault="009613FA" w:rsidP="00E9297B">
            <w:pPr>
              <w:pStyle w:val="NoSpacing"/>
            </w:pPr>
          </w:p>
          <w:p w14:paraId="0D74A2B6" w14:textId="55769D64" w:rsidR="009613FA" w:rsidRPr="00E81674" w:rsidRDefault="009613FA" w:rsidP="00E9297B">
            <w:pPr>
              <w:pStyle w:val="NoSpacing"/>
              <w:rPr>
                <w:i/>
              </w:rPr>
            </w:pPr>
          </w:p>
        </w:tc>
        <w:tc>
          <w:tcPr>
            <w:tcW w:w="1080" w:type="dxa"/>
            <w:tcBorders>
              <w:top w:val="single" w:sz="4" w:space="0" w:color="auto"/>
              <w:left w:val="single" w:sz="4" w:space="0" w:color="auto"/>
              <w:bottom w:val="single" w:sz="4" w:space="0" w:color="auto"/>
              <w:right w:val="single" w:sz="4" w:space="0" w:color="auto"/>
            </w:tcBorders>
          </w:tcPr>
          <w:p w14:paraId="4FF913E9" w14:textId="77777777" w:rsidR="009613FA" w:rsidRDefault="009613FA" w:rsidP="00E81674">
            <w:pPr>
              <w:pStyle w:val="NoSpacing"/>
            </w:pPr>
            <w:r>
              <w:t>C12. Please list these types of trees</w:t>
            </w:r>
          </w:p>
          <w:p w14:paraId="706D0015" w14:textId="77777777" w:rsidR="009613FA" w:rsidRDefault="009613FA" w:rsidP="00E81674">
            <w:pPr>
              <w:pStyle w:val="NoSpacing"/>
            </w:pPr>
            <w:r>
              <w:t>Select all that apply.</w:t>
            </w:r>
          </w:p>
          <w:p w14:paraId="128DA008" w14:textId="77777777" w:rsidR="009613FA" w:rsidRDefault="009613FA" w:rsidP="00E81674">
            <w:pPr>
              <w:pStyle w:val="NoSpacing"/>
            </w:pPr>
          </w:p>
          <w:p w14:paraId="19174CC1" w14:textId="5E41034F" w:rsidR="009613FA" w:rsidRDefault="009613FA" w:rsidP="00E81674">
            <w:pPr>
              <w:pStyle w:val="NoSpacing"/>
            </w:pPr>
            <w:r>
              <w:t>See Code 404.</w:t>
            </w:r>
          </w:p>
        </w:tc>
        <w:tc>
          <w:tcPr>
            <w:tcW w:w="1890" w:type="dxa"/>
            <w:tcBorders>
              <w:top w:val="single" w:sz="4" w:space="0" w:color="auto"/>
              <w:left w:val="single" w:sz="4" w:space="0" w:color="auto"/>
              <w:bottom w:val="single" w:sz="4" w:space="0" w:color="auto"/>
              <w:right w:val="single" w:sz="4" w:space="0" w:color="auto"/>
            </w:tcBorders>
          </w:tcPr>
          <w:p w14:paraId="2DE84E19" w14:textId="09FA9DC6" w:rsidR="009613FA" w:rsidRDefault="009613FA" w:rsidP="00E9297B">
            <w:pPr>
              <w:pStyle w:val="NoSpacing"/>
            </w:pPr>
            <w:r>
              <w:t>C13. In your view, during the past 3 years, have the number of wildlife in this forest?</w:t>
            </w:r>
          </w:p>
          <w:p w14:paraId="4408E195" w14:textId="77777777" w:rsidR="009613FA" w:rsidRDefault="009613FA" w:rsidP="00E9297B">
            <w:pPr>
              <w:pStyle w:val="NoSpacing"/>
            </w:pPr>
            <w:r>
              <w:t>1=Increased greatly</w:t>
            </w:r>
          </w:p>
          <w:p w14:paraId="23C2FC6E" w14:textId="77777777" w:rsidR="009613FA" w:rsidRDefault="009613FA" w:rsidP="00E9297B">
            <w:pPr>
              <w:pStyle w:val="NoSpacing"/>
            </w:pPr>
            <w:r>
              <w:t>2=Increased slightly</w:t>
            </w:r>
          </w:p>
          <w:p w14:paraId="0A5ABFA3" w14:textId="77777777" w:rsidR="009613FA" w:rsidRDefault="009613FA" w:rsidP="00E9297B">
            <w:pPr>
              <w:pStyle w:val="NoSpacing"/>
            </w:pPr>
            <w:r>
              <w:t>3=Stayed the same</w:t>
            </w:r>
          </w:p>
          <w:p w14:paraId="5676821E" w14:textId="77777777" w:rsidR="009613FA" w:rsidRDefault="009613FA" w:rsidP="00E9297B">
            <w:pPr>
              <w:pStyle w:val="NoSpacing"/>
            </w:pPr>
            <w:r>
              <w:t>4=Decreased slightly</w:t>
            </w:r>
          </w:p>
          <w:p w14:paraId="1B6A91B1" w14:textId="77777777" w:rsidR="009613FA" w:rsidRDefault="009613FA" w:rsidP="00E9297B">
            <w:pPr>
              <w:pStyle w:val="NoSpacing"/>
            </w:pPr>
            <w:r>
              <w:t>5=Decreased greatly</w:t>
            </w:r>
          </w:p>
        </w:tc>
        <w:tc>
          <w:tcPr>
            <w:tcW w:w="1620" w:type="dxa"/>
            <w:tcBorders>
              <w:top w:val="single" w:sz="4" w:space="0" w:color="auto"/>
              <w:left w:val="single" w:sz="4" w:space="0" w:color="auto"/>
              <w:bottom w:val="single" w:sz="4" w:space="0" w:color="auto"/>
              <w:right w:val="single" w:sz="4" w:space="0" w:color="auto"/>
            </w:tcBorders>
          </w:tcPr>
          <w:p w14:paraId="05B20B08" w14:textId="06E29501" w:rsidR="009613FA" w:rsidRDefault="009613FA" w:rsidP="00E9297B">
            <w:pPr>
              <w:pStyle w:val="NoSpacing"/>
            </w:pPr>
            <w:r>
              <w:t>C14. Are there some kinds of animals that you see in this forest that you did not see 3 years ago?</w:t>
            </w:r>
          </w:p>
          <w:p w14:paraId="1A5DE5AF" w14:textId="47B8C638" w:rsidR="009613FA" w:rsidRDefault="009613FA" w:rsidP="00E9297B">
            <w:pPr>
              <w:pStyle w:val="NoSpacing"/>
            </w:pPr>
            <w:r>
              <w:t xml:space="preserve">0=No </w:t>
            </w:r>
          </w:p>
          <w:p w14:paraId="1F4131C2" w14:textId="77777777" w:rsidR="009613FA" w:rsidRDefault="009613FA" w:rsidP="00E81674">
            <w:pPr>
              <w:pStyle w:val="NoSpacing"/>
            </w:pPr>
            <w:r>
              <w:t>1=Yes</w:t>
            </w:r>
          </w:p>
          <w:p w14:paraId="231EA862" w14:textId="77777777" w:rsidR="009613FA" w:rsidRDefault="009613FA" w:rsidP="00E81674">
            <w:pPr>
              <w:pStyle w:val="NoSpacing"/>
            </w:pPr>
            <w:r>
              <w:t>888=Don’t know</w:t>
            </w:r>
          </w:p>
          <w:p w14:paraId="6A2E8753" w14:textId="77777777" w:rsidR="009613FA" w:rsidRDefault="009613FA" w:rsidP="00E81674">
            <w:pPr>
              <w:pStyle w:val="NoSpacing"/>
            </w:pPr>
            <w:r>
              <w:t>999=Prefer not to respond</w:t>
            </w:r>
          </w:p>
          <w:p w14:paraId="160A5F2F" w14:textId="77777777" w:rsidR="009613FA" w:rsidRDefault="009613FA" w:rsidP="00E81674">
            <w:pPr>
              <w:pStyle w:val="NoSpacing"/>
            </w:pPr>
          </w:p>
          <w:p w14:paraId="6263F024" w14:textId="0A07C644" w:rsidR="009613FA" w:rsidRDefault="009613FA" w:rsidP="00553994">
            <w:pPr>
              <w:pStyle w:val="NoSpacing"/>
            </w:pPr>
            <w:r>
              <w:rPr>
                <w:i/>
              </w:rPr>
              <w:t>If 0, skip to C.1</w:t>
            </w:r>
            <w:r w:rsidR="00553994">
              <w:rPr>
                <w:i/>
              </w:rPr>
              <w:t>6</w:t>
            </w:r>
          </w:p>
        </w:tc>
        <w:tc>
          <w:tcPr>
            <w:tcW w:w="1149" w:type="dxa"/>
            <w:tcBorders>
              <w:top w:val="single" w:sz="4" w:space="0" w:color="auto"/>
              <w:left w:val="single" w:sz="4" w:space="0" w:color="auto"/>
              <w:bottom w:val="single" w:sz="4" w:space="0" w:color="auto"/>
              <w:right w:val="single" w:sz="4" w:space="0" w:color="auto"/>
            </w:tcBorders>
          </w:tcPr>
          <w:p w14:paraId="67F3817B" w14:textId="77777777" w:rsidR="009613FA" w:rsidRDefault="009613FA" w:rsidP="00E81674">
            <w:pPr>
              <w:pStyle w:val="NoSpacing"/>
            </w:pPr>
            <w:r>
              <w:t>C15. Please list these types of animals</w:t>
            </w:r>
          </w:p>
          <w:p w14:paraId="59262DFF" w14:textId="77777777" w:rsidR="009613FA" w:rsidRDefault="009613FA" w:rsidP="00B2683D">
            <w:pPr>
              <w:pStyle w:val="NoSpacing"/>
            </w:pPr>
            <w:r>
              <w:t>Select all that apply.</w:t>
            </w:r>
          </w:p>
          <w:p w14:paraId="28BF8726" w14:textId="77777777" w:rsidR="009613FA" w:rsidRDefault="009613FA" w:rsidP="00B2683D">
            <w:pPr>
              <w:pStyle w:val="NoSpacing"/>
            </w:pPr>
          </w:p>
          <w:p w14:paraId="2F0081CD" w14:textId="0516A76D" w:rsidR="009613FA" w:rsidRDefault="009613FA" w:rsidP="00B2683D">
            <w:pPr>
              <w:pStyle w:val="NoSpacing"/>
            </w:pPr>
            <w:r>
              <w:t>See Code 405.</w:t>
            </w:r>
          </w:p>
        </w:tc>
        <w:tc>
          <w:tcPr>
            <w:tcW w:w="1890" w:type="dxa"/>
            <w:tcBorders>
              <w:top w:val="single" w:sz="4" w:space="0" w:color="auto"/>
              <w:left w:val="single" w:sz="4" w:space="0" w:color="auto"/>
              <w:bottom w:val="single" w:sz="4" w:space="0" w:color="auto"/>
              <w:right w:val="single" w:sz="4" w:space="0" w:color="auto"/>
            </w:tcBorders>
          </w:tcPr>
          <w:p w14:paraId="400D19B2" w14:textId="77777777" w:rsidR="009613FA" w:rsidRDefault="009613FA" w:rsidP="003A7747">
            <w:pPr>
              <w:pStyle w:val="NoSpacing"/>
            </w:pPr>
            <w:r>
              <w:t xml:space="preserve">C16. Are there some NEW kinds of animals that you see in this forest that you did not see 3 years </w:t>
            </w:r>
            <w:proofErr w:type="gramStart"/>
            <w:r>
              <w:t>ago.</w:t>
            </w:r>
            <w:proofErr w:type="gramEnd"/>
          </w:p>
          <w:p w14:paraId="0F6A8F94" w14:textId="77777777" w:rsidR="00553994" w:rsidRDefault="00553994" w:rsidP="00553994">
            <w:pPr>
              <w:pStyle w:val="NoSpacing"/>
            </w:pPr>
            <w:r>
              <w:t xml:space="preserve">0=No </w:t>
            </w:r>
          </w:p>
          <w:p w14:paraId="0612E089" w14:textId="77777777" w:rsidR="00553994" w:rsidRDefault="00553994" w:rsidP="00553994">
            <w:pPr>
              <w:pStyle w:val="NoSpacing"/>
            </w:pPr>
            <w:r>
              <w:t>1=Yes</w:t>
            </w:r>
          </w:p>
          <w:p w14:paraId="1D3C8AFD" w14:textId="77777777" w:rsidR="00553994" w:rsidRDefault="00553994" w:rsidP="00553994">
            <w:pPr>
              <w:pStyle w:val="NoSpacing"/>
            </w:pPr>
            <w:r>
              <w:t>888=Don’t know</w:t>
            </w:r>
          </w:p>
          <w:p w14:paraId="36ACCDA0" w14:textId="77777777" w:rsidR="00553994" w:rsidRDefault="00553994" w:rsidP="00553994">
            <w:pPr>
              <w:pStyle w:val="NoSpacing"/>
            </w:pPr>
            <w:r>
              <w:t>999=Prefer not to respond</w:t>
            </w:r>
          </w:p>
          <w:p w14:paraId="1E593211" w14:textId="77777777" w:rsidR="00553994" w:rsidRDefault="00553994" w:rsidP="00553994">
            <w:pPr>
              <w:pStyle w:val="NoSpacing"/>
            </w:pPr>
          </w:p>
          <w:p w14:paraId="03D75166" w14:textId="159D3BA2" w:rsidR="00553994" w:rsidRDefault="00553994" w:rsidP="00553994">
            <w:pPr>
              <w:pStyle w:val="NoSpacing"/>
            </w:pPr>
            <w:r>
              <w:rPr>
                <w:i/>
              </w:rPr>
              <w:t>If 0, skip to C.18</w:t>
            </w:r>
          </w:p>
        </w:tc>
        <w:tc>
          <w:tcPr>
            <w:tcW w:w="1152" w:type="dxa"/>
            <w:tcBorders>
              <w:top w:val="single" w:sz="4" w:space="0" w:color="auto"/>
              <w:left w:val="single" w:sz="4" w:space="0" w:color="auto"/>
              <w:bottom w:val="single" w:sz="4" w:space="0" w:color="auto"/>
              <w:right w:val="single" w:sz="4" w:space="0" w:color="auto"/>
            </w:tcBorders>
          </w:tcPr>
          <w:p w14:paraId="3B6565A9" w14:textId="3C84C297" w:rsidR="009613FA" w:rsidRDefault="00553994" w:rsidP="009613FA">
            <w:pPr>
              <w:pStyle w:val="NoSpacing"/>
            </w:pPr>
            <w:r>
              <w:t>C17</w:t>
            </w:r>
            <w:r w:rsidR="009613FA">
              <w:t>. Please list these types of animals</w:t>
            </w:r>
          </w:p>
          <w:p w14:paraId="3BF9E188" w14:textId="77777777" w:rsidR="009613FA" w:rsidRDefault="009613FA" w:rsidP="009613FA">
            <w:pPr>
              <w:pStyle w:val="NoSpacing"/>
            </w:pPr>
            <w:r>
              <w:t>Select all that apply.</w:t>
            </w:r>
          </w:p>
          <w:p w14:paraId="7C4DEFC6" w14:textId="77777777" w:rsidR="009613FA" w:rsidRDefault="009613FA" w:rsidP="009613FA">
            <w:pPr>
              <w:pStyle w:val="NoSpacing"/>
            </w:pPr>
          </w:p>
          <w:p w14:paraId="7BA9D148" w14:textId="54F4892C" w:rsidR="009613FA" w:rsidRDefault="009613FA" w:rsidP="009613FA">
            <w:pPr>
              <w:pStyle w:val="NoSpacing"/>
            </w:pPr>
            <w:r>
              <w:t>See Code 405.</w:t>
            </w:r>
          </w:p>
        </w:tc>
        <w:tc>
          <w:tcPr>
            <w:tcW w:w="1890" w:type="dxa"/>
            <w:tcBorders>
              <w:top w:val="single" w:sz="4" w:space="0" w:color="auto"/>
              <w:left w:val="single" w:sz="4" w:space="0" w:color="auto"/>
              <w:bottom w:val="single" w:sz="4" w:space="0" w:color="auto"/>
              <w:right w:val="single" w:sz="4" w:space="0" w:color="auto"/>
            </w:tcBorders>
          </w:tcPr>
          <w:p w14:paraId="57E74E07" w14:textId="236D4E82" w:rsidR="009613FA" w:rsidRDefault="00553994" w:rsidP="003A7747">
            <w:pPr>
              <w:pStyle w:val="NoSpacing"/>
            </w:pPr>
            <w:r>
              <w:t>C18</w:t>
            </w:r>
            <w:r w:rsidR="009613FA">
              <w:t>. How often do you see people from your village here cutting more log/wood than they need?</w:t>
            </w:r>
          </w:p>
          <w:p w14:paraId="5FA9363C" w14:textId="77777777" w:rsidR="009613FA" w:rsidRDefault="009613FA" w:rsidP="003A7747">
            <w:pPr>
              <w:pStyle w:val="NoSpacing"/>
            </w:pPr>
            <w:r>
              <w:t>1=Always</w:t>
            </w:r>
          </w:p>
          <w:p w14:paraId="799297E0" w14:textId="2DCBCE89" w:rsidR="009613FA" w:rsidRDefault="009613FA" w:rsidP="003A7747">
            <w:pPr>
              <w:pStyle w:val="NoSpacing"/>
            </w:pPr>
            <w:r>
              <w:t>2=</w:t>
            </w:r>
            <w:r w:rsidR="007903CB">
              <w:t>Most of the time</w:t>
            </w:r>
          </w:p>
          <w:p w14:paraId="07D964CA" w14:textId="77777777" w:rsidR="009613FA" w:rsidRDefault="009613FA" w:rsidP="003A7747">
            <w:pPr>
              <w:pStyle w:val="NoSpacing"/>
            </w:pPr>
            <w:r>
              <w:t>3=Sometimes</w:t>
            </w:r>
          </w:p>
          <w:p w14:paraId="39FC48F7" w14:textId="77777777" w:rsidR="009613FA" w:rsidRDefault="009613FA" w:rsidP="003A7747">
            <w:pPr>
              <w:pStyle w:val="NoSpacing"/>
            </w:pPr>
            <w:r>
              <w:t>4=Rarely</w:t>
            </w:r>
          </w:p>
          <w:p w14:paraId="1D735FC8" w14:textId="1E87EC52" w:rsidR="009613FA" w:rsidRDefault="009613FA" w:rsidP="003A7747">
            <w:pPr>
              <w:pStyle w:val="NoSpacing"/>
            </w:pPr>
            <w:r>
              <w:t>5=Never</w:t>
            </w:r>
          </w:p>
        </w:tc>
      </w:tr>
      <w:tr w:rsidR="009613FA" w14:paraId="4F286023" w14:textId="489C02C5" w:rsidTr="00553994">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74B45ED4" w14:textId="20A91B6B" w:rsidR="009613FA" w:rsidRDefault="009613FA" w:rsidP="00E9297B">
            <w:pPr>
              <w:pStyle w:val="NoSpacing"/>
            </w:pPr>
          </w:p>
        </w:tc>
        <w:tc>
          <w:tcPr>
            <w:tcW w:w="1584" w:type="dxa"/>
            <w:tcBorders>
              <w:top w:val="single" w:sz="4" w:space="0" w:color="auto"/>
              <w:left w:val="single" w:sz="4" w:space="0" w:color="auto"/>
              <w:bottom w:val="single" w:sz="4" w:space="0" w:color="auto"/>
              <w:right w:val="single" w:sz="4" w:space="0" w:color="auto"/>
            </w:tcBorders>
          </w:tcPr>
          <w:p w14:paraId="059B14FD" w14:textId="77777777" w:rsidR="009613FA" w:rsidRDefault="009613FA" w:rsidP="00E9297B">
            <w:pPr>
              <w:pStyle w:val="NoSpacing"/>
            </w:pPr>
          </w:p>
        </w:tc>
        <w:tc>
          <w:tcPr>
            <w:tcW w:w="864" w:type="dxa"/>
            <w:tcBorders>
              <w:top w:val="single" w:sz="4" w:space="0" w:color="auto"/>
              <w:left w:val="single" w:sz="4" w:space="0" w:color="auto"/>
              <w:bottom w:val="single" w:sz="4" w:space="0" w:color="auto"/>
              <w:right w:val="single" w:sz="4" w:space="0" w:color="auto"/>
            </w:tcBorders>
          </w:tcPr>
          <w:p w14:paraId="2980F41F" w14:textId="77777777" w:rsidR="009613FA" w:rsidRDefault="009613FA" w:rsidP="00E9297B">
            <w:pPr>
              <w:pStyle w:val="NoSpacing"/>
            </w:pPr>
          </w:p>
        </w:tc>
        <w:tc>
          <w:tcPr>
            <w:tcW w:w="1584" w:type="dxa"/>
            <w:tcBorders>
              <w:top w:val="single" w:sz="4" w:space="0" w:color="auto"/>
              <w:left w:val="single" w:sz="4" w:space="0" w:color="auto"/>
              <w:bottom w:val="single" w:sz="4" w:space="0" w:color="auto"/>
              <w:right w:val="single" w:sz="4" w:space="0" w:color="auto"/>
            </w:tcBorders>
          </w:tcPr>
          <w:p w14:paraId="5322044E" w14:textId="77777777" w:rsidR="009613FA" w:rsidRDefault="009613FA"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76E64D39"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7C2D77C5" w14:textId="77777777" w:rsidR="009613FA" w:rsidRDefault="009613FA" w:rsidP="00E9297B">
            <w:pPr>
              <w:pStyle w:val="NoSpacing"/>
            </w:pPr>
          </w:p>
        </w:tc>
        <w:tc>
          <w:tcPr>
            <w:tcW w:w="1620" w:type="dxa"/>
            <w:tcBorders>
              <w:top w:val="single" w:sz="4" w:space="0" w:color="auto"/>
              <w:left w:val="single" w:sz="4" w:space="0" w:color="auto"/>
              <w:bottom w:val="single" w:sz="4" w:space="0" w:color="auto"/>
              <w:right w:val="single" w:sz="4" w:space="0" w:color="auto"/>
            </w:tcBorders>
          </w:tcPr>
          <w:p w14:paraId="7758A857" w14:textId="77777777" w:rsidR="009613FA" w:rsidRDefault="009613FA" w:rsidP="00E9297B">
            <w:pPr>
              <w:pStyle w:val="NoSpacing"/>
            </w:pPr>
          </w:p>
        </w:tc>
        <w:tc>
          <w:tcPr>
            <w:tcW w:w="1149" w:type="dxa"/>
            <w:tcBorders>
              <w:top w:val="single" w:sz="4" w:space="0" w:color="auto"/>
              <w:left w:val="single" w:sz="4" w:space="0" w:color="auto"/>
              <w:bottom w:val="single" w:sz="4" w:space="0" w:color="auto"/>
              <w:right w:val="single" w:sz="4" w:space="0" w:color="auto"/>
            </w:tcBorders>
          </w:tcPr>
          <w:p w14:paraId="1F3F017A"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059AD791" w14:textId="77777777" w:rsidR="009613FA" w:rsidRDefault="009613FA" w:rsidP="00E9297B">
            <w:pPr>
              <w:pStyle w:val="NoSpacing"/>
            </w:pPr>
          </w:p>
        </w:tc>
        <w:tc>
          <w:tcPr>
            <w:tcW w:w="1152" w:type="dxa"/>
            <w:tcBorders>
              <w:top w:val="single" w:sz="4" w:space="0" w:color="auto"/>
              <w:left w:val="single" w:sz="4" w:space="0" w:color="auto"/>
              <w:bottom w:val="single" w:sz="4" w:space="0" w:color="auto"/>
              <w:right w:val="single" w:sz="4" w:space="0" w:color="auto"/>
            </w:tcBorders>
          </w:tcPr>
          <w:p w14:paraId="60C1DD27"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242317C2" w14:textId="3CCEB350" w:rsidR="009613FA" w:rsidRDefault="009613FA" w:rsidP="00E9297B">
            <w:pPr>
              <w:pStyle w:val="NoSpacing"/>
            </w:pPr>
          </w:p>
        </w:tc>
      </w:tr>
      <w:tr w:rsidR="009613FA" w14:paraId="4175F51C" w14:textId="7AAF8462" w:rsidTr="00553994">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5AFD0F1B" w14:textId="77777777" w:rsidR="009613FA" w:rsidRDefault="009613FA" w:rsidP="00E9297B">
            <w:pPr>
              <w:pStyle w:val="NoSpacing"/>
            </w:pPr>
            <w:r>
              <w:t>1</w:t>
            </w:r>
          </w:p>
        </w:tc>
        <w:tc>
          <w:tcPr>
            <w:tcW w:w="1584" w:type="dxa"/>
            <w:tcBorders>
              <w:top w:val="single" w:sz="4" w:space="0" w:color="auto"/>
              <w:left w:val="single" w:sz="4" w:space="0" w:color="auto"/>
              <w:bottom w:val="single" w:sz="4" w:space="0" w:color="auto"/>
              <w:right w:val="single" w:sz="4" w:space="0" w:color="auto"/>
            </w:tcBorders>
          </w:tcPr>
          <w:p w14:paraId="25115369" w14:textId="77777777" w:rsidR="009613FA" w:rsidRDefault="009613FA" w:rsidP="00E9297B">
            <w:pPr>
              <w:pStyle w:val="NoSpacing"/>
            </w:pPr>
          </w:p>
        </w:tc>
        <w:tc>
          <w:tcPr>
            <w:tcW w:w="864" w:type="dxa"/>
            <w:tcBorders>
              <w:top w:val="single" w:sz="4" w:space="0" w:color="auto"/>
              <w:left w:val="single" w:sz="4" w:space="0" w:color="auto"/>
              <w:bottom w:val="single" w:sz="4" w:space="0" w:color="auto"/>
              <w:right w:val="single" w:sz="4" w:space="0" w:color="auto"/>
            </w:tcBorders>
          </w:tcPr>
          <w:p w14:paraId="24B996B2" w14:textId="77777777" w:rsidR="009613FA" w:rsidRDefault="009613FA" w:rsidP="00E9297B">
            <w:pPr>
              <w:pStyle w:val="NoSpacing"/>
            </w:pPr>
          </w:p>
        </w:tc>
        <w:tc>
          <w:tcPr>
            <w:tcW w:w="1584" w:type="dxa"/>
            <w:tcBorders>
              <w:top w:val="single" w:sz="4" w:space="0" w:color="auto"/>
              <w:left w:val="single" w:sz="4" w:space="0" w:color="auto"/>
              <w:bottom w:val="single" w:sz="4" w:space="0" w:color="auto"/>
              <w:right w:val="single" w:sz="4" w:space="0" w:color="auto"/>
            </w:tcBorders>
          </w:tcPr>
          <w:p w14:paraId="7ED7034D" w14:textId="77777777" w:rsidR="009613FA" w:rsidRDefault="009613FA"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27D2B50F"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5978D69E" w14:textId="77777777" w:rsidR="009613FA" w:rsidRDefault="009613FA" w:rsidP="00E9297B">
            <w:pPr>
              <w:pStyle w:val="NoSpacing"/>
            </w:pPr>
          </w:p>
        </w:tc>
        <w:tc>
          <w:tcPr>
            <w:tcW w:w="1620" w:type="dxa"/>
            <w:tcBorders>
              <w:top w:val="single" w:sz="4" w:space="0" w:color="auto"/>
              <w:left w:val="single" w:sz="4" w:space="0" w:color="auto"/>
              <w:bottom w:val="single" w:sz="4" w:space="0" w:color="auto"/>
              <w:right w:val="single" w:sz="4" w:space="0" w:color="auto"/>
            </w:tcBorders>
          </w:tcPr>
          <w:p w14:paraId="0BCE40E5" w14:textId="77777777" w:rsidR="009613FA" w:rsidRDefault="009613FA" w:rsidP="00E9297B">
            <w:pPr>
              <w:pStyle w:val="NoSpacing"/>
            </w:pPr>
          </w:p>
        </w:tc>
        <w:tc>
          <w:tcPr>
            <w:tcW w:w="1149" w:type="dxa"/>
            <w:tcBorders>
              <w:top w:val="single" w:sz="4" w:space="0" w:color="auto"/>
              <w:left w:val="single" w:sz="4" w:space="0" w:color="auto"/>
              <w:bottom w:val="single" w:sz="4" w:space="0" w:color="auto"/>
              <w:right w:val="single" w:sz="4" w:space="0" w:color="auto"/>
            </w:tcBorders>
          </w:tcPr>
          <w:p w14:paraId="029C4E56"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0ACCC12" w14:textId="77777777" w:rsidR="009613FA" w:rsidRDefault="009613FA" w:rsidP="00E9297B">
            <w:pPr>
              <w:pStyle w:val="NoSpacing"/>
            </w:pPr>
          </w:p>
        </w:tc>
        <w:tc>
          <w:tcPr>
            <w:tcW w:w="1152" w:type="dxa"/>
            <w:tcBorders>
              <w:top w:val="single" w:sz="4" w:space="0" w:color="auto"/>
              <w:left w:val="single" w:sz="4" w:space="0" w:color="auto"/>
              <w:bottom w:val="single" w:sz="4" w:space="0" w:color="auto"/>
              <w:right w:val="single" w:sz="4" w:space="0" w:color="auto"/>
            </w:tcBorders>
          </w:tcPr>
          <w:p w14:paraId="32782F57"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A768FF3" w14:textId="084DF9E3" w:rsidR="009613FA" w:rsidRDefault="009613FA" w:rsidP="00E9297B">
            <w:pPr>
              <w:pStyle w:val="NoSpacing"/>
            </w:pPr>
          </w:p>
        </w:tc>
      </w:tr>
      <w:tr w:rsidR="009613FA" w14:paraId="113D46AB" w14:textId="39742307" w:rsidTr="00553994">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65491208" w14:textId="77777777" w:rsidR="009613FA" w:rsidRDefault="009613FA" w:rsidP="00E9297B">
            <w:pPr>
              <w:pStyle w:val="NoSpacing"/>
            </w:pPr>
            <w:r>
              <w:t>2</w:t>
            </w:r>
          </w:p>
        </w:tc>
        <w:tc>
          <w:tcPr>
            <w:tcW w:w="1584" w:type="dxa"/>
            <w:tcBorders>
              <w:top w:val="single" w:sz="4" w:space="0" w:color="auto"/>
              <w:left w:val="single" w:sz="4" w:space="0" w:color="auto"/>
              <w:bottom w:val="single" w:sz="4" w:space="0" w:color="auto"/>
              <w:right w:val="single" w:sz="4" w:space="0" w:color="auto"/>
            </w:tcBorders>
          </w:tcPr>
          <w:p w14:paraId="5BA7CEAD" w14:textId="77777777" w:rsidR="009613FA" w:rsidRDefault="009613FA" w:rsidP="00E9297B">
            <w:pPr>
              <w:pStyle w:val="NoSpacing"/>
            </w:pPr>
          </w:p>
        </w:tc>
        <w:tc>
          <w:tcPr>
            <w:tcW w:w="864" w:type="dxa"/>
            <w:tcBorders>
              <w:top w:val="single" w:sz="4" w:space="0" w:color="auto"/>
              <w:left w:val="single" w:sz="4" w:space="0" w:color="auto"/>
              <w:bottom w:val="single" w:sz="4" w:space="0" w:color="auto"/>
              <w:right w:val="single" w:sz="4" w:space="0" w:color="auto"/>
            </w:tcBorders>
          </w:tcPr>
          <w:p w14:paraId="4FB0AF45" w14:textId="77777777" w:rsidR="009613FA" w:rsidRDefault="009613FA" w:rsidP="00E9297B">
            <w:pPr>
              <w:pStyle w:val="NoSpacing"/>
            </w:pPr>
          </w:p>
        </w:tc>
        <w:tc>
          <w:tcPr>
            <w:tcW w:w="1584" w:type="dxa"/>
            <w:tcBorders>
              <w:top w:val="single" w:sz="4" w:space="0" w:color="auto"/>
              <w:left w:val="single" w:sz="4" w:space="0" w:color="auto"/>
              <w:bottom w:val="single" w:sz="4" w:space="0" w:color="auto"/>
              <w:right w:val="single" w:sz="4" w:space="0" w:color="auto"/>
            </w:tcBorders>
          </w:tcPr>
          <w:p w14:paraId="4840BD89" w14:textId="77777777" w:rsidR="009613FA" w:rsidRDefault="009613FA"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76077D52"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85FADE6" w14:textId="77777777" w:rsidR="009613FA" w:rsidRDefault="009613FA" w:rsidP="00E9297B">
            <w:pPr>
              <w:pStyle w:val="NoSpacing"/>
            </w:pPr>
          </w:p>
        </w:tc>
        <w:tc>
          <w:tcPr>
            <w:tcW w:w="1620" w:type="dxa"/>
            <w:tcBorders>
              <w:top w:val="single" w:sz="4" w:space="0" w:color="auto"/>
              <w:left w:val="single" w:sz="4" w:space="0" w:color="auto"/>
              <w:bottom w:val="single" w:sz="4" w:space="0" w:color="auto"/>
              <w:right w:val="single" w:sz="4" w:space="0" w:color="auto"/>
            </w:tcBorders>
          </w:tcPr>
          <w:p w14:paraId="299F14D1" w14:textId="77777777" w:rsidR="009613FA" w:rsidRDefault="009613FA" w:rsidP="00E9297B">
            <w:pPr>
              <w:pStyle w:val="NoSpacing"/>
            </w:pPr>
          </w:p>
        </w:tc>
        <w:tc>
          <w:tcPr>
            <w:tcW w:w="1149" w:type="dxa"/>
            <w:tcBorders>
              <w:top w:val="single" w:sz="4" w:space="0" w:color="auto"/>
              <w:left w:val="single" w:sz="4" w:space="0" w:color="auto"/>
              <w:bottom w:val="single" w:sz="4" w:space="0" w:color="auto"/>
              <w:right w:val="single" w:sz="4" w:space="0" w:color="auto"/>
            </w:tcBorders>
          </w:tcPr>
          <w:p w14:paraId="56EE5B9C"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898938A" w14:textId="77777777" w:rsidR="009613FA" w:rsidRDefault="009613FA" w:rsidP="00E9297B">
            <w:pPr>
              <w:pStyle w:val="NoSpacing"/>
            </w:pPr>
          </w:p>
        </w:tc>
        <w:tc>
          <w:tcPr>
            <w:tcW w:w="1152" w:type="dxa"/>
            <w:tcBorders>
              <w:top w:val="single" w:sz="4" w:space="0" w:color="auto"/>
              <w:left w:val="single" w:sz="4" w:space="0" w:color="auto"/>
              <w:bottom w:val="single" w:sz="4" w:space="0" w:color="auto"/>
              <w:right w:val="single" w:sz="4" w:space="0" w:color="auto"/>
            </w:tcBorders>
          </w:tcPr>
          <w:p w14:paraId="34F9FF99"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770A4BA" w14:textId="47BCE716" w:rsidR="009613FA" w:rsidRDefault="009613FA" w:rsidP="00E9297B">
            <w:pPr>
              <w:pStyle w:val="NoSpacing"/>
            </w:pPr>
          </w:p>
        </w:tc>
      </w:tr>
      <w:tr w:rsidR="009613FA" w14:paraId="6725BF96" w14:textId="6439A79A" w:rsidTr="00553994">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76CCBD2C" w14:textId="77777777" w:rsidR="009613FA" w:rsidRDefault="009613FA" w:rsidP="00E9297B">
            <w:pPr>
              <w:pStyle w:val="NoSpacing"/>
            </w:pPr>
            <w:r>
              <w:t>3</w:t>
            </w:r>
          </w:p>
        </w:tc>
        <w:tc>
          <w:tcPr>
            <w:tcW w:w="1584" w:type="dxa"/>
            <w:tcBorders>
              <w:top w:val="single" w:sz="4" w:space="0" w:color="auto"/>
              <w:left w:val="single" w:sz="4" w:space="0" w:color="auto"/>
              <w:bottom w:val="single" w:sz="4" w:space="0" w:color="auto"/>
              <w:right w:val="single" w:sz="4" w:space="0" w:color="auto"/>
            </w:tcBorders>
          </w:tcPr>
          <w:p w14:paraId="19F3EF80" w14:textId="77777777" w:rsidR="009613FA" w:rsidRDefault="009613FA" w:rsidP="00E9297B">
            <w:pPr>
              <w:pStyle w:val="NoSpacing"/>
            </w:pPr>
          </w:p>
        </w:tc>
        <w:tc>
          <w:tcPr>
            <w:tcW w:w="864" w:type="dxa"/>
            <w:tcBorders>
              <w:top w:val="single" w:sz="4" w:space="0" w:color="auto"/>
              <w:left w:val="single" w:sz="4" w:space="0" w:color="auto"/>
              <w:bottom w:val="single" w:sz="4" w:space="0" w:color="auto"/>
              <w:right w:val="single" w:sz="4" w:space="0" w:color="auto"/>
            </w:tcBorders>
          </w:tcPr>
          <w:p w14:paraId="3E37B2BA" w14:textId="77777777" w:rsidR="009613FA" w:rsidRDefault="009613FA" w:rsidP="00E9297B">
            <w:pPr>
              <w:pStyle w:val="NoSpacing"/>
            </w:pPr>
          </w:p>
        </w:tc>
        <w:tc>
          <w:tcPr>
            <w:tcW w:w="1584" w:type="dxa"/>
            <w:tcBorders>
              <w:top w:val="single" w:sz="4" w:space="0" w:color="auto"/>
              <w:left w:val="single" w:sz="4" w:space="0" w:color="auto"/>
              <w:bottom w:val="single" w:sz="4" w:space="0" w:color="auto"/>
              <w:right w:val="single" w:sz="4" w:space="0" w:color="auto"/>
            </w:tcBorders>
          </w:tcPr>
          <w:p w14:paraId="79D0705E" w14:textId="77777777" w:rsidR="009613FA" w:rsidRDefault="009613FA"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11C3AE7A"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B09479A" w14:textId="77777777" w:rsidR="009613FA" w:rsidRDefault="009613FA" w:rsidP="00E9297B">
            <w:pPr>
              <w:pStyle w:val="NoSpacing"/>
            </w:pPr>
          </w:p>
        </w:tc>
        <w:tc>
          <w:tcPr>
            <w:tcW w:w="1620" w:type="dxa"/>
            <w:tcBorders>
              <w:top w:val="single" w:sz="4" w:space="0" w:color="auto"/>
              <w:left w:val="single" w:sz="4" w:space="0" w:color="auto"/>
              <w:bottom w:val="single" w:sz="4" w:space="0" w:color="auto"/>
              <w:right w:val="single" w:sz="4" w:space="0" w:color="auto"/>
            </w:tcBorders>
          </w:tcPr>
          <w:p w14:paraId="4E0CAB26" w14:textId="77777777" w:rsidR="009613FA" w:rsidRDefault="009613FA" w:rsidP="00E9297B">
            <w:pPr>
              <w:pStyle w:val="NoSpacing"/>
            </w:pPr>
          </w:p>
        </w:tc>
        <w:tc>
          <w:tcPr>
            <w:tcW w:w="1149" w:type="dxa"/>
            <w:tcBorders>
              <w:top w:val="single" w:sz="4" w:space="0" w:color="auto"/>
              <w:left w:val="single" w:sz="4" w:space="0" w:color="auto"/>
              <w:bottom w:val="single" w:sz="4" w:space="0" w:color="auto"/>
              <w:right w:val="single" w:sz="4" w:space="0" w:color="auto"/>
            </w:tcBorders>
          </w:tcPr>
          <w:p w14:paraId="570EA03A"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2E2A8142" w14:textId="77777777" w:rsidR="009613FA" w:rsidRDefault="009613FA" w:rsidP="00E9297B">
            <w:pPr>
              <w:pStyle w:val="NoSpacing"/>
            </w:pPr>
          </w:p>
        </w:tc>
        <w:tc>
          <w:tcPr>
            <w:tcW w:w="1152" w:type="dxa"/>
            <w:tcBorders>
              <w:top w:val="single" w:sz="4" w:space="0" w:color="auto"/>
              <w:left w:val="single" w:sz="4" w:space="0" w:color="auto"/>
              <w:bottom w:val="single" w:sz="4" w:space="0" w:color="auto"/>
              <w:right w:val="single" w:sz="4" w:space="0" w:color="auto"/>
            </w:tcBorders>
          </w:tcPr>
          <w:p w14:paraId="3140E243" w14:textId="77777777" w:rsidR="009613FA" w:rsidRDefault="009613FA"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2DFA5E6" w14:textId="75CF6ACB" w:rsidR="009613FA" w:rsidRDefault="009613FA" w:rsidP="00E9297B">
            <w:pPr>
              <w:pStyle w:val="NoSpacing"/>
            </w:pPr>
          </w:p>
        </w:tc>
      </w:tr>
    </w:tbl>
    <w:p w14:paraId="50D085C9" w14:textId="77777777" w:rsidR="00AF4BA7" w:rsidRDefault="00AF4BA7" w:rsidP="00E9297B">
      <w:pPr>
        <w:pStyle w:val="NoSpacing"/>
      </w:pPr>
    </w:p>
    <w:p w14:paraId="6AA9474F" w14:textId="77777777" w:rsidR="001C2D61" w:rsidRDefault="001C2D61" w:rsidP="00E9297B">
      <w:pPr>
        <w:pStyle w:val="NoSpacing"/>
      </w:pPr>
    </w:p>
    <w:p w14:paraId="7B2192FD" w14:textId="77777777" w:rsidR="00796304" w:rsidRDefault="00796304" w:rsidP="00E9297B">
      <w:pPr>
        <w:pStyle w:val="NoSpacing"/>
      </w:pPr>
    </w:p>
    <w:tbl>
      <w:tblPr>
        <w:tblStyle w:val="TableGrid"/>
        <w:tblW w:w="0" w:type="auto"/>
        <w:tblLook w:val="04A0" w:firstRow="1" w:lastRow="0" w:firstColumn="1" w:lastColumn="0" w:noHBand="0" w:noVBand="1"/>
      </w:tblPr>
      <w:tblGrid>
        <w:gridCol w:w="2736"/>
        <w:gridCol w:w="2736"/>
        <w:gridCol w:w="2736"/>
        <w:gridCol w:w="2736"/>
      </w:tblGrid>
      <w:tr w:rsidR="00B2683D" w14:paraId="1A3D54C5" w14:textId="77777777" w:rsidTr="00C23A54">
        <w:tc>
          <w:tcPr>
            <w:tcW w:w="5472" w:type="dxa"/>
            <w:gridSpan w:val="2"/>
          </w:tcPr>
          <w:p w14:paraId="4C1C41AC" w14:textId="658F92A1" w:rsidR="00B2683D" w:rsidRDefault="00B2683D" w:rsidP="00E9297B">
            <w:pPr>
              <w:pStyle w:val="NoSpacing"/>
            </w:pPr>
            <w:r>
              <w:t>Code 404- Types of Trees</w:t>
            </w:r>
          </w:p>
        </w:tc>
        <w:tc>
          <w:tcPr>
            <w:tcW w:w="5472" w:type="dxa"/>
            <w:gridSpan w:val="2"/>
          </w:tcPr>
          <w:p w14:paraId="52D39664" w14:textId="0794C9F0" w:rsidR="00B2683D" w:rsidRDefault="00B2683D" w:rsidP="00E9297B">
            <w:pPr>
              <w:pStyle w:val="NoSpacing"/>
            </w:pPr>
            <w:r>
              <w:t>Code 405 – Types of Animals</w:t>
            </w:r>
          </w:p>
        </w:tc>
      </w:tr>
      <w:tr w:rsidR="00B2683D" w14:paraId="155E8C11" w14:textId="77777777" w:rsidTr="00B2683D">
        <w:tc>
          <w:tcPr>
            <w:tcW w:w="2736" w:type="dxa"/>
          </w:tcPr>
          <w:p w14:paraId="71F353F6" w14:textId="0919A0B7" w:rsidR="00B2683D" w:rsidRDefault="00B2683D" w:rsidP="00E9297B">
            <w:pPr>
              <w:pStyle w:val="NoSpacing"/>
            </w:pPr>
            <w:r>
              <w:t xml:space="preserve">1= </w:t>
            </w:r>
            <w:proofErr w:type="spellStart"/>
            <w:r>
              <w:t>Miombo</w:t>
            </w:r>
            <w:proofErr w:type="spellEnd"/>
          </w:p>
          <w:p w14:paraId="20DF1152" w14:textId="21D4D6F7" w:rsidR="00B2683D" w:rsidRDefault="00B2683D" w:rsidP="00E9297B">
            <w:pPr>
              <w:pStyle w:val="NoSpacing"/>
            </w:pPr>
            <w:r>
              <w:t xml:space="preserve">2= </w:t>
            </w:r>
            <w:proofErr w:type="spellStart"/>
            <w:r>
              <w:t>Gricidia</w:t>
            </w:r>
            <w:proofErr w:type="spellEnd"/>
          </w:p>
          <w:p w14:paraId="7D4789A9" w14:textId="77777777" w:rsidR="00B2683D" w:rsidRDefault="00B2683D" w:rsidP="00E9297B">
            <w:pPr>
              <w:pStyle w:val="NoSpacing"/>
            </w:pPr>
            <w:r>
              <w:t xml:space="preserve">3= </w:t>
            </w:r>
            <w:proofErr w:type="spellStart"/>
            <w:r>
              <w:t>Mukwa</w:t>
            </w:r>
            <w:proofErr w:type="spellEnd"/>
          </w:p>
          <w:p w14:paraId="3C79009F" w14:textId="373754DD" w:rsidR="00B2683D" w:rsidRDefault="00B2683D" w:rsidP="00E9297B">
            <w:pPr>
              <w:pStyle w:val="NoSpacing"/>
            </w:pPr>
            <w:r>
              <w:t xml:space="preserve">4= </w:t>
            </w:r>
            <w:proofErr w:type="spellStart"/>
            <w:r>
              <w:t>Mubanga</w:t>
            </w:r>
            <w:proofErr w:type="spellEnd"/>
          </w:p>
          <w:p w14:paraId="5816911B" w14:textId="77777777" w:rsidR="00B2683D" w:rsidRDefault="00B2683D" w:rsidP="00E9297B">
            <w:pPr>
              <w:pStyle w:val="NoSpacing"/>
            </w:pPr>
          </w:p>
          <w:p w14:paraId="3DE9C642" w14:textId="77777777" w:rsidR="00B2683D" w:rsidRDefault="00B2683D" w:rsidP="00E9297B">
            <w:pPr>
              <w:pStyle w:val="NoSpacing"/>
            </w:pPr>
          </w:p>
        </w:tc>
        <w:tc>
          <w:tcPr>
            <w:tcW w:w="2736" w:type="dxa"/>
          </w:tcPr>
          <w:p w14:paraId="60BF6798" w14:textId="4AE4DFF2" w:rsidR="00B2683D" w:rsidRDefault="00B2683D" w:rsidP="00E9297B">
            <w:pPr>
              <w:pStyle w:val="NoSpacing"/>
            </w:pPr>
            <w:r>
              <w:t xml:space="preserve">5= </w:t>
            </w:r>
            <w:proofErr w:type="spellStart"/>
            <w:r>
              <w:t>Mulambe</w:t>
            </w:r>
            <w:proofErr w:type="spellEnd"/>
          </w:p>
          <w:p w14:paraId="1995D0AB" w14:textId="3A2C271A" w:rsidR="00B2683D" w:rsidRDefault="00B2683D" w:rsidP="00E9297B">
            <w:pPr>
              <w:pStyle w:val="NoSpacing"/>
            </w:pPr>
            <w:r>
              <w:t xml:space="preserve">6= </w:t>
            </w:r>
            <w:proofErr w:type="spellStart"/>
            <w:r>
              <w:t>Mupani</w:t>
            </w:r>
            <w:proofErr w:type="spellEnd"/>
          </w:p>
          <w:p w14:paraId="237301B8" w14:textId="73CA7D0C" w:rsidR="00B2683D" w:rsidRDefault="00B2683D" w:rsidP="00E9297B">
            <w:pPr>
              <w:pStyle w:val="NoSpacing"/>
            </w:pPr>
            <w:r>
              <w:t>7=</w:t>
            </w:r>
            <w:proofErr w:type="spellStart"/>
            <w:r>
              <w:t>Pingo</w:t>
            </w:r>
            <w:proofErr w:type="spellEnd"/>
          </w:p>
          <w:p w14:paraId="4C67B0C3" w14:textId="5F534BF5" w:rsidR="00B2683D" w:rsidRDefault="00B2683D" w:rsidP="00E9297B">
            <w:pPr>
              <w:pStyle w:val="NoSpacing"/>
            </w:pPr>
            <w:r>
              <w:t>97= Other, specify</w:t>
            </w:r>
          </w:p>
        </w:tc>
        <w:tc>
          <w:tcPr>
            <w:tcW w:w="2736" w:type="dxa"/>
          </w:tcPr>
          <w:p w14:paraId="724914DD" w14:textId="35270A83" w:rsidR="00B2683D" w:rsidRDefault="00B2683D" w:rsidP="00E9297B">
            <w:pPr>
              <w:pStyle w:val="NoSpacing"/>
            </w:pPr>
            <w:r>
              <w:t>1= Gazelle</w:t>
            </w:r>
          </w:p>
          <w:p w14:paraId="6D8D71C2" w14:textId="63F2FC27" w:rsidR="00B2683D" w:rsidRDefault="00B2683D" w:rsidP="00E9297B">
            <w:pPr>
              <w:pStyle w:val="NoSpacing"/>
            </w:pPr>
            <w:r>
              <w:t>2= Antelope</w:t>
            </w:r>
          </w:p>
          <w:p w14:paraId="7779693F" w14:textId="7BC04F9D" w:rsidR="00B2683D" w:rsidRDefault="00B2683D" w:rsidP="00E9297B">
            <w:pPr>
              <w:pStyle w:val="NoSpacing"/>
            </w:pPr>
            <w:r>
              <w:t>3= Pigs</w:t>
            </w:r>
          </w:p>
          <w:p w14:paraId="103D11DD" w14:textId="1BBB2602" w:rsidR="00B2683D" w:rsidRDefault="00B2683D" w:rsidP="00E9297B">
            <w:pPr>
              <w:pStyle w:val="NoSpacing"/>
            </w:pPr>
            <w:r>
              <w:t>4= Elephant</w:t>
            </w:r>
          </w:p>
          <w:p w14:paraId="4F8D4B65" w14:textId="75ADEAD2" w:rsidR="00B2683D" w:rsidRDefault="00B2683D" w:rsidP="00E9297B">
            <w:pPr>
              <w:pStyle w:val="NoSpacing"/>
            </w:pPr>
            <w:r>
              <w:t>5= Lion</w:t>
            </w:r>
          </w:p>
          <w:p w14:paraId="25719FCE" w14:textId="2C168129" w:rsidR="00B2683D" w:rsidRDefault="00B2683D" w:rsidP="00B2683D">
            <w:pPr>
              <w:pStyle w:val="NoSpacing"/>
            </w:pPr>
            <w:r>
              <w:t>6=Reedbuck</w:t>
            </w:r>
          </w:p>
          <w:p w14:paraId="40F4FA10" w14:textId="7665D9EF" w:rsidR="00B2683D" w:rsidRDefault="00B2683D" w:rsidP="00E9297B">
            <w:pPr>
              <w:pStyle w:val="NoSpacing"/>
            </w:pPr>
            <w:r>
              <w:t>7= Waterbuck</w:t>
            </w:r>
          </w:p>
        </w:tc>
        <w:tc>
          <w:tcPr>
            <w:tcW w:w="2736" w:type="dxa"/>
          </w:tcPr>
          <w:p w14:paraId="75CAE58C" w14:textId="3C669013" w:rsidR="00B2683D" w:rsidRDefault="00B2683D" w:rsidP="00E9297B">
            <w:pPr>
              <w:pStyle w:val="NoSpacing"/>
            </w:pPr>
            <w:r>
              <w:t xml:space="preserve">8= Buffalo </w:t>
            </w:r>
          </w:p>
          <w:p w14:paraId="248C6D9D" w14:textId="45B1F21B" w:rsidR="00B2683D" w:rsidRDefault="00B2683D" w:rsidP="00E9297B">
            <w:pPr>
              <w:pStyle w:val="NoSpacing"/>
            </w:pPr>
            <w:r>
              <w:t>9= Zebra</w:t>
            </w:r>
          </w:p>
          <w:p w14:paraId="0AF06B22" w14:textId="56A1E168" w:rsidR="00B2683D" w:rsidRDefault="00B2683D" w:rsidP="00E9297B">
            <w:pPr>
              <w:pStyle w:val="NoSpacing"/>
            </w:pPr>
            <w:r>
              <w:t>10= Leopards</w:t>
            </w:r>
          </w:p>
          <w:p w14:paraId="01F25CE3" w14:textId="4AD066AB" w:rsidR="00B2683D" w:rsidRDefault="00B2683D" w:rsidP="00E9297B">
            <w:pPr>
              <w:pStyle w:val="NoSpacing"/>
            </w:pPr>
            <w:r>
              <w:t>11=Porcupines</w:t>
            </w:r>
          </w:p>
          <w:p w14:paraId="02EB8D58" w14:textId="13382C4D" w:rsidR="00B2683D" w:rsidRDefault="00B2683D" w:rsidP="00E9297B">
            <w:pPr>
              <w:pStyle w:val="NoSpacing"/>
            </w:pPr>
            <w:r>
              <w:t>12=</w:t>
            </w:r>
            <w:proofErr w:type="spellStart"/>
            <w:r>
              <w:t>Sabol</w:t>
            </w:r>
            <w:proofErr w:type="spellEnd"/>
          </w:p>
          <w:p w14:paraId="112A0DC2" w14:textId="572CF1E7" w:rsidR="00B2683D" w:rsidRDefault="00B2683D" w:rsidP="00E9297B">
            <w:pPr>
              <w:pStyle w:val="NoSpacing"/>
            </w:pPr>
            <w:r w:rsidRPr="00B2683D">
              <w:t>97= Other, specify</w:t>
            </w:r>
          </w:p>
        </w:tc>
      </w:tr>
    </w:tbl>
    <w:p w14:paraId="3C7BCD69" w14:textId="219A091D" w:rsidR="00B2683D" w:rsidRDefault="00B2683D" w:rsidP="00E9297B">
      <w:pPr>
        <w:pStyle w:val="NoSpacing"/>
        <w:sectPr w:rsidR="00B2683D">
          <w:pgSz w:w="15840" w:h="12240" w:orient="landscape"/>
          <w:pgMar w:top="1440" w:right="1440" w:bottom="1440" w:left="1440" w:header="720" w:footer="720" w:gutter="0"/>
          <w:cols w:space="720"/>
          <w:docGrid w:linePitch="360"/>
        </w:sectPr>
      </w:pPr>
    </w:p>
    <w:tbl>
      <w:tblPr>
        <w:tblStyle w:val="TableGrid"/>
        <w:tblW w:w="14749" w:type="dxa"/>
        <w:jc w:val="center"/>
        <w:tblLayout w:type="fixed"/>
        <w:tblCellMar>
          <w:left w:w="72" w:type="dxa"/>
          <w:right w:w="72" w:type="dxa"/>
        </w:tblCellMar>
        <w:tblLook w:val="04A0" w:firstRow="1" w:lastRow="0" w:firstColumn="1" w:lastColumn="0" w:noHBand="0" w:noVBand="1"/>
      </w:tblPr>
      <w:tblGrid>
        <w:gridCol w:w="686"/>
        <w:gridCol w:w="1829"/>
        <w:gridCol w:w="1829"/>
        <w:gridCol w:w="2258"/>
        <w:gridCol w:w="2565"/>
        <w:gridCol w:w="2610"/>
        <w:gridCol w:w="1532"/>
        <w:gridCol w:w="1440"/>
      </w:tblGrid>
      <w:tr w:rsidR="00553994" w14:paraId="73DA6998" w14:textId="77777777" w:rsidTr="00553994">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5210E653" w14:textId="6A513401" w:rsidR="00553994" w:rsidRDefault="00553994" w:rsidP="00E9297B">
            <w:pPr>
              <w:pStyle w:val="NoSpacing"/>
            </w:pPr>
            <w:r>
              <w:lastRenderedPageBreak/>
              <w:t>Forest ID Code</w:t>
            </w:r>
          </w:p>
        </w:tc>
        <w:tc>
          <w:tcPr>
            <w:tcW w:w="1829" w:type="dxa"/>
            <w:tcBorders>
              <w:top w:val="single" w:sz="4" w:space="0" w:color="auto"/>
              <w:left w:val="single" w:sz="4" w:space="0" w:color="auto"/>
              <w:bottom w:val="single" w:sz="4" w:space="0" w:color="auto"/>
              <w:right w:val="single" w:sz="4" w:space="0" w:color="auto"/>
            </w:tcBorders>
          </w:tcPr>
          <w:p w14:paraId="5CF20BEA"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C19.How often do you see people who are not authorized to be in this forest cutting more logs/wood than they need?</w:t>
            </w:r>
          </w:p>
          <w:p w14:paraId="4CBFE87F"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p>
          <w:p w14:paraId="52228682" w14:textId="32DC8E94" w:rsidR="00553994" w:rsidRDefault="007903CB" w:rsidP="007903CB">
            <w:pPr>
              <w:kinsoku w:val="0"/>
              <w:overflowPunct w:val="0"/>
              <w:autoSpaceDE w:val="0"/>
              <w:autoSpaceDN w:val="0"/>
              <w:adjustRightInd w:val="0"/>
              <w:spacing w:line="240" w:lineRule="auto"/>
              <w:rPr>
                <w:rFonts w:asciiTheme="minorHAnsi" w:hAnsiTheme="minorHAnsi" w:cs="Times New Roman"/>
                <w:sz w:val="20"/>
                <w:szCs w:val="20"/>
              </w:rPr>
            </w:pPr>
            <w:r>
              <w:rPr>
                <w:rFonts w:asciiTheme="minorHAnsi" w:hAnsiTheme="minorHAnsi" w:cs="Times New Roman"/>
                <w:sz w:val="20"/>
                <w:szCs w:val="20"/>
              </w:rPr>
              <w:t>1=Always</w:t>
            </w:r>
          </w:p>
          <w:p w14:paraId="5256913E" w14:textId="78747A9C" w:rsidR="007903CB" w:rsidRPr="009E19FA" w:rsidRDefault="007903CB" w:rsidP="007903CB">
            <w:pPr>
              <w:kinsoku w:val="0"/>
              <w:overflowPunct w:val="0"/>
              <w:autoSpaceDE w:val="0"/>
              <w:autoSpaceDN w:val="0"/>
              <w:adjustRightInd w:val="0"/>
              <w:spacing w:line="240" w:lineRule="auto"/>
              <w:rPr>
                <w:rFonts w:asciiTheme="minorHAnsi" w:hAnsiTheme="minorHAnsi" w:cs="Times New Roman"/>
                <w:sz w:val="20"/>
                <w:szCs w:val="20"/>
              </w:rPr>
            </w:pPr>
            <w:r>
              <w:rPr>
                <w:rFonts w:asciiTheme="minorHAnsi" w:hAnsiTheme="minorHAnsi" w:cs="Times New Roman"/>
                <w:sz w:val="20"/>
                <w:szCs w:val="20"/>
              </w:rPr>
              <w:t>2= Most of the time</w:t>
            </w:r>
          </w:p>
          <w:p w14:paraId="118EFB93" w14:textId="77777777" w:rsidR="00553994" w:rsidRPr="009E19FA" w:rsidRDefault="00553994" w:rsidP="00553994">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3=Sometimes</w:t>
            </w:r>
          </w:p>
          <w:p w14:paraId="355601C8" w14:textId="77777777" w:rsidR="00553994" w:rsidRPr="009E19FA" w:rsidRDefault="00553994" w:rsidP="00553994">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4=Rarely</w:t>
            </w:r>
          </w:p>
          <w:p w14:paraId="4D13784F" w14:textId="3F8F2528" w:rsidR="00553994" w:rsidRPr="009E19FA" w:rsidRDefault="00553994" w:rsidP="00553994">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5=Never</w:t>
            </w:r>
          </w:p>
        </w:tc>
        <w:tc>
          <w:tcPr>
            <w:tcW w:w="1829" w:type="dxa"/>
            <w:tcBorders>
              <w:top w:val="single" w:sz="4" w:space="0" w:color="auto"/>
              <w:left w:val="single" w:sz="4" w:space="0" w:color="auto"/>
              <w:bottom w:val="single" w:sz="4" w:space="0" w:color="auto"/>
              <w:right w:val="single" w:sz="4" w:space="0" w:color="auto"/>
            </w:tcBorders>
          </w:tcPr>
          <w:p w14:paraId="396764A2" w14:textId="3DBF1366"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C20. Have there been any new restrictions on your village’s access to this forest in the past three years?</w:t>
            </w:r>
          </w:p>
          <w:p w14:paraId="4E8C6CE6"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p>
          <w:p w14:paraId="7C3A896B" w14:textId="1665648F"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0=No</w:t>
            </w:r>
          </w:p>
          <w:p w14:paraId="6CB6D437" w14:textId="12EFD2BF"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 xml:space="preserve">1=Yes </w:t>
            </w:r>
          </w:p>
          <w:p w14:paraId="3CF8360B"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888=Don’t know</w:t>
            </w:r>
          </w:p>
          <w:p w14:paraId="1574B751"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999=Prefer not to respond</w:t>
            </w:r>
          </w:p>
          <w:p w14:paraId="193E2BC6" w14:textId="758E4360"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i/>
                <w:sz w:val="20"/>
                <w:szCs w:val="20"/>
              </w:rPr>
            </w:pPr>
            <w:r w:rsidRPr="009E19FA">
              <w:rPr>
                <w:rFonts w:asciiTheme="minorHAnsi" w:hAnsiTheme="minorHAnsi" w:cs="Times New Roman"/>
                <w:i/>
                <w:sz w:val="20"/>
                <w:szCs w:val="20"/>
              </w:rPr>
              <w:t>If 0, skip to C.21</w:t>
            </w:r>
          </w:p>
        </w:tc>
        <w:tc>
          <w:tcPr>
            <w:tcW w:w="2258" w:type="dxa"/>
            <w:tcBorders>
              <w:top w:val="single" w:sz="4" w:space="0" w:color="auto"/>
              <w:left w:val="single" w:sz="4" w:space="0" w:color="auto"/>
              <w:bottom w:val="single" w:sz="4" w:space="0" w:color="auto"/>
              <w:right w:val="single" w:sz="4" w:space="0" w:color="auto"/>
            </w:tcBorders>
          </w:tcPr>
          <w:p w14:paraId="0122145D" w14:textId="518097B2" w:rsidR="00553994" w:rsidRPr="009E19FA" w:rsidRDefault="00435AC7"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C.21</w:t>
            </w:r>
            <w:r w:rsidR="00553994" w:rsidRPr="009E19FA">
              <w:rPr>
                <w:rFonts w:asciiTheme="minorHAnsi" w:hAnsiTheme="minorHAnsi" w:cs="Times New Roman"/>
                <w:sz w:val="20"/>
                <w:szCs w:val="20"/>
              </w:rPr>
              <w:t xml:space="preserve"> Who has restricted access? </w:t>
            </w:r>
          </w:p>
          <w:p w14:paraId="1373E790" w14:textId="6118D2A6"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i/>
                <w:sz w:val="20"/>
                <w:szCs w:val="20"/>
              </w:rPr>
            </w:pPr>
            <w:r w:rsidRPr="009E19FA">
              <w:rPr>
                <w:rFonts w:asciiTheme="minorHAnsi" w:hAnsiTheme="minorHAnsi" w:cs="Times New Roman"/>
                <w:i/>
                <w:sz w:val="20"/>
                <w:szCs w:val="20"/>
              </w:rPr>
              <w:t>Probe and code</w:t>
            </w:r>
          </w:p>
          <w:p w14:paraId="6087467E" w14:textId="77777777"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1=Headman</w:t>
            </w:r>
          </w:p>
          <w:p w14:paraId="66580DCA" w14:textId="5B15E123"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2= Induna (Headman)</w:t>
            </w:r>
          </w:p>
          <w:p w14:paraId="134094E9" w14:textId="77777777"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3=Chief</w:t>
            </w:r>
          </w:p>
          <w:p w14:paraId="716AE4FD" w14:textId="2CDF9F9E"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4= Induna (Chief)</w:t>
            </w:r>
          </w:p>
          <w:p w14:paraId="2F9D5D07" w14:textId="578CE124"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5=Elders</w:t>
            </w:r>
          </w:p>
          <w:p w14:paraId="430699BA" w14:textId="48E5C831"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6=Community Resource Board</w:t>
            </w:r>
          </w:p>
          <w:p w14:paraId="6F4459A5" w14:textId="1BDF6CF7" w:rsidR="00553994" w:rsidRPr="009E19FA"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7=</w:t>
            </w:r>
            <w:r w:rsidR="00A56AFD">
              <w:rPr>
                <w:rFonts w:asciiTheme="minorHAnsi" w:eastAsia="Calibri" w:hAnsiTheme="minorHAnsi" w:cs="Times New Roman"/>
                <w:sz w:val="20"/>
                <w:szCs w:val="20"/>
              </w:rPr>
              <w:t>Local government</w:t>
            </w:r>
          </w:p>
          <w:p w14:paraId="2C30106B" w14:textId="4E8D74F2" w:rsidR="00553994" w:rsidRDefault="00553994" w:rsidP="00E9297B">
            <w:pPr>
              <w:spacing w:line="240" w:lineRule="auto"/>
              <w:rPr>
                <w:rFonts w:asciiTheme="minorHAnsi" w:eastAsia="Calibri" w:hAnsiTheme="minorHAnsi" w:cs="Times New Roman"/>
                <w:sz w:val="20"/>
                <w:szCs w:val="20"/>
              </w:rPr>
            </w:pPr>
            <w:r w:rsidRPr="009E19FA">
              <w:rPr>
                <w:rFonts w:asciiTheme="minorHAnsi" w:eastAsia="Calibri" w:hAnsiTheme="minorHAnsi" w:cs="Times New Roman"/>
                <w:sz w:val="20"/>
                <w:szCs w:val="20"/>
              </w:rPr>
              <w:t>8=DFO</w:t>
            </w:r>
          </w:p>
          <w:p w14:paraId="6563FA3F" w14:textId="47843DC5" w:rsidR="00A56AFD" w:rsidRPr="009E19FA" w:rsidRDefault="00A56AFD" w:rsidP="00E9297B">
            <w:pPr>
              <w:spacing w:line="240" w:lineRule="auto"/>
              <w:rPr>
                <w:rFonts w:asciiTheme="minorHAnsi" w:eastAsia="Calibri" w:hAnsiTheme="minorHAnsi" w:cs="Times New Roman"/>
                <w:sz w:val="20"/>
                <w:szCs w:val="20"/>
              </w:rPr>
            </w:pPr>
            <w:r>
              <w:rPr>
                <w:rFonts w:asciiTheme="minorHAnsi" w:eastAsia="Calibri" w:hAnsiTheme="minorHAnsi" w:cs="Times New Roman"/>
                <w:sz w:val="20"/>
                <w:szCs w:val="20"/>
              </w:rPr>
              <w:t>9= ZAWA</w:t>
            </w:r>
          </w:p>
          <w:p w14:paraId="4AF2ADEA" w14:textId="77777777" w:rsidR="00553994" w:rsidRPr="009E19FA" w:rsidRDefault="00553994" w:rsidP="00E9297B">
            <w:pPr>
              <w:kinsoku w:val="0"/>
              <w:overflowPunct w:val="0"/>
              <w:autoSpaceDE w:val="0"/>
              <w:autoSpaceDN w:val="0"/>
              <w:adjustRightInd w:val="0"/>
              <w:spacing w:line="240" w:lineRule="auto"/>
              <w:rPr>
                <w:rFonts w:asciiTheme="minorHAnsi" w:eastAsiaTheme="minorEastAsia" w:hAnsiTheme="minorHAnsi" w:cs="Times New Roman"/>
                <w:sz w:val="20"/>
                <w:szCs w:val="20"/>
              </w:rPr>
            </w:pPr>
            <w:r w:rsidRPr="009E19FA">
              <w:rPr>
                <w:rFonts w:asciiTheme="minorHAnsi" w:eastAsia="Calibri" w:hAnsiTheme="minorHAnsi" w:cs="Times New Roman"/>
                <w:sz w:val="20"/>
                <w:szCs w:val="20"/>
              </w:rPr>
              <w:t>97=Other, please specify</w:t>
            </w:r>
          </w:p>
        </w:tc>
        <w:tc>
          <w:tcPr>
            <w:tcW w:w="2565" w:type="dxa"/>
            <w:tcBorders>
              <w:top w:val="single" w:sz="4" w:space="0" w:color="auto"/>
              <w:left w:val="single" w:sz="4" w:space="0" w:color="auto"/>
              <w:bottom w:val="single" w:sz="4" w:space="0" w:color="auto"/>
              <w:right w:val="single" w:sz="4" w:space="0" w:color="auto"/>
            </w:tcBorders>
          </w:tcPr>
          <w:p w14:paraId="5B06CA11" w14:textId="18AFF13D" w:rsidR="00553994" w:rsidRPr="009E19FA" w:rsidRDefault="00435AC7"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C.22</w:t>
            </w:r>
            <w:r w:rsidR="00553994" w:rsidRPr="009E19FA">
              <w:rPr>
                <w:rFonts w:asciiTheme="minorHAnsi" w:hAnsiTheme="minorHAnsi" w:cs="Times New Roman"/>
                <w:sz w:val="20"/>
                <w:szCs w:val="20"/>
              </w:rPr>
              <w:t xml:space="preserve">. For what reason was access restricted? </w:t>
            </w:r>
          </w:p>
          <w:p w14:paraId="2E82C2C5"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i/>
                <w:sz w:val="20"/>
                <w:szCs w:val="20"/>
              </w:rPr>
            </w:pPr>
            <w:r w:rsidRPr="009E19FA">
              <w:rPr>
                <w:rFonts w:asciiTheme="minorHAnsi" w:hAnsiTheme="minorHAnsi" w:cs="Times New Roman"/>
                <w:i/>
                <w:sz w:val="20"/>
                <w:szCs w:val="20"/>
              </w:rPr>
              <w:t xml:space="preserve">Probe and code </w:t>
            </w:r>
          </w:p>
          <w:p w14:paraId="6281586E" w14:textId="77777777" w:rsidR="00553994" w:rsidRPr="009E19FA" w:rsidRDefault="00553994" w:rsidP="000D6D38">
            <w:pPr>
              <w:spacing w:line="240" w:lineRule="auto"/>
              <w:rPr>
                <w:rFonts w:asciiTheme="minorHAnsi" w:hAnsiTheme="minorHAnsi"/>
                <w:sz w:val="20"/>
                <w:szCs w:val="20"/>
              </w:rPr>
            </w:pPr>
            <w:commentRangeStart w:id="20"/>
            <w:r w:rsidRPr="009E19FA">
              <w:rPr>
                <w:rFonts w:asciiTheme="minorHAnsi" w:hAnsiTheme="minorHAnsi"/>
                <w:sz w:val="20"/>
                <w:szCs w:val="20"/>
              </w:rPr>
              <w:t xml:space="preserve">1=Infrastructure development on land (roads, bridges) </w:t>
            </w:r>
          </w:p>
          <w:p w14:paraId="172A52AC"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2=Purchased or leased, no longer belongs to the village</w:t>
            </w:r>
          </w:p>
          <w:p w14:paraId="4DB25ABD"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 xml:space="preserve">3=Zambian government/Forestry department said we cannot use </w:t>
            </w:r>
          </w:p>
          <w:p w14:paraId="4E4FDEB9"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4=Chief said we could not use</w:t>
            </w:r>
          </w:p>
          <w:p w14:paraId="692045C8"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5= Conflict with another village about forest access</w:t>
            </w:r>
          </w:p>
          <w:p w14:paraId="1621FD0C"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 xml:space="preserve">6=The forest is no longer safe </w:t>
            </w:r>
          </w:p>
          <w:p w14:paraId="30F584B6"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 xml:space="preserve">7= Cannot travel to forest </w:t>
            </w:r>
          </w:p>
          <w:p w14:paraId="55F0FB4E" w14:textId="77777777" w:rsidR="00553994" w:rsidRPr="009E19FA" w:rsidRDefault="00553994" w:rsidP="000D6D38">
            <w:pPr>
              <w:spacing w:line="240" w:lineRule="auto"/>
              <w:rPr>
                <w:rFonts w:asciiTheme="minorHAnsi" w:hAnsiTheme="minorHAnsi"/>
                <w:sz w:val="20"/>
                <w:szCs w:val="20"/>
              </w:rPr>
            </w:pPr>
            <w:r w:rsidRPr="009E19FA">
              <w:rPr>
                <w:rFonts w:asciiTheme="minorHAnsi" w:hAnsiTheme="minorHAnsi"/>
                <w:sz w:val="20"/>
                <w:szCs w:val="20"/>
              </w:rPr>
              <w:t>97=Other, please specify</w:t>
            </w:r>
          </w:p>
          <w:p w14:paraId="6B8345D2" w14:textId="675050FD"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sz w:val="20"/>
                <w:szCs w:val="20"/>
              </w:rPr>
              <w:t>888=Don’t know</w:t>
            </w:r>
            <w:commentRangeEnd w:id="20"/>
            <w:r w:rsidR="00A56AFD">
              <w:rPr>
                <w:rStyle w:val="CommentReference"/>
              </w:rPr>
              <w:commentReference w:id="20"/>
            </w:r>
          </w:p>
        </w:tc>
        <w:tc>
          <w:tcPr>
            <w:tcW w:w="2610" w:type="dxa"/>
            <w:tcBorders>
              <w:top w:val="single" w:sz="4" w:space="0" w:color="auto"/>
              <w:left w:val="single" w:sz="4" w:space="0" w:color="auto"/>
              <w:bottom w:val="single" w:sz="4" w:space="0" w:color="auto"/>
              <w:right w:val="single" w:sz="4" w:space="0" w:color="auto"/>
            </w:tcBorders>
          </w:tcPr>
          <w:p w14:paraId="261A891E" w14:textId="3EBE66A8" w:rsidR="00553994" w:rsidRPr="009E19FA" w:rsidRDefault="00435AC7" w:rsidP="00E9297B">
            <w:pPr>
              <w:kinsoku w:val="0"/>
              <w:overflowPunct w:val="0"/>
              <w:autoSpaceDE w:val="0"/>
              <w:autoSpaceDN w:val="0"/>
              <w:adjustRightInd w:val="0"/>
              <w:spacing w:line="240" w:lineRule="auto"/>
              <w:rPr>
                <w:rFonts w:asciiTheme="minorHAnsi" w:hAnsiTheme="minorHAnsi" w:cs="TimesNewRomanPSMT"/>
                <w:sz w:val="20"/>
                <w:szCs w:val="20"/>
              </w:rPr>
            </w:pPr>
            <w:r w:rsidRPr="009E19FA">
              <w:rPr>
                <w:rFonts w:asciiTheme="minorHAnsi" w:hAnsiTheme="minorHAnsi" w:cs="TimesNewRomanPSMT"/>
                <w:sz w:val="20"/>
                <w:szCs w:val="20"/>
              </w:rPr>
              <w:t>C.23</w:t>
            </w:r>
            <w:r w:rsidR="00553994" w:rsidRPr="009E19FA">
              <w:rPr>
                <w:rFonts w:asciiTheme="minorHAnsi" w:hAnsiTheme="minorHAnsi" w:cs="TimesNewRomanPSMT"/>
                <w:sz w:val="20"/>
                <w:szCs w:val="20"/>
              </w:rPr>
              <w:t>. In the past three years, have access restrictions on this forest prompted members of your village to increase the harvesting of forest products from other forests?</w:t>
            </w:r>
          </w:p>
          <w:p w14:paraId="7C85227B"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NewRomanPSMT"/>
                <w:sz w:val="20"/>
                <w:szCs w:val="20"/>
              </w:rPr>
            </w:pPr>
          </w:p>
          <w:p w14:paraId="630B193D"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NewRomanPSMT"/>
                <w:sz w:val="20"/>
                <w:szCs w:val="20"/>
              </w:rPr>
            </w:pPr>
            <w:r w:rsidRPr="009E19FA">
              <w:rPr>
                <w:rFonts w:asciiTheme="minorHAnsi" w:hAnsiTheme="minorHAnsi" w:cs="TimesNewRomanPSMT"/>
                <w:sz w:val="20"/>
                <w:szCs w:val="20"/>
              </w:rPr>
              <w:t>0=No</w:t>
            </w:r>
          </w:p>
          <w:p w14:paraId="3BD43518"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NewRomanPSMT"/>
                <w:sz w:val="20"/>
                <w:szCs w:val="20"/>
              </w:rPr>
            </w:pPr>
            <w:r w:rsidRPr="009E19FA">
              <w:rPr>
                <w:rFonts w:asciiTheme="minorHAnsi" w:hAnsiTheme="minorHAnsi" w:cs="TimesNewRomanPSMT"/>
                <w:sz w:val="20"/>
                <w:szCs w:val="20"/>
              </w:rPr>
              <w:t>1=Yes</w:t>
            </w:r>
          </w:p>
          <w:p w14:paraId="5617E06D" w14:textId="1A88BFBF" w:rsidR="00553994" w:rsidRPr="009E19FA" w:rsidRDefault="00553994" w:rsidP="00E9297B">
            <w:pPr>
              <w:kinsoku w:val="0"/>
              <w:overflowPunct w:val="0"/>
              <w:autoSpaceDE w:val="0"/>
              <w:autoSpaceDN w:val="0"/>
              <w:adjustRightInd w:val="0"/>
              <w:spacing w:line="240" w:lineRule="auto"/>
              <w:rPr>
                <w:rFonts w:asciiTheme="minorHAnsi" w:hAnsiTheme="minorHAnsi" w:cs="TimesNewRomanPSMT"/>
                <w:sz w:val="20"/>
                <w:szCs w:val="20"/>
              </w:rPr>
            </w:pPr>
            <w:r w:rsidRPr="009E19FA">
              <w:rPr>
                <w:rFonts w:asciiTheme="minorHAnsi" w:hAnsiTheme="minorHAnsi" w:cs="TimesNewRomanPSMT"/>
                <w:sz w:val="20"/>
                <w:szCs w:val="20"/>
              </w:rPr>
              <w:t>888=Don’t know</w:t>
            </w:r>
          </w:p>
          <w:p w14:paraId="57059DD4" w14:textId="7FB3D164"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i/>
                <w:sz w:val="20"/>
                <w:szCs w:val="20"/>
              </w:rPr>
            </w:pPr>
          </w:p>
        </w:tc>
        <w:tc>
          <w:tcPr>
            <w:tcW w:w="1532" w:type="dxa"/>
            <w:tcBorders>
              <w:top w:val="single" w:sz="4" w:space="0" w:color="auto"/>
              <w:left w:val="single" w:sz="4" w:space="0" w:color="auto"/>
              <w:bottom w:val="single" w:sz="4" w:space="0" w:color="auto"/>
              <w:right w:val="single" w:sz="4" w:space="0" w:color="auto"/>
            </w:tcBorders>
          </w:tcPr>
          <w:p w14:paraId="2B12C563" w14:textId="503F27E7" w:rsidR="00553994" w:rsidRPr="009E19FA" w:rsidRDefault="00435AC7" w:rsidP="00397132">
            <w:pPr>
              <w:kinsoku w:val="0"/>
              <w:overflowPunct w:val="0"/>
              <w:autoSpaceDE w:val="0"/>
              <w:autoSpaceDN w:val="0"/>
              <w:adjustRightInd w:val="0"/>
              <w:spacing w:line="240" w:lineRule="auto"/>
              <w:rPr>
                <w:rFonts w:asciiTheme="minorHAnsi" w:hAnsiTheme="minorHAnsi"/>
                <w:color w:val="000000"/>
                <w:sz w:val="20"/>
                <w:szCs w:val="20"/>
              </w:rPr>
            </w:pPr>
            <w:r w:rsidRPr="009E19FA">
              <w:rPr>
                <w:rFonts w:asciiTheme="minorHAnsi" w:hAnsiTheme="minorHAnsi"/>
                <w:color w:val="000000"/>
                <w:sz w:val="20"/>
                <w:szCs w:val="20"/>
              </w:rPr>
              <w:t>C.24</w:t>
            </w:r>
            <w:r w:rsidR="00553994" w:rsidRPr="009E19FA">
              <w:rPr>
                <w:rFonts w:asciiTheme="minorHAnsi" w:hAnsiTheme="minorHAnsi"/>
                <w:color w:val="000000"/>
                <w:sz w:val="20"/>
                <w:szCs w:val="20"/>
              </w:rPr>
              <w:t>. Has this forest been used more intensively as a result of access restrictions on other forests?</w:t>
            </w:r>
          </w:p>
          <w:p w14:paraId="7586FF34" w14:textId="77777777" w:rsidR="00553994" w:rsidRPr="009E19FA" w:rsidRDefault="00553994" w:rsidP="00397132">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0=No</w:t>
            </w:r>
          </w:p>
          <w:p w14:paraId="56F95A9C" w14:textId="77777777" w:rsidR="00553994" w:rsidRPr="009E19FA" w:rsidRDefault="00553994" w:rsidP="00397132">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 xml:space="preserve">1=Yes </w:t>
            </w:r>
          </w:p>
          <w:p w14:paraId="37160217" w14:textId="77777777" w:rsidR="00553994" w:rsidRPr="009E19FA" w:rsidRDefault="00553994" w:rsidP="00397132">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888=Don’t know</w:t>
            </w:r>
          </w:p>
          <w:p w14:paraId="625B0A04" w14:textId="77777777" w:rsidR="00553994" w:rsidRPr="009E19FA" w:rsidRDefault="00553994" w:rsidP="00397132">
            <w:pPr>
              <w:kinsoku w:val="0"/>
              <w:overflowPunct w:val="0"/>
              <w:autoSpaceDE w:val="0"/>
              <w:autoSpaceDN w:val="0"/>
              <w:adjustRightInd w:val="0"/>
              <w:spacing w:line="240" w:lineRule="auto"/>
              <w:rPr>
                <w:rFonts w:asciiTheme="minorHAnsi" w:hAnsiTheme="minorHAnsi" w:cs="Times New Roman"/>
                <w:sz w:val="20"/>
                <w:szCs w:val="20"/>
              </w:rPr>
            </w:pPr>
            <w:r w:rsidRPr="009E19FA">
              <w:rPr>
                <w:rFonts w:asciiTheme="minorHAnsi" w:hAnsiTheme="minorHAnsi" w:cs="Times New Roman"/>
                <w:sz w:val="20"/>
                <w:szCs w:val="20"/>
              </w:rPr>
              <w:t>999=Prefer not to respond</w:t>
            </w:r>
          </w:p>
          <w:p w14:paraId="0D84AC21" w14:textId="379932AD" w:rsidR="00553994" w:rsidRPr="009E19FA" w:rsidRDefault="00553994" w:rsidP="00553994">
            <w:pPr>
              <w:kinsoku w:val="0"/>
              <w:overflowPunct w:val="0"/>
              <w:autoSpaceDE w:val="0"/>
              <w:autoSpaceDN w:val="0"/>
              <w:adjustRightInd w:val="0"/>
              <w:spacing w:line="240" w:lineRule="auto"/>
              <w:rPr>
                <w:rFonts w:asciiTheme="minorHAnsi" w:hAnsiTheme="minorHAnsi" w:cs="Times New Roman"/>
                <w:sz w:val="20"/>
                <w:szCs w:val="20"/>
              </w:rPr>
            </w:pPr>
          </w:p>
        </w:tc>
        <w:tc>
          <w:tcPr>
            <w:tcW w:w="1440" w:type="dxa"/>
            <w:tcBorders>
              <w:top w:val="single" w:sz="4" w:space="0" w:color="auto"/>
              <w:left w:val="single" w:sz="4" w:space="0" w:color="auto"/>
              <w:bottom w:val="single" w:sz="4" w:space="0" w:color="auto"/>
              <w:right w:val="single" w:sz="4" w:space="0" w:color="auto"/>
            </w:tcBorders>
          </w:tcPr>
          <w:p w14:paraId="35CC26DC" w14:textId="73D55CD5" w:rsidR="00553994" w:rsidRPr="009E19FA" w:rsidRDefault="00435AC7" w:rsidP="00E9297B">
            <w:pPr>
              <w:kinsoku w:val="0"/>
              <w:overflowPunct w:val="0"/>
              <w:autoSpaceDE w:val="0"/>
              <w:autoSpaceDN w:val="0"/>
              <w:adjustRightInd w:val="0"/>
              <w:spacing w:line="240" w:lineRule="auto"/>
              <w:rPr>
                <w:rFonts w:asciiTheme="minorHAnsi" w:hAnsiTheme="minorHAnsi" w:cs="TimesNewRomanPSMT"/>
                <w:sz w:val="20"/>
                <w:szCs w:val="20"/>
              </w:rPr>
            </w:pPr>
            <w:r w:rsidRPr="009E19FA">
              <w:rPr>
                <w:rFonts w:asciiTheme="minorHAnsi" w:hAnsiTheme="minorHAnsi" w:cs="TimesNewRomanPSMT"/>
                <w:sz w:val="20"/>
                <w:szCs w:val="20"/>
              </w:rPr>
              <w:t>C.25</w:t>
            </w:r>
            <w:r w:rsidR="00553994" w:rsidRPr="009E19FA">
              <w:rPr>
                <w:rFonts w:asciiTheme="minorHAnsi" w:hAnsiTheme="minorHAnsi" w:cs="TimesNewRomanPSMT"/>
                <w:sz w:val="20"/>
                <w:szCs w:val="20"/>
              </w:rPr>
              <w:t>. Which products have had harvesting increase?</w:t>
            </w:r>
          </w:p>
          <w:p w14:paraId="73FB9A97"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NewRomanPSMT"/>
                <w:i/>
                <w:sz w:val="20"/>
                <w:szCs w:val="20"/>
              </w:rPr>
            </w:pPr>
            <w:r w:rsidRPr="009E19FA">
              <w:rPr>
                <w:rFonts w:asciiTheme="minorHAnsi" w:hAnsiTheme="minorHAnsi" w:cs="TimesNewRomanPSMT"/>
                <w:i/>
                <w:sz w:val="20"/>
                <w:szCs w:val="20"/>
              </w:rPr>
              <w:t>See codes 104 below</w:t>
            </w:r>
          </w:p>
          <w:p w14:paraId="16667670" w14:textId="77777777" w:rsidR="00553994" w:rsidRPr="009E19FA" w:rsidRDefault="00553994" w:rsidP="00E9297B">
            <w:pPr>
              <w:kinsoku w:val="0"/>
              <w:overflowPunct w:val="0"/>
              <w:autoSpaceDE w:val="0"/>
              <w:autoSpaceDN w:val="0"/>
              <w:adjustRightInd w:val="0"/>
              <w:spacing w:line="240" w:lineRule="auto"/>
              <w:rPr>
                <w:rFonts w:asciiTheme="minorHAnsi" w:hAnsiTheme="minorHAnsi" w:cs="Times New Roman"/>
                <w:i/>
                <w:sz w:val="20"/>
                <w:szCs w:val="20"/>
              </w:rPr>
            </w:pPr>
            <w:r w:rsidRPr="009E19FA">
              <w:rPr>
                <w:rFonts w:asciiTheme="minorHAnsi" w:hAnsiTheme="minorHAnsi" w:cs="TimesNewRomanPSMT"/>
                <w:i/>
                <w:sz w:val="20"/>
                <w:szCs w:val="20"/>
              </w:rPr>
              <w:t>Probe and code, select all that apply</w:t>
            </w:r>
          </w:p>
        </w:tc>
      </w:tr>
      <w:tr w:rsidR="00553994" w14:paraId="1971D532" w14:textId="77777777" w:rsidTr="00553994">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1D11F44A" w14:textId="5E0ECA51" w:rsidR="00553994" w:rsidRDefault="0055399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0C34041D" w14:textId="77777777" w:rsidR="00553994" w:rsidRDefault="0055399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1FE85831" w14:textId="7EFB5D37" w:rsidR="00553994" w:rsidRDefault="00553994" w:rsidP="00E9297B">
            <w:pPr>
              <w:pStyle w:val="NoSpacing"/>
            </w:pPr>
          </w:p>
        </w:tc>
        <w:tc>
          <w:tcPr>
            <w:tcW w:w="2258" w:type="dxa"/>
            <w:tcBorders>
              <w:top w:val="single" w:sz="4" w:space="0" w:color="auto"/>
              <w:left w:val="single" w:sz="4" w:space="0" w:color="auto"/>
              <w:bottom w:val="single" w:sz="4" w:space="0" w:color="auto"/>
              <w:right w:val="single" w:sz="4" w:space="0" w:color="auto"/>
            </w:tcBorders>
          </w:tcPr>
          <w:p w14:paraId="2F8C1F00" w14:textId="77777777" w:rsidR="00553994" w:rsidRDefault="00553994" w:rsidP="00E9297B">
            <w:pPr>
              <w:pStyle w:val="NoSpacing"/>
            </w:pPr>
          </w:p>
        </w:tc>
        <w:tc>
          <w:tcPr>
            <w:tcW w:w="2565" w:type="dxa"/>
            <w:tcBorders>
              <w:top w:val="single" w:sz="4" w:space="0" w:color="auto"/>
              <w:left w:val="single" w:sz="4" w:space="0" w:color="auto"/>
              <w:bottom w:val="single" w:sz="4" w:space="0" w:color="auto"/>
              <w:right w:val="single" w:sz="4" w:space="0" w:color="auto"/>
            </w:tcBorders>
          </w:tcPr>
          <w:p w14:paraId="2D8E1C9E" w14:textId="77777777" w:rsidR="00553994" w:rsidRDefault="00553994" w:rsidP="00E9297B">
            <w:pPr>
              <w:pStyle w:val="NoSpacing"/>
            </w:pPr>
          </w:p>
        </w:tc>
        <w:tc>
          <w:tcPr>
            <w:tcW w:w="2610" w:type="dxa"/>
            <w:tcBorders>
              <w:top w:val="single" w:sz="4" w:space="0" w:color="auto"/>
              <w:left w:val="single" w:sz="4" w:space="0" w:color="auto"/>
              <w:bottom w:val="single" w:sz="4" w:space="0" w:color="auto"/>
              <w:right w:val="single" w:sz="4" w:space="0" w:color="auto"/>
            </w:tcBorders>
          </w:tcPr>
          <w:p w14:paraId="3FEC962A" w14:textId="77777777" w:rsidR="00553994" w:rsidRDefault="00553994" w:rsidP="00E9297B">
            <w:pPr>
              <w:pStyle w:val="NoSpacing"/>
            </w:pPr>
          </w:p>
        </w:tc>
        <w:tc>
          <w:tcPr>
            <w:tcW w:w="1532" w:type="dxa"/>
            <w:tcBorders>
              <w:top w:val="single" w:sz="4" w:space="0" w:color="auto"/>
              <w:left w:val="single" w:sz="4" w:space="0" w:color="auto"/>
              <w:bottom w:val="single" w:sz="4" w:space="0" w:color="auto"/>
              <w:right w:val="single" w:sz="4" w:space="0" w:color="auto"/>
            </w:tcBorders>
          </w:tcPr>
          <w:p w14:paraId="7249AF02" w14:textId="77777777" w:rsidR="00553994" w:rsidRDefault="00553994" w:rsidP="00E9297B">
            <w:pPr>
              <w:pStyle w:val="NoSpacing"/>
            </w:pPr>
          </w:p>
        </w:tc>
        <w:tc>
          <w:tcPr>
            <w:tcW w:w="1440" w:type="dxa"/>
            <w:tcBorders>
              <w:top w:val="single" w:sz="4" w:space="0" w:color="auto"/>
              <w:left w:val="single" w:sz="4" w:space="0" w:color="auto"/>
              <w:bottom w:val="single" w:sz="4" w:space="0" w:color="auto"/>
              <w:right w:val="single" w:sz="4" w:space="0" w:color="auto"/>
            </w:tcBorders>
          </w:tcPr>
          <w:p w14:paraId="0FCBD332" w14:textId="77777777" w:rsidR="00553994" w:rsidRDefault="00553994" w:rsidP="00E9297B">
            <w:pPr>
              <w:pStyle w:val="NoSpacing"/>
            </w:pPr>
          </w:p>
        </w:tc>
      </w:tr>
      <w:tr w:rsidR="00553994" w14:paraId="16849642" w14:textId="77777777" w:rsidTr="00553994">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3F0CA333" w14:textId="77777777" w:rsidR="00553994" w:rsidRDefault="00553994" w:rsidP="00E9297B">
            <w:pPr>
              <w:pStyle w:val="NoSpacing"/>
            </w:pPr>
            <w:r>
              <w:t>1</w:t>
            </w:r>
          </w:p>
        </w:tc>
        <w:tc>
          <w:tcPr>
            <w:tcW w:w="1829" w:type="dxa"/>
            <w:tcBorders>
              <w:top w:val="single" w:sz="4" w:space="0" w:color="auto"/>
              <w:left w:val="single" w:sz="4" w:space="0" w:color="auto"/>
              <w:bottom w:val="single" w:sz="4" w:space="0" w:color="auto"/>
              <w:right w:val="single" w:sz="4" w:space="0" w:color="auto"/>
            </w:tcBorders>
          </w:tcPr>
          <w:p w14:paraId="71C5EE42" w14:textId="77777777" w:rsidR="00553994" w:rsidRDefault="0055399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6E1C2D79" w14:textId="428E8D0C" w:rsidR="00553994" w:rsidRDefault="00553994" w:rsidP="00E9297B">
            <w:pPr>
              <w:pStyle w:val="NoSpacing"/>
            </w:pPr>
          </w:p>
        </w:tc>
        <w:tc>
          <w:tcPr>
            <w:tcW w:w="2258" w:type="dxa"/>
            <w:tcBorders>
              <w:top w:val="single" w:sz="4" w:space="0" w:color="auto"/>
              <w:left w:val="single" w:sz="4" w:space="0" w:color="auto"/>
              <w:bottom w:val="single" w:sz="4" w:space="0" w:color="auto"/>
              <w:right w:val="single" w:sz="4" w:space="0" w:color="auto"/>
            </w:tcBorders>
          </w:tcPr>
          <w:p w14:paraId="4A09759D" w14:textId="77777777" w:rsidR="00553994" w:rsidRDefault="00553994" w:rsidP="00E9297B">
            <w:pPr>
              <w:pStyle w:val="NoSpacing"/>
            </w:pPr>
          </w:p>
        </w:tc>
        <w:tc>
          <w:tcPr>
            <w:tcW w:w="2565" w:type="dxa"/>
            <w:tcBorders>
              <w:top w:val="single" w:sz="4" w:space="0" w:color="auto"/>
              <w:left w:val="single" w:sz="4" w:space="0" w:color="auto"/>
              <w:bottom w:val="single" w:sz="4" w:space="0" w:color="auto"/>
              <w:right w:val="single" w:sz="4" w:space="0" w:color="auto"/>
            </w:tcBorders>
          </w:tcPr>
          <w:p w14:paraId="67F1EF36" w14:textId="77777777" w:rsidR="00553994" w:rsidRDefault="00553994" w:rsidP="00E9297B">
            <w:pPr>
              <w:pStyle w:val="NoSpacing"/>
            </w:pPr>
          </w:p>
        </w:tc>
        <w:tc>
          <w:tcPr>
            <w:tcW w:w="2610" w:type="dxa"/>
            <w:tcBorders>
              <w:top w:val="single" w:sz="4" w:space="0" w:color="auto"/>
              <w:left w:val="single" w:sz="4" w:space="0" w:color="auto"/>
              <w:bottom w:val="single" w:sz="4" w:space="0" w:color="auto"/>
              <w:right w:val="single" w:sz="4" w:space="0" w:color="auto"/>
            </w:tcBorders>
          </w:tcPr>
          <w:p w14:paraId="4772C907" w14:textId="77777777" w:rsidR="00553994" w:rsidRDefault="00553994" w:rsidP="00E9297B">
            <w:pPr>
              <w:pStyle w:val="NoSpacing"/>
            </w:pPr>
          </w:p>
        </w:tc>
        <w:tc>
          <w:tcPr>
            <w:tcW w:w="1532" w:type="dxa"/>
            <w:tcBorders>
              <w:top w:val="single" w:sz="4" w:space="0" w:color="auto"/>
              <w:left w:val="single" w:sz="4" w:space="0" w:color="auto"/>
              <w:bottom w:val="single" w:sz="4" w:space="0" w:color="auto"/>
              <w:right w:val="single" w:sz="4" w:space="0" w:color="auto"/>
            </w:tcBorders>
          </w:tcPr>
          <w:p w14:paraId="1996E64A" w14:textId="77777777" w:rsidR="00553994" w:rsidRDefault="00553994" w:rsidP="00E9297B">
            <w:pPr>
              <w:pStyle w:val="NoSpacing"/>
            </w:pPr>
          </w:p>
        </w:tc>
        <w:tc>
          <w:tcPr>
            <w:tcW w:w="1440" w:type="dxa"/>
            <w:tcBorders>
              <w:top w:val="single" w:sz="4" w:space="0" w:color="auto"/>
              <w:left w:val="single" w:sz="4" w:space="0" w:color="auto"/>
              <w:bottom w:val="single" w:sz="4" w:space="0" w:color="auto"/>
              <w:right w:val="single" w:sz="4" w:space="0" w:color="auto"/>
            </w:tcBorders>
          </w:tcPr>
          <w:p w14:paraId="4D0D6911" w14:textId="77777777" w:rsidR="00553994" w:rsidRDefault="00553994" w:rsidP="00E9297B">
            <w:pPr>
              <w:pStyle w:val="NoSpacing"/>
            </w:pPr>
          </w:p>
        </w:tc>
      </w:tr>
      <w:tr w:rsidR="00553994" w14:paraId="00B7754D" w14:textId="77777777" w:rsidTr="00553994">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778516B9" w14:textId="77777777" w:rsidR="00553994" w:rsidRDefault="00553994" w:rsidP="00E9297B">
            <w:pPr>
              <w:pStyle w:val="NoSpacing"/>
            </w:pPr>
            <w:r>
              <w:t>2</w:t>
            </w:r>
          </w:p>
        </w:tc>
        <w:tc>
          <w:tcPr>
            <w:tcW w:w="1829" w:type="dxa"/>
            <w:tcBorders>
              <w:top w:val="single" w:sz="4" w:space="0" w:color="auto"/>
              <w:left w:val="single" w:sz="4" w:space="0" w:color="auto"/>
              <w:bottom w:val="single" w:sz="4" w:space="0" w:color="auto"/>
              <w:right w:val="single" w:sz="4" w:space="0" w:color="auto"/>
            </w:tcBorders>
          </w:tcPr>
          <w:p w14:paraId="5B4F9704" w14:textId="77777777" w:rsidR="00553994" w:rsidRDefault="0055399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0662112C" w14:textId="51523F34" w:rsidR="00553994" w:rsidRDefault="00553994" w:rsidP="00E9297B">
            <w:pPr>
              <w:pStyle w:val="NoSpacing"/>
            </w:pPr>
          </w:p>
        </w:tc>
        <w:tc>
          <w:tcPr>
            <w:tcW w:w="2258" w:type="dxa"/>
            <w:tcBorders>
              <w:top w:val="single" w:sz="4" w:space="0" w:color="auto"/>
              <w:left w:val="single" w:sz="4" w:space="0" w:color="auto"/>
              <w:bottom w:val="single" w:sz="4" w:space="0" w:color="auto"/>
              <w:right w:val="single" w:sz="4" w:space="0" w:color="auto"/>
            </w:tcBorders>
          </w:tcPr>
          <w:p w14:paraId="7B397A2E" w14:textId="77777777" w:rsidR="00553994" w:rsidRDefault="00553994" w:rsidP="00E9297B">
            <w:pPr>
              <w:pStyle w:val="NoSpacing"/>
            </w:pPr>
          </w:p>
        </w:tc>
        <w:tc>
          <w:tcPr>
            <w:tcW w:w="2565" w:type="dxa"/>
            <w:tcBorders>
              <w:top w:val="single" w:sz="4" w:space="0" w:color="auto"/>
              <w:left w:val="single" w:sz="4" w:space="0" w:color="auto"/>
              <w:bottom w:val="single" w:sz="4" w:space="0" w:color="auto"/>
              <w:right w:val="single" w:sz="4" w:space="0" w:color="auto"/>
            </w:tcBorders>
          </w:tcPr>
          <w:p w14:paraId="67113590" w14:textId="77777777" w:rsidR="00553994" w:rsidRDefault="00553994" w:rsidP="00E9297B">
            <w:pPr>
              <w:pStyle w:val="NoSpacing"/>
            </w:pPr>
          </w:p>
        </w:tc>
        <w:tc>
          <w:tcPr>
            <w:tcW w:w="2610" w:type="dxa"/>
            <w:tcBorders>
              <w:top w:val="single" w:sz="4" w:space="0" w:color="auto"/>
              <w:left w:val="single" w:sz="4" w:space="0" w:color="auto"/>
              <w:bottom w:val="single" w:sz="4" w:space="0" w:color="auto"/>
              <w:right w:val="single" w:sz="4" w:space="0" w:color="auto"/>
            </w:tcBorders>
          </w:tcPr>
          <w:p w14:paraId="1A40C316" w14:textId="77777777" w:rsidR="00553994" w:rsidRDefault="00553994" w:rsidP="00E9297B">
            <w:pPr>
              <w:pStyle w:val="NoSpacing"/>
            </w:pPr>
          </w:p>
        </w:tc>
        <w:tc>
          <w:tcPr>
            <w:tcW w:w="1532" w:type="dxa"/>
            <w:tcBorders>
              <w:top w:val="single" w:sz="4" w:space="0" w:color="auto"/>
              <w:left w:val="single" w:sz="4" w:space="0" w:color="auto"/>
              <w:bottom w:val="single" w:sz="4" w:space="0" w:color="auto"/>
              <w:right w:val="single" w:sz="4" w:space="0" w:color="auto"/>
            </w:tcBorders>
          </w:tcPr>
          <w:p w14:paraId="4188DA70" w14:textId="77777777" w:rsidR="00553994" w:rsidRDefault="00553994" w:rsidP="00E9297B">
            <w:pPr>
              <w:pStyle w:val="NoSpacing"/>
            </w:pPr>
          </w:p>
        </w:tc>
        <w:tc>
          <w:tcPr>
            <w:tcW w:w="1440" w:type="dxa"/>
            <w:tcBorders>
              <w:top w:val="single" w:sz="4" w:space="0" w:color="auto"/>
              <w:left w:val="single" w:sz="4" w:space="0" w:color="auto"/>
              <w:bottom w:val="single" w:sz="4" w:space="0" w:color="auto"/>
              <w:right w:val="single" w:sz="4" w:space="0" w:color="auto"/>
            </w:tcBorders>
          </w:tcPr>
          <w:p w14:paraId="3A30E469" w14:textId="77777777" w:rsidR="00553994" w:rsidRDefault="00553994" w:rsidP="00E9297B">
            <w:pPr>
              <w:pStyle w:val="NoSpacing"/>
            </w:pPr>
          </w:p>
        </w:tc>
      </w:tr>
      <w:tr w:rsidR="00553994" w14:paraId="2D38A9AC" w14:textId="77777777" w:rsidTr="00553994">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191BC6B1" w14:textId="77777777" w:rsidR="00553994" w:rsidRDefault="00553994" w:rsidP="00E9297B">
            <w:pPr>
              <w:pStyle w:val="NoSpacing"/>
            </w:pPr>
            <w:r>
              <w:t>3</w:t>
            </w:r>
          </w:p>
        </w:tc>
        <w:tc>
          <w:tcPr>
            <w:tcW w:w="1829" w:type="dxa"/>
            <w:tcBorders>
              <w:top w:val="single" w:sz="4" w:space="0" w:color="auto"/>
              <w:left w:val="single" w:sz="4" w:space="0" w:color="auto"/>
              <w:bottom w:val="single" w:sz="4" w:space="0" w:color="auto"/>
              <w:right w:val="single" w:sz="4" w:space="0" w:color="auto"/>
            </w:tcBorders>
          </w:tcPr>
          <w:p w14:paraId="0A1C8F66" w14:textId="77777777" w:rsidR="00553994" w:rsidRDefault="0055399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414687A4" w14:textId="1761483A" w:rsidR="00553994" w:rsidRDefault="00553994" w:rsidP="00E9297B">
            <w:pPr>
              <w:pStyle w:val="NoSpacing"/>
            </w:pPr>
          </w:p>
        </w:tc>
        <w:tc>
          <w:tcPr>
            <w:tcW w:w="2258" w:type="dxa"/>
            <w:tcBorders>
              <w:top w:val="single" w:sz="4" w:space="0" w:color="auto"/>
              <w:left w:val="single" w:sz="4" w:space="0" w:color="auto"/>
              <w:bottom w:val="single" w:sz="4" w:space="0" w:color="auto"/>
              <w:right w:val="single" w:sz="4" w:space="0" w:color="auto"/>
            </w:tcBorders>
          </w:tcPr>
          <w:p w14:paraId="49CE7E56" w14:textId="77777777" w:rsidR="00553994" w:rsidRDefault="00553994" w:rsidP="00E9297B">
            <w:pPr>
              <w:pStyle w:val="NoSpacing"/>
            </w:pPr>
          </w:p>
        </w:tc>
        <w:tc>
          <w:tcPr>
            <w:tcW w:w="2565" w:type="dxa"/>
            <w:tcBorders>
              <w:top w:val="single" w:sz="4" w:space="0" w:color="auto"/>
              <w:left w:val="single" w:sz="4" w:space="0" w:color="auto"/>
              <w:bottom w:val="single" w:sz="4" w:space="0" w:color="auto"/>
              <w:right w:val="single" w:sz="4" w:space="0" w:color="auto"/>
            </w:tcBorders>
          </w:tcPr>
          <w:p w14:paraId="11D18854" w14:textId="77777777" w:rsidR="00553994" w:rsidRDefault="00553994" w:rsidP="00E9297B">
            <w:pPr>
              <w:pStyle w:val="NoSpacing"/>
            </w:pPr>
          </w:p>
        </w:tc>
        <w:tc>
          <w:tcPr>
            <w:tcW w:w="2610" w:type="dxa"/>
            <w:tcBorders>
              <w:top w:val="single" w:sz="4" w:space="0" w:color="auto"/>
              <w:left w:val="single" w:sz="4" w:space="0" w:color="auto"/>
              <w:bottom w:val="single" w:sz="4" w:space="0" w:color="auto"/>
              <w:right w:val="single" w:sz="4" w:space="0" w:color="auto"/>
            </w:tcBorders>
          </w:tcPr>
          <w:p w14:paraId="2E67C540" w14:textId="77777777" w:rsidR="00553994" w:rsidRDefault="00553994" w:rsidP="00E9297B">
            <w:pPr>
              <w:pStyle w:val="NoSpacing"/>
            </w:pPr>
          </w:p>
        </w:tc>
        <w:tc>
          <w:tcPr>
            <w:tcW w:w="1532" w:type="dxa"/>
            <w:tcBorders>
              <w:top w:val="single" w:sz="4" w:space="0" w:color="auto"/>
              <w:left w:val="single" w:sz="4" w:space="0" w:color="auto"/>
              <w:bottom w:val="single" w:sz="4" w:space="0" w:color="auto"/>
              <w:right w:val="single" w:sz="4" w:space="0" w:color="auto"/>
            </w:tcBorders>
          </w:tcPr>
          <w:p w14:paraId="5E06EDB5" w14:textId="77777777" w:rsidR="00553994" w:rsidRDefault="00553994" w:rsidP="00E9297B">
            <w:pPr>
              <w:pStyle w:val="NoSpacing"/>
            </w:pPr>
          </w:p>
        </w:tc>
        <w:tc>
          <w:tcPr>
            <w:tcW w:w="1440" w:type="dxa"/>
            <w:tcBorders>
              <w:top w:val="single" w:sz="4" w:space="0" w:color="auto"/>
              <w:left w:val="single" w:sz="4" w:space="0" w:color="auto"/>
              <w:bottom w:val="single" w:sz="4" w:space="0" w:color="auto"/>
              <w:right w:val="single" w:sz="4" w:space="0" w:color="auto"/>
            </w:tcBorders>
          </w:tcPr>
          <w:p w14:paraId="4ADA2134" w14:textId="77777777" w:rsidR="00553994" w:rsidRDefault="00553994" w:rsidP="00E9297B">
            <w:pPr>
              <w:pStyle w:val="NoSpacing"/>
            </w:pPr>
          </w:p>
        </w:tc>
      </w:tr>
    </w:tbl>
    <w:p w14:paraId="2371FDA1" w14:textId="77777777" w:rsidR="001C2D61" w:rsidRDefault="001C2D61" w:rsidP="00E9297B">
      <w:pPr>
        <w:pStyle w:val="NoSpacing"/>
      </w:pPr>
    </w:p>
    <w:tbl>
      <w:tblPr>
        <w:tblStyle w:val="TableGrid"/>
        <w:tblW w:w="13675" w:type="dxa"/>
        <w:jc w:val="center"/>
        <w:tblCellMar>
          <w:left w:w="72" w:type="dxa"/>
          <w:right w:w="72" w:type="dxa"/>
        </w:tblCellMar>
        <w:tblLook w:val="04A0" w:firstRow="1" w:lastRow="0" w:firstColumn="1" w:lastColumn="0" w:noHBand="0" w:noVBand="1"/>
      </w:tblPr>
      <w:tblGrid>
        <w:gridCol w:w="4558"/>
        <w:gridCol w:w="4558"/>
        <w:gridCol w:w="4559"/>
      </w:tblGrid>
      <w:tr w:rsidR="00796304" w:rsidRPr="001D5E68" w14:paraId="2EA8BBD8" w14:textId="77777777">
        <w:trPr>
          <w:jc w:val="center"/>
        </w:trPr>
        <w:tc>
          <w:tcPr>
            <w:tcW w:w="13675" w:type="dxa"/>
            <w:gridSpan w:val="3"/>
          </w:tcPr>
          <w:p w14:paraId="671BC02F" w14:textId="77777777" w:rsidR="00796304" w:rsidRPr="001D5E68" w:rsidRDefault="001D5E68" w:rsidP="001D5E68">
            <w:pPr>
              <w:pStyle w:val="NoSpacing"/>
              <w:rPr>
                <w:b/>
              </w:rPr>
            </w:pPr>
            <w:r w:rsidRPr="001D5E68">
              <w:rPr>
                <w:b/>
              </w:rPr>
              <w:t>104–F</w:t>
            </w:r>
            <w:r w:rsidR="00796304" w:rsidRPr="001D5E68">
              <w:rPr>
                <w:b/>
              </w:rPr>
              <w:t xml:space="preserve">orest products </w:t>
            </w:r>
          </w:p>
        </w:tc>
      </w:tr>
      <w:tr w:rsidR="00796304" w:rsidRPr="00AF4BA7" w14:paraId="6BA80F0A" w14:textId="77777777">
        <w:trPr>
          <w:jc w:val="center"/>
        </w:trPr>
        <w:tc>
          <w:tcPr>
            <w:tcW w:w="4558" w:type="dxa"/>
          </w:tcPr>
          <w:p w14:paraId="1A3B0F1C" w14:textId="77777777" w:rsidR="00796304" w:rsidRPr="00AF4BA7" w:rsidRDefault="00796304" w:rsidP="00E9297B">
            <w:pPr>
              <w:pStyle w:val="NoSpacing"/>
            </w:pPr>
            <w:r w:rsidRPr="00AF4BA7">
              <w:t xml:space="preserve">1=Timber </w:t>
            </w:r>
          </w:p>
          <w:p w14:paraId="66BF5D24" w14:textId="77777777" w:rsidR="00796304" w:rsidRPr="00AF4BA7" w:rsidRDefault="00796304" w:rsidP="00E9297B">
            <w:pPr>
              <w:pStyle w:val="NoSpacing"/>
            </w:pPr>
            <w:r w:rsidRPr="00AF4BA7">
              <w:t>2=Fuel wood</w:t>
            </w:r>
          </w:p>
          <w:p w14:paraId="56652237" w14:textId="77777777" w:rsidR="00796304" w:rsidRPr="00AF4BA7" w:rsidRDefault="00796304" w:rsidP="00E9297B">
            <w:pPr>
              <w:pStyle w:val="NoSpacing"/>
            </w:pPr>
            <w:r w:rsidRPr="00AF4BA7">
              <w:t>3=Charcoal</w:t>
            </w:r>
          </w:p>
          <w:p w14:paraId="00DE86A7" w14:textId="77777777" w:rsidR="00796304" w:rsidRPr="00AF4BA7" w:rsidRDefault="00796304" w:rsidP="00E9297B">
            <w:pPr>
              <w:pStyle w:val="NoSpacing"/>
            </w:pPr>
            <w:r w:rsidRPr="00AF4BA7">
              <w:t>4=Wood for wood carving</w:t>
            </w:r>
          </w:p>
          <w:p w14:paraId="73E07301" w14:textId="77777777" w:rsidR="00796304" w:rsidRPr="00AF4BA7" w:rsidRDefault="00796304" w:rsidP="00E9297B">
            <w:pPr>
              <w:pStyle w:val="NoSpacing"/>
            </w:pPr>
            <w:r w:rsidRPr="00AF4BA7">
              <w:t>5=Wood for poles</w:t>
            </w:r>
          </w:p>
          <w:p w14:paraId="04A8F25E" w14:textId="77777777" w:rsidR="00796304" w:rsidRPr="00AF4BA7" w:rsidRDefault="00796304" w:rsidP="00E9297B">
            <w:pPr>
              <w:pStyle w:val="NoSpacing"/>
            </w:pPr>
            <w:r w:rsidRPr="00AF4BA7">
              <w:t xml:space="preserve">6=Fruit, nuts, seeds, roots, berries, etc. </w:t>
            </w:r>
          </w:p>
          <w:p w14:paraId="6066A8AF" w14:textId="77777777" w:rsidR="00796304" w:rsidRPr="00AF4BA7" w:rsidRDefault="00796304" w:rsidP="00E9297B">
            <w:pPr>
              <w:pStyle w:val="NoSpacing"/>
            </w:pPr>
            <w:r w:rsidRPr="00AF4BA7">
              <w:t>7=Herbs and spices</w:t>
            </w:r>
          </w:p>
        </w:tc>
        <w:tc>
          <w:tcPr>
            <w:tcW w:w="4558" w:type="dxa"/>
          </w:tcPr>
          <w:p w14:paraId="5D6225AD" w14:textId="77777777" w:rsidR="00796304" w:rsidRPr="00AF4BA7" w:rsidRDefault="00796304" w:rsidP="00E9297B">
            <w:pPr>
              <w:pStyle w:val="NoSpacing"/>
            </w:pPr>
            <w:r w:rsidRPr="00AF4BA7">
              <w:t xml:space="preserve">8=Wildlife (including </w:t>
            </w:r>
            <w:proofErr w:type="spellStart"/>
            <w:r w:rsidRPr="00AF4BA7">
              <w:t>bushmeat</w:t>
            </w:r>
            <w:proofErr w:type="spellEnd"/>
            <w:r w:rsidRPr="00AF4BA7">
              <w:t>)</w:t>
            </w:r>
          </w:p>
          <w:p w14:paraId="194C5177" w14:textId="77777777" w:rsidR="00796304" w:rsidRPr="00AF4BA7" w:rsidRDefault="00796304" w:rsidP="00E9297B">
            <w:pPr>
              <w:pStyle w:val="NoSpacing"/>
            </w:pPr>
            <w:r w:rsidRPr="00AF4BA7">
              <w:t>9=Mushrooms</w:t>
            </w:r>
          </w:p>
          <w:p w14:paraId="1FDE0020" w14:textId="77777777" w:rsidR="00796304" w:rsidRPr="00AF4BA7" w:rsidRDefault="00796304" w:rsidP="00E9297B">
            <w:pPr>
              <w:pStyle w:val="NoSpacing"/>
            </w:pPr>
            <w:r w:rsidRPr="00AF4BA7">
              <w:t>10=Dying/tanning</w:t>
            </w:r>
          </w:p>
          <w:p w14:paraId="22B78074" w14:textId="77777777" w:rsidR="00796304" w:rsidRPr="00AF4BA7" w:rsidRDefault="00796304" w:rsidP="00E9297B">
            <w:pPr>
              <w:pStyle w:val="NoSpacing"/>
            </w:pPr>
            <w:r w:rsidRPr="00AF4BA7">
              <w:t xml:space="preserve">11=Beekeeping activities (e.g. honey) </w:t>
            </w:r>
          </w:p>
          <w:p w14:paraId="74C797C9" w14:textId="77777777" w:rsidR="00796304" w:rsidRPr="00AF4BA7" w:rsidRDefault="00796304" w:rsidP="00E9297B">
            <w:pPr>
              <w:pStyle w:val="NoSpacing"/>
            </w:pPr>
            <w:r w:rsidRPr="00AF4BA7">
              <w:t>12=Fodder</w:t>
            </w:r>
          </w:p>
          <w:p w14:paraId="2816FC52" w14:textId="77777777" w:rsidR="00796304" w:rsidRPr="00AF4BA7" w:rsidRDefault="00796304" w:rsidP="00E9297B">
            <w:pPr>
              <w:pStyle w:val="NoSpacing"/>
            </w:pPr>
            <w:r w:rsidRPr="00AF4BA7">
              <w:t>13=Seeds (for regeneration purposes)</w:t>
            </w:r>
          </w:p>
        </w:tc>
        <w:tc>
          <w:tcPr>
            <w:tcW w:w="4559" w:type="dxa"/>
          </w:tcPr>
          <w:p w14:paraId="14DAAAD6" w14:textId="77777777" w:rsidR="00796304" w:rsidRPr="00AF4BA7" w:rsidRDefault="00796304" w:rsidP="00E9297B">
            <w:pPr>
              <w:pStyle w:val="NoSpacing"/>
            </w:pPr>
            <w:r w:rsidRPr="00AF4BA7">
              <w:t>14=Caterpillar</w:t>
            </w:r>
          </w:p>
          <w:p w14:paraId="23D88D70" w14:textId="77777777" w:rsidR="00796304" w:rsidRPr="00AF4BA7" w:rsidRDefault="00796304" w:rsidP="00E9297B">
            <w:pPr>
              <w:pStyle w:val="NoSpacing"/>
            </w:pPr>
            <w:r w:rsidRPr="00AF4BA7">
              <w:t>15=Rattan</w:t>
            </w:r>
          </w:p>
          <w:p w14:paraId="45B6D648" w14:textId="77777777" w:rsidR="00796304" w:rsidRPr="00AF4BA7" w:rsidRDefault="00796304" w:rsidP="00E9297B">
            <w:pPr>
              <w:pStyle w:val="NoSpacing"/>
            </w:pPr>
            <w:r w:rsidRPr="00AF4BA7">
              <w:t xml:space="preserve">16=Fibers (for rope, </w:t>
            </w:r>
            <w:proofErr w:type="spellStart"/>
            <w:r w:rsidRPr="00AF4BA7">
              <w:t>etc</w:t>
            </w:r>
            <w:proofErr w:type="spellEnd"/>
            <w:r w:rsidRPr="00AF4BA7">
              <w:t>)</w:t>
            </w:r>
          </w:p>
          <w:p w14:paraId="124764C5" w14:textId="77777777" w:rsidR="00796304" w:rsidRPr="00AF4BA7" w:rsidRDefault="00796304" w:rsidP="00E9297B">
            <w:pPr>
              <w:pStyle w:val="NoSpacing"/>
            </w:pPr>
            <w:r w:rsidRPr="00AF4BA7">
              <w:t>17=Plant medicines</w:t>
            </w:r>
          </w:p>
          <w:p w14:paraId="57F1A086" w14:textId="77777777" w:rsidR="00796304" w:rsidRPr="00AF4BA7" w:rsidRDefault="00627286" w:rsidP="00E9297B">
            <w:pPr>
              <w:pStyle w:val="NoSpacing"/>
            </w:pPr>
            <w:r>
              <w:t>97=Other, please specify</w:t>
            </w:r>
          </w:p>
        </w:tc>
      </w:tr>
    </w:tbl>
    <w:p w14:paraId="06857D7E" w14:textId="77777777" w:rsidR="001C2D61" w:rsidRDefault="001C2D61" w:rsidP="00E9297B">
      <w:pPr>
        <w:pStyle w:val="NoSpacing"/>
        <w:sectPr w:rsidR="001C2D61">
          <w:pgSz w:w="15840" w:h="12240" w:orient="landscape"/>
          <w:pgMar w:top="1440" w:right="1440" w:bottom="1440" w:left="1440" w:header="720" w:footer="720" w:gutter="0"/>
          <w:cols w:space="720"/>
          <w:docGrid w:linePitch="360"/>
        </w:sectPr>
      </w:pPr>
    </w:p>
    <w:p w14:paraId="4A2BF9C1" w14:textId="77777777" w:rsidR="00852519" w:rsidRDefault="00796304" w:rsidP="00E9297B">
      <w:pPr>
        <w:pStyle w:val="Heading3"/>
        <w:spacing w:line="240" w:lineRule="auto"/>
      </w:pPr>
      <w:r>
        <w:lastRenderedPageBreak/>
        <w:t>Section D. FOrest Management and Governance</w:t>
      </w:r>
    </w:p>
    <w:p w14:paraId="141936AF" w14:textId="75BB52D8" w:rsidR="00852519" w:rsidRDefault="006B72BD" w:rsidP="00E9297B">
      <w:pPr>
        <w:pStyle w:val="NoSpacing"/>
      </w:pPr>
      <w:r w:rsidRPr="006B72BD">
        <w:t xml:space="preserve">Now I would like to ask you some questions about the management of forests used by your </w:t>
      </w:r>
      <w:r w:rsidR="005A50C1">
        <w:t>village</w:t>
      </w:r>
      <w:r w:rsidRPr="006B72BD">
        <w:t>.</w:t>
      </w:r>
    </w:p>
    <w:p w14:paraId="51880A6E" w14:textId="77777777" w:rsidR="00AA3961" w:rsidRDefault="00AA3961" w:rsidP="00E9297B">
      <w:pPr>
        <w:pStyle w:val="NoSpacing"/>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AA3961" w:rsidRPr="00FD0CBC" w14:paraId="44F8892E" w14:textId="77777777" w:rsidTr="001D6252">
        <w:trPr>
          <w:jc w:val="center"/>
        </w:trPr>
        <w:tc>
          <w:tcPr>
            <w:tcW w:w="360" w:type="dxa"/>
          </w:tcPr>
          <w:p w14:paraId="06CD4113" w14:textId="77777777" w:rsidR="00AA3961" w:rsidRPr="00C755D3" w:rsidRDefault="00AA3961" w:rsidP="001D6252">
            <w:pPr>
              <w:pStyle w:val="NoSpacing"/>
            </w:pPr>
          </w:p>
        </w:tc>
        <w:tc>
          <w:tcPr>
            <w:tcW w:w="5233" w:type="dxa"/>
            <w:tcBorders>
              <w:right w:val="nil"/>
            </w:tcBorders>
          </w:tcPr>
          <w:p w14:paraId="0B462F4D" w14:textId="2274171E" w:rsidR="00AA3961" w:rsidRDefault="00AA3961" w:rsidP="00AA3961">
            <w:pPr>
              <w:spacing w:line="240" w:lineRule="auto"/>
              <w:rPr>
                <w:color w:val="000000" w:themeColor="text1"/>
              </w:rPr>
            </w:pPr>
            <w:r>
              <w:rPr>
                <w:color w:val="000000" w:themeColor="text1"/>
              </w:rPr>
              <w:t>D1. Are there any forested graveyard areas near or in your village that you do not harvest any products from?</w:t>
            </w:r>
          </w:p>
        </w:tc>
        <w:tc>
          <w:tcPr>
            <w:tcW w:w="4320" w:type="dxa"/>
            <w:tcBorders>
              <w:left w:val="nil"/>
              <w:right w:val="single" w:sz="18" w:space="0" w:color="auto"/>
            </w:tcBorders>
          </w:tcPr>
          <w:p w14:paraId="641DCD23" w14:textId="77777777" w:rsidR="00AA3961" w:rsidRPr="00AA3961" w:rsidRDefault="00AA3961" w:rsidP="00AA3961">
            <w:pPr>
              <w:spacing w:line="240" w:lineRule="auto"/>
              <w:rPr>
                <w:rFonts w:eastAsiaTheme="minorEastAsia"/>
              </w:rPr>
            </w:pPr>
            <w:r w:rsidRPr="00AA3961">
              <w:rPr>
                <w:rFonts w:eastAsiaTheme="minorEastAsia"/>
              </w:rPr>
              <w:t>0=No</w:t>
            </w:r>
          </w:p>
          <w:p w14:paraId="6653A76E" w14:textId="77777777" w:rsidR="00AA3961" w:rsidRPr="00AA3961" w:rsidRDefault="00AA3961" w:rsidP="00AA3961">
            <w:pPr>
              <w:spacing w:line="240" w:lineRule="auto"/>
              <w:rPr>
                <w:rFonts w:eastAsiaTheme="minorEastAsia"/>
              </w:rPr>
            </w:pPr>
            <w:r w:rsidRPr="00AA3961">
              <w:rPr>
                <w:rFonts w:eastAsiaTheme="minorEastAsia"/>
              </w:rPr>
              <w:t xml:space="preserve">1=Yes </w:t>
            </w:r>
          </w:p>
          <w:p w14:paraId="324B207F" w14:textId="77777777" w:rsidR="00AA3961" w:rsidRPr="00AA3961" w:rsidRDefault="00AA3961" w:rsidP="00AA3961">
            <w:pPr>
              <w:spacing w:line="240" w:lineRule="auto"/>
              <w:rPr>
                <w:rFonts w:eastAsiaTheme="minorEastAsia"/>
              </w:rPr>
            </w:pPr>
            <w:r w:rsidRPr="00AA3961">
              <w:rPr>
                <w:rFonts w:eastAsiaTheme="minorEastAsia"/>
              </w:rPr>
              <w:t>888=Don’t know</w:t>
            </w:r>
          </w:p>
          <w:p w14:paraId="1721CE1C" w14:textId="072A7372" w:rsidR="00AA3961" w:rsidRDefault="00AA3961" w:rsidP="00AA3961">
            <w:pPr>
              <w:spacing w:line="240" w:lineRule="auto"/>
              <w:rPr>
                <w:rFonts w:eastAsiaTheme="minorEastAsia"/>
              </w:rPr>
            </w:pPr>
            <w:r w:rsidRPr="00AA3961">
              <w:rPr>
                <w:rFonts w:eastAsiaTheme="minorEastAsia"/>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06ECC970" w14:textId="77777777" w:rsidR="00AA3961" w:rsidRPr="00FD0CBC" w:rsidRDefault="00AA3961" w:rsidP="001D6252">
            <w:pPr>
              <w:pStyle w:val="NoSpacing"/>
              <w:rPr>
                <w:i/>
              </w:rPr>
            </w:pPr>
            <w:r w:rsidRPr="00FD0CBC">
              <w:rPr>
                <w:i/>
              </w:rPr>
              <w:t>(code)</w:t>
            </w:r>
          </w:p>
        </w:tc>
      </w:tr>
      <w:tr w:rsidR="00AA3961" w:rsidRPr="00FD0CBC" w14:paraId="0A4FD5DA" w14:textId="77777777" w:rsidTr="001D6252">
        <w:trPr>
          <w:jc w:val="center"/>
        </w:trPr>
        <w:tc>
          <w:tcPr>
            <w:tcW w:w="360" w:type="dxa"/>
          </w:tcPr>
          <w:p w14:paraId="2B52CD0E" w14:textId="77777777" w:rsidR="00AA3961" w:rsidRPr="00C755D3" w:rsidRDefault="00AA3961" w:rsidP="001D6252">
            <w:pPr>
              <w:pStyle w:val="NoSpacing"/>
            </w:pPr>
          </w:p>
        </w:tc>
        <w:tc>
          <w:tcPr>
            <w:tcW w:w="5233" w:type="dxa"/>
            <w:tcBorders>
              <w:right w:val="nil"/>
            </w:tcBorders>
          </w:tcPr>
          <w:p w14:paraId="229156B9" w14:textId="33CBB0C3" w:rsidR="00AA3961" w:rsidRDefault="00AA3961" w:rsidP="00AA3961">
            <w:pPr>
              <w:spacing w:line="240" w:lineRule="auto"/>
              <w:rPr>
                <w:color w:val="000000" w:themeColor="text1"/>
              </w:rPr>
            </w:pPr>
            <w:r>
              <w:rPr>
                <w:color w:val="000000" w:themeColor="text1"/>
              </w:rPr>
              <w:t>D2. Please describe the restrictions that apply to the graveyard(s)</w:t>
            </w:r>
          </w:p>
        </w:tc>
        <w:tc>
          <w:tcPr>
            <w:tcW w:w="4320" w:type="dxa"/>
            <w:tcBorders>
              <w:left w:val="nil"/>
              <w:right w:val="single" w:sz="18" w:space="0" w:color="auto"/>
            </w:tcBorders>
          </w:tcPr>
          <w:p w14:paraId="3CB8B95F" w14:textId="77777777" w:rsidR="00AA3961" w:rsidRDefault="00AA3961" w:rsidP="001D6252">
            <w:pPr>
              <w:spacing w:line="240" w:lineRule="auto"/>
              <w:rPr>
                <w:rFonts w:eastAsiaTheme="minorEastAsia"/>
              </w:rPr>
            </w:pPr>
          </w:p>
        </w:tc>
        <w:tc>
          <w:tcPr>
            <w:tcW w:w="1154" w:type="dxa"/>
            <w:tcBorders>
              <w:top w:val="single" w:sz="18" w:space="0" w:color="auto"/>
              <w:left w:val="single" w:sz="18" w:space="0" w:color="auto"/>
              <w:bottom w:val="single" w:sz="18" w:space="0" w:color="auto"/>
              <w:right w:val="single" w:sz="18" w:space="0" w:color="auto"/>
            </w:tcBorders>
          </w:tcPr>
          <w:p w14:paraId="15AC33E7" w14:textId="029B7E96" w:rsidR="00AA3961" w:rsidRPr="00FD0CBC" w:rsidRDefault="00AA3961" w:rsidP="001D6252">
            <w:pPr>
              <w:pStyle w:val="NoSpacing"/>
              <w:rPr>
                <w:i/>
              </w:rPr>
            </w:pPr>
            <w:r>
              <w:rPr>
                <w:i/>
              </w:rPr>
              <w:t>(text)</w:t>
            </w:r>
          </w:p>
        </w:tc>
      </w:tr>
      <w:tr w:rsidR="00AA3961" w:rsidRPr="00FD0CBC" w14:paraId="1634A01E" w14:textId="77777777" w:rsidTr="001D6252">
        <w:trPr>
          <w:jc w:val="center"/>
        </w:trPr>
        <w:tc>
          <w:tcPr>
            <w:tcW w:w="360" w:type="dxa"/>
          </w:tcPr>
          <w:p w14:paraId="1D28B4DC" w14:textId="77777777" w:rsidR="00AA3961" w:rsidRPr="00C755D3" w:rsidRDefault="00AA3961" w:rsidP="001D6252">
            <w:pPr>
              <w:pStyle w:val="NoSpacing"/>
            </w:pPr>
          </w:p>
        </w:tc>
        <w:tc>
          <w:tcPr>
            <w:tcW w:w="5233" w:type="dxa"/>
            <w:tcBorders>
              <w:right w:val="nil"/>
            </w:tcBorders>
          </w:tcPr>
          <w:p w14:paraId="6E5F78A8" w14:textId="77777777" w:rsidR="00AA3961" w:rsidRDefault="00AA3961" w:rsidP="00AA3961">
            <w:pPr>
              <w:spacing w:line="240" w:lineRule="auto"/>
              <w:rPr>
                <w:color w:val="000000" w:themeColor="text1"/>
              </w:rPr>
            </w:pPr>
            <w:r>
              <w:rPr>
                <w:color w:val="000000" w:themeColor="text1"/>
              </w:rPr>
              <w:t>D3. Who makes the restrictions?</w:t>
            </w:r>
          </w:p>
          <w:p w14:paraId="3DAF2CCF" w14:textId="4BE8064E" w:rsidR="00AA3961" w:rsidRDefault="00AA3961" w:rsidP="00AA3961">
            <w:pPr>
              <w:spacing w:line="240" w:lineRule="auto"/>
              <w:rPr>
                <w:color w:val="000000" w:themeColor="text1"/>
              </w:rPr>
            </w:pPr>
            <w:r>
              <w:rPr>
                <w:color w:val="000000" w:themeColor="text1"/>
              </w:rPr>
              <w:t>Select all that apply.</w:t>
            </w:r>
          </w:p>
        </w:tc>
        <w:tc>
          <w:tcPr>
            <w:tcW w:w="4320" w:type="dxa"/>
            <w:tcBorders>
              <w:left w:val="nil"/>
              <w:right w:val="single" w:sz="18" w:space="0" w:color="auto"/>
            </w:tcBorders>
          </w:tcPr>
          <w:p w14:paraId="56EA998A" w14:textId="77777777" w:rsidR="00AA3961" w:rsidRPr="00AA3961" w:rsidRDefault="00AA3961" w:rsidP="00AA3961">
            <w:pPr>
              <w:spacing w:line="240" w:lineRule="auto"/>
              <w:rPr>
                <w:rFonts w:eastAsiaTheme="minorEastAsia"/>
              </w:rPr>
            </w:pPr>
            <w:r w:rsidRPr="00AA3961">
              <w:rPr>
                <w:rFonts w:eastAsiaTheme="minorEastAsia"/>
              </w:rPr>
              <w:t>1=Headman</w:t>
            </w:r>
          </w:p>
          <w:p w14:paraId="011118DB" w14:textId="77777777" w:rsidR="00AA3961" w:rsidRPr="00AA3961" w:rsidRDefault="00AA3961" w:rsidP="00AA3961">
            <w:pPr>
              <w:spacing w:line="240" w:lineRule="auto"/>
              <w:rPr>
                <w:rFonts w:eastAsiaTheme="minorEastAsia"/>
              </w:rPr>
            </w:pPr>
            <w:r w:rsidRPr="00AA3961">
              <w:rPr>
                <w:rFonts w:eastAsiaTheme="minorEastAsia"/>
              </w:rPr>
              <w:t>2=Induna (headman)</w:t>
            </w:r>
          </w:p>
          <w:p w14:paraId="07F3353F" w14:textId="77777777" w:rsidR="00AA3961" w:rsidRPr="00AA3961" w:rsidRDefault="00AA3961" w:rsidP="00AA3961">
            <w:pPr>
              <w:spacing w:line="240" w:lineRule="auto"/>
              <w:rPr>
                <w:rFonts w:eastAsiaTheme="minorEastAsia"/>
              </w:rPr>
            </w:pPr>
            <w:r w:rsidRPr="00AA3961">
              <w:rPr>
                <w:rFonts w:eastAsiaTheme="minorEastAsia"/>
              </w:rPr>
              <w:t>3=Chief</w:t>
            </w:r>
          </w:p>
          <w:p w14:paraId="184E6165" w14:textId="77777777" w:rsidR="00AA3961" w:rsidRPr="00AA3961" w:rsidRDefault="00AA3961" w:rsidP="00AA3961">
            <w:pPr>
              <w:spacing w:line="240" w:lineRule="auto"/>
              <w:rPr>
                <w:rFonts w:eastAsiaTheme="minorEastAsia"/>
              </w:rPr>
            </w:pPr>
            <w:r w:rsidRPr="00AA3961">
              <w:rPr>
                <w:rFonts w:eastAsiaTheme="minorEastAsia"/>
              </w:rPr>
              <w:t>5- Induna (Chief)</w:t>
            </w:r>
          </w:p>
          <w:p w14:paraId="11FB24D1" w14:textId="77777777" w:rsidR="00AA3961" w:rsidRPr="00AA3961" w:rsidRDefault="00AA3961" w:rsidP="00AA3961">
            <w:pPr>
              <w:spacing w:line="240" w:lineRule="auto"/>
              <w:rPr>
                <w:rFonts w:eastAsiaTheme="minorEastAsia"/>
              </w:rPr>
            </w:pPr>
            <w:r w:rsidRPr="00AA3961">
              <w:rPr>
                <w:rFonts w:eastAsiaTheme="minorEastAsia"/>
              </w:rPr>
              <w:t>6=Elders</w:t>
            </w:r>
          </w:p>
          <w:p w14:paraId="6AC01BD6" w14:textId="77777777" w:rsidR="00AA3961" w:rsidRPr="00AA3961" w:rsidRDefault="00AA3961" w:rsidP="00AA3961">
            <w:pPr>
              <w:spacing w:line="240" w:lineRule="auto"/>
              <w:rPr>
                <w:rFonts w:eastAsiaTheme="minorEastAsia"/>
              </w:rPr>
            </w:pPr>
            <w:r w:rsidRPr="00AA3961">
              <w:rPr>
                <w:rFonts w:eastAsiaTheme="minorEastAsia"/>
              </w:rPr>
              <w:t>7=Community resource board</w:t>
            </w:r>
          </w:p>
          <w:p w14:paraId="66F8C1E2" w14:textId="77777777" w:rsidR="00AA3961" w:rsidRPr="00AA3961" w:rsidRDefault="00AA3961" w:rsidP="00AA3961">
            <w:pPr>
              <w:spacing w:line="240" w:lineRule="auto"/>
              <w:rPr>
                <w:rFonts w:eastAsiaTheme="minorEastAsia"/>
              </w:rPr>
            </w:pPr>
            <w:r w:rsidRPr="00AA3961">
              <w:rPr>
                <w:rFonts w:eastAsiaTheme="minorEastAsia"/>
              </w:rPr>
              <w:t>8=Local government</w:t>
            </w:r>
          </w:p>
          <w:p w14:paraId="7032FB3A" w14:textId="77777777" w:rsidR="00AA3961" w:rsidRPr="00AA3961" w:rsidRDefault="00AA3961" w:rsidP="00AA3961">
            <w:pPr>
              <w:spacing w:line="240" w:lineRule="auto"/>
              <w:rPr>
                <w:rFonts w:eastAsiaTheme="minorEastAsia"/>
              </w:rPr>
            </w:pPr>
            <w:r w:rsidRPr="00AA3961">
              <w:rPr>
                <w:rFonts w:eastAsiaTheme="minorEastAsia"/>
              </w:rPr>
              <w:t>9=DFO</w:t>
            </w:r>
          </w:p>
          <w:p w14:paraId="6EDCD122" w14:textId="77777777" w:rsidR="00AA3961" w:rsidRPr="00AA3961" w:rsidRDefault="00AA3961" w:rsidP="00AA3961">
            <w:pPr>
              <w:spacing w:line="240" w:lineRule="auto"/>
              <w:rPr>
                <w:rFonts w:eastAsiaTheme="minorEastAsia"/>
              </w:rPr>
            </w:pPr>
            <w:r w:rsidRPr="00AA3961">
              <w:rPr>
                <w:rFonts w:eastAsiaTheme="minorEastAsia"/>
              </w:rPr>
              <w:t>10=ZAWA</w:t>
            </w:r>
          </w:p>
          <w:p w14:paraId="0456CAF8" w14:textId="2850094D" w:rsidR="00AA3961" w:rsidRDefault="00AA3961" w:rsidP="00AA3961">
            <w:pPr>
              <w:spacing w:line="240" w:lineRule="auto"/>
              <w:rPr>
                <w:rFonts w:eastAsiaTheme="minorEastAsia"/>
              </w:rPr>
            </w:pPr>
            <w:r w:rsidRPr="00AA3961">
              <w:rPr>
                <w:rFonts w:eastAsiaTheme="minorEastAsia"/>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10B54C16" w14:textId="2253ED60" w:rsidR="00AA3961" w:rsidRPr="00FD0CBC" w:rsidRDefault="00AA3961" w:rsidP="001D6252">
            <w:pPr>
              <w:pStyle w:val="NoSpacing"/>
              <w:rPr>
                <w:i/>
              </w:rPr>
            </w:pPr>
            <w:r>
              <w:rPr>
                <w:i/>
              </w:rPr>
              <w:t>(code)</w:t>
            </w:r>
          </w:p>
        </w:tc>
      </w:tr>
    </w:tbl>
    <w:p w14:paraId="6B04F2DA" w14:textId="77777777" w:rsidR="00AA3961" w:rsidRDefault="00AA3961" w:rsidP="00E9297B">
      <w:pPr>
        <w:pStyle w:val="NoSpacing"/>
      </w:pPr>
    </w:p>
    <w:p w14:paraId="37E58DAE" w14:textId="77777777" w:rsidR="00AA3961" w:rsidRDefault="00AA3961" w:rsidP="00E9297B">
      <w:pPr>
        <w:pStyle w:val="NoSpacing"/>
      </w:pPr>
    </w:p>
    <w:p w14:paraId="7C79290B" w14:textId="77777777" w:rsidR="00AA3961" w:rsidRDefault="00AA3961" w:rsidP="00E9297B">
      <w:pPr>
        <w:pStyle w:val="NoSpacing"/>
      </w:pPr>
    </w:p>
    <w:p w14:paraId="4F288D39" w14:textId="77777777" w:rsidR="00AA3961" w:rsidRDefault="00AA3961" w:rsidP="00E9297B">
      <w:pPr>
        <w:pStyle w:val="NoSpacing"/>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31"/>
        <w:gridCol w:w="2489"/>
        <w:gridCol w:w="1800"/>
        <w:gridCol w:w="1154"/>
      </w:tblGrid>
      <w:tr w:rsidR="00F417AB" w:rsidRPr="00C755D3" w14:paraId="77E37DC4" w14:textId="77777777" w:rsidTr="001F5DA1">
        <w:trPr>
          <w:jc w:val="center"/>
        </w:trPr>
        <w:tc>
          <w:tcPr>
            <w:tcW w:w="360" w:type="dxa"/>
          </w:tcPr>
          <w:p w14:paraId="26539BB0" w14:textId="77777777" w:rsidR="00F417AB" w:rsidRPr="00C755D3" w:rsidRDefault="00F417AB" w:rsidP="00E9297B">
            <w:pPr>
              <w:pStyle w:val="NoSpacing"/>
            </w:pPr>
          </w:p>
        </w:tc>
        <w:tc>
          <w:tcPr>
            <w:tcW w:w="5233" w:type="dxa"/>
            <w:tcBorders>
              <w:right w:val="nil"/>
            </w:tcBorders>
          </w:tcPr>
          <w:p w14:paraId="708866AE" w14:textId="2F09A5E6" w:rsidR="00F417AB" w:rsidRDefault="00AA3961" w:rsidP="00E9297B">
            <w:pPr>
              <w:spacing w:line="240" w:lineRule="auto"/>
              <w:rPr>
                <w:color w:val="000000" w:themeColor="text1"/>
              </w:rPr>
            </w:pPr>
            <w:r>
              <w:rPr>
                <w:color w:val="000000" w:themeColor="text1"/>
              </w:rPr>
              <w:t>D4</w:t>
            </w:r>
            <w:r w:rsidR="00571AF2">
              <w:rPr>
                <w:color w:val="000000" w:themeColor="text1"/>
              </w:rPr>
              <w:t xml:space="preserve">. </w:t>
            </w:r>
            <w:r w:rsidR="00F417AB">
              <w:rPr>
                <w:color w:val="000000" w:themeColor="text1"/>
              </w:rPr>
              <w:t xml:space="preserve">Who is primarily responsible for making rules about what </w:t>
            </w:r>
            <w:r w:rsidR="005A50C1">
              <w:rPr>
                <w:color w:val="000000" w:themeColor="text1"/>
              </w:rPr>
              <w:t>village</w:t>
            </w:r>
            <w:r w:rsidR="00F417AB">
              <w:rPr>
                <w:color w:val="000000" w:themeColor="text1"/>
              </w:rPr>
              <w:t xml:space="preserve"> members can and cannot do in forests/wooded areas?</w:t>
            </w:r>
          </w:p>
        </w:tc>
        <w:tc>
          <w:tcPr>
            <w:tcW w:w="4320" w:type="dxa"/>
            <w:gridSpan w:val="3"/>
            <w:tcBorders>
              <w:left w:val="nil"/>
              <w:right w:val="single" w:sz="18" w:space="0" w:color="auto"/>
            </w:tcBorders>
          </w:tcPr>
          <w:p w14:paraId="1EF4D853" w14:textId="77777777" w:rsidR="00927C2A" w:rsidRPr="00927C2A" w:rsidRDefault="00927C2A" w:rsidP="00927C2A">
            <w:pPr>
              <w:spacing w:line="240" w:lineRule="auto"/>
              <w:rPr>
                <w:rFonts w:eastAsia="Calibri" w:cs="Times New Roman"/>
              </w:rPr>
            </w:pPr>
            <w:r w:rsidRPr="00927C2A">
              <w:rPr>
                <w:rFonts w:eastAsia="Calibri" w:cs="Times New Roman"/>
              </w:rPr>
              <w:t>1=Headman</w:t>
            </w:r>
          </w:p>
          <w:p w14:paraId="321BA7EB" w14:textId="77777777" w:rsidR="00927C2A" w:rsidRPr="00927C2A" w:rsidRDefault="00927C2A" w:rsidP="00927C2A">
            <w:pPr>
              <w:spacing w:line="240" w:lineRule="auto"/>
              <w:rPr>
                <w:rFonts w:eastAsia="Calibri" w:cs="Times New Roman"/>
              </w:rPr>
            </w:pPr>
            <w:r w:rsidRPr="00927C2A">
              <w:rPr>
                <w:rFonts w:eastAsia="Calibri" w:cs="Times New Roman"/>
              </w:rPr>
              <w:t>2=Induna (headman)</w:t>
            </w:r>
          </w:p>
          <w:p w14:paraId="6A05ABF3" w14:textId="77777777" w:rsidR="00927C2A" w:rsidRPr="00927C2A" w:rsidRDefault="00927C2A" w:rsidP="00927C2A">
            <w:pPr>
              <w:spacing w:line="240" w:lineRule="auto"/>
              <w:rPr>
                <w:rFonts w:eastAsia="Calibri" w:cs="Times New Roman"/>
              </w:rPr>
            </w:pPr>
            <w:r w:rsidRPr="00927C2A">
              <w:rPr>
                <w:rFonts w:eastAsia="Calibri" w:cs="Times New Roman"/>
              </w:rPr>
              <w:t>3=Chief</w:t>
            </w:r>
          </w:p>
          <w:p w14:paraId="76A2715A" w14:textId="77777777" w:rsidR="00927C2A" w:rsidRPr="00927C2A" w:rsidRDefault="00927C2A" w:rsidP="00927C2A">
            <w:pPr>
              <w:spacing w:line="240" w:lineRule="auto"/>
              <w:rPr>
                <w:rFonts w:eastAsia="Calibri" w:cs="Times New Roman"/>
              </w:rPr>
            </w:pPr>
            <w:r w:rsidRPr="00927C2A">
              <w:rPr>
                <w:rFonts w:eastAsia="Calibri" w:cs="Times New Roman"/>
              </w:rPr>
              <w:t>5- Induna (Chief)</w:t>
            </w:r>
          </w:p>
          <w:p w14:paraId="50E36EFF" w14:textId="77777777" w:rsidR="00927C2A" w:rsidRPr="00927C2A" w:rsidRDefault="00927C2A" w:rsidP="00927C2A">
            <w:pPr>
              <w:spacing w:line="240" w:lineRule="auto"/>
              <w:rPr>
                <w:rFonts w:eastAsia="Calibri" w:cs="Times New Roman"/>
              </w:rPr>
            </w:pPr>
            <w:r w:rsidRPr="00927C2A">
              <w:rPr>
                <w:rFonts w:eastAsia="Calibri" w:cs="Times New Roman"/>
              </w:rPr>
              <w:t>6=Elders</w:t>
            </w:r>
          </w:p>
          <w:p w14:paraId="40261CA8" w14:textId="77777777" w:rsidR="00927C2A" w:rsidRPr="00927C2A" w:rsidRDefault="00927C2A" w:rsidP="00927C2A">
            <w:pPr>
              <w:spacing w:line="240" w:lineRule="auto"/>
              <w:rPr>
                <w:rFonts w:eastAsia="Calibri" w:cs="Times New Roman"/>
              </w:rPr>
            </w:pPr>
            <w:r w:rsidRPr="00927C2A">
              <w:rPr>
                <w:rFonts w:eastAsia="Calibri" w:cs="Times New Roman"/>
              </w:rPr>
              <w:t>7=Community resource board</w:t>
            </w:r>
          </w:p>
          <w:p w14:paraId="112621B7" w14:textId="77777777" w:rsidR="00927C2A" w:rsidRPr="00927C2A" w:rsidRDefault="00927C2A" w:rsidP="00927C2A">
            <w:pPr>
              <w:spacing w:line="240" w:lineRule="auto"/>
              <w:rPr>
                <w:rFonts w:eastAsia="Calibri" w:cs="Times New Roman"/>
              </w:rPr>
            </w:pPr>
            <w:r w:rsidRPr="00927C2A">
              <w:rPr>
                <w:rFonts w:eastAsia="Calibri" w:cs="Times New Roman"/>
              </w:rPr>
              <w:t>8=Local government</w:t>
            </w:r>
          </w:p>
          <w:p w14:paraId="7EE8244C" w14:textId="77777777" w:rsidR="00927C2A" w:rsidRPr="00927C2A" w:rsidRDefault="00927C2A" w:rsidP="00927C2A">
            <w:pPr>
              <w:spacing w:line="240" w:lineRule="auto"/>
              <w:rPr>
                <w:rFonts w:eastAsia="Calibri" w:cs="Times New Roman"/>
              </w:rPr>
            </w:pPr>
            <w:r w:rsidRPr="00927C2A">
              <w:rPr>
                <w:rFonts w:eastAsia="Calibri" w:cs="Times New Roman"/>
              </w:rPr>
              <w:t>9=DFO</w:t>
            </w:r>
          </w:p>
          <w:p w14:paraId="2AC56801" w14:textId="77777777" w:rsidR="00927C2A" w:rsidRPr="00927C2A" w:rsidRDefault="00927C2A" w:rsidP="00927C2A">
            <w:pPr>
              <w:spacing w:line="240" w:lineRule="auto"/>
              <w:rPr>
                <w:rFonts w:eastAsia="Calibri" w:cs="Times New Roman"/>
              </w:rPr>
            </w:pPr>
            <w:r w:rsidRPr="00927C2A">
              <w:rPr>
                <w:rFonts w:eastAsia="Calibri" w:cs="Times New Roman"/>
              </w:rPr>
              <w:t>10=ZAWA</w:t>
            </w:r>
          </w:p>
          <w:p w14:paraId="48B9B275" w14:textId="7233B385" w:rsidR="00F417AB" w:rsidRDefault="00927C2A" w:rsidP="00927C2A">
            <w:pPr>
              <w:spacing w:line="240" w:lineRule="auto"/>
              <w:rPr>
                <w:rFonts w:eastAsiaTheme="minorEastAsia"/>
              </w:rPr>
            </w:pPr>
            <w:r w:rsidRPr="00927C2A">
              <w:rPr>
                <w:rFonts w:eastAsia="Calibri" w:cs="Times New Roman"/>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17000C45" w14:textId="77777777" w:rsidR="00F417AB" w:rsidRPr="00FD0CBC" w:rsidRDefault="00F417AB" w:rsidP="00E9297B">
            <w:pPr>
              <w:pStyle w:val="NoSpacing"/>
              <w:rPr>
                <w:i/>
              </w:rPr>
            </w:pPr>
            <w:r w:rsidRPr="00FD0CBC">
              <w:rPr>
                <w:i/>
              </w:rPr>
              <w:t>(code)</w:t>
            </w:r>
          </w:p>
        </w:tc>
      </w:tr>
      <w:tr w:rsidR="00F417AB" w:rsidRPr="00C755D3" w14:paraId="0491DBFC" w14:textId="77777777" w:rsidTr="001F5DA1">
        <w:trPr>
          <w:jc w:val="center"/>
        </w:trPr>
        <w:tc>
          <w:tcPr>
            <w:tcW w:w="360" w:type="dxa"/>
          </w:tcPr>
          <w:p w14:paraId="1C563534" w14:textId="77777777" w:rsidR="00F417AB" w:rsidRPr="00C755D3" w:rsidRDefault="00F417AB" w:rsidP="00E9297B">
            <w:pPr>
              <w:pStyle w:val="NoSpacing"/>
            </w:pPr>
          </w:p>
        </w:tc>
        <w:tc>
          <w:tcPr>
            <w:tcW w:w="5233" w:type="dxa"/>
            <w:tcBorders>
              <w:right w:val="nil"/>
            </w:tcBorders>
          </w:tcPr>
          <w:p w14:paraId="5665ABCD" w14:textId="3FD79427" w:rsidR="00F417AB" w:rsidRDefault="00AA3961" w:rsidP="00E9297B">
            <w:pPr>
              <w:spacing w:line="240" w:lineRule="auto"/>
            </w:pPr>
            <w:r>
              <w:t>D5</w:t>
            </w:r>
            <w:r w:rsidR="0070234A">
              <w:t xml:space="preserve">. </w:t>
            </w:r>
            <w:r w:rsidR="00F417AB">
              <w:t xml:space="preserve">What </w:t>
            </w:r>
            <w:proofErr w:type="gramStart"/>
            <w:r w:rsidR="00F417AB">
              <w:t>are the main village</w:t>
            </w:r>
            <w:proofErr w:type="gramEnd"/>
            <w:r w:rsidR="00F417AB">
              <w:t xml:space="preserve"> decision-making bodies regarding forest management? </w:t>
            </w:r>
          </w:p>
          <w:p w14:paraId="3243C776" w14:textId="157CCBC4" w:rsidR="002A4DAD" w:rsidRPr="002A4DAD" w:rsidRDefault="002A4DAD" w:rsidP="00E9297B">
            <w:pPr>
              <w:spacing w:line="240" w:lineRule="auto"/>
              <w:rPr>
                <w:i/>
              </w:rPr>
            </w:pPr>
            <w:r w:rsidRPr="002A4DAD">
              <w:rPr>
                <w:i/>
              </w:rPr>
              <w:t>Select all that apply.</w:t>
            </w:r>
          </w:p>
        </w:tc>
        <w:tc>
          <w:tcPr>
            <w:tcW w:w="4320" w:type="dxa"/>
            <w:gridSpan w:val="3"/>
            <w:tcBorders>
              <w:left w:val="nil"/>
              <w:right w:val="single" w:sz="18" w:space="0" w:color="auto"/>
            </w:tcBorders>
          </w:tcPr>
          <w:p w14:paraId="6D47BCDA" w14:textId="3AB02F32" w:rsidR="00F417AB" w:rsidRDefault="00307706" w:rsidP="00E9297B">
            <w:pPr>
              <w:spacing w:line="240" w:lineRule="auto"/>
            </w:pPr>
            <w:r>
              <w:t>1=C</w:t>
            </w:r>
            <w:r w:rsidR="00F417AB">
              <w:t>hief</w:t>
            </w:r>
          </w:p>
          <w:p w14:paraId="7424DFDE" w14:textId="2D4125C8" w:rsidR="00F417AB" w:rsidRDefault="00307706" w:rsidP="00E9297B">
            <w:pPr>
              <w:spacing w:line="240" w:lineRule="auto"/>
            </w:pPr>
            <w:r>
              <w:t>2=V</w:t>
            </w:r>
            <w:r w:rsidR="00F417AB">
              <w:t>illage council/committee/association (please specify)</w:t>
            </w:r>
          </w:p>
          <w:p w14:paraId="45AD3E69" w14:textId="0BEA6382" w:rsidR="00F417AB" w:rsidRDefault="00307706" w:rsidP="00E9297B">
            <w:pPr>
              <w:spacing w:line="240" w:lineRule="auto"/>
            </w:pPr>
            <w:r>
              <w:t>3=F</w:t>
            </w:r>
            <w:r w:rsidR="00F417AB">
              <w:t>orest user group, (please specify)</w:t>
            </w:r>
          </w:p>
          <w:p w14:paraId="2240183D" w14:textId="005AF59A" w:rsidR="00F417AB" w:rsidRDefault="00F417AB" w:rsidP="00E9297B">
            <w:pPr>
              <w:spacing w:line="240" w:lineRule="auto"/>
            </w:pPr>
            <w:r>
              <w:t>4=</w:t>
            </w:r>
            <w:r w:rsidR="00307706">
              <w:t>C</w:t>
            </w:r>
            <w:r w:rsidR="00060FFF">
              <w:t>ommunity</w:t>
            </w:r>
            <w:r>
              <w:t xml:space="preserve"> resource boards, </w:t>
            </w:r>
          </w:p>
          <w:p w14:paraId="0FEEAAB0" w14:textId="7DBE4241" w:rsidR="00F417AB" w:rsidRDefault="00307706" w:rsidP="00E9297B">
            <w:pPr>
              <w:spacing w:line="240" w:lineRule="auto"/>
            </w:pPr>
            <w:r>
              <w:t>5=E</w:t>
            </w:r>
            <w:r w:rsidR="00F417AB">
              <w:t>lders/council of elders</w:t>
            </w:r>
          </w:p>
          <w:p w14:paraId="5216E333" w14:textId="77777777" w:rsidR="00F417AB" w:rsidRDefault="00F417AB" w:rsidP="00E9297B">
            <w:pPr>
              <w:spacing w:line="240" w:lineRule="auto"/>
            </w:pPr>
            <w:r>
              <w:t>6=Headperson</w:t>
            </w:r>
          </w:p>
          <w:p w14:paraId="5B051E19" w14:textId="77777777" w:rsidR="00435AC7" w:rsidRDefault="00435AC7" w:rsidP="00E9297B">
            <w:pPr>
              <w:spacing w:line="240" w:lineRule="auto"/>
            </w:pPr>
            <w:r>
              <w:t>7= DFO</w:t>
            </w:r>
          </w:p>
          <w:p w14:paraId="6E608A02" w14:textId="77777777" w:rsidR="00435AC7" w:rsidRDefault="00435AC7" w:rsidP="00E9297B">
            <w:pPr>
              <w:spacing w:line="240" w:lineRule="auto"/>
            </w:pPr>
            <w:r>
              <w:t>8= NGO</w:t>
            </w:r>
          </w:p>
          <w:p w14:paraId="4C15A7FD" w14:textId="10DEE122" w:rsidR="00435AC7" w:rsidRDefault="00435AC7" w:rsidP="00E9297B">
            <w:pPr>
              <w:spacing w:line="240" w:lineRule="auto"/>
            </w:pPr>
            <w:r>
              <w:t>9= Other donor, specify</w:t>
            </w:r>
          </w:p>
          <w:p w14:paraId="516F92A4" w14:textId="77777777" w:rsidR="00435AC7" w:rsidRDefault="00435AC7" w:rsidP="00E9297B">
            <w:pPr>
              <w:spacing w:line="240" w:lineRule="auto"/>
            </w:pPr>
            <w:r>
              <w:t>10= Company</w:t>
            </w:r>
          </w:p>
          <w:p w14:paraId="469FAF01" w14:textId="453E851D" w:rsidR="00435AC7" w:rsidRDefault="00435AC7" w:rsidP="00E9297B">
            <w:pPr>
              <w:spacing w:line="240" w:lineRule="auto"/>
            </w:pPr>
            <w:r>
              <w:t>11= Private Landowner</w:t>
            </w:r>
          </w:p>
          <w:p w14:paraId="5316FD62" w14:textId="77777777" w:rsidR="00F417AB" w:rsidRDefault="00903B97" w:rsidP="00E9297B">
            <w:pPr>
              <w:spacing w:line="240" w:lineRule="auto"/>
            </w:pPr>
            <w:commentRangeStart w:id="21"/>
            <w:r>
              <w:t>97=Other, please specify</w:t>
            </w:r>
            <w:commentRangeEnd w:id="21"/>
            <w:r w:rsidR="00AA3961">
              <w:rPr>
                <w:rStyle w:val="CommentReference"/>
              </w:rPr>
              <w:commentReference w:id="21"/>
            </w:r>
          </w:p>
        </w:tc>
        <w:tc>
          <w:tcPr>
            <w:tcW w:w="1154" w:type="dxa"/>
            <w:tcBorders>
              <w:top w:val="single" w:sz="18" w:space="0" w:color="auto"/>
              <w:left w:val="single" w:sz="18" w:space="0" w:color="auto"/>
              <w:bottom w:val="single" w:sz="18" w:space="0" w:color="auto"/>
              <w:right w:val="single" w:sz="18" w:space="0" w:color="auto"/>
            </w:tcBorders>
          </w:tcPr>
          <w:p w14:paraId="34037AFC" w14:textId="77777777" w:rsidR="00F417AB" w:rsidRPr="00FD0CBC" w:rsidRDefault="00F417AB" w:rsidP="00E9297B">
            <w:pPr>
              <w:pStyle w:val="NoSpacing"/>
              <w:rPr>
                <w:i/>
              </w:rPr>
            </w:pPr>
            <w:r w:rsidRPr="00FD0CBC">
              <w:rPr>
                <w:i/>
              </w:rPr>
              <w:t>(code)</w:t>
            </w:r>
          </w:p>
        </w:tc>
      </w:tr>
      <w:tr w:rsidR="00F417AB" w:rsidRPr="00C755D3" w14:paraId="5D1796E3" w14:textId="77777777" w:rsidTr="001F5DA1">
        <w:trPr>
          <w:jc w:val="center"/>
        </w:trPr>
        <w:tc>
          <w:tcPr>
            <w:tcW w:w="360" w:type="dxa"/>
          </w:tcPr>
          <w:p w14:paraId="6AB0FC21" w14:textId="7709924D" w:rsidR="00F417AB" w:rsidRPr="00C755D3" w:rsidRDefault="00F417AB" w:rsidP="00E9297B">
            <w:pPr>
              <w:pStyle w:val="NoSpacing"/>
            </w:pPr>
          </w:p>
        </w:tc>
        <w:tc>
          <w:tcPr>
            <w:tcW w:w="5233" w:type="dxa"/>
            <w:tcBorders>
              <w:right w:val="nil"/>
            </w:tcBorders>
          </w:tcPr>
          <w:p w14:paraId="22C576ED" w14:textId="51781609" w:rsidR="00F417AB" w:rsidRDefault="00AA3961" w:rsidP="00E9297B">
            <w:pPr>
              <w:spacing w:line="240" w:lineRule="auto"/>
            </w:pPr>
            <w:r>
              <w:t>D6</w:t>
            </w:r>
            <w:r w:rsidR="0070234A">
              <w:t xml:space="preserve">. </w:t>
            </w:r>
            <w:r w:rsidR="00F417AB">
              <w:t xml:space="preserve">Which of these is the most important? </w:t>
            </w:r>
          </w:p>
        </w:tc>
        <w:tc>
          <w:tcPr>
            <w:tcW w:w="4320" w:type="dxa"/>
            <w:gridSpan w:val="3"/>
            <w:tcBorders>
              <w:left w:val="nil"/>
              <w:right w:val="single" w:sz="18" w:space="0" w:color="auto"/>
            </w:tcBorders>
          </w:tcPr>
          <w:p w14:paraId="7E66F94D" w14:textId="77777777" w:rsidR="002A4DAD" w:rsidRDefault="002A4DAD" w:rsidP="002A4DAD">
            <w:pPr>
              <w:spacing w:line="240" w:lineRule="auto"/>
            </w:pPr>
            <w:r>
              <w:t>1=Chief</w:t>
            </w:r>
          </w:p>
          <w:p w14:paraId="4F76FCED" w14:textId="77777777" w:rsidR="002A4DAD" w:rsidRDefault="002A4DAD" w:rsidP="002A4DAD">
            <w:pPr>
              <w:spacing w:line="240" w:lineRule="auto"/>
            </w:pPr>
            <w:commentRangeStart w:id="22"/>
            <w:r>
              <w:lastRenderedPageBreak/>
              <w:t>2=Village council/committee/association (please specify)</w:t>
            </w:r>
          </w:p>
          <w:p w14:paraId="22D1F6FA" w14:textId="77777777" w:rsidR="002A4DAD" w:rsidRDefault="002A4DAD" w:rsidP="002A4DAD">
            <w:pPr>
              <w:spacing w:line="240" w:lineRule="auto"/>
            </w:pPr>
            <w:r>
              <w:t>3=Forest user group, (please specify)</w:t>
            </w:r>
            <w:commentRangeEnd w:id="22"/>
            <w:r w:rsidR="00AA3961">
              <w:rPr>
                <w:rStyle w:val="CommentReference"/>
              </w:rPr>
              <w:commentReference w:id="22"/>
            </w:r>
          </w:p>
          <w:p w14:paraId="6BFC975B" w14:textId="77777777" w:rsidR="002A4DAD" w:rsidRDefault="002A4DAD" w:rsidP="002A4DAD">
            <w:pPr>
              <w:spacing w:line="240" w:lineRule="auto"/>
            </w:pPr>
            <w:r>
              <w:t xml:space="preserve">4=Community resource boards, </w:t>
            </w:r>
          </w:p>
          <w:p w14:paraId="54476349" w14:textId="77777777" w:rsidR="002A4DAD" w:rsidRDefault="002A4DAD" w:rsidP="002A4DAD">
            <w:pPr>
              <w:spacing w:line="240" w:lineRule="auto"/>
            </w:pPr>
            <w:r>
              <w:t>5=Elders/council of elders</w:t>
            </w:r>
          </w:p>
          <w:p w14:paraId="51B8D0A5" w14:textId="77777777" w:rsidR="002A4DAD" w:rsidRDefault="002A4DAD" w:rsidP="002A4DAD">
            <w:pPr>
              <w:spacing w:line="240" w:lineRule="auto"/>
            </w:pPr>
            <w:r>
              <w:t>6=Headperson</w:t>
            </w:r>
          </w:p>
          <w:p w14:paraId="2E702889" w14:textId="77777777" w:rsidR="00435AC7" w:rsidRDefault="00435AC7" w:rsidP="00435AC7">
            <w:pPr>
              <w:spacing w:line="240" w:lineRule="auto"/>
            </w:pPr>
            <w:r>
              <w:t>7= DFO</w:t>
            </w:r>
          </w:p>
          <w:p w14:paraId="1FCFE6C3" w14:textId="77777777" w:rsidR="00435AC7" w:rsidRDefault="00435AC7" w:rsidP="00435AC7">
            <w:pPr>
              <w:spacing w:line="240" w:lineRule="auto"/>
            </w:pPr>
            <w:r>
              <w:t>8= NGO</w:t>
            </w:r>
          </w:p>
          <w:p w14:paraId="05D49C43" w14:textId="77777777" w:rsidR="00435AC7" w:rsidRDefault="00435AC7" w:rsidP="00435AC7">
            <w:pPr>
              <w:spacing w:line="240" w:lineRule="auto"/>
            </w:pPr>
            <w:r>
              <w:t>9= Other donor, specify</w:t>
            </w:r>
          </w:p>
          <w:p w14:paraId="487B6C83" w14:textId="77777777" w:rsidR="00435AC7" w:rsidRDefault="00435AC7" w:rsidP="00435AC7">
            <w:pPr>
              <w:spacing w:line="240" w:lineRule="auto"/>
            </w:pPr>
            <w:r>
              <w:t>10= Company</w:t>
            </w:r>
          </w:p>
          <w:p w14:paraId="41FEC3F1" w14:textId="77777777" w:rsidR="00435AC7" w:rsidRDefault="00435AC7" w:rsidP="00435AC7">
            <w:pPr>
              <w:spacing w:line="240" w:lineRule="auto"/>
            </w:pPr>
            <w:r>
              <w:t>11= Private Landowner</w:t>
            </w:r>
          </w:p>
          <w:p w14:paraId="0C701C05" w14:textId="65AFD309" w:rsidR="00F417AB" w:rsidRDefault="00435AC7" w:rsidP="00435AC7">
            <w:pPr>
              <w:spacing w:line="240" w:lineRule="auto"/>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43EFAEF4" w14:textId="77777777" w:rsidR="00F417AB" w:rsidRPr="00FD0CBC" w:rsidRDefault="00F417AB" w:rsidP="00E9297B">
            <w:pPr>
              <w:pStyle w:val="NoSpacing"/>
              <w:rPr>
                <w:i/>
              </w:rPr>
            </w:pPr>
            <w:r w:rsidRPr="00FD0CBC">
              <w:rPr>
                <w:i/>
              </w:rPr>
              <w:lastRenderedPageBreak/>
              <w:t>(code)</w:t>
            </w:r>
          </w:p>
        </w:tc>
      </w:tr>
      <w:tr w:rsidR="00F417AB" w:rsidRPr="00C755D3" w14:paraId="5258EF13" w14:textId="77777777" w:rsidTr="001F5DA1">
        <w:trPr>
          <w:jc w:val="center"/>
        </w:trPr>
        <w:tc>
          <w:tcPr>
            <w:tcW w:w="360" w:type="dxa"/>
          </w:tcPr>
          <w:p w14:paraId="6D0470E8" w14:textId="77777777" w:rsidR="00F417AB" w:rsidRPr="00C755D3" w:rsidRDefault="00F417AB" w:rsidP="00E9297B">
            <w:pPr>
              <w:pStyle w:val="NoSpacing"/>
            </w:pPr>
          </w:p>
        </w:tc>
        <w:tc>
          <w:tcPr>
            <w:tcW w:w="5233" w:type="dxa"/>
            <w:tcBorders>
              <w:right w:val="nil"/>
            </w:tcBorders>
          </w:tcPr>
          <w:p w14:paraId="5E6C6A71" w14:textId="7C3AA188" w:rsidR="00F417AB" w:rsidRDefault="00AA3961" w:rsidP="00E9297B">
            <w:pPr>
              <w:shd w:val="clear" w:color="auto" w:fill="FFFFFF"/>
              <w:spacing w:line="240" w:lineRule="auto"/>
            </w:pPr>
            <w:r>
              <w:t>D7</w:t>
            </w:r>
            <w:r w:rsidR="0070234A">
              <w:t xml:space="preserve">. </w:t>
            </w:r>
            <w:r w:rsidR="00F417AB">
              <w:t xml:space="preserve">Has the </w:t>
            </w:r>
            <w:r w:rsidR="000F1EB6">
              <w:t xml:space="preserve">most important </w:t>
            </w:r>
            <w:r w:rsidR="00F417AB">
              <w:t xml:space="preserve">decision-making body changed in the last three years? </w:t>
            </w:r>
          </w:p>
        </w:tc>
        <w:tc>
          <w:tcPr>
            <w:tcW w:w="4320" w:type="dxa"/>
            <w:gridSpan w:val="3"/>
            <w:tcBorders>
              <w:left w:val="nil"/>
              <w:right w:val="single" w:sz="18" w:space="0" w:color="auto"/>
            </w:tcBorders>
          </w:tcPr>
          <w:p w14:paraId="003C5C21" w14:textId="77777777" w:rsidR="00F417AB" w:rsidRDefault="00F417AB" w:rsidP="00E9297B">
            <w:pPr>
              <w:spacing w:line="240" w:lineRule="auto"/>
            </w:pPr>
            <w:r>
              <w:t>0=No</w:t>
            </w:r>
          </w:p>
          <w:p w14:paraId="26A700C2" w14:textId="77777777" w:rsidR="00F417AB" w:rsidRDefault="00F417AB" w:rsidP="00E9297B">
            <w:pPr>
              <w:spacing w:line="240" w:lineRule="auto"/>
            </w:pPr>
            <w:r>
              <w:t>1=Yes</w:t>
            </w:r>
          </w:p>
        </w:tc>
        <w:tc>
          <w:tcPr>
            <w:tcW w:w="1154" w:type="dxa"/>
            <w:tcBorders>
              <w:top w:val="single" w:sz="18" w:space="0" w:color="auto"/>
              <w:left w:val="single" w:sz="18" w:space="0" w:color="auto"/>
              <w:bottom w:val="single" w:sz="18" w:space="0" w:color="auto"/>
              <w:right w:val="single" w:sz="18" w:space="0" w:color="auto"/>
            </w:tcBorders>
          </w:tcPr>
          <w:p w14:paraId="6FD4D0BE" w14:textId="77777777" w:rsidR="00F417AB" w:rsidRPr="00FD0CBC" w:rsidRDefault="00F417AB" w:rsidP="00E9297B">
            <w:pPr>
              <w:pStyle w:val="NoSpacing"/>
              <w:rPr>
                <w:i/>
              </w:rPr>
            </w:pPr>
            <w:r w:rsidRPr="00FD0CBC">
              <w:rPr>
                <w:i/>
              </w:rPr>
              <w:t>(code)</w:t>
            </w:r>
          </w:p>
        </w:tc>
      </w:tr>
      <w:tr w:rsidR="00F417AB" w:rsidRPr="00C755D3" w14:paraId="7276944D" w14:textId="77777777" w:rsidTr="001F5DA1">
        <w:trPr>
          <w:jc w:val="center"/>
        </w:trPr>
        <w:tc>
          <w:tcPr>
            <w:tcW w:w="360" w:type="dxa"/>
          </w:tcPr>
          <w:p w14:paraId="38D89507" w14:textId="77777777" w:rsidR="00F417AB" w:rsidRPr="00C755D3" w:rsidRDefault="00F417AB" w:rsidP="00E9297B">
            <w:pPr>
              <w:pStyle w:val="NoSpacing"/>
            </w:pPr>
          </w:p>
        </w:tc>
        <w:tc>
          <w:tcPr>
            <w:tcW w:w="5233" w:type="dxa"/>
            <w:tcBorders>
              <w:right w:val="nil"/>
            </w:tcBorders>
          </w:tcPr>
          <w:p w14:paraId="67DA0150" w14:textId="21323124" w:rsidR="00F417AB" w:rsidRDefault="00AA3961" w:rsidP="00E9297B">
            <w:pPr>
              <w:shd w:val="clear" w:color="auto" w:fill="FFFFFF"/>
              <w:spacing w:line="240" w:lineRule="auto"/>
            </w:pPr>
            <w:r>
              <w:t>D8</w:t>
            </w:r>
            <w:r w:rsidR="0070234A">
              <w:t xml:space="preserve">. </w:t>
            </w:r>
            <w:r w:rsidR="000F1EB6">
              <w:t>When was the</w:t>
            </w:r>
            <w:r w:rsidR="00F417AB">
              <w:t xml:space="preserve"> </w:t>
            </w:r>
            <w:r w:rsidR="000F1EB6">
              <w:t xml:space="preserve">most important decision-making </w:t>
            </w:r>
            <w:r w:rsidR="00F417AB">
              <w:t xml:space="preserve">body formed? </w:t>
            </w:r>
          </w:p>
        </w:tc>
        <w:tc>
          <w:tcPr>
            <w:tcW w:w="4320" w:type="dxa"/>
            <w:gridSpan w:val="3"/>
            <w:tcBorders>
              <w:left w:val="nil"/>
              <w:right w:val="single" w:sz="18" w:space="0" w:color="auto"/>
            </w:tcBorders>
          </w:tcPr>
          <w:p w14:paraId="317136C0" w14:textId="77777777" w:rsidR="00F417AB" w:rsidRDefault="00F417AB" w:rsidP="00E9297B">
            <w:pPr>
              <w:spacing w:line="240" w:lineRule="auto"/>
            </w:pPr>
            <w:r>
              <w:t>1=In the last 3 years</w:t>
            </w:r>
          </w:p>
          <w:p w14:paraId="5F4E31AD" w14:textId="03A93382" w:rsidR="00F417AB" w:rsidRDefault="00C012D8" w:rsidP="00E9297B">
            <w:pPr>
              <w:spacing w:line="240" w:lineRule="auto"/>
            </w:pPr>
            <w:r>
              <w:t>2=4</w:t>
            </w:r>
            <w:r>
              <w:rPr>
                <w:rFonts w:ascii="Courier New" w:hAnsi="Courier New" w:cs="Courier New"/>
              </w:rPr>
              <w:t>–</w:t>
            </w:r>
            <w:r w:rsidR="00F417AB">
              <w:t>10 years ago</w:t>
            </w:r>
          </w:p>
          <w:p w14:paraId="55D49017" w14:textId="77777777" w:rsidR="00F417AB" w:rsidRDefault="00F417AB" w:rsidP="00E9297B">
            <w:pPr>
              <w:spacing w:line="240" w:lineRule="auto"/>
            </w:pPr>
            <w:r>
              <w:t>3=11 years ago or more</w:t>
            </w:r>
          </w:p>
          <w:p w14:paraId="56A89ED1" w14:textId="77777777" w:rsidR="00F417AB" w:rsidRDefault="00F417AB" w:rsidP="00E9297B">
            <w:pPr>
              <w:spacing w:line="240" w:lineRule="auto"/>
            </w:pPr>
            <w:r>
              <w:t>888=Don’t know</w:t>
            </w:r>
          </w:p>
        </w:tc>
        <w:tc>
          <w:tcPr>
            <w:tcW w:w="1154" w:type="dxa"/>
            <w:tcBorders>
              <w:top w:val="single" w:sz="18" w:space="0" w:color="auto"/>
              <w:left w:val="single" w:sz="18" w:space="0" w:color="auto"/>
              <w:bottom w:val="single" w:sz="18" w:space="0" w:color="auto"/>
              <w:right w:val="single" w:sz="18" w:space="0" w:color="auto"/>
            </w:tcBorders>
          </w:tcPr>
          <w:p w14:paraId="1DE19750" w14:textId="77777777" w:rsidR="00F417AB" w:rsidRPr="00FD0CBC" w:rsidRDefault="00F417AB" w:rsidP="00E9297B">
            <w:pPr>
              <w:pStyle w:val="NoSpacing"/>
              <w:rPr>
                <w:i/>
              </w:rPr>
            </w:pPr>
            <w:r w:rsidRPr="00FD0CBC">
              <w:rPr>
                <w:i/>
              </w:rPr>
              <w:t>(code)</w:t>
            </w:r>
          </w:p>
        </w:tc>
      </w:tr>
      <w:tr w:rsidR="00F417AB" w:rsidRPr="00C755D3" w14:paraId="14990D6C" w14:textId="77777777" w:rsidTr="001F5DA1">
        <w:trPr>
          <w:jc w:val="center"/>
        </w:trPr>
        <w:tc>
          <w:tcPr>
            <w:tcW w:w="360" w:type="dxa"/>
          </w:tcPr>
          <w:p w14:paraId="4A244FAC" w14:textId="77777777" w:rsidR="00F417AB" w:rsidRPr="00C755D3" w:rsidRDefault="00F417AB" w:rsidP="00E9297B">
            <w:pPr>
              <w:pStyle w:val="NoSpacing"/>
            </w:pPr>
          </w:p>
        </w:tc>
        <w:tc>
          <w:tcPr>
            <w:tcW w:w="5233" w:type="dxa"/>
            <w:tcBorders>
              <w:right w:val="nil"/>
            </w:tcBorders>
          </w:tcPr>
          <w:p w14:paraId="6E116381" w14:textId="503368AA" w:rsidR="00F417AB" w:rsidRDefault="00AA3961" w:rsidP="00E9297B">
            <w:pPr>
              <w:spacing w:line="240" w:lineRule="auto"/>
              <w:rPr>
                <w:color w:val="000000" w:themeColor="text1"/>
              </w:rPr>
            </w:pPr>
            <w:r>
              <w:rPr>
                <w:color w:val="000000" w:themeColor="text1"/>
              </w:rPr>
              <w:t>D9</w:t>
            </w:r>
            <w:r w:rsidR="0070234A">
              <w:rPr>
                <w:color w:val="000000" w:themeColor="text1"/>
              </w:rPr>
              <w:t xml:space="preserve">. </w:t>
            </w:r>
            <w:r w:rsidR="00F417AB" w:rsidRPr="00F417AB">
              <w:rPr>
                <w:color w:val="000000" w:themeColor="text1"/>
              </w:rPr>
              <w:t xml:space="preserve">How often does the </w:t>
            </w:r>
            <w:r w:rsidR="000F1EB6">
              <w:rPr>
                <w:color w:val="000000" w:themeColor="text1"/>
              </w:rPr>
              <w:t xml:space="preserve">most important decision-making </w:t>
            </w:r>
            <w:r w:rsidR="00F417AB" w:rsidRPr="00F417AB">
              <w:rPr>
                <w:color w:val="000000" w:themeColor="text1"/>
              </w:rPr>
              <w:t>body meet?</w:t>
            </w:r>
          </w:p>
        </w:tc>
        <w:tc>
          <w:tcPr>
            <w:tcW w:w="4320" w:type="dxa"/>
            <w:gridSpan w:val="3"/>
            <w:tcBorders>
              <w:left w:val="nil"/>
              <w:right w:val="single" w:sz="18" w:space="0" w:color="auto"/>
            </w:tcBorders>
          </w:tcPr>
          <w:p w14:paraId="18FBFD7F" w14:textId="77777777" w:rsidR="00927C2A" w:rsidRDefault="00927C2A" w:rsidP="00927C2A">
            <w:pPr>
              <w:pStyle w:val="NoSpacing"/>
            </w:pPr>
            <w:r>
              <w:t>1= Every week</w:t>
            </w:r>
          </w:p>
          <w:p w14:paraId="1638C150" w14:textId="77777777" w:rsidR="00927C2A" w:rsidRDefault="00927C2A" w:rsidP="00927C2A">
            <w:pPr>
              <w:pStyle w:val="NoSpacing"/>
            </w:pPr>
            <w:r>
              <w:t>2= About once per month</w:t>
            </w:r>
          </w:p>
          <w:p w14:paraId="1A5CDB2E" w14:textId="77777777" w:rsidR="00927C2A" w:rsidRDefault="00927C2A" w:rsidP="00927C2A">
            <w:pPr>
              <w:pStyle w:val="NoSpacing"/>
            </w:pPr>
            <w:r>
              <w:t>3= Once every 3-4 months</w:t>
            </w:r>
          </w:p>
          <w:p w14:paraId="77512144" w14:textId="77777777" w:rsidR="00927C2A" w:rsidRDefault="00927C2A" w:rsidP="00927C2A">
            <w:pPr>
              <w:pStyle w:val="NoSpacing"/>
            </w:pPr>
            <w:r>
              <w:t>4= Once per year</w:t>
            </w:r>
          </w:p>
          <w:p w14:paraId="7E761853" w14:textId="77777777" w:rsidR="00927C2A" w:rsidRDefault="00927C2A" w:rsidP="00927C2A">
            <w:pPr>
              <w:pStyle w:val="NoSpacing"/>
            </w:pPr>
            <w:r>
              <w:t>5= Less than once per year</w:t>
            </w:r>
          </w:p>
          <w:p w14:paraId="4EE2210A" w14:textId="13901447" w:rsidR="00F417AB" w:rsidRPr="00C755D3" w:rsidRDefault="00927C2A" w:rsidP="00927C2A">
            <w:pPr>
              <w:pStyle w:val="NoSpacing"/>
            </w:pPr>
            <w:r>
              <w:t>888= Don’t know</w:t>
            </w:r>
          </w:p>
        </w:tc>
        <w:tc>
          <w:tcPr>
            <w:tcW w:w="1154" w:type="dxa"/>
            <w:tcBorders>
              <w:top w:val="single" w:sz="18" w:space="0" w:color="auto"/>
              <w:left w:val="single" w:sz="18" w:space="0" w:color="auto"/>
              <w:bottom w:val="single" w:sz="18" w:space="0" w:color="auto"/>
              <w:right w:val="single" w:sz="18" w:space="0" w:color="auto"/>
            </w:tcBorders>
          </w:tcPr>
          <w:p w14:paraId="541A6B73" w14:textId="77777777" w:rsidR="00F417AB" w:rsidRPr="00FD0CBC" w:rsidRDefault="00F417AB" w:rsidP="00E9297B">
            <w:pPr>
              <w:pStyle w:val="NoSpacing"/>
              <w:rPr>
                <w:i/>
              </w:rPr>
            </w:pPr>
            <w:r w:rsidRPr="00FD0CBC">
              <w:rPr>
                <w:i/>
              </w:rPr>
              <w:t>(code)</w:t>
            </w:r>
          </w:p>
        </w:tc>
      </w:tr>
      <w:tr w:rsidR="00927C2A" w:rsidRPr="00C755D3" w14:paraId="1DAD0AE0" w14:textId="77777777" w:rsidTr="001F5DA1">
        <w:trPr>
          <w:jc w:val="center"/>
        </w:trPr>
        <w:tc>
          <w:tcPr>
            <w:tcW w:w="360" w:type="dxa"/>
          </w:tcPr>
          <w:p w14:paraId="4036F54F" w14:textId="77777777" w:rsidR="00927C2A" w:rsidRPr="00C755D3" w:rsidRDefault="00927C2A" w:rsidP="00E9297B">
            <w:pPr>
              <w:pStyle w:val="NoSpacing"/>
            </w:pPr>
          </w:p>
        </w:tc>
        <w:tc>
          <w:tcPr>
            <w:tcW w:w="7753" w:type="dxa"/>
            <w:gridSpan w:val="3"/>
            <w:tcBorders>
              <w:right w:val="single" w:sz="18" w:space="0" w:color="auto"/>
            </w:tcBorders>
          </w:tcPr>
          <w:p w14:paraId="176DBECE" w14:textId="009E72E9" w:rsidR="00927C2A" w:rsidRDefault="00927C2A" w:rsidP="00E9297B">
            <w:pPr>
              <w:shd w:val="clear" w:color="auto" w:fill="FFFFFF"/>
              <w:spacing w:line="240" w:lineRule="auto"/>
            </w:pPr>
            <w:r>
              <w:t>D10. How many members are on the</w:t>
            </w:r>
            <w:r w:rsidRPr="000F1EB6">
              <w:t xml:space="preserve"> most important decision-making</w:t>
            </w:r>
            <w:r>
              <w:t xml:space="preserve"> body? </w:t>
            </w:r>
          </w:p>
        </w:tc>
        <w:tc>
          <w:tcPr>
            <w:tcW w:w="2954" w:type="dxa"/>
            <w:gridSpan w:val="2"/>
            <w:tcBorders>
              <w:top w:val="single" w:sz="18" w:space="0" w:color="auto"/>
              <w:left w:val="single" w:sz="18" w:space="0" w:color="auto"/>
              <w:bottom w:val="single" w:sz="18" w:space="0" w:color="auto"/>
              <w:right w:val="single" w:sz="18" w:space="0" w:color="auto"/>
            </w:tcBorders>
          </w:tcPr>
          <w:p w14:paraId="683D95E9" w14:textId="77777777" w:rsidR="00927C2A" w:rsidRPr="00FD0CBC" w:rsidRDefault="00927C2A" w:rsidP="00E9297B">
            <w:pPr>
              <w:pStyle w:val="NoSpacing"/>
              <w:rPr>
                <w:i/>
              </w:rPr>
            </w:pPr>
            <w:r w:rsidRPr="00FD0CBC">
              <w:rPr>
                <w:i/>
              </w:rPr>
              <w:t>(integer)</w:t>
            </w:r>
          </w:p>
        </w:tc>
      </w:tr>
      <w:tr w:rsidR="00927C2A" w:rsidRPr="00C755D3" w14:paraId="63D45A0F" w14:textId="77777777" w:rsidTr="001F5DA1">
        <w:trPr>
          <w:jc w:val="center"/>
        </w:trPr>
        <w:tc>
          <w:tcPr>
            <w:tcW w:w="360" w:type="dxa"/>
          </w:tcPr>
          <w:p w14:paraId="1286F730" w14:textId="77777777" w:rsidR="00927C2A" w:rsidRPr="00C755D3" w:rsidRDefault="00927C2A" w:rsidP="00E9297B">
            <w:pPr>
              <w:pStyle w:val="NoSpacing"/>
            </w:pPr>
          </w:p>
        </w:tc>
        <w:tc>
          <w:tcPr>
            <w:tcW w:w="7753" w:type="dxa"/>
            <w:gridSpan w:val="3"/>
            <w:tcBorders>
              <w:right w:val="single" w:sz="18" w:space="0" w:color="auto"/>
            </w:tcBorders>
          </w:tcPr>
          <w:p w14:paraId="5EC5AEAC" w14:textId="77777777" w:rsidR="00927C2A" w:rsidRDefault="00927C2A" w:rsidP="00E9297B">
            <w:pPr>
              <w:shd w:val="clear" w:color="auto" w:fill="FFFFFF"/>
              <w:spacing w:line="240" w:lineRule="auto"/>
            </w:pPr>
            <w:r>
              <w:t>D11. How many members are under 35 years old?</w:t>
            </w:r>
          </w:p>
        </w:tc>
        <w:tc>
          <w:tcPr>
            <w:tcW w:w="2954" w:type="dxa"/>
            <w:gridSpan w:val="2"/>
            <w:tcBorders>
              <w:top w:val="single" w:sz="18" w:space="0" w:color="auto"/>
              <w:left w:val="single" w:sz="18" w:space="0" w:color="auto"/>
              <w:bottom w:val="single" w:sz="18" w:space="0" w:color="auto"/>
              <w:right w:val="single" w:sz="18" w:space="0" w:color="auto"/>
            </w:tcBorders>
          </w:tcPr>
          <w:p w14:paraId="60CAEC33" w14:textId="77777777" w:rsidR="00927C2A" w:rsidRPr="00FD0CBC" w:rsidRDefault="00927C2A" w:rsidP="00E9297B">
            <w:pPr>
              <w:pStyle w:val="NoSpacing"/>
              <w:rPr>
                <w:i/>
              </w:rPr>
            </w:pPr>
            <w:r w:rsidRPr="00FD0CBC">
              <w:rPr>
                <w:i/>
              </w:rPr>
              <w:t>(integer)</w:t>
            </w:r>
          </w:p>
        </w:tc>
      </w:tr>
      <w:tr w:rsidR="00927C2A" w:rsidRPr="00C755D3" w14:paraId="4297A49A" w14:textId="77777777" w:rsidTr="001F5DA1">
        <w:trPr>
          <w:jc w:val="center"/>
        </w:trPr>
        <w:tc>
          <w:tcPr>
            <w:tcW w:w="360" w:type="dxa"/>
          </w:tcPr>
          <w:p w14:paraId="648FE31D" w14:textId="77777777" w:rsidR="00927C2A" w:rsidRPr="00C755D3" w:rsidRDefault="00927C2A" w:rsidP="00E9297B">
            <w:pPr>
              <w:pStyle w:val="NoSpacing"/>
            </w:pPr>
          </w:p>
        </w:tc>
        <w:tc>
          <w:tcPr>
            <w:tcW w:w="7753" w:type="dxa"/>
            <w:gridSpan w:val="3"/>
            <w:tcBorders>
              <w:right w:val="single" w:sz="18" w:space="0" w:color="auto"/>
            </w:tcBorders>
          </w:tcPr>
          <w:p w14:paraId="7F08BE6D" w14:textId="77777777" w:rsidR="00927C2A" w:rsidRDefault="00927C2A" w:rsidP="00E9297B">
            <w:pPr>
              <w:shd w:val="clear" w:color="auto" w:fill="FFFFFF"/>
              <w:spacing w:line="240" w:lineRule="auto"/>
            </w:pPr>
            <w:r>
              <w:t xml:space="preserve">D12. How many members are women? </w:t>
            </w:r>
          </w:p>
        </w:tc>
        <w:tc>
          <w:tcPr>
            <w:tcW w:w="2954" w:type="dxa"/>
            <w:gridSpan w:val="2"/>
            <w:tcBorders>
              <w:top w:val="single" w:sz="18" w:space="0" w:color="auto"/>
              <w:left w:val="single" w:sz="18" w:space="0" w:color="auto"/>
              <w:bottom w:val="single" w:sz="18" w:space="0" w:color="auto"/>
              <w:right w:val="single" w:sz="18" w:space="0" w:color="auto"/>
            </w:tcBorders>
          </w:tcPr>
          <w:p w14:paraId="0D7E5536" w14:textId="77777777" w:rsidR="00927C2A" w:rsidRPr="00FD0CBC" w:rsidRDefault="00927C2A" w:rsidP="00E9297B">
            <w:pPr>
              <w:pStyle w:val="NoSpacing"/>
              <w:rPr>
                <w:i/>
              </w:rPr>
            </w:pPr>
            <w:r w:rsidRPr="00FD0CBC">
              <w:rPr>
                <w:i/>
              </w:rPr>
              <w:t>(integer)</w:t>
            </w:r>
          </w:p>
        </w:tc>
      </w:tr>
      <w:tr w:rsidR="00AA3961" w:rsidRPr="00C755D3" w14:paraId="4B7F1384" w14:textId="77777777" w:rsidTr="001F5DA1">
        <w:trPr>
          <w:jc w:val="center"/>
        </w:trPr>
        <w:tc>
          <w:tcPr>
            <w:tcW w:w="360" w:type="dxa"/>
          </w:tcPr>
          <w:p w14:paraId="0B8ADFC0" w14:textId="77777777" w:rsidR="00AA3961" w:rsidRPr="00C755D3" w:rsidRDefault="00AA3961" w:rsidP="00FD0CBC">
            <w:pPr>
              <w:pStyle w:val="NoSpacing"/>
            </w:pPr>
          </w:p>
        </w:tc>
        <w:tc>
          <w:tcPr>
            <w:tcW w:w="5233" w:type="dxa"/>
            <w:tcBorders>
              <w:right w:val="nil"/>
            </w:tcBorders>
          </w:tcPr>
          <w:p w14:paraId="6216E173" w14:textId="77777777" w:rsidR="00AA3961" w:rsidRDefault="00AA3961" w:rsidP="001D6252">
            <w:pPr>
              <w:spacing w:line="240" w:lineRule="auto"/>
              <w:rPr>
                <w:color w:val="000000" w:themeColor="text1"/>
              </w:rPr>
            </w:pPr>
            <w:commentRangeStart w:id="23"/>
            <w:r>
              <w:rPr>
                <w:color w:val="000000" w:themeColor="text1"/>
              </w:rPr>
              <w:t xml:space="preserve">D13. </w:t>
            </w:r>
            <w:r w:rsidRPr="00115F9F">
              <w:rPr>
                <w:color w:val="000000" w:themeColor="text1"/>
              </w:rPr>
              <w:t>Who is invited to attend meetings</w:t>
            </w:r>
            <w:r>
              <w:t xml:space="preserve"> of t</w:t>
            </w:r>
            <w:r w:rsidRPr="000F1EB6">
              <w:rPr>
                <w:color w:val="000000" w:themeColor="text1"/>
              </w:rPr>
              <w:t>he most important decision-making</w:t>
            </w:r>
            <w:r>
              <w:rPr>
                <w:color w:val="000000" w:themeColor="text1"/>
              </w:rPr>
              <w:t xml:space="preserve"> body</w:t>
            </w:r>
            <w:r w:rsidRPr="00115F9F">
              <w:rPr>
                <w:color w:val="000000" w:themeColor="text1"/>
              </w:rPr>
              <w:t>?</w:t>
            </w:r>
          </w:p>
          <w:p w14:paraId="69B68C09" w14:textId="22D3D6D1" w:rsidR="00AA3961" w:rsidRDefault="00AA3961" w:rsidP="00FD0CBC">
            <w:pPr>
              <w:spacing w:line="240" w:lineRule="auto"/>
              <w:rPr>
                <w:color w:val="000000" w:themeColor="text1"/>
              </w:rPr>
            </w:pPr>
            <w:r>
              <w:rPr>
                <w:i/>
                <w:color w:val="000000" w:themeColor="text1"/>
              </w:rPr>
              <w:t>Select all that apply.</w:t>
            </w:r>
            <w:commentRangeEnd w:id="23"/>
            <w:r>
              <w:rPr>
                <w:rStyle w:val="CommentReference"/>
              </w:rPr>
              <w:commentReference w:id="23"/>
            </w:r>
          </w:p>
        </w:tc>
        <w:tc>
          <w:tcPr>
            <w:tcW w:w="4320" w:type="dxa"/>
            <w:gridSpan w:val="3"/>
            <w:tcBorders>
              <w:left w:val="nil"/>
              <w:right w:val="single" w:sz="18" w:space="0" w:color="auto"/>
            </w:tcBorders>
          </w:tcPr>
          <w:p w14:paraId="33E4C1D4" w14:textId="77777777" w:rsidR="00AA3961" w:rsidRDefault="00AA3961" w:rsidP="001D6252">
            <w:pPr>
              <w:pStyle w:val="NoSpacing"/>
            </w:pPr>
            <w:r>
              <w:t>1= Entire Village</w:t>
            </w:r>
          </w:p>
          <w:p w14:paraId="69ECBACE" w14:textId="77777777" w:rsidR="00AA3961" w:rsidRDefault="00AA3961" w:rsidP="001D6252">
            <w:pPr>
              <w:pStyle w:val="NoSpacing"/>
            </w:pPr>
            <w:r>
              <w:t>2= All adults</w:t>
            </w:r>
          </w:p>
          <w:p w14:paraId="39C7540B" w14:textId="77777777" w:rsidR="00AA3961" w:rsidRDefault="00AA3961" w:rsidP="001D6252">
            <w:pPr>
              <w:pStyle w:val="NoSpacing"/>
            </w:pPr>
            <w:r>
              <w:t>3= All heads of household</w:t>
            </w:r>
          </w:p>
          <w:p w14:paraId="2EEFF05B" w14:textId="77777777" w:rsidR="00AA3961" w:rsidRDefault="00AA3961" w:rsidP="001D6252">
            <w:pPr>
              <w:pStyle w:val="NoSpacing"/>
            </w:pPr>
            <w:r>
              <w:t>4= Members of the body</w:t>
            </w:r>
          </w:p>
          <w:p w14:paraId="45E49C0A" w14:textId="77777777" w:rsidR="00AA3961" w:rsidRDefault="00AA3961" w:rsidP="001D6252">
            <w:pPr>
              <w:pStyle w:val="NoSpacing"/>
            </w:pPr>
            <w:r>
              <w:t>5= Village elders</w:t>
            </w:r>
          </w:p>
          <w:p w14:paraId="6E430253" w14:textId="77777777" w:rsidR="00AA3961" w:rsidRDefault="00AA3961" w:rsidP="001D6252">
            <w:pPr>
              <w:pStyle w:val="NoSpacing"/>
            </w:pPr>
            <w:r>
              <w:t>6= A select group, specify</w:t>
            </w:r>
          </w:p>
          <w:p w14:paraId="1BBD0A10" w14:textId="77777777" w:rsidR="00AA3961" w:rsidRDefault="00AA3961" w:rsidP="001D6252">
            <w:pPr>
              <w:pStyle w:val="NoSpacing"/>
            </w:pPr>
            <w:r>
              <w:t>97= Other</w:t>
            </w:r>
          </w:p>
          <w:p w14:paraId="1B271375" w14:textId="3E37CE78" w:rsidR="00AA3961" w:rsidRDefault="00AA3961" w:rsidP="00FD0CBC">
            <w:pPr>
              <w:pStyle w:val="NoSpacing"/>
            </w:pPr>
            <w:r>
              <w:t>888= Don’t know</w:t>
            </w:r>
          </w:p>
        </w:tc>
        <w:tc>
          <w:tcPr>
            <w:tcW w:w="1154" w:type="dxa"/>
            <w:tcBorders>
              <w:top w:val="single" w:sz="18" w:space="0" w:color="auto"/>
              <w:left w:val="single" w:sz="18" w:space="0" w:color="auto"/>
              <w:bottom w:val="single" w:sz="18" w:space="0" w:color="auto"/>
              <w:right w:val="single" w:sz="18" w:space="0" w:color="auto"/>
            </w:tcBorders>
          </w:tcPr>
          <w:p w14:paraId="45222F58" w14:textId="7DF8B672" w:rsidR="00AA3961" w:rsidRPr="00FD0CBC" w:rsidRDefault="00AA3961" w:rsidP="00FD0CBC">
            <w:pPr>
              <w:pStyle w:val="NoSpacing"/>
              <w:rPr>
                <w:i/>
              </w:rPr>
            </w:pPr>
            <w:r w:rsidRPr="00FD0CBC">
              <w:rPr>
                <w:i/>
              </w:rPr>
              <w:t>(code)</w:t>
            </w:r>
          </w:p>
        </w:tc>
      </w:tr>
      <w:tr w:rsidR="00AA3961" w:rsidRPr="00C755D3" w14:paraId="765CD0A8" w14:textId="77777777" w:rsidTr="001F5DA1">
        <w:trPr>
          <w:jc w:val="center"/>
        </w:trPr>
        <w:tc>
          <w:tcPr>
            <w:tcW w:w="360" w:type="dxa"/>
          </w:tcPr>
          <w:p w14:paraId="2B64E412" w14:textId="77777777" w:rsidR="00AA3961" w:rsidRPr="00C755D3" w:rsidRDefault="00AA3961" w:rsidP="00FD0CBC">
            <w:pPr>
              <w:pStyle w:val="NoSpacing"/>
            </w:pPr>
          </w:p>
        </w:tc>
        <w:tc>
          <w:tcPr>
            <w:tcW w:w="5233" w:type="dxa"/>
            <w:tcBorders>
              <w:right w:val="nil"/>
            </w:tcBorders>
          </w:tcPr>
          <w:p w14:paraId="588E4298" w14:textId="3E37956E" w:rsidR="00AA3961" w:rsidRPr="00F417AB" w:rsidRDefault="00AA3961" w:rsidP="00FD0CBC">
            <w:pPr>
              <w:spacing w:line="240" w:lineRule="auto"/>
              <w:rPr>
                <w:color w:val="000000" w:themeColor="text1"/>
              </w:rPr>
            </w:pPr>
            <w:r>
              <w:rPr>
                <w:color w:val="000000" w:themeColor="text1"/>
              </w:rPr>
              <w:t>D14. Does the</w:t>
            </w:r>
            <w:r w:rsidRPr="000F1EB6">
              <w:rPr>
                <w:color w:val="000000" w:themeColor="text1"/>
              </w:rPr>
              <w:t xml:space="preserve"> most important decision-making </w:t>
            </w:r>
            <w:r w:rsidRPr="00115F9F">
              <w:rPr>
                <w:color w:val="000000" w:themeColor="text1"/>
              </w:rPr>
              <w:t xml:space="preserve">body have a written budget? </w:t>
            </w:r>
          </w:p>
        </w:tc>
        <w:tc>
          <w:tcPr>
            <w:tcW w:w="4320" w:type="dxa"/>
            <w:gridSpan w:val="3"/>
            <w:tcBorders>
              <w:left w:val="nil"/>
              <w:right w:val="single" w:sz="18" w:space="0" w:color="auto"/>
            </w:tcBorders>
          </w:tcPr>
          <w:p w14:paraId="649D9E51" w14:textId="77777777" w:rsidR="00AA3961" w:rsidRPr="00C755D3" w:rsidRDefault="00AA3961" w:rsidP="00FD0CBC">
            <w:pPr>
              <w:pStyle w:val="NoSpacing"/>
            </w:pPr>
            <w:r>
              <w:t>0=</w:t>
            </w:r>
            <w:r w:rsidRPr="00C755D3">
              <w:t>No</w:t>
            </w:r>
          </w:p>
          <w:p w14:paraId="35023E84" w14:textId="77777777" w:rsidR="00AA3961" w:rsidRDefault="00AA3961" w:rsidP="00FD0CBC">
            <w:pPr>
              <w:pStyle w:val="NoSpacing"/>
            </w:pPr>
            <w:r w:rsidRPr="00C755D3">
              <w:t>1=Yes</w:t>
            </w:r>
          </w:p>
          <w:p w14:paraId="2872FCBC" w14:textId="77777777" w:rsidR="00AA3961" w:rsidRDefault="00AA3961" w:rsidP="002C75CF">
            <w:pPr>
              <w:pStyle w:val="NoSpacing"/>
            </w:pPr>
            <w:r>
              <w:t>888=Don’t know</w:t>
            </w:r>
          </w:p>
          <w:p w14:paraId="0DCF6A89" w14:textId="5E56876B" w:rsidR="00AA3961" w:rsidRDefault="00AA3961" w:rsidP="002C75CF">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6936CCD4" w14:textId="77777777" w:rsidR="00AA3961" w:rsidRPr="00FD0CBC" w:rsidRDefault="00AA3961" w:rsidP="00FD0CBC">
            <w:pPr>
              <w:pStyle w:val="NoSpacing"/>
              <w:rPr>
                <w:i/>
              </w:rPr>
            </w:pPr>
            <w:r w:rsidRPr="00FD0CBC">
              <w:rPr>
                <w:i/>
              </w:rPr>
              <w:t>(code)</w:t>
            </w:r>
          </w:p>
        </w:tc>
      </w:tr>
      <w:tr w:rsidR="00AA3961" w:rsidRPr="00C755D3" w14:paraId="19B17BF3" w14:textId="77777777" w:rsidTr="001F5DA1">
        <w:trPr>
          <w:jc w:val="center"/>
        </w:trPr>
        <w:tc>
          <w:tcPr>
            <w:tcW w:w="360" w:type="dxa"/>
          </w:tcPr>
          <w:p w14:paraId="61BDAF98" w14:textId="77777777" w:rsidR="00AA3961" w:rsidRPr="00C755D3" w:rsidRDefault="00AA3961" w:rsidP="00FD0CBC">
            <w:pPr>
              <w:pStyle w:val="NoSpacing"/>
            </w:pPr>
          </w:p>
        </w:tc>
        <w:tc>
          <w:tcPr>
            <w:tcW w:w="5233" w:type="dxa"/>
            <w:tcBorders>
              <w:right w:val="nil"/>
            </w:tcBorders>
          </w:tcPr>
          <w:p w14:paraId="45065015" w14:textId="2A8204DA" w:rsidR="00AA3961" w:rsidRPr="00F417AB" w:rsidRDefault="00AA3961" w:rsidP="00927C2A">
            <w:pPr>
              <w:spacing w:line="240" w:lineRule="auto"/>
              <w:rPr>
                <w:color w:val="000000" w:themeColor="text1"/>
              </w:rPr>
            </w:pPr>
            <w:commentRangeStart w:id="24"/>
            <w:r>
              <w:rPr>
                <w:color w:val="000000" w:themeColor="text1"/>
              </w:rPr>
              <w:t xml:space="preserve">D15. </w:t>
            </w:r>
            <w:r w:rsidRPr="00115F9F">
              <w:rPr>
                <w:color w:val="000000" w:themeColor="text1"/>
              </w:rPr>
              <w:t xml:space="preserve">Is there a process for addressing </w:t>
            </w:r>
            <w:r>
              <w:rPr>
                <w:color w:val="000000" w:themeColor="text1"/>
              </w:rPr>
              <w:t xml:space="preserve">village grievances </w:t>
            </w:r>
            <w:r w:rsidRPr="00927C2A">
              <w:rPr>
                <w:color w:val="000000" w:themeColor="text1"/>
              </w:rPr>
              <w:t>around forest management through the most important decision making body?</w:t>
            </w:r>
            <w:commentRangeEnd w:id="24"/>
            <w:r>
              <w:rPr>
                <w:rStyle w:val="CommentReference"/>
              </w:rPr>
              <w:commentReference w:id="24"/>
            </w:r>
          </w:p>
        </w:tc>
        <w:tc>
          <w:tcPr>
            <w:tcW w:w="4320" w:type="dxa"/>
            <w:gridSpan w:val="3"/>
            <w:tcBorders>
              <w:left w:val="nil"/>
              <w:right w:val="single" w:sz="18" w:space="0" w:color="auto"/>
            </w:tcBorders>
          </w:tcPr>
          <w:p w14:paraId="1E3B04C1" w14:textId="77777777" w:rsidR="00AA3961" w:rsidRPr="00C755D3" w:rsidRDefault="00AA3961" w:rsidP="00FD0CBC">
            <w:pPr>
              <w:pStyle w:val="NoSpacing"/>
            </w:pPr>
            <w:r>
              <w:t>0=</w:t>
            </w:r>
            <w:r w:rsidRPr="00C755D3">
              <w:t>No</w:t>
            </w:r>
          </w:p>
          <w:p w14:paraId="4585B1C9" w14:textId="77777777" w:rsidR="00AA3961" w:rsidRDefault="00AA3961" w:rsidP="00FD0CBC">
            <w:pPr>
              <w:pStyle w:val="NoSpacing"/>
            </w:pPr>
            <w:r w:rsidRPr="00C755D3">
              <w:t>1=Yes</w:t>
            </w:r>
          </w:p>
          <w:p w14:paraId="2F6326CF" w14:textId="77777777" w:rsidR="00AA3961" w:rsidRDefault="00AA3961" w:rsidP="002C75CF">
            <w:pPr>
              <w:pStyle w:val="NoSpacing"/>
            </w:pPr>
            <w:r>
              <w:t>888=Don’t know</w:t>
            </w:r>
          </w:p>
          <w:p w14:paraId="593232C2" w14:textId="09D49571" w:rsidR="00AA3961" w:rsidRDefault="00AA3961" w:rsidP="002C75CF">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5D223BA" w14:textId="77777777" w:rsidR="00AA3961" w:rsidRPr="00FD0CBC" w:rsidRDefault="00AA3961" w:rsidP="00FD0CBC">
            <w:pPr>
              <w:pStyle w:val="NoSpacing"/>
              <w:rPr>
                <w:i/>
              </w:rPr>
            </w:pPr>
            <w:r w:rsidRPr="00FD0CBC">
              <w:rPr>
                <w:i/>
              </w:rPr>
              <w:t>(code)</w:t>
            </w:r>
          </w:p>
        </w:tc>
      </w:tr>
      <w:tr w:rsidR="00AA3961" w:rsidRPr="00C755D3" w14:paraId="73EF0CD3" w14:textId="77777777" w:rsidTr="00927C2A">
        <w:trPr>
          <w:jc w:val="center"/>
        </w:trPr>
        <w:tc>
          <w:tcPr>
            <w:tcW w:w="360" w:type="dxa"/>
          </w:tcPr>
          <w:p w14:paraId="1B4E291E" w14:textId="77777777" w:rsidR="00AA3961" w:rsidRPr="00C755D3" w:rsidRDefault="00AA3961" w:rsidP="00FD0CBC">
            <w:pPr>
              <w:pStyle w:val="NoSpacing"/>
            </w:pPr>
            <w:commentRangeStart w:id="25"/>
          </w:p>
        </w:tc>
        <w:tc>
          <w:tcPr>
            <w:tcW w:w="5264" w:type="dxa"/>
            <w:gridSpan w:val="2"/>
            <w:tcBorders>
              <w:right w:val="single" w:sz="18" w:space="0" w:color="auto"/>
            </w:tcBorders>
          </w:tcPr>
          <w:p w14:paraId="3935D1E0" w14:textId="4C40DCAB" w:rsidR="00AA3961" w:rsidRDefault="00AA3961" w:rsidP="00FD0CBC">
            <w:pPr>
              <w:pStyle w:val="NoSpacing"/>
            </w:pPr>
            <w:r>
              <w:t>D15.b Please describe this process.</w:t>
            </w:r>
          </w:p>
        </w:tc>
        <w:tc>
          <w:tcPr>
            <w:tcW w:w="5443" w:type="dxa"/>
            <w:gridSpan w:val="3"/>
            <w:tcBorders>
              <w:top w:val="single" w:sz="18" w:space="0" w:color="auto"/>
              <w:left w:val="single" w:sz="18" w:space="0" w:color="auto"/>
              <w:bottom w:val="single" w:sz="18" w:space="0" w:color="auto"/>
              <w:right w:val="single" w:sz="18" w:space="0" w:color="auto"/>
            </w:tcBorders>
          </w:tcPr>
          <w:p w14:paraId="60C15537" w14:textId="6F5E7312" w:rsidR="00AA3961" w:rsidRPr="00FD0CBC" w:rsidRDefault="00AA3961" w:rsidP="00FD0CBC">
            <w:pPr>
              <w:pStyle w:val="NoSpacing"/>
              <w:rPr>
                <w:i/>
              </w:rPr>
            </w:pPr>
            <w:r>
              <w:rPr>
                <w:i/>
              </w:rPr>
              <w:t>(text)</w:t>
            </w:r>
            <w:commentRangeEnd w:id="25"/>
            <w:r>
              <w:rPr>
                <w:rStyle w:val="CommentReference"/>
                <w:rFonts w:eastAsiaTheme="minorHAnsi" w:cstheme="minorBidi"/>
                <w:color w:val="auto"/>
              </w:rPr>
              <w:commentReference w:id="25"/>
            </w:r>
          </w:p>
        </w:tc>
      </w:tr>
      <w:tr w:rsidR="00AA3961" w:rsidRPr="00C755D3" w14:paraId="128698A8" w14:textId="77777777" w:rsidTr="001F5DA1">
        <w:trPr>
          <w:jc w:val="center"/>
        </w:trPr>
        <w:tc>
          <w:tcPr>
            <w:tcW w:w="360" w:type="dxa"/>
          </w:tcPr>
          <w:p w14:paraId="48ECE9FA" w14:textId="77777777" w:rsidR="00AA3961" w:rsidRPr="00C755D3" w:rsidRDefault="00AA3961" w:rsidP="00FD0CBC">
            <w:pPr>
              <w:pStyle w:val="NoSpacing"/>
            </w:pPr>
          </w:p>
        </w:tc>
        <w:tc>
          <w:tcPr>
            <w:tcW w:w="5233" w:type="dxa"/>
            <w:tcBorders>
              <w:right w:val="nil"/>
            </w:tcBorders>
          </w:tcPr>
          <w:p w14:paraId="0A45CCC7" w14:textId="1476FB48" w:rsidR="00AA3961" w:rsidRDefault="00AA3961" w:rsidP="00FD0CBC">
            <w:pPr>
              <w:pStyle w:val="NoSpacing"/>
            </w:pPr>
            <w:commentRangeStart w:id="26"/>
            <w:r>
              <w:t xml:space="preserve">D16. </w:t>
            </w:r>
            <w:r w:rsidRPr="00FF5D29">
              <w:t xml:space="preserve">Is there any forest or woodland management plan in place in your </w:t>
            </w:r>
            <w:r w:rsidRPr="00927C2A">
              <w:t>village which guides the use of forests or woodlands near this village?</w:t>
            </w:r>
          </w:p>
          <w:p w14:paraId="32CDA751" w14:textId="77777777" w:rsidR="00AA3961" w:rsidRDefault="00AA3961" w:rsidP="00FD0CBC">
            <w:pPr>
              <w:pStyle w:val="NoSpacing"/>
            </w:pPr>
          </w:p>
          <w:p w14:paraId="43D8E759" w14:textId="1EBF2CF8" w:rsidR="00AA3961" w:rsidRPr="002D0E62" w:rsidRDefault="00AA3961" w:rsidP="00FD0CBC">
            <w:pPr>
              <w:pStyle w:val="NoSpacing"/>
              <w:rPr>
                <w:i/>
              </w:rPr>
            </w:pPr>
            <w:r>
              <w:rPr>
                <w:i/>
              </w:rPr>
              <w:lastRenderedPageBreak/>
              <w:t>If 0, skip to D.21</w:t>
            </w:r>
            <w:commentRangeEnd w:id="26"/>
            <w:r>
              <w:rPr>
                <w:rStyle w:val="CommentReference"/>
                <w:rFonts w:eastAsiaTheme="minorHAnsi" w:cstheme="minorBidi"/>
                <w:color w:val="auto"/>
              </w:rPr>
              <w:commentReference w:id="26"/>
            </w:r>
          </w:p>
        </w:tc>
        <w:tc>
          <w:tcPr>
            <w:tcW w:w="4320" w:type="dxa"/>
            <w:gridSpan w:val="3"/>
            <w:tcBorders>
              <w:left w:val="nil"/>
              <w:right w:val="single" w:sz="18" w:space="0" w:color="auto"/>
            </w:tcBorders>
          </w:tcPr>
          <w:p w14:paraId="73301EC4" w14:textId="77777777" w:rsidR="00AA3961" w:rsidRPr="00C755D3" w:rsidRDefault="00AA3961" w:rsidP="00FD0CBC">
            <w:pPr>
              <w:pStyle w:val="NoSpacing"/>
            </w:pPr>
            <w:r>
              <w:lastRenderedPageBreak/>
              <w:t>0=</w:t>
            </w:r>
            <w:r w:rsidRPr="00C755D3">
              <w:t>No</w:t>
            </w:r>
          </w:p>
          <w:p w14:paraId="18193274" w14:textId="77777777" w:rsidR="00AA3961" w:rsidRPr="00C755D3" w:rsidRDefault="00AA3961" w:rsidP="00FD0CBC">
            <w:pPr>
              <w:pStyle w:val="NoSpacing"/>
            </w:pPr>
            <w:r w:rsidRPr="00C755D3">
              <w:t>1=Yes</w:t>
            </w:r>
          </w:p>
          <w:p w14:paraId="19B13953" w14:textId="77777777" w:rsidR="00AA3961" w:rsidRPr="00C755D3" w:rsidRDefault="00AA3961" w:rsidP="00FD0CBC">
            <w:pPr>
              <w:pStyle w:val="NoSpacing"/>
            </w:pPr>
            <w:r w:rsidRPr="00C755D3">
              <w:t>888=Don’t know</w:t>
            </w:r>
          </w:p>
          <w:p w14:paraId="3EF0ECEF" w14:textId="77777777" w:rsidR="00AA3961" w:rsidRPr="00C755D3" w:rsidRDefault="00AA3961" w:rsidP="00FD0CBC">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3BBE671D" w14:textId="77777777" w:rsidR="00AA3961" w:rsidRPr="00FD0CBC" w:rsidRDefault="00AA3961" w:rsidP="00FD0CBC">
            <w:pPr>
              <w:pStyle w:val="NoSpacing"/>
              <w:rPr>
                <w:i/>
              </w:rPr>
            </w:pPr>
            <w:r w:rsidRPr="00FD0CBC">
              <w:rPr>
                <w:i/>
              </w:rPr>
              <w:t>(code)</w:t>
            </w:r>
          </w:p>
        </w:tc>
      </w:tr>
      <w:tr w:rsidR="00AA3961" w:rsidRPr="00C755D3" w14:paraId="23F769E7" w14:textId="77777777" w:rsidTr="001F5DA1">
        <w:trPr>
          <w:jc w:val="center"/>
        </w:trPr>
        <w:tc>
          <w:tcPr>
            <w:tcW w:w="360" w:type="dxa"/>
          </w:tcPr>
          <w:p w14:paraId="509B25B2" w14:textId="77777777" w:rsidR="00AA3961" w:rsidRPr="00C755D3" w:rsidRDefault="00AA3961" w:rsidP="00FD0CBC">
            <w:pPr>
              <w:pStyle w:val="NoSpacing"/>
            </w:pPr>
          </w:p>
        </w:tc>
        <w:tc>
          <w:tcPr>
            <w:tcW w:w="5233" w:type="dxa"/>
            <w:tcBorders>
              <w:right w:val="single" w:sz="18" w:space="0" w:color="auto"/>
            </w:tcBorders>
          </w:tcPr>
          <w:p w14:paraId="6B01EE22" w14:textId="4F027B34" w:rsidR="00AA3961" w:rsidRPr="00FF5D29" w:rsidRDefault="00AA3961" w:rsidP="00FD0CBC">
            <w:pPr>
              <w:pStyle w:val="NoSpacing"/>
            </w:pPr>
            <w:r>
              <w:t>D17. C</w:t>
            </w:r>
            <w:r w:rsidRPr="00FF5D29">
              <w:t xml:space="preserve">an you please describe this plan? </w:t>
            </w:r>
          </w:p>
        </w:tc>
        <w:tc>
          <w:tcPr>
            <w:tcW w:w="5474" w:type="dxa"/>
            <w:gridSpan w:val="4"/>
            <w:tcBorders>
              <w:top w:val="single" w:sz="18" w:space="0" w:color="auto"/>
              <w:left w:val="single" w:sz="18" w:space="0" w:color="auto"/>
              <w:bottom w:val="single" w:sz="18" w:space="0" w:color="auto"/>
              <w:right w:val="single" w:sz="18" w:space="0" w:color="auto"/>
            </w:tcBorders>
          </w:tcPr>
          <w:p w14:paraId="441991B3" w14:textId="77777777" w:rsidR="00AA3961" w:rsidRPr="00FD0CBC" w:rsidRDefault="00AA3961" w:rsidP="00FD0CBC">
            <w:pPr>
              <w:pStyle w:val="NoSpacing"/>
              <w:rPr>
                <w:i/>
              </w:rPr>
            </w:pPr>
            <w:r w:rsidRPr="00FD0CBC">
              <w:rPr>
                <w:i/>
              </w:rPr>
              <w:t>(text)</w:t>
            </w:r>
          </w:p>
        </w:tc>
      </w:tr>
      <w:tr w:rsidR="00AA3961" w:rsidRPr="00C755D3" w14:paraId="29DBE455" w14:textId="77777777" w:rsidTr="001F5DA1">
        <w:trPr>
          <w:jc w:val="center"/>
        </w:trPr>
        <w:tc>
          <w:tcPr>
            <w:tcW w:w="360" w:type="dxa"/>
          </w:tcPr>
          <w:p w14:paraId="65A68FA4" w14:textId="77777777" w:rsidR="00AA3961" w:rsidRPr="00C755D3" w:rsidRDefault="00AA3961" w:rsidP="00307706">
            <w:pPr>
              <w:pStyle w:val="NoSpacing"/>
            </w:pPr>
          </w:p>
        </w:tc>
        <w:tc>
          <w:tcPr>
            <w:tcW w:w="5233" w:type="dxa"/>
            <w:tcBorders>
              <w:right w:val="nil"/>
            </w:tcBorders>
          </w:tcPr>
          <w:p w14:paraId="253FDBFC" w14:textId="77777777" w:rsidR="00AA3961" w:rsidRDefault="00AA3961" w:rsidP="00307706">
            <w:pPr>
              <w:pStyle w:val="NoSpacing"/>
            </w:pPr>
            <w:r>
              <w:t xml:space="preserve">D18. </w:t>
            </w:r>
            <w:r w:rsidRPr="00FF5D29">
              <w:t>Who created the plan?</w:t>
            </w:r>
          </w:p>
          <w:p w14:paraId="41E186C8" w14:textId="1DE7129D" w:rsidR="00AA3961" w:rsidRPr="00927C2A" w:rsidRDefault="00AA3961" w:rsidP="00307706">
            <w:pPr>
              <w:pStyle w:val="NoSpacing"/>
              <w:rPr>
                <w:i/>
              </w:rPr>
            </w:pPr>
            <w:r w:rsidRPr="00927C2A">
              <w:rPr>
                <w:i/>
              </w:rPr>
              <w:t xml:space="preserve">Select all that apply. </w:t>
            </w:r>
          </w:p>
        </w:tc>
        <w:tc>
          <w:tcPr>
            <w:tcW w:w="4320" w:type="dxa"/>
            <w:gridSpan w:val="3"/>
            <w:tcBorders>
              <w:left w:val="nil"/>
              <w:right w:val="single" w:sz="18" w:space="0" w:color="auto"/>
            </w:tcBorders>
          </w:tcPr>
          <w:p w14:paraId="61B6F5C9" w14:textId="77777777" w:rsidR="00AA3961" w:rsidRDefault="00AA3961" w:rsidP="00927C2A">
            <w:pPr>
              <w:spacing w:line="240" w:lineRule="auto"/>
            </w:pPr>
            <w:commentRangeStart w:id="27"/>
            <w:r>
              <w:t>1=Chief</w:t>
            </w:r>
          </w:p>
          <w:p w14:paraId="43000CE4" w14:textId="77777777" w:rsidR="00AA3961" w:rsidRDefault="00AA3961" w:rsidP="00927C2A">
            <w:pPr>
              <w:spacing w:line="240" w:lineRule="auto"/>
            </w:pPr>
            <w:r>
              <w:t>2=Village council/committee/association (please specify)</w:t>
            </w:r>
          </w:p>
          <w:p w14:paraId="73FB5DBE" w14:textId="77777777" w:rsidR="00AA3961" w:rsidRDefault="00AA3961" w:rsidP="00927C2A">
            <w:pPr>
              <w:spacing w:line="240" w:lineRule="auto"/>
            </w:pPr>
            <w:r>
              <w:t>3=Forest user group, (please specify)</w:t>
            </w:r>
          </w:p>
          <w:p w14:paraId="0D4836D7" w14:textId="77777777" w:rsidR="00AA3961" w:rsidRDefault="00AA3961" w:rsidP="00927C2A">
            <w:pPr>
              <w:spacing w:line="240" w:lineRule="auto"/>
            </w:pPr>
            <w:r>
              <w:t xml:space="preserve">4=Community resource boards, </w:t>
            </w:r>
          </w:p>
          <w:p w14:paraId="266C907A" w14:textId="77777777" w:rsidR="00AA3961" w:rsidRDefault="00AA3961" w:rsidP="00927C2A">
            <w:pPr>
              <w:spacing w:line="240" w:lineRule="auto"/>
            </w:pPr>
            <w:r>
              <w:t>5=Elders/council of elders</w:t>
            </w:r>
          </w:p>
          <w:p w14:paraId="2DEF5EE7" w14:textId="77777777" w:rsidR="00AA3961" w:rsidRDefault="00AA3961" w:rsidP="00927C2A">
            <w:pPr>
              <w:spacing w:line="240" w:lineRule="auto"/>
            </w:pPr>
            <w:r>
              <w:t>6=Headperson</w:t>
            </w:r>
          </w:p>
          <w:p w14:paraId="4607F3D0" w14:textId="5318A1CD" w:rsidR="00AA3961" w:rsidRPr="00FF5D29" w:rsidRDefault="00AA3961" w:rsidP="00927C2A">
            <w:pPr>
              <w:pStyle w:val="NoSpacing"/>
            </w:pPr>
            <w:r>
              <w:t>97=Other, please specify</w:t>
            </w:r>
            <w:commentRangeEnd w:id="27"/>
            <w:r>
              <w:rPr>
                <w:rStyle w:val="CommentReference"/>
                <w:rFonts w:eastAsiaTheme="minorHAnsi" w:cstheme="minorBidi"/>
                <w:color w:val="auto"/>
              </w:rPr>
              <w:commentReference w:id="27"/>
            </w:r>
          </w:p>
        </w:tc>
        <w:tc>
          <w:tcPr>
            <w:tcW w:w="1154" w:type="dxa"/>
            <w:tcBorders>
              <w:top w:val="single" w:sz="18" w:space="0" w:color="auto"/>
              <w:left w:val="single" w:sz="18" w:space="0" w:color="auto"/>
              <w:bottom w:val="single" w:sz="18" w:space="0" w:color="auto"/>
              <w:right w:val="single" w:sz="18" w:space="0" w:color="auto"/>
            </w:tcBorders>
          </w:tcPr>
          <w:p w14:paraId="3A214835" w14:textId="77777777" w:rsidR="00AA3961" w:rsidRPr="00FD0CBC" w:rsidRDefault="00AA3961" w:rsidP="00307706">
            <w:pPr>
              <w:pStyle w:val="NoSpacing"/>
              <w:rPr>
                <w:i/>
              </w:rPr>
            </w:pPr>
            <w:r w:rsidRPr="00FD0CBC">
              <w:rPr>
                <w:i/>
              </w:rPr>
              <w:t>(code)</w:t>
            </w:r>
          </w:p>
        </w:tc>
      </w:tr>
      <w:tr w:rsidR="00AA3961" w:rsidRPr="00C755D3" w14:paraId="08EEB0C1" w14:textId="77777777" w:rsidTr="001F5DA1">
        <w:trPr>
          <w:jc w:val="center"/>
        </w:trPr>
        <w:tc>
          <w:tcPr>
            <w:tcW w:w="360" w:type="dxa"/>
          </w:tcPr>
          <w:p w14:paraId="73D36ADD" w14:textId="77777777" w:rsidR="00AA3961" w:rsidRPr="00C755D3" w:rsidRDefault="00AA3961" w:rsidP="00FD0CBC">
            <w:pPr>
              <w:pStyle w:val="NoSpacing"/>
            </w:pPr>
          </w:p>
        </w:tc>
        <w:tc>
          <w:tcPr>
            <w:tcW w:w="5233" w:type="dxa"/>
            <w:tcBorders>
              <w:right w:val="nil"/>
            </w:tcBorders>
          </w:tcPr>
          <w:p w14:paraId="10B7A643" w14:textId="0945E060" w:rsidR="00AA3961" w:rsidRPr="00FF5D29" w:rsidRDefault="00AA3961" w:rsidP="00FD0CBC">
            <w:pPr>
              <w:pStyle w:val="NoSpacing"/>
            </w:pPr>
            <w:r>
              <w:t xml:space="preserve">D19. </w:t>
            </w:r>
            <w:r w:rsidRPr="00FF5D29">
              <w:t xml:space="preserve">When was the plan created? </w:t>
            </w:r>
          </w:p>
        </w:tc>
        <w:tc>
          <w:tcPr>
            <w:tcW w:w="4320" w:type="dxa"/>
            <w:gridSpan w:val="3"/>
            <w:tcBorders>
              <w:left w:val="nil"/>
              <w:right w:val="single" w:sz="18" w:space="0" w:color="auto"/>
            </w:tcBorders>
          </w:tcPr>
          <w:p w14:paraId="7072031F" w14:textId="77777777" w:rsidR="00AA3961" w:rsidRPr="00FF5D29" w:rsidRDefault="00AA3961" w:rsidP="00FD0CBC">
            <w:pPr>
              <w:pStyle w:val="NoSpacing"/>
            </w:pPr>
            <w:r w:rsidRPr="00FF5D29">
              <w:t>1=In the past 3 years</w:t>
            </w:r>
          </w:p>
          <w:p w14:paraId="60EEB199" w14:textId="1354F5C4" w:rsidR="00AA3961" w:rsidRPr="00FF5D29" w:rsidRDefault="00AA3961" w:rsidP="00FD0CBC">
            <w:pPr>
              <w:pStyle w:val="NoSpacing"/>
            </w:pPr>
            <w:r w:rsidRPr="00FF5D29">
              <w:t>2=4</w:t>
            </w:r>
            <w:r>
              <w:rPr>
                <w:rFonts w:ascii="Courier New" w:hAnsi="Courier New" w:cs="Courier New"/>
              </w:rPr>
              <w:t>–</w:t>
            </w:r>
            <w:r w:rsidRPr="00FF5D29">
              <w:t>10 years ago</w:t>
            </w:r>
          </w:p>
          <w:p w14:paraId="402025CE" w14:textId="516BABC8" w:rsidR="00AA3961" w:rsidRPr="00FF5D29" w:rsidRDefault="00AA3961" w:rsidP="00FD0CBC">
            <w:pPr>
              <w:pStyle w:val="NoSpacing"/>
            </w:pPr>
            <w:r>
              <w:t>3=More than 11</w:t>
            </w:r>
            <w:r w:rsidRPr="00FF5D29">
              <w:t xml:space="preserve"> years ago</w:t>
            </w:r>
          </w:p>
          <w:p w14:paraId="2C5726E7" w14:textId="77777777" w:rsidR="00AA3961" w:rsidRPr="00FF5D29" w:rsidRDefault="00AA3961" w:rsidP="00FD0CBC">
            <w:pPr>
              <w:pStyle w:val="NoSpacing"/>
            </w:pPr>
            <w:r w:rsidRPr="00FF5D29">
              <w:t xml:space="preserve">888=Don’t know </w:t>
            </w:r>
          </w:p>
        </w:tc>
        <w:tc>
          <w:tcPr>
            <w:tcW w:w="1154" w:type="dxa"/>
            <w:tcBorders>
              <w:top w:val="single" w:sz="18" w:space="0" w:color="auto"/>
              <w:left w:val="single" w:sz="18" w:space="0" w:color="auto"/>
              <w:bottom w:val="single" w:sz="18" w:space="0" w:color="auto"/>
              <w:right w:val="single" w:sz="18" w:space="0" w:color="auto"/>
            </w:tcBorders>
          </w:tcPr>
          <w:p w14:paraId="267C484E" w14:textId="77777777" w:rsidR="00AA3961" w:rsidRPr="00FD0CBC" w:rsidRDefault="00AA3961" w:rsidP="00FD0CBC">
            <w:pPr>
              <w:pStyle w:val="NoSpacing"/>
              <w:rPr>
                <w:i/>
              </w:rPr>
            </w:pPr>
            <w:r w:rsidRPr="00FD0CBC">
              <w:rPr>
                <w:i/>
              </w:rPr>
              <w:t>(code)</w:t>
            </w:r>
          </w:p>
        </w:tc>
      </w:tr>
      <w:tr w:rsidR="00AA3961" w:rsidRPr="00C755D3" w14:paraId="083EBC92" w14:textId="77777777" w:rsidTr="001F5DA1">
        <w:trPr>
          <w:jc w:val="center"/>
        </w:trPr>
        <w:tc>
          <w:tcPr>
            <w:tcW w:w="360" w:type="dxa"/>
          </w:tcPr>
          <w:p w14:paraId="47FF9C7A" w14:textId="77777777" w:rsidR="00AA3961" w:rsidRPr="00C755D3" w:rsidRDefault="00AA3961" w:rsidP="00FD0CBC">
            <w:pPr>
              <w:pStyle w:val="NoSpacing"/>
            </w:pPr>
          </w:p>
        </w:tc>
        <w:tc>
          <w:tcPr>
            <w:tcW w:w="5233" w:type="dxa"/>
            <w:tcBorders>
              <w:right w:val="nil"/>
            </w:tcBorders>
          </w:tcPr>
          <w:p w14:paraId="3422CF49" w14:textId="792438D6" w:rsidR="00AA3961" w:rsidRPr="00FF5D29" w:rsidRDefault="00AA3961" w:rsidP="00FD0CBC">
            <w:pPr>
              <w:pStyle w:val="NoSpacing"/>
            </w:pPr>
            <w:r>
              <w:t xml:space="preserve">D20. </w:t>
            </w:r>
            <w:r w:rsidRPr="00FF5D29">
              <w:t xml:space="preserve">Was the </w:t>
            </w:r>
            <w:r>
              <w:t>village</w:t>
            </w:r>
            <w:r w:rsidRPr="00FF5D29">
              <w:t xml:space="preserve"> involved in the development of the plan? </w:t>
            </w:r>
          </w:p>
        </w:tc>
        <w:tc>
          <w:tcPr>
            <w:tcW w:w="4320" w:type="dxa"/>
            <w:gridSpan w:val="3"/>
            <w:tcBorders>
              <w:left w:val="nil"/>
              <w:right w:val="single" w:sz="18" w:space="0" w:color="auto"/>
            </w:tcBorders>
          </w:tcPr>
          <w:p w14:paraId="50564038" w14:textId="77777777" w:rsidR="00AA3961" w:rsidRDefault="00AA3961" w:rsidP="00927C2A">
            <w:pPr>
              <w:pStyle w:val="NoSpacing"/>
            </w:pPr>
            <w:commentRangeStart w:id="28"/>
            <w:r>
              <w:t>1=No one from the village was involved</w:t>
            </w:r>
          </w:p>
          <w:p w14:paraId="17EA836E" w14:textId="77777777" w:rsidR="00AA3961" w:rsidRDefault="00AA3961" w:rsidP="00927C2A">
            <w:pPr>
              <w:pStyle w:val="NoSpacing"/>
            </w:pPr>
            <w:r>
              <w:t>2=Only the Chief was involved</w:t>
            </w:r>
          </w:p>
          <w:p w14:paraId="1AC0D9B2" w14:textId="77777777" w:rsidR="00AA3961" w:rsidRDefault="00AA3961" w:rsidP="00927C2A">
            <w:pPr>
              <w:pStyle w:val="NoSpacing"/>
            </w:pPr>
            <w:r>
              <w:t>3=Only the Headperson and Elders were involved</w:t>
            </w:r>
          </w:p>
          <w:p w14:paraId="736C471F" w14:textId="77777777" w:rsidR="00AA3961" w:rsidRDefault="00AA3961" w:rsidP="00927C2A">
            <w:pPr>
              <w:pStyle w:val="NoSpacing"/>
            </w:pPr>
            <w:r>
              <w:t>4=Everyone from the village was involved</w:t>
            </w:r>
          </w:p>
          <w:p w14:paraId="14E51FE7" w14:textId="350595F8" w:rsidR="00AA3961" w:rsidRDefault="00AA3961" w:rsidP="00927C2A">
            <w:pPr>
              <w:pStyle w:val="NoSpacing"/>
            </w:pPr>
            <w:r>
              <w:t>97= Other, specify</w:t>
            </w:r>
          </w:p>
          <w:p w14:paraId="46BDBBB5" w14:textId="1BF158B7" w:rsidR="00AA3961" w:rsidRPr="00C755D3" w:rsidRDefault="00AA3961" w:rsidP="00927C2A">
            <w:pPr>
              <w:pStyle w:val="NoSpacing"/>
            </w:pPr>
            <w:r>
              <w:t>888=Don’t know</w:t>
            </w:r>
            <w:commentRangeEnd w:id="28"/>
            <w:r>
              <w:rPr>
                <w:rStyle w:val="CommentReference"/>
                <w:rFonts w:eastAsiaTheme="minorHAnsi" w:cstheme="minorBidi"/>
                <w:color w:val="auto"/>
              </w:rPr>
              <w:commentReference w:id="28"/>
            </w:r>
          </w:p>
        </w:tc>
        <w:tc>
          <w:tcPr>
            <w:tcW w:w="1154" w:type="dxa"/>
            <w:tcBorders>
              <w:top w:val="single" w:sz="18" w:space="0" w:color="auto"/>
              <w:left w:val="single" w:sz="18" w:space="0" w:color="auto"/>
              <w:bottom w:val="single" w:sz="18" w:space="0" w:color="auto"/>
              <w:right w:val="single" w:sz="18" w:space="0" w:color="auto"/>
            </w:tcBorders>
          </w:tcPr>
          <w:p w14:paraId="77D6D88E" w14:textId="77777777" w:rsidR="00AA3961" w:rsidRPr="00FD0CBC" w:rsidRDefault="00AA3961" w:rsidP="00FD0CBC">
            <w:pPr>
              <w:pStyle w:val="NoSpacing"/>
              <w:rPr>
                <w:i/>
              </w:rPr>
            </w:pPr>
            <w:r w:rsidRPr="00FD0CBC">
              <w:rPr>
                <w:i/>
              </w:rPr>
              <w:t>(code)</w:t>
            </w:r>
          </w:p>
        </w:tc>
      </w:tr>
      <w:tr w:rsidR="00AA3961" w:rsidRPr="00C755D3" w14:paraId="7468C01D" w14:textId="77777777" w:rsidTr="001F5DA1">
        <w:trPr>
          <w:jc w:val="center"/>
        </w:trPr>
        <w:tc>
          <w:tcPr>
            <w:tcW w:w="360" w:type="dxa"/>
          </w:tcPr>
          <w:p w14:paraId="69D4DF9D" w14:textId="77777777" w:rsidR="00AA3961" w:rsidRPr="00C755D3" w:rsidRDefault="00AA3961" w:rsidP="00FD0CBC">
            <w:pPr>
              <w:pStyle w:val="NoSpacing"/>
            </w:pPr>
          </w:p>
        </w:tc>
        <w:tc>
          <w:tcPr>
            <w:tcW w:w="5233" w:type="dxa"/>
            <w:tcBorders>
              <w:right w:val="nil"/>
            </w:tcBorders>
          </w:tcPr>
          <w:p w14:paraId="26937B2E" w14:textId="02C27841" w:rsidR="00AA3961" w:rsidRPr="00FF5D29" w:rsidRDefault="00AA3961" w:rsidP="00FD0CBC">
            <w:pPr>
              <w:pStyle w:val="NoSpacing"/>
            </w:pPr>
            <w:r>
              <w:t xml:space="preserve">D21. </w:t>
            </w:r>
            <w:r w:rsidRPr="00FF5D29">
              <w:t xml:space="preserve">Are there forest user groups in this </w:t>
            </w:r>
            <w:r>
              <w:t>village</w:t>
            </w:r>
            <w:r w:rsidRPr="00FF5D29">
              <w:t xml:space="preserve">? </w:t>
            </w:r>
          </w:p>
          <w:p w14:paraId="476CF8CA" w14:textId="77777777" w:rsidR="00AA3961" w:rsidRDefault="00AA3961" w:rsidP="00FD0CBC">
            <w:pPr>
              <w:pStyle w:val="NoSpacing"/>
            </w:pPr>
            <w:r w:rsidRPr="00FF5D29">
              <w:t xml:space="preserve">Are there groups that manage activities related to the management of the forest (i.e. </w:t>
            </w:r>
            <w:proofErr w:type="spellStart"/>
            <w:r w:rsidRPr="00FF5D29">
              <w:t>fire fighting</w:t>
            </w:r>
            <w:proofErr w:type="spellEnd"/>
            <w:r w:rsidRPr="00FF5D29">
              <w:t>, patrolling, tourism, tree planting, forest product harvesting, etc.)</w:t>
            </w:r>
            <w:r>
              <w:t>?</w:t>
            </w:r>
          </w:p>
          <w:p w14:paraId="02E951D5" w14:textId="4F5909CA" w:rsidR="00AA3961" w:rsidRPr="002D0E62" w:rsidRDefault="00AA3961" w:rsidP="00FD0CBC">
            <w:pPr>
              <w:pStyle w:val="NoSpacing"/>
              <w:rPr>
                <w:i/>
              </w:rPr>
            </w:pPr>
            <w:r>
              <w:rPr>
                <w:i/>
              </w:rPr>
              <w:t>If 0, skip to D31</w:t>
            </w:r>
          </w:p>
        </w:tc>
        <w:tc>
          <w:tcPr>
            <w:tcW w:w="4320" w:type="dxa"/>
            <w:gridSpan w:val="3"/>
            <w:tcBorders>
              <w:left w:val="nil"/>
              <w:right w:val="single" w:sz="18" w:space="0" w:color="auto"/>
            </w:tcBorders>
          </w:tcPr>
          <w:p w14:paraId="4BF4FBBF" w14:textId="77777777" w:rsidR="00AA3961" w:rsidRPr="00C755D3" w:rsidRDefault="00AA3961" w:rsidP="00FD0CBC">
            <w:pPr>
              <w:pStyle w:val="NoSpacing"/>
            </w:pPr>
            <w:r>
              <w:t>0=</w:t>
            </w:r>
            <w:r w:rsidRPr="00C755D3">
              <w:t>No</w:t>
            </w:r>
          </w:p>
          <w:p w14:paraId="106A9E0B" w14:textId="77777777" w:rsidR="00AA3961" w:rsidRPr="00C755D3" w:rsidRDefault="00AA3961" w:rsidP="00FD0CBC">
            <w:pPr>
              <w:pStyle w:val="NoSpacing"/>
            </w:pPr>
            <w:r w:rsidRPr="00C755D3">
              <w:t>1=Yes</w:t>
            </w:r>
          </w:p>
          <w:p w14:paraId="653DB355" w14:textId="77777777" w:rsidR="00AA3961" w:rsidRPr="00C755D3" w:rsidRDefault="00AA3961" w:rsidP="00FD0CBC">
            <w:pPr>
              <w:pStyle w:val="NoSpacing"/>
            </w:pPr>
            <w:r w:rsidRPr="00C755D3">
              <w:t>888=Don’t know</w:t>
            </w:r>
          </w:p>
          <w:p w14:paraId="0B15AB95" w14:textId="77777777" w:rsidR="00AA3961" w:rsidRPr="00C755D3" w:rsidRDefault="00AA3961" w:rsidP="00FD0CBC">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59643597" w14:textId="77777777" w:rsidR="00AA3961" w:rsidRPr="00FD0CBC" w:rsidRDefault="00AA3961" w:rsidP="00FD0CBC">
            <w:pPr>
              <w:pStyle w:val="NoSpacing"/>
              <w:rPr>
                <w:i/>
              </w:rPr>
            </w:pPr>
            <w:r w:rsidRPr="00FD0CBC">
              <w:rPr>
                <w:i/>
              </w:rPr>
              <w:t>(code)</w:t>
            </w:r>
          </w:p>
        </w:tc>
      </w:tr>
      <w:tr w:rsidR="00AA3961" w:rsidRPr="00C755D3" w14:paraId="008D1416" w14:textId="77777777" w:rsidTr="001F5DA1">
        <w:trPr>
          <w:jc w:val="center"/>
        </w:trPr>
        <w:tc>
          <w:tcPr>
            <w:tcW w:w="360" w:type="dxa"/>
          </w:tcPr>
          <w:p w14:paraId="1AA47F56" w14:textId="77777777" w:rsidR="00AA3961" w:rsidRPr="00C755D3" w:rsidRDefault="00AA3961" w:rsidP="00FD0CBC">
            <w:pPr>
              <w:pStyle w:val="NoSpacing"/>
            </w:pPr>
          </w:p>
        </w:tc>
        <w:tc>
          <w:tcPr>
            <w:tcW w:w="5233" w:type="dxa"/>
            <w:tcBorders>
              <w:right w:val="nil"/>
            </w:tcBorders>
          </w:tcPr>
          <w:p w14:paraId="33B5B6B9" w14:textId="40D1B080" w:rsidR="00AA3961" w:rsidRDefault="00AA3961" w:rsidP="00FD0CBC">
            <w:pPr>
              <w:pStyle w:val="NoSpacing"/>
            </w:pPr>
            <w:r>
              <w:t xml:space="preserve">D.22 How many different forest user groups are in this village? </w:t>
            </w:r>
          </w:p>
        </w:tc>
        <w:tc>
          <w:tcPr>
            <w:tcW w:w="4320" w:type="dxa"/>
            <w:gridSpan w:val="3"/>
            <w:tcBorders>
              <w:left w:val="nil"/>
              <w:right w:val="single" w:sz="18" w:space="0" w:color="auto"/>
            </w:tcBorders>
          </w:tcPr>
          <w:p w14:paraId="5D2F9EB0" w14:textId="77777777" w:rsidR="00AA3961" w:rsidRDefault="00AA3961" w:rsidP="00FD0CBC">
            <w:pPr>
              <w:pStyle w:val="NoSpacing"/>
            </w:pPr>
          </w:p>
        </w:tc>
        <w:tc>
          <w:tcPr>
            <w:tcW w:w="1154" w:type="dxa"/>
            <w:tcBorders>
              <w:top w:val="single" w:sz="18" w:space="0" w:color="auto"/>
              <w:left w:val="single" w:sz="18" w:space="0" w:color="auto"/>
              <w:bottom w:val="single" w:sz="18" w:space="0" w:color="auto"/>
              <w:right w:val="single" w:sz="18" w:space="0" w:color="auto"/>
            </w:tcBorders>
          </w:tcPr>
          <w:p w14:paraId="06E7AAB8" w14:textId="54119017" w:rsidR="00AA3961" w:rsidRPr="00FD0CBC" w:rsidRDefault="00AA3961" w:rsidP="00FD0CBC">
            <w:pPr>
              <w:pStyle w:val="NoSpacing"/>
              <w:rPr>
                <w:i/>
              </w:rPr>
            </w:pPr>
            <w:r>
              <w:rPr>
                <w:i/>
              </w:rPr>
              <w:t>(integer)</w:t>
            </w:r>
          </w:p>
        </w:tc>
      </w:tr>
    </w:tbl>
    <w:p w14:paraId="719F05B4" w14:textId="77777777" w:rsidR="00852519" w:rsidRDefault="00852519" w:rsidP="00E9297B">
      <w:pPr>
        <w:pStyle w:val="NoSpacing"/>
      </w:pPr>
    </w:p>
    <w:p w14:paraId="7CAABD41" w14:textId="77777777" w:rsidR="00A801B3" w:rsidRDefault="00A801B3" w:rsidP="00E9297B">
      <w:pPr>
        <w:pStyle w:val="NoSpacing"/>
      </w:pPr>
    </w:p>
    <w:p w14:paraId="70245CDE" w14:textId="77777777" w:rsidR="002107F0" w:rsidRDefault="002107F0" w:rsidP="00E9297B">
      <w:pPr>
        <w:pStyle w:val="NoSpacing"/>
      </w:pPr>
    </w:p>
    <w:p w14:paraId="60EB742F" w14:textId="77777777" w:rsidR="002107F0" w:rsidRDefault="002107F0" w:rsidP="00E9297B">
      <w:pPr>
        <w:pStyle w:val="NoSpacing"/>
      </w:pPr>
    </w:p>
    <w:p w14:paraId="43D51008" w14:textId="77777777" w:rsidR="002107F0" w:rsidRDefault="002107F0" w:rsidP="00E9297B">
      <w:pPr>
        <w:pStyle w:val="NoSpacing"/>
      </w:pPr>
    </w:p>
    <w:p w14:paraId="670D524D" w14:textId="77777777" w:rsidR="002107F0" w:rsidRDefault="002107F0" w:rsidP="00E9297B">
      <w:pPr>
        <w:pStyle w:val="NoSpacing"/>
      </w:pPr>
    </w:p>
    <w:p w14:paraId="051B4844" w14:textId="77777777" w:rsidR="002107F0" w:rsidRDefault="002107F0" w:rsidP="00E9297B">
      <w:pPr>
        <w:pStyle w:val="NoSpacing"/>
      </w:pPr>
    </w:p>
    <w:p w14:paraId="02B00896" w14:textId="77777777" w:rsidR="002107F0" w:rsidRDefault="002107F0" w:rsidP="00E9297B">
      <w:pPr>
        <w:pStyle w:val="NoSpacing"/>
      </w:pPr>
    </w:p>
    <w:p w14:paraId="36461897" w14:textId="77777777" w:rsidR="002107F0" w:rsidRDefault="002107F0" w:rsidP="00E9297B">
      <w:pPr>
        <w:pStyle w:val="NoSpacing"/>
      </w:pPr>
    </w:p>
    <w:p w14:paraId="3A2A383E" w14:textId="77777777" w:rsidR="002107F0" w:rsidRDefault="002107F0" w:rsidP="00E9297B">
      <w:pPr>
        <w:pStyle w:val="NoSpacing"/>
      </w:pPr>
    </w:p>
    <w:p w14:paraId="00BC75C6" w14:textId="77777777" w:rsidR="002107F0" w:rsidRDefault="002107F0" w:rsidP="00E9297B">
      <w:pPr>
        <w:pStyle w:val="NoSpacing"/>
      </w:pPr>
    </w:p>
    <w:p w14:paraId="58FED8D6" w14:textId="77777777" w:rsidR="002107F0" w:rsidRDefault="002107F0" w:rsidP="00E9297B">
      <w:pPr>
        <w:pStyle w:val="NoSpacing"/>
      </w:pPr>
    </w:p>
    <w:p w14:paraId="0295D3E3" w14:textId="77777777" w:rsidR="002107F0" w:rsidRDefault="002107F0" w:rsidP="00E9297B">
      <w:pPr>
        <w:pStyle w:val="NoSpacing"/>
        <w:sectPr w:rsidR="002107F0">
          <w:pgSz w:w="12240" w:h="15840"/>
          <w:pgMar w:top="1440" w:right="1440" w:bottom="1440" w:left="1440" w:header="720" w:footer="720" w:gutter="0"/>
          <w:cols w:space="720"/>
          <w:docGrid w:linePitch="360"/>
        </w:sectPr>
      </w:pPr>
    </w:p>
    <w:tbl>
      <w:tblPr>
        <w:tblStyle w:val="TableGrid"/>
        <w:tblW w:w="14674" w:type="dxa"/>
        <w:jc w:val="center"/>
        <w:tblCellMar>
          <w:left w:w="72" w:type="dxa"/>
          <w:right w:w="72" w:type="dxa"/>
        </w:tblCellMar>
        <w:tblLook w:val="04A0" w:firstRow="1" w:lastRow="0" w:firstColumn="1" w:lastColumn="0" w:noHBand="0" w:noVBand="1"/>
      </w:tblPr>
      <w:tblGrid>
        <w:gridCol w:w="401"/>
        <w:gridCol w:w="750"/>
        <w:gridCol w:w="1798"/>
        <w:gridCol w:w="1226"/>
        <w:gridCol w:w="2812"/>
        <w:gridCol w:w="1849"/>
        <w:gridCol w:w="2070"/>
        <w:gridCol w:w="1513"/>
        <w:gridCol w:w="2255"/>
      </w:tblGrid>
      <w:tr w:rsidR="002107F0" w14:paraId="6DA4B154" w14:textId="77777777" w:rsidTr="00C23A54">
        <w:trPr>
          <w:trHeight w:val="20"/>
          <w:jc w:val="center"/>
        </w:trPr>
        <w:tc>
          <w:tcPr>
            <w:tcW w:w="14674" w:type="dxa"/>
            <w:gridSpan w:val="9"/>
            <w:tcBorders>
              <w:top w:val="single" w:sz="4" w:space="0" w:color="auto"/>
              <w:left w:val="single" w:sz="4" w:space="0" w:color="auto"/>
              <w:bottom w:val="single" w:sz="4" w:space="0" w:color="auto"/>
              <w:right w:val="single" w:sz="4" w:space="0" w:color="auto"/>
            </w:tcBorders>
          </w:tcPr>
          <w:p w14:paraId="5BBFF19B" w14:textId="12AC70CF" w:rsidR="002107F0" w:rsidRDefault="002107F0" w:rsidP="002107F0">
            <w:pPr>
              <w:pStyle w:val="Heading3"/>
              <w:outlineLvl w:val="2"/>
            </w:pPr>
            <w:r w:rsidRPr="002107F0">
              <w:lastRenderedPageBreak/>
              <w:t>FOREST USER GROUPS</w:t>
            </w:r>
          </w:p>
        </w:tc>
      </w:tr>
      <w:tr w:rsidR="00AF3E07" w14:paraId="587FC1A3"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3D2B51FC" w14:textId="77777777" w:rsidR="00A801B3" w:rsidRDefault="00A801B3" w:rsidP="00E9297B">
            <w:pPr>
              <w:pStyle w:val="NoSpacing"/>
            </w:pPr>
          </w:p>
        </w:tc>
        <w:tc>
          <w:tcPr>
            <w:tcW w:w="752" w:type="dxa"/>
            <w:tcBorders>
              <w:top w:val="single" w:sz="4" w:space="0" w:color="auto"/>
              <w:left w:val="single" w:sz="4" w:space="0" w:color="auto"/>
              <w:bottom w:val="single" w:sz="4" w:space="0" w:color="auto"/>
              <w:right w:val="single" w:sz="4" w:space="0" w:color="auto"/>
            </w:tcBorders>
          </w:tcPr>
          <w:p w14:paraId="41F515A0" w14:textId="25D95982" w:rsidR="00A801B3" w:rsidRDefault="00AA3961" w:rsidP="00E9297B">
            <w:pPr>
              <w:pStyle w:val="NoSpacing"/>
            </w:pPr>
            <w:r>
              <w:t xml:space="preserve">D23. </w:t>
            </w:r>
            <w:r w:rsidR="00A801B3">
              <w:t>Name of the group</w:t>
            </w:r>
          </w:p>
        </w:tc>
        <w:tc>
          <w:tcPr>
            <w:tcW w:w="1826" w:type="dxa"/>
            <w:tcBorders>
              <w:top w:val="single" w:sz="4" w:space="0" w:color="auto"/>
              <w:left w:val="single" w:sz="4" w:space="0" w:color="auto"/>
              <w:bottom w:val="single" w:sz="4" w:space="0" w:color="auto"/>
              <w:right w:val="single" w:sz="4" w:space="0" w:color="auto"/>
            </w:tcBorders>
          </w:tcPr>
          <w:p w14:paraId="724B763C" w14:textId="5E8E932D" w:rsidR="00A801B3" w:rsidRDefault="009A46E2" w:rsidP="00E9297B">
            <w:pPr>
              <w:pStyle w:val="NoSpacing"/>
            </w:pPr>
            <w:r>
              <w:t>D24</w:t>
            </w:r>
            <w:r w:rsidR="007E2CE7">
              <w:t xml:space="preserve">. </w:t>
            </w:r>
            <w:r w:rsidR="00A801B3">
              <w:t xml:space="preserve">Which </w:t>
            </w:r>
            <w:r w:rsidR="005A50C1">
              <w:t>village</w:t>
            </w:r>
            <w:r w:rsidR="00A801B3">
              <w:t xml:space="preserve"> members are involved? </w:t>
            </w:r>
          </w:p>
          <w:p w14:paraId="5403D734" w14:textId="77777777" w:rsidR="00A801B3" w:rsidRPr="00401783" w:rsidRDefault="00AF3E07" w:rsidP="00E9297B">
            <w:pPr>
              <w:pStyle w:val="NoSpacing"/>
              <w:rPr>
                <w:sz w:val="20"/>
              </w:rPr>
            </w:pPr>
            <w:r w:rsidRPr="00401783">
              <w:rPr>
                <w:sz w:val="20"/>
              </w:rPr>
              <w:t>1=</w:t>
            </w:r>
            <w:r w:rsidR="00A801B3" w:rsidRPr="00401783">
              <w:rPr>
                <w:sz w:val="20"/>
              </w:rPr>
              <w:t>All</w:t>
            </w:r>
          </w:p>
          <w:p w14:paraId="3263C606" w14:textId="77777777" w:rsidR="00A801B3" w:rsidRDefault="00AF3E07" w:rsidP="00E9297B">
            <w:pPr>
              <w:pStyle w:val="NoSpacing"/>
              <w:rPr>
                <w:sz w:val="20"/>
              </w:rPr>
            </w:pPr>
            <w:r w:rsidRPr="00401783">
              <w:rPr>
                <w:sz w:val="20"/>
              </w:rPr>
              <w:t>2=</w:t>
            </w:r>
            <w:r w:rsidR="00A801B3" w:rsidRPr="00401783">
              <w:rPr>
                <w:sz w:val="20"/>
              </w:rPr>
              <w:t>Just Men</w:t>
            </w:r>
          </w:p>
          <w:p w14:paraId="2B34CD7A" w14:textId="23BB9372" w:rsidR="002107F0" w:rsidRPr="00401783" w:rsidRDefault="002107F0" w:rsidP="00E9297B">
            <w:pPr>
              <w:pStyle w:val="NoSpacing"/>
              <w:rPr>
                <w:sz w:val="20"/>
              </w:rPr>
            </w:pPr>
            <w:r>
              <w:rPr>
                <w:sz w:val="20"/>
              </w:rPr>
              <w:t>3= Just women</w:t>
            </w:r>
          </w:p>
          <w:p w14:paraId="38B0AFBE" w14:textId="77777777" w:rsidR="00A801B3" w:rsidRDefault="00AF3E07" w:rsidP="00E9297B">
            <w:pPr>
              <w:pStyle w:val="NoSpacing"/>
              <w:rPr>
                <w:rFonts w:asciiTheme="minorHAnsi" w:hAnsiTheme="minorHAnsi"/>
              </w:rPr>
            </w:pPr>
            <w:r w:rsidRPr="00401783">
              <w:rPr>
                <w:sz w:val="20"/>
              </w:rPr>
              <w:t>3=</w:t>
            </w:r>
            <w:r w:rsidR="00A801B3" w:rsidRPr="00401783">
              <w:rPr>
                <w:sz w:val="20"/>
              </w:rPr>
              <w:t xml:space="preserve">A mix of men and women </w:t>
            </w:r>
          </w:p>
        </w:tc>
        <w:tc>
          <w:tcPr>
            <w:tcW w:w="1235" w:type="dxa"/>
            <w:tcBorders>
              <w:top w:val="single" w:sz="4" w:space="0" w:color="auto"/>
              <w:left w:val="single" w:sz="4" w:space="0" w:color="auto"/>
              <w:bottom w:val="single" w:sz="4" w:space="0" w:color="auto"/>
              <w:right w:val="single" w:sz="4" w:space="0" w:color="auto"/>
            </w:tcBorders>
          </w:tcPr>
          <w:p w14:paraId="6D52E483" w14:textId="2C4F37B8" w:rsidR="00A801B3" w:rsidRDefault="009A46E2" w:rsidP="00E9297B">
            <w:pPr>
              <w:pStyle w:val="NoSpacing"/>
            </w:pPr>
            <w:r>
              <w:t>D25</w:t>
            </w:r>
            <w:r w:rsidR="007E2CE7">
              <w:t xml:space="preserve">. </w:t>
            </w:r>
            <w:r w:rsidR="00A801B3">
              <w:t>How many members are in the group?</w:t>
            </w:r>
          </w:p>
        </w:tc>
        <w:tc>
          <w:tcPr>
            <w:tcW w:w="2873" w:type="dxa"/>
            <w:tcBorders>
              <w:top w:val="single" w:sz="4" w:space="0" w:color="auto"/>
              <w:left w:val="single" w:sz="4" w:space="0" w:color="auto"/>
              <w:bottom w:val="single" w:sz="4" w:space="0" w:color="auto"/>
              <w:right w:val="single" w:sz="4" w:space="0" w:color="auto"/>
            </w:tcBorders>
          </w:tcPr>
          <w:p w14:paraId="2015634A" w14:textId="4D6E41ED" w:rsidR="00A801B3" w:rsidRDefault="009A46E2" w:rsidP="00E9297B">
            <w:pPr>
              <w:pStyle w:val="NoSpacing"/>
            </w:pPr>
            <w:r>
              <w:t>D26</w:t>
            </w:r>
            <w:r w:rsidR="007E2CE7">
              <w:t xml:space="preserve">. </w:t>
            </w:r>
            <w:r w:rsidR="00A801B3">
              <w:t xml:space="preserve">How </w:t>
            </w:r>
            <w:r w:rsidR="002107F0">
              <w:t xml:space="preserve">often </w:t>
            </w:r>
            <w:r w:rsidR="00A801B3">
              <w:t>does the group have meetings?</w:t>
            </w:r>
          </w:p>
          <w:p w14:paraId="6F8EBE5C" w14:textId="77777777" w:rsidR="00A801B3" w:rsidRPr="008E1CFC" w:rsidRDefault="00A801B3" w:rsidP="008E1CFC">
            <w:pPr>
              <w:pStyle w:val="NoSpacing"/>
              <w:rPr>
                <w:sz w:val="20"/>
              </w:rPr>
            </w:pPr>
            <w:r w:rsidRPr="008E1CFC">
              <w:rPr>
                <w:sz w:val="20"/>
              </w:rPr>
              <w:t>1</w:t>
            </w:r>
            <w:r w:rsidR="00A44A04" w:rsidRPr="008E1CFC">
              <w:rPr>
                <w:sz w:val="20"/>
              </w:rPr>
              <w:t>=</w:t>
            </w:r>
            <w:r w:rsidRPr="008E1CFC">
              <w:rPr>
                <w:sz w:val="20"/>
              </w:rPr>
              <w:t>Every week</w:t>
            </w:r>
          </w:p>
          <w:p w14:paraId="5229BD44" w14:textId="77777777" w:rsidR="00A801B3" w:rsidRPr="008E1CFC" w:rsidRDefault="00A801B3" w:rsidP="008E1CFC">
            <w:pPr>
              <w:pStyle w:val="NoSpacing"/>
              <w:rPr>
                <w:sz w:val="20"/>
              </w:rPr>
            </w:pPr>
            <w:r w:rsidRPr="008E1CFC">
              <w:rPr>
                <w:sz w:val="20"/>
              </w:rPr>
              <w:t>2</w:t>
            </w:r>
            <w:r w:rsidR="00A44A04" w:rsidRPr="008E1CFC">
              <w:rPr>
                <w:sz w:val="20"/>
              </w:rPr>
              <w:t>=</w:t>
            </w:r>
            <w:r w:rsidRPr="008E1CFC">
              <w:rPr>
                <w:sz w:val="20"/>
              </w:rPr>
              <w:t>About once per month</w:t>
            </w:r>
          </w:p>
          <w:p w14:paraId="264EBEA2" w14:textId="530B5113" w:rsidR="00A801B3" w:rsidRPr="008E1CFC" w:rsidRDefault="00A801B3" w:rsidP="008E1CFC">
            <w:pPr>
              <w:pStyle w:val="NoSpacing"/>
              <w:rPr>
                <w:sz w:val="20"/>
              </w:rPr>
            </w:pPr>
            <w:r w:rsidRPr="008E1CFC">
              <w:rPr>
                <w:sz w:val="20"/>
              </w:rPr>
              <w:t>3</w:t>
            </w:r>
            <w:r w:rsidR="00A44A04" w:rsidRPr="008E1CFC">
              <w:rPr>
                <w:sz w:val="20"/>
              </w:rPr>
              <w:t>=</w:t>
            </w:r>
            <w:r w:rsidR="001F5DA1" w:rsidRPr="008E1CFC">
              <w:rPr>
                <w:sz w:val="20"/>
              </w:rPr>
              <w:t>Once every 3–</w:t>
            </w:r>
            <w:r w:rsidRPr="008E1CFC">
              <w:rPr>
                <w:sz w:val="20"/>
              </w:rPr>
              <w:t>4 months</w:t>
            </w:r>
          </w:p>
          <w:p w14:paraId="35F41A07" w14:textId="77777777" w:rsidR="00A801B3" w:rsidRPr="008E1CFC" w:rsidRDefault="00A801B3" w:rsidP="008E1CFC">
            <w:pPr>
              <w:pStyle w:val="NoSpacing"/>
              <w:rPr>
                <w:sz w:val="20"/>
              </w:rPr>
            </w:pPr>
            <w:r w:rsidRPr="008E1CFC">
              <w:rPr>
                <w:sz w:val="20"/>
              </w:rPr>
              <w:t>4=Once per year</w:t>
            </w:r>
          </w:p>
          <w:p w14:paraId="70975BD3" w14:textId="77777777" w:rsidR="00A801B3" w:rsidRPr="008E1CFC" w:rsidRDefault="00A801B3" w:rsidP="008E1CFC">
            <w:pPr>
              <w:pStyle w:val="NoSpacing"/>
              <w:rPr>
                <w:sz w:val="20"/>
              </w:rPr>
            </w:pPr>
            <w:r w:rsidRPr="008E1CFC">
              <w:rPr>
                <w:sz w:val="20"/>
              </w:rPr>
              <w:t>5</w:t>
            </w:r>
            <w:r w:rsidR="00A44A04" w:rsidRPr="008E1CFC">
              <w:rPr>
                <w:sz w:val="20"/>
              </w:rPr>
              <w:t>=</w:t>
            </w:r>
            <w:r w:rsidRPr="008E1CFC">
              <w:rPr>
                <w:sz w:val="20"/>
              </w:rPr>
              <w:t>Less than once per year</w:t>
            </w:r>
          </w:p>
          <w:p w14:paraId="79AAB352" w14:textId="77777777" w:rsidR="00A801B3" w:rsidRPr="00AF3E07" w:rsidRDefault="00A801B3" w:rsidP="008E1CFC">
            <w:pPr>
              <w:pStyle w:val="NoSpacing"/>
            </w:pPr>
            <w:r w:rsidRPr="008E1CFC">
              <w:rPr>
                <w:sz w:val="20"/>
              </w:rPr>
              <w:t>888=Don’t know</w:t>
            </w:r>
          </w:p>
        </w:tc>
        <w:tc>
          <w:tcPr>
            <w:tcW w:w="1849" w:type="dxa"/>
            <w:tcBorders>
              <w:top w:val="single" w:sz="4" w:space="0" w:color="auto"/>
              <w:left w:val="single" w:sz="4" w:space="0" w:color="auto"/>
              <w:bottom w:val="single" w:sz="4" w:space="0" w:color="auto"/>
              <w:right w:val="single" w:sz="4" w:space="0" w:color="auto"/>
            </w:tcBorders>
          </w:tcPr>
          <w:p w14:paraId="7E3F0200" w14:textId="43DFB68B" w:rsidR="00A801B3" w:rsidRPr="000B1C23" w:rsidRDefault="009A46E2" w:rsidP="00E9297B">
            <w:pPr>
              <w:pStyle w:val="NoSpacing"/>
            </w:pPr>
            <w:r>
              <w:t>D27</w:t>
            </w:r>
            <w:r w:rsidR="007E2CE7" w:rsidRPr="000B1C23">
              <w:t xml:space="preserve">. </w:t>
            </w:r>
            <w:r w:rsidR="00A801B3" w:rsidRPr="000B1C23">
              <w:t xml:space="preserve">How are leaders and members selected? </w:t>
            </w:r>
          </w:p>
          <w:p w14:paraId="7E816DD1" w14:textId="6744510F" w:rsidR="000B1C23" w:rsidRPr="009107ED" w:rsidRDefault="009107ED" w:rsidP="000B1C23">
            <w:pPr>
              <w:pStyle w:val="NoSpacing"/>
            </w:pPr>
            <w:r w:rsidRPr="009107ED">
              <w:t>1=Appointed by village leadership</w:t>
            </w:r>
          </w:p>
          <w:p w14:paraId="42E696FF" w14:textId="77777777" w:rsidR="009107ED" w:rsidRPr="009107ED" w:rsidRDefault="009107ED" w:rsidP="000B1C23">
            <w:pPr>
              <w:pStyle w:val="NoSpacing"/>
            </w:pPr>
            <w:r w:rsidRPr="009107ED">
              <w:t>2=Appointed by village as a whole</w:t>
            </w:r>
          </w:p>
          <w:p w14:paraId="4084DC98" w14:textId="5BF1A954" w:rsidR="009107ED" w:rsidRPr="009107ED" w:rsidRDefault="009107ED" w:rsidP="000B1C23">
            <w:pPr>
              <w:pStyle w:val="NoSpacing"/>
            </w:pPr>
            <w:r w:rsidRPr="009107ED">
              <w:t>3=Elected by village leadership</w:t>
            </w:r>
          </w:p>
          <w:p w14:paraId="22EB5266" w14:textId="77777777" w:rsidR="009107ED" w:rsidRPr="009107ED" w:rsidRDefault="009107ED" w:rsidP="000B1C23">
            <w:pPr>
              <w:pStyle w:val="NoSpacing"/>
            </w:pPr>
            <w:r w:rsidRPr="009107ED">
              <w:t>4=Elected by village as a whole</w:t>
            </w:r>
          </w:p>
          <w:p w14:paraId="24AE52CB" w14:textId="670CB5D0" w:rsidR="000B1C23" w:rsidRPr="009107ED" w:rsidRDefault="009107ED" w:rsidP="000B1C23">
            <w:pPr>
              <w:pStyle w:val="NoSpacing"/>
              <w:rPr>
                <w:highlight w:val="yellow"/>
              </w:rPr>
            </w:pPr>
            <w:r w:rsidRPr="009107ED">
              <w:t>5=Volunteered/</w:t>
            </w:r>
            <w:proofErr w:type="spellStart"/>
            <w:r w:rsidRPr="009107ED">
              <w:t>self selected</w:t>
            </w:r>
            <w:proofErr w:type="spellEnd"/>
            <w:r w:rsidRPr="009107ED">
              <w:t xml:space="preserve"> </w:t>
            </w:r>
          </w:p>
        </w:tc>
        <w:tc>
          <w:tcPr>
            <w:tcW w:w="2099" w:type="dxa"/>
            <w:tcBorders>
              <w:top w:val="single" w:sz="4" w:space="0" w:color="auto"/>
              <w:left w:val="single" w:sz="4" w:space="0" w:color="auto"/>
              <w:bottom w:val="single" w:sz="4" w:space="0" w:color="auto"/>
              <w:right w:val="single" w:sz="4" w:space="0" w:color="auto"/>
            </w:tcBorders>
          </w:tcPr>
          <w:p w14:paraId="5C2BCA44" w14:textId="622F23D3" w:rsidR="00F1178E" w:rsidRDefault="009A46E2" w:rsidP="00E9297B">
            <w:pPr>
              <w:pStyle w:val="NoSpacing"/>
            </w:pPr>
            <w:r>
              <w:t>D28</w:t>
            </w:r>
            <w:r w:rsidR="007E2CE7">
              <w:t xml:space="preserve">. </w:t>
            </w:r>
            <w:r w:rsidR="00F1178E" w:rsidRPr="00F1178E">
              <w:t xml:space="preserve">Does the group have any support from companies, government institutions, or </w:t>
            </w:r>
            <w:r w:rsidR="00F1178E">
              <w:t>NGOs?</w:t>
            </w:r>
          </w:p>
          <w:p w14:paraId="0E9C778E" w14:textId="16FB72D7" w:rsidR="00A801B3" w:rsidRPr="00401783" w:rsidRDefault="00A801B3" w:rsidP="00E9297B">
            <w:pPr>
              <w:pStyle w:val="NoSpacing"/>
              <w:rPr>
                <w:sz w:val="20"/>
              </w:rPr>
            </w:pPr>
            <w:r w:rsidRPr="00401783">
              <w:rPr>
                <w:sz w:val="20"/>
              </w:rPr>
              <w:t>0</w:t>
            </w:r>
            <w:r w:rsidR="00AF3E07" w:rsidRPr="00401783">
              <w:rPr>
                <w:sz w:val="20"/>
              </w:rPr>
              <w:t>=</w:t>
            </w:r>
            <w:r w:rsidRPr="00401783">
              <w:rPr>
                <w:sz w:val="20"/>
              </w:rPr>
              <w:t>No</w:t>
            </w:r>
          </w:p>
          <w:p w14:paraId="23A32F52" w14:textId="77777777" w:rsidR="00A801B3" w:rsidRPr="00401783" w:rsidRDefault="00AF3E07" w:rsidP="00E9297B">
            <w:pPr>
              <w:pStyle w:val="NoSpacing"/>
              <w:rPr>
                <w:sz w:val="20"/>
              </w:rPr>
            </w:pPr>
            <w:r w:rsidRPr="00401783">
              <w:rPr>
                <w:sz w:val="20"/>
              </w:rPr>
              <w:t>1=</w:t>
            </w:r>
            <w:r w:rsidR="00A801B3" w:rsidRPr="00401783">
              <w:rPr>
                <w:sz w:val="20"/>
              </w:rPr>
              <w:t>Yes</w:t>
            </w:r>
          </w:p>
          <w:p w14:paraId="0F047D12" w14:textId="77777777" w:rsidR="00A801B3" w:rsidRDefault="00A801B3" w:rsidP="00E9297B">
            <w:pPr>
              <w:pStyle w:val="NoSpacing"/>
              <w:rPr>
                <w:sz w:val="20"/>
              </w:rPr>
            </w:pPr>
            <w:r w:rsidRPr="00401783">
              <w:rPr>
                <w:sz w:val="20"/>
              </w:rPr>
              <w:t>888</w:t>
            </w:r>
            <w:r w:rsidR="00AF3E07" w:rsidRPr="00401783">
              <w:rPr>
                <w:sz w:val="20"/>
              </w:rPr>
              <w:t>=</w:t>
            </w:r>
            <w:r w:rsidRPr="00401783">
              <w:rPr>
                <w:sz w:val="20"/>
              </w:rPr>
              <w:t>Don’t know</w:t>
            </w:r>
          </w:p>
          <w:p w14:paraId="465B2120" w14:textId="3A3EC6A0" w:rsidR="002D0E62" w:rsidRPr="002D0E62" w:rsidRDefault="002D0E62" w:rsidP="00E9297B">
            <w:pPr>
              <w:pStyle w:val="NoSpacing"/>
              <w:rPr>
                <w:rFonts w:asciiTheme="minorHAnsi" w:eastAsiaTheme="minorEastAsia" w:hAnsiTheme="minorHAnsi"/>
                <w:i/>
              </w:rPr>
            </w:pPr>
            <w:r>
              <w:rPr>
                <w:i/>
                <w:sz w:val="20"/>
              </w:rPr>
              <w:t xml:space="preserve">If 0, skip to D.29 </w:t>
            </w:r>
          </w:p>
        </w:tc>
        <w:tc>
          <w:tcPr>
            <w:tcW w:w="1333" w:type="dxa"/>
            <w:tcBorders>
              <w:top w:val="single" w:sz="4" w:space="0" w:color="auto"/>
              <w:left w:val="single" w:sz="4" w:space="0" w:color="auto"/>
              <w:bottom w:val="single" w:sz="4" w:space="0" w:color="auto"/>
              <w:right w:val="single" w:sz="4" w:space="0" w:color="auto"/>
            </w:tcBorders>
          </w:tcPr>
          <w:p w14:paraId="142378CB" w14:textId="7EB31E07" w:rsidR="00F1178E" w:rsidRDefault="009A46E2" w:rsidP="00F1178E">
            <w:pPr>
              <w:pStyle w:val="NoSpacing"/>
            </w:pPr>
            <w:r>
              <w:t>D29</w:t>
            </w:r>
            <w:r w:rsidR="007E2CE7">
              <w:t xml:space="preserve">. </w:t>
            </w:r>
            <w:r w:rsidR="00F1178E">
              <w:t>Which companies, government institutions or NGOs?</w:t>
            </w:r>
          </w:p>
          <w:p w14:paraId="2FDDC16A" w14:textId="77777777" w:rsidR="00F1178E" w:rsidRDefault="00F1178E" w:rsidP="00F1178E">
            <w:pPr>
              <w:pStyle w:val="NoSpacing"/>
            </w:pPr>
            <w:r>
              <w:t>Probe and code</w:t>
            </w:r>
          </w:p>
          <w:p w14:paraId="6951C5CA" w14:textId="77777777" w:rsidR="00F1178E" w:rsidRDefault="00F1178E" w:rsidP="00F1178E">
            <w:pPr>
              <w:pStyle w:val="NoSpacing"/>
            </w:pPr>
            <w:r>
              <w:t>1=DFO</w:t>
            </w:r>
          </w:p>
          <w:p w14:paraId="011DBEC3" w14:textId="77777777" w:rsidR="00F1178E" w:rsidRDefault="00F1178E" w:rsidP="00F1178E">
            <w:pPr>
              <w:pStyle w:val="NoSpacing"/>
            </w:pPr>
            <w:commentRangeStart w:id="29"/>
            <w:r>
              <w:t>2=NGOs (please, specify)</w:t>
            </w:r>
            <w:commentRangeEnd w:id="29"/>
            <w:r w:rsidR="00E45E09">
              <w:rPr>
                <w:rStyle w:val="CommentReference"/>
                <w:rFonts w:eastAsiaTheme="minorHAnsi" w:cstheme="minorBidi"/>
                <w:color w:val="auto"/>
              </w:rPr>
              <w:commentReference w:id="29"/>
            </w:r>
          </w:p>
          <w:p w14:paraId="6D2BF34A" w14:textId="77777777" w:rsidR="00F1178E" w:rsidRDefault="00F1178E" w:rsidP="00F1178E">
            <w:pPr>
              <w:pStyle w:val="NoSpacing"/>
            </w:pPr>
            <w:r>
              <w:t>3=ZAWA</w:t>
            </w:r>
          </w:p>
          <w:p w14:paraId="4A213D6B" w14:textId="395DF586" w:rsidR="00F1178E" w:rsidRDefault="00F1178E" w:rsidP="00F1178E">
            <w:pPr>
              <w:pStyle w:val="NoSpacing"/>
            </w:pPr>
            <w:commentRangeStart w:id="30"/>
            <w:r>
              <w:t>4=International donors</w:t>
            </w:r>
            <w:r w:rsidR="00E45E09">
              <w:t xml:space="preserve"> (please specify)</w:t>
            </w:r>
            <w:commentRangeEnd w:id="30"/>
            <w:r w:rsidR="00E45E09">
              <w:rPr>
                <w:rStyle w:val="CommentReference"/>
                <w:rFonts w:eastAsiaTheme="minorHAnsi" w:cstheme="minorBidi"/>
                <w:color w:val="auto"/>
              </w:rPr>
              <w:commentReference w:id="30"/>
            </w:r>
          </w:p>
          <w:p w14:paraId="31129547" w14:textId="783E0783" w:rsidR="00A801B3" w:rsidRDefault="00F1178E" w:rsidP="00F1178E">
            <w:pPr>
              <w:pStyle w:val="NoSpacing"/>
            </w:pPr>
            <w:r>
              <w:t>888=Don’t know</w:t>
            </w:r>
          </w:p>
        </w:tc>
        <w:tc>
          <w:tcPr>
            <w:tcW w:w="2301" w:type="dxa"/>
            <w:tcBorders>
              <w:top w:val="single" w:sz="4" w:space="0" w:color="auto"/>
              <w:left w:val="single" w:sz="4" w:space="0" w:color="auto"/>
              <w:bottom w:val="single" w:sz="4" w:space="0" w:color="auto"/>
              <w:right w:val="single" w:sz="4" w:space="0" w:color="auto"/>
            </w:tcBorders>
          </w:tcPr>
          <w:p w14:paraId="30F597AA" w14:textId="73B88296" w:rsidR="00A801B3" w:rsidRDefault="009A46E2" w:rsidP="00E9297B">
            <w:pPr>
              <w:pStyle w:val="NoSpacing"/>
            </w:pPr>
            <w:r>
              <w:t>D30</w:t>
            </w:r>
            <w:r w:rsidR="007E2CE7">
              <w:t xml:space="preserve">. </w:t>
            </w:r>
            <w:r w:rsidR="00A801B3">
              <w:t>What type of activities does each group do?</w:t>
            </w:r>
          </w:p>
          <w:p w14:paraId="58C82A8D" w14:textId="77777777" w:rsidR="00A801B3" w:rsidRDefault="00A801B3" w:rsidP="00E9297B">
            <w:pPr>
              <w:pStyle w:val="NoSpacing"/>
            </w:pPr>
          </w:p>
          <w:p w14:paraId="12153C3E" w14:textId="77777777" w:rsidR="00A801B3" w:rsidRPr="002D0E62" w:rsidRDefault="00A801B3" w:rsidP="00E9297B">
            <w:pPr>
              <w:pStyle w:val="NoSpacing"/>
              <w:rPr>
                <w:i/>
              </w:rPr>
            </w:pPr>
            <w:r w:rsidRPr="002D0E62">
              <w:rPr>
                <w:i/>
              </w:rPr>
              <w:t xml:space="preserve">See codes </w:t>
            </w:r>
            <w:r w:rsidR="001D5E68" w:rsidRPr="002D0E62">
              <w:rPr>
                <w:i/>
              </w:rPr>
              <w:t xml:space="preserve">105 </w:t>
            </w:r>
            <w:r w:rsidRPr="002D0E62">
              <w:rPr>
                <w:i/>
              </w:rPr>
              <w:t>below</w:t>
            </w:r>
          </w:p>
          <w:p w14:paraId="53B4C1E8" w14:textId="77777777" w:rsidR="00A801B3" w:rsidRDefault="00A801B3" w:rsidP="00E9297B">
            <w:pPr>
              <w:pStyle w:val="NoSpacing"/>
            </w:pPr>
            <w:r w:rsidRPr="002D0E62">
              <w:rPr>
                <w:i/>
              </w:rPr>
              <w:t>Probe and code, select all that apply.</w:t>
            </w:r>
            <w:r>
              <w:t xml:space="preserve"> </w:t>
            </w:r>
          </w:p>
        </w:tc>
      </w:tr>
      <w:tr w:rsidR="00AF3E07" w14:paraId="7D80B728"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38347AAF" w14:textId="6B91D4B2" w:rsidR="00A801B3" w:rsidRDefault="00A801B3" w:rsidP="00E9297B">
            <w:pPr>
              <w:pStyle w:val="NoSpacing"/>
            </w:pPr>
          </w:p>
        </w:tc>
        <w:tc>
          <w:tcPr>
            <w:tcW w:w="752" w:type="dxa"/>
            <w:tcBorders>
              <w:top w:val="single" w:sz="4" w:space="0" w:color="auto"/>
              <w:left w:val="single" w:sz="4" w:space="0" w:color="auto"/>
              <w:bottom w:val="single" w:sz="4" w:space="0" w:color="auto"/>
              <w:right w:val="single" w:sz="4" w:space="0" w:color="auto"/>
            </w:tcBorders>
          </w:tcPr>
          <w:p w14:paraId="505357B3" w14:textId="77777777" w:rsidR="00A801B3" w:rsidRDefault="00A801B3" w:rsidP="00E9297B">
            <w:pPr>
              <w:pStyle w:val="NoSpacing"/>
            </w:pPr>
          </w:p>
        </w:tc>
        <w:tc>
          <w:tcPr>
            <w:tcW w:w="1826" w:type="dxa"/>
            <w:tcBorders>
              <w:top w:val="single" w:sz="4" w:space="0" w:color="auto"/>
              <w:left w:val="single" w:sz="4" w:space="0" w:color="auto"/>
              <w:bottom w:val="single" w:sz="4" w:space="0" w:color="auto"/>
              <w:right w:val="single" w:sz="4" w:space="0" w:color="auto"/>
            </w:tcBorders>
          </w:tcPr>
          <w:p w14:paraId="28585CD9" w14:textId="77777777" w:rsidR="00A801B3" w:rsidRDefault="00A801B3" w:rsidP="00E9297B">
            <w:pPr>
              <w:pStyle w:val="NoSpacing"/>
            </w:pPr>
          </w:p>
        </w:tc>
        <w:tc>
          <w:tcPr>
            <w:tcW w:w="1235" w:type="dxa"/>
            <w:tcBorders>
              <w:top w:val="single" w:sz="4" w:space="0" w:color="auto"/>
              <w:left w:val="single" w:sz="4" w:space="0" w:color="auto"/>
              <w:bottom w:val="single" w:sz="4" w:space="0" w:color="auto"/>
              <w:right w:val="single" w:sz="4" w:space="0" w:color="auto"/>
            </w:tcBorders>
          </w:tcPr>
          <w:p w14:paraId="60EEBD1B" w14:textId="77777777" w:rsidR="00A801B3" w:rsidRDefault="00A801B3" w:rsidP="00E9297B">
            <w:pPr>
              <w:pStyle w:val="NoSpacing"/>
            </w:pPr>
          </w:p>
        </w:tc>
        <w:tc>
          <w:tcPr>
            <w:tcW w:w="2873" w:type="dxa"/>
            <w:tcBorders>
              <w:top w:val="single" w:sz="4" w:space="0" w:color="auto"/>
              <w:left w:val="single" w:sz="4" w:space="0" w:color="auto"/>
              <w:bottom w:val="single" w:sz="4" w:space="0" w:color="auto"/>
              <w:right w:val="single" w:sz="4" w:space="0" w:color="auto"/>
            </w:tcBorders>
          </w:tcPr>
          <w:p w14:paraId="41D9B190" w14:textId="77777777" w:rsidR="00A801B3" w:rsidRDefault="00A801B3" w:rsidP="00E9297B">
            <w:pPr>
              <w:pStyle w:val="NoSpacing"/>
            </w:pPr>
          </w:p>
        </w:tc>
        <w:tc>
          <w:tcPr>
            <w:tcW w:w="1849" w:type="dxa"/>
            <w:tcBorders>
              <w:top w:val="single" w:sz="4" w:space="0" w:color="auto"/>
              <w:left w:val="single" w:sz="4" w:space="0" w:color="auto"/>
              <w:bottom w:val="single" w:sz="4" w:space="0" w:color="auto"/>
              <w:right w:val="single" w:sz="4" w:space="0" w:color="auto"/>
            </w:tcBorders>
          </w:tcPr>
          <w:p w14:paraId="577DCBB6" w14:textId="77777777" w:rsidR="00A801B3" w:rsidRDefault="00A801B3" w:rsidP="00E9297B">
            <w:pPr>
              <w:pStyle w:val="NoSpacing"/>
            </w:pPr>
          </w:p>
        </w:tc>
        <w:tc>
          <w:tcPr>
            <w:tcW w:w="2099" w:type="dxa"/>
            <w:tcBorders>
              <w:top w:val="single" w:sz="4" w:space="0" w:color="auto"/>
              <w:left w:val="single" w:sz="4" w:space="0" w:color="auto"/>
              <w:bottom w:val="single" w:sz="4" w:space="0" w:color="auto"/>
              <w:right w:val="single" w:sz="4" w:space="0" w:color="auto"/>
            </w:tcBorders>
          </w:tcPr>
          <w:p w14:paraId="0FFCDC43" w14:textId="77777777" w:rsidR="00A801B3" w:rsidRDefault="00A801B3" w:rsidP="00E9297B">
            <w:pPr>
              <w:pStyle w:val="NoSpacing"/>
            </w:pPr>
          </w:p>
        </w:tc>
        <w:tc>
          <w:tcPr>
            <w:tcW w:w="1333" w:type="dxa"/>
            <w:tcBorders>
              <w:top w:val="single" w:sz="4" w:space="0" w:color="auto"/>
              <w:left w:val="single" w:sz="4" w:space="0" w:color="auto"/>
              <w:bottom w:val="single" w:sz="4" w:space="0" w:color="auto"/>
              <w:right w:val="single" w:sz="4" w:space="0" w:color="auto"/>
            </w:tcBorders>
          </w:tcPr>
          <w:p w14:paraId="729AB354" w14:textId="77777777" w:rsidR="00A801B3" w:rsidRDefault="00A801B3" w:rsidP="00E9297B">
            <w:pPr>
              <w:pStyle w:val="NoSpacing"/>
            </w:pPr>
          </w:p>
        </w:tc>
        <w:tc>
          <w:tcPr>
            <w:tcW w:w="2301" w:type="dxa"/>
            <w:tcBorders>
              <w:top w:val="single" w:sz="4" w:space="0" w:color="auto"/>
              <w:left w:val="single" w:sz="4" w:space="0" w:color="auto"/>
              <w:bottom w:val="single" w:sz="4" w:space="0" w:color="auto"/>
              <w:right w:val="single" w:sz="4" w:space="0" w:color="auto"/>
            </w:tcBorders>
          </w:tcPr>
          <w:p w14:paraId="33DE982D" w14:textId="77777777" w:rsidR="00A801B3" w:rsidRDefault="00A801B3" w:rsidP="00E9297B">
            <w:pPr>
              <w:pStyle w:val="NoSpacing"/>
            </w:pPr>
          </w:p>
        </w:tc>
      </w:tr>
      <w:tr w:rsidR="00AF3E07" w14:paraId="2BFE6175"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4DFF7E4E" w14:textId="77777777" w:rsidR="00A801B3" w:rsidRDefault="00A801B3" w:rsidP="00E9297B">
            <w:pPr>
              <w:pStyle w:val="NoSpacing"/>
            </w:pPr>
            <w:r>
              <w:t>1</w:t>
            </w:r>
          </w:p>
        </w:tc>
        <w:tc>
          <w:tcPr>
            <w:tcW w:w="752" w:type="dxa"/>
            <w:tcBorders>
              <w:top w:val="single" w:sz="4" w:space="0" w:color="auto"/>
              <w:left w:val="single" w:sz="4" w:space="0" w:color="auto"/>
              <w:bottom w:val="single" w:sz="4" w:space="0" w:color="auto"/>
              <w:right w:val="single" w:sz="4" w:space="0" w:color="auto"/>
            </w:tcBorders>
          </w:tcPr>
          <w:p w14:paraId="5D9D4B14" w14:textId="77777777" w:rsidR="00A801B3" w:rsidRDefault="00A801B3" w:rsidP="00E9297B">
            <w:pPr>
              <w:pStyle w:val="NoSpacing"/>
            </w:pPr>
          </w:p>
        </w:tc>
        <w:tc>
          <w:tcPr>
            <w:tcW w:w="1826" w:type="dxa"/>
            <w:tcBorders>
              <w:top w:val="single" w:sz="4" w:space="0" w:color="auto"/>
              <w:left w:val="single" w:sz="4" w:space="0" w:color="auto"/>
              <w:bottom w:val="single" w:sz="4" w:space="0" w:color="auto"/>
              <w:right w:val="single" w:sz="4" w:space="0" w:color="auto"/>
            </w:tcBorders>
          </w:tcPr>
          <w:p w14:paraId="765628D0" w14:textId="77777777" w:rsidR="00A801B3" w:rsidRDefault="00A801B3" w:rsidP="00E9297B">
            <w:pPr>
              <w:pStyle w:val="NoSpacing"/>
            </w:pPr>
          </w:p>
        </w:tc>
        <w:tc>
          <w:tcPr>
            <w:tcW w:w="1235" w:type="dxa"/>
            <w:tcBorders>
              <w:top w:val="single" w:sz="4" w:space="0" w:color="auto"/>
              <w:left w:val="single" w:sz="4" w:space="0" w:color="auto"/>
              <w:bottom w:val="single" w:sz="4" w:space="0" w:color="auto"/>
              <w:right w:val="single" w:sz="4" w:space="0" w:color="auto"/>
            </w:tcBorders>
          </w:tcPr>
          <w:p w14:paraId="626898A4" w14:textId="77777777" w:rsidR="00A801B3" w:rsidRDefault="00A801B3" w:rsidP="00E9297B">
            <w:pPr>
              <w:pStyle w:val="NoSpacing"/>
            </w:pPr>
          </w:p>
        </w:tc>
        <w:tc>
          <w:tcPr>
            <w:tcW w:w="2873" w:type="dxa"/>
            <w:tcBorders>
              <w:top w:val="single" w:sz="4" w:space="0" w:color="auto"/>
              <w:left w:val="single" w:sz="4" w:space="0" w:color="auto"/>
              <w:bottom w:val="single" w:sz="4" w:space="0" w:color="auto"/>
              <w:right w:val="single" w:sz="4" w:space="0" w:color="auto"/>
            </w:tcBorders>
          </w:tcPr>
          <w:p w14:paraId="61B4A6C4" w14:textId="77777777" w:rsidR="00A801B3" w:rsidRDefault="00A801B3" w:rsidP="00E9297B">
            <w:pPr>
              <w:pStyle w:val="NoSpacing"/>
            </w:pPr>
          </w:p>
        </w:tc>
        <w:tc>
          <w:tcPr>
            <w:tcW w:w="1849" w:type="dxa"/>
            <w:tcBorders>
              <w:top w:val="single" w:sz="4" w:space="0" w:color="auto"/>
              <w:left w:val="single" w:sz="4" w:space="0" w:color="auto"/>
              <w:bottom w:val="single" w:sz="4" w:space="0" w:color="auto"/>
              <w:right w:val="single" w:sz="4" w:space="0" w:color="auto"/>
            </w:tcBorders>
          </w:tcPr>
          <w:p w14:paraId="6A6E8936" w14:textId="77777777" w:rsidR="00A801B3" w:rsidRDefault="00A801B3" w:rsidP="00E9297B">
            <w:pPr>
              <w:pStyle w:val="NoSpacing"/>
            </w:pPr>
          </w:p>
        </w:tc>
        <w:tc>
          <w:tcPr>
            <w:tcW w:w="2099" w:type="dxa"/>
            <w:tcBorders>
              <w:top w:val="single" w:sz="4" w:space="0" w:color="auto"/>
              <w:left w:val="single" w:sz="4" w:space="0" w:color="auto"/>
              <w:bottom w:val="single" w:sz="4" w:space="0" w:color="auto"/>
              <w:right w:val="single" w:sz="4" w:space="0" w:color="auto"/>
            </w:tcBorders>
          </w:tcPr>
          <w:p w14:paraId="2D92DEEB" w14:textId="77777777" w:rsidR="00A801B3" w:rsidRDefault="00A801B3" w:rsidP="00E9297B">
            <w:pPr>
              <w:pStyle w:val="NoSpacing"/>
            </w:pPr>
          </w:p>
        </w:tc>
        <w:tc>
          <w:tcPr>
            <w:tcW w:w="1333" w:type="dxa"/>
            <w:tcBorders>
              <w:top w:val="single" w:sz="4" w:space="0" w:color="auto"/>
              <w:left w:val="single" w:sz="4" w:space="0" w:color="auto"/>
              <w:bottom w:val="single" w:sz="4" w:space="0" w:color="auto"/>
              <w:right w:val="single" w:sz="4" w:space="0" w:color="auto"/>
            </w:tcBorders>
          </w:tcPr>
          <w:p w14:paraId="767EB256" w14:textId="77777777" w:rsidR="00A801B3" w:rsidRDefault="00A801B3" w:rsidP="00E9297B">
            <w:pPr>
              <w:pStyle w:val="NoSpacing"/>
            </w:pPr>
          </w:p>
        </w:tc>
        <w:tc>
          <w:tcPr>
            <w:tcW w:w="2301" w:type="dxa"/>
            <w:tcBorders>
              <w:top w:val="single" w:sz="4" w:space="0" w:color="auto"/>
              <w:left w:val="single" w:sz="4" w:space="0" w:color="auto"/>
              <w:bottom w:val="single" w:sz="4" w:space="0" w:color="auto"/>
              <w:right w:val="single" w:sz="4" w:space="0" w:color="auto"/>
            </w:tcBorders>
          </w:tcPr>
          <w:p w14:paraId="758C8CB1" w14:textId="77777777" w:rsidR="00A801B3" w:rsidRDefault="00A801B3" w:rsidP="00E9297B">
            <w:pPr>
              <w:pStyle w:val="NoSpacing"/>
            </w:pPr>
          </w:p>
        </w:tc>
      </w:tr>
      <w:tr w:rsidR="00AF3E07" w14:paraId="22EB98F3"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58ED826B" w14:textId="77777777" w:rsidR="00A801B3" w:rsidRDefault="00A801B3" w:rsidP="00E9297B">
            <w:pPr>
              <w:pStyle w:val="NoSpacing"/>
            </w:pPr>
            <w:r>
              <w:t>2</w:t>
            </w:r>
          </w:p>
        </w:tc>
        <w:tc>
          <w:tcPr>
            <w:tcW w:w="752" w:type="dxa"/>
            <w:tcBorders>
              <w:top w:val="single" w:sz="4" w:space="0" w:color="auto"/>
              <w:left w:val="single" w:sz="4" w:space="0" w:color="auto"/>
              <w:bottom w:val="single" w:sz="4" w:space="0" w:color="auto"/>
              <w:right w:val="single" w:sz="4" w:space="0" w:color="auto"/>
            </w:tcBorders>
          </w:tcPr>
          <w:p w14:paraId="2AB13690" w14:textId="77777777" w:rsidR="00A801B3" w:rsidRDefault="00A801B3" w:rsidP="00E9297B">
            <w:pPr>
              <w:pStyle w:val="NoSpacing"/>
            </w:pPr>
          </w:p>
        </w:tc>
        <w:tc>
          <w:tcPr>
            <w:tcW w:w="1826" w:type="dxa"/>
            <w:tcBorders>
              <w:top w:val="single" w:sz="4" w:space="0" w:color="auto"/>
              <w:left w:val="single" w:sz="4" w:space="0" w:color="auto"/>
              <w:bottom w:val="single" w:sz="4" w:space="0" w:color="auto"/>
              <w:right w:val="single" w:sz="4" w:space="0" w:color="auto"/>
            </w:tcBorders>
          </w:tcPr>
          <w:p w14:paraId="6B86F72B" w14:textId="77777777" w:rsidR="00A801B3" w:rsidRDefault="00A801B3" w:rsidP="00E9297B">
            <w:pPr>
              <w:pStyle w:val="NoSpacing"/>
            </w:pPr>
          </w:p>
        </w:tc>
        <w:tc>
          <w:tcPr>
            <w:tcW w:w="1235" w:type="dxa"/>
            <w:tcBorders>
              <w:top w:val="single" w:sz="4" w:space="0" w:color="auto"/>
              <w:left w:val="single" w:sz="4" w:space="0" w:color="auto"/>
              <w:bottom w:val="single" w:sz="4" w:space="0" w:color="auto"/>
              <w:right w:val="single" w:sz="4" w:space="0" w:color="auto"/>
            </w:tcBorders>
          </w:tcPr>
          <w:p w14:paraId="33C52A0D" w14:textId="77777777" w:rsidR="00A801B3" w:rsidRDefault="00A801B3" w:rsidP="00E9297B">
            <w:pPr>
              <w:pStyle w:val="NoSpacing"/>
            </w:pPr>
          </w:p>
        </w:tc>
        <w:tc>
          <w:tcPr>
            <w:tcW w:w="2873" w:type="dxa"/>
            <w:tcBorders>
              <w:top w:val="single" w:sz="4" w:space="0" w:color="auto"/>
              <w:left w:val="single" w:sz="4" w:space="0" w:color="auto"/>
              <w:bottom w:val="single" w:sz="4" w:space="0" w:color="auto"/>
              <w:right w:val="single" w:sz="4" w:space="0" w:color="auto"/>
            </w:tcBorders>
          </w:tcPr>
          <w:p w14:paraId="2DEB1143" w14:textId="77777777" w:rsidR="00A801B3" w:rsidRDefault="00A801B3" w:rsidP="00E9297B">
            <w:pPr>
              <w:pStyle w:val="NoSpacing"/>
            </w:pPr>
          </w:p>
        </w:tc>
        <w:tc>
          <w:tcPr>
            <w:tcW w:w="1849" w:type="dxa"/>
            <w:tcBorders>
              <w:top w:val="single" w:sz="4" w:space="0" w:color="auto"/>
              <w:left w:val="single" w:sz="4" w:space="0" w:color="auto"/>
              <w:bottom w:val="single" w:sz="4" w:space="0" w:color="auto"/>
              <w:right w:val="single" w:sz="4" w:space="0" w:color="auto"/>
            </w:tcBorders>
          </w:tcPr>
          <w:p w14:paraId="2E01F754" w14:textId="77777777" w:rsidR="00A801B3" w:rsidRDefault="00A801B3" w:rsidP="00E9297B">
            <w:pPr>
              <w:pStyle w:val="NoSpacing"/>
            </w:pPr>
          </w:p>
        </w:tc>
        <w:tc>
          <w:tcPr>
            <w:tcW w:w="2099" w:type="dxa"/>
            <w:tcBorders>
              <w:top w:val="single" w:sz="4" w:space="0" w:color="auto"/>
              <w:left w:val="single" w:sz="4" w:space="0" w:color="auto"/>
              <w:bottom w:val="single" w:sz="4" w:space="0" w:color="auto"/>
              <w:right w:val="single" w:sz="4" w:space="0" w:color="auto"/>
            </w:tcBorders>
          </w:tcPr>
          <w:p w14:paraId="1C7A3001" w14:textId="77777777" w:rsidR="00A801B3" w:rsidRDefault="00A801B3" w:rsidP="00E9297B">
            <w:pPr>
              <w:pStyle w:val="NoSpacing"/>
            </w:pPr>
          </w:p>
        </w:tc>
        <w:tc>
          <w:tcPr>
            <w:tcW w:w="1333" w:type="dxa"/>
            <w:tcBorders>
              <w:top w:val="single" w:sz="4" w:space="0" w:color="auto"/>
              <w:left w:val="single" w:sz="4" w:space="0" w:color="auto"/>
              <w:bottom w:val="single" w:sz="4" w:space="0" w:color="auto"/>
              <w:right w:val="single" w:sz="4" w:space="0" w:color="auto"/>
            </w:tcBorders>
          </w:tcPr>
          <w:p w14:paraId="16904BB7" w14:textId="77777777" w:rsidR="00A801B3" w:rsidRDefault="00A801B3" w:rsidP="00E9297B">
            <w:pPr>
              <w:pStyle w:val="NoSpacing"/>
            </w:pPr>
          </w:p>
        </w:tc>
        <w:tc>
          <w:tcPr>
            <w:tcW w:w="2301" w:type="dxa"/>
            <w:tcBorders>
              <w:top w:val="single" w:sz="4" w:space="0" w:color="auto"/>
              <w:left w:val="single" w:sz="4" w:space="0" w:color="auto"/>
              <w:bottom w:val="single" w:sz="4" w:space="0" w:color="auto"/>
              <w:right w:val="single" w:sz="4" w:space="0" w:color="auto"/>
            </w:tcBorders>
          </w:tcPr>
          <w:p w14:paraId="38B56B8C" w14:textId="77777777" w:rsidR="00A801B3" w:rsidRDefault="00A801B3" w:rsidP="00E9297B">
            <w:pPr>
              <w:pStyle w:val="NoSpacing"/>
            </w:pPr>
          </w:p>
        </w:tc>
      </w:tr>
      <w:tr w:rsidR="00AF3E07" w14:paraId="55D6331A"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435779DE" w14:textId="77777777" w:rsidR="00A801B3" w:rsidRDefault="00A801B3" w:rsidP="00E9297B">
            <w:pPr>
              <w:pStyle w:val="NoSpacing"/>
            </w:pPr>
            <w:r>
              <w:t>3</w:t>
            </w:r>
          </w:p>
        </w:tc>
        <w:tc>
          <w:tcPr>
            <w:tcW w:w="752" w:type="dxa"/>
            <w:tcBorders>
              <w:top w:val="single" w:sz="4" w:space="0" w:color="auto"/>
              <w:left w:val="single" w:sz="4" w:space="0" w:color="auto"/>
              <w:bottom w:val="single" w:sz="4" w:space="0" w:color="auto"/>
              <w:right w:val="single" w:sz="4" w:space="0" w:color="auto"/>
            </w:tcBorders>
          </w:tcPr>
          <w:p w14:paraId="0DEB2074" w14:textId="77777777" w:rsidR="00A801B3" w:rsidRDefault="00A801B3" w:rsidP="00E9297B">
            <w:pPr>
              <w:pStyle w:val="NoSpacing"/>
            </w:pPr>
          </w:p>
        </w:tc>
        <w:tc>
          <w:tcPr>
            <w:tcW w:w="1826" w:type="dxa"/>
            <w:tcBorders>
              <w:top w:val="single" w:sz="4" w:space="0" w:color="auto"/>
              <w:left w:val="single" w:sz="4" w:space="0" w:color="auto"/>
              <w:bottom w:val="single" w:sz="4" w:space="0" w:color="auto"/>
              <w:right w:val="single" w:sz="4" w:space="0" w:color="auto"/>
            </w:tcBorders>
          </w:tcPr>
          <w:p w14:paraId="1048BDB6" w14:textId="77777777" w:rsidR="00A801B3" w:rsidRDefault="00A801B3" w:rsidP="00E9297B">
            <w:pPr>
              <w:pStyle w:val="NoSpacing"/>
            </w:pPr>
          </w:p>
        </w:tc>
        <w:tc>
          <w:tcPr>
            <w:tcW w:w="1235" w:type="dxa"/>
            <w:tcBorders>
              <w:top w:val="single" w:sz="4" w:space="0" w:color="auto"/>
              <w:left w:val="single" w:sz="4" w:space="0" w:color="auto"/>
              <w:bottom w:val="single" w:sz="4" w:space="0" w:color="auto"/>
              <w:right w:val="single" w:sz="4" w:space="0" w:color="auto"/>
            </w:tcBorders>
          </w:tcPr>
          <w:p w14:paraId="51A2B21A" w14:textId="77777777" w:rsidR="00A801B3" w:rsidRDefault="00A801B3" w:rsidP="00E9297B">
            <w:pPr>
              <w:pStyle w:val="NoSpacing"/>
            </w:pPr>
          </w:p>
        </w:tc>
        <w:tc>
          <w:tcPr>
            <w:tcW w:w="2873" w:type="dxa"/>
            <w:tcBorders>
              <w:top w:val="single" w:sz="4" w:space="0" w:color="auto"/>
              <w:left w:val="single" w:sz="4" w:space="0" w:color="auto"/>
              <w:bottom w:val="single" w:sz="4" w:space="0" w:color="auto"/>
              <w:right w:val="single" w:sz="4" w:space="0" w:color="auto"/>
            </w:tcBorders>
          </w:tcPr>
          <w:p w14:paraId="6997781E" w14:textId="77777777" w:rsidR="00A801B3" w:rsidRDefault="00A801B3" w:rsidP="00E9297B">
            <w:pPr>
              <w:pStyle w:val="NoSpacing"/>
            </w:pPr>
          </w:p>
        </w:tc>
        <w:tc>
          <w:tcPr>
            <w:tcW w:w="1849" w:type="dxa"/>
            <w:tcBorders>
              <w:top w:val="single" w:sz="4" w:space="0" w:color="auto"/>
              <w:left w:val="single" w:sz="4" w:space="0" w:color="auto"/>
              <w:bottom w:val="single" w:sz="4" w:space="0" w:color="auto"/>
              <w:right w:val="single" w:sz="4" w:space="0" w:color="auto"/>
            </w:tcBorders>
          </w:tcPr>
          <w:p w14:paraId="72E80D95" w14:textId="77777777" w:rsidR="00A801B3" w:rsidRDefault="00A801B3" w:rsidP="00E9297B">
            <w:pPr>
              <w:pStyle w:val="NoSpacing"/>
            </w:pPr>
          </w:p>
        </w:tc>
        <w:tc>
          <w:tcPr>
            <w:tcW w:w="2099" w:type="dxa"/>
            <w:tcBorders>
              <w:top w:val="single" w:sz="4" w:space="0" w:color="auto"/>
              <w:left w:val="single" w:sz="4" w:space="0" w:color="auto"/>
              <w:bottom w:val="single" w:sz="4" w:space="0" w:color="auto"/>
              <w:right w:val="single" w:sz="4" w:space="0" w:color="auto"/>
            </w:tcBorders>
          </w:tcPr>
          <w:p w14:paraId="4B5E028B" w14:textId="77777777" w:rsidR="00A801B3" w:rsidRDefault="00A801B3" w:rsidP="00E9297B">
            <w:pPr>
              <w:pStyle w:val="NoSpacing"/>
            </w:pPr>
          </w:p>
        </w:tc>
        <w:tc>
          <w:tcPr>
            <w:tcW w:w="1333" w:type="dxa"/>
            <w:tcBorders>
              <w:top w:val="single" w:sz="4" w:space="0" w:color="auto"/>
              <w:left w:val="single" w:sz="4" w:space="0" w:color="auto"/>
              <w:bottom w:val="single" w:sz="4" w:space="0" w:color="auto"/>
              <w:right w:val="single" w:sz="4" w:space="0" w:color="auto"/>
            </w:tcBorders>
          </w:tcPr>
          <w:p w14:paraId="70945A3F" w14:textId="77777777" w:rsidR="00A801B3" w:rsidRDefault="00A801B3" w:rsidP="00E9297B">
            <w:pPr>
              <w:pStyle w:val="NoSpacing"/>
            </w:pPr>
          </w:p>
        </w:tc>
        <w:tc>
          <w:tcPr>
            <w:tcW w:w="2301" w:type="dxa"/>
            <w:tcBorders>
              <w:top w:val="single" w:sz="4" w:space="0" w:color="auto"/>
              <w:left w:val="single" w:sz="4" w:space="0" w:color="auto"/>
              <w:bottom w:val="single" w:sz="4" w:space="0" w:color="auto"/>
              <w:right w:val="single" w:sz="4" w:space="0" w:color="auto"/>
            </w:tcBorders>
          </w:tcPr>
          <w:p w14:paraId="0657153B" w14:textId="77777777" w:rsidR="00A801B3" w:rsidRDefault="00A801B3" w:rsidP="00E9297B">
            <w:pPr>
              <w:pStyle w:val="NoSpacing"/>
            </w:pPr>
          </w:p>
        </w:tc>
      </w:tr>
    </w:tbl>
    <w:p w14:paraId="15734EE7" w14:textId="77777777" w:rsidR="00852519" w:rsidRDefault="00852519" w:rsidP="00E9297B">
      <w:pPr>
        <w:pStyle w:val="NoSpacing"/>
      </w:pPr>
    </w:p>
    <w:tbl>
      <w:tblPr>
        <w:tblStyle w:val="TableGrid1"/>
        <w:tblW w:w="14755" w:type="dxa"/>
        <w:jc w:val="center"/>
        <w:tblCellMar>
          <w:left w:w="72" w:type="dxa"/>
          <w:right w:w="72" w:type="dxa"/>
        </w:tblCellMar>
        <w:tblLook w:val="04A0" w:firstRow="1" w:lastRow="0" w:firstColumn="1" w:lastColumn="0" w:noHBand="0" w:noVBand="1"/>
      </w:tblPr>
      <w:tblGrid>
        <w:gridCol w:w="9718"/>
        <w:gridCol w:w="5037"/>
      </w:tblGrid>
      <w:tr w:rsidR="00A801B3" w:rsidRPr="001D3EA7" w14:paraId="25C9AA59" w14:textId="77777777" w:rsidTr="000809EE">
        <w:trPr>
          <w:jc w:val="center"/>
        </w:trPr>
        <w:tc>
          <w:tcPr>
            <w:tcW w:w="14755" w:type="dxa"/>
            <w:gridSpan w:val="2"/>
            <w:tcBorders>
              <w:top w:val="single" w:sz="4" w:space="0" w:color="auto"/>
              <w:left w:val="single" w:sz="4" w:space="0" w:color="auto"/>
              <w:bottom w:val="single" w:sz="4" w:space="0" w:color="auto"/>
              <w:right w:val="single" w:sz="4" w:space="0" w:color="auto"/>
            </w:tcBorders>
          </w:tcPr>
          <w:p w14:paraId="2F53329E" w14:textId="77777777" w:rsidR="00A801B3" w:rsidRPr="001D3EA7" w:rsidRDefault="001D5E68" w:rsidP="001D3EA7">
            <w:pPr>
              <w:pStyle w:val="NoSpacing"/>
              <w:rPr>
                <w:b/>
                <w:sz w:val="22"/>
              </w:rPr>
            </w:pPr>
            <w:r w:rsidRPr="001D3EA7">
              <w:rPr>
                <w:b/>
                <w:sz w:val="22"/>
              </w:rPr>
              <w:t>105–</w:t>
            </w:r>
            <w:r w:rsidR="00206B65" w:rsidRPr="001D3EA7">
              <w:rPr>
                <w:b/>
                <w:sz w:val="22"/>
              </w:rPr>
              <w:t>Activities</w:t>
            </w:r>
          </w:p>
        </w:tc>
      </w:tr>
      <w:tr w:rsidR="000809EE" w:rsidRPr="001D3EA7" w14:paraId="7A6A7231" w14:textId="77777777" w:rsidTr="000809EE">
        <w:trPr>
          <w:jc w:val="center"/>
        </w:trPr>
        <w:tc>
          <w:tcPr>
            <w:tcW w:w="9718" w:type="dxa"/>
            <w:tcBorders>
              <w:top w:val="single" w:sz="4" w:space="0" w:color="auto"/>
              <w:left w:val="single" w:sz="4" w:space="0" w:color="auto"/>
              <w:bottom w:val="single" w:sz="4" w:space="0" w:color="auto"/>
              <w:right w:val="single" w:sz="4" w:space="0" w:color="auto"/>
            </w:tcBorders>
          </w:tcPr>
          <w:p w14:paraId="4498CEBB" w14:textId="77777777" w:rsidR="000809EE" w:rsidRPr="001D3EA7" w:rsidRDefault="000809EE" w:rsidP="00E9297B">
            <w:pPr>
              <w:pStyle w:val="NoSpacing"/>
              <w:rPr>
                <w:sz w:val="20"/>
              </w:rPr>
            </w:pPr>
            <w:r w:rsidRPr="001D3EA7">
              <w:rPr>
                <w:sz w:val="20"/>
              </w:rPr>
              <w:t>1=Planting of trees</w:t>
            </w:r>
          </w:p>
          <w:p w14:paraId="353FB0D4" w14:textId="77777777" w:rsidR="000809EE" w:rsidRPr="001D3EA7" w:rsidRDefault="000809EE" w:rsidP="00E9297B">
            <w:pPr>
              <w:pStyle w:val="NoSpacing"/>
              <w:rPr>
                <w:sz w:val="20"/>
              </w:rPr>
            </w:pPr>
            <w:r w:rsidRPr="001D3EA7">
              <w:rPr>
                <w:sz w:val="20"/>
              </w:rPr>
              <w:t>2=Cutting down undesired (competing) trees</w:t>
            </w:r>
          </w:p>
          <w:p w14:paraId="676F8723" w14:textId="77777777" w:rsidR="000809EE" w:rsidRPr="001D3EA7" w:rsidRDefault="000809EE" w:rsidP="00E9297B">
            <w:pPr>
              <w:pStyle w:val="NoSpacing"/>
              <w:rPr>
                <w:sz w:val="20"/>
              </w:rPr>
            </w:pPr>
            <w:r w:rsidRPr="001D3EA7">
              <w:rPr>
                <w:sz w:val="20"/>
              </w:rPr>
              <w:t>3=Protecting certain desired (patches of) trees in the forest to promote the natural regeneration of these species</w:t>
            </w:r>
          </w:p>
          <w:p w14:paraId="3CA0268D" w14:textId="77777777" w:rsidR="000809EE" w:rsidRPr="001D3EA7" w:rsidRDefault="000809EE" w:rsidP="00E9297B">
            <w:pPr>
              <w:pStyle w:val="NoSpacing"/>
              <w:rPr>
                <w:sz w:val="20"/>
              </w:rPr>
            </w:pPr>
            <w:r w:rsidRPr="001D3EA7">
              <w:rPr>
                <w:sz w:val="20"/>
              </w:rPr>
              <w:t>4=Protecting areas of forest for particular environmental services, like water</w:t>
            </w:r>
          </w:p>
          <w:p w14:paraId="66F3CB15" w14:textId="77777777" w:rsidR="000809EE" w:rsidRPr="001D3EA7" w:rsidRDefault="000809EE" w:rsidP="00E9297B">
            <w:pPr>
              <w:pStyle w:val="NoSpacing"/>
              <w:rPr>
                <w:sz w:val="20"/>
              </w:rPr>
            </w:pPr>
            <w:r w:rsidRPr="001D3EA7">
              <w:rPr>
                <w:sz w:val="20"/>
              </w:rPr>
              <w:t>5=Protecting areas of forest for particular beliefs/ spiritual services /sacred sites</w:t>
            </w:r>
          </w:p>
          <w:p w14:paraId="31C2D8FE" w14:textId="77777777" w:rsidR="000809EE" w:rsidRPr="001D3EA7" w:rsidRDefault="000809EE" w:rsidP="00E9297B">
            <w:pPr>
              <w:pStyle w:val="NoSpacing"/>
              <w:rPr>
                <w:sz w:val="20"/>
              </w:rPr>
            </w:pPr>
            <w:r w:rsidRPr="001D3EA7">
              <w:rPr>
                <w:sz w:val="20"/>
              </w:rPr>
              <w:t>6=Establishing clear use rights for a limited number of people to particular forest products (e.g., honey, trees)</w:t>
            </w:r>
          </w:p>
          <w:p w14:paraId="0DB9AE12" w14:textId="77777777" w:rsidR="000809EE" w:rsidRPr="001D3EA7" w:rsidRDefault="000809EE" w:rsidP="00E9297B">
            <w:pPr>
              <w:pStyle w:val="NoSpacing"/>
              <w:rPr>
                <w:sz w:val="20"/>
              </w:rPr>
            </w:pPr>
            <w:r w:rsidRPr="001D3EA7">
              <w:rPr>
                <w:sz w:val="20"/>
              </w:rPr>
              <w:t xml:space="preserve"> 7=Extension/education about forest management</w:t>
            </w:r>
          </w:p>
        </w:tc>
        <w:tc>
          <w:tcPr>
            <w:tcW w:w="5037" w:type="dxa"/>
            <w:tcBorders>
              <w:top w:val="single" w:sz="4" w:space="0" w:color="auto"/>
              <w:left w:val="single" w:sz="4" w:space="0" w:color="auto"/>
              <w:bottom w:val="single" w:sz="4" w:space="0" w:color="auto"/>
              <w:right w:val="single" w:sz="4" w:space="0" w:color="auto"/>
            </w:tcBorders>
          </w:tcPr>
          <w:p w14:paraId="1F411E64" w14:textId="5F745A51" w:rsidR="000809EE" w:rsidRPr="001D3EA7" w:rsidRDefault="000809EE" w:rsidP="00E9297B">
            <w:pPr>
              <w:pStyle w:val="NoSpacing"/>
              <w:rPr>
                <w:sz w:val="20"/>
              </w:rPr>
            </w:pPr>
            <w:r w:rsidRPr="001D3EA7">
              <w:rPr>
                <w:sz w:val="20"/>
              </w:rPr>
              <w:t>8=Enacted bylaw (e.g., no bush burning in or near forest)</w:t>
            </w:r>
          </w:p>
          <w:p w14:paraId="20379BBA" w14:textId="77777777" w:rsidR="000809EE" w:rsidRPr="001D3EA7" w:rsidRDefault="000809EE" w:rsidP="00E9297B">
            <w:pPr>
              <w:pStyle w:val="NoSpacing"/>
              <w:rPr>
                <w:sz w:val="20"/>
              </w:rPr>
            </w:pPr>
            <w:r w:rsidRPr="001D3EA7">
              <w:rPr>
                <w:sz w:val="20"/>
              </w:rPr>
              <w:t>9=Mapping/inventory forest resources (e.g. mapping forest products areas)</w:t>
            </w:r>
          </w:p>
          <w:p w14:paraId="105DE74B" w14:textId="21F8E8B1" w:rsidR="000809EE" w:rsidRPr="001D3EA7" w:rsidRDefault="000809EE" w:rsidP="00E9297B">
            <w:pPr>
              <w:pStyle w:val="NoSpacing"/>
              <w:rPr>
                <w:sz w:val="20"/>
              </w:rPr>
            </w:pPr>
            <w:r w:rsidRPr="001D3EA7">
              <w:rPr>
                <w:sz w:val="20"/>
              </w:rPr>
              <w:t xml:space="preserve">10=Develop forest management plan </w:t>
            </w:r>
          </w:p>
          <w:p w14:paraId="7D7EEEFA" w14:textId="77777777" w:rsidR="000809EE" w:rsidRPr="001D3EA7" w:rsidRDefault="000809EE" w:rsidP="00E9297B">
            <w:pPr>
              <w:pStyle w:val="NoSpacing"/>
              <w:rPr>
                <w:sz w:val="20"/>
              </w:rPr>
            </w:pPr>
            <w:r w:rsidRPr="001D3EA7">
              <w:rPr>
                <w:sz w:val="20"/>
              </w:rPr>
              <w:t>97=Other, please specify</w:t>
            </w:r>
          </w:p>
          <w:p w14:paraId="09A2D8A5" w14:textId="77777777" w:rsidR="000809EE" w:rsidRPr="001D3EA7" w:rsidRDefault="000809EE" w:rsidP="00E9297B">
            <w:pPr>
              <w:pStyle w:val="NoSpacing"/>
              <w:rPr>
                <w:sz w:val="20"/>
              </w:rPr>
            </w:pPr>
            <w:r w:rsidRPr="001D3EA7">
              <w:rPr>
                <w:sz w:val="20"/>
              </w:rPr>
              <w:t>888=Don’t know</w:t>
            </w:r>
          </w:p>
          <w:p w14:paraId="475DF41A" w14:textId="77777777" w:rsidR="000809EE" w:rsidRPr="001D3EA7" w:rsidRDefault="000809EE" w:rsidP="00E9297B">
            <w:pPr>
              <w:pStyle w:val="NoSpacing"/>
              <w:rPr>
                <w:sz w:val="20"/>
              </w:rPr>
            </w:pPr>
            <w:r w:rsidRPr="001D3EA7">
              <w:rPr>
                <w:sz w:val="20"/>
              </w:rPr>
              <w:t>999=Prefer not to respond</w:t>
            </w:r>
          </w:p>
        </w:tc>
      </w:tr>
    </w:tbl>
    <w:p w14:paraId="498DDBEA" w14:textId="77777777" w:rsidR="008E1CFC" w:rsidRDefault="008E1CFC" w:rsidP="00E9297B">
      <w:pPr>
        <w:pStyle w:val="NoSpacing"/>
      </w:pPr>
    </w:p>
    <w:p w14:paraId="6B5417FB" w14:textId="77777777" w:rsidR="00401783" w:rsidRDefault="00401783" w:rsidP="00E9297B">
      <w:pPr>
        <w:pStyle w:val="NoSpacing"/>
      </w:pPr>
    </w:p>
    <w:p w14:paraId="1428EF06" w14:textId="77777777" w:rsidR="00401783" w:rsidRDefault="00401783" w:rsidP="00E9297B">
      <w:pPr>
        <w:pStyle w:val="NoSpacing"/>
      </w:pPr>
    </w:p>
    <w:p w14:paraId="69F34F4B" w14:textId="77777777" w:rsidR="009E19FA" w:rsidRDefault="009E19FA" w:rsidP="00E9297B">
      <w:pPr>
        <w:pStyle w:val="NoSpacing"/>
      </w:pPr>
    </w:p>
    <w:tbl>
      <w:tblPr>
        <w:tblStyle w:val="TableGrid"/>
        <w:tblW w:w="14238" w:type="dxa"/>
        <w:jc w:val="center"/>
        <w:tblCellMar>
          <w:left w:w="72" w:type="dxa"/>
          <w:right w:w="72" w:type="dxa"/>
        </w:tblCellMar>
        <w:tblLook w:val="04A0" w:firstRow="1" w:lastRow="0" w:firstColumn="1" w:lastColumn="0" w:noHBand="0" w:noVBand="1"/>
      </w:tblPr>
      <w:tblGrid>
        <w:gridCol w:w="360"/>
        <w:gridCol w:w="5886"/>
        <w:gridCol w:w="2880"/>
        <w:gridCol w:w="2213"/>
        <w:gridCol w:w="1117"/>
        <w:gridCol w:w="1782"/>
      </w:tblGrid>
      <w:tr w:rsidR="000809EE" w:rsidRPr="00C755D3" w14:paraId="3FA883AE" w14:textId="77777777" w:rsidTr="002D0E62">
        <w:trPr>
          <w:jc w:val="center"/>
        </w:trPr>
        <w:tc>
          <w:tcPr>
            <w:tcW w:w="360" w:type="dxa"/>
          </w:tcPr>
          <w:p w14:paraId="62015A6C" w14:textId="77777777" w:rsidR="000809EE" w:rsidRPr="00C755D3" w:rsidRDefault="000809EE" w:rsidP="000F19C0">
            <w:pPr>
              <w:pStyle w:val="NoSpacing"/>
            </w:pPr>
          </w:p>
        </w:tc>
        <w:tc>
          <w:tcPr>
            <w:tcW w:w="10979" w:type="dxa"/>
            <w:gridSpan w:val="3"/>
            <w:tcBorders>
              <w:right w:val="single" w:sz="18" w:space="0" w:color="auto"/>
            </w:tcBorders>
          </w:tcPr>
          <w:p w14:paraId="6DB5C72C" w14:textId="3635DEB1" w:rsidR="000809EE" w:rsidRDefault="002D0E62" w:rsidP="000F19C0">
            <w:pPr>
              <w:shd w:val="clear" w:color="auto" w:fill="FFFFFF"/>
              <w:spacing w:line="240" w:lineRule="auto"/>
            </w:pPr>
            <w:proofErr w:type="gramStart"/>
            <w:r>
              <w:t>D3</w:t>
            </w:r>
            <w:r w:rsidR="009A46E2">
              <w:t>1</w:t>
            </w:r>
            <w:r w:rsidR="00466654">
              <w:t xml:space="preserve"> </w:t>
            </w:r>
            <w:r w:rsidR="009A46E2" w:rsidRPr="009A46E2">
              <w:t>.</w:t>
            </w:r>
            <w:proofErr w:type="gramEnd"/>
            <w:r w:rsidR="009A46E2" w:rsidRPr="009A46E2">
              <w:t xml:space="preserve"> In the past year, how many times have </w:t>
            </w:r>
            <w:commentRangeStart w:id="31"/>
            <w:r w:rsidR="009A46E2" w:rsidRPr="009A46E2">
              <w:t xml:space="preserve">you participated in official or formal discussions </w:t>
            </w:r>
            <w:commentRangeEnd w:id="31"/>
            <w:r w:rsidR="00E45E09">
              <w:rPr>
                <w:rStyle w:val="CommentReference"/>
              </w:rPr>
              <w:commentReference w:id="31"/>
            </w:r>
            <w:r w:rsidR="009A46E2" w:rsidRPr="009A46E2">
              <w:t xml:space="preserve">or meetings about forest use and/or management with anyone from outside your </w:t>
            </w:r>
            <w:r w:rsidR="009A46E2">
              <w:t>village</w:t>
            </w:r>
            <w:r w:rsidR="009A46E2" w:rsidRPr="009A46E2">
              <w:t>?</w:t>
            </w:r>
          </w:p>
          <w:p w14:paraId="68F6D273" w14:textId="71A6D8FE" w:rsidR="002D0E62" w:rsidRPr="002D0E62" w:rsidRDefault="002D0E62" w:rsidP="000F19C0">
            <w:pPr>
              <w:shd w:val="clear" w:color="auto" w:fill="FFFFFF"/>
              <w:spacing w:line="240" w:lineRule="auto"/>
              <w:rPr>
                <w:i/>
              </w:rPr>
            </w:pPr>
            <w:r>
              <w:rPr>
                <w:i/>
              </w:rPr>
              <w:t>If 0, skip to Module E</w:t>
            </w:r>
          </w:p>
        </w:tc>
        <w:tc>
          <w:tcPr>
            <w:tcW w:w="2899" w:type="dxa"/>
            <w:gridSpan w:val="2"/>
            <w:tcBorders>
              <w:top w:val="single" w:sz="18" w:space="0" w:color="auto"/>
              <w:left w:val="single" w:sz="18" w:space="0" w:color="auto"/>
              <w:bottom w:val="single" w:sz="18" w:space="0" w:color="auto"/>
              <w:right w:val="single" w:sz="18" w:space="0" w:color="auto"/>
            </w:tcBorders>
          </w:tcPr>
          <w:p w14:paraId="5FF47139" w14:textId="77777777" w:rsidR="000809EE" w:rsidRPr="00FD0CBC" w:rsidRDefault="000809EE" w:rsidP="000F19C0">
            <w:pPr>
              <w:pStyle w:val="NoSpacing"/>
              <w:rPr>
                <w:i/>
              </w:rPr>
            </w:pPr>
            <w:r w:rsidRPr="00FD0CBC">
              <w:rPr>
                <w:i/>
              </w:rPr>
              <w:t>(integer)</w:t>
            </w:r>
          </w:p>
        </w:tc>
      </w:tr>
      <w:tr w:rsidR="00401783" w:rsidRPr="00C755D3" w14:paraId="69350874" w14:textId="77777777" w:rsidTr="002D0E62">
        <w:trPr>
          <w:jc w:val="center"/>
        </w:trPr>
        <w:tc>
          <w:tcPr>
            <w:tcW w:w="360" w:type="dxa"/>
          </w:tcPr>
          <w:p w14:paraId="3ED07A3C" w14:textId="77777777" w:rsidR="00401783" w:rsidRPr="00C755D3" w:rsidRDefault="00401783" w:rsidP="000F19C0">
            <w:pPr>
              <w:pStyle w:val="NoSpacing"/>
            </w:pPr>
          </w:p>
        </w:tc>
        <w:tc>
          <w:tcPr>
            <w:tcW w:w="5886" w:type="dxa"/>
            <w:tcBorders>
              <w:right w:val="nil"/>
            </w:tcBorders>
          </w:tcPr>
          <w:p w14:paraId="5EEE2956" w14:textId="31052344" w:rsidR="00401783" w:rsidRPr="00F417AB" w:rsidRDefault="009A46E2" w:rsidP="000F19C0">
            <w:pPr>
              <w:spacing w:line="240" w:lineRule="auto"/>
              <w:rPr>
                <w:color w:val="000000" w:themeColor="text1"/>
              </w:rPr>
            </w:pPr>
            <w:r>
              <w:rPr>
                <w:color w:val="000000" w:themeColor="text1"/>
              </w:rPr>
              <w:t>D32</w:t>
            </w:r>
            <w:r w:rsidR="00401783">
              <w:rPr>
                <w:color w:val="000000" w:themeColor="text1"/>
              </w:rPr>
              <w:t xml:space="preserve">. </w:t>
            </w:r>
            <w:r w:rsidR="00401783">
              <w:t>With whom did you discuss forest use and/or management from outside your village?</w:t>
            </w:r>
          </w:p>
        </w:tc>
        <w:tc>
          <w:tcPr>
            <w:tcW w:w="2880" w:type="dxa"/>
            <w:tcBorders>
              <w:left w:val="nil"/>
              <w:right w:val="nil"/>
            </w:tcBorders>
          </w:tcPr>
          <w:p w14:paraId="71B4A467" w14:textId="20B0C7FD" w:rsidR="00401783" w:rsidRPr="00401783" w:rsidRDefault="00401783" w:rsidP="000F19C0">
            <w:pPr>
              <w:pStyle w:val="NoSpacing"/>
              <w:rPr>
                <w:sz w:val="20"/>
              </w:rPr>
            </w:pPr>
            <w:r w:rsidRPr="00401783">
              <w:rPr>
                <w:sz w:val="20"/>
              </w:rPr>
              <w:t xml:space="preserve">1=Chief </w:t>
            </w:r>
          </w:p>
          <w:p w14:paraId="3A13ED4B" w14:textId="457E4359" w:rsidR="00401783" w:rsidRPr="00401783" w:rsidRDefault="00401783" w:rsidP="000F19C0">
            <w:pPr>
              <w:pStyle w:val="NoSpacing"/>
              <w:rPr>
                <w:sz w:val="20"/>
              </w:rPr>
            </w:pPr>
            <w:r w:rsidRPr="00401783">
              <w:rPr>
                <w:sz w:val="20"/>
              </w:rPr>
              <w:t>2=Induna</w:t>
            </w:r>
            <w:r w:rsidR="00F1178E">
              <w:rPr>
                <w:sz w:val="20"/>
              </w:rPr>
              <w:t xml:space="preserve"> (Chief)</w:t>
            </w:r>
          </w:p>
          <w:p w14:paraId="2983230D" w14:textId="13367014" w:rsidR="00401783" w:rsidRPr="00401783" w:rsidRDefault="00401783" w:rsidP="000F19C0">
            <w:pPr>
              <w:pStyle w:val="NoSpacing"/>
              <w:rPr>
                <w:sz w:val="20"/>
              </w:rPr>
            </w:pPr>
            <w:r w:rsidRPr="00401783">
              <w:rPr>
                <w:sz w:val="20"/>
              </w:rPr>
              <w:t>3=District forest officer</w:t>
            </w:r>
          </w:p>
          <w:p w14:paraId="619EF69E" w14:textId="77777777" w:rsidR="00401783" w:rsidRPr="00401783" w:rsidRDefault="00401783" w:rsidP="000F19C0">
            <w:pPr>
              <w:pStyle w:val="NoSpacing"/>
              <w:rPr>
                <w:sz w:val="20"/>
              </w:rPr>
            </w:pPr>
            <w:r w:rsidRPr="00401783">
              <w:rPr>
                <w:sz w:val="20"/>
              </w:rPr>
              <w:t>4=Government extension officer</w:t>
            </w:r>
          </w:p>
        </w:tc>
        <w:tc>
          <w:tcPr>
            <w:tcW w:w="3330" w:type="dxa"/>
            <w:gridSpan w:val="2"/>
            <w:tcBorders>
              <w:left w:val="nil"/>
              <w:right w:val="single" w:sz="18" w:space="0" w:color="auto"/>
            </w:tcBorders>
          </w:tcPr>
          <w:p w14:paraId="1B5E5F0D" w14:textId="6B20BA7B" w:rsidR="00401783" w:rsidRPr="00401783" w:rsidRDefault="00401783" w:rsidP="000F19C0">
            <w:pPr>
              <w:pStyle w:val="NoSpacing"/>
              <w:rPr>
                <w:sz w:val="20"/>
              </w:rPr>
            </w:pPr>
            <w:r w:rsidRPr="00401783">
              <w:rPr>
                <w:sz w:val="20"/>
              </w:rPr>
              <w:t>5=NGO/CSO representative</w:t>
            </w:r>
          </w:p>
          <w:p w14:paraId="28DB88F5" w14:textId="77777777" w:rsidR="00401783" w:rsidRPr="00401783" w:rsidRDefault="00401783" w:rsidP="000F19C0">
            <w:pPr>
              <w:pStyle w:val="NoSpacing"/>
              <w:rPr>
                <w:sz w:val="20"/>
              </w:rPr>
            </w:pPr>
            <w:r w:rsidRPr="00401783">
              <w:rPr>
                <w:sz w:val="20"/>
              </w:rPr>
              <w:t>6=Private company representative</w:t>
            </w:r>
          </w:p>
          <w:p w14:paraId="28EE0C54" w14:textId="77777777" w:rsidR="00401783" w:rsidRPr="00401783" w:rsidRDefault="00401783" w:rsidP="000F19C0">
            <w:pPr>
              <w:pStyle w:val="NoSpacing"/>
              <w:rPr>
                <w:sz w:val="20"/>
              </w:rPr>
            </w:pPr>
            <w:r w:rsidRPr="00401783">
              <w:rPr>
                <w:sz w:val="20"/>
              </w:rPr>
              <w:t>7=Elected officials</w:t>
            </w:r>
          </w:p>
          <w:p w14:paraId="22E3932D" w14:textId="6802D2FF" w:rsidR="00401783" w:rsidRPr="00401783" w:rsidRDefault="00401783" w:rsidP="000F19C0">
            <w:pPr>
              <w:pStyle w:val="NoSpacing"/>
              <w:rPr>
                <w:sz w:val="20"/>
              </w:rPr>
            </w:pPr>
            <w:commentRangeStart w:id="32"/>
            <w:r w:rsidRPr="00401783">
              <w:rPr>
                <w:sz w:val="20"/>
              </w:rPr>
              <w:t xml:space="preserve">97=Other, please </w:t>
            </w:r>
            <w:commentRangeEnd w:id="32"/>
            <w:r w:rsidR="00E45E09">
              <w:rPr>
                <w:rStyle w:val="CommentReference"/>
                <w:rFonts w:eastAsiaTheme="minorHAnsi" w:cstheme="minorBidi"/>
                <w:color w:val="auto"/>
              </w:rPr>
              <w:commentReference w:id="32"/>
            </w:r>
            <w:r w:rsidRPr="00401783">
              <w:rPr>
                <w:sz w:val="20"/>
              </w:rPr>
              <w:t>specify</w:t>
            </w:r>
          </w:p>
        </w:tc>
        <w:tc>
          <w:tcPr>
            <w:tcW w:w="1782" w:type="dxa"/>
            <w:tcBorders>
              <w:top w:val="single" w:sz="18" w:space="0" w:color="auto"/>
              <w:left w:val="single" w:sz="18" w:space="0" w:color="auto"/>
              <w:bottom w:val="single" w:sz="18" w:space="0" w:color="auto"/>
              <w:right w:val="single" w:sz="18" w:space="0" w:color="auto"/>
            </w:tcBorders>
          </w:tcPr>
          <w:p w14:paraId="0F91D8C0" w14:textId="77777777" w:rsidR="00401783" w:rsidRPr="00FD0CBC" w:rsidRDefault="00401783" w:rsidP="000F19C0">
            <w:pPr>
              <w:pStyle w:val="NoSpacing"/>
              <w:rPr>
                <w:i/>
              </w:rPr>
            </w:pPr>
            <w:r w:rsidRPr="00FD0CBC">
              <w:rPr>
                <w:i/>
              </w:rPr>
              <w:t>(code)</w:t>
            </w:r>
          </w:p>
        </w:tc>
      </w:tr>
      <w:tr w:rsidR="00401783" w:rsidRPr="00C755D3" w14:paraId="5AD715B3" w14:textId="77777777" w:rsidTr="002D0E62">
        <w:trPr>
          <w:jc w:val="center"/>
        </w:trPr>
        <w:tc>
          <w:tcPr>
            <w:tcW w:w="360" w:type="dxa"/>
          </w:tcPr>
          <w:p w14:paraId="3AEE023A" w14:textId="77777777" w:rsidR="00401783" w:rsidRPr="00C755D3" w:rsidRDefault="00401783" w:rsidP="000F19C0">
            <w:pPr>
              <w:pStyle w:val="NoSpacing"/>
            </w:pPr>
          </w:p>
        </w:tc>
        <w:tc>
          <w:tcPr>
            <w:tcW w:w="5886" w:type="dxa"/>
            <w:tcBorders>
              <w:right w:val="nil"/>
            </w:tcBorders>
          </w:tcPr>
          <w:p w14:paraId="1C0A605C" w14:textId="48286E56" w:rsidR="00401783" w:rsidRDefault="002D0E62" w:rsidP="000F19C0">
            <w:pPr>
              <w:spacing w:line="240" w:lineRule="auto"/>
            </w:pPr>
            <w:r>
              <w:rPr>
                <w:color w:val="000000" w:themeColor="text1"/>
              </w:rPr>
              <w:t>D32</w:t>
            </w:r>
            <w:r w:rsidR="00401783">
              <w:rPr>
                <w:color w:val="000000" w:themeColor="text1"/>
              </w:rPr>
              <w:t xml:space="preserve">. </w:t>
            </w:r>
            <w:r w:rsidR="00401783">
              <w:t>Were any of the following issues a part of your conversation(s) with them?</w:t>
            </w:r>
          </w:p>
          <w:p w14:paraId="57D84E59" w14:textId="551F7745" w:rsidR="00401783" w:rsidRPr="001B1CD7" w:rsidRDefault="00401783" w:rsidP="000F19C0">
            <w:pPr>
              <w:spacing w:line="240" w:lineRule="auto"/>
              <w:rPr>
                <w:i/>
                <w:color w:val="000000" w:themeColor="text1"/>
              </w:rPr>
            </w:pPr>
            <w:r>
              <w:rPr>
                <w:i/>
              </w:rPr>
              <w:t>Enumerator: Ask Yes or No for each topic and select all that apply.</w:t>
            </w:r>
          </w:p>
        </w:tc>
        <w:tc>
          <w:tcPr>
            <w:tcW w:w="2880" w:type="dxa"/>
            <w:tcBorders>
              <w:left w:val="nil"/>
              <w:right w:val="nil"/>
            </w:tcBorders>
          </w:tcPr>
          <w:p w14:paraId="4A8DDD00" w14:textId="77777777" w:rsidR="00401783" w:rsidRPr="00401783" w:rsidRDefault="00401783" w:rsidP="001B1CD7">
            <w:pPr>
              <w:pStyle w:val="NoSpacing"/>
              <w:rPr>
                <w:sz w:val="20"/>
              </w:rPr>
            </w:pPr>
            <w:r w:rsidRPr="00401783">
              <w:rPr>
                <w:sz w:val="20"/>
              </w:rPr>
              <w:t>1=Use of forest land</w:t>
            </w:r>
          </w:p>
          <w:p w14:paraId="2BEFA041" w14:textId="77777777" w:rsidR="00401783" w:rsidRPr="00401783" w:rsidRDefault="00401783" w:rsidP="001B1CD7">
            <w:pPr>
              <w:pStyle w:val="NoSpacing"/>
              <w:rPr>
                <w:sz w:val="20"/>
              </w:rPr>
            </w:pPr>
            <w:r w:rsidRPr="00401783">
              <w:rPr>
                <w:sz w:val="20"/>
              </w:rPr>
              <w:t xml:space="preserve">2=Use of forest </w:t>
            </w:r>
            <w:commentRangeStart w:id="33"/>
            <w:r w:rsidRPr="00401783">
              <w:rPr>
                <w:sz w:val="20"/>
              </w:rPr>
              <w:t>resources</w:t>
            </w:r>
            <w:commentRangeEnd w:id="33"/>
            <w:r w:rsidR="00E45E09">
              <w:rPr>
                <w:rStyle w:val="CommentReference"/>
                <w:rFonts w:eastAsiaTheme="minorHAnsi" w:cstheme="minorBidi"/>
                <w:color w:val="auto"/>
              </w:rPr>
              <w:commentReference w:id="33"/>
            </w:r>
          </w:p>
          <w:p w14:paraId="45E99AC6" w14:textId="77777777" w:rsidR="00401783" w:rsidRPr="00401783" w:rsidRDefault="00401783" w:rsidP="001B1CD7">
            <w:pPr>
              <w:pStyle w:val="NoSpacing"/>
              <w:rPr>
                <w:sz w:val="20"/>
              </w:rPr>
            </w:pPr>
            <w:r w:rsidRPr="00401783">
              <w:rPr>
                <w:sz w:val="20"/>
              </w:rPr>
              <w:t>3=Ownership of forest land</w:t>
            </w:r>
          </w:p>
          <w:p w14:paraId="1858A0C7" w14:textId="77777777" w:rsidR="00401783" w:rsidRPr="00401783" w:rsidRDefault="00401783" w:rsidP="001B1CD7">
            <w:pPr>
              <w:pStyle w:val="NoSpacing"/>
              <w:rPr>
                <w:sz w:val="20"/>
              </w:rPr>
            </w:pPr>
            <w:r w:rsidRPr="00401783">
              <w:rPr>
                <w:sz w:val="20"/>
              </w:rPr>
              <w:t>4=Ownership of forest resources</w:t>
            </w:r>
          </w:p>
        </w:tc>
        <w:tc>
          <w:tcPr>
            <w:tcW w:w="3330" w:type="dxa"/>
            <w:gridSpan w:val="2"/>
            <w:tcBorders>
              <w:left w:val="nil"/>
              <w:right w:val="single" w:sz="18" w:space="0" w:color="auto"/>
            </w:tcBorders>
          </w:tcPr>
          <w:p w14:paraId="784300AB" w14:textId="7797DF26" w:rsidR="00401783" w:rsidRPr="00401783" w:rsidRDefault="00401783" w:rsidP="001B1CD7">
            <w:pPr>
              <w:pStyle w:val="NoSpacing"/>
              <w:rPr>
                <w:sz w:val="20"/>
              </w:rPr>
            </w:pPr>
            <w:r w:rsidRPr="00401783">
              <w:rPr>
                <w:sz w:val="20"/>
              </w:rPr>
              <w:t>5=Management of forest land</w:t>
            </w:r>
          </w:p>
          <w:p w14:paraId="0A1E5110" w14:textId="77777777" w:rsidR="00401783" w:rsidRPr="00401783" w:rsidRDefault="00401783" w:rsidP="001B1CD7">
            <w:pPr>
              <w:pStyle w:val="NoSpacing"/>
              <w:rPr>
                <w:sz w:val="20"/>
              </w:rPr>
            </w:pPr>
            <w:r w:rsidRPr="00401783">
              <w:rPr>
                <w:sz w:val="20"/>
              </w:rPr>
              <w:t>6=Management of forest resources</w:t>
            </w:r>
          </w:p>
          <w:p w14:paraId="51515FD2" w14:textId="77777777" w:rsidR="00401783" w:rsidRPr="00401783" w:rsidRDefault="00401783" w:rsidP="001B1CD7">
            <w:pPr>
              <w:pStyle w:val="NoSpacing"/>
              <w:rPr>
                <w:sz w:val="20"/>
              </w:rPr>
            </w:pPr>
            <w:r w:rsidRPr="00401783">
              <w:rPr>
                <w:sz w:val="20"/>
              </w:rPr>
              <w:t>7=Disputes related forest use and/or management</w:t>
            </w:r>
          </w:p>
          <w:p w14:paraId="2042A006" w14:textId="7E6D9106" w:rsidR="00401783" w:rsidRPr="00401783" w:rsidRDefault="00401783" w:rsidP="001B1CD7">
            <w:pPr>
              <w:pStyle w:val="NoSpacing"/>
              <w:rPr>
                <w:sz w:val="20"/>
              </w:rPr>
            </w:pPr>
            <w:r w:rsidRPr="00401783">
              <w:rPr>
                <w:sz w:val="20"/>
              </w:rPr>
              <w:t>8=Sharing of benefits from any commercial enterprise, etc.</w:t>
            </w:r>
          </w:p>
        </w:tc>
        <w:tc>
          <w:tcPr>
            <w:tcW w:w="1782" w:type="dxa"/>
            <w:tcBorders>
              <w:top w:val="single" w:sz="18" w:space="0" w:color="auto"/>
              <w:left w:val="single" w:sz="18" w:space="0" w:color="auto"/>
              <w:bottom w:val="single" w:sz="18" w:space="0" w:color="auto"/>
              <w:right w:val="single" w:sz="18" w:space="0" w:color="auto"/>
            </w:tcBorders>
          </w:tcPr>
          <w:p w14:paraId="3701CB0A" w14:textId="77777777" w:rsidR="00401783" w:rsidRPr="00FD0CBC" w:rsidRDefault="00401783" w:rsidP="000F19C0">
            <w:pPr>
              <w:pStyle w:val="NoSpacing"/>
              <w:rPr>
                <w:i/>
              </w:rPr>
            </w:pPr>
          </w:p>
        </w:tc>
      </w:tr>
    </w:tbl>
    <w:p w14:paraId="43F1DF6F" w14:textId="366B84C8" w:rsidR="00F1178E" w:rsidRDefault="00F1178E" w:rsidP="00E9297B">
      <w:pPr>
        <w:pStyle w:val="NoSpacing"/>
      </w:pPr>
    </w:p>
    <w:p w14:paraId="55D1C898" w14:textId="3A89BE87" w:rsidR="00F1178E" w:rsidRDefault="00F1178E" w:rsidP="00F1178E">
      <w:pPr>
        <w:ind w:firstLine="720"/>
      </w:pPr>
    </w:p>
    <w:p w14:paraId="515F19D5" w14:textId="486EE395" w:rsidR="00F1178E" w:rsidRDefault="00F1178E" w:rsidP="00F1178E"/>
    <w:tbl>
      <w:tblPr>
        <w:tblStyle w:val="TableGrid"/>
        <w:tblW w:w="9468" w:type="dxa"/>
        <w:tblLayout w:type="fixed"/>
        <w:tblLook w:val="04A0" w:firstRow="1" w:lastRow="0" w:firstColumn="1" w:lastColumn="0" w:noHBand="0" w:noVBand="1"/>
      </w:tblPr>
      <w:tblGrid>
        <w:gridCol w:w="6408"/>
        <w:gridCol w:w="1890"/>
        <w:gridCol w:w="1170"/>
      </w:tblGrid>
      <w:tr w:rsidR="00F1178E" w:rsidRPr="004009E3" w14:paraId="383BC627" w14:textId="77777777" w:rsidTr="00D82B86">
        <w:tc>
          <w:tcPr>
            <w:tcW w:w="9468" w:type="dxa"/>
            <w:gridSpan w:val="3"/>
          </w:tcPr>
          <w:p w14:paraId="3C2A278B" w14:textId="77777777" w:rsidR="00F1178E" w:rsidRPr="004009E3" w:rsidRDefault="00F1178E" w:rsidP="00D82B86">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Pr>
                <w:rFonts w:asciiTheme="minorHAnsi" w:hAnsiTheme="minorHAnsi" w:cs="Arial"/>
              </w:rPr>
              <w:t>.</w:t>
            </w:r>
            <w:r w:rsidRPr="004009E3">
              <w:rPr>
                <w:rFonts w:asciiTheme="minorHAnsi" w:hAnsiTheme="minorHAnsi" w:cs="Arial"/>
              </w:rPr>
              <w:t xml:space="preserve"> </w:t>
            </w:r>
            <w:r>
              <w:rPr>
                <w:rFonts w:asciiTheme="minorHAnsi" w:hAnsiTheme="minorHAnsi" w:cs="Arial"/>
              </w:rPr>
              <w:t>S</w:t>
            </w:r>
            <w:r w:rsidRPr="004009E3">
              <w:rPr>
                <w:rFonts w:asciiTheme="minorHAnsi" w:hAnsiTheme="minorHAnsi" w:cs="Arial"/>
              </w:rPr>
              <w:t>ome people can also be at the middle, meaning, some</w:t>
            </w:r>
            <w:r>
              <w:rPr>
                <w:rFonts w:asciiTheme="minorHAnsi" w:hAnsiTheme="minorHAnsi" w:cs="Arial"/>
              </w:rPr>
              <w:t>times</w:t>
            </w:r>
            <w:r w:rsidRPr="004009E3">
              <w:rPr>
                <w:rFonts w:asciiTheme="minorHAnsi" w:hAnsiTheme="minorHAnsi" w:cs="Arial"/>
              </w:rPr>
              <w:t xml:space="preserve">, they are high </w:t>
            </w:r>
            <w:r w:rsidRPr="004009E3">
              <w:rPr>
                <w:rFonts w:asciiTheme="minorHAnsi" w:hAnsiTheme="minorHAnsi" w:cs="Arial"/>
                <w:b/>
              </w:rPr>
              <w:t>up</w:t>
            </w:r>
            <w:r w:rsidRPr="004009E3">
              <w:rPr>
                <w:rFonts w:asciiTheme="minorHAnsi" w:hAnsiTheme="minorHAnsi" w:cs="Arial"/>
              </w:rPr>
              <w:t xml:space="preserve"> on the ladder and </w:t>
            </w:r>
            <w:proofErr w:type="spellStart"/>
            <w:r w:rsidRPr="004009E3">
              <w:rPr>
                <w:rFonts w:asciiTheme="minorHAnsi" w:hAnsiTheme="minorHAnsi" w:cs="Arial"/>
              </w:rPr>
              <w:t>som</w:t>
            </w:r>
            <w:r>
              <w:rPr>
                <w:rFonts w:asciiTheme="minorHAnsi" w:hAnsiTheme="minorHAnsi" w:cs="Arial"/>
              </w:rPr>
              <w:t>etimes</w:t>
            </w:r>
            <w:r w:rsidRPr="004009E3">
              <w:rPr>
                <w:rFonts w:asciiTheme="minorHAnsi" w:hAnsiTheme="minorHAnsi" w:cs="Arial"/>
              </w:rPr>
              <w:t>they</w:t>
            </w:r>
            <w:proofErr w:type="spellEnd"/>
            <w:r w:rsidRPr="004009E3">
              <w:rPr>
                <w:rFonts w:asciiTheme="minorHAnsi" w:hAnsiTheme="minorHAnsi" w:cs="Arial"/>
              </w:rPr>
              <w:t xml:space="preserve"> are low down on the ladder.</w:t>
            </w:r>
          </w:p>
        </w:tc>
      </w:tr>
      <w:tr w:rsidR="00F1178E" w:rsidRPr="004009E3" w14:paraId="3B06CB63" w14:textId="77777777" w:rsidTr="00D82B86">
        <w:tc>
          <w:tcPr>
            <w:tcW w:w="9468" w:type="dxa"/>
            <w:gridSpan w:val="3"/>
          </w:tcPr>
          <w:p w14:paraId="682DAB05" w14:textId="6EB36CFA" w:rsidR="00F1178E" w:rsidRPr="004009E3" w:rsidRDefault="00F1178E" w:rsidP="00D82B86">
            <w:pPr>
              <w:pStyle w:val="NoSpacing"/>
              <w:rPr>
                <w:rFonts w:asciiTheme="minorHAnsi" w:hAnsiTheme="minorHAnsi"/>
              </w:rPr>
            </w:pPr>
            <w:r>
              <w:rPr>
                <w:rFonts w:asciiTheme="minorHAnsi" w:hAnsiTheme="minorHAnsi" w:cs="Arial"/>
              </w:rPr>
              <w:t>D33.</w:t>
            </w:r>
            <w:r w:rsidRPr="004009E3">
              <w:rPr>
                <w:rFonts w:asciiTheme="minorHAnsi" w:hAnsiTheme="minorHAnsi" w:cs="Arial"/>
              </w:rPr>
              <w:t xml:space="preserve"> Where are the following people on this ladder when it comes to making decisions about </w:t>
            </w:r>
            <w:r w:rsidRPr="004009E3">
              <w:rPr>
                <w:rFonts w:asciiTheme="minorHAnsi" w:hAnsiTheme="minorHAnsi" w:cs="Arial"/>
                <w:b/>
              </w:rPr>
              <w:t>forest use and management</w:t>
            </w:r>
            <w:r w:rsidRPr="004009E3">
              <w:rPr>
                <w:rFonts w:asciiTheme="minorHAnsi" w:hAnsiTheme="minorHAnsi" w:cs="Arial"/>
              </w:rPr>
              <w:t xml:space="preserve"> in this village?</w:t>
            </w:r>
          </w:p>
        </w:tc>
      </w:tr>
      <w:tr w:rsidR="00F1178E" w:rsidRPr="004009E3" w14:paraId="670F3744" w14:textId="77777777" w:rsidTr="00D82B86">
        <w:tc>
          <w:tcPr>
            <w:tcW w:w="6408" w:type="dxa"/>
          </w:tcPr>
          <w:tbl>
            <w:tblPr>
              <w:tblW w:w="7940" w:type="dxa"/>
              <w:tblLayout w:type="fixed"/>
              <w:tblLook w:val="04A0" w:firstRow="1" w:lastRow="0" w:firstColumn="1" w:lastColumn="0" w:noHBand="0" w:noVBand="1"/>
            </w:tblPr>
            <w:tblGrid>
              <w:gridCol w:w="7940"/>
            </w:tblGrid>
            <w:tr w:rsidR="00F1178E" w:rsidRPr="004009E3" w14:paraId="628AF972" w14:textId="77777777" w:rsidTr="00D82B86">
              <w:trPr>
                <w:trHeight w:val="280"/>
              </w:trPr>
              <w:tc>
                <w:tcPr>
                  <w:tcW w:w="7940" w:type="dxa"/>
                  <w:tcBorders>
                    <w:top w:val="nil"/>
                    <w:left w:val="nil"/>
                    <w:bottom w:val="nil"/>
                    <w:right w:val="nil"/>
                  </w:tcBorders>
                  <w:shd w:val="clear" w:color="auto" w:fill="auto"/>
                  <w:noWrap/>
                  <w:vAlign w:val="bottom"/>
                  <w:hideMark/>
                </w:tcPr>
                <w:p w14:paraId="0EB57660" w14:textId="77777777" w:rsidR="00F1178E" w:rsidRPr="004009E3" w:rsidRDefault="00F1178E" w:rsidP="00D82B86">
                  <w:pPr>
                    <w:spacing w:after="0" w:line="240" w:lineRule="auto"/>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08906994" w14:textId="77777777" w:rsidR="00F1178E" w:rsidRPr="004009E3" w:rsidRDefault="00F1178E" w:rsidP="00D82B86">
            <w:pPr>
              <w:pStyle w:val="NoSpacing"/>
              <w:rPr>
                <w:rFonts w:asciiTheme="minorHAnsi" w:hAnsiTheme="minorHAnsi"/>
              </w:rPr>
            </w:pPr>
          </w:p>
        </w:tc>
        <w:tc>
          <w:tcPr>
            <w:tcW w:w="1890" w:type="dxa"/>
          </w:tcPr>
          <w:p w14:paraId="272EFA1B" w14:textId="77777777" w:rsidR="00F1178E" w:rsidRPr="004009E3" w:rsidRDefault="00F1178E" w:rsidP="00D82B86">
            <w:pPr>
              <w:pStyle w:val="NoSpacing"/>
              <w:rPr>
                <w:rFonts w:asciiTheme="minorHAnsi" w:hAnsiTheme="minorHAnsi"/>
                <w:i/>
              </w:rPr>
            </w:pPr>
            <w:r w:rsidRPr="004009E3">
              <w:rPr>
                <w:rFonts w:asciiTheme="minorHAnsi" w:hAnsiTheme="minorHAnsi"/>
                <w:i/>
              </w:rPr>
              <w:t>(Integer 1-10)</w:t>
            </w:r>
          </w:p>
        </w:tc>
        <w:tc>
          <w:tcPr>
            <w:tcW w:w="1170" w:type="dxa"/>
          </w:tcPr>
          <w:p w14:paraId="503D9F25" w14:textId="77777777" w:rsidR="00F1178E" w:rsidRPr="004009E3" w:rsidRDefault="00F1178E" w:rsidP="00D82B86">
            <w:pPr>
              <w:pStyle w:val="NoSpacing"/>
              <w:rPr>
                <w:rFonts w:asciiTheme="minorHAnsi" w:hAnsiTheme="minorHAnsi"/>
              </w:rPr>
            </w:pPr>
          </w:p>
        </w:tc>
      </w:tr>
      <w:tr w:rsidR="00F1178E" w:rsidRPr="004009E3" w14:paraId="77916B46" w14:textId="77777777" w:rsidTr="00D82B86">
        <w:tc>
          <w:tcPr>
            <w:tcW w:w="6408" w:type="dxa"/>
          </w:tcPr>
          <w:p w14:paraId="4DC809F6" w14:textId="77777777" w:rsidR="00F1178E" w:rsidRPr="004009E3" w:rsidRDefault="00F1178E" w:rsidP="00D82B86">
            <w:pPr>
              <w:pStyle w:val="NoSpacing"/>
              <w:rPr>
                <w:rFonts w:asciiTheme="minorHAnsi" w:hAnsiTheme="minorHAnsi"/>
              </w:rPr>
            </w:pPr>
            <w:r>
              <w:rPr>
                <w:rFonts w:asciiTheme="minorHAnsi" w:hAnsiTheme="minorHAnsi"/>
              </w:rPr>
              <w:t xml:space="preserve">b. Headman </w:t>
            </w:r>
          </w:p>
        </w:tc>
        <w:tc>
          <w:tcPr>
            <w:tcW w:w="1890" w:type="dxa"/>
          </w:tcPr>
          <w:p w14:paraId="0E330F8B" w14:textId="77777777" w:rsidR="00F1178E" w:rsidRPr="004009E3" w:rsidRDefault="00F1178E" w:rsidP="00D82B86">
            <w:pPr>
              <w:pStyle w:val="NoSpacing"/>
              <w:rPr>
                <w:rFonts w:asciiTheme="minorHAnsi" w:hAnsiTheme="minorHAnsi"/>
              </w:rPr>
            </w:pPr>
            <w:r w:rsidRPr="004009E3">
              <w:rPr>
                <w:rFonts w:asciiTheme="minorHAnsi" w:hAnsiTheme="minorHAnsi"/>
                <w:i/>
              </w:rPr>
              <w:t>(Integer 1-10)</w:t>
            </w:r>
          </w:p>
        </w:tc>
        <w:tc>
          <w:tcPr>
            <w:tcW w:w="1170" w:type="dxa"/>
          </w:tcPr>
          <w:p w14:paraId="57E7ED8F" w14:textId="77777777" w:rsidR="00F1178E" w:rsidRPr="004009E3" w:rsidRDefault="00F1178E" w:rsidP="00D82B86">
            <w:pPr>
              <w:pStyle w:val="NoSpacing"/>
              <w:rPr>
                <w:rFonts w:asciiTheme="minorHAnsi" w:hAnsiTheme="minorHAnsi"/>
              </w:rPr>
            </w:pPr>
          </w:p>
        </w:tc>
      </w:tr>
      <w:tr w:rsidR="00F1178E" w:rsidRPr="004009E3" w14:paraId="4A2B6146" w14:textId="77777777" w:rsidTr="00D82B86">
        <w:tc>
          <w:tcPr>
            <w:tcW w:w="6408" w:type="dxa"/>
          </w:tcPr>
          <w:p w14:paraId="20CD64F4" w14:textId="77777777" w:rsidR="00F1178E" w:rsidRPr="004009E3" w:rsidRDefault="00F1178E" w:rsidP="00D82B86">
            <w:pPr>
              <w:pStyle w:val="NoSpacing"/>
              <w:rPr>
                <w:rFonts w:asciiTheme="minorHAnsi" w:hAnsiTheme="minorHAnsi"/>
              </w:rPr>
            </w:pPr>
            <w:r>
              <w:rPr>
                <w:rFonts w:asciiTheme="minorHAnsi" w:hAnsiTheme="minorHAnsi"/>
              </w:rPr>
              <w:t xml:space="preserve">c. Women </w:t>
            </w:r>
          </w:p>
        </w:tc>
        <w:tc>
          <w:tcPr>
            <w:tcW w:w="1890" w:type="dxa"/>
          </w:tcPr>
          <w:p w14:paraId="02A6962C" w14:textId="77777777" w:rsidR="00F1178E" w:rsidRPr="004009E3" w:rsidRDefault="00F1178E" w:rsidP="00D82B86">
            <w:pPr>
              <w:pStyle w:val="NoSpacing"/>
              <w:rPr>
                <w:rFonts w:asciiTheme="minorHAnsi" w:hAnsiTheme="minorHAnsi"/>
              </w:rPr>
            </w:pPr>
            <w:r w:rsidRPr="004009E3">
              <w:rPr>
                <w:rFonts w:asciiTheme="minorHAnsi" w:hAnsiTheme="minorHAnsi"/>
                <w:i/>
              </w:rPr>
              <w:t>(Integer 1-10)</w:t>
            </w:r>
          </w:p>
        </w:tc>
        <w:tc>
          <w:tcPr>
            <w:tcW w:w="1170" w:type="dxa"/>
          </w:tcPr>
          <w:p w14:paraId="4BDBCBEF" w14:textId="77777777" w:rsidR="00F1178E" w:rsidRPr="004009E3" w:rsidRDefault="00F1178E" w:rsidP="00D82B86">
            <w:pPr>
              <w:pStyle w:val="NoSpacing"/>
              <w:rPr>
                <w:rFonts w:asciiTheme="minorHAnsi" w:hAnsiTheme="minorHAnsi"/>
              </w:rPr>
            </w:pPr>
          </w:p>
        </w:tc>
      </w:tr>
      <w:tr w:rsidR="00F1178E" w:rsidRPr="004009E3" w14:paraId="2DAEED69" w14:textId="77777777" w:rsidTr="00D82B86">
        <w:tc>
          <w:tcPr>
            <w:tcW w:w="6408" w:type="dxa"/>
          </w:tcPr>
          <w:p w14:paraId="7D3F95EA" w14:textId="77777777" w:rsidR="00F1178E" w:rsidRPr="004009E3" w:rsidRDefault="00F1178E" w:rsidP="00D82B86">
            <w:pPr>
              <w:pStyle w:val="NoSpacing"/>
              <w:rPr>
                <w:rFonts w:asciiTheme="minorHAnsi" w:hAnsiTheme="minorHAnsi"/>
              </w:rPr>
            </w:pPr>
            <w:r>
              <w:rPr>
                <w:rFonts w:asciiTheme="minorHAnsi" w:hAnsiTheme="minorHAnsi"/>
              </w:rPr>
              <w:t>d. Chief</w:t>
            </w:r>
          </w:p>
        </w:tc>
        <w:tc>
          <w:tcPr>
            <w:tcW w:w="1890" w:type="dxa"/>
          </w:tcPr>
          <w:p w14:paraId="0B6729E6" w14:textId="77777777" w:rsidR="00F1178E" w:rsidRPr="004009E3" w:rsidRDefault="00F1178E" w:rsidP="00D82B86">
            <w:pPr>
              <w:pStyle w:val="NoSpacing"/>
              <w:rPr>
                <w:rFonts w:asciiTheme="minorHAnsi" w:hAnsiTheme="minorHAnsi"/>
              </w:rPr>
            </w:pPr>
            <w:r w:rsidRPr="004009E3">
              <w:rPr>
                <w:rFonts w:asciiTheme="minorHAnsi" w:hAnsiTheme="minorHAnsi"/>
                <w:i/>
              </w:rPr>
              <w:t>(Integer 1-10)</w:t>
            </w:r>
          </w:p>
        </w:tc>
        <w:tc>
          <w:tcPr>
            <w:tcW w:w="1170" w:type="dxa"/>
          </w:tcPr>
          <w:p w14:paraId="0FBF01A6" w14:textId="77777777" w:rsidR="00F1178E" w:rsidRPr="004009E3" w:rsidRDefault="00F1178E" w:rsidP="00D82B86">
            <w:pPr>
              <w:pStyle w:val="NoSpacing"/>
              <w:rPr>
                <w:rFonts w:asciiTheme="minorHAnsi" w:hAnsiTheme="minorHAnsi"/>
              </w:rPr>
            </w:pPr>
          </w:p>
        </w:tc>
      </w:tr>
      <w:tr w:rsidR="00F1178E" w:rsidRPr="004009E3" w14:paraId="61C17E5F" w14:textId="77777777" w:rsidTr="00D82B86">
        <w:tc>
          <w:tcPr>
            <w:tcW w:w="6408" w:type="dxa"/>
          </w:tcPr>
          <w:p w14:paraId="2AD6A026" w14:textId="77777777" w:rsidR="00F1178E" w:rsidRPr="004009E3" w:rsidRDefault="00F1178E" w:rsidP="00D82B86">
            <w:pPr>
              <w:pStyle w:val="NoSpacing"/>
              <w:rPr>
                <w:rFonts w:asciiTheme="minorHAnsi" w:hAnsiTheme="minorHAnsi"/>
              </w:rPr>
            </w:pPr>
            <w:r>
              <w:rPr>
                <w:rFonts w:asciiTheme="minorHAnsi" w:hAnsiTheme="minorHAnsi"/>
              </w:rPr>
              <w:t xml:space="preserve">e. Elders </w:t>
            </w:r>
          </w:p>
        </w:tc>
        <w:tc>
          <w:tcPr>
            <w:tcW w:w="1890" w:type="dxa"/>
          </w:tcPr>
          <w:p w14:paraId="06CAA4D4" w14:textId="77777777" w:rsidR="00F1178E" w:rsidRPr="004009E3" w:rsidRDefault="00F1178E" w:rsidP="00D82B86">
            <w:pPr>
              <w:pStyle w:val="NoSpacing"/>
              <w:rPr>
                <w:rFonts w:asciiTheme="minorHAnsi" w:hAnsiTheme="minorHAnsi"/>
              </w:rPr>
            </w:pPr>
            <w:r w:rsidRPr="004009E3">
              <w:rPr>
                <w:rFonts w:asciiTheme="minorHAnsi" w:hAnsiTheme="minorHAnsi"/>
                <w:i/>
              </w:rPr>
              <w:t>(Integer 1-10)</w:t>
            </w:r>
          </w:p>
        </w:tc>
        <w:tc>
          <w:tcPr>
            <w:tcW w:w="1170" w:type="dxa"/>
          </w:tcPr>
          <w:p w14:paraId="27221662" w14:textId="77777777" w:rsidR="00F1178E" w:rsidRPr="004009E3" w:rsidRDefault="00F1178E" w:rsidP="00D82B86">
            <w:pPr>
              <w:pStyle w:val="NoSpacing"/>
              <w:rPr>
                <w:rFonts w:asciiTheme="minorHAnsi" w:hAnsiTheme="minorHAnsi"/>
              </w:rPr>
            </w:pPr>
          </w:p>
        </w:tc>
      </w:tr>
      <w:tr w:rsidR="00F1178E" w:rsidRPr="004009E3" w14:paraId="696C8D4D" w14:textId="77777777" w:rsidTr="00D82B86">
        <w:tc>
          <w:tcPr>
            <w:tcW w:w="6408" w:type="dxa"/>
          </w:tcPr>
          <w:p w14:paraId="5719FB5F" w14:textId="77777777" w:rsidR="00F1178E" w:rsidRPr="004009E3" w:rsidRDefault="00F1178E" w:rsidP="00D82B86">
            <w:pPr>
              <w:pStyle w:val="NoSpacing"/>
              <w:rPr>
                <w:rFonts w:asciiTheme="minorHAnsi" w:hAnsiTheme="minorHAnsi"/>
              </w:rPr>
            </w:pPr>
            <w:r>
              <w:rPr>
                <w:rFonts w:asciiTheme="minorHAnsi" w:hAnsiTheme="minorHAnsi"/>
              </w:rPr>
              <w:t xml:space="preserve">d. Youth </w:t>
            </w:r>
          </w:p>
        </w:tc>
        <w:tc>
          <w:tcPr>
            <w:tcW w:w="1890" w:type="dxa"/>
          </w:tcPr>
          <w:p w14:paraId="1ACD44D4" w14:textId="77777777" w:rsidR="00F1178E" w:rsidRPr="004009E3" w:rsidRDefault="00F1178E" w:rsidP="00D82B86">
            <w:pPr>
              <w:pStyle w:val="NoSpacing"/>
              <w:rPr>
                <w:rFonts w:asciiTheme="minorHAnsi" w:hAnsiTheme="minorHAnsi"/>
              </w:rPr>
            </w:pPr>
            <w:r w:rsidRPr="004009E3">
              <w:rPr>
                <w:rFonts w:asciiTheme="minorHAnsi" w:hAnsiTheme="minorHAnsi"/>
                <w:i/>
              </w:rPr>
              <w:t>(Integer 1-10)</w:t>
            </w:r>
          </w:p>
        </w:tc>
        <w:tc>
          <w:tcPr>
            <w:tcW w:w="1170" w:type="dxa"/>
          </w:tcPr>
          <w:p w14:paraId="4FD64046" w14:textId="77777777" w:rsidR="00F1178E" w:rsidRPr="004009E3" w:rsidRDefault="00F1178E" w:rsidP="00D82B86">
            <w:pPr>
              <w:pStyle w:val="NoSpacing"/>
              <w:rPr>
                <w:rFonts w:asciiTheme="minorHAnsi" w:hAnsiTheme="minorHAnsi"/>
              </w:rPr>
            </w:pPr>
          </w:p>
        </w:tc>
      </w:tr>
    </w:tbl>
    <w:p w14:paraId="611DB7D9" w14:textId="77777777" w:rsidR="001D3EA7" w:rsidRPr="00F1178E" w:rsidRDefault="001D3EA7" w:rsidP="00F1178E">
      <w:pPr>
        <w:sectPr w:rsidR="001D3EA7" w:rsidRPr="00F1178E">
          <w:pgSz w:w="15840" w:h="12240" w:orient="landscape"/>
          <w:pgMar w:top="1440" w:right="1440" w:bottom="1440" w:left="1440" w:header="720" w:footer="720" w:gutter="0"/>
          <w:cols w:space="720"/>
          <w:docGrid w:linePitch="360"/>
        </w:sectPr>
      </w:pPr>
    </w:p>
    <w:p w14:paraId="5A0F909D" w14:textId="7CBFD7C3" w:rsidR="00A801B3" w:rsidRDefault="00206B65" w:rsidP="00E9297B">
      <w:pPr>
        <w:pStyle w:val="Heading3"/>
        <w:spacing w:before="0" w:line="240" w:lineRule="auto"/>
      </w:pPr>
      <w:r>
        <w:lastRenderedPageBreak/>
        <w:t xml:space="preserve">Section E. Traditional </w:t>
      </w:r>
      <w:r w:rsidR="005A50C1">
        <w:t>Village</w:t>
      </w:r>
      <w:r>
        <w:t xml:space="preserve"> Rules</w:t>
      </w:r>
    </w:p>
    <w:tbl>
      <w:tblPr>
        <w:tblStyle w:val="TableGrid"/>
        <w:tblW w:w="15504" w:type="dxa"/>
        <w:jc w:val="center"/>
        <w:tblLayout w:type="fixed"/>
        <w:tblCellMar>
          <w:left w:w="72" w:type="dxa"/>
          <w:right w:w="72" w:type="dxa"/>
        </w:tblCellMar>
        <w:tblLook w:val="04A0" w:firstRow="1" w:lastRow="0" w:firstColumn="1" w:lastColumn="0" w:noHBand="0" w:noVBand="1"/>
      </w:tblPr>
      <w:tblGrid>
        <w:gridCol w:w="1795"/>
        <w:gridCol w:w="1637"/>
        <w:gridCol w:w="1260"/>
        <w:gridCol w:w="1890"/>
        <w:gridCol w:w="1800"/>
        <w:gridCol w:w="1530"/>
        <w:gridCol w:w="1516"/>
        <w:gridCol w:w="1311"/>
        <w:gridCol w:w="1296"/>
        <w:gridCol w:w="1469"/>
      </w:tblGrid>
      <w:tr w:rsidR="000F1EB6" w14:paraId="1E5392E5"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222BCE2C" w14:textId="77777777" w:rsidR="000F1EB6" w:rsidRDefault="000F1EB6" w:rsidP="00E9297B">
            <w:pPr>
              <w:pStyle w:val="NoSpacing"/>
            </w:pPr>
            <w:r>
              <w:t>Activity</w:t>
            </w:r>
          </w:p>
        </w:tc>
        <w:tc>
          <w:tcPr>
            <w:tcW w:w="1637" w:type="dxa"/>
            <w:tcBorders>
              <w:top w:val="single" w:sz="4" w:space="0" w:color="auto"/>
              <w:left w:val="single" w:sz="4" w:space="0" w:color="auto"/>
              <w:bottom w:val="single" w:sz="4" w:space="0" w:color="auto"/>
              <w:right w:val="single" w:sz="4" w:space="0" w:color="auto"/>
            </w:tcBorders>
          </w:tcPr>
          <w:p w14:paraId="0591407C" w14:textId="396730A4" w:rsidR="000F1EB6" w:rsidRPr="00206B65" w:rsidRDefault="000F1EB6" w:rsidP="00E9297B">
            <w:pPr>
              <w:pStyle w:val="NoSpacing"/>
            </w:pPr>
            <w:r>
              <w:t xml:space="preserve">E1. </w:t>
            </w:r>
            <w:r w:rsidRPr="00206B65">
              <w:t xml:space="preserve">Are there traditional </w:t>
            </w:r>
            <w:r>
              <w:t>village</w:t>
            </w:r>
            <w:r w:rsidRPr="00206B65">
              <w:t xml:space="preserve"> rules in this village that regulate or restrict the following activity in forest/wooded areas? </w:t>
            </w:r>
          </w:p>
          <w:p w14:paraId="30638800" w14:textId="77777777" w:rsidR="000F1EB6" w:rsidRPr="00882386" w:rsidRDefault="000F1EB6" w:rsidP="00E9297B">
            <w:pPr>
              <w:pStyle w:val="NoSpacing"/>
              <w:rPr>
                <w:sz w:val="20"/>
              </w:rPr>
            </w:pPr>
            <w:r w:rsidRPr="00882386">
              <w:rPr>
                <w:sz w:val="20"/>
              </w:rPr>
              <w:t>0=No</w:t>
            </w:r>
          </w:p>
          <w:p w14:paraId="75652F41" w14:textId="77777777" w:rsidR="000F1EB6" w:rsidRPr="00882386" w:rsidRDefault="000F1EB6" w:rsidP="00E9297B">
            <w:pPr>
              <w:pStyle w:val="NoSpacing"/>
              <w:rPr>
                <w:sz w:val="20"/>
              </w:rPr>
            </w:pPr>
            <w:r w:rsidRPr="00882386">
              <w:rPr>
                <w:sz w:val="20"/>
              </w:rPr>
              <w:t xml:space="preserve">1=Yes </w:t>
            </w:r>
          </w:p>
          <w:p w14:paraId="45D2C6DA" w14:textId="77777777" w:rsidR="000F1EB6" w:rsidRPr="00882386" w:rsidRDefault="000F1EB6" w:rsidP="00E9297B">
            <w:pPr>
              <w:pStyle w:val="NoSpacing"/>
              <w:rPr>
                <w:sz w:val="20"/>
              </w:rPr>
            </w:pPr>
            <w:r w:rsidRPr="00882386">
              <w:rPr>
                <w:sz w:val="20"/>
              </w:rPr>
              <w:t>888=Don’t know</w:t>
            </w:r>
          </w:p>
          <w:p w14:paraId="28DF8BC6" w14:textId="77777777" w:rsidR="000F1EB6" w:rsidRDefault="000F1EB6" w:rsidP="00E9297B">
            <w:pPr>
              <w:pStyle w:val="NoSpacing"/>
              <w:rPr>
                <w:sz w:val="20"/>
              </w:rPr>
            </w:pPr>
            <w:r w:rsidRPr="00882386">
              <w:rPr>
                <w:sz w:val="20"/>
              </w:rPr>
              <w:t>999=Prefer not to respond</w:t>
            </w:r>
          </w:p>
          <w:p w14:paraId="422364F3" w14:textId="2301FC61" w:rsidR="000F1EB6" w:rsidRPr="002D0E62" w:rsidRDefault="000F1EB6" w:rsidP="00E9297B">
            <w:pPr>
              <w:pStyle w:val="NoSpacing"/>
              <w:rPr>
                <w:i/>
              </w:rPr>
            </w:pPr>
            <w:r>
              <w:rPr>
                <w:i/>
                <w:sz w:val="20"/>
              </w:rPr>
              <w:t xml:space="preserve">If 0, skip to next activity </w:t>
            </w:r>
          </w:p>
        </w:tc>
        <w:tc>
          <w:tcPr>
            <w:tcW w:w="1260" w:type="dxa"/>
            <w:tcBorders>
              <w:top w:val="single" w:sz="4" w:space="0" w:color="auto"/>
              <w:left w:val="single" w:sz="4" w:space="0" w:color="auto"/>
              <w:bottom w:val="single" w:sz="4" w:space="0" w:color="auto"/>
              <w:right w:val="single" w:sz="4" w:space="0" w:color="auto"/>
            </w:tcBorders>
          </w:tcPr>
          <w:p w14:paraId="6669E1D7" w14:textId="77777777" w:rsidR="000F1EB6" w:rsidRDefault="000F1EB6" w:rsidP="009E25C8">
            <w:pPr>
              <w:pStyle w:val="NoSpacing"/>
            </w:pPr>
            <w:r>
              <w:t xml:space="preserve">E1b. </w:t>
            </w:r>
            <w:r w:rsidRPr="00206B65">
              <w:t xml:space="preserve">If yes, please describe the rules. </w:t>
            </w:r>
          </w:p>
          <w:p w14:paraId="0709E979" w14:textId="77777777" w:rsidR="00F1178E" w:rsidRDefault="00F1178E" w:rsidP="009E25C8">
            <w:pPr>
              <w:pStyle w:val="NoSpacing"/>
            </w:pPr>
          </w:p>
          <w:p w14:paraId="62E48A41" w14:textId="21DFC9B4" w:rsidR="00F1178E" w:rsidRPr="00F1178E" w:rsidRDefault="009E19FA" w:rsidP="009E25C8">
            <w:pPr>
              <w:pStyle w:val="NoSpacing"/>
              <w:rPr>
                <w:i/>
              </w:rPr>
            </w:pPr>
            <w:r>
              <w:rPr>
                <w:i/>
                <w:highlight w:val="yellow"/>
              </w:rPr>
              <w:t>Steph add codes to paper</w:t>
            </w:r>
          </w:p>
        </w:tc>
        <w:tc>
          <w:tcPr>
            <w:tcW w:w="1890" w:type="dxa"/>
            <w:tcBorders>
              <w:top w:val="single" w:sz="4" w:space="0" w:color="auto"/>
              <w:left w:val="single" w:sz="4" w:space="0" w:color="auto"/>
              <w:bottom w:val="single" w:sz="4" w:space="0" w:color="auto"/>
              <w:right w:val="single" w:sz="4" w:space="0" w:color="auto"/>
            </w:tcBorders>
          </w:tcPr>
          <w:p w14:paraId="2D1BD8D0" w14:textId="29E6DA3C" w:rsidR="003D2C6F" w:rsidRDefault="003D2C6F" w:rsidP="003D2C6F">
            <w:pPr>
              <w:pStyle w:val="NoSpacing"/>
            </w:pPr>
            <w:r>
              <w:t>E1c. Who is primarily responsible about making rules about (ACTIVITY)</w:t>
            </w:r>
          </w:p>
          <w:p w14:paraId="3EE89699" w14:textId="77777777" w:rsidR="00F1178E" w:rsidRDefault="00F1178E" w:rsidP="00F1178E">
            <w:pPr>
              <w:pStyle w:val="NoSpacing"/>
            </w:pPr>
            <w:r>
              <w:t>1= Headman</w:t>
            </w:r>
          </w:p>
          <w:p w14:paraId="7BE643D8" w14:textId="77777777" w:rsidR="00F1178E" w:rsidRDefault="00F1178E" w:rsidP="00F1178E">
            <w:pPr>
              <w:pStyle w:val="NoSpacing"/>
            </w:pPr>
            <w:r>
              <w:t>2= Induna (Headman)</w:t>
            </w:r>
          </w:p>
          <w:p w14:paraId="4BC5B49F" w14:textId="77777777" w:rsidR="00F1178E" w:rsidRDefault="00F1178E" w:rsidP="00F1178E">
            <w:pPr>
              <w:pStyle w:val="NoSpacing"/>
            </w:pPr>
            <w:r>
              <w:t>3= Chief</w:t>
            </w:r>
          </w:p>
          <w:p w14:paraId="7AAF1B0A" w14:textId="77777777" w:rsidR="00F1178E" w:rsidRDefault="00F1178E" w:rsidP="00F1178E">
            <w:pPr>
              <w:pStyle w:val="NoSpacing"/>
            </w:pPr>
            <w:r>
              <w:t>4= Induna (Chief)</w:t>
            </w:r>
          </w:p>
          <w:p w14:paraId="2AAD4253" w14:textId="77777777" w:rsidR="00F1178E" w:rsidRDefault="00F1178E" w:rsidP="00F1178E">
            <w:pPr>
              <w:pStyle w:val="NoSpacing"/>
            </w:pPr>
            <w:r>
              <w:t>6= Elders</w:t>
            </w:r>
          </w:p>
          <w:p w14:paraId="53D62F03" w14:textId="77777777" w:rsidR="00F1178E" w:rsidRDefault="00F1178E" w:rsidP="00F1178E">
            <w:pPr>
              <w:pStyle w:val="NoSpacing"/>
            </w:pPr>
            <w:r>
              <w:t>7=Community Resource Board</w:t>
            </w:r>
          </w:p>
          <w:p w14:paraId="1170BF51" w14:textId="17167193" w:rsidR="000F1EB6" w:rsidRPr="000F1EB6" w:rsidRDefault="00F1178E" w:rsidP="00E45E09">
            <w:pPr>
              <w:pStyle w:val="NoSpacing"/>
              <w:rPr>
                <w:highlight w:val="yellow"/>
              </w:rPr>
            </w:pPr>
            <w:commentRangeStart w:id="34"/>
            <w:r>
              <w:t>97= Other, please specific.</w:t>
            </w:r>
            <w:commentRangeEnd w:id="34"/>
            <w:r w:rsidR="00E45E09">
              <w:rPr>
                <w:rStyle w:val="CommentReference"/>
                <w:rFonts w:eastAsiaTheme="minorHAnsi" w:cstheme="minorBidi"/>
                <w:color w:val="auto"/>
              </w:rPr>
              <w:commentReference w:id="34"/>
            </w:r>
          </w:p>
        </w:tc>
        <w:tc>
          <w:tcPr>
            <w:tcW w:w="1800" w:type="dxa"/>
            <w:tcBorders>
              <w:top w:val="single" w:sz="4" w:space="0" w:color="auto"/>
              <w:left w:val="single" w:sz="4" w:space="0" w:color="auto"/>
              <w:bottom w:val="single" w:sz="4" w:space="0" w:color="auto"/>
              <w:right w:val="single" w:sz="4" w:space="0" w:color="auto"/>
            </w:tcBorders>
          </w:tcPr>
          <w:p w14:paraId="7498C07E" w14:textId="0F41E0CE" w:rsidR="000F1EB6" w:rsidRPr="00206B65" w:rsidRDefault="000F1EB6" w:rsidP="00E9297B">
            <w:pPr>
              <w:pStyle w:val="NoSpacing"/>
            </w:pPr>
            <w:r>
              <w:t xml:space="preserve">E2. </w:t>
            </w:r>
            <w:r w:rsidRPr="00206B65">
              <w:t xml:space="preserve">Have these rules </w:t>
            </w:r>
            <w:r w:rsidR="00F3204E">
              <w:t xml:space="preserve">been introduced </w:t>
            </w:r>
            <w:r w:rsidRPr="00206B65">
              <w:t xml:space="preserve">over the past 3 years? </w:t>
            </w:r>
          </w:p>
          <w:p w14:paraId="231D9CA8" w14:textId="77777777" w:rsidR="000F1EB6" w:rsidRPr="00882386" w:rsidRDefault="000F1EB6" w:rsidP="00E9297B">
            <w:pPr>
              <w:pStyle w:val="NoSpacing"/>
              <w:rPr>
                <w:sz w:val="20"/>
              </w:rPr>
            </w:pPr>
            <w:r w:rsidRPr="00882386">
              <w:rPr>
                <w:sz w:val="20"/>
              </w:rPr>
              <w:t>0=No</w:t>
            </w:r>
          </w:p>
          <w:p w14:paraId="420FAEAD" w14:textId="77777777" w:rsidR="000F1EB6" w:rsidRPr="00882386" w:rsidRDefault="000F1EB6" w:rsidP="00E9297B">
            <w:pPr>
              <w:pStyle w:val="NoSpacing"/>
              <w:rPr>
                <w:sz w:val="20"/>
              </w:rPr>
            </w:pPr>
            <w:r w:rsidRPr="00882386">
              <w:rPr>
                <w:sz w:val="20"/>
              </w:rPr>
              <w:t xml:space="preserve">1=Yes </w:t>
            </w:r>
          </w:p>
          <w:p w14:paraId="6EACEDEC" w14:textId="77777777" w:rsidR="000F1EB6" w:rsidRPr="00882386" w:rsidRDefault="000F1EB6" w:rsidP="00E9297B">
            <w:pPr>
              <w:pStyle w:val="NoSpacing"/>
              <w:rPr>
                <w:sz w:val="20"/>
              </w:rPr>
            </w:pPr>
            <w:r w:rsidRPr="00882386">
              <w:rPr>
                <w:sz w:val="20"/>
              </w:rPr>
              <w:t>888=Don’t know</w:t>
            </w:r>
          </w:p>
          <w:p w14:paraId="7B307715" w14:textId="77777777" w:rsidR="000F1EB6" w:rsidRPr="00206B65" w:rsidRDefault="000F1EB6" w:rsidP="00E9297B">
            <w:pPr>
              <w:pStyle w:val="NoSpacing"/>
            </w:pPr>
            <w:r w:rsidRPr="00882386">
              <w:rPr>
                <w:sz w:val="20"/>
              </w:rPr>
              <w:t>999=Prefer not to respond</w:t>
            </w:r>
          </w:p>
        </w:tc>
        <w:tc>
          <w:tcPr>
            <w:tcW w:w="1530" w:type="dxa"/>
            <w:tcBorders>
              <w:top w:val="single" w:sz="4" w:space="0" w:color="auto"/>
              <w:left w:val="single" w:sz="4" w:space="0" w:color="auto"/>
              <w:bottom w:val="single" w:sz="4" w:space="0" w:color="auto"/>
              <w:right w:val="single" w:sz="4" w:space="0" w:color="auto"/>
            </w:tcBorders>
          </w:tcPr>
          <w:p w14:paraId="0D5566AE" w14:textId="637602EA" w:rsidR="000F1EB6" w:rsidRPr="00206B65" w:rsidRDefault="000F1EB6" w:rsidP="00E9297B">
            <w:pPr>
              <w:pStyle w:val="NoSpacing"/>
            </w:pPr>
            <w:r>
              <w:t xml:space="preserve">E3. </w:t>
            </w:r>
            <w:r w:rsidRPr="00206B65">
              <w:t>Is there a system for monitor</w:t>
            </w:r>
            <w:r>
              <w:t>ing</w:t>
            </w:r>
            <w:r w:rsidRPr="00206B65">
              <w:t xml:space="preserve"> rule breaking? </w:t>
            </w:r>
          </w:p>
          <w:p w14:paraId="2050D30A" w14:textId="77777777" w:rsidR="000F1EB6" w:rsidRPr="00882386" w:rsidRDefault="000F1EB6" w:rsidP="00882386">
            <w:pPr>
              <w:pStyle w:val="NoSpacing"/>
              <w:rPr>
                <w:sz w:val="20"/>
              </w:rPr>
            </w:pPr>
            <w:r w:rsidRPr="00882386">
              <w:rPr>
                <w:sz w:val="20"/>
              </w:rPr>
              <w:t>0=No</w:t>
            </w:r>
          </w:p>
          <w:p w14:paraId="57BCF874" w14:textId="77777777" w:rsidR="000F1EB6" w:rsidRPr="00882386" w:rsidRDefault="000F1EB6" w:rsidP="00882386">
            <w:pPr>
              <w:pStyle w:val="NoSpacing"/>
              <w:rPr>
                <w:sz w:val="20"/>
              </w:rPr>
            </w:pPr>
            <w:r w:rsidRPr="00882386">
              <w:rPr>
                <w:sz w:val="20"/>
              </w:rPr>
              <w:t xml:space="preserve">1=Yes </w:t>
            </w:r>
          </w:p>
          <w:p w14:paraId="07946178" w14:textId="77777777" w:rsidR="000F1EB6" w:rsidRPr="00882386" w:rsidRDefault="000F1EB6" w:rsidP="00882386">
            <w:pPr>
              <w:pStyle w:val="NoSpacing"/>
              <w:rPr>
                <w:sz w:val="20"/>
              </w:rPr>
            </w:pPr>
            <w:r w:rsidRPr="00882386">
              <w:rPr>
                <w:sz w:val="20"/>
              </w:rPr>
              <w:t>888=Don’t know</w:t>
            </w:r>
          </w:p>
          <w:p w14:paraId="626BFE93" w14:textId="77777777" w:rsidR="000F1EB6" w:rsidRPr="00206B65" w:rsidRDefault="000F1EB6" w:rsidP="00882386">
            <w:pPr>
              <w:pStyle w:val="NoSpacing"/>
            </w:pPr>
            <w:r w:rsidRPr="00882386">
              <w:rPr>
                <w:sz w:val="20"/>
              </w:rPr>
              <w:t>999=Prefer not to respond</w:t>
            </w:r>
          </w:p>
        </w:tc>
        <w:tc>
          <w:tcPr>
            <w:tcW w:w="1516" w:type="dxa"/>
            <w:tcBorders>
              <w:top w:val="single" w:sz="4" w:space="0" w:color="auto"/>
              <w:left w:val="single" w:sz="4" w:space="0" w:color="auto"/>
              <w:bottom w:val="single" w:sz="4" w:space="0" w:color="auto"/>
              <w:right w:val="single" w:sz="4" w:space="0" w:color="auto"/>
            </w:tcBorders>
          </w:tcPr>
          <w:p w14:paraId="64124044" w14:textId="77777777" w:rsidR="000F1EB6" w:rsidRDefault="000F1EB6" w:rsidP="00E9297B">
            <w:pPr>
              <w:pStyle w:val="NoSpacing"/>
            </w:pPr>
            <w:r>
              <w:t xml:space="preserve">E4. </w:t>
            </w:r>
            <w:r w:rsidRPr="00206B65">
              <w:t>Are there penalties for rule breaking?</w:t>
            </w:r>
          </w:p>
          <w:p w14:paraId="2149B757" w14:textId="77777777" w:rsidR="009E19FA" w:rsidRDefault="009E19FA" w:rsidP="00E9297B">
            <w:pPr>
              <w:pStyle w:val="NoSpacing"/>
            </w:pPr>
          </w:p>
          <w:p w14:paraId="375E815D" w14:textId="3F959AC9" w:rsidR="009A46E2" w:rsidRDefault="009A46E2" w:rsidP="00E9297B">
            <w:pPr>
              <w:pStyle w:val="NoSpacing"/>
              <w:rPr>
                <w:i/>
              </w:rPr>
            </w:pPr>
            <w:r w:rsidRPr="009A46E2">
              <w:rPr>
                <w:i/>
              </w:rPr>
              <w:t xml:space="preserve">Significant violation only. </w:t>
            </w:r>
          </w:p>
          <w:p w14:paraId="240B39E2" w14:textId="77777777" w:rsidR="009E19FA" w:rsidRPr="009A46E2" w:rsidRDefault="009E19FA" w:rsidP="00E9297B">
            <w:pPr>
              <w:pStyle w:val="NoSpacing"/>
              <w:rPr>
                <w:i/>
              </w:rPr>
            </w:pPr>
          </w:p>
          <w:p w14:paraId="2B385C01" w14:textId="77777777" w:rsidR="000F1EB6" w:rsidRPr="00882386" w:rsidRDefault="000F1EB6" w:rsidP="00882386">
            <w:pPr>
              <w:pStyle w:val="NoSpacing"/>
              <w:rPr>
                <w:sz w:val="20"/>
              </w:rPr>
            </w:pPr>
            <w:r w:rsidRPr="00882386">
              <w:rPr>
                <w:sz w:val="20"/>
              </w:rPr>
              <w:t>0=No</w:t>
            </w:r>
          </w:p>
          <w:p w14:paraId="2C2E4A09" w14:textId="77777777" w:rsidR="000F1EB6" w:rsidRPr="00882386" w:rsidRDefault="000F1EB6" w:rsidP="00882386">
            <w:pPr>
              <w:pStyle w:val="NoSpacing"/>
              <w:rPr>
                <w:sz w:val="20"/>
              </w:rPr>
            </w:pPr>
            <w:r w:rsidRPr="00882386">
              <w:rPr>
                <w:sz w:val="20"/>
              </w:rPr>
              <w:t xml:space="preserve">1=Yes </w:t>
            </w:r>
          </w:p>
          <w:p w14:paraId="06DB138A" w14:textId="77777777" w:rsidR="000F1EB6" w:rsidRPr="00882386" w:rsidRDefault="000F1EB6" w:rsidP="00882386">
            <w:pPr>
              <w:pStyle w:val="NoSpacing"/>
              <w:rPr>
                <w:sz w:val="20"/>
              </w:rPr>
            </w:pPr>
            <w:r w:rsidRPr="00882386">
              <w:rPr>
                <w:sz w:val="20"/>
              </w:rPr>
              <w:t>888=Don’t know</w:t>
            </w:r>
          </w:p>
          <w:p w14:paraId="1E3BD9BA" w14:textId="77777777" w:rsidR="000F1EB6" w:rsidRDefault="000F1EB6" w:rsidP="00882386">
            <w:pPr>
              <w:pStyle w:val="NoSpacing"/>
              <w:rPr>
                <w:sz w:val="20"/>
              </w:rPr>
            </w:pPr>
            <w:r w:rsidRPr="00882386">
              <w:rPr>
                <w:sz w:val="20"/>
              </w:rPr>
              <w:t>999=Prefer not to respond</w:t>
            </w:r>
          </w:p>
          <w:p w14:paraId="1D894790" w14:textId="791C68CB" w:rsidR="000F1EB6" w:rsidRPr="002D0E62" w:rsidRDefault="000F1EB6" w:rsidP="00882386">
            <w:pPr>
              <w:pStyle w:val="NoSpacing"/>
              <w:rPr>
                <w:i/>
              </w:rPr>
            </w:pPr>
            <w:r>
              <w:rPr>
                <w:i/>
                <w:sz w:val="20"/>
              </w:rPr>
              <w:t xml:space="preserve">If 0, skip to E.6 </w:t>
            </w:r>
          </w:p>
        </w:tc>
        <w:tc>
          <w:tcPr>
            <w:tcW w:w="1311" w:type="dxa"/>
            <w:tcBorders>
              <w:top w:val="single" w:sz="4" w:space="0" w:color="auto"/>
              <w:left w:val="single" w:sz="4" w:space="0" w:color="auto"/>
              <w:bottom w:val="single" w:sz="4" w:space="0" w:color="auto"/>
              <w:right w:val="single" w:sz="4" w:space="0" w:color="auto"/>
            </w:tcBorders>
          </w:tcPr>
          <w:p w14:paraId="012E72F7" w14:textId="77777777" w:rsidR="000F1EB6" w:rsidRDefault="000F1EB6" w:rsidP="00E9297B">
            <w:pPr>
              <w:pStyle w:val="NoSpacing"/>
            </w:pPr>
            <w:r>
              <w:t xml:space="preserve">E5. </w:t>
            </w:r>
            <w:r w:rsidRPr="00206B65">
              <w:t xml:space="preserve">What is the traditional </w:t>
            </w:r>
            <w:r>
              <w:t>village</w:t>
            </w:r>
            <w:r w:rsidRPr="00206B65">
              <w:t xml:space="preserve"> penalty for breaking the rules? </w:t>
            </w:r>
          </w:p>
          <w:p w14:paraId="5DB84C32" w14:textId="77777777" w:rsidR="009E19FA" w:rsidRDefault="009E19FA" w:rsidP="00E9297B">
            <w:pPr>
              <w:pStyle w:val="NoSpacing"/>
            </w:pPr>
          </w:p>
          <w:p w14:paraId="695FEE3A" w14:textId="204325C7" w:rsidR="009A46E2" w:rsidRPr="009A46E2" w:rsidRDefault="009A46E2" w:rsidP="00E9297B">
            <w:pPr>
              <w:pStyle w:val="NoSpacing"/>
              <w:rPr>
                <w:i/>
              </w:rPr>
            </w:pPr>
            <w:r w:rsidRPr="009A46E2">
              <w:rPr>
                <w:i/>
              </w:rPr>
              <w:t xml:space="preserve">Significant violation only. </w:t>
            </w:r>
          </w:p>
          <w:p w14:paraId="368B1C28" w14:textId="6DFD2BB2" w:rsidR="000F1EB6" w:rsidRPr="002D0E62" w:rsidRDefault="000F1EB6" w:rsidP="00E9297B">
            <w:pPr>
              <w:pStyle w:val="NoSpacing"/>
              <w:rPr>
                <w:i/>
              </w:rPr>
            </w:pPr>
            <w:r>
              <w:rPr>
                <w:i/>
              </w:rPr>
              <w:t xml:space="preserve">See codes 107 </w:t>
            </w:r>
          </w:p>
        </w:tc>
        <w:tc>
          <w:tcPr>
            <w:tcW w:w="1296" w:type="dxa"/>
            <w:tcBorders>
              <w:top w:val="single" w:sz="4" w:space="0" w:color="auto"/>
              <w:left w:val="single" w:sz="4" w:space="0" w:color="auto"/>
              <w:bottom w:val="single" w:sz="4" w:space="0" w:color="auto"/>
              <w:right w:val="single" w:sz="4" w:space="0" w:color="auto"/>
            </w:tcBorders>
          </w:tcPr>
          <w:p w14:paraId="0CDD8323" w14:textId="77777777" w:rsidR="000F1EB6" w:rsidRDefault="000F1EB6" w:rsidP="00E9297B">
            <w:pPr>
              <w:pStyle w:val="NoSpacing"/>
            </w:pPr>
            <w:r>
              <w:t xml:space="preserve">E6. </w:t>
            </w:r>
            <w:r w:rsidRPr="00206B65">
              <w:t xml:space="preserve">In the past 3 months, how many times was someone caught for </w:t>
            </w:r>
            <w:commentRangeStart w:id="35"/>
            <w:r w:rsidRPr="00206B65">
              <w:t xml:space="preserve">breaking this rule? </w:t>
            </w:r>
            <w:commentRangeEnd w:id="35"/>
            <w:r w:rsidR="00E45E09">
              <w:rPr>
                <w:rStyle w:val="CommentReference"/>
                <w:rFonts w:eastAsiaTheme="minorHAnsi" w:cstheme="minorBidi"/>
                <w:color w:val="auto"/>
              </w:rPr>
              <w:commentReference w:id="35"/>
            </w:r>
          </w:p>
          <w:p w14:paraId="3F652A78" w14:textId="77777777" w:rsidR="00F1178E" w:rsidRDefault="00F1178E" w:rsidP="00E9297B">
            <w:pPr>
              <w:pStyle w:val="NoSpacing"/>
            </w:pPr>
          </w:p>
          <w:p w14:paraId="721C3689" w14:textId="77777777" w:rsidR="00F1178E" w:rsidRPr="009A46E2" w:rsidRDefault="00F1178E" w:rsidP="00F1178E">
            <w:pPr>
              <w:pStyle w:val="NoSpacing"/>
              <w:rPr>
                <w:i/>
              </w:rPr>
            </w:pPr>
            <w:r w:rsidRPr="009A46E2">
              <w:rPr>
                <w:i/>
              </w:rPr>
              <w:t xml:space="preserve">Significant violation only. </w:t>
            </w:r>
          </w:p>
          <w:p w14:paraId="161EB2AA" w14:textId="77777777" w:rsidR="00F1178E" w:rsidRDefault="00F1178E" w:rsidP="00E9297B">
            <w:pPr>
              <w:pStyle w:val="NoSpacing"/>
            </w:pPr>
          </w:p>
          <w:p w14:paraId="28FC9661" w14:textId="77777777" w:rsidR="002107F0" w:rsidRDefault="002107F0" w:rsidP="00E9297B">
            <w:pPr>
              <w:pStyle w:val="NoSpacing"/>
            </w:pPr>
          </w:p>
          <w:p w14:paraId="11C3F0E4" w14:textId="7D21D7B5" w:rsidR="002107F0" w:rsidRPr="003015F2" w:rsidRDefault="002107F0" w:rsidP="00E9297B">
            <w:pPr>
              <w:pStyle w:val="NoSpacing"/>
              <w:rPr>
                <w:i/>
              </w:rPr>
            </w:pPr>
            <w:r w:rsidRPr="003015F2">
              <w:rPr>
                <w:i/>
              </w:rPr>
              <w:t>Integer</w:t>
            </w:r>
          </w:p>
        </w:tc>
        <w:tc>
          <w:tcPr>
            <w:tcW w:w="1469" w:type="dxa"/>
            <w:tcBorders>
              <w:top w:val="single" w:sz="4" w:space="0" w:color="auto"/>
              <w:left w:val="single" w:sz="4" w:space="0" w:color="auto"/>
              <w:bottom w:val="single" w:sz="4" w:space="0" w:color="auto"/>
              <w:right w:val="single" w:sz="4" w:space="0" w:color="auto"/>
            </w:tcBorders>
          </w:tcPr>
          <w:p w14:paraId="025003BE" w14:textId="77777777" w:rsidR="009E19FA" w:rsidRDefault="000F1EB6" w:rsidP="00E9297B">
            <w:pPr>
              <w:pStyle w:val="NoSpacing"/>
            </w:pPr>
            <w:r>
              <w:t xml:space="preserve">E7. </w:t>
            </w:r>
            <w:r w:rsidRPr="00206B65">
              <w:t xml:space="preserve">In your opinion, </w:t>
            </w:r>
            <w:r w:rsidR="002107F0">
              <w:t>what proportion of</w:t>
            </w:r>
            <w:r w:rsidRPr="00206B65">
              <w:t xml:space="preserve"> </w:t>
            </w:r>
            <w:r>
              <w:t>village</w:t>
            </w:r>
            <w:r w:rsidRPr="00206B65">
              <w:t xml:space="preserve"> members adhere to/follow these rules?</w:t>
            </w:r>
          </w:p>
          <w:p w14:paraId="51ED24BD" w14:textId="52AC40E0" w:rsidR="000F1EB6" w:rsidRDefault="000F1EB6" w:rsidP="00E9297B">
            <w:pPr>
              <w:pStyle w:val="NoSpacing"/>
            </w:pPr>
            <w:r w:rsidRPr="00206B65">
              <w:t xml:space="preserve"> </w:t>
            </w:r>
          </w:p>
          <w:p w14:paraId="24FD23CF" w14:textId="7137B52D" w:rsidR="000F1EB6" w:rsidRPr="002D0E62" w:rsidRDefault="000F1EB6" w:rsidP="00E9297B">
            <w:pPr>
              <w:pStyle w:val="NoSpacing"/>
              <w:rPr>
                <w:i/>
              </w:rPr>
            </w:pPr>
            <w:r>
              <w:rPr>
                <w:i/>
              </w:rPr>
              <w:t>See codes 108</w:t>
            </w:r>
          </w:p>
        </w:tc>
      </w:tr>
      <w:tr w:rsidR="000F1EB6" w14:paraId="752CC89F"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073714BD" w14:textId="16F08C29" w:rsidR="000F1EB6" w:rsidRDefault="000F1EB6" w:rsidP="00E9297B">
            <w:pPr>
              <w:pStyle w:val="NoSpacing"/>
            </w:pPr>
          </w:p>
        </w:tc>
        <w:tc>
          <w:tcPr>
            <w:tcW w:w="1637" w:type="dxa"/>
            <w:tcBorders>
              <w:top w:val="single" w:sz="4" w:space="0" w:color="auto"/>
              <w:left w:val="single" w:sz="4" w:space="0" w:color="auto"/>
              <w:bottom w:val="single" w:sz="4" w:space="0" w:color="auto"/>
              <w:right w:val="single" w:sz="4" w:space="0" w:color="auto"/>
            </w:tcBorders>
          </w:tcPr>
          <w:p w14:paraId="67235D51" w14:textId="77777777" w:rsidR="000F1EB6" w:rsidRPr="00206B65"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2BFD147" w14:textId="77777777" w:rsidR="000F1EB6" w:rsidRPr="00206B65"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63C79A8" w14:textId="77777777" w:rsidR="000F1EB6" w:rsidRPr="00206B65"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23CC7D5E" w14:textId="2D6852C7" w:rsidR="000F1EB6" w:rsidRPr="00206B65"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76F23A30" w14:textId="77777777" w:rsidR="000F1EB6" w:rsidRPr="00206B65"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45AF48BC" w14:textId="77777777" w:rsidR="000F1EB6" w:rsidRPr="00206B65"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70863387" w14:textId="77777777" w:rsidR="000F1EB6" w:rsidRPr="00206B65"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6773BD13" w14:textId="77777777" w:rsidR="000F1EB6" w:rsidRPr="00206B65"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5E2965A1" w14:textId="77777777" w:rsidR="000F1EB6" w:rsidRPr="00206B65" w:rsidRDefault="000F1EB6" w:rsidP="00E9297B">
            <w:pPr>
              <w:pStyle w:val="NoSpacing"/>
            </w:pPr>
          </w:p>
        </w:tc>
      </w:tr>
      <w:tr w:rsidR="000F1EB6" w14:paraId="1040237E"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5219749F" w14:textId="77777777" w:rsidR="000F1EB6" w:rsidRPr="006A399D" w:rsidRDefault="000F1EB6" w:rsidP="00E9297B">
            <w:pPr>
              <w:pStyle w:val="NoSpacing"/>
              <w:rPr>
                <w:sz w:val="20"/>
              </w:rPr>
            </w:pPr>
            <w:r w:rsidRPr="006A399D">
              <w:rPr>
                <w:sz w:val="20"/>
              </w:rPr>
              <w:t>Clearing land for agriculture</w:t>
            </w:r>
          </w:p>
        </w:tc>
        <w:tc>
          <w:tcPr>
            <w:tcW w:w="1637" w:type="dxa"/>
            <w:tcBorders>
              <w:top w:val="single" w:sz="4" w:space="0" w:color="auto"/>
              <w:left w:val="single" w:sz="4" w:space="0" w:color="auto"/>
              <w:bottom w:val="single" w:sz="4" w:space="0" w:color="auto"/>
              <w:right w:val="single" w:sz="4" w:space="0" w:color="auto"/>
            </w:tcBorders>
          </w:tcPr>
          <w:p w14:paraId="359BD127"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35B39365" w14:textId="68E6E90B"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7ACFD86D"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452A5572" w14:textId="2913E1F2"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041CC265"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5E5A5735"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4AD08723"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3CDD1F5C"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0A08D781" w14:textId="77777777" w:rsidR="000F1EB6" w:rsidRDefault="000F1EB6" w:rsidP="00E9297B">
            <w:pPr>
              <w:pStyle w:val="NoSpacing"/>
            </w:pPr>
          </w:p>
        </w:tc>
      </w:tr>
      <w:tr w:rsidR="000F1EB6" w14:paraId="32932ACF"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079E5206" w14:textId="77777777" w:rsidR="000F1EB6" w:rsidRPr="006A399D" w:rsidRDefault="000F1EB6" w:rsidP="00E9297B">
            <w:pPr>
              <w:pStyle w:val="NoSpacing"/>
              <w:rPr>
                <w:sz w:val="20"/>
              </w:rPr>
            </w:pPr>
            <w:r w:rsidRPr="006A399D">
              <w:rPr>
                <w:sz w:val="20"/>
              </w:rPr>
              <w:t>Setting fires for poaching/hunting (include hunting relish (mice))</w:t>
            </w:r>
          </w:p>
        </w:tc>
        <w:tc>
          <w:tcPr>
            <w:tcW w:w="1637" w:type="dxa"/>
            <w:tcBorders>
              <w:top w:val="single" w:sz="4" w:space="0" w:color="auto"/>
              <w:left w:val="single" w:sz="4" w:space="0" w:color="auto"/>
              <w:bottom w:val="single" w:sz="4" w:space="0" w:color="auto"/>
              <w:right w:val="single" w:sz="4" w:space="0" w:color="auto"/>
            </w:tcBorders>
          </w:tcPr>
          <w:p w14:paraId="5FBD5AF6"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7E5784B4" w14:textId="7D873D69"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57FFF8DF"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7E8AD876" w14:textId="12AED3CC"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2F9F1670"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052C8C00"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19039027"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38BDEBD4"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690CFEAD" w14:textId="77777777" w:rsidR="000F1EB6" w:rsidRDefault="000F1EB6" w:rsidP="00E9297B">
            <w:pPr>
              <w:pStyle w:val="NoSpacing"/>
            </w:pPr>
          </w:p>
        </w:tc>
      </w:tr>
      <w:tr w:rsidR="000F1EB6" w14:paraId="1720537F"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52DE199F" w14:textId="76AA89C5" w:rsidR="000F1EB6" w:rsidRPr="006A399D" w:rsidRDefault="000F1EB6" w:rsidP="00E9297B">
            <w:pPr>
              <w:pStyle w:val="NoSpacing"/>
              <w:rPr>
                <w:sz w:val="20"/>
              </w:rPr>
            </w:pPr>
            <w:r>
              <w:rPr>
                <w:sz w:val="20"/>
              </w:rPr>
              <w:t>Cutting trees for timber</w:t>
            </w:r>
          </w:p>
        </w:tc>
        <w:tc>
          <w:tcPr>
            <w:tcW w:w="1637" w:type="dxa"/>
            <w:tcBorders>
              <w:top w:val="single" w:sz="4" w:space="0" w:color="auto"/>
              <w:left w:val="single" w:sz="4" w:space="0" w:color="auto"/>
              <w:bottom w:val="single" w:sz="4" w:space="0" w:color="auto"/>
              <w:right w:val="single" w:sz="4" w:space="0" w:color="auto"/>
            </w:tcBorders>
          </w:tcPr>
          <w:p w14:paraId="2D89BB1C"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17DBEC8D" w14:textId="484BDB62"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7675E2B7"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6B0EACB8" w14:textId="11FB72F5"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2D050455"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34840387"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478812EE"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4A4B19D7"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3E2B1DBB" w14:textId="77777777" w:rsidR="000F1EB6" w:rsidRDefault="000F1EB6" w:rsidP="00E9297B">
            <w:pPr>
              <w:pStyle w:val="NoSpacing"/>
            </w:pPr>
          </w:p>
        </w:tc>
      </w:tr>
      <w:tr w:rsidR="000F1EB6" w14:paraId="5EFB784D"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4E2FEA54" w14:textId="77777777" w:rsidR="000F1EB6" w:rsidRPr="006A399D" w:rsidRDefault="000F1EB6" w:rsidP="00E9297B">
            <w:pPr>
              <w:pStyle w:val="NoSpacing"/>
              <w:rPr>
                <w:sz w:val="20"/>
              </w:rPr>
            </w:pPr>
            <w:r w:rsidRPr="006A399D">
              <w:rPr>
                <w:sz w:val="20"/>
              </w:rPr>
              <w:t>Collecting wood for fuel</w:t>
            </w:r>
          </w:p>
        </w:tc>
        <w:tc>
          <w:tcPr>
            <w:tcW w:w="1637" w:type="dxa"/>
            <w:tcBorders>
              <w:top w:val="single" w:sz="4" w:space="0" w:color="auto"/>
              <w:left w:val="single" w:sz="4" w:space="0" w:color="auto"/>
              <w:bottom w:val="single" w:sz="4" w:space="0" w:color="auto"/>
              <w:right w:val="single" w:sz="4" w:space="0" w:color="auto"/>
            </w:tcBorders>
          </w:tcPr>
          <w:p w14:paraId="1F3D8564"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1632FDE2" w14:textId="212C0A35"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D3EC7AD"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3D42958D" w14:textId="23876BC9"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3E7022E1"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6EF6F7B7"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138A097D"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319ACA5E"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1A523657" w14:textId="77777777" w:rsidR="000F1EB6" w:rsidRDefault="000F1EB6" w:rsidP="00E9297B">
            <w:pPr>
              <w:pStyle w:val="NoSpacing"/>
            </w:pPr>
          </w:p>
        </w:tc>
      </w:tr>
      <w:tr w:rsidR="000F1EB6" w14:paraId="03F79A83"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704313DC" w14:textId="77777777" w:rsidR="000F1EB6" w:rsidRPr="006A399D" w:rsidRDefault="000F1EB6" w:rsidP="00E9297B">
            <w:pPr>
              <w:pStyle w:val="NoSpacing"/>
              <w:rPr>
                <w:sz w:val="20"/>
              </w:rPr>
            </w:pPr>
            <w:r w:rsidRPr="006A399D">
              <w:rPr>
                <w:sz w:val="20"/>
              </w:rPr>
              <w:t>Setting fires before harvesting</w:t>
            </w:r>
          </w:p>
        </w:tc>
        <w:tc>
          <w:tcPr>
            <w:tcW w:w="1637" w:type="dxa"/>
            <w:tcBorders>
              <w:top w:val="single" w:sz="4" w:space="0" w:color="auto"/>
              <w:left w:val="single" w:sz="4" w:space="0" w:color="auto"/>
              <w:bottom w:val="single" w:sz="4" w:space="0" w:color="auto"/>
              <w:right w:val="single" w:sz="4" w:space="0" w:color="auto"/>
            </w:tcBorders>
          </w:tcPr>
          <w:p w14:paraId="585DE2B8"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24CF9A2B" w14:textId="3190514C"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7F441C39"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4B5A179F" w14:textId="0C7F0088"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5A490AD9"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3F3209BD"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7DAC6881"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5A321CB1"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4F8387A5" w14:textId="77777777" w:rsidR="000F1EB6" w:rsidRDefault="000F1EB6" w:rsidP="00E9297B">
            <w:pPr>
              <w:pStyle w:val="NoSpacing"/>
            </w:pPr>
          </w:p>
        </w:tc>
      </w:tr>
      <w:tr w:rsidR="000F1EB6" w14:paraId="0924B0BF"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4CEF57B3" w14:textId="77777777" w:rsidR="000F1EB6" w:rsidRPr="006A399D" w:rsidRDefault="000F1EB6" w:rsidP="00E9297B">
            <w:pPr>
              <w:pStyle w:val="NoSpacing"/>
              <w:rPr>
                <w:sz w:val="20"/>
              </w:rPr>
            </w:pPr>
            <w:r w:rsidRPr="006A399D">
              <w:rPr>
                <w:sz w:val="20"/>
              </w:rPr>
              <w:t>Cutting trees for charcoaling</w:t>
            </w:r>
          </w:p>
        </w:tc>
        <w:tc>
          <w:tcPr>
            <w:tcW w:w="1637" w:type="dxa"/>
            <w:tcBorders>
              <w:top w:val="single" w:sz="4" w:space="0" w:color="auto"/>
              <w:left w:val="single" w:sz="4" w:space="0" w:color="auto"/>
              <w:bottom w:val="single" w:sz="4" w:space="0" w:color="auto"/>
              <w:right w:val="single" w:sz="4" w:space="0" w:color="auto"/>
            </w:tcBorders>
          </w:tcPr>
          <w:p w14:paraId="15044C24"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60E9B9F2" w14:textId="088B9360"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B46559B"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018F73F3" w14:textId="72FBA719"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775FEE7E"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364D40FA"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4CC276BC"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5B51E1D0"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6F50C865" w14:textId="77777777" w:rsidR="000F1EB6" w:rsidRDefault="000F1EB6" w:rsidP="00E9297B">
            <w:pPr>
              <w:pStyle w:val="NoSpacing"/>
            </w:pPr>
          </w:p>
        </w:tc>
      </w:tr>
      <w:tr w:rsidR="000F1EB6" w14:paraId="0B012393" w14:textId="77777777" w:rsidTr="00F1178E">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5F9D5225" w14:textId="77777777" w:rsidR="000F1EB6" w:rsidRPr="006A399D" w:rsidRDefault="000F1EB6" w:rsidP="00E9297B">
            <w:pPr>
              <w:pStyle w:val="NoSpacing"/>
              <w:rPr>
                <w:sz w:val="20"/>
              </w:rPr>
            </w:pPr>
            <w:r w:rsidRPr="006A399D">
              <w:rPr>
                <w:sz w:val="20"/>
              </w:rPr>
              <w:t xml:space="preserve">Grazing livestock </w:t>
            </w:r>
          </w:p>
        </w:tc>
        <w:tc>
          <w:tcPr>
            <w:tcW w:w="1637" w:type="dxa"/>
            <w:tcBorders>
              <w:top w:val="single" w:sz="4" w:space="0" w:color="auto"/>
              <w:left w:val="single" w:sz="4" w:space="0" w:color="auto"/>
              <w:bottom w:val="single" w:sz="4" w:space="0" w:color="auto"/>
              <w:right w:val="single" w:sz="4" w:space="0" w:color="auto"/>
            </w:tcBorders>
          </w:tcPr>
          <w:p w14:paraId="31654F93"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tcPr>
          <w:p w14:paraId="16AA9717" w14:textId="6DA17747" w:rsidR="000F1EB6"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2259B3D"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29731B48" w14:textId="144EE7F7"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3FEA6F66"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1FC07885"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35DC3F56"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5D76A8D9"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2C38682C" w14:textId="77777777" w:rsidR="000F1EB6" w:rsidRDefault="000F1EB6" w:rsidP="00E9297B">
            <w:pPr>
              <w:pStyle w:val="NoSpacing"/>
            </w:pPr>
          </w:p>
        </w:tc>
      </w:tr>
    </w:tbl>
    <w:p w14:paraId="7EC65E7D" w14:textId="77777777" w:rsidR="00A801B3" w:rsidRDefault="00A801B3" w:rsidP="00E9297B">
      <w:pPr>
        <w:pStyle w:val="NoSpacing"/>
      </w:pPr>
    </w:p>
    <w:p w14:paraId="1A63CEE1" w14:textId="77777777" w:rsidR="009E19FA" w:rsidRDefault="009E19FA" w:rsidP="00E9297B">
      <w:pPr>
        <w:pStyle w:val="NoSpacing"/>
      </w:pPr>
    </w:p>
    <w:p w14:paraId="755D9D51" w14:textId="77777777" w:rsidR="002C75CF" w:rsidRDefault="002C75CF" w:rsidP="00E9297B">
      <w:pPr>
        <w:pStyle w:val="NoSpacing"/>
      </w:pPr>
    </w:p>
    <w:tbl>
      <w:tblPr>
        <w:tblStyle w:val="TableGrid"/>
        <w:tblW w:w="14755" w:type="dxa"/>
        <w:jc w:val="center"/>
        <w:tblCellMar>
          <w:left w:w="72" w:type="dxa"/>
          <w:right w:w="72" w:type="dxa"/>
        </w:tblCellMar>
        <w:tblLook w:val="04A0" w:firstRow="1" w:lastRow="0" w:firstColumn="1" w:lastColumn="0" w:noHBand="0" w:noVBand="1"/>
      </w:tblPr>
      <w:tblGrid>
        <w:gridCol w:w="5395"/>
        <w:gridCol w:w="5400"/>
        <w:gridCol w:w="3960"/>
      </w:tblGrid>
      <w:tr w:rsidR="00E9297B" w:rsidRPr="00882386" w14:paraId="54747B9F" w14:textId="77777777">
        <w:trPr>
          <w:jc w:val="center"/>
        </w:trPr>
        <w:tc>
          <w:tcPr>
            <w:tcW w:w="10795" w:type="dxa"/>
            <w:gridSpan w:val="2"/>
            <w:tcBorders>
              <w:top w:val="single" w:sz="4" w:space="0" w:color="auto"/>
              <w:left w:val="single" w:sz="4" w:space="0" w:color="auto"/>
              <w:bottom w:val="single" w:sz="4" w:space="0" w:color="auto"/>
              <w:right w:val="single" w:sz="4" w:space="0" w:color="auto"/>
            </w:tcBorders>
          </w:tcPr>
          <w:p w14:paraId="1B23E48A" w14:textId="3DD95AC0" w:rsidR="00E9297B" w:rsidRPr="00882386" w:rsidRDefault="002D0E62" w:rsidP="00E9297B">
            <w:pPr>
              <w:pStyle w:val="NoSpacing"/>
              <w:rPr>
                <w:b/>
                <w:sz w:val="20"/>
              </w:rPr>
            </w:pPr>
            <w:r w:rsidRPr="00E45E09">
              <w:rPr>
                <w:b/>
                <w:sz w:val="20"/>
              </w:rPr>
              <w:t xml:space="preserve">107 </w:t>
            </w:r>
            <w:r w:rsidR="00F1178E" w:rsidRPr="00E45E09">
              <w:rPr>
                <w:b/>
                <w:sz w:val="20"/>
              </w:rPr>
              <w:t>–</w:t>
            </w:r>
            <w:r w:rsidRPr="00E45E09">
              <w:rPr>
                <w:b/>
                <w:sz w:val="20"/>
              </w:rPr>
              <w:t xml:space="preserve"> </w:t>
            </w:r>
            <w:r w:rsidR="00F1178E" w:rsidRPr="00E45E09">
              <w:rPr>
                <w:b/>
                <w:sz w:val="20"/>
              </w:rPr>
              <w:t>Traditional/Village P</w:t>
            </w:r>
            <w:r w:rsidR="00E9297B" w:rsidRPr="00E45E09">
              <w:rPr>
                <w:b/>
                <w:sz w:val="20"/>
              </w:rPr>
              <w:t>enalty</w:t>
            </w:r>
            <w:r w:rsidR="00E9297B" w:rsidRPr="00882386">
              <w:rPr>
                <w:b/>
                <w:sz w:val="20"/>
              </w:rPr>
              <w:t xml:space="preserve"> </w:t>
            </w:r>
          </w:p>
        </w:tc>
        <w:tc>
          <w:tcPr>
            <w:tcW w:w="3960" w:type="dxa"/>
            <w:tcBorders>
              <w:top w:val="single" w:sz="4" w:space="0" w:color="auto"/>
              <w:left w:val="single" w:sz="4" w:space="0" w:color="auto"/>
              <w:bottom w:val="single" w:sz="4" w:space="0" w:color="auto"/>
              <w:right w:val="single" w:sz="4" w:space="0" w:color="auto"/>
            </w:tcBorders>
          </w:tcPr>
          <w:p w14:paraId="4B0330D0" w14:textId="582A7E2F" w:rsidR="00E9297B" w:rsidRPr="00882386" w:rsidRDefault="002D0E62" w:rsidP="00E9297B">
            <w:pPr>
              <w:pStyle w:val="NoSpacing"/>
              <w:rPr>
                <w:b/>
                <w:sz w:val="20"/>
              </w:rPr>
            </w:pPr>
            <w:r>
              <w:rPr>
                <w:b/>
                <w:sz w:val="20"/>
              </w:rPr>
              <w:t xml:space="preserve">108 - </w:t>
            </w:r>
            <w:r w:rsidR="00E9297B" w:rsidRPr="00882386">
              <w:rPr>
                <w:b/>
                <w:sz w:val="20"/>
              </w:rPr>
              <w:t>Who follows the rules</w:t>
            </w:r>
          </w:p>
        </w:tc>
      </w:tr>
      <w:tr w:rsidR="00E9297B" w:rsidRPr="00E9297B" w14:paraId="400EE2DB" w14:textId="77777777">
        <w:trPr>
          <w:jc w:val="center"/>
        </w:trPr>
        <w:tc>
          <w:tcPr>
            <w:tcW w:w="5395" w:type="dxa"/>
            <w:tcBorders>
              <w:top w:val="single" w:sz="4" w:space="0" w:color="auto"/>
              <w:left w:val="single" w:sz="4" w:space="0" w:color="auto"/>
              <w:bottom w:val="single" w:sz="4" w:space="0" w:color="auto"/>
              <w:right w:val="single" w:sz="4" w:space="0" w:color="auto"/>
            </w:tcBorders>
          </w:tcPr>
          <w:p w14:paraId="13B7575C" w14:textId="77777777" w:rsidR="00E9297B" w:rsidRPr="00E9297B" w:rsidRDefault="00E9297B" w:rsidP="00E9297B">
            <w:pPr>
              <w:pStyle w:val="NoSpacing"/>
              <w:rPr>
                <w:sz w:val="20"/>
              </w:rPr>
            </w:pPr>
            <w:r w:rsidRPr="00E9297B">
              <w:rPr>
                <w:sz w:val="20"/>
              </w:rPr>
              <w:t>1=Seize the product</w:t>
            </w:r>
          </w:p>
          <w:p w14:paraId="7B9F1AAB" w14:textId="77777777" w:rsidR="00E9297B" w:rsidRPr="00E9297B" w:rsidRDefault="00E9297B" w:rsidP="00E9297B">
            <w:pPr>
              <w:pStyle w:val="NoSpacing"/>
              <w:rPr>
                <w:sz w:val="20"/>
              </w:rPr>
            </w:pPr>
            <w:r w:rsidRPr="00E9297B">
              <w:rPr>
                <w:sz w:val="20"/>
              </w:rPr>
              <w:t xml:space="preserve">2=Seize tools </w:t>
            </w:r>
          </w:p>
          <w:p w14:paraId="21CEFF72" w14:textId="77777777" w:rsidR="00E9297B" w:rsidRPr="00E9297B" w:rsidRDefault="00E9297B" w:rsidP="00E9297B">
            <w:pPr>
              <w:pStyle w:val="NoSpacing"/>
              <w:rPr>
                <w:sz w:val="20"/>
              </w:rPr>
            </w:pPr>
            <w:r w:rsidRPr="00E9297B">
              <w:rPr>
                <w:sz w:val="20"/>
              </w:rPr>
              <w:t>3=Cash fine; note the amount</w:t>
            </w:r>
          </w:p>
          <w:p w14:paraId="1D2A6C7E" w14:textId="69F2E8E8" w:rsidR="00E9297B" w:rsidRPr="00E9297B" w:rsidRDefault="00C012D8" w:rsidP="00E9297B">
            <w:pPr>
              <w:pStyle w:val="NoSpacing"/>
              <w:rPr>
                <w:sz w:val="20"/>
              </w:rPr>
            </w:pPr>
            <w:r>
              <w:rPr>
                <w:sz w:val="20"/>
              </w:rPr>
              <w:t>4</w:t>
            </w:r>
            <w:r w:rsidR="00E9297B" w:rsidRPr="00E9297B">
              <w:rPr>
                <w:sz w:val="20"/>
              </w:rPr>
              <w:t>=Labor contribution; please specify the number of days</w:t>
            </w:r>
          </w:p>
          <w:p w14:paraId="7F90DA76" w14:textId="77777777" w:rsidR="00E9297B" w:rsidRPr="00E9297B" w:rsidRDefault="00E9297B" w:rsidP="00E9297B">
            <w:pPr>
              <w:pStyle w:val="NoSpacing"/>
              <w:rPr>
                <w:sz w:val="20"/>
              </w:rPr>
            </w:pPr>
            <w:r w:rsidRPr="00E9297B">
              <w:rPr>
                <w:sz w:val="20"/>
              </w:rPr>
              <w:lastRenderedPageBreak/>
              <w:t>5=Social shaming/verbal chastisement/public apology</w:t>
            </w:r>
          </w:p>
          <w:p w14:paraId="7319E603" w14:textId="77777777" w:rsidR="00E9297B" w:rsidRPr="00E9297B" w:rsidRDefault="00E9297B" w:rsidP="00E9297B">
            <w:pPr>
              <w:pStyle w:val="NoSpacing"/>
              <w:rPr>
                <w:sz w:val="20"/>
              </w:rPr>
            </w:pPr>
            <w:r w:rsidRPr="00E9297B">
              <w:rPr>
                <w:sz w:val="20"/>
              </w:rPr>
              <w:t xml:space="preserve">6=In-kind contribution; please specify the product and amount </w:t>
            </w:r>
          </w:p>
          <w:p w14:paraId="4399F8C0" w14:textId="77777777" w:rsidR="00E9297B" w:rsidRPr="00E9297B" w:rsidRDefault="00E9297B" w:rsidP="00E9297B">
            <w:pPr>
              <w:pStyle w:val="NoSpacing"/>
              <w:rPr>
                <w:sz w:val="20"/>
              </w:rPr>
            </w:pPr>
            <w:r w:rsidRPr="00E9297B">
              <w:rPr>
                <w:sz w:val="20"/>
              </w:rPr>
              <w:t>7=Harvesting/collection restrictions</w:t>
            </w:r>
          </w:p>
          <w:p w14:paraId="04E8BABD" w14:textId="77777777" w:rsidR="00E9297B" w:rsidRPr="00E9297B" w:rsidRDefault="00E9297B" w:rsidP="00E9297B">
            <w:pPr>
              <w:pStyle w:val="NoSpacing"/>
              <w:rPr>
                <w:sz w:val="20"/>
              </w:rPr>
            </w:pPr>
            <w:r w:rsidRPr="00E9297B">
              <w:rPr>
                <w:sz w:val="20"/>
              </w:rPr>
              <w:t>8=Corporeal punishment</w:t>
            </w:r>
          </w:p>
        </w:tc>
        <w:tc>
          <w:tcPr>
            <w:tcW w:w="5400" w:type="dxa"/>
            <w:tcBorders>
              <w:top w:val="single" w:sz="4" w:space="0" w:color="auto"/>
              <w:left w:val="single" w:sz="4" w:space="0" w:color="auto"/>
              <w:bottom w:val="single" w:sz="4" w:space="0" w:color="auto"/>
              <w:right w:val="single" w:sz="4" w:space="0" w:color="auto"/>
            </w:tcBorders>
          </w:tcPr>
          <w:p w14:paraId="2E20F224" w14:textId="20A5342D" w:rsidR="00E9297B" w:rsidRDefault="00E45E09" w:rsidP="00E9297B">
            <w:pPr>
              <w:pStyle w:val="NoSpacing"/>
              <w:rPr>
                <w:sz w:val="20"/>
              </w:rPr>
            </w:pPr>
            <w:r>
              <w:rPr>
                <w:sz w:val="20"/>
              </w:rPr>
              <w:lastRenderedPageBreak/>
              <w:t>9</w:t>
            </w:r>
            <w:r w:rsidR="00E9297B" w:rsidRPr="00E9297B">
              <w:rPr>
                <w:sz w:val="20"/>
              </w:rPr>
              <w:t>=Sent to chief</w:t>
            </w:r>
            <w:r>
              <w:rPr>
                <w:sz w:val="20"/>
              </w:rPr>
              <w:t xml:space="preserve"> or chief’s court</w:t>
            </w:r>
          </w:p>
          <w:p w14:paraId="4BDCF5EA" w14:textId="7CCF7571" w:rsidR="00E45E09" w:rsidRPr="00E9297B" w:rsidRDefault="00E45E09" w:rsidP="00E9297B">
            <w:pPr>
              <w:pStyle w:val="NoSpacing"/>
              <w:rPr>
                <w:sz w:val="20"/>
              </w:rPr>
            </w:pPr>
            <w:r>
              <w:rPr>
                <w:sz w:val="20"/>
              </w:rPr>
              <w:t>10= Forced to leave village</w:t>
            </w:r>
          </w:p>
          <w:p w14:paraId="63620BEE" w14:textId="77777777" w:rsidR="00E9297B" w:rsidRPr="00E9297B" w:rsidRDefault="00903B97" w:rsidP="00E9297B">
            <w:pPr>
              <w:pStyle w:val="NoSpacing"/>
              <w:rPr>
                <w:sz w:val="20"/>
              </w:rPr>
            </w:pPr>
            <w:r>
              <w:rPr>
                <w:sz w:val="20"/>
              </w:rPr>
              <w:t>97=Other, please specify</w:t>
            </w:r>
          </w:p>
        </w:tc>
        <w:tc>
          <w:tcPr>
            <w:tcW w:w="3960" w:type="dxa"/>
            <w:tcBorders>
              <w:top w:val="single" w:sz="4" w:space="0" w:color="auto"/>
              <w:left w:val="single" w:sz="4" w:space="0" w:color="auto"/>
              <w:bottom w:val="single" w:sz="4" w:space="0" w:color="auto"/>
              <w:right w:val="single" w:sz="4" w:space="0" w:color="auto"/>
            </w:tcBorders>
          </w:tcPr>
          <w:p w14:paraId="437098CE" w14:textId="36DD3700" w:rsidR="00E9297B" w:rsidRPr="00E9297B" w:rsidRDefault="00882386" w:rsidP="00E9297B">
            <w:pPr>
              <w:pStyle w:val="NoSpacing"/>
              <w:rPr>
                <w:sz w:val="20"/>
              </w:rPr>
            </w:pPr>
            <w:r>
              <w:rPr>
                <w:sz w:val="20"/>
              </w:rPr>
              <w:t>1=</w:t>
            </w:r>
            <w:r w:rsidR="00E9297B" w:rsidRPr="00E9297B">
              <w:rPr>
                <w:sz w:val="20"/>
              </w:rPr>
              <w:t xml:space="preserve">Nearly everyone in the </w:t>
            </w:r>
            <w:r w:rsidR="005A50C1">
              <w:rPr>
                <w:sz w:val="20"/>
              </w:rPr>
              <w:t>village</w:t>
            </w:r>
          </w:p>
          <w:p w14:paraId="51A2ED87" w14:textId="4196191A" w:rsidR="00E9297B" w:rsidRPr="00E9297B" w:rsidRDefault="00882386" w:rsidP="00E9297B">
            <w:pPr>
              <w:pStyle w:val="NoSpacing"/>
              <w:rPr>
                <w:sz w:val="20"/>
              </w:rPr>
            </w:pPr>
            <w:r>
              <w:rPr>
                <w:sz w:val="20"/>
              </w:rPr>
              <w:t>2=</w:t>
            </w:r>
            <w:r w:rsidR="00E9297B" w:rsidRPr="00E9297B">
              <w:rPr>
                <w:sz w:val="20"/>
              </w:rPr>
              <w:t xml:space="preserve">Most </w:t>
            </w:r>
            <w:r w:rsidR="005A50C1">
              <w:rPr>
                <w:sz w:val="20"/>
              </w:rPr>
              <w:t>village</w:t>
            </w:r>
            <w:r w:rsidR="00E9297B" w:rsidRPr="00E9297B">
              <w:rPr>
                <w:sz w:val="20"/>
              </w:rPr>
              <w:t xml:space="preserve"> members</w:t>
            </w:r>
          </w:p>
          <w:p w14:paraId="727F33F3" w14:textId="62B067DF" w:rsidR="00E9297B" w:rsidRPr="00E9297B" w:rsidRDefault="00882386" w:rsidP="00E9297B">
            <w:pPr>
              <w:pStyle w:val="NoSpacing"/>
              <w:rPr>
                <w:sz w:val="20"/>
              </w:rPr>
            </w:pPr>
            <w:r>
              <w:rPr>
                <w:sz w:val="20"/>
              </w:rPr>
              <w:t>3=</w:t>
            </w:r>
            <w:r w:rsidR="00E9297B" w:rsidRPr="00E9297B">
              <w:rPr>
                <w:sz w:val="20"/>
              </w:rPr>
              <w:t xml:space="preserve">About half of the </w:t>
            </w:r>
            <w:r w:rsidR="005A50C1">
              <w:rPr>
                <w:sz w:val="20"/>
              </w:rPr>
              <w:t>village</w:t>
            </w:r>
          </w:p>
          <w:p w14:paraId="14F8DE4D" w14:textId="6CD65663" w:rsidR="00E9297B" w:rsidRPr="00E9297B" w:rsidRDefault="00882386" w:rsidP="00E9297B">
            <w:pPr>
              <w:pStyle w:val="NoSpacing"/>
              <w:rPr>
                <w:sz w:val="20"/>
              </w:rPr>
            </w:pPr>
            <w:r>
              <w:rPr>
                <w:sz w:val="20"/>
              </w:rPr>
              <w:t>4=</w:t>
            </w:r>
            <w:r w:rsidR="00E9297B" w:rsidRPr="00E9297B">
              <w:rPr>
                <w:sz w:val="20"/>
              </w:rPr>
              <w:t xml:space="preserve">Some/a few members of the </w:t>
            </w:r>
            <w:r w:rsidR="005A50C1">
              <w:rPr>
                <w:sz w:val="20"/>
              </w:rPr>
              <w:t>village</w:t>
            </w:r>
          </w:p>
          <w:p w14:paraId="2A74EE8A" w14:textId="77777777" w:rsidR="00E9297B" w:rsidRPr="00E9297B" w:rsidRDefault="00882386" w:rsidP="00E9297B">
            <w:pPr>
              <w:pStyle w:val="NoSpacing"/>
              <w:rPr>
                <w:sz w:val="20"/>
              </w:rPr>
            </w:pPr>
            <w:r>
              <w:rPr>
                <w:sz w:val="20"/>
              </w:rPr>
              <w:lastRenderedPageBreak/>
              <w:t>5=</w:t>
            </w:r>
            <w:r w:rsidR="00E9297B" w:rsidRPr="00E9297B">
              <w:rPr>
                <w:sz w:val="20"/>
              </w:rPr>
              <w:t xml:space="preserve">No one follows the rules </w:t>
            </w:r>
          </w:p>
          <w:p w14:paraId="62EFF14F" w14:textId="77777777" w:rsidR="00E9297B" w:rsidRPr="00E9297B" w:rsidRDefault="00E9297B" w:rsidP="00E9297B">
            <w:pPr>
              <w:pStyle w:val="NoSpacing"/>
              <w:rPr>
                <w:sz w:val="20"/>
              </w:rPr>
            </w:pPr>
            <w:r w:rsidRPr="00E9297B">
              <w:rPr>
                <w:sz w:val="20"/>
              </w:rPr>
              <w:t>888=Don’t know</w:t>
            </w:r>
          </w:p>
          <w:p w14:paraId="2A0940FD" w14:textId="77777777" w:rsidR="00E9297B" w:rsidRPr="00E9297B" w:rsidRDefault="00E9297B" w:rsidP="00E9297B">
            <w:pPr>
              <w:pStyle w:val="NoSpacing"/>
              <w:rPr>
                <w:sz w:val="20"/>
              </w:rPr>
            </w:pPr>
            <w:r w:rsidRPr="00E9297B">
              <w:rPr>
                <w:sz w:val="20"/>
              </w:rPr>
              <w:t>999=Prefer not to respond</w:t>
            </w:r>
          </w:p>
        </w:tc>
      </w:tr>
    </w:tbl>
    <w:p w14:paraId="1621C733" w14:textId="76D2F609" w:rsidR="00206B65" w:rsidRDefault="00206B65" w:rsidP="00E9297B">
      <w:pPr>
        <w:pStyle w:val="NoSpacing"/>
      </w:pPr>
    </w:p>
    <w:p w14:paraId="28E3A8A0" w14:textId="77777777" w:rsidR="00206B65" w:rsidRDefault="00206B65" w:rsidP="00E9297B">
      <w:pPr>
        <w:pStyle w:val="NoSpacing"/>
        <w:sectPr w:rsidR="00206B65">
          <w:pgSz w:w="15840" w:h="12240" w:orient="landscape"/>
          <w:pgMar w:top="720" w:right="1440" w:bottom="1080" w:left="1440" w:header="720" w:footer="720" w:gutter="0"/>
          <w:cols w:space="720"/>
          <w:docGrid w:linePitch="360"/>
        </w:sectPr>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6A399D" w:rsidRPr="00C755D3" w14:paraId="42D7EB7F" w14:textId="77777777" w:rsidTr="00C33ED8">
        <w:trPr>
          <w:jc w:val="center"/>
        </w:trPr>
        <w:tc>
          <w:tcPr>
            <w:tcW w:w="360" w:type="dxa"/>
          </w:tcPr>
          <w:p w14:paraId="40C8C556" w14:textId="77777777" w:rsidR="006A399D" w:rsidRPr="00C755D3" w:rsidRDefault="006A399D" w:rsidP="00692CE3">
            <w:pPr>
              <w:pStyle w:val="NoSpacing"/>
            </w:pPr>
          </w:p>
        </w:tc>
        <w:tc>
          <w:tcPr>
            <w:tcW w:w="5233" w:type="dxa"/>
            <w:tcBorders>
              <w:right w:val="nil"/>
            </w:tcBorders>
          </w:tcPr>
          <w:p w14:paraId="71474B75" w14:textId="70BBB2F3" w:rsidR="006A399D" w:rsidRPr="006A399D" w:rsidRDefault="009E25C8" w:rsidP="00692CE3">
            <w:pPr>
              <w:pStyle w:val="NoSpacing"/>
            </w:pPr>
            <w:r>
              <w:t xml:space="preserve">E8. </w:t>
            </w:r>
            <w:r w:rsidR="006A399D">
              <w:t xml:space="preserve">Who is primarily responsible for the enforcement of these traditional </w:t>
            </w:r>
            <w:r w:rsidR="005A50C1">
              <w:t>village</w:t>
            </w:r>
            <w:r w:rsidR="006A399D">
              <w:t xml:space="preserve"> rules related to forest/wooded land? </w:t>
            </w:r>
          </w:p>
        </w:tc>
        <w:tc>
          <w:tcPr>
            <w:tcW w:w="4320" w:type="dxa"/>
            <w:tcBorders>
              <w:left w:val="nil"/>
              <w:right w:val="single" w:sz="18" w:space="0" w:color="auto"/>
            </w:tcBorders>
          </w:tcPr>
          <w:p w14:paraId="1A9A6B84" w14:textId="01E92FE3" w:rsidR="00F1178E" w:rsidRDefault="006A399D" w:rsidP="00F1178E">
            <w:pPr>
              <w:pStyle w:val="NoSpacing"/>
            </w:pPr>
            <w:commentRangeStart w:id="36"/>
            <w:r>
              <w:t>1=</w:t>
            </w:r>
            <w:r w:rsidR="00F1178E">
              <w:t>Headperson</w:t>
            </w:r>
          </w:p>
          <w:p w14:paraId="311B757B" w14:textId="77777777" w:rsidR="00F1178E" w:rsidRDefault="00F1178E" w:rsidP="00F1178E">
            <w:pPr>
              <w:pStyle w:val="NoSpacing"/>
            </w:pPr>
            <w:r>
              <w:t>2=Induna (Headman)</w:t>
            </w:r>
          </w:p>
          <w:p w14:paraId="0576B0F3" w14:textId="77777777" w:rsidR="00F1178E" w:rsidRDefault="00F1178E" w:rsidP="00F1178E">
            <w:pPr>
              <w:pStyle w:val="NoSpacing"/>
            </w:pPr>
            <w:r>
              <w:t>3=Chief</w:t>
            </w:r>
          </w:p>
          <w:p w14:paraId="356F15C5" w14:textId="77777777" w:rsidR="00F1178E" w:rsidRDefault="00F1178E" w:rsidP="00F1178E">
            <w:pPr>
              <w:pStyle w:val="NoSpacing"/>
            </w:pPr>
            <w:r>
              <w:t>4= Induna (Chief)</w:t>
            </w:r>
          </w:p>
          <w:p w14:paraId="01A308F4" w14:textId="77777777" w:rsidR="00F1178E" w:rsidRDefault="00F1178E" w:rsidP="00F1178E">
            <w:pPr>
              <w:pStyle w:val="NoSpacing"/>
            </w:pPr>
            <w:r>
              <w:t>5=Elders</w:t>
            </w:r>
          </w:p>
          <w:p w14:paraId="669B18B5" w14:textId="77777777" w:rsidR="00F1178E" w:rsidRDefault="00F1178E" w:rsidP="00F1178E">
            <w:pPr>
              <w:pStyle w:val="NoSpacing"/>
            </w:pPr>
            <w:r>
              <w:t>6=Community resource board</w:t>
            </w:r>
          </w:p>
          <w:p w14:paraId="670FCE11" w14:textId="77777777" w:rsidR="00F1178E" w:rsidRDefault="00F1178E" w:rsidP="00F1178E">
            <w:pPr>
              <w:pStyle w:val="NoSpacing"/>
            </w:pPr>
            <w:r>
              <w:t>7=Village group(forest user group or village action committee); please specify</w:t>
            </w:r>
          </w:p>
          <w:p w14:paraId="5114AB29" w14:textId="64614035" w:rsidR="006A399D" w:rsidRDefault="00F1178E" w:rsidP="00F1178E">
            <w:pPr>
              <w:pStyle w:val="NoSpacing"/>
            </w:pPr>
            <w:r>
              <w:t>97=Other, please specify</w:t>
            </w:r>
            <w:commentRangeEnd w:id="36"/>
            <w:r w:rsidR="00DE2444">
              <w:rPr>
                <w:rStyle w:val="CommentReference"/>
                <w:rFonts w:eastAsiaTheme="minorHAnsi" w:cstheme="minorBidi"/>
                <w:color w:val="auto"/>
              </w:rPr>
              <w:commentReference w:id="36"/>
            </w:r>
          </w:p>
        </w:tc>
        <w:tc>
          <w:tcPr>
            <w:tcW w:w="1154" w:type="dxa"/>
            <w:tcBorders>
              <w:top w:val="single" w:sz="18" w:space="0" w:color="auto"/>
              <w:left w:val="single" w:sz="18" w:space="0" w:color="auto"/>
              <w:bottom w:val="single" w:sz="18" w:space="0" w:color="auto"/>
              <w:right w:val="single" w:sz="18" w:space="0" w:color="auto"/>
            </w:tcBorders>
          </w:tcPr>
          <w:p w14:paraId="20F71B1D" w14:textId="77777777" w:rsidR="006A399D" w:rsidRPr="00FD0CBC" w:rsidRDefault="006A399D" w:rsidP="00692CE3">
            <w:pPr>
              <w:pStyle w:val="NoSpacing"/>
              <w:rPr>
                <w:i/>
              </w:rPr>
            </w:pPr>
            <w:r w:rsidRPr="00FD0CBC">
              <w:rPr>
                <w:i/>
              </w:rPr>
              <w:t>(code)</w:t>
            </w:r>
          </w:p>
        </w:tc>
      </w:tr>
      <w:tr w:rsidR="00FD0CBC" w:rsidRPr="00C755D3" w14:paraId="111A4B62" w14:textId="77777777" w:rsidTr="00C33ED8">
        <w:trPr>
          <w:jc w:val="center"/>
        </w:trPr>
        <w:tc>
          <w:tcPr>
            <w:tcW w:w="360" w:type="dxa"/>
          </w:tcPr>
          <w:p w14:paraId="7072374F" w14:textId="77777777" w:rsidR="00FD0CBC" w:rsidRPr="00C755D3" w:rsidRDefault="00FD0CBC" w:rsidP="00692CE3">
            <w:pPr>
              <w:pStyle w:val="NoSpacing"/>
            </w:pPr>
          </w:p>
        </w:tc>
        <w:tc>
          <w:tcPr>
            <w:tcW w:w="5233" w:type="dxa"/>
            <w:tcBorders>
              <w:right w:val="nil"/>
            </w:tcBorders>
          </w:tcPr>
          <w:p w14:paraId="68C0B92C" w14:textId="5181F341" w:rsidR="00FD0CBC" w:rsidRDefault="009E25C8" w:rsidP="00692CE3">
            <w:pPr>
              <w:pStyle w:val="NoSpacing"/>
            </w:pPr>
            <w:r>
              <w:t xml:space="preserve">E9. </w:t>
            </w:r>
            <w:r w:rsidR="00FD0CBC">
              <w:t xml:space="preserve">How effectively are traditional </w:t>
            </w:r>
            <w:r w:rsidR="005A50C1">
              <w:t>village</w:t>
            </w:r>
            <w:r w:rsidR="00FD0CBC">
              <w:t xml:space="preserve"> </w:t>
            </w:r>
            <w:r w:rsidR="00FD0CBC">
              <w:rPr>
                <w:b/>
              </w:rPr>
              <w:t xml:space="preserve">rules </w:t>
            </w:r>
            <w:r w:rsidR="00F1178E">
              <w:rPr>
                <w:b/>
              </w:rPr>
              <w:t xml:space="preserve">about forest use </w:t>
            </w:r>
            <w:r w:rsidR="00FD0CBC">
              <w:t>enforced?</w:t>
            </w:r>
          </w:p>
        </w:tc>
        <w:tc>
          <w:tcPr>
            <w:tcW w:w="4320" w:type="dxa"/>
            <w:tcBorders>
              <w:left w:val="nil"/>
              <w:right w:val="single" w:sz="18" w:space="0" w:color="auto"/>
            </w:tcBorders>
          </w:tcPr>
          <w:p w14:paraId="082347E1" w14:textId="77777777" w:rsidR="00F1178E" w:rsidRDefault="00F1178E" w:rsidP="00F1178E">
            <w:pPr>
              <w:pStyle w:val="NoSpacing"/>
            </w:pPr>
            <w:commentRangeStart w:id="37"/>
            <w:r>
              <w:t>1=Very effectively</w:t>
            </w:r>
          </w:p>
          <w:p w14:paraId="4C892521" w14:textId="77777777" w:rsidR="00F1178E" w:rsidRDefault="00F1178E" w:rsidP="00F1178E">
            <w:pPr>
              <w:pStyle w:val="NoSpacing"/>
            </w:pPr>
            <w:r>
              <w:t xml:space="preserve">2=Effectively </w:t>
            </w:r>
          </w:p>
          <w:p w14:paraId="44624B23" w14:textId="77777777" w:rsidR="00F1178E" w:rsidRDefault="00F1178E" w:rsidP="00F1178E">
            <w:pPr>
              <w:pStyle w:val="NoSpacing"/>
            </w:pPr>
            <w:r>
              <w:t xml:space="preserve">3=Neither effective or ineffectively </w:t>
            </w:r>
          </w:p>
          <w:p w14:paraId="09E969FD" w14:textId="77777777" w:rsidR="00F1178E" w:rsidRDefault="00F1178E" w:rsidP="00F1178E">
            <w:pPr>
              <w:pStyle w:val="NoSpacing"/>
            </w:pPr>
            <w:r>
              <w:t xml:space="preserve">4=Ineffectively </w:t>
            </w:r>
          </w:p>
          <w:p w14:paraId="1DE785E3" w14:textId="5A93D471" w:rsidR="00FD0CBC" w:rsidRDefault="00F1178E" w:rsidP="00F1178E">
            <w:pPr>
              <w:pStyle w:val="NoSpacing"/>
            </w:pPr>
            <w:r>
              <w:t>5=Very ineffectively</w:t>
            </w:r>
            <w:commentRangeEnd w:id="37"/>
            <w:r w:rsidR="00DE2444">
              <w:rPr>
                <w:rStyle w:val="CommentReference"/>
                <w:rFonts w:eastAsiaTheme="minorHAnsi" w:cstheme="minorBidi"/>
                <w:color w:val="auto"/>
              </w:rPr>
              <w:commentReference w:id="37"/>
            </w:r>
          </w:p>
        </w:tc>
        <w:tc>
          <w:tcPr>
            <w:tcW w:w="1154" w:type="dxa"/>
            <w:tcBorders>
              <w:top w:val="single" w:sz="18" w:space="0" w:color="auto"/>
              <w:left w:val="single" w:sz="18" w:space="0" w:color="auto"/>
              <w:bottom w:val="single" w:sz="18" w:space="0" w:color="auto"/>
              <w:right w:val="single" w:sz="18" w:space="0" w:color="auto"/>
            </w:tcBorders>
          </w:tcPr>
          <w:p w14:paraId="56082257" w14:textId="77777777" w:rsidR="00FD0CBC" w:rsidRPr="00FD0CBC" w:rsidRDefault="00FD0CBC" w:rsidP="00692CE3">
            <w:pPr>
              <w:pStyle w:val="NoSpacing"/>
              <w:rPr>
                <w:i/>
              </w:rPr>
            </w:pPr>
            <w:r w:rsidRPr="00FD0CBC">
              <w:rPr>
                <w:i/>
              </w:rPr>
              <w:t>(code)</w:t>
            </w:r>
          </w:p>
        </w:tc>
      </w:tr>
      <w:tr w:rsidR="00FD0CBC" w:rsidRPr="00C755D3" w14:paraId="653D9FD6" w14:textId="77777777" w:rsidTr="00C33ED8">
        <w:trPr>
          <w:jc w:val="center"/>
        </w:trPr>
        <w:tc>
          <w:tcPr>
            <w:tcW w:w="360" w:type="dxa"/>
          </w:tcPr>
          <w:p w14:paraId="38CAB808" w14:textId="77777777" w:rsidR="00FD0CBC" w:rsidRPr="00C755D3" w:rsidRDefault="00FD0CBC" w:rsidP="00692CE3">
            <w:pPr>
              <w:pStyle w:val="NoSpacing"/>
            </w:pPr>
          </w:p>
        </w:tc>
        <w:tc>
          <w:tcPr>
            <w:tcW w:w="5233" w:type="dxa"/>
            <w:tcBorders>
              <w:right w:val="nil"/>
            </w:tcBorders>
          </w:tcPr>
          <w:p w14:paraId="5402E50B" w14:textId="7449E277" w:rsidR="00FD0CBC" w:rsidRDefault="009E25C8" w:rsidP="00692CE3">
            <w:pPr>
              <w:pStyle w:val="NoSpacing"/>
              <w:rPr>
                <w:rFonts w:eastAsiaTheme="minorEastAsia" w:cstheme="minorBidi"/>
              </w:rPr>
            </w:pPr>
            <w:r>
              <w:t xml:space="preserve">E10. </w:t>
            </w:r>
            <w:r w:rsidR="00FD0CBC">
              <w:t>What is the typical compliance with penalties</w:t>
            </w:r>
            <w:r w:rsidR="00F1178E">
              <w:t xml:space="preserve"> about forest use</w:t>
            </w:r>
            <w:r w:rsidR="00FD0CBC">
              <w:t>?</w:t>
            </w:r>
          </w:p>
        </w:tc>
        <w:tc>
          <w:tcPr>
            <w:tcW w:w="4320" w:type="dxa"/>
            <w:tcBorders>
              <w:left w:val="nil"/>
              <w:right w:val="single" w:sz="18" w:space="0" w:color="auto"/>
            </w:tcBorders>
          </w:tcPr>
          <w:p w14:paraId="0E19C48B" w14:textId="77777777" w:rsidR="00FD0CBC" w:rsidRDefault="00FD0CBC" w:rsidP="00692CE3">
            <w:pPr>
              <w:pStyle w:val="NoSpacing"/>
              <w:rPr>
                <w:color w:val="auto"/>
                <w:w w:val="105"/>
              </w:rPr>
            </w:pPr>
            <w:r>
              <w:rPr>
                <w:w w:val="105"/>
              </w:rPr>
              <w:t xml:space="preserve">1=Offenders never comply </w:t>
            </w:r>
          </w:p>
          <w:p w14:paraId="0D95D168" w14:textId="77777777" w:rsidR="00FD0CBC" w:rsidRDefault="00FD0CBC" w:rsidP="00692CE3">
            <w:pPr>
              <w:pStyle w:val="NoSpacing"/>
              <w:rPr>
                <w:w w:val="105"/>
              </w:rPr>
            </w:pPr>
            <w:r>
              <w:rPr>
                <w:w w:val="105"/>
              </w:rPr>
              <w:t xml:space="preserve">2=Some of the time offenders comply  </w:t>
            </w:r>
          </w:p>
          <w:p w14:paraId="478F2C24" w14:textId="77777777" w:rsidR="00FD0CBC" w:rsidRDefault="00FD0CBC" w:rsidP="00692CE3">
            <w:pPr>
              <w:pStyle w:val="NoSpacing"/>
              <w:rPr>
                <w:w w:val="105"/>
              </w:rPr>
            </w:pPr>
            <w:r>
              <w:rPr>
                <w:w w:val="105"/>
              </w:rPr>
              <w:t>3=About half the time offenders comply</w:t>
            </w:r>
          </w:p>
          <w:p w14:paraId="5A9D451B" w14:textId="77777777" w:rsidR="00FD0CBC" w:rsidRDefault="00FD0CBC" w:rsidP="00692CE3">
            <w:pPr>
              <w:pStyle w:val="NoSpacing"/>
              <w:rPr>
                <w:w w:val="105"/>
              </w:rPr>
            </w:pPr>
            <w:r>
              <w:rPr>
                <w:w w:val="105"/>
              </w:rPr>
              <w:t xml:space="preserve">4=Most of the time offenders comply </w:t>
            </w:r>
          </w:p>
          <w:p w14:paraId="5E710974" w14:textId="77777777" w:rsidR="00FD0CBC" w:rsidRDefault="00FD0CBC" w:rsidP="00692CE3">
            <w:pPr>
              <w:pStyle w:val="NoSpacing"/>
              <w:rPr>
                <w:w w:val="105"/>
              </w:rPr>
            </w:pPr>
            <w:r>
              <w:rPr>
                <w:w w:val="105"/>
              </w:rPr>
              <w:t>5=Almost all the time offenders comply</w:t>
            </w:r>
          </w:p>
          <w:p w14:paraId="31848F84" w14:textId="77777777" w:rsidR="00FD0CBC" w:rsidRDefault="00FD0CBC" w:rsidP="00692CE3">
            <w:pPr>
              <w:pStyle w:val="NoSpacing"/>
              <w:rPr>
                <w:w w:val="105"/>
              </w:rPr>
            </w:pPr>
            <w:r>
              <w:rPr>
                <w:w w:val="105"/>
              </w:rPr>
              <w:t xml:space="preserve">888=Don't know  </w:t>
            </w:r>
          </w:p>
          <w:p w14:paraId="458295C4" w14:textId="77777777" w:rsidR="00FD0CBC" w:rsidRDefault="00FD0CBC" w:rsidP="00692CE3">
            <w:pPr>
              <w:pStyle w:val="NoSpacing"/>
              <w:rPr>
                <w:rFonts w:cstheme="minorBidi"/>
              </w:rPr>
            </w:pPr>
            <w:r>
              <w:rPr>
                <w:w w:val="105"/>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3DB85FBD" w14:textId="77777777" w:rsidR="00FD0CBC" w:rsidRPr="00FD0CBC" w:rsidRDefault="00FD0CBC" w:rsidP="00692CE3">
            <w:pPr>
              <w:pStyle w:val="NoSpacing"/>
              <w:rPr>
                <w:i/>
              </w:rPr>
            </w:pPr>
            <w:r w:rsidRPr="00FD0CBC">
              <w:rPr>
                <w:i/>
              </w:rPr>
              <w:t>(code)</w:t>
            </w:r>
          </w:p>
        </w:tc>
      </w:tr>
    </w:tbl>
    <w:p w14:paraId="6178096B" w14:textId="6D1B60D3" w:rsidR="00F1178E" w:rsidRDefault="00DE2444">
      <w:commentRangeStart w:id="38"/>
      <w:r>
        <w:t>E12, E13</w:t>
      </w:r>
      <w:commentRangeEnd w:id="38"/>
      <w:r>
        <w:t>, E15</w:t>
      </w:r>
      <w:r>
        <w:rPr>
          <w:rStyle w:val="CommentReference"/>
        </w:rPr>
        <w:commentReference w:id="38"/>
      </w:r>
      <w:r>
        <w:t>, E17, E18</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F1178E" w:rsidRPr="008231A9" w14:paraId="7BD1847A" w14:textId="77777777" w:rsidTr="00D82B86">
        <w:trPr>
          <w:jc w:val="center"/>
        </w:trPr>
        <w:tc>
          <w:tcPr>
            <w:tcW w:w="354" w:type="dxa"/>
          </w:tcPr>
          <w:p w14:paraId="380221F5" w14:textId="77777777" w:rsidR="00F1178E" w:rsidRPr="008231A9" w:rsidRDefault="00F1178E" w:rsidP="00D82B86">
            <w:pPr>
              <w:pStyle w:val="NoSpacing"/>
            </w:pPr>
          </w:p>
        </w:tc>
        <w:tc>
          <w:tcPr>
            <w:tcW w:w="5046" w:type="dxa"/>
            <w:tcBorders>
              <w:right w:val="nil"/>
            </w:tcBorders>
          </w:tcPr>
          <w:p w14:paraId="44DD7EB5" w14:textId="11F7A4FB" w:rsidR="00F1178E" w:rsidRPr="0021553D" w:rsidRDefault="00F1178E" w:rsidP="00D82B86">
            <w:pPr>
              <w:pStyle w:val="NoSpacing"/>
            </w:pPr>
            <w:r>
              <w:t xml:space="preserve">E11. </w:t>
            </w:r>
            <w:r w:rsidRPr="0021553D">
              <w:t xml:space="preserve">Do you think these traditional </w:t>
            </w:r>
            <w:r>
              <w:t>village</w:t>
            </w:r>
            <w:r w:rsidRPr="0021553D">
              <w:t xml:space="preserve"> rules </w:t>
            </w:r>
            <w:r>
              <w:t xml:space="preserve">related to forest/wooded land </w:t>
            </w:r>
            <w:r w:rsidRPr="0021553D">
              <w:t xml:space="preserve">are fair? </w:t>
            </w:r>
          </w:p>
        </w:tc>
        <w:tc>
          <w:tcPr>
            <w:tcW w:w="4320" w:type="dxa"/>
            <w:tcBorders>
              <w:left w:val="nil"/>
              <w:right w:val="single" w:sz="18" w:space="0" w:color="auto"/>
            </w:tcBorders>
          </w:tcPr>
          <w:p w14:paraId="0052C345" w14:textId="77777777" w:rsidR="00F1178E" w:rsidRDefault="00F1178E" w:rsidP="00D82B86">
            <w:pPr>
              <w:pStyle w:val="NoSpacing"/>
            </w:pPr>
            <w:r>
              <w:t>1=Strongly agree</w:t>
            </w:r>
          </w:p>
          <w:p w14:paraId="0219D58F" w14:textId="77777777" w:rsidR="00F1178E" w:rsidRDefault="00F1178E" w:rsidP="00D82B86">
            <w:pPr>
              <w:pStyle w:val="NoSpacing"/>
            </w:pPr>
            <w:r>
              <w:t>2=Agree</w:t>
            </w:r>
          </w:p>
          <w:p w14:paraId="342277DD" w14:textId="77777777" w:rsidR="00F1178E" w:rsidRDefault="00F1178E" w:rsidP="00D82B86">
            <w:pPr>
              <w:pStyle w:val="NoSpacing"/>
            </w:pPr>
            <w:r>
              <w:t>3=Neither agree nor disagree</w:t>
            </w:r>
          </w:p>
          <w:p w14:paraId="295D21E1" w14:textId="77777777" w:rsidR="00F1178E" w:rsidRDefault="00F1178E" w:rsidP="00D82B86">
            <w:pPr>
              <w:pStyle w:val="NoSpacing"/>
            </w:pPr>
            <w:r>
              <w:t>4=Disagree</w:t>
            </w:r>
          </w:p>
          <w:p w14:paraId="74E98F10" w14:textId="77777777" w:rsidR="00F1178E" w:rsidRDefault="00F1178E" w:rsidP="00D82B86">
            <w:pPr>
              <w:pStyle w:val="NoSpacing"/>
            </w:pPr>
            <w:r>
              <w:t>5=Strongly disagree</w:t>
            </w:r>
          </w:p>
          <w:p w14:paraId="3F224499" w14:textId="77777777" w:rsidR="00F1178E" w:rsidRDefault="00F1178E" w:rsidP="00D82B86">
            <w:pPr>
              <w:pStyle w:val="NoSpacing"/>
            </w:pPr>
            <w:r>
              <w:t>888=Don't know</w:t>
            </w:r>
          </w:p>
          <w:p w14:paraId="20AE7355" w14:textId="77777777" w:rsidR="00F1178E" w:rsidRPr="0021553D" w:rsidRDefault="00F1178E" w:rsidP="00D82B86">
            <w:pPr>
              <w:pStyle w:val="NoSpacing"/>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F8B3DDF" w14:textId="77777777" w:rsidR="00F1178E" w:rsidRPr="008231A9" w:rsidRDefault="00F1178E" w:rsidP="00D82B86">
            <w:pPr>
              <w:pStyle w:val="NoSpacing"/>
              <w:rPr>
                <w:i/>
              </w:rPr>
            </w:pPr>
            <w:r w:rsidRPr="008231A9">
              <w:rPr>
                <w:i/>
              </w:rPr>
              <w:t>(code)</w:t>
            </w:r>
          </w:p>
        </w:tc>
      </w:tr>
      <w:tr w:rsidR="00F1178E" w:rsidRPr="008231A9" w14:paraId="23FEAFC0" w14:textId="77777777" w:rsidTr="00D82B86">
        <w:trPr>
          <w:trHeight w:val="1146"/>
          <w:jc w:val="center"/>
        </w:trPr>
        <w:tc>
          <w:tcPr>
            <w:tcW w:w="354" w:type="dxa"/>
            <w:tcBorders>
              <w:bottom w:val="single" w:sz="4" w:space="0" w:color="auto"/>
            </w:tcBorders>
          </w:tcPr>
          <w:p w14:paraId="2FD42ED0" w14:textId="77777777" w:rsidR="00F1178E" w:rsidRPr="008231A9" w:rsidRDefault="00F1178E" w:rsidP="00D82B86">
            <w:pPr>
              <w:pStyle w:val="NoSpacing"/>
            </w:pPr>
          </w:p>
        </w:tc>
        <w:tc>
          <w:tcPr>
            <w:tcW w:w="5046" w:type="dxa"/>
            <w:tcBorders>
              <w:bottom w:val="single" w:sz="4" w:space="0" w:color="auto"/>
              <w:right w:val="nil"/>
            </w:tcBorders>
          </w:tcPr>
          <w:p w14:paraId="7A14AA04" w14:textId="17BD1712" w:rsidR="00F1178E" w:rsidRPr="0021553D" w:rsidRDefault="00F1178E" w:rsidP="00D82B86">
            <w:pPr>
              <w:pStyle w:val="NoSpacing"/>
            </w:pPr>
            <w:r>
              <w:t xml:space="preserve">E12. </w:t>
            </w:r>
            <w:r w:rsidRPr="0021553D">
              <w:t xml:space="preserve">Do you think the traditional </w:t>
            </w:r>
            <w:r>
              <w:t>village</w:t>
            </w:r>
            <w:r w:rsidRPr="0021553D">
              <w:t xml:space="preserve"> penalties </w:t>
            </w:r>
            <w:r>
              <w:t xml:space="preserve">related to forest/wooded land </w:t>
            </w:r>
            <w:r w:rsidRPr="0021553D">
              <w:t>are fair?</w:t>
            </w:r>
          </w:p>
        </w:tc>
        <w:tc>
          <w:tcPr>
            <w:tcW w:w="4320" w:type="dxa"/>
            <w:tcBorders>
              <w:left w:val="nil"/>
              <w:bottom w:val="single" w:sz="4" w:space="0" w:color="auto"/>
              <w:right w:val="single" w:sz="18" w:space="0" w:color="auto"/>
            </w:tcBorders>
          </w:tcPr>
          <w:p w14:paraId="05CB4E19" w14:textId="77777777" w:rsidR="00F1178E" w:rsidRDefault="00F1178E" w:rsidP="00D82B86">
            <w:pPr>
              <w:pStyle w:val="NoSpacing"/>
            </w:pPr>
            <w:r>
              <w:t>1=Strongly agree</w:t>
            </w:r>
          </w:p>
          <w:p w14:paraId="637FC51C" w14:textId="77777777" w:rsidR="00F1178E" w:rsidRDefault="00F1178E" w:rsidP="00D82B86">
            <w:pPr>
              <w:pStyle w:val="NoSpacing"/>
            </w:pPr>
            <w:r>
              <w:t>2=Agree</w:t>
            </w:r>
          </w:p>
          <w:p w14:paraId="37B9AD92" w14:textId="77777777" w:rsidR="00F1178E" w:rsidRDefault="00F1178E" w:rsidP="00D82B86">
            <w:pPr>
              <w:pStyle w:val="NoSpacing"/>
            </w:pPr>
            <w:r>
              <w:t>3=Neither agree nor disagree</w:t>
            </w:r>
          </w:p>
          <w:p w14:paraId="6944912E" w14:textId="77777777" w:rsidR="00F1178E" w:rsidRDefault="00F1178E" w:rsidP="00D82B86">
            <w:pPr>
              <w:pStyle w:val="NoSpacing"/>
            </w:pPr>
            <w:r>
              <w:t>4=Disagree</w:t>
            </w:r>
          </w:p>
          <w:p w14:paraId="06827512" w14:textId="77777777" w:rsidR="00F1178E" w:rsidRDefault="00F1178E" w:rsidP="00D82B86">
            <w:pPr>
              <w:pStyle w:val="NoSpacing"/>
            </w:pPr>
            <w:r>
              <w:t>5=Strongly disagree</w:t>
            </w:r>
          </w:p>
          <w:p w14:paraId="55D1E178" w14:textId="77777777" w:rsidR="00F1178E" w:rsidRDefault="00F1178E" w:rsidP="00D82B86">
            <w:pPr>
              <w:pStyle w:val="NoSpacing"/>
            </w:pPr>
            <w:r>
              <w:t>888=Don't know</w:t>
            </w:r>
          </w:p>
          <w:p w14:paraId="6FC39FB1" w14:textId="77777777" w:rsidR="00F1178E" w:rsidRPr="0021553D" w:rsidRDefault="00F1178E" w:rsidP="00D82B86">
            <w:pPr>
              <w:pStyle w:val="NoSpacing"/>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3ED2471B" w14:textId="77777777" w:rsidR="00F1178E" w:rsidRPr="008231A9" w:rsidRDefault="00F1178E" w:rsidP="00D82B86">
            <w:pPr>
              <w:pStyle w:val="NoSpacing"/>
              <w:rPr>
                <w:i/>
              </w:rPr>
            </w:pPr>
            <w:r w:rsidRPr="008231A9">
              <w:rPr>
                <w:i/>
              </w:rPr>
              <w:t>(code)</w:t>
            </w:r>
          </w:p>
        </w:tc>
      </w:tr>
      <w:tr w:rsidR="00F1178E" w:rsidRPr="008231A9" w14:paraId="712CC495" w14:textId="77777777" w:rsidTr="00D82B86">
        <w:trPr>
          <w:trHeight w:val="574"/>
          <w:jc w:val="center"/>
        </w:trPr>
        <w:tc>
          <w:tcPr>
            <w:tcW w:w="354" w:type="dxa"/>
            <w:tcBorders>
              <w:top w:val="single" w:sz="4" w:space="0" w:color="auto"/>
              <w:bottom w:val="single" w:sz="4" w:space="0" w:color="auto"/>
            </w:tcBorders>
          </w:tcPr>
          <w:p w14:paraId="7CA92386" w14:textId="77777777" w:rsidR="00F1178E" w:rsidRPr="008231A9" w:rsidRDefault="00F1178E" w:rsidP="00D82B86">
            <w:pPr>
              <w:pStyle w:val="NoSpacing"/>
            </w:pPr>
          </w:p>
        </w:tc>
        <w:tc>
          <w:tcPr>
            <w:tcW w:w="5046" w:type="dxa"/>
            <w:tcBorders>
              <w:top w:val="single" w:sz="4" w:space="0" w:color="auto"/>
              <w:bottom w:val="single" w:sz="4" w:space="0" w:color="auto"/>
              <w:right w:val="nil"/>
            </w:tcBorders>
          </w:tcPr>
          <w:p w14:paraId="7FC4D685" w14:textId="0BD58BF7" w:rsidR="00F1178E" w:rsidRDefault="00F1178E" w:rsidP="00D82B86">
            <w:pPr>
              <w:pStyle w:val="NoSpacing"/>
            </w:pPr>
            <w:r>
              <w:t>E13. Do you think</w:t>
            </w:r>
            <w:r w:rsidRPr="008E3FC0">
              <w:t xml:space="preserve"> traditional/local penalties </w:t>
            </w:r>
            <w:r>
              <w:t xml:space="preserve">related to forest/wooded land are </w:t>
            </w:r>
            <w:r w:rsidRPr="008E3FC0">
              <w:t xml:space="preserve">enforced equally across different groups in your </w:t>
            </w:r>
            <w:r>
              <w:t>village</w:t>
            </w:r>
            <w:r w:rsidRPr="008E3FC0">
              <w:t>?</w:t>
            </w:r>
          </w:p>
          <w:p w14:paraId="3D669C7C" w14:textId="77777777" w:rsidR="00F1178E" w:rsidRPr="00A16996" w:rsidRDefault="00F1178E" w:rsidP="00D82B86">
            <w:pPr>
              <w:pStyle w:val="NoSpacing"/>
              <w:rPr>
                <w:i/>
              </w:rPr>
            </w:pPr>
          </w:p>
        </w:tc>
        <w:tc>
          <w:tcPr>
            <w:tcW w:w="4320" w:type="dxa"/>
            <w:tcBorders>
              <w:top w:val="single" w:sz="4" w:space="0" w:color="auto"/>
              <w:left w:val="nil"/>
              <w:bottom w:val="single" w:sz="4" w:space="0" w:color="auto"/>
              <w:right w:val="single" w:sz="18" w:space="0" w:color="auto"/>
            </w:tcBorders>
          </w:tcPr>
          <w:p w14:paraId="248E17BE" w14:textId="77777777" w:rsidR="00F1178E" w:rsidRDefault="00F1178E" w:rsidP="00D82B86">
            <w:pPr>
              <w:pStyle w:val="NoSpacing"/>
            </w:pPr>
            <w:r>
              <w:t>1=Strongly agree</w:t>
            </w:r>
          </w:p>
          <w:p w14:paraId="7A318D91" w14:textId="77777777" w:rsidR="00F1178E" w:rsidRDefault="00F1178E" w:rsidP="00D82B86">
            <w:pPr>
              <w:pStyle w:val="NoSpacing"/>
            </w:pPr>
            <w:r>
              <w:t>2=Agree</w:t>
            </w:r>
          </w:p>
          <w:p w14:paraId="5A10E0B2" w14:textId="77777777" w:rsidR="00F1178E" w:rsidRDefault="00F1178E" w:rsidP="00D82B86">
            <w:pPr>
              <w:pStyle w:val="NoSpacing"/>
            </w:pPr>
            <w:r>
              <w:t>3=Neither agree nor disagree</w:t>
            </w:r>
          </w:p>
          <w:p w14:paraId="5488F197" w14:textId="77777777" w:rsidR="00F1178E" w:rsidRDefault="00F1178E" w:rsidP="00D82B86">
            <w:pPr>
              <w:pStyle w:val="NoSpacing"/>
            </w:pPr>
            <w:r>
              <w:t>4=Disagree</w:t>
            </w:r>
          </w:p>
          <w:p w14:paraId="24A92166" w14:textId="77777777" w:rsidR="00F1178E" w:rsidRDefault="00F1178E" w:rsidP="00D82B86">
            <w:pPr>
              <w:pStyle w:val="NoSpacing"/>
            </w:pPr>
            <w:r>
              <w:t>5=Strongly disagree</w:t>
            </w:r>
          </w:p>
          <w:p w14:paraId="0772FCFB" w14:textId="77777777" w:rsidR="00F1178E" w:rsidRDefault="00F1178E" w:rsidP="00D82B86">
            <w:pPr>
              <w:pStyle w:val="NoSpacing"/>
            </w:pPr>
            <w:r>
              <w:t>888=Don't know</w:t>
            </w:r>
          </w:p>
          <w:p w14:paraId="615FE221" w14:textId="77777777" w:rsidR="00F1178E" w:rsidRPr="0021553D" w:rsidRDefault="00F1178E" w:rsidP="00D82B86">
            <w:pPr>
              <w:pStyle w:val="NoSpacing"/>
            </w:pPr>
            <w:r>
              <w:t>999=Prefer not to respond</w:t>
            </w:r>
          </w:p>
        </w:tc>
        <w:tc>
          <w:tcPr>
            <w:tcW w:w="1080" w:type="dxa"/>
            <w:tcBorders>
              <w:top w:val="single" w:sz="4" w:space="0" w:color="auto"/>
              <w:left w:val="single" w:sz="18" w:space="0" w:color="auto"/>
              <w:bottom w:val="single" w:sz="4" w:space="0" w:color="auto"/>
              <w:right w:val="single" w:sz="18" w:space="0" w:color="auto"/>
            </w:tcBorders>
          </w:tcPr>
          <w:p w14:paraId="3672E7A0" w14:textId="77777777" w:rsidR="00F1178E" w:rsidRPr="008231A9" w:rsidRDefault="00F1178E" w:rsidP="00D82B86">
            <w:pPr>
              <w:pStyle w:val="NoSpacing"/>
              <w:rPr>
                <w:i/>
              </w:rPr>
            </w:pPr>
            <w:r w:rsidRPr="008231A9">
              <w:rPr>
                <w:i/>
              </w:rPr>
              <w:t>(code)</w:t>
            </w:r>
          </w:p>
        </w:tc>
      </w:tr>
      <w:tr w:rsidR="00F1178E" w:rsidRPr="008231A9" w14:paraId="11B84F50" w14:textId="77777777" w:rsidTr="00D82B86">
        <w:trPr>
          <w:trHeight w:val="320"/>
          <w:jc w:val="center"/>
        </w:trPr>
        <w:tc>
          <w:tcPr>
            <w:tcW w:w="354" w:type="dxa"/>
            <w:tcBorders>
              <w:top w:val="single" w:sz="4" w:space="0" w:color="auto"/>
            </w:tcBorders>
          </w:tcPr>
          <w:p w14:paraId="5D7E71B4" w14:textId="77777777" w:rsidR="00F1178E" w:rsidRPr="008231A9" w:rsidRDefault="00F1178E" w:rsidP="00D82B86">
            <w:pPr>
              <w:pStyle w:val="NoSpacing"/>
            </w:pPr>
            <w:commentRangeStart w:id="39"/>
          </w:p>
        </w:tc>
        <w:tc>
          <w:tcPr>
            <w:tcW w:w="5046" w:type="dxa"/>
            <w:tcBorders>
              <w:top w:val="single" w:sz="4" w:space="0" w:color="auto"/>
              <w:bottom w:val="single" w:sz="4" w:space="0" w:color="auto"/>
              <w:right w:val="nil"/>
            </w:tcBorders>
          </w:tcPr>
          <w:p w14:paraId="56DCDDAE" w14:textId="4FAB5F2B" w:rsidR="00F1178E" w:rsidRDefault="00F1178E" w:rsidP="00D82B86">
            <w:pPr>
              <w:pStyle w:val="NoSpacing"/>
            </w:pPr>
            <w:r>
              <w:t>E14. If they are not enforced equally, who experiences harsher penalties</w:t>
            </w:r>
          </w:p>
          <w:p w14:paraId="72314D80" w14:textId="7E9EDC4B" w:rsidR="00F1178E" w:rsidRPr="00786F52" w:rsidRDefault="00F1178E" w:rsidP="00D82B86">
            <w:pPr>
              <w:pStyle w:val="NoSpacing"/>
              <w:rPr>
                <w:i/>
              </w:rPr>
            </w:pPr>
            <w:r>
              <w:rPr>
                <w:i/>
              </w:rPr>
              <w:t>Answer if E13</w:t>
            </w:r>
            <w:r w:rsidRPr="00786F52">
              <w:rPr>
                <w:i/>
              </w:rPr>
              <w:t>= 3, 4 or 5</w:t>
            </w:r>
          </w:p>
        </w:tc>
        <w:tc>
          <w:tcPr>
            <w:tcW w:w="4320" w:type="dxa"/>
            <w:tcBorders>
              <w:top w:val="single" w:sz="4" w:space="0" w:color="auto"/>
              <w:left w:val="nil"/>
              <w:bottom w:val="single" w:sz="4" w:space="0" w:color="auto"/>
              <w:right w:val="single" w:sz="18" w:space="0" w:color="auto"/>
            </w:tcBorders>
          </w:tcPr>
          <w:p w14:paraId="687719EA" w14:textId="77777777" w:rsidR="00F1178E" w:rsidRDefault="00F1178E" w:rsidP="00D82B86">
            <w:pPr>
              <w:pStyle w:val="NoSpacing"/>
            </w:pPr>
            <w:r>
              <w:t>1=Women</w:t>
            </w:r>
          </w:p>
          <w:p w14:paraId="3C2A0DEF" w14:textId="77777777" w:rsidR="00F1178E" w:rsidRDefault="00F1178E" w:rsidP="00D82B86">
            <w:pPr>
              <w:pStyle w:val="NoSpacing"/>
            </w:pPr>
            <w:r>
              <w:t>2=Recent migrants</w:t>
            </w:r>
          </w:p>
          <w:p w14:paraId="34656131" w14:textId="77777777" w:rsidR="00F1178E" w:rsidRDefault="00F1178E" w:rsidP="00D82B86">
            <w:pPr>
              <w:pStyle w:val="NoSpacing"/>
            </w:pPr>
            <w:r>
              <w:t>3= Youth</w:t>
            </w:r>
          </w:p>
          <w:p w14:paraId="304E66B3" w14:textId="77777777" w:rsidR="00F1178E" w:rsidRDefault="00F1178E" w:rsidP="00D82B86">
            <w:pPr>
              <w:pStyle w:val="NoSpacing"/>
            </w:pPr>
            <w:r>
              <w:lastRenderedPageBreak/>
              <w:t>4=Elders</w:t>
            </w:r>
          </w:p>
          <w:p w14:paraId="4AC6A8F5" w14:textId="77777777" w:rsidR="00F1178E" w:rsidRPr="0021553D" w:rsidRDefault="00F1178E" w:rsidP="00D82B86">
            <w:pPr>
              <w:pStyle w:val="NoSpacing"/>
            </w:pPr>
            <w:r>
              <w:t xml:space="preserve">97=Other, specify. </w:t>
            </w:r>
            <w:commentRangeEnd w:id="39"/>
            <w:r w:rsidR="00DE2444">
              <w:rPr>
                <w:rStyle w:val="CommentReference"/>
                <w:rFonts w:eastAsiaTheme="minorHAnsi" w:cstheme="minorBidi"/>
                <w:color w:val="auto"/>
              </w:rPr>
              <w:commentReference w:id="39"/>
            </w:r>
          </w:p>
        </w:tc>
        <w:tc>
          <w:tcPr>
            <w:tcW w:w="1080" w:type="dxa"/>
            <w:tcBorders>
              <w:top w:val="single" w:sz="4" w:space="0" w:color="auto"/>
              <w:left w:val="single" w:sz="18" w:space="0" w:color="auto"/>
              <w:bottom w:val="single" w:sz="18" w:space="0" w:color="auto"/>
              <w:right w:val="single" w:sz="18" w:space="0" w:color="auto"/>
            </w:tcBorders>
          </w:tcPr>
          <w:p w14:paraId="424CA73B" w14:textId="77777777" w:rsidR="00F1178E" w:rsidRPr="008231A9" w:rsidRDefault="00F1178E" w:rsidP="00D82B86">
            <w:pPr>
              <w:pStyle w:val="NoSpacing"/>
              <w:rPr>
                <w:i/>
              </w:rPr>
            </w:pPr>
            <w:r w:rsidRPr="008231A9">
              <w:rPr>
                <w:i/>
              </w:rPr>
              <w:lastRenderedPageBreak/>
              <w:t>(code)</w:t>
            </w:r>
          </w:p>
        </w:tc>
      </w:tr>
      <w:tr w:rsidR="00F1178E" w:rsidRPr="009734CB" w14:paraId="0325C796" w14:textId="77777777" w:rsidTr="00D82B86">
        <w:trPr>
          <w:jc w:val="center"/>
        </w:trPr>
        <w:tc>
          <w:tcPr>
            <w:tcW w:w="354" w:type="dxa"/>
          </w:tcPr>
          <w:p w14:paraId="66C77179" w14:textId="77777777" w:rsidR="00F1178E" w:rsidRPr="008231A9" w:rsidRDefault="00F1178E" w:rsidP="00D82B86">
            <w:pPr>
              <w:pStyle w:val="NoSpacing"/>
            </w:pPr>
          </w:p>
        </w:tc>
        <w:tc>
          <w:tcPr>
            <w:tcW w:w="5046" w:type="dxa"/>
            <w:tcBorders>
              <w:right w:val="nil"/>
            </w:tcBorders>
          </w:tcPr>
          <w:p w14:paraId="0C591EC1" w14:textId="2733C0D7" w:rsidR="00F1178E" w:rsidRPr="008231A9" w:rsidRDefault="00F1178E" w:rsidP="00D82B86">
            <w:pPr>
              <w:pStyle w:val="NoSpacing"/>
            </w:pPr>
            <w:r>
              <w:t xml:space="preserve">E15. </w:t>
            </w:r>
            <w:r w:rsidRPr="0021553D">
              <w:t>What is the process that outsiders/strangers must follow for using the forests?</w:t>
            </w:r>
          </w:p>
        </w:tc>
        <w:tc>
          <w:tcPr>
            <w:tcW w:w="4320" w:type="dxa"/>
            <w:tcBorders>
              <w:left w:val="nil"/>
              <w:right w:val="single" w:sz="18" w:space="0" w:color="auto"/>
            </w:tcBorders>
          </w:tcPr>
          <w:p w14:paraId="69EB8A73" w14:textId="77777777" w:rsidR="001D6252" w:rsidRDefault="001D6252" w:rsidP="001D6252">
            <w:pPr>
              <w:pStyle w:val="NoSpacing"/>
            </w:pPr>
            <w:r>
              <w:t>1= Outsiders need a permit</w:t>
            </w:r>
          </w:p>
          <w:p w14:paraId="0C2B4E79" w14:textId="77777777" w:rsidR="001D6252" w:rsidRDefault="001D6252" w:rsidP="001D6252">
            <w:pPr>
              <w:pStyle w:val="NoSpacing"/>
            </w:pPr>
            <w:r>
              <w:t>2=Get permission from the village headman</w:t>
            </w:r>
          </w:p>
          <w:p w14:paraId="746E329F" w14:textId="77777777" w:rsidR="001D6252" w:rsidRDefault="001D6252" w:rsidP="001D6252">
            <w:pPr>
              <w:pStyle w:val="NoSpacing"/>
            </w:pPr>
            <w:r>
              <w:t>3=Get permission from chief</w:t>
            </w:r>
          </w:p>
          <w:p w14:paraId="42990695" w14:textId="77777777" w:rsidR="001D6252" w:rsidRDefault="001D6252" w:rsidP="001D6252">
            <w:pPr>
              <w:pStyle w:val="NoSpacing"/>
            </w:pPr>
            <w:r>
              <w:t>4=Outsiders must consult with the village as a whole</w:t>
            </w:r>
          </w:p>
          <w:p w14:paraId="039E4F89" w14:textId="77777777" w:rsidR="001D6252" w:rsidRDefault="001D6252" w:rsidP="001D6252">
            <w:pPr>
              <w:pStyle w:val="NoSpacing"/>
            </w:pPr>
            <w:r>
              <w:t>5=Outsiders must comply with village land use rules</w:t>
            </w:r>
          </w:p>
          <w:p w14:paraId="6B5DE03B" w14:textId="77777777" w:rsidR="001D6252" w:rsidRDefault="001D6252" w:rsidP="001D6252">
            <w:pPr>
              <w:pStyle w:val="NoSpacing"/>
            </w:pPr>
            <w:r>
              <w:t xml:space="preserve">6= Forest/wooded areas cannot be used by outsiders </w:t>
            </w:r>
          </w:p>
          <w:p w14:paraId="0B7030BF" w14:textId="77777777" w:rsidR="001D6252" w:rsidRDefault="001D6252" w:rsidP="001D6252">
            <w:pPr>
              <w:pStyle w:val="NoSpacing"/>
            </w:pPr>
            <w:r>
              <w:t xml:space="preserve">7=No rules, they can just use </w:t>
            </w:r>
          </w:p>
          <w:p w14:paraId="51E5C49C" w14:textId="6A0AC5DB" w:rsidR="00F1178E" w:rsidRPr="008231A9" w:rsidRDefault="001D6252" w:rsidP="001D6252">
            <w:pPr>
              <w:pStyle w:val="NoSpacing"/>
            </w:pPr>
            <w:r>
              <w:t>97=Other</w:t>
            </w:r>
          </w:p>
        </w:tc>
        <w:tc>
          <w:tcPr>
            <w:tcW w:w="1080" w:type="dxa"/>
            <w:tcBorders>
              <w:top w:val="single" w:sz="18" w:space="0" w:color="auto"/>
              <w:left w:val="single" w:sz="18" w:space="0" w:color="auto"/>
              <w:bottom w:val="single" w:sz="18" w:space="0" w:color="auto"/>
              <w:right w:val="single" w:sz="18" w:space="0" w:color="auto"/>
            </w:tcBorders>
          </w:tcPr>
          <w:p w14:paraId="76B46F7B" w14:textId="77777777" w:rsidR="00F1178E" w:rsidRPr="009734CB" w:rsidRDefault="00F1178E" w:rsidP="00D82B86">
            <w:pPr>
              <w:pStyle w:val="NoSpacing"/>
            </w:pPr>
            <w:r>
              <w:t xml:space="preserve"> </w:t>
            </w:r>
            <w:r w:rsidRPr="008231A9">
              <w:rPr>
                <w:i/>
              </w:rPr>
              <w:t>(code)</w:t>
            </w:r>
          </w:p>
        </w:tc>
      </w:tr>
      <w:tr w:rsidR="00F1178E" w:rsidRPr="008231A9" w14:paraId="77168C45" w14:textId="77777777" w:rsidTr="00D82B86">
        <w:trPr>
          <w:jc w:val="center"/>
        </w:trPr>
        <w:tc>
          <w:tcPr>
            <w:tcW w:w="354" w:type="dxa"/>
          </w:tcPr>
          <w:p w14:paraId="5B666962" w14:textId="3237ED90" w:rsidR="00F1178E" w:rsidRPr="008231A9" w:rsidRDefault="00F1178E" w:rsidP="00D82B86">
            <w:pPr>
              <w:pStyle w:val="NoSpacing"/>
            </w:pPr>
          </w:p>
        </w:tc>
        <w:tc>
          <w:tcPr>
            <w:tcW w:w="5046" w:type="dxa"/>
            <w:tcBorders>
              <w:right w:val="nil"/>
            </w:tcBorders>
          </w:tcPr>
          <w:p w14:paraId="02E5AEAC" w14:textId="490C4D2F" w:rsidR="00F1178E" w:rsidRDefault="00F1178E" w:rsidP="00D82B86">
            <w:pPr>
              <w:pStyle w:val="NoSpacing"/>
            </w:pPr>
            <w:r>
              <w:t>E16. A</w:t>
            </w:r>
            <w:r w:rsidRPr="0021553D">
              <w:t>re there rules that are different for locals versus outsiders?</w:t>
            </w:r>
          </w:p>
          <w:p w14:paraId="406AAD57" w14:textId="77777777" w:rsidR="00F1178E" w:rsidRPr="00A16996" w:rsidRDefault="00F1178E" w:rsidP="00D82B86">
            <w:pPr>
              <w:pStyle w:val="NoSpacing"/>
              <w:rPr>
                <w:i/>
              </w:rPr>
            </w:pPr>
            <w:r>
              <w:rPr>
                <w:i/>
              </w:rPr>
              <w:t>If H.14=0, skip to H.16</w:t>
            </w:r>
          </w:p>
        </w:tc>
        <w:tc>
          <w:tcPr>
            <w:tcW w:w="4320" w:type="dxa"/>
            <w:tcBorders>
              <w:left w:val="nil"/>
              <w:right w:val="single" w:sz="18" w:space="0" w:color="auto"/>
            </w:tcBorders>
          </w:tcPr>
          <w:p w14:paraId="5788A691" w14:textId="77777777" w:rsidR="00F1178E" w:rsidRPr="008231A9" w:rsidRDefault="00F1178E" w:rsidP="00D82B86">
            <w:pPr>
              <w:pStyle w:val="NoSpacing"/>
            </w:pPr>
            <w:r w:rsidRPr="008231A9">
              <w:t>0=No</w:t>
            </w:r>
          </w:p>
          <w:p w14:paraId="306AEFDA" w14:textId="77777777" w:rsidR="00F1178E" w:rsidRPr="008231A9" w:rsidRDefault="00F1178E" w:rsidP="00D82B86">
            <w:pPr>
              <w:pStyle w:val="NoSpacing"/>
            </w:pPr>
            <w:r w:rsidRPr="008231A9">
              <w:t>1=Yes</w:t>
            </w:r>
          </w:p>
          <w:p w14:paraId="11805C9C" w14:textId="77777777" w:rsidR="00F1178E" w:rsidRPr="008231A9" w:rsidRDefault="00F1178E" w:rsidP="00D82B86">
            <w:pPr>
              <w:pStyle w:val="NoSpacing"/>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046D7B0E" w14:textId="77777777" w:rsidR="00F1178E" w:rsidRPr="008231A9" w:rsidRDefault="00F1178E" w:rsidP="00D82B86">
            <w:pPr>
              <w:pStyle w:val="NoSpacing"/>
              <w:rPr>
                <w:i/>
              </w:rPr>
            </w:pPr>
            <w:r w:rsidRPr="008231A9">
              <w:rPr>
                <w:i/>
              </w:rPr>
              <w:t>(code)</w:t>
            </w:r>
          </w:p>
        </w:tc>
      </w:tr>
      <w:tr w:rsidR="00F1178E" w:rsidRPr="008231A9" w14:paraId="53C82470" w14:textId="77777777" w:rsidTr="00D82B86">
        <w:trPr>
          <w:jc w:val="center"/>
        </w:trPr>
        <w:tc>
          <w:tcPr>
            <w:tcW w:w="354" w:type="dxa"/>
          </w:tcPr>
          <w:p w14:paraId="37101825" w14:textId="77777777" w:rsidR="00F1178E" w:rsidRPr="008231A9" w:rsidRDefault="00F1178E" w:rsidP="00D82B86">
            <w:pPr>
              <w:pStyle w:val="NoSpacing"/>
            </w:pPr>
          </w:p>
        </w:tc>
        <w:tc>
          <w:tcPr>
            <w:tcW w:w="5046" w:type="dxa"/>
            <w:tcBorders>
              <w:right w:val="single" w:sz="18" w:space="0" w:color="auto"/>
            </w:tcBorders>
          </w:tcPr>
          <w:p w14:paraId="7F7B1EA0" w14:textId="6E5BE548" w:rsidR="00F1178E" w:rsidRPr="008231A9" w:rsidRDefault="00F1178E" w:rsidP="00D82B86">
            <w:pPr>
              <w:pStyle w:val="NoSpacing"/>
            </w:pPr>
            <w:commentRangeStart w:id="40"/>
            <w:r>
              <w:t>E16b. Please describe the rules that are different</w:t>
            </w:r>
          </w:p>
        </w:tc>
        <w:tc>
          <w:tcPr>
            <w:tcW w:w="5400" w:type="dxa"/>
            <w:gridSpan w:val="2"/>
            <w:tcBorders>
              <w:top w:val="single" w:sz="18" w:space="0" w:color="auto"/>
              <w:left w:val="single" w:sz="18" w:space="0" w:color="auto"/>
              <w:bottom w:val="single" w:sz="18" w:space="0" w:color="auto"/>
              <w:right w:val="single" w:sz="18" w:space="0" w:color="auto"/>
            </w:tcBorders>
          </w:tcPr>
          <w:p w14:paraId="3152E280" w14:textId="77777777" w:rsidR="00F1178E" w:rsidRPr="008231A9" w:rsidRDefault="00F1178E" w:rsidP="00D82B86">
            <w:pPr>
              <w:pStyle w:val="NoSpacing"/>
              <w:rPr>
                <w:i/>
              </w:rPr>
            </w:pPr>
            <w:r w:rsidRPr="008231A9">
              <w:rPr>
                <w:i/>
              </w:rPr>
              <w:t>(text)</w:t>
            </w:r>
            <w:commentRangeEnd w:id="40"/>
            <w:r w:rsidR="00DE2444">
              <w:rPr>
                <w:rStyle w:val="CommentReference"/>
                <w:rFonts w:eastAsiaTheme="minorHAnsi" w:cstheme="minorBidi"/>
                <w:color w:val="auto"/>
              </w:rPr>
              <w:commentReference w:id="40"/>
            </w:r>
          </w:p>
        </w:tc>
      </w:tr>
    </w:tbl>
    <w:p w14:paraId="550E34BF" w14:textId="77777777" w:rsidR="00F1178E" w:rsidRDefault="00F1178E"/>
    <w:p w14:paraId="0F5AB571" w14:textId="77777777" w:rsidR="00F1178E" w:rsidRDefault="00F1178E"/>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DD6B4B" w:rsidRPr="00C755D3" w14:paraId="46F9C1C0" w14:textId="77777777" w:rsidTr="00C33ED8">
        <w:trPr>
          <w:jc w:val="center"/>
        </w:trPr>
        <w:tc>
          <w:tcPr>
            <w:tcW w:w="360" w:type="dxa"/>
          </w:tcPr>
          <w:p w14:paraId="6EF0633F" w14:textId="77777777" w:rsidR="00DD6B4B" w:rsidRPr="00C755D3" w:rsidRDefault="00DD6B4B" w:rsidP="00F1178E">
            <w:pPr>
              <w:spacing w:line="259" w:lineRule="auto"/>
            </w:pPr>
          </w:p>
        </w:tc>
        <w:tc>
          <w:tcPr>
            <w:tcW w:w="5233" w:type="dxa"/>
            <w:tcBorders>
              <w:right w:val="nil"/>
            </w:tcBorders>
          </w:tcPr>
          <w:p w14:paraId="590B8D70" w14:textId="7858A4A7" w:rsidR="00DD6B4B" w:rsidRDefault="004846F2" w:rsidP="00692CE3">
            <w:pPr>
              <w:pStyle w:val="NoSpacing"/>
              <w:rPr>
                <w:szCs w:val="22"/>
              </w:rPr>
            </w:pPr>
            <w:r>
              <w:rPr>
                <w:szCs w:val="22"/>
              </w:rPr>
              <w:t>E17</w:t>
            </w:r>
            <w:r w:rsidR="00A166A6">
              <w:rPr>
                <w:szCs w:val="22"/>
              </w:rPr>
              <w:t>.</w:t>
            </w:r>
            <w:r w:rsidR="00DD6B4B">
              <w:rPr>
                <w:szCs w:val="22"/>
              </w:rPr>
              <w:t xml:space="preserve"> Are members of the village involved in the negotiation process with outsiders wishing to acquire access? </w:t>
            </w:r>
          </w:p>
          <w:p w14:paraId="171C5210" w14:textId="52DCD367" w:rsidR="00DD6B4B" w:rsidRPr="002D0E62" w:rsidRDefault="00DD6B4B" w:rsidP="00692CE3">
            <w:pPr>
              <w:pStyle w:val="NoSpacing"/>
              <w:rPr>
                <w:i/>
                <w:szCs w:val="22"/>
              </w:rPr>
            </w:pPr>
          </w:p>
        </w:tc>
        <w:tc>
          <w:tcPr>
            <w:tcW w:w="4320" w:type="dxa"/>
            <w:tcBorders>
              <w:left w:val="nil"/>
              <w:right w:val="single" w:sz="18" w:space="0" w:color="auto"/>
            </w:tcBorders>
          </w:tcPr>
          <w:p w14:paraId="3484F220" w14:textId="77777777" w:rsidR="00DD6B4B" w:rsidRDefault="00DD6B4B" w:rsidP="00692CE3">
            <w:pPr>
              <w:pStyle w:val="NoSpacing"/>
              <w:rPr>
                <w:color w:val="000000" w:themeColor="text1"/>
                <w:szCs w:val="22"/>
              </w:rPr>
            </w:pPr>
            <w:r>
              <w:rPr>
                <w:color w:val="000000" w:themeColor="text1"/>
                <w:szCs w:val="22"/>
              </w:rPr>
              <w:t>0=No</w:t>
            </w:r>
          </w:p>
          <w:p w14:paraId="6B4985F2" w14:textId="77777777" w:rsidR="00DD6B4B" w:rsidRDefault="00DD6B4B" w:rsidP="00692CE3">
            <w:pPr>
              <w:pStyle w:val="NoSpacing"/>
              <w:rPr>
                <w:color w:val="000000" w:themeColor="text1"/>
                <w:szCs w:val="22"/>
              </w:rPr>
            </w:pPr>
            <w:r>
              <w:rPr>
                <w:color w:val="000000" w:themeColor="text1"/>
                <w:szCs w:val="22"/>
              </w:rPr>
              <w:t>1=Yes</w:t>
            </w:r>
          </w:p>
          <w:p w14:paraId="3F5C8BD2" w14:textId="0EB3647A" w:rsidR="00B36253" w:rsidRDefault="00B36253" w:rsidP="00692CE3">
            <w:pPr>
              <w:pStyle w:val="NoSpacing"/>
              <w:rPr>
                <w:color w:val="000000" w:themeColor="text1"/>
                <w:szCs w:val="22"/>
              </w:rPr>
            </w:pPr>
            <w:r w:rsidRPr="00B36253">
              <w:rPr>
                <w:color w:val="000000" w:themeColor="text1"/>
                <w:szCs w:val="22"/>
              </w:rPr>
              <w:t>3= Not applicable, because this does not happen</w:t>
            </w:r>
          </w:p>
          <w:p w14:paraId="7EA48A53" w14:textId="77777777" w:rsidR="00DD6B4B" w:rsidRDefault="00DD6B4B" w:rsidP="00692CE3">
            <w:pPr>
              <w:pStyle w:val="NoSpacing"/>
              <w:rPr>
                <w:color w:val="000000" w:themeColor="text1"/>
                <w:szCs w:val="22"/>
              </w:rPr>
            </w:pPr>
            <w:r>
              <w:rPr>
                <w:color w:val="000000" w:themeColor="text1"/>
                <w:szCs w:val="22"/>
              </w:rPr>
              <w:t>888=Don’t know</w:t>
            </w:r>
          </w:p>
          <w:p w14:paraId="095B8446" w14:textId="77777777" w:rsidR="00DD6B4B" w:rsidRDefault="00DD6B4B" w:rsidP="00692CE3">
            <w:pPr>
              <w:pStyle w:val="NoSpacing"/>
              <w:rPr>
                <w:color w:val="000000" w:themeColor="text1"/>
                <w:szCs w:val="22"/>
              </w:rPr>
            </w:pPr>
            <w:r>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16EE171F" w14:textId="77777777" w:rsidR="00DD6B4B" w:rsidRPr="00FD0CBC" w:rsidRDefault="00DD6B4B" w:rsidP="00692CE3">
            <w:pPr>
              <w:pStyle w:val="NoSpacing"/>
              <w:rPr>
                <w:i/>
              </w:rPr>
            </w:pPr>
            <w:r w:rsidRPr="00FD0CBC">
              <w:rPr>
                <w:i/>
              </w:rPr>
              <w:t>(code)</w:t>
            </w:r>
          </w:p>
        </w:tc>
      </w:tr>
      <w:tr w:rsidR="00DD6B4B" w:rsidRPr="00C755D3" w14:paraId="7E519613" w14:textId="77777777" w:rsidTr="00C33ED8">
        <w:trPr>
          <w:jc w:val="center"/>
        </w:trPr>
        <w:tc>
          <w:tcPr>
            <w:tcW w:w="360" w:type="dxa"/>
          </w:tcPr>
          <w:p w14:paraId="768AB325" w14:textId="77777777" w:rsidR="00DD6B4B" w:rsidRPr="00C755D3" w:rsidRDefault="00DD6B4B" w:rsidP="00692CE3">
            <w:pPr>
              <w:pStyle w:val="NoSpacing"/>
            </w:pPr>
          </w:p>
        </w:tc>
        <w:tc>
          <w:tcPr>
            <w:tcW w:w="5233" w:type="dxa"/>
            <w:tcBorders>
              <w:right w:val="nil"/>
            </w:tcBorders>
          </w:tcPr>
          <w:p w14:paraId="618DC304" w14:textId="3EEC57CD" w:rsidR="00B36253" w:rsidRDefault="004846F2" w:rsidP="00692CE3">
            <w:pPr>
              <w:pStyle w:val="NoSpacing"/>
              <w:rPr>
                <w:szCs w:val="22"/>
              </w:rPr>
            </w:pPr>
            <w:r>
              <w:rPr>
                <w:szCs w:val="22"/>
              </w:rPr>
              <w:t>E18.</w:t>
            </w:r>
            <w:r w:rsidR="00DD6B4B">
              <w:rPr>
                <w:szCs w:val="22"/>
              </w:rPr>
              <w:t xml:space="preserve"> Who is involved?</w:t>
            </w:r>
          </w:p>
          <w:p w14:paraId="059173E6" w14:textId="1AC72E53" w:rsidR="00DD6B4B" w:rsidRDefault="004846F2" w:rsidP="00692CE3">
            <w:pPr>
              <w:pStyle w:val="NoSpacing"/>
              <w:rPr>
                <w:szCs w:val="22"/>
              </w:rPr>
            </w:pPr>
            <w:r>
              <w:rPr>
                <w:szCs w:val="22"/>
              </w:rPr>
              <w:t>Answer if E17</w:t>
            </w:r>
            <w:r w:rsidR="00B36253">
              <w:rPr>
                <w:szCs w:val="22"/>
              </w:rPr>
              <w:t>=1</w:t>
            </w:r>
            <w:r w:rsidR="00DD6B4B">
              <w:rPr>
                <w:szCs w:val="22"/>
              </w:rPr>
              <w:t xml:space="preserve"> </w:t>
            </w:r>
          </w:p>
          <w:p w14:paraId="3817FE3F" w14:textId="77777777" w:rsidR="00F1178E" w:rsidRDefault="00F1178E" w:rsidP="00692CE3">
            <w:pPr>
              <w:pStyle w:val="NoSpacing"/>
              <w:rPr>
                <w:szCs w:val="22"/>
              </w:rPr>
            </w:pPr>
          </w:p>
          <w:p w14:paraId="42078ED3" w14:textId="0B817980" w:rsidR="00F1178E" w:rsidRPr="00F1178E" w:rsidRDefault="00F1178E" w:rsidP="00692CE3">
            <w:pPr>
              <w:pStyle w:val="NoSpacing"/>
              <w:rPr>
                <w:i/>
                <w:szCs w:val="22"/>
              </w:rPr>
            </w:pPr>
            <w:r w:rsidRPr="00F1178E">
              <w:rPr>
                <w:i/>
                <w:szCs w:val="22"/>
              </w:rPr>
              <w:t>Select all that apply.</w:t>
            </w:r>
          </w:p>
        </w:tc>
        <w:tc>
          <w:tcPr>
            <w:tcW w:w="4320" w:type="dxa"/>
            <w:tcBorders>
              <w:left w:val="nil"/>
              <w:right w:val="single" w:sz="18" w:space="0" w:color="auto"/>
            </w:tcBorders>
          </w:tcPr>
          <w:p w14:paraId="652EBB8C" w14:textId="77777777" w:rsidR="00F1178E" w:rsidRPr="00F1178E" w:rsidRDefault="00F1178E" w:rsidP="00F1178E">
            <w:pPr>
              <w:pStyle w:val="NoSpacing"/>
              <w:rPr>
                <w:color w:val="000000" w:themeColor="text1"/>
                <w:szCs w:val="22"/>
              </w:rPr>
            </w:pPr>
            <w:commentRangeStart w:id="41"/>
            <w:r w:rsidRPr="00F1178E">
              <w:rPr>
                <w:color w:val="000000" w:themeColor="text1"/>
                <w:szCs w:val="22"/>
              </w:rPr>
              <w:t>1=Headperson</w:t>
            </w:r>
          </w:p>
          <w:p w14:paraId="4CDDCD24" w14:textId="77777777" w:rsidR="00F1178E" w:rsidRPr="00F1178E" w:rsidRDefault="00F1178E" w:rsidP="00F1178E">
            <w:pPr>
              <w:pStyle w:val="NoSpacing"/>
              <w:rPr>
                <w:color w:val="000000" w:themeColor="text1"/>
                <w:szCs w:val="22"/>
              </w:rPr>
            </w:pPr>
            <w:r w:rsidRPr="00F1178E">
              <w:rPr>
                <w:color w:val="000000" w:themeColor="text1"/>
                <w:szCs w:val="22"/>
              </w:rPr>
              <w:t>2=Induna (Headman)</w:t>
            </w:r>
          </w:p>
          <w:p w14:paraId="7413AB67" w14:textId="77777777" w:rsidR="00F1178E" w:rsidRPr="00F1178E" w:rsidRDefault="00F1178E" w:rsidP="00F1178E">
            <w:pPr>
              <w:pStyle w:val="NoSpacing"/>
              <w:rPr>
                <w:color w:val="000000" w:themeColor="text1"/>
                <w:szCs w:val="22"/>
              </w:rPr>
            </w:pPr>
            <w:r w:rsidRPr="00F1178E">
              <w:rPr>
                <w:color w:val="000000" w:themeColor="text1"/>
                <w:szCs w:val="22"/>
              </w:rPr>
              <w:t>3=Chief</w:t>
            </w:r>
          </w:p>
          <w:p w14:paraId="31A379A4" w14:textId="77777777" w:rsidR="00F1178E" w:rsidRPr="00F1178E" w:rsidRDefault="00F1178E" w:rsidP="00F1178E">
            <w:pPr>
              <w:pStyle w:val="NoSpacing"/>
              <w:rPr>
                <w:color w:val="000000" w:themeColor="text1"/>
                <w:szCs w:val="22"/>
              </w:rPr>
            </w:pPr>
            <w:r w:rsidRPr="00F1178E">
              <w:rPr>
                <w:color w:val="000000" w:themeColor="text1"/>
                <w:szCs w:val="22"/>
              </w:rPr>
              <w:t>4= Induna (Chief)</w:t>
            </w:r>
          </w:p>
          <w:p w14:paraId="677E5FB8" w14:textId="77777777" w:rsidR="00F1178E" w:rsidRPr="00F1178E" w:rsidRDefault="00F1178E" w:rsidP="00F1178E">
            <w:pPr>
              <w:pStyle w:val="NoSpacing"/>
              <w:rPr>
                <w:color w:val="000000" w:themeColor="text1"/>
                <w:szCs w:val="22"/>
              </w:rPr>
            </w:pPr>
            <w:r w:rsidRPr="00F1178E">
              <w:rPr>
                <w:color w:val="000000" w:themeColor="text1"/>
                <w:szCs w:val="22"/>
              </w:rPr>
              <w:t>5=Village Elders</w:t>
            </w:r>
          </w:p>
          <w:p w14:paraId="762AF932" w14:textId="77777777" w:rsidR="00F1178E" w:rsidRPr="00F1178E" w:rsidRDefault="00F1178E" w:rsidP="00F1178E">
            <w:pPr>
              <w:pStyle w:val="NoSpacing"/>
              <w:rPr>
                <w:color w:val="000000" w:themeColor="text1"/>
                <w:szCs w:val="22"/>
              </w:rPr>
            </w:pPr>
            <w:r w:rsidRPr="00F1178E">
              <w:rPr>
                <w:color w:val="000000" w:themeColor="text1"/>
                <w:szCs w:val="22"/>
              </w:rPr>
              <w:t>6=Village, together as a whole</w:t>
            </w:r>
          </w:p>
          <w:p w14:paraId="5A966C3E" w14:textId="69A6EDD2" w:rsidR="00DD6B4B" w:rsidRDefault="00F1178E" w:rsidP="00F1178E">
            <w:pPr>
              <w:pStyle w:val="NoSpacing"/>
              <w:rPr>
                <w:color w:val="000000" w:themeColor="text1"/>
                <w:szCs w:val="22"/>
              </w:rPr>
            </w:pPr>
            <w:r w:rsidRPr="00F1178E">
              <w:rPr>
                <w:color w:val="000000" w:themeColor="text1"/>
                <w:szCs w:val="22"/>
              </w:rPr>
              <w:t>97=Other, please specify</w:t>
            </w:r>
            <w:commentRangeEnd w:id="41"/>
            <w:r w:rsidR="001D6252">
              <w:rPr>
                <w:rStyle w:val="CommentReference"/>
                <w:rFonts w:eastAsiaTheme="minorHAnsi" w:cstheme="minorBidi"/>
                <w:color w:val="auto"/>
              </w:rPr>
              <w:commentReference w:id="41"/>
            </w:r>
          </w:p>
        </w:tc>
        <w:tc>
          <w:tcPr>
            <w:tcW w:w="1154" w:type="dxa"/>
            <w:tcBorders>
              <w:top w:val="single" w:sz="18" w:space="0" w:color="auto"/>
              <w:left w:val="single" w:sz="18" w:space="0" w:color="auto"/>
              <w:bottom w:val="single" w:sz="18" w:space="0" w:color="auto"/>
              <w:right w:val="single" w:sz="18" w:space="0" w:color="auto"/>
            </w:tcBorders>
          </w:tcPr>
          <w:p w14:paraId="57C366F4" w14:textId="77777777" w:rsidR="00DD6B4B" w:rsidRPr="00FD0CBC" w:rsidRDefault="00DD6B4B" w:rsidP="00692CE3">
            <w:pPr>
              <w:pStyle w:val="NoSpacing"/>
              <w:rPr>
                <w:i/>
              </w:rPr>
            </w:pPr>
          </w:p>
        </w:tc>
      </w:tr>
      <w:tr w:rsidR="00DD6B4B" w:rsidRPr="00C755D3" w14:paraId="3F3810A3" w14:textId="77777777" w:rsidTr="00C33ED8">
        <w:trPr>
          <w:jc w:val="center"/>
        </w:trPr>
        <w:tc>
          <w:tcPr>
            <w:tcW w:w="360" w:type="dxa"/>
          </w:tcPr>
          <w:p w14:paraId="1AF74546" w14:textId="77777777" w:rsidR="00DD6B4B" w:rsidRPr="00C755D3" w:rsidRDefault="00DD6B4B" w:rsidP="00692CE3">
            <w:pPr>
              <w:pStyle w:val="NoSpacing"/>
            </w:pPr>
          </w:p>
        </w:tc>
        <w:tc>
          <w:tcPr>
            <w:tcW w:w="5233" w:type="dxa"/>
            <w:tcBorders>
              <w:right w:val="nil"/>
            </w:tcBorders>
          </w:tcPr>
          <w:p w14:paraId="71F97C93" w14:textId="4C666853" w:rsidR="00DD6B4B" w:rsidRDefault="004846F2" w:rsidP="00692CE3">
            <w:pPr>
              <w:pStyle w:val="NoSpacing"/>
              <w:rPr>
                <w:szCs w:val="22"/>
              </w:rPr>
            </w:pPr>
            <w:commentRangeStart w:id="42"/>
            <w:r>
              <w:rPr>
                <w:szCs w:val="22"/>
              </w:rPr>
              <w:t>E19</w:t>
            </w:r>
            <w:r w:rsidR="00A166A6">
              <w:rPr>
                <w:szCs w:val="22"/>
              </w:rPr>
              <w:t>.</w:t>
            </w:r>
            <w:r w:rsidR="00DD6B4B">
              <w:rPr>
                <w:szCs w:val="22"/>
              </w:rPr>
              <w:t xml:space="preserve"> Are members of the village involved in the design </w:t>
            </w:r>
            <w:r>
              <w:rPr>
                <w:szCs w:val="22"/>
              </w:rPr>
              <w:t xml:space="preserve">and implementation </w:t>
            </w:r>
            <w:r w:rsidR="00DD6B4B">
              <w:rPr>
                <w:szCs w:val="22"/>
              </w:rPr>
              <w:t xml:space="preserve">of forest/wooded land agreements (contracts, concessions, </w:t>
            </w:r>
            <w:proofErr w:type="gramStart"/>
            <w:r w:rsidR="00DD6B4B">
              <w:rPr>
                <w:szCs w:val="22"/>
              </w:rPr>
              <w:t>permits</w:t>
            </w:r>
            <w:proofErr w:type="gramEnd"/>
            <w:r w:rsidR="00DD6B4B">
              <w:rPr>
                <w:szCs w:val="22"/>
              </w:rPr>
              <w:t>)?</w:t>
            </w:r>
            <w:commentRangeEnd w:id="42"/>
            <w:r w:rsidR="001D6252">
              <w:rPr>
                <w:rStyle w:val="CommentReference"/>
                <w:rFonts w:eastAsiaTheme="minorHAnsi" w:cstheme="minorBidi"/>
                <w:color w:val="auto"/>
              </w:rPr>
              <w:commentReference w:id="42"/>
            </w:r>
          </w:p>
          <w:p w14:paraId="1B295756" w14:textId="7CA6EF81" w:rsidR="00DD6B4B" w:rsidRPr="002D0E62" w:rsidRDefault="00DD6B4B" w:rsidP="00692CE3">
            <w:pPr>
              <w:pStyle w:val="NoSpacing"/>
              <w:rPr>
                <w:i/>
                <w:szCs w:val="22"/>
              </w:rPr>
            </w:pPr>
          </w:p>
        </w:tc>
        <w:tc>
          <w:tcPr>
            <w:tcW w:w="4320" w:type="dxa"/>
            <w:tcBorders>
              <w:left w:val="nil"/>
              <w:right w:val="single" w:sz="18" w:space="0" w:color="auto"/>
            </w:tcBorders>
          </w:tcPr>
          <w:p w14:paraId="1C084DF8" w14:textId="77777777" w:rsidR="00DD6B4B" w:rsidRDefault="00DD6B4B" w:rsidP="00692CE3">
            <w:pPr>
              <w:pStyle w:val="NoSpacing"/>
              <w:rPr>
                <w:color w:val="000000" w:themeColor="text1"/>
                <w:szCs w:val="22"/>
              </w:rPr>
            </w:pPr>
            <w:r>
              <w:rPr>
                <w:color w:val="000000" w:themeColor="text1"/>
                <w:szCs w:val="22"/>
              </w:rPr>
              <w:t>0=No</w:t>
            </w:r>
          </w:p>
          <w:p w14:paraId="7B7B49A7" w14:textId="77777777" w:rsidR="00DD6B4B" w:rsidRDefault="00DD6B4B" w:rsidP="00692CE3">
            <w:pPr>
              <w:pStyle w:val="NoSpacing"/>
              <w:rPr>
                <w:color w:val="000000" w:themeColor="text1"/>
                <w:szCs w:val="22"/>
              </w:rPr>
            </w:pPr>
            <w:r>
              <w:rPr>
                <w:color w:val="000000" w:themeColor="text1"/>
                <w:szCs w:val="22"/>
              </w:rPr>
              <w:t>1=Yes</w:t>
            </w:r>
          </w:p>
          <w:p w14:paraId="1322600F" w14:textId="59ABE966" w:rsidR="00B36253" w:rsidRDefault="00B36253" w:rsidP="00692CE3">
            <w:pPr>
              <w:pStyle w:val="NoSpacing"/>
              <w:rPr>
                <w:color w:val="000000" w:themeColor="text1"/>
                <w:szCs w:val="22"/>
              </w:rPr>
            </w:pPr>
            <w:r w:rsidRPr="00B36253">
              <w:rPr>
                <w:color w:val="000000" w:themeColor="text1"/>
                <w:szCs w:val="22"/>
              </w:rPr>
              <w:t>3= Not applicable, because this does not happen</w:t>
            </w:r>
          </w:p>
          <w:p w14:paraId="60132F63" w14:textId="77777777" w:rsidR="00DD6B4B" w:rsidRPr="002C75CF" w:rsidRDefault="00DD6B4B" w:rsidP="002C75CF">
            <w:pPr>
              <w:pStyle w:val="NoSpacing"/>
              <w:rPr>
                <w:color w:val="000000" w:themeColor="text1"/>
                <w:szCs w:val="22"/>
              </w:rPr>
            </w:pPr>
            <w:r w:rsidRPr="002C75CF">
              <w:rPr>
                <w:color w:val="000000" w:themeColor="text1"/>
                <w:szCs w:val="22"/>
              </w:rPr>
              <w:t>888=Don’t know</w:t>
            </w:r>
          </w:p>
          <w:p w14:paraId="05A3E0C3" w14:textId="5B0DC473" w:rsidR="00DD6B4B" w:rsidRDefault="00DD6B4B" w:rsidP="002C75CF">
            <w:pPr>
              <w:pStyle w:val="NoSpacing"/>
              <w:rPr>
                <w:color w:val="000000" w:themeColor="text1"/>
                <w:szCs w:val="22"/>
              </w:rPr>
            </w:pPr>
            <w:r w:rsidRPr="002C75CF">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AF25F1F" w14:textId="77777777" w:rsidR="00DD6B4B" w:rsidRPr="00FD0CBC" w:rsidRDefault="00DD6B4B" w:rsidP="00692CE3">
            <w:pPr>
              <w:pStyle w:val="NoSpacing"/>
              <w:rPr>
                <w:i/>
              </w:rPr>
            </w:pPr>
          </w:p>
        </w:tc>
      </w:tr>
      <w:tr w:rsidR="00DD6B4B" w:rsidRPr="00C755D3" w14:paraId="21312587" w14:textId="77777777" w:rsidTr="00C33ED8">
        <w:trPr>
          <w:jc w:val="center"/>
        </w:trPr>
        <w:tc>
          <w:tcPr>
            <w:tcW w:w="360" w:type="dxa"/>
          </w:tcPr>
          <w:p w14:paraId="64E3181A" w14:textId="77777777" w:rsidR="00DD6B4B" w:rsidRPr="00C755D3" w:rsidRDefault="00DD6B4B" w:rsidP="00692CE3">
            <w:pPr>
              <w:pStyle w:val="NoSpacing"/>
            </w:pPr>
          </w:p>
        </w:tc>
        <w:tc>
          <w:tcPr>
            <w:tcW w:w="5233" w:type="dxa"/>
            <w:tcBorders>
              <w:right w:val="nil"/>
            </w:tcBorders>
          </w:tcPr>
          <w:p w14:paraId="070619D3" w14:textId="29F31633" w:rsidR="00DD6B4B" w:rsidRDefault="004846F2" w:rsidP="00692CE3">
            <w:pPr>
              <w:pStyle w:val="NoSpacing"/>
              <w:rPr>
                <w:szCs w:val="22"/>
              </w:rPr>
            </w:pPr>
            <w:r>
              <w:rPr>
                <w:szCs w:val="22"/>
              </w:rPr>
              <w:t>E20</w:t>
            </w:r>
            <w:r w:rsidR="00DD6B4B">
              <w:rPr>
                <w:szCs w:val="22"/>
              </w:rPr>
              <w:t xml:space="preserve">. Who is </w:t>
            </w:r>
            <w:r>
              <w:rPr>
                <w:szCs w:val="22"/>
              </w:rPr>
              <w:t>involved in the design and implementation</w:t>
            </w:r>
            <w:r w:rsidR="00DD6B4B">
              <w:rPr>
                <w:szCs w:val="22"/>
              </w:rPr>
              <w:t>?</w:t>
            </w:r>
          </w:p>
          <w:p w14:paraId="4BAB4060" w14:textId="0D57D89B" w:rsidR="00B36253" w:rsidRDefault="004846F2" w:rsidP="00692CE3">
            <w:pPr>
              <w:pStyle w:val="NoSpacing"/>
              <w:rPr>
                <w:i/>
                <w:szCs w:val="22"/>
              </w:rPr>
            </w:pPr>
            <w:r>
              <w:rPr>
                <w:i/>
                <w:szCs w:val="22"/>
              </w:rPr>
              <w:t>Answer if E19</w:t>
            </w:r>
            <w:r w:rsidR="00B36253" w:rsidRPr="00B66C7F">
              <w:rPr>
                <w:i/>
                <w:szCs w:val="22"/>
              </w:rPr>
              <w:t>=1</w:t>
            </w:r>
          </w:p>
          <w:p w14:paraId="03D18BAB" w14:textId="77777777" w:rsidR="00F1178E" w:rsidRDefault="00F1178E" w:rsidP="00692CE3">
            <w:pPr>
              <w:pStyle w:val="NoSpacing"/>
              <w:rPr>
                <w:i/>
                <w:szCs w:val="22"/>
              </w:rPr>
            </w:pPr>
          </w:p>
          <w:p w14:paraId="772083F2" w14:textId="7AA45891" w:rsidR="00F1178E" w:rsidRPr="00B66C7F" w:rsidRDefault="00F1178E" w:rsidP="00692CE3">
            <w:pPr>
              <w:pStyle w:val="NoSpacing"/>
              <w:rPr>
                <w:i/>
                <w:color w:val="auto"/>
                <w:szCs w:val="22"/>
              </w:rPr>
            </w:pPr>
            <w:r w:rsidRPr="00F1178E">
              <w:rPr>
                <w:i/>
                <w:szCs w:val="22"/>
              </w:rPr>
              <w:t>Select all that apply.</w:t>
            </w:r>
          </w:p>
        </w:tc>
        <w:tc>
          <w:tcPr>
            <w:tcW w:w="4320" w:type="dxa"/>
            <w:tcBorders>
              <w:left w:val="nil"/>
              <w:right w:val="single" w:sz="18" w:space="0" w:color="auto"/>
            </w:tcBorders>
          </w:tcPr>
          <w:p w14:paraId="41428616" w14:textId="77777777" w:rsidR="00F1178E" w:rsidRPr="00F1178E" w:rsidRDefault="00F1178E" w:rsidP="00F1178E">
            <w:pPr>
              <w:pStyle w:val="NoSpacing"/>
              <w:rPr>
                <w:color w:val="000000" w:themeColor="text1"/>
                <w:szCs w:val="22"/>
              </w:rPr>
            </w:pPr>
            <w:commentRangeStart w:id="43"/>
            <w:r w:rsidRPr="00F1178E">
              <w:rPr>
                <w:color w:val="000000" w:themeColor="text1"/>
                <w:szCs w:val="22"/>
              </w:rPr>
              <w:t>1=Headperson</w:t>
            </w:r>
          </w:p>
          <w:p w14:paraId="301EC1B3" w14:textId="77777777" w:rsidR="00F1178E" w:rsidRPr="00F1178E" w:rsidRDefault="00F1178E" w:rsidP="00F1178E">
            <w:pPr>
              <w:pStyle w:val="NoSpacing"/>
              <w:rPr>
                <w:color w:val="000000" w:themeColor="text1"/>
                <w:szCs w:val="22"/>
              </w:rPr>
            </w:pPr>
            <w:r w:rsidRPr="00F1178E">
              <w:rPr>
                <w:color w:val="000000" w:themeColor="text1"/>
                <w:szCs w:val="22"/>
              </w:rPr>
              <w:t>2=Induna (Headman)</w:t>
            </w:r>
          </w:p>
          <w:p w14:paraId="26F9C359" w14:textId="77777777" w:rsidR="00F1178E" w:rsidRPr="00F1178E" w:rsidRDefault="00F1178E" w:rsidP="00F1178E">
            <w:pPr>
              <w:pStyle w:val="NoSpacing"/>
              <w:rPr>
                <w:color w:val="000000" w:themeColor="text1"/>
                <w:szCs w:val="22"/>
              </w:rPr>
            </w:pPr>
            <w:r w:rsidRPr="00F1178E">
              <w:rPr>
                <w:color w:val="000000" w:themeColor="text1"/>
                <w:szCs w:val="22"/>
              </w:rPr>
              <w:t>3=Chief</w:t>
            </w:r>
          </w:p>
          <w:p w14:paraId="56C80692" w14:textId="77777777" w:rsidR="00F1178E" w:rsidRPr="00F1178E" w:rsidRDefault="00F1178E" w:rsidP="00F1178E">
            <w:pPr>
              <w:pStyle w:val="NoSpacing"/>
              <w:rPr>
                <w:color w:val="000000" w:themeColor="text1"/>
                <w:szCs w:val="22"/>
              </w:rPr>
            </w:pPr>
            <w:r w:rsidRPr="00F1178E">
              <w:rPr>
                <w:color w:val="000000" w:themeColor="text1"/>
                <w:szCs w:val="22"/>
              </w:rPr>
              <w:t>4= Induna (Chief)</w:t>
            </w:r>
          </w:p>
          <w:p w14:paraId="52B0F5B1" w14:textId="77777777" w:rsidR="00F1178E" w:rsidRPr="00F1178E" w:rsidRDefault="00F1178E" w:rsidP="00F1178E">
            <w:pPr>
              <w:pStyle w:val="NoSpacing"/>
              <w:rPr>
                <w:color w:val="000000" w:themeColor="text1"/>
                <w:szCs w:val="22"/>
              </w:rPr>
            </w:pPr>
            <w:r w:rsidRPr="00F1178E">
              <w:rPr>
                <w:color w:val="000000" w:themeColor="text1"/>
                <w:szCs w:val="22"/>
              </w:rPr>
              <w:t>5=Village Elders</w:t>
            </w:r>
          </w:p>
          <w:p w14:paraId="69CE5B4B" w14:textId="77777777" w:rsidR="00F1178E" w:rsidRPr="00F1178E" w:rsidRDefault="00F1178E" w:rsidP="00F1178E">
            <w:pPr>
              <w:pStyle w:val="NoSpacing"/>
              <w:rPr>
                <w:color w:val="000000" w:themeColor="text1"/>
                <w:szCs w:val="22"/>
              </w:rPr>
            </w:pPr>
            <w:r w:rsidRPr="00F1178E">
              <w:rPr>
                <w:color w:val="000000" w:themeColor="text1"/>
                <w:szCs w:val="22"/>
              </w:rPr>
              <w:t>6=Village, together as a whole</w:t>
            </w:r>
          </w:p>
          <w:p w14:paraId="1B2D8FB8" w14:textId="2C913DD7" w:rsidR="00DD6B4B" w:rsidRDefault="00F1178E" w:rsidP="00F1178E">
            <w:pPr>
              <w:pStyle w:val="NoSpacing"/>
              <w:rPr>
                <w:color w:val="000000" w:themeColor="text1"/>
                <w:szCs w:val="22"/>
              </w:rPr>
            </w:pPr>
            <w:r w:rsidRPr="00F1178E">
              <w:rPr>
                <w:color w:val="000000" w:themeColor="text1"/>
                <w:szCs w:val="22"/>
              </w:rPr>
              <w:t>97=Other, please specify</w:t>
            </w:r>
            <w:commentRangeEnd w:id="43"/>
            <w:r w:rsidR="001D6252">
              <w:rPr>
                <w:rStyle w:val="CommentReference"/>
                <w:rFonts w:eastAsiaTheme="minorHAnsi" w:cstheme="minorBidi"/>
                <w:color w:val="auto"/>
              </w:rPr>
              <w:commentReference w:id="43"/>
            </w:r>
          </w:p>
        </w:tc>
        <w:tc>
          <w:tcPr>
            <w:tcW w:w="1154" w:type="dxa"/>
            <w:tcBorders>
              <w:top w:val="single" w:sz="18" w:space="0" w:color="auto"/>
              <w:left w:val="single" w:sz="18" w:space="0" w:color="auto"/>
              <w:bottom w:val="single" w:sz="18" w:space="0" w:color="auto"/>
              <w:right w:val="single" w:sz="18" w:space="0" w:color="auto"/>
            </w:tcBorders>
          </w:tcPr>
          <w:p w14:paraId="3DEF5232" w14:textId="77777777" w:rsidR="00DD6B4B" w:rsidRPr="00FD0CBC" w:rsidRDefault="00DD6B4B" w:rsidP="00692CE3">
            <w:pPr>
              <w:pStyle w:val="NoSpacing"/>
              <w:rPr>
                <w:i/>
              </w:rPr>
            </w:pPr>
          </w:p>
        </w:tc>
      </w:tr>
      <w:tr w:rsidR="00DD6B4B" w:rsidRPr="00C755D3" w14:paraId="0EB20EA9" w14:textId="77777777" w:rsidTr="00C33ED8">
        <w:trPr>
          <w:jc w:val="center"/>
        </w:trPr>
        <w:tc>
          <w:tcPr>
            <w:tcW w:w="360" w:type="dxa"/>
          </w:tcPr>
          <w:p w14:paraId="1E35BCEF" w14:textId="77777777" w:rsidR="00DD6B4B" w:rsidRPr="00C755D3" w:rsidRDefault="00DD6B4B" w:rsidP="00692CE3">
            <w:pPr>
              <w:pStyle w:val="NoSpacing"/>
            </w:pPr>
          </w:p>
        </w:tc>
        <w:tc>
          <w:tcPr>
            <w:tcW w:w="5233" w:type="dxa"/>
            <w:tcBorders>
              <w:right w:val="nil"/>
            </w:tcBorders>
          </w:tcPr>
          <w:p w14:paraId="4FD6C8C6" w14:textId="4983E00D" w:rsidR="00DD6B4B" w:rsidRDefault="00DD6B4B" w:rsidP="00692CE3">
            <w:pPr>
              <w:pStyle w:val="NoSpacing"/>
              <w:rPr>
                <w:szCs w:val="22"/>
              </w:rPr>
            </w:pPr>
            <w:r>
              <w:rPr>
                <w:szCs w:val="22"/>
              </w:rPr>
              <w:t>E2</w:t>
            </w:r>
            <w:r w:rsidR="004846F2">
              <w:rPr>
                <w:szCs w:val="22"/>
              </w:rPr>
              <w:t>1</w:t>
            </w:r>
            <w:r>
              <w:rPr>
                <w:szCs w:val="22"/>
              </w:rPr>
              <w:t xml:space="preserve">. Are members of the village involved in the oversight of forest/wooded land agreements (contracts, concessions, </w:t>
            </w:r>
            <w:proofErr w:type="gramStart"/>
            <w:r>
              <w:rPr>
                <w:szCs w:val="22"/>
              </w:rPr>
              <w:t>permits</w:t>
            </w:r>
            <w:proofErr w:type="gramEnd"/>
            <w:r>
              <w:rPr>
                <w:szCs w:val="22"/>
              </w:rPr>
              <w:t>)?</w:t>
            </w:r>
          </w:p>
          <w:p w14:paraId="0E9DDF4A" w14:textId="0D81B9B1" w:rsidR="00DD6B4B" w:rsidRPr="002D0E62" w:rsidRDefault="00DD6B4B" w:rsidP="00692CE3">
            <w:pPr>
              <w:pStyle w:val="NoSpacing"/>
              <w:rPr>
                <w:i/>
                <w:szCs w:val="22"/>
              </w:rPr>
            </w:pPr>
          </w:p>
        </w:tc>
        <w:tc>
          <w:tcPr>
            <w:tcW w:w="4320" w:type="dxa"/>
            <w:tcBorders>
              <w:left w:val="nil"/>
              <w:right w:val="single" w:sz="18" w:space="0" w:color="auto"/>
            </w:tcBorders>
          </w:tcPr>
          <w:p w14:paraId="598BD1C7" w14:textId="77777777" w:rsidR="00DD6B4B" w:rsidRDefault="00DD6B4B" w:rsidP="00692CE3">
            <w:pPr>
              <w:pStyle w:val="NoSpacing"/>
              <w:rPr>
                <w:color w:val="000000" w:themeColor="text1"/>
                <w:szCs w:val="22"/>
              </w:rPr>
            </w:pPr>
            <w:r>
              <w:rPr>
                <w:color w:val="000000" w:themeColor="text1"/>
                <w:szCs w:val="22"/>
              </w:rPr>
              <w:t>0=No</w:t>
            </w:r>
          </w:p>
          <w:p w14:paraId="63FBAC76" w14:textId="77777777" w:rsidR="00DD6B4B" w:rsidRDefault="00DD6B4B" w:rsidP="00692CE3">
            <w:pPr>
              <w:pStyle w:val="NoSpacing"/>
              <w:rPr>
                <w:color w:val="000000" w:themeColor="text1"/>
                <w:szCs w:val="22"/>
              </w:rPr>
            </w:pPr>
            <w:r>
              <w:rPr>
                <w:color w:val="000000" w:themeColor="text1"/>
                <w:szCs w:val="22"/>
              </w:rPr>
              <w:t>1=Yes</w:t>
            </w:r>
          </w:p>
          <w:p w14:paraId="6496FA03" w14:textId="399C3B22" w:rsidR="00B36253" w:rsidRDefault="00B36253" w:rsidP="00692CE3">
            <w:pPr>
              <w:pStyle w:val="NoSpacing"/>
              <w:rPr>
                <w:color w:val="000000" w:themeColor="text1"/>
                <w:szCs w:val="22"/>
              </w:rPr>
            </w:pPr>
            <w:r w:rsidRPr="00B36253">
              <w:rPr>
                <w:color w:val="000000" w:themeColor="text1"/>
                <w:szCs w:val="22"/>
              </w:rPr>
              <w:t>3= Not applicable, because this does not happen</w:t>
            </w:r>
          </w:p>
          <w:p w14:paraId="49141DA8" w14:textId="77777777" w:rsidR="00DD6B4B" w:rsidRDefault="00DD6B4B" w:rsidP="00692CE3">
            <w:pPr>
              <w:pStyle w:val="NoSpacing"/>
              <w:rPr>
                <w:color w:val="000000" w:themeColor="text1"/>
                <w:szCs w:val="22"/>
              </w:rPr>
            </w:pPr>
            <w:r>
              <w:rPr>
                <w:color w:val="000000" w:themeColor="text1"/>
                <w:szCs w:val="22"/>
              </w:rPr>
              <w:t>888=Don’t know</w:t>
            </w:r>
          </w:p>
          <w:p w14:paraId="23C29A5D" w14:textId="77777777" w:rsidR="00DD6B4B" w:rsidRDefault="00DD6B4B" w:rsidP="00692CE3">
            <w:pPr>
              <w:pStyle w:val="NoSpacing"/>
              <w:rPr>
                <w:color w:val="000000" w:themeColor="text1"/>
                <w:szCs w:val="22"/>
              </w:rPr>
            </w:pPr>
            <w:r>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BA89D93" w14:textId="77777777" w:rsidR="00DD6B4B" w:rsidRPr="00FD0CBC" w:rsidRDefault="00DD6B4B" w:rsidP="00692CE3">
            <w:pPr>
              <w:pStyle w:val="NoSpacing"/>
              <w:rPr>
                <w:i/>
              </w:rPr>
            </w:pPr>
          </w:p>
        </w:tc>
      </w:tr>
      <w:tr w:rsidR="00DD6B4B" w:rsidRPr="00C755D3" w14:paraId="3B21BD78" w14:textId="77777777" w:rsidTr="00C33ED8">
        <w:trPr>
          <w:jc w:val="center"/>
        </w:trPr>
        <w:tc>
          <w:tcPr>
            <w:tcW w:w="360" w:type="dxa"/>
          </w:tcPr>
          <w:p w14:paraId="5FE91F6B" w14:textId="77777777" w:rsidR="00DD6B4B" w:rsidRPr="00C755D3" w:rsidRDefault="00DD6B4B" w:rsidP="00692CE3">
            <w:pPr>
              <w:pStyle w:val="NoSpacing"/>
            </w:pPr>
          </w:p>
        </w:tc>
        <w:tc>
          <w:tcPr>
            <w:tcW w:w="5233" w:type="dxa"/>
            <w:tcBorders>
              <w:right w:val="nil"/>
            </w:tcBorders>
          </w:tcPr>
          <w:p w14:paraId="7AD27AF5" w14:textId="24BAD03B" w:rsidR="00DD6B4B" w:rsidRDefault="004846F2" w:rsidP="00692CE3">
            <w:pPr>
              <w:pStyle w:val="NoSpacing"/>
              <w:rPr>
                <w:szCs w:val="22"/>
              </w:rPr>
            </w:pPr>
            <w:r>
              <w:rPr>
                <w:szCs w:val="22"/>
              </w:rPr>
              <w:t>E22</w:t>
            </w:r>
            <w:r w:rsidR="00DD6B4B">
              <w:rPr>
                <w:szCs w:val="22"/>
              </w:rPr>
              <w:t>. Who is involved?</w:t>
            </w:r>
          </w:p>
          <w:p w14:paraId="64A3ED8B" w14:textId="795E7075" w:rsidR="00B36253" w:rsidRDefault="004846F2" w:rsidP="00692CE3">
            <w:pPr>
              <w:pStyle w:val="NoSpacing"/>
              <w:rPr>
                <w:i/>
                <w:szCs w:val="22"/>
              </w:rPr>
            </w:pPr>
            <w:r>
              <w:rPr>
                <w:i/>
                <w:szCs w:val="22"/>
              </w:rPr>
              <w:t>Answer if E21</w:t>
            </w:r>
            <w:r w:rsidR="00B36253" w:rsidRPr="006B6FE5">
              <w:rPr>
                <w:i/>
                <w:szCs w:val="22"/>
              </w:rPr>
              <w:t>=1</w:t>
            </w:r>
          </w:p>
          <w:p w14:paraId="7FDCD6EB" w14:textId="77777777" w:rsidR="00F1178E" w:rsidRDefault="00F1178E" w:rsidP="00692CE3">
            <w:pPr>
              <w:pStyle w:val="NoSpacing"/>
              <w:rPr>
                <w:i/>
                <w:szCs w:val="22"/>
              </w:rPr>
            </w:pPr>
          </w:p>
          <w:p w14:paraId="0D67244A" w14:textId="562DE503" w:rsidR="00F1178E" w:rsidRDefault="00F1178E" w:rsidP="00692CE3">
            <w:pPr>
              <w:pStyle w:val="NoSpacing"/>
              <w:rPr>
                <w:color w:val="auto"/>
                <w:szCs w:val="22"/>
              </w:rPr>
            </w:pPr>
            <w:r w:rsidRPr="00F1178E">
              <w:rPr>
                <w:i/>
                <w:szCs w:val="22"/>
              </w:rPr>
              <w:t>Select all that apply.</w:t>
            </w:r>
          </w:p>
        </w:tc>
        <w:tc>
          <w:tcPr>
            <w:tcW w:w="4320" w:type="dxa"/>
            <w:tcBorders>
              <w:left w:val="nil"/>
              <w:right w:val="single" w:sz="18" w:space="0" w:color="auto"/>
            </w:tcBorders>
          </w:tcPr>
          <w:p w14:paraId="7E49AAA9" w14:textId="77777777" w:rsidR="00F1178E" w:rsidRPr="00F1178E" w:rsidRDefault="00F1178E" w:rsidP="00F1178E">
            <w:pPr>
              <w:pStyle w:val="NoSpacing"/>
              <w:rPr>
                <w:color w:val="000000" w:themeColor="text1"/>
                <w:szCs w:val="22"/>
              </w:rPr>
            </w:pPr>
            <w:commentRangeStart w:id="44"/>
            <w:r w:rsidRPr="00F1178E">
              <w:rPr>
                <w:color w:val="000000" w:themeColor="text1"/>
                <w:szCs w:val="22"/>
              </w:rPr>
              <w:t>1=Headperson</w:t>
            </w:r>
          </w:p>
          <w:p w14:paraId="6B2508B5" w14:textId="77777777" w:rsidR="00F1178E" w:rsidRPr="00F1178E" w:rsidRDefault="00F1178E" w:rsidP="00F1178E">
            <w:pPr>
              <w:pStyle w:val="NoSpacing"/>
              <w:rPr>
                <w:color w:val="000000" w:themeColor="text1"/>
                <w:szCs w:val="22"/>
              </w:rPr>
            </w:pPr>
            <w:r w:rsidRPr="00F1178E">
              <w:rPr>
                <w:color w:val="000000" w:themeColor="text1"/>
                <w:szCs w:val="22"/>
              </w:rPr>
              <w:t>2=Induna (Headman)</w:t>
            </w:r>
          </w:p>
          <w:p w14:paraId="06CBF694" w14:textId="77777777" w:rsidR="00F1178E" w:rsidRPr="00F1178E" w:rsidRDefault="00F1178E" w:rsidP="00F1178E">
            <w:pPr>
              <w:pStyle w:val="NoSpacing"/>
              <w:rPr>
                <w:color w:val="000000" w:themeColor="text1"/>
                <w:szCs w:val="22"/>
              </w:rPr>
            </w:pPr>
            <w:r w:rsidRPr="00F1178E">
              <w:rPr>
                <w:color w:val="000000" w:themeColor="text1"/>
                <w:szCs w:val="22"/>
              </w:rPr>
              <w:t>3=Chief</w:t>
            </w:r>
          </w:p>
          <w:p w14:paraId="59BF31C1" w14:textId="77777777" w:rsidR="00F1178E" w:rsidRPr="00F1178E" w:rsidRDefault="00F1178E" w:rsidP="00F1178E">
            <w:pPr>
              <w:pStyle w:val="NoSpacing"/>
              <w:rPr>
                <w:color w:val="000000" w:themeColor="text1"/>
                <w:szCs w:val="22"/>
              </w:rPr>
            </w:pPr>
            <w:r w:rsidRPr="00F1178E">
              <w:rPr>
                <w:color w:val="000000" w:themeColor="text1"/>
                <w:szCs w:val="22"/>
              </w:rPr>
              <w:t>4= Induna (Chief)</w:t>
            </w:r>
          </w:p>
          <w:p w14:paraId="16E4967A" w14:textId="77777777" w:rsidR="00F1178E" w:rsidRPr="00F1178E" w:rsidRDefault="00F1178E" w:rsidP="00F1178E">
            <w:pPr>
              <w:pStyle w:val="NoSpacing"/>
              <w:rPr>
                <w:color w:val="000000" w:themeColor="text1"/>
                <w:szCs w:val="22"/>
              </w:rPr>
            </w:pPr>
            <w:r w:rsidRPr="00F1178E">
              <w:rPr>
                <w:color w:val="000000" w:themeColor="text1"/>
                <w:szCs w:val="22"/>
              </w:rPr>
              <w:t>5=Village Elders</w:t>
            </w:r>
          </w:p>
          <w:p w14:paraId="5A6D863C" w14:textId="77777777" w:rsidR="00F1178E" w:rsidRPr="00F1178E" w:rsidRDefault="00F1178E" w:rsidP="00F1178E">
            <w:pPr>
              <w:pStyle w:val="NoSpacing"/>
              <w:rPr>
                <w:color w:val="000000" w:themeColor="text1"/>
                <w:szCs w:val="22"/>
              </w:rPr>
            </w:pPr>
            <w:r w:rsidRPr="00F1178E">
              <w:rPr>
                <w:color w:val="000000" w:themeColor="text1"/>
                <w:szCs w:val="22"/>
              </w:rPr>
              <w:t>6=Village, together as a whole</w:t>
            </w:r>
          </w:p>
          <w:p w14:paraId="468D5416" w14:textId="36C38350" w:rsidR="00DD6B4B" w:rsidRDefault="00F1178E" w:rsidP="00F1178E">
            <w:pPr>
              <w:pStyle w:val="NoSpacing"/>
              <w:rPr>
                <w:color w:val="000000" w:themeColor="text1"/>
                <w:szCs w:val="22"/>
              </w:rPr>
            </w:pPr>
            <w:r w:rsidRPr="00F1178E">
              <w:rPr>
                <w:color w:val="000000" w:themeColor="text1"/>
                <w:szCs w:val="22"/>
              </w:rPr>
              <w:t>97=Other, please specify</w:t>
            </w:r>
            <w:commentRangeEnd w:id="44"/>
            <w:r w:rsidR="001D6252">
              <w:rPr>
                <w:rStyle w:val="CommentReference"/>
                <w:rFonts w:eastAsiaTheme="minorHAnsi" w:cstheme="minorBidi"/>
                <w:color w:val="auto"/>
              </w:rPr>
              <w:commentReference w:id="44"/>
            </w:r>
          </w:p>
        </w:tc>
        <w:tc>
          <w:tcPr>
            <w:tcW w:w="1154" w:type="dxa"/>
            <w:tcBorders>
              <w:top w:val="single" w:sz="18" w:space="0" w:color="auto"/>
              <w:left w:val="single" w:sz="18" w:space="0" w:color="auto"/>
              <w:bottom w:val="single" w:sz="18" w:space="0" w:color="auto"/>
              <w:right w:val="single" w:sz="18" w:space="0" w:color="auto"/>
            </w:tcBorders>
          </w:tcPr>
          <w:p w14:paraId="36DF99F3" w14:textId="77777777" w:rsidR="00DD6B4B" w:rsidRPr="00FD0CBC" w:rsidRDefault="00DD6B4B" w:rsidP="00692CE3">
            <w:pPr>
              <w:pStyle w:val="NoSpacing"/>
              <w:rPr>
                <w:i/>
              </w:rPr>
            </w:pPr>
          </w:p>
        </w:tc>
      </w:tr>
    </w:tbl>
    <w:p w14:paraId="186E754B" w14:textId="77777777" w:rsidR="00796304" w:rsidRDefault="00796304" w:rsidP="00E9297B">
      <w:pPr>
        <w:pStyle w:val="NoSpacing"/>
      </w:pPr>
    </w:p>
    <w:p w14:paraId="609689C6" w14:textId="77777777" w:rsidR="00692CE3" w:rsidRDefault="00692CE3" w:rsidP="00E9297B">
      <w:pPr>
        <w:pStyle w:val="NoSpacing"/>
        <w:sectPr w:rsidR="00692CE3">
          <w:type w:val="continuous"/>
          <w:pgSz w:w="12240" w:h="15840"/>
          <w:pgMar w:top="1440" w:right="1440" w:bottom="1440" w:left="1440" w:header="720" w:footer="720" w:gutter="0"/>
          <w:cols w:space="720"/>
          <w:docGrid w:linePitch="360"/>
        </w:sectPr>
      </w:pPr>
    </w:p>
    <w:p w14:paraId="0A304E5E" w14:textId="550A3B53" w:rsidR="008164DB" w:rsidRPr="00A868C7" w:rsidRDefault="00A166A6" w:rsidP="00A868C7">
      <w:pPr>
        <w:pStyle w:val="NoSpacing"/>
        <w:rPr>
          <w:rStyle w:val="Emphasis"/>
        </w:rPr>
      </w:pPr>
      <w:r>
        <w:rPr>
          <w:rStyle w:val="Emphasis"/>
        </w:rPr>
        <w:lastRenderedPageBreak/>
        <w:t>Section F</w:t>
      </w:r>
      <w:r w:rsidR="00F3204E">
        <w:rPr>
          <w:rStyle w:val="Emphasis"/>
        </w:rPr>
        <w:t>: Government/Official Rules</w:t>
      </w:r>
    </w:p>
    <w:tbl>
      <w:tblPr>
        <w:tblStyle w:val="TableGrid"/>
        <w:tblW w:w="14797" w:type="dxa"/>
        <w:jc w:val="center"/>
        <w:tblLayout w:type="fixed"/>
        <w:tblCellMar>
          <w:left w:w="72" w:type="dxa"/>
          <w:right w:w="72" w:type="dxa"/>
        </w:tblCellMar>
        <w:tblLook w:val="04A0" w:firstRow="1" w:lastRow="0" w:firstColumn="1" w:lastColumn="0" w:noHBand="0" w:noVBand="1"/>
      </w:tblPr>
      <w:tblGrid>
        <w:gridCol w:w="1440"/>
        <w:gridCol w:w="2160"/>
        <w:gridCol w:w="1080"/>
        <w:gridCol w:w="1621"/>
        <w:gridCol w:w="1259"/>
        <w:gridCol w:w="1440"/>
        <w:gridCol w:w="1440"/>
        <w:gridCol w:w="1311"/>
        <w:gridCol w:w="1523"/>
        <w:gridCol w:w="1523"/>
      </w:tblGrid>
      <w:tr w:rsidR="00110205" w14:paraId="07E237B6" w14:textId="77777777" w:rsidTr="00110205">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7A3B3307" w14:textId="77777777" w:rsidR="00110205" w:rsidRDefault="00110205" w:rsidP="008164DB">
            <w:pPr>
              <w:pStyle w:val="NoSpacing"/>
            </w:pPr>
            <w:r>
              <w:t>Activity</w:t>
            </w:r>
          </w:p>
        </w:tc>
        <w:tc>
          <w:tcPr>
            <w:tcW w:w="2160" w:type="dxa"/>
            <w:tcBorders>
              <w:top w:val="single" w:sz="4" w:space="0" w:color="auto"/>
              <w:left w:val="single" w:sz="4" w:space="0" w:color="auto"/>
              <w:bottom w:val="single" w:sz="4" w:space="0" w:color="auto"/>
              <w:right w:val="single" w:sz="4" w:space="0" w:color="auto"/>
            </w:tcBorders>
          </w:tcPr>
          <w:p w14:paraId="4C218D4D" w14:textId="4E2844AB" w:rsidR="00110205" w:rsidRPr="008164DB" w:rsidRDefault="00110205" w:rsidP="008164DB">
            <w:pPr>
              <w:pStyle w:val="NoSpacing"/>
            </w:pPr>
            <w:r>
              <w:t xml:space="preserve">F1. </w:t>
            </w:r>
            <w:r w:rsidRPr="008164DB">
              <w:t xml:space="preserve">Are there government/official legal rules that regulate or restrict the following activity in forest/wooded areas? </w:t>
            </w:r>
          </w:p>
          <w:p w14:paraId="3E36A342" w14:textId="77777777" w:rsidR="00110205" w:rsidRPr="008164DB" w:rsidRDefault="00110205" w:rsidP="008164DB">
            <w:pPr>
              <w:pStyle w:val="NoSpacing"/>
            </w:pPr>
            <w:r w:rsidRPr="008164DB">
              <w:t>0=No</w:t>
            </w:r>
          </w:p>
          <w:p w14:paraId="5121DE1D" w14:textId="77777777" w:rsidR="00110205" w:rsidRPr="008164DB" w:rsidRDefault="00110205" w:rsidP="008164DB">
            <w:pPr>
              <w:pStyle w:val="NoSpacing"/>
            </w:pPr>
            <w:r w:rsidRPr="008164DB">
              <w:t xml:space="preserve">1=Yes </w:t>
            </w:r>
          </w:p>
          <w:p w14:paraId="1B52CEC9" w14:textId="77777777" w:rsidR="00110205" w:rsidRPr="008164DB" w:rsidRDefault="00110205" w:rsidP="008164DB">
            <w:pPr>
              <w:pStyle w:val="NoSpacing"/>
            </w:pPr>
            <w:r w:rsidRPr="008164DB">
              <w:t>888=Don’t know</w:t>
            </w:r>
          </w:p>
          <w:p w14:paraId="2E1EF8EB" w14:textId="77777777" w:rsidR="00110205" w:rsidRDefault="00110205" w:rsidP="008164DB">
            <w:pPr>
              <w:pStyle w:val="NoSpacing"/>
            </w:pPr>
            <w:r w:rsidRPr="008164DB">
              <w:t>999=Prefer not to respond</w:t>
            </w:r>
          </w:p>
          <w:p w14:paraId="52D3BD1A" w14:textId="75402B3B" w:rsidR="00110205" w:rsidRPr="00D97AE2" w:rsidRDefault="00110205" w:rsidP="008164DB">
            <w:pPr>
              <w:pStyle w:val="NoSpacing"/>
              <w:rPr>
                <w:i/>
              </w:rPr>
            </w:pPr>
            <w:r>
              <w:rPr>
                <w:i/>
              </w:rPr>
              <w:t xml:space="preserve">If 0, skip to next activity </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tcPr>
          <w:p w14:paraId="341358CF" w14:textId="77777777" w:rsidR="00110205" w:rsidRDefault="00110205" w:rsidP="008164DB">
            <w:pPr>
              <w:pStyle w:val="NoSpacing"/>
            </w:pPr>
            <w:r>
              <w:t xml:space="preserve">F2. </w:t>
            </w:r>
            <w:r w:rsidRPr="008164DB">
              <w:t xml:space="preserve">If yes, please describe the rules. </w:t>
            </w:r>
          </w:p>
          <w:p w14:paraId="6542C162" w14:textId="77777777" w:rsidR="00110205" w:rsidRDefault="00110205" w:rsidP="008164DB">
            <w:pPr>
              <w:pStyle w:val="NoSpacing"/>
            </w:pPr>
          </w:p>
          <w:p w14:paraId="200A5E3F" w14:textId="066973BE" w:rsidR="00110205" w:rsidRPr="00F3204E" w:rsidRDefault="009E19FA" w:rsidP="008164DB">
            <w:pPr>
              <w:pStyle w:val="NoSpacing"/>
              <w:rPr>
                <w:i/>
              </w:rPr>
            </w:pPr>
            <w:r>
              <w:rPr>
                <w:i/>
                <w:highlight w:val="yellow"/>
              </w:rPr>
              <w:t>Steph add codes to paper</w:t>
            </w:r>
          </w:p>
        </w:tc>
        <w:tc>
          <w:tcPr>
            <w:tcW w:w="1621" w:type="dxa"/>
            <w:tcBorders>
              <w:top w:val="single" w:sz="4" w:space="0" w:color="auto"/>
              <w:left w:val="single" w:sz="4" w:space="0" w:color="auto"/>
              <w:bottom w:val="single" w:sz="4" w:space="0" w:color="auto"/>
              <w:right w:val="single" w:sz="4" w:space="0" w:color="auto"/>
            </w:tcBorders>
          </w:tcPr>
          <w:p w14:paraId="15353FAC" w14:textId="4608EEE2" w:rsidR="00110205" w:rsidRDefault="00110205" w:rsidP="003D2C6F">
            <w:pPr>
              <w:pStyle w:val="NoSpacing"/>
            </w:pPr>
            <w:r>
              <w:t>F2b</w:t>
            </w:r>
            <w:r w:rsidRPr="003D2C6F">
              <w:t xml:space="preserve">. </w:t>
            </w:r>
            <w:r>
              <w:t>Who is primarily responsible about making rules about (ACTIVITY)</w:t>
            </w:r>
          </w:p>
          <w:p w14:paraId="76001DE5" w14:textId="77777777" w:rsidR="00110205" w:rsidRDefault="00110205" w:rsidP="00110205">
            <w:pPr>
              <w:pStyle w:val="NoSpacing"/>
            </w:pPr>
            <w:r>
              <w:t>1= Local government</w:t>
            </w:r>
          </w:p>
          <w:p w14:paraId="7D87C928" w14:textId="77777777" w:rsidR="00110205" w:rsidRDefault="00110205" w:rsidP="00110205">
            <w:pPr>
              <w:pStyle w:val="NoSpacing"/>
            </w:pPr>
            <w:r>
              <w:t>2= DFO</w:t>
            </w:r>
          </w:p>
          <w:p w14:paraId="5D3D042F" w14:textId="77777777" w:rsidR="00110205" w:rsidRDefault="00110205" w:rsidP="00110205">
            <w:pPr>
              <w:pStyle w:val="NoSpacing"/>
            </w:pPr>
            <w:r>
              <w:t>3=ZAWA</w:t>
            </w:r>
          </w:p>
          <w:p w14:paraId="08D65445" w14:textId="77777777" w:rsidR="00110205" w:rsidRDefault="00110205" w:rsidP="00110205">
            <w:pPr>
              <w:pStyle w:val="NoSpacing"/>
            </w:pPr>
            <w:commentRangeStart w:id="45"/>
            <w:r>
              <w:t>4= National Government</w:t>
            </w:r>
            <w:commentRangeEnd w:id="45"/>
            <w:r w:rsidR="001D6252">
              <w:rPr>
                <w:rStyle w:val="CommentReference"/>
                <w:rFonts w:eastAsiaTheme="minorHAnsi" w:cstheme="minorBidi"/>
                <w:color w:val="auto"/>
              </w:rPr>
              <w:commentReference w:id="45"/>
            </w:r>
          </w:p>
          <w:p w14:paraId="72AE6B04" w14:textId="455FE983" w:rsidR="00110205" w:rsidRDefault="00110205" w:rsidP="00110205">
            <w:pPr>
              <w:pStyle w:val="NoSpacing"/>
            </w:pPr>
            <w:r>
              <w:t>97= Other, please specify</w:t>
            </w:r>
          </w:p>
        </w:tc>
        <w:tc>
          <w:tcPr>
            <w:tcW w:w="1259" w:type="dxa"/>
            <w:tcBorders>
              <w:top w:val="single" w:sz="4" w:space="0" w:color="auto"/>
              <w:left w:val="single" w:sz="4" w:space="0" w:color="auto"/>
              <w:bottom w:val="single" w:sz="4" w:space="0" w:color="auto"/>
              <w:right w:val="single" w:sz="4" w:space="0" w:color="auto"/>
            </w:tcBorders>
          </w:tcPr>
          <w:p w14:paraId="48CE5B85" w14:textId="75973F41" w:rsidR="00110205" w:rsidRPr="008164DB" w:rsidRDefault="00110205" w:rsidP="00606517">
            <w:pPr>
              <w:pStyle w:val="NoSpacing"/>
            </w:pPr>
            <w:r>
              <w:t xml:space="preserve">F3. </w:t>
            </w:r>
            <w:r w:rsidRPr="008164DB">
              <w:t>W</w:t>
            </w:r>
            <w:r>
              <w:t xml:space="preserve">as </w:t>
            </w:r>
            <w:r w:rsidRPr="008164DB">
              <w:t>this rule introduced</w:t>
            </w:r>
            <w:r>
              <w:t xml:space="preserve"> in the past 3 years</w:t>
            </w:r>
            <w:r w:rsidRPr="008164DB">
              <w:t xml:space="preserve">? </w:t>
            </w:r>
          </w:p>
        </w:tc>
        <w:tc>
          <w:tcPr>
            <w:tcW w:w="1440" w:type="dxa"/>
            <w:tcBorders>
              <w:top w:val="single" w:sz="4" w:space="0" w:color="auto"/>
              <w:left w:val="single" w:sz="4" w:space="0" w:color="auto"/>
              <w:bottom w:val="single" w:sz="4" w:space="0" w:color="auto"/>
              <w:right w:val="single" w:sz="4" w:space="0" w:color="auto"/>
            </w:tcBorders>
          </w:tcPr>
          <w:p w14:paraId="2F99E5D8" w14:textId="74F73DDA" w:rsidR="00110205" w:rsidRPr="008164DB" w:rsidRDefault="00110205" w:rsidP="008164DB">
            <w:pPr>
              <w:pStyle w:val="NoSpacing"/>
            </w:pPr>
            <w:commentRangeStart w:id="46"/>
            <w:r>
              <w:t xml:space="preserve">F3b. </w:t>
            </w:r>
            <w:r w:rsidRPr="008164DB">
              <w:t xml:space="preserve">Is there a system for monitoring rule breaking? </w:t>
            </w:r>
          </w:p>
          <w:p w14:paraId="3E1351DB" w14:textId="77777777" w:rsidR="00110205" w:rsidRPr="008164DB" w:rsidRDefault="00110205" w:rsidP="008164DB">
            <w:pPr>
              <w:pStyle w:val="NoSpacing"/>
            </w:pPr>
            <w:r w:rsidRPr="008164DB">
              <w:t>0=No</w:t>
            </w:r>
          </w:p>
          <w:p w14:paraId="063815DB" w14:textId="77777777" w:rsidR="00110205" w:rsidRPr="008164DB" w:rsidRDefault="00110205" w:rsidP="008164DB">
            <w:pPr>
              <w:pStyle w:val="NoSpacing"/>
            </w:pPr>
            <w:r w:rsidRPr="008164DB">
              <w:t>1=Yes</w:t>
            </w:r>
          </w:p>
          <w:p w14:paraId="30AB1720" w14:textId="77777777" w:rsidR="00110205" w:rsidRPr="008164DB" w:rsidRDefault="00110205" w:rsidP="008164DB">
            <w:pPr>
              <w:pStyle w:val="NoSpacing"/>
            </w:pPr>
            <w:r w:rsidRPr="008164DB">
              <w:t>888=Don’t know</w:t>
            </w:r>
          </w:p>
          <w:p w14:paraId="2EA2F2AE" w14:textId="77777777" w:rsidR="00110205" w:rsidRPr="008164DB" w:rsidRDefault="00110205" w:rsidP="008164DB">
            <w:pPr>
              <w:pStyle w:val="NoSpacing"/>
            </w:pPr>
            <w:r w:rsidRPr="008164DB">
              <w:t>999=Prefer not to respond</w:t>
            </w:r>
            <w:commentRangeEnd w:id="46"/>
            <w:r w:rsidR="001D6252">
              <w:rPr>
                <w:rStyle w:val="CommentReference"/>
                <w:rFonts w:eastAsiaTheme="minorHAnsi" w:cstheme="minorBidi"/>
                <w:color w:val="auto"/>
              </w:rPr>
              <w:commentReference w:id="46"/>
            </w:r>
          </w:p>
        </w:tc>
        <w:tc>
          <w:tcPr>
            <w:tcW w:w="1440" w:type="dxa"/>
            <w:tcBorders>
              <w:top w:val="single" w:sz="4" w:space="0" w:color="auto"/>
              <w:left w:val="single" w:sz="4" w:space="0" w:color="auto"/>
              <w:bottom w:val="single" w:sz="4" w:space="0" w:color="auto"/>
              <w:right w:val="single" w:sz="4" w:space="0" w:color="auto"/>
            </w:tcBorders>
          </w:tcPr>
          <w:p w14:paraId="3C44BEB3" w14:textId="5942B8B5" w:rsidR="00110205" w:rsidRPr="008164DB" w:rsidRDefault="00110205" w:rsidP="008164DB">
            <w:pPr>
              <w:pStyle w:val="NoSpacing"/>
            </w:pPr>
            <w:r>
              <w:t xml:space="preserve">F4. </w:t>
            </w:r>
            <w:r w:rsidRPr="008164DB">
              <w:t>Are there penalties for rule breaking?</w:t>
            </w:r>
          </w:p>
          <w:p w14:paraId="3454A96D" w14:textId="77777777" w:rsidR="00110205" w:rsidRPr="008164DB" w:rsidRDefault="00110205" w:rsidP="008164DB">
            <w:pPr>
              <w:pStyle w:val="NoSpacing"/>
            </w:pPr>
            <w:r w:rsidRPr="008164DB">
              <w:t>0=No</w:t>
            </w:r>
          </w:p>
          <w:p w14:paraId="2EF4909E" w14:textId="77777777" w:rsidR="00110205" w:rsidRPr="008164DB" w:rsidRDefault="00110205" w:rsidP="008164DB">
            <w:pPr>
              <w:pStyle w:val="NoSpacing"/>
            </w:pPr>
            <w:r w:rsidRPr="008164DB">
              <w:t>1=Yes</w:t>
            </w:r>
          </w:p>
          <w:p w14:paraId="775CC4F4" w14:textId="77777777" w:rsidR="00110205" w:rsidRPr="008164DB" w:rsidRDefault="00110205" w:rsidP="008164DB">
            <w:pPr>
              <w:pStyle w:val="NoSpacing"/>
            </w:pPr>
            <w:r w:rsidRPr="008164DB">
              <w:t>888=Don’t know</w:t>
            </w:r>
          </w:p>
          <w:p w14:paraId="3CFCB063" w14:textId="77777777" w:rsidR="00110205" w:rsidRPr="008164DB" w:rsidRDefault="00110205" w:rsidP="008164DB">
            <w:pPr>
              <w:pStyle w:val="NoSpacing"/>
            </w:pPr>
            <w:r w:rsidRPr="008164DB">
              <w:t>999=Prefer not to respond</w:t>
            </w:r>
          </w:p>
        </w:tc>
        <w:tc>
          <w:tcPr>
            <w:tcW w:w="1311" w:type="dxa"/>
            <w:tcBorders>
              <w:top w:val="single" w:sz="4" w:space="0" w:color="auto"/>
              <w:left w:val="single" w:sz="4" w:space="0" w:color="auto"/>
              <w:bottom w:val="single" w:sz="4" w:space="0" w:color="auto"/>
              <w:right w:val="single" w:sz="4" w:space="0" w:color="auto"/>
            </w:tcBorders>
          </w:tcPr>
          <w:p w14:paraId="4507A799" w14:textId="428EE9E7" w:rsidR="00110205" w:rsidRDefault="00110205" w:rsidP="008164DB">
            <w:pPr>
              <w:pStyle w:val="NoSpacing"/>
            </w:pPr>
            <w:r>
              <w:t xml:space="preserve">F5. </w:t>
            </w:r>
            <w:r w:rsidRPr="008164DB">
              <w:t xml:space="preserve">What are the penalties for breaking the rules? </w:t>
            </w:r>
          </w:p>
          <w:p w14:paraId="0B8E2D78" w14:textId="77777777" w:rsidR="00110205" w:rsidRDefault="00110205" w:rsidP="008164DB">
            <w:pPr>
              <w:pStyle w:val="NoSpacing"/>
            </w:pPr>
          </w:p>
          <w:p w14:paraId="68731721" w14:textId="224B3238" w:rsidR="00110205" w:rsidRPr="00110205" w:rsidRDefault="00110205" w:rsidP="008164DB">
            <w:pPr>
              <w:pStyle w:val="NoSpacing"/>
              <w:rPr>
                <w:i/>
              </w:rPr>
            </w:pPr>
            <w:r w:rsidRPr="00110205">
              <w:rPr>
                <w:i/>
              </w:rPr>
              <w:t xml:space="preserve">Significant violation only. </w:t>
            </w:r>
          </w:p>
          <w:p w14:paraId="259FE36A" w14:textId="77777777" w:rsidR="00110205" w:rsidRDefault="00110205" w:rsidP="008164DB">
            <w:pPr>
              <w:pStyle w:val="NoSpacing"/>
              <w:rPr>
                <w:i/>
              </w:rPr>
            </w:pPr>
          </w:p>
          <w:p w14:paraId="51B5660F" w14:textId="1DF3BFD1" w:rsidR="00110205" w:rsidRPr="00D97AE2" w:rsidRDefault="00110205" w:rsidP="008164DB">
            <w:pPr>
              <w:pStyle w:val="NoSpacing"/>
              <w:rPr>
                <w:i/>
              </w:rPr>
            </w:pPr>
            <w:r w:rsidRPr="00D97AE2">
              <w:rPr>
                <w:i/>
              </w:rPr>
              <w:t>See codes 106</w:t>
            </w:r>
            <w:r>
              <w:rPr>
                <w:i/>
              </w:rPr>
              <w:t>6</w:t>
            </w:r>
            <w:r w:rsidRPr="00D97AE2">
              <w:rPr>
                <w:i/>
              </w:rPr>
              <w:t xml:space="preserve"> below. Select all that apply </w:t>
            </w:r>
          </w:p>
        </w:tc>
        <w:tc>
          <w:tcPr>
            <w:tcW w:w="1523" w:type="dxa"/>
            <w:tcBorders>
              <w:top w:val="single" w:sz="4" w:space="0" w:color="auto"/>
              <w:left w:val="single" w:sz="4" w:space="0" w:color="auto"/>
              <w:bottom w:val="single" w:sz="4" w:space="0" w:color="auto"/>
              <w:right w:val="single" w:sz="4" w:space="0" w:color="auto"/>
            </w:tcBorders>
          </w:tcPr>
          <w:p w14:paraId="6AF431C2" w14:textId="11B9F2AF" w:rsidR="00110205" w:rsidRDefault="00110205" w:rsidP="00110205">
            <w:pPr>
              <w:pStyle w:val="NoSpacing"/>
            </w:pPr>
            <w:r>
              <w:t xml:space="preserve">F5b. In the past 3 months, how many times was someone caught for breaking this rule? </w:t>
            </w:r>
          </w:p>
          <w:p w14:paraId="3525CD2C" w14:textId="77777777" w:rsidR="00110205" w:rsidRDefault="00110205" w:rsidP="00110205">
            <w:pPr>
              <w:pStyle w:val="NoSpacing"/>
            </w:pPr>
          </w:p>
          <w:p w14:paraId="063CE7D5" w14:textId="77777777" w:rsidR="00110205" w:rsidRDefault="00110205" w:rsidP="00110205">
            <w:pPr>
              <w:pStyle w:val="NoSpacing"/>
            </w:pPr>
            <w:commentRangeStart w:id="47"/>
            <w:r w:rsidRPr="00110205">
              <w:rPr>
                <w:i/>
              </w:rPr>
              <w:t>Significant violation only</w:t>
            </w:r>
            <w:r>
              <w:t xml:space="preserve">. </w:t>
            </w:r>
            <w:commentRangeEnd w:id="47"/>
            <w:r w:rsidR="001D6252">
              <w:rPr>
                <w:rStyle w:val="CommentReference"/>
                <w:rFonts w:eastAsiaTheme="minorHAnsi" w:cstheme="minorBidi"/>
                <w:color w:val="auto"/>
              </w:rPr>
              <w:commentReference w:id="47"/>
            </w:r>
          </w:p>
          <w:p w14:paraId="6996777F" w14:textId="77777777" w:rsidR="00110205" w:rsidRDefault="00110205" w:rsidP="00110205">
            <w:pPr>
              <w:pStyle w:val="NoSpacing"/>
            </w:pPr>
          </w:p>
          <w:p w14:paraId="4C7327EA" w14:textId="77777777" w:rsidR="00110205" w:rsidRDefault="00110205" w:rsidP="00110205">
            <w:pPr>
              <w:pStyle w:val="NoSpacing"/>
            </w:pPr>
          </w:p>
          <w:p w14:paraId="1C982008" w14:textId="78CF219C" w:rsidR="00110205" w:rsidRDefault="00110205" w:rsidP="00110205">
            <w:pPr>
              <w:pStyle w:val="NoSpacing"/>
            </w:pPr>
            <w:r>
              <w:t>Integer</w:t>
            </w:r>
          </w:p>
        </w:tc>
        <w:tc>
          <w:tcPr>
            <w:tcW w:w="1523" w:type="dxa"/>
            <w:tcBorders>
              <w:top w:val="single" w:sz="4" w:space="0" w:color="auto"/>
              <w:left w:val="single" w:sz="4" w:space="0" w:color="auto"/>
              <w:bottom w:val="single" w:sz="4" w:space="0" w:color="auto"/>
              <w:right w:val="single" w:sz="4" w:space="0" w:color="auto"/>
            </w:tcBorders>
          </w:tcPr>
          <w:p w14:paraId="3719203F" w14:textId="583C4E63" w:rsidR="00110205" w:rsidRPr="008164DB" w:rsidRDefault="00110205" w:rsidP="008164DB">
            <w:pPr>
              <w:pStyle w:val="NoSpacing"/>
            </w:pPr>
            <w:r>
              <w:t xml:space="preserve">F6. </w:t>
            </w:r>
            <w:r w:rsidRPr="008164DB">
              <w:t xml:space="preserve">In your opinion, how many </w:t>
            </w:r>
            <w:r>
              <w:t>village</w:t>
            </w:r>
            <w:r w:rsidRPr="008164DB">
              <w:t xml:space="preserve"> members adhere to/follow these rules? </w:t>
            </w:r>
          </w:p>
          <w:p w14:paraId="59F6DFB6" w14:textId="77777777" w:rsidR="00110205" w:rsidRPr="00D97AE2" w:rsidRDefault="00110205" w:rsidP="008164DB">
            <w:pPr>
              <w:pStyle w:val="NoSpacing"/>
              <w:rPr>
                <w:i/>
              </w:rPr>
            </w:pPr>
            <w:r w:rsidRPr="00D97AE2">
              <w:rPr>
                <w:i/>
              </w:rPr>
              <w:t>See codes 107 below</w:t>
            </w:r>
          </w:p>
        </w:tc>
      </w:tr>
      <w:tr w:rsidR="00110205" w14:paraId="47E91389" w14:textId="77777777" w:rsidTr="00110205">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0C7FE4F0" w14:textId="423A47AD" w:rsidR="00110205" w:rsidRDefault="00110205" w:rsidP="00BA1158">
            <w:pPr>
              <w:pStyle w:val="NoSpacing"/>
            </w:pPr>
          </w:p>
        </w:tc>
        <w:tc>
          <w:tcPr>
            <w:tcW w:w="2160" w:type="dxa"/>
            <w:tcBorders>
              <w:top w:val="single" w:sz="4" w:space="0" w:color="auto"/>
              <w:left w:val="single" w:sz="4" w:space="0" w:color="auto"/>
              <w:bottom w:val="single" w:sz="4" w:space="0" w:color="auto"/>
              <w:right w:val="single" w:sz="4" w:space="0" w:color="auto"/>
            </w:tcBorders>
          </w:tcPr>
          <w:p w14:paraId="217E77EC" w14:textId="77777777" w:rsidR="00110205" w:rsidRPr="00206B65" w:rsidRDefault="00110205"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tcPr>
          <w:p w14:paraId="0BCB5D13" w14:textId="77777777" w:rsidR="00110205" w:rsidRPr="00206B65" w:rsidRDefault="00110205" w:rsidP="00BA1158">
            <w:pPr>
              <w:pStyle w:val="NoSpacing"/>
            </w:pPr>
          </w:p>
        </w:tc>
        <w:tc>
          <w:tcPr>
            <w:tcW w:w="1621" w:type="dxa"/>
            <w:tcBorders>
              <w:top w:val="single" w:sz="4" w:space="0" w:color="auto"/>
              <w:left w:val="single" w:sz="4" w:space="0" w:color="auto"/>
              <w:bottom w:val="single" w:sz="4" w:space="0" w:color="auto"/>
              <w:right w:val="single" w:sz="4" w:space="0" w:color="auto"/>
            </w:tcBorders>
          </w:tcPr>
          <w:p w14:paraId="190E1329" w14:textId="77777777" w:rsidR="00110205" w:rsidRPr="00206B65" w:rsidRDefault="00110205"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13BE4832" w14:textId="284C7AC1" w:rsidR="00110205" w:rsidRPr="00206B6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05E452AD" w14:textId="77777777" w:rsidR="00110205" w:rsidRPr="00206B6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23446648" w14:textId="77777777" w:rsidR="00110205" w:rsidRPr="00206B65" w:rsidRDefault="00110205"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12148AD0" w14:textId="77777777" w:rsidR="00110205" w:rsidRPr="00206B6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2470F75A" w14:textId="77777777" w:rsidR="00110205" w:rsidRPr="00206B6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391DF8F2" w14:textId="1311943F" w:rsidR="00110205" w:rsidRPr="00206B65" w:rsidRDefault="00110205" w:rsidP="00BA1158">
            <w:pPr>
              <w:pStyle w:val="NoSpacing"/>
            </w:pPr>
          </w:p>
        </w:tc>
      </w:tr>
      <w:tr w:rsidR="00110205" w14:paraId="7A42EAA5" w14:textId="77777777" w:rsidTr="00110205">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539F3AE5" w14:textId="77777777" w:rsidR="00110205" w:rsidRPr="006A399D" w:rsidRDefault="00110205" w:rsidP="00BA1158">
            <w:pPr>
              <w:pStyle w:val="NoSpacing"/>
              <w:rPr>
                <w:sz w:val="20"/>
              </w:rPr>
            </w:pPr>
            <w:r w:rsidRPr="006A399D">
              <w:rPr>
                <w:sz w:val="20"/>
              </w:rPr>
              <w:t>Clearing land for agriculture</w:t>
            </w:r>
          </w:p>
        </w:tc>
        <w:tc>
          <w:tcPr>
            <w:tcW w:w="2160" w:type="dxa"/>
            <w:tcBorders>
              <w:top w:val="single" w:sz="4" w:space="0" w:color="auto"/>
              <w:left w:val="single" w:sz="4" w:space="0" w:color="auto"/>
              <w:bottom w:val="single" w:sz="4" w:space="0" w:color="auto"/>
              <w:right w:val="single" w:sz="4" w:space="0" w:color="auto"/>
            </w:tcBorders>
          </w:tcPr>
          <w:p w14:paraId="1EA35203" w14:textId="77777777" w:rsidR="00110205" w:rsidRDefault="00110205"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tcPr>
          <w:p w14:paraId="7A8E095D" w14:textId="0492B433" w:rsidR="00110205" w:rsidRDefault="00110205" w:rsidP="00BA1158">
            <w:pPr>
              <w:pStyle w:val="NoSpacing"/>
            </w:pPr>
          </w:p>
        </w:tc>
        <w:tc>
          <w:tcPr>
            <w:tcW w:w="1621" w:type="dxa"/>
            <w:tcBorders>
              <w:top w:val="single" w:sz="4" w:space="0" w:color="auto"/>
              <w:left w:val="single" w:sz="4" w:space="0" w:color="auto"/>
              <w:bottom w:val="single" w:sz="4" w:space="0" w:color="auto"/>
              <w:right w:val="single" w:sz="4" w:space="0" w:color="auto"/>
            </w:tcBorders>
          </w:tcPr>
          <w:p w14:paraId="7B060672" w14:textId="77777777" w:rsidR="00110205" w:rsidRDefault="00110205"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360A318B" w14:textId="4C01C597"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401B659B" w14:textId="77777777"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7615C96A" w14:textId="77777777" w:rsidR="00110205" w:rsidRDefault="00110205"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3CDCED1B"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236D6107"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0280F98E" w14:textId="1CCDEF98" w:rsidR="00110205" w:rsidRDefault="00110205" w:rsidP="00BA1158">
            <w:pPr>
              <w:pStyle w:val="NoSpacing"/>
            </w:pPr>
          </w:p>
        </w:tc>
      </w:tr>
      <w:tr w:rsidR="00110205" w14:paraId="5C9A6B9A" w14:textId="77777777" w:rsidTr="00110205">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7430AE0E" w14:textId="77777777" w:rsidR="00110205" w:rsidRPr="006A399D" w:rsidRDefault="00110205" w:rsidP="00BA1158">
            <w:pPr>
              <w:pStyle w:val="NoSpacing"/>
              <w:rPr>
                <w:sz w:val="20"/>
              </w:rPr>
            </w:pPr>
            <w:r w:rsidRPr="006A399D">
              <w:rPr>
                <w:sz w:val="20"/>
              </w:rPr>
              <w:t>Setting fires for poaching/hunting (include hunting relish (mice))</w:t>
            </w:r>
          </w:p>
        </w:tc>
        <w:tc>
          <w:tcPr>
            <w:tcW w:w="2160" w:type="dxa"/>
            <w:tcBorders>
              <w:top w:val="single" w:sz="4" w:space="0" w:color="auto"/>
              <w:left w:val="single" w:sz="4" w:space="0" w:color="auto"/>
              <w:bottom w:val="single" w:sz="4" w:space="0" w:color="auto"/>
              <w:right w:val="single" w:sz="4" w:space="0" w:color="auto"/>
            </w:tcBorders>
          </w:tcPr>
          <w:p w14:paraId="0A924181" w14:textId="77777777" w:rsidR="00110205" w:rsidRDefault="00110205"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tcPr>
          <w:p w14:paraId="27E7B36D" w14:textId="2982D94E" w:rsidR="00110205" w:rsidRDefault="00110205" w:rsidP="00F3204E">
            <w:pPr>
              <w:pStyle w:val="NoSpacing"/>
            </w:pPr>
          </w:p>
        </w:tc>
        <w:tc>
          <w:tcPr>
            <w:tcW w:w="1621" w:type="dxa"/>
            <w:tcBorders>
              <w:top w:val="single" w:sz="4" w:space="0" w:color="auto"/>
              <w:left w:val="single" w:sz="4" w:space="0" w:color="auto"/>
              <w:bottom w:val="single" w:sz="4" w:space="0" w:color="auto"/>
              <w:right w:val="single" w:sz="4" w:space="0" w:color="auto"/>
            </w:tcBorders>
          </w:tcPr>
          <w:p w14:paraId="70C33148" w14:textId="77777777" w:rsidR="00110205" w:rsidRDefault="00110205"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7EDB33F6" w14:textId="31324664"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3A655CA1" w14:textId="77777777"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5D9F547E" w14:textId="77777777" w:rsidR="00110205" w:rsidRDefault="00110205"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447954F8"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6DC7AF6C"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7DBD76D8" w14:textId="363015F9" w:rsidR="00110205" w:rsidRDefault="00110205" w:rsidP="00BA1158">
            <w:pPr>
              <w:pStyle w:val="NoSpacing"/>
            </w:pPr>
          </w:p>
        </w:tc>
      </w:tr>
      <w:tr w:rsidR="00110205" w14:paraId="07026890" w14:textId="77777777" w:rsidTr="00110205">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2B1EECC8" w14:textId="44BD8481" w:rsidR="00110205" w:rsidRPr="006A399D" w:rsidRDefault="00110205" w:rsidP="00BA1158">
            <w:pPr>
              <w:pStyle w:val="NoSpacing"/>
              <w:rPr>
                <w:sz w:val="20"/>
              </w:rPr>
            </w:pPr>
            <w:commentRangeStart w:id="48"/>
            <w:r>
              <w:rPr>
                <w:sz w:val="20"/>
              </w:rPr>
              <w:t>Cutting wood for timber</w:t>
            </w:r>
            <w:commentRangeEnd w:id="48"/>
            <w:r w:rsidR="00860017">
              <w:rPr>
                <w:rStyle w:val="CommentReference"/>
                <w:rFonts w:eastAsiaTheme="minorHAnsi" w:cstheme="minorBidi"/>
                <w:color w:val="auto"/>
              </w:rPr>
              <w:commentReference w:id="48"/>
            </w:r>
          </w:p>
        </w:tc>
        <w:tc>
          <w:tcPr>
            <w:tcW w:w="2160" w:type="dxa"/>
            <w:tcBorders>
              <w:top w:val="single" w:sz="4" w:space="0" w:color="auto"/>
              <w:left w:val="single" w:sz="4" w:space="0" w:color="auto"/>
              <w:bottom w:val="single" w:sz="4" w:space="0" w:color="auto"/>
              <w:right w:val="single" w:sz="4" w:space="0" w:color="auto"/>
            </w:tcBorders>
          </w:tcPr>
          <w:p w14:paraId="5C6E7578" w14:textId="77777777" w:rsidR="00110205" w:rsidRDefault="00110205"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tcPr>
          <w:p w14:paraId="149D5B02" w14:textId="1BD73B96" w:rsidR="00110205" w:rsidRDefault="00110205" w:rsidP="00BA1158">
            <w:pPr>
              <w:pStyle w:val="NoSpacing"/>
            </w:pPr>
          </w:p>
        </w:tc>
        <w:tc>
          <w:tcPr>
            <w:tcW w:w="1621" w:type="dxa"/>
            <w:tcBorders>
              <w:top w:val="single" w:sz="4" w:space="0" w:color="auto"/>
              <w:left w:val="single" w:sz="4" w:space="0" w:color="auto"/>
              <w:bottom w:val="single" w:sz="4" w:space="0" w:color="auto"/>
              <w:right w:val="single" w:sz="4" w:space="0" w:color="auto"/>
            </w:tcBorders>
          </w:tcPr>
          <w:p w14:paraId="2E3D9531" w14:textId="77777777" w:rsidR="00110205" w:rsidRDefault="00110205"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73B90A1B" w14:textId="0B4697E3"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1CC5985C" w14:textId="77777777"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6372C049" w14:textId="77777777" w:rsidR="00110205" w:rsidRDefault="00110205"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44479992"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742C6837"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09DB42D8" w14:textId="20A1A465" w:rsidR="00110205" w:rsidRDefault="00110205" w:rsidP="00BA1158">
            <w:pPr>
              <w:pStyle w:val="NoSpacing"/>
            </w:pPr>
          </w:p>
        </w:tc>
      </w:tr>
      <w:tr w:rsidR="00110205" w14:paraId="16BB0C26" w14:textId="77777777" w:rsidTr="00110205">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02720FB8" w14:textId="77777777" w:rsidR="00110205" w:rsidRPr="006A399D" w:rsidRDefault="00110205" w:rsidP="00BA1158">
            <w:pPr>
              <w:pStyle w:val="NoSpacing"/>
              <w:rPr>
                <w:sz w:val="20"/>
              </w:rPr>
            </w:pPr>
            <w:r w:rsidRPr="006A399D">
              <w:rPr>
                <w:sz w:val="20"/>
              </w:rPr>
              <w:t>Collecting wood for fuel</w:t>
            </w:r>
          </w:p>
        </w:tc>
        <w:tc>
          <w:tcPr>
            <w:tcW w:w="2160" w:type="dxa"/>
            <w:tcBorders>
              <w:top w:val="single" w:sz="4" w:space="0" w:color="auto"/>
              <w:left w:val="single" w:sz="4" w:space="0" w:color="auto"/>
              <w:bottom w:val="single" w:sz="4" w:space="0" w:color="auto"/>
              <w:right w:val="single" w:sz="4" w:space="0" w:color="auto"/>
            </w:tcBorders>
          </w:tcPr>
          <w:p w14:paraId="6CD1AA2E" w14:textId="77777777" w:rsidR="00110205" w:rsidRDefault="00110205"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tcPr>
          <w:p w14:paraId="427AAA96" w14:textId="7A1F0623" w:rsidR="00110205" w:rsidRDefault="00110205" w:rsidP="00F3204E">
            <w:pPr>
              <w:pStyle w:val="NoSpacing"/>
            </w:pPr>
          </w:p>
        </w:tc>
        <w:tc>
          <w:tcPr>
            <w:tcW w:w="1621" w:type="dxa"/>
            <w:tcBorders>
              <w:top w:val="single" w:sz="4" w:space="0" w:color="auto"/>
              <w:left w:val="single" w:sz="4" w:space="0" w:color="auto"/>
              <w:bottom w:val="single" w:sz="4" w:space="0" w:color="auto"/>
              <w:right w:val="single" w:sz="4" w:space="0" w:color="auto"/>
            </w:tcBorders>
          </w:tcPr>
          <w:p w14:paraId="5CB841D1" w14:textId="77777777" w:rsidR="00110205" w:rsidRDefault="00110205"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76EF216B" w14:textId="0B913559"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4EE1F969" w14:textId="77777777"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4E2A0E94" w14:textId="77777777" w:rsidR="00110205" w:rsidRDefault="00110205"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3E7E3103"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3103E67B"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0A2B137D" w14:textId="66A708A7" w:rsidR="00110205" w:rsidRDefault="00110205" w:rsidP="00BA1158">
            <w:pPr>
              <w:pStyle w:val="NoSpacing"/>
            </w:pPr>
          </w:p>
        </w:tc>
      </w:tr>
      <w:tr w:rsidR="00110205" w14:paraId="7D04D4DD" w14:textId="77777777" w:rsidTr="00110205">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20CDBBD0" w14:textId="77777777" w:rsidR="00110205" w:rsidRPr="006A399D" w:rsidRDefault="00110205" w:rsidP="00BA1158">
            <w:pPr>
              <w:pStyle w:val="NoSpacing"/>
              <w:rPr>
                <w:sz w:val="20"/>
              </w:rPr>
            </w:pPr>
            <w:r w:rsidRPr="006A399D">
              <w:rPr>
                <w:sz w:val="20"/>
              </w:rPr>
              <w:t>Setting fires before harvesting</w:t>
            </w:r>
          </w:p>
        </w:tc>
        <w:tc>
          <w:tcPr>
            <w:tcW w:w="2160" w:type="dxa"/>
            <w:tcBorders>
              <w:top w:val="single" w:sz="4" w:space="0" w:color="auto"/>
              <w:left w:val="single" w:sz="4" w:space="0" w:color="auto"/>
              <w:bottom w:val="single" w:sz="4" w:space="0" w:color="auto"/>
              <w:right w:val="single" w:sz="4" w:space="0" w:color="auto"/>
            </w:tcBorders>
          </w:tcPr>
          <w:p w14:paraId="0FAAE246" w14:textId="77777777" w:rsidR="00110205" w:rsidRDefault="00110205"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tcPr>
          <w:p w14:paraId="29B74463" w14:textId="133B6F2B" w:rsidR="00110205" w:rsidRDefault="00110205" w:rsidP="00BA1158">
            <w:pPr>
              <w:pStyle w:val="NoSpacing"/>
            </w:pPr>
          </w:p>
        </w:tc>
        <w:tc>
          <w:tcPr>
            <w:tcW w:w="1621" w:type="dxa"/>
            <w:tcBorders>
              <w:top w:val="single" w:sz="4" w:space="0" w:color="auto"/>
              <w:left w:val="single" w:sz="4" w:space="0" w:color="auto"/>
              <w:bottom w:val="single" w:sz="4" w:space="0" w:color="auto"/>
              <w:right w:val="single" w:sz="4" w:space="0" w:color="auto"/>
            </w:tcBorders>
          </w:tcPr>
          <w:p w14:paraId="5C317985" w14:textId="77777777" w:rsidR="00110205" w:rsidRDefault="00110205"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76C76334" w14:textId="23C1C864"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5A35A88B" w14:textId="77777777"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578FB0A4" w14:textId="77777777" w:rsidR="00110205" w:rsidRDefault="00110205"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3E785CBE"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0DD86936"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2A8AC4B5" w14:textId="7DADC12A" w:rsidR="00110205" w:rsidRDefault="00110205" w:rsidP="00BA1158">
            <w:pPr>
              <w:pStyle w:val="NoSpacing"/>
            </w:pPr>
          </w:p>
        </w:tc>
      </w:tr>
      <w:tr w:rsidR="00110205" w14:paraId="77F8EF9D" w14:textId="77777777" w:rsidTr="00110205">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3D670DBC" w14:textId="77777777" w:rsidR="00110205" w:rsidRPr="006A399D" w:rsidRDefault="00110205" w:rsidP="00BA1158">
            <w:pPr>
              <w:pStyle w:val="NoSpacing"/>
              <w:rPr>
                <w:sz w:val="20"/>
              </w:rPr>
            </w:pPr>
            <w:r w:rsidRPr="006A399D">
              <w:rPr>
                <w:sz w:val="20"/>
              </w:rPr>
              <w:t>Cutting trees for charcoaling</w:t>
            </w:r>
          </w:p>
        </w:tc>
        <w:tc>
          <w:tcPr>
            <w:tcW w:w="2160" w:type="dxa"/>
            <w:tcBorders>
              <w:top w:val="single" w:sz="4" w:space="0" w:color="auto"/>
              <w:left w:val="single" w:sz="4" w:space="0" w:color="auto"/>
              <w:bottom w:val="single" w:sz="4" w:space="0" w:color="auto"/>
              <w:right w:val="single" w:sz="4" w:space="0" w:color="auto"/>
            </w:tcBorders>
          </w:tcPr>
          <w:p w14:paraId="3586AB0E" w14:textId="77777777" w:rsidR="00110205" w:rsidRDefault="00110205"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tcPr>
          <w:p w14:paraId="0A5D160D" w14:textId="6A24813C" w:rsidR="00110205" w:rsidRDefault="00110205" w:rsidP="00BA1158">
            <w:pPr>
              <w:pStyle w:val="NoSpacing"/>
            </w:pPr>
          </w:p>
        </w:tc>
        <w:tc>
          <w:tcPr>
            <w:tcW w:w="1621" w:type="dxa"/>
            <w:tcBorders>
              <w:top w:val="single" w:sz="4" w:space="0" w:color="auto"/>
              <w:left w:val="single" w:sz="4" w:space="0" w:color="auto"/>
              <w:bottom w:val="single" w:sz="4" w:space="0" w:color="auto"/>
              <w:right w:val="single" w:sz="4" w:space="0" w:color="auto"/>
            </w:tcBorders>
          </w:tcPr>
          <w:p w14:paraId="06DDB66B" w14:textId="77777777" w:rsidR="00110205" w:rsidRDefault="00110205"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30239BA8" w14:textId="710FD14F"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611758F1" w14:textId="77777777"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57BBF861" w14:textId="77777777" w:rsidR="00110205" w:rsidRDefault="00110205"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6134917B"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06AAB24E"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38BDF945" w14:textId="42490752" w:rsidR="00110205" w:rsidRDefault="00110205" w:rsidP="00BA1158">
            <w:pPr>
              <w:pStyle w:val="NoSpacing"/>
            </w:pPr>
          </w:p>
        </w:tc>
      </w:tr>
      <w:tr w:rsidR="00110205" w14:paraId="64630FD8" w14:textId="77777777" w:rsidTr="00110205">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240D616F" w14:textId="77777777" w:rsidR="00110205" w:rsidRPr="006A399D" w:rsidRDefault="00110205" w:rsidP="00BA1158">
            <w:pPr>
              <w:pStyle w:val="NoSpacing"/>
              <w:rPr>
                <w:sz w:val="20"/>
              </w:rPr>
            </w:pPr>
            <w:r w:rsidRPr="006A399D">
              <w:rPr>
                <w:sz w:val="20"/>
              </w:rPr>
              <w:t xml:space="preserve">Grazing livestock </w:t>
            </w:r>
          </w:p>
        </w:tc>
        <w:tc>
          <w:tcPr>
            <w:tcW w:w="2160" w:type="dxa"/>
            <w:tcBorders>
              <w:top w:val="single" w:sz="4" w:space="0" w:color="auto"/>
              <w:left w:val="single" w:sz="4" w:space="0" w:color="auto"/>
              <w:bottom w:val="single" w:sz="4" w:space="0" w:color="auto"/>
              <w:right w:val="single" w:sz="4" w:space="0" w:color="auto"/>
            </w:tcBorders>
          </w:tcPr>
          <w:p w14:paraId="305F9B7E" w14:textId="77777777" w:rsidR="00110205" w:rsidRDefault="00110205"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tcPr>
          <w:p w14:paraId="5EDD0524" w14:textId="157ED8FB" w:rsidR="00110205" w:rsidRDefault="00110205" w:rsidP="00BA1158">
            <w:pPr>
              <w:pStyle w:val="NoSpacing"/>
            </w:pPr>
          </w:p>
        </w:tc>
        <w:tc>
          <w:tcPr>
            <w:tcW w:w="1621" w:type="dxa"/>
            <w:tcBorders>
              <w:top w:val="single" w:sz="4" w:space="0" w:color="auto"/>
              <w:left w:val="single" w:sz="4" w:space="0" w:color="auto"/>
              <w:bottom w:val="single" w:sz="4" w:space="0" w:color="auto"/>
              <w:right w:val="single" w:sz="4" w:space="0" w:color="auto"/>
            </w:tcBorders>
          </w:tcPr>
          <w:p w14:paraId="166E53CD" w14:textId="77777777" w:rsidR="00110205" w:rsidRDefault="00110205"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601B2425" w14:textId="02ABDDF3"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0C469921" w14:textId="77777777" w:rsidR="00110205" w:rsidRDefault="00110205"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0B6D39DE" w14:textId="77777777" w:rsidR="00110205" w:rsidRDefault="00110205"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7851B9EF"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1F5DCAEE" w14:textId="77777777" w:rsidR="00110205" w:rsidRDefault="00110205"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7257002E" w14:textId="5D8701D2" w:rsidR="00110205" w:rsidRDefault="00110205" w:rsidP="00BA1158">
            <w:pPr>
              <w:pStyle w:val="NoSpacing"/>
            </w:pPr>
          </w:p>
        </w:tc>
      </w:tr>
    </w:tbl>
    <w:p w14:paraId="4EA73D5D" w14:textId="77777777" w:rsidR="008164DB" w:rsidRDefault="008164DB" w:rsidP="008164DB">
      <w:pPr>
        <w:pStyle w:val="NoSpacing"/>
      </w:pPr>
    </w:p>
    <w:tbl>
      <w:tblPr>
        <w:tblStyle w:val="TableGrid"/>
        <w:tblW w:w="13498" w:type="dxa"/>
        <w:jc w:val="center"/>
        <w:tblCellMar>
          <w:left w:w="72" w:type="dxa"/>
          <w:right w:w="72" w:type="dxa"/>
        </w:tblCellMar>
        <w:tblLook w:val="04A0" w:firstRow="1" w:lastRow="0" w:firstColumn="1" w:lastColumn="0" w:noHBand="0" w:noVBand="1"/>
      </w:tblPr>
      <w:tblGrid>
        <w:gridCol w:w="4858"/>
        <w:gridCol w:w="3600"/>
        <w:gridCol w:w="5040"/>
      </w:tblGrid>
      <w:tr w:rsidR="008164DB" w:rsidRPr="00882386" w14:paraId="0C14003B" w14:textId="77777777" w:rsidTr="00C33ED8">
        <w:trPr>
          <w:jc w:val="center"/>
        </w:trPr>
        <w:tc>
          <w:tcPr>
            <w:tcW w:w="8458" w:type="dxa"/>
            <w:gridSpan w:val="2"/>
            <w:tcBorders>
              <w:top w:val="single" w:sz="4" w:space="0" w:color="auto"/>
              <w:left w:val="single" w:sz="4" w:space="0" w:color="auto"/>
              <w:bottom w:val="single" w:sz="4" w:space="0" w:color="auto"/>
              <w:right w:val="single" w:sz="4" w:space="0" w:color="auto"/>
            </w:tcBorders>
          </w:tcPr>
          <w:p w14:paraId="00EA0343" w14:textId="1C4A29EE" w:rsidR="008164DB" w:rsidRPr="00882386" w:rsidRDefault="001D5E68" w:rsidP="00BA1158">
            <w:pPr>
              <w:pStyle w:val="NoSpacing"/>
              <w:rPr>
                <w:b/>
                <w:sz w:val="20"/>
              </w:rPr>
            </w:pPr>
            <w:r w:rsidRPr="00536551">
              <w:rPr>
                <w:b/>
                <w:sz w:val="20"/>
              </w:rPr>
              <w:t>106</w:t>
            </w:r>
            <w:r w:rsidR="00F3204E" w:rsidRPr="00536551">
              <w:rPr>
                <w:b/>
                <w:sz w:val="20"/>
              </w:rPr>
              <w:t>6</w:t>
            </w:r>
            <w:r w:rsidRPr="00536551">
              <w:rPr>
                <w:rFonts w:ascii="Courier New" w:hAnsi="Courier New" w:cs="Courier New"/>
                <w:b/>
              </w:rPr>
              <w:t>–</w:t>
            </w:r>
            <w:r w:rsidR="00F3204E" w:rsidRPr="00536551">
              <w:rPr>
                <w:b/>
                <w:sz w:val="20"/>
              </w:rPr>
              <w:t>Government/Official Penalty</w:t>
            </w:r>
            <w:r w:rsidR="008164DB" w:rsidRPr="00882386">
              <w:rPr>
                <w:b/>
                <w:sz w:val="20"/>
              </w:rPr>
              <w:t xml:space="preserve"> </w:t>
            </w:r>
          </w:p>
        </w:tc>
        <w:tc>
          <w:tcPr>
            <w:tcW w:w="5040" w:type="dxa"/>
            <w:tcBorders>
              <w:top w:val="single" w:sz="4" w:space="0" w:color="auto"/>
              <w:left w:val="single" w:sz="4" w:space="0" w:color="auto"/>
              <w:bottom w:val="single" w:sz="4" w:space="0" w:color="auto"/>
              <w:right w:val="single" w:sz="4" w:space="0" w:color="auto"/>
            </w:tcBorders>
          </w:tcPr>
          <w:p w14:paraId="2C8BD917" w14:textId="77777777" w:rsidR="008164DB" w:rsidRPr="00882386" w:rsidRDefault="001D5E68" w:rsidP="00BA1158">
            <w:pPr>
              <w:pStyle w:val="NoSpacing"/>
              <w:rPr>
                <w:b/>
                <w:sz w:val="20"/>
              </w:rPr>
            </w:pPr>
            <w:r>
              <w:rPr>
                <w:b/>
                <w:sz w:val="20"/>
              </w:rPr>
              <w:t>107</w:t>
            </w:r>
            <w:r>
              <w:rPr>
                <w:rFonts w:ascii="Courier New" w:hAnsi="Courier New" w:cs="Courier New"/>
                <w:b/>
              </w:rPr>
              <w:t>–</w:t>
            </w:r>
            <w:r w:rsidR="008164DB" w:rsidRPr="00882386">
              <w:rPr>
                <w:b/>
                <w:sz w:val="20"/>
              </w:rPr>
              <w:t>Who follows the rules</w:t>
            </w:r>
          </w:p>
        </w:tc>
      </w:tr>
      <w:tr w:rsidR="0062414A" w:rsidRPr="00C33ED8" w14:paraId="5AFA27BB" w14:textId="77777777" w:rsidTr="00C33ED8">
        <w:trPr>
          <w:jc w:val="center"/>
        </w:trPr>
        <w:tc>
          <w:tcPr>
            <w:tcW w:w="4858" w:type="dxa"/>
            <w:tcBorders>
              <w:top w:val="single" w:sz="4" w:space="0" w:color="auto"/>
              <w:left w:val="single" w:sz="4" w:space="0" w:color="auto"/>
              <w:bottom w:val="single" w:sz="4" w:space="0" w:color="auto"/>
              <w:right w:val="single" w:sz="4" w:space="0" w:color="auto"/>
            </w:tcBorders>
          </w:tcPr>
          <w:p w14:paraId="74C596B0" w14:textId="31172ACF" w:rsidR="0062414A" w:rsidRPr="00C33ED8" w:rsidRDefault="00A166A6" w:rsidP="0062414A">
            <w:pPr>
              <w:pStyle w:val="NoSpacing"/>
              <w:rPr>
                <w:sz w:val="20"/>
              </w:rPr>
            </w:pPr>
            <w:commentRangeStart w:id="49"/>
            <w:r>
              <w:rPr>
                <w:sz w:val="20"/>
              </w:rPr>
              <w:t>1</w:t>
            </w:r>
            <w:r w:rsidR="0062414A" w:rsidRPr="00C33ED8">
              <w:rPr>
                <w:sz w:val="20"/>
              </w:rPr>
              <w:t>=Cash fine; note the amount</w:t>
            </w:r>
          </w:p>
          <w:p w14:paraId="142AF71A" w14:textId="77777777" w:rsidR="00A166A6" w:rsidRDefault="00A166A6" w:rsidP="0062414A">
            <w:pPr>
              <w:pStyle w:val="NoSpacing"/>
              <w:rPr>
                <w:sz w:val="20"/>
              </w:rPr>
            </w:pPr>
            <w:r>
              <w:rPr>
                <w:sz w:val="20"/>
              </w:rPr>
              <w:t>2</w:t>
            </w:r>
            <w:r w:rsidRPr="00C33ED8">
              <w:rPr>
                <w:sz w:val="20"/>
              </w:rPr>
              <w:t xml:space="preserve">=In-kind contribution; please specify the product and amount </w:t>
            </w:r>
          </w:p>
          <w:p w14:paraId="5B32C317" w14:textId="3F540598" w:rsidR="0062414A" w:rsidRPr="00C33ED8" w:rsidRDefault="00A166A6" w:rsidP="0062414A">
            <w:pPr>
              <w:pStyle w:val="NoSpacing"/>
              <w:rPr>
                <w:sz w:val="20"/>
              </w:rPr>
            </w:pPr>
            <w:r>
              <w:rPr>
                <w:sz w:val="20"/>
              </w:rPr>
              <w:t>3</w:t>
            </w:r>
            <w:r w:rsidR="0062414A" w:rsidRPr="00C33ED8">
              <w:rPr>
                <w:sz w:val="20"/>
              </w:rPr>
              <w:t>=Labor contribution; please specify the number of days</w:t>
            </w:r>
            <w:commentRangeEnd w:id="49"/>
            <w:r w:rsidR="00860017">
              <w:rPr>
                <w:rStyle w:val="CommentReference"/>
                <w:rFonts w:eastAsiaTheme="minorHAnsi" w:cstheme="minorBidi"/>
                <w:color w:val="auto"/>
              </w:rPr>
              <w:commentReference w:id="49"/>
            </w:r>
          </w:p>
          <w:p w14:paraId="45732B96" w14:textId="0148AE45" w:rsidR="0062414A" w:rsidRPr="00C33ED8" w:rsidRDefault="0062414A" w:rsidP="0062414A">
            <w:pPr>
              <w:pStyle w:val="NoSpacing"/>
              <w:rPr>
                <w:sz w:val="20"/>
              </w:rPr>
            </w:pPr>
          </w:p>
        </w:tc>
        <w:tc>
          <w:tcPr>
            <w:tcW w:w="3600" w:type="dxa"/>
            <w:tcBorders>
              <w:top w:val="single" w:sz="4" w:space="0" w:color="auto"/>
              <w:left w:val="single" w:sz="4" w:space="0" w:color="auto"/>
              <w:bottom w:val="single" w:sz="4" w:space="0" w:color="auto"/>
              <w:right w:val="single" w:sz="4" w:space="0" w:color="auto"/>
            </w:tcBorders>
          </w:tcPr>
          <w:p w14:paraId="59536CE2" w14:textId="3CB1F992" w:rsidR="0062414A" w:rsidRPr="00C33ED8" w:rsidRDefault="00A166A6" w:rsidP="0062414A">
            <w:pPr>
              <w:pStyle w:val="NoSpacing"/>
              <w:rPr>
                <w:sz w:val="20"/>
              </w:rPr>
            </w:pPr>
            <w:r>
              <w:rPr>
                <w:sz w:val="20"/>
              </w:rPr>
              <w:t>4</w:t>
            </w:r>
            <w:r w:rsidR="0062414A" w:rsidRPr="00C33ED8">
              <w:rPr>
                <w:sz w:val="20"/>
              </w:rPr>
              <w:t>=Corporal punishment</w:t>
            </w:r>
          </w:p>
          <w:p w14:paraId="7085125C" w14:textId="703EF053" w:rsidR="0062414A" w:rsidRPr="00C33ED8" w:rsidRDefault="00A166A6" w:rsidP="0062414A">
            <w:pPr>
              <w:pStyle w:val="NoSpacing"/>
              <w:rPr>
                <w:sz w:val="20"/>
              </w:rPr>
            </w:pPr>
            <w:r>
              <w:rPr>
                <w:sz w:val="20"/>
              </w:rPr>
              <w:t>5</w:t>
            </w:r>
            <w:r w:rsidR="0062414A" w:rsidRPr="00C33ED8">
              <w:rPr>
                <w:sz w:val="20"/>
              </w:rPr>
              <w:t>=Sent to jail</w:t>
            </w:r>
          </w:p>
          <w:p w14:paraId="3C1E41B8" w14:textId="5FE0B3D8" w:rsidR="0062414A" w:rsidRPr="00C33ED8" w:rsidRDefault="00A166A6" w:rsidP="0062414A">
            <w:pPr>
              <w:pStyle w:val="NoSpacing"/>
              <w:rPr>
                <w:sz w:val="20"/>
              </w:rPr>
            </w:pPr>
            <w:r>
              <w:rPr>
                <w:sz w:val="20"/>
              </w:rPr>
              <w:t>6</w:t>
            </w:r>
            <w:r w:rsidR="0062414A" w:rsidRPr="00C33ED8">
              <w:rPr>
                <w:sz w:val="20"/>
              </w:rPr>
              <w:t>=Sent to DFO</w:t>
            </w:r>
          </w:p>
          <w:p w14:paraId="6FCBF1B4" w14:textId="6BAA0C7A" w:rsidR="0062414A" w:rsidRPr="00C33ED8" w:rsidRDefault="00A166A6" w:rsidP="0062414A">
            <w:pPr>
              <w:pStyle w:val="NoSpacing"/>
              <w:rPr>
                <w:sz w:val="20"/>
              </w:rPr>
            </w:pPr>
            <w:r>
              <w:rPr>
                <w:sz w:val="20"/>
              </w:rPr>
              <w:t>7=Sent to magistrate</w:t>
            </w:r>
          </w:p>
          <w:p w14:paraId="7E0479A0" w14:textId="77777777" w:rsidR="0062414A" w:rsidRPr="00C33ED8" w:rsidRDefault="00903B97" w:rsidP="0062414A">
            <w:pPr>
              <w:pStyle w:val="NoSpacing"/>
              <w:rPr>
                <w:sz w:val="20"/>
              </w:rPr>
            </w:pPr>
            <w:r w:rsidRPr="00C33ED8">
              <w:rPr>
                <w:sz w:val="20"/>
              </w:rPr>
              <w:t>97=Other, please specify</w:t>
            </w:r>
          </w:p>
        </w:tc>
        <w:tc>
          <w:tcPr>
            <w:tcW w:w="5040" w:type="dxa"/>
            <w:tcBorders>
              <w:top w:val="single" w:sz="4" w:space="0" w:color="auto"/>
              <w:left w:val="single" w:sz="4" w:space="0" w:color="auto"/>
              <w:bottom w:val="single" w:sz="4" w:space="0" w:color="auto"/>
              <w:right w:val="single" w:sz="4" w:space="0" w:color="auto"/>
            </w:tcBorders>
          </w:tcPr>
          <w:p w14:paraId="0CBAFD6B" w14:textId="2D046CBE" w:rsidR="0062414A" w:rsidRPr="00C33ED8" w:rsidRDefault="0062414A" w:rsidP="0062414A">
            <w:pPr>
              <w:pStyle w:val="NoSpacing"/>
              <w:rPr>
                <w:sz w:val="20"/>
              </w:rPr>
            </w:pPr>
            <w:r w:rsidRPr="00C33ED8">
              <w:rPr>
                <w:sz w:val="20"/>
              </w:rPr>
              <w:t xml:space="preserve">1=Nearly everyone in the </w:t>
            </w:r>
            <w:r w:rsidR="005A50C1" w:rsidRPr="00C33ED8">
              <w:rPr>
                <w:sz w:val="20"/>
              </w:rPr>
              <w:t>village</w:t>
            </w:r>
          </w:p>
          <w:p w14:paraId="7C98A2F2" w14:textId="48166E0C" w:rsidR="0062414A" w:rsidRPr="00C33ED8" w:rsidRDefault="0062414A" w:rsidP="0062414A">
            <w:pPr>
              <w:pStyle w:val="NoSpacing"/>
              <w:rPr>
                <w:sz w:val="20"/>
              </w:rPr>
            </w:pPr>
            <w:r w:rsidRPr="00C33ED8">
              <w:rPr>
                <w:sz w:val="20"/>
              </w:rPr>
              <w:t xml:space="preserve">2=Most </w:t>
            </w:r>
            <w:r w:rsidR="005A50C1" w:rsidRPr="00C33ED8">
              <w:rPr>
                <w:sz w:val="20"/>
              </w:rPr>
              <w:t>village</w:t>
            </w:r>
            <w:r w:rsidRPr="00C33ED8">
              <w:rPr>
                <w:sz w:val="20"/>
              </w:rPr>
              <w:t xml:space="preserve"> members</w:t>
            </w:r>
          </w:p>
          <w:p w14:paraId="06B01D25" w14:textId="58868F0F" w:rsidR="0062414A" w:rsidRPr="00C33ED8" w:rsidRDefault="0062414A" w:rsidP="0062414A">
            <w:pPr>
              <w:pStyle w:val="NoSpacing"/>
              <w:rPr>
                <w:sz w:val="20"/>
              </w:rPr>
            </w:pPr>
            <w:r w:rsidRPr="00C33ED8">
              <w:rPr>
                <w:sz w:val="20"/>
              </w:rPr>
              <w:t xml:space="preserve">3=About half of the </w:t>
            </w:r>
            <w:r w:rsidR="005A50C1" w:rsidRPr="00C33ED8">
              <w:rPr>
                <w:sz w:val="20"/>
              </w:rPr>
              <w:t>village</w:t>
            </w:r>
          </w:p>
          <w:p w14:paraId="2D5AD867" w14:textId="38077E9B" w:rsidR="0062414A" w:rsidRPr="00C33ED8" w:rsidRDefault="0062414A" w:rsidP="0062414A">
            <w:pPr>
              <w:pStyle w:val="NoSpacing"/>
              <w:rPr>
                <w:sz w:val="20"/>
              </w:rPr>
            </w:pPr>
            <w:r w:rsidRPr="00C33ED8">
              <w:rPr>
                <w:sz w:val="20"/>
              </w:rPr>
              <w:t xml:space="preserve">4=Some/a few members of the </w:t>
            </w:r>
            <w:r w:rsidR="005A50C1" w:rsidRPr="00C33ED8">
              <w:rPr>
                <w:sz w:val="20"/>
              </w:rPr>
              <w:t>village</w:t>
            </w:r>
          </w:p>
          <w:p w14:paraId="112CB798" w14:textId="77777777" w:rsidR="0062414A" w:rsidRPr="00C33ED8" w:rsidRDefault="0062414A" w:rsidP="0062414A">
            <w:pPr>
              <w:pStyle w:val="NoSpacing"/>
              <w:rPr>
                <w:sz w:val="20"/>
              </w:rPr>
            </w:pPr>
            <w:r w:rsidRPr="00C33ED8">
              <w:rPr>
                <w:sz w:val="20"/>
              </w:rPr>
              <w:t xml:space="preserve">5=No one follows the rules </w:t>
            </w:r>
          </w:p>
          <w:p w14:paraId="7B8C0354" w14:textId="77777777" w:rsidR="0062414A" w:rsidRPr="00C33ED8" w:rsidRDefault="0062414A" w:rsidP="0062414A">
            <w:pPr>
              <w:pStyle w:val="NoSpacing"/>
              <w:rPr>
                <w:sz w:val="20"/>
              </w:rPr>
            </w:pPr>
            <w:r w:rsidRPr="00C33ED8">
              <w:rPr>
                <w:sz w:val="20"/>
              </w:rPr>
              <w:t>888=Don’t know</w:t>
            </w:r>
          </w:p>
          <w:p w14:paraId="4568A7CC" w14:textId="77777777" w:rsidR="0062414A" w:rsidRPr="00C33ED8" w:rsidRDefault="0062414A" w:rsidP="0062414A">
            <w:pPr>
              <w:pStyle w:val="NoSpacing"/>
              <w:rPr>
                <w:sz w:val="20"/>
              </w:rPr>
            </w:pPr>
            <w:r w:rsidRPr="00C33ED8">
              <w:rPr>
                <w:sz w:val="20"/>
              </w:rPr>
              <w:t>999=Prefer not to respond</w:t>
            </w:r>
          </w:p>
        </w:tc>
      </w:tr>
    </w:tbl>
    <w:p w14:paraId="49D31CFB" w14:textId="77777777" w:rsidR="008164DB" w:rsidRDefault="008164DB" w:rsidP="008164DB">
      <w:pPr>
        <w:pStyle w:val="NoSpacing"/>
      </w:pPr>
    </w:p>
    <w:p w14:paraId="430BA02D" w14:textId="77777777" w:rsidR="008164DB" w:rsidRDefault="008164DB" w:rsidP="008164DB">
      <w:pPr>
        <w:pStyle w:val="NoSpacing"/>
        <w:sectPr w:rsidR="008164DB">
          <w:pgSz w:w="15840" w:h="12240" w:orient="landscape"/>
          <w:pgMar w:top="360" w:right="1440" w:bottom="720" w:left="1440" w:header="720" w:footer="720" w:gutter="0"/>
          <w:cols w:space="720"/>
          <w:docGrid w:linePitch="360"/>
        </w:sectPr>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516BA4" w:rsidRPr="00C755D3" w14:paraId="16C652A0" w14:textId="77777777" w:rsidTr="00A24D31">
        <w:trPr>
          <w:jc w:val="center"/>
        </w:trPr>
        <w:tc>
          <w:tcPr>
            <w:tcW w:w="360" w:type="dxa"/>
          </w:tcPr>
          <w:p w14:paraId="300CB3C4" w14:textId="77777777" w:rsidR="00516BA4" w:rsidRPr="00C755D3" w:rsidRDefault="00516BA4" w:rsidP="00516BA4">
            <w:pPr>
              <w:pStyle w:val="NoSpacing"/>
            </w:pPr>
          </w:p>
        </w:tc>
        <w:tc>
          <w:tcPr>
            <w:tcW w:w="5233" w:type="dxa"/>
            <w:tcBorders>
              <w:right w:val="nil"/>
            </w:tcBorders>
          </w:tcPr>
          <w:p w14:paraId="725942BD" w14:textId="34BCE97F" w:rsidR="00516BA4" w:rsidRPr="00516BA4" w:rsidRDefault="00F25EC9" w:rsidP="00516BA4">
            <w:pPr>
              <w:pStyle w:val="NoSpacing"/>
            </w:pPr>
            <w:r>
              <w:t>F7</w:t>
            </w:r>
            <w:r w:rsidR="00A868C7">
              <w:t xml:space="preserve">. </w:t>
            </w:r>
            <w:r w:rsidR="00516BA4" w:rsidRPr="00516BA4">
              <w:t xml:space="preserve">Who is primarily responsible for the enforcement of these government/official legal rules related to forest/wooded land? </w:t>
            </w:r>
          </w:p>
        </w:tc>
        <w:tc>
          <w:tcPr>
            <w:tcW w:w="4320" w:type="dxa"/>
            <w:tcBorders>
              <w:left w:val="nil"/>
              <w:right w:val="single" w:sz="18" w:space="0" w:color="auto"/>
            </w:tcBorders>
          </w:tcPr>
          <w:p w14:paraId="65623303" w14:textId="77777777" w:rsidR="00516BA4" w:rsidRDefault="00516BA4" w:rsidP="00516BA4">
            <w:pPr>
              <w:pStyle w:val="NoSpacing"/>
              <w:rPr>
                <w:color w:val="000000" w:themeColor="text1"/>
                <w:szCs w:val="22"/>
              </w:rPr>
            </w:pPr>
            <w:r>
              <w:rPr>
                <w:color w:val="000000" w:themeColor="text1"/>
              </w:rPr>
              <w:t>1=</w:t>
            </w:r>
            <w:r>
              <w:rPr>
                <w:color w:val="000000" w:themeColor="text1"/>
                <w:szCs w:val="22"/>
              </w:rPr>
              <w:t>DFO</w:t>
            </w:r>
          </w:p>
          <w:p w14:paraId="034BD8BA" w14:textId="77777777" w:rsidR="00516BA4" w:rsidRDefault="00516BA4" w:rsidP="00516BA4">
            <w:pPr>
              <w:pStyle w:val="NoSpacing"/>
              <w:rPr>
                <w:color w:val="000000" w:themeColor="text1"/>
                <w:szCs w:val="22"/>
              </w:rPr>
            </w:pPr>
            <w:r>
              <w:rPr>
                <w:color w:val="000000" w:themeColor="text1"/>
              </w:rPr>
              <w:t>2=</w:t>
            </w:r>
            <w:r>
              <w:rPr>
                <w:color w:val="000000" w:themeColor="text1"/>
                <w:szCs w:val="22"/>
              </w:rPr>
              <w:t>ZAWA</w:t>
            </w:r>
          </w:p>
          <w:p w14:paraId="0FC61ADC" w14:textId="77777777" w:rsidR="00516BA4" w:rsidRDefault="00516BA4" w:rsidP="00516BA4">
            <w:pPr>
              <w:pStyle w:val="NoSpacing"/>
              <w:rPr>
                <w:color w:val="000000" w:themeColor="text1"/>
                <w:szCs w:val="22"/>
              </w:rPr>
            </w:pPr>
            <w:r>
              <w:rPr>
                <w:color w:val="000000" w:themeColor="text1"/>
              </w:rPr>
              <w:t>3=</w:t>
            </w:r>
            <w:r>
              <w:rPr>
                <w:color w:val="000000" w:themeColor="text1"/>
                <w:szCs w:val="22"/>
              </w:rPr>
              <w:t>CRB</w:t>
            </w:r>
          </w:p>
          <w:p w14:paraId="3E0121BF" w14:textId="77777777" w:rsidR="00516BA4" w:rsidRDefault="00903B97" w:rsidP="00516BA4">
            <w:pPr>
              <w:pStyle w:val="NoSpacing"/>
              <w:rPr>
                <w:color w:val="000000" w:themeColor="text1"/>
                <w:szCs w:val="22"/>
              </w:rPr>
            </w:pPr>
            <w:r>
              <w:rPr>
                <w:color w:val="000000" w:themeColor="text1"/>
                <w:szCs w:val="22"/>
              </w:rPr>
              <w:t>97=Other, please specify</w:t>
            </w:r>
          </w:p>
          <w:p w14:paraId="4C78733A" w14:textId="2CCBC2AA" w:rsidR="00516BA4" w:rsidRDefault="00516BA4" w:rsidP="00516BA4">
            <w:pPr>
              <w:pStyle w:val="NoSpacing"/>
              <w:rPr>
                <w:color w:val="000000" w:themeColor="text1"/>
                <w:szCs w:val="22"/>
              </w:rPr>
            </w:pPr>
            <w:r>
              <w:rPr>
                <w:color w:val="000000" w:themeColor="text1"/>
                <w:szCs w:val="22"/>
              </w:rPr>
              <w:t>888</w:t>
            </w:r>
            <w:r w:rsidR="00C012D8">
              <w:rPr>
                <w:color w:val="000000" w:themeColor="text1"/>
                <w:szCs w:val="22"/>
              </w:rPr>
              <w:t>=</w:t>
            </w:r>
            <w:r>
              <w:rPr>
                <w:color w:val="000000" w:themeColor="text1"/>
                <w:szCs w:val="22"/>
              </w:rPr>
              <w:t>Don’t know</w:t>
            </w:r>
          </w:p>
          <w:p w14:paraId="43E965EA" w14:textId="7DD6F7EF" w:rsidR="00516BA4" w:rsidRDefault="00C012D8" w:rsidP="00516BA4">
            <w:pPr>
              <w:pStyle w:val="NoSpacing"/>
              <w:rPr>
                <w:color w:val="000000" w:themeColor="text1"/>
                <w:szCs w:val="22"/>
              </w:rPr>
            </w:pPr>
            <w:r>
              <w:rPr>
                <w:color w:val="000000" w:themeColor="text1"/>
                <w:szCs w:val="22"/>
              </w:rPr>
              <w:t>999=</w:t>
            </w:r>
            <w:r w:rsidR="00516BA4">
              <w:rPr>
                <w:color w:val="000000" w:themeColor="text1"/>
                <w:szCs w:val="22"/>
              </w:rPr>
              <w:t>Prefer not to respond</w:t>
            </w:r>
          </w:p>
        </w:tc>
        <w:tc>
          <w:tcPr>
            <w:tcW w:w="1154" w:type="dxa"/>
            <w:tcBorders>
              <w:top w:val="single" w:sz="18" w:space="0" w:color="auto"/>
              <w:left w:val="single" w:sz="18" w:space="0" w:color="auto"/>
              <w:bottom w:val="single" w:sz="18" w:space="0" w:color="auto"/>
              <w:right w:val="single" w:sz="18" w:space="0" w:color="auto"/>
            </w:tcBorders>
          </w:tcPr>
          <w:p w14:paraId="6BF7A6C9" w14:textId="77777777" w:rsidR="00516BA4" w:rsidRPr="00FD0CBC" w:rsidRDefault="00516BA4" w:rsidP="00516BA4">
            <w:pPr>
              <w:pStyle w:val="NoSpacing"/>
              <w:rPr>
                <w:i/>
              </w:rPr>
            </w:pPr>
            <w:r w:rsidRPr="00FD0CBC">
              <w:rPr>
                <w:i/>
              </w:rPr>
              <w:t>(code)</w:t>
            </w:r>
          </w:p>
        </w:tc>
      </w:tr>
      <w:tr w:rsidR="00516BA4" w:rsidRPr="00C755D3" w14:paraId="32452CCE" w14:textId="77777777" w:rsidTr="00A24D31">
        <w:trPr>
          <w:jc w:val="center"/>
        </w:trPr>
        <w:tc>
          <w:tcPr>
            <w:tcW w:w="360" w:type="dxa"/>
          </w:tcPr>
          <w:p w14:paraId="515C834A" w14:textId="77777777" w:rsidR="00516BA4" w:rsidRPr="00C755D3" w:rsidRDefault="00516BA4" w:rsidP="00516BA4">
            <w:pPr>
              <w:pStyle w:val="NoSpacing"/>
            </w:pPr>
          </w:p>
        </w:tc>
        <w:tc>
          <w:tcPr>
            <w:tcW w:w="5233" w:type="dxa"/>
            <w:tcBorders>
              <w:right w:val="nil"/>
            </w:tcBorders>
          </w:tcPr>
          <w:p w14:paraId="4D180C27" w14:textId="77777777" w:rsidR="00516BA4" w:rsidRDefault="00F25EC9" w:rsidP="00516BA4">
            <w:pPr>
              <w:pStyle w:val="NoSpacing"/>
            </w:pPr>
            <w:r>
              <w:t>F8</w:t>
            </w:r>
            <w:r w:rsidR="00A868C7">
              <w:t xml:space="preserve">. </w:t>
            </w:r>
            <w:r w:rsidR="00516BA4" w:rsidRPr="00516BA4">
              <w:t>How effectively are government/official legal rules enforced?</w:t>
            </w:r>
          </w:p>
          <w:p w14:paraId="65258C71" w14:textId="09C243E5" w:rsidR="00860017" w:rsidRPr="00516BA4" w:rsidRDefault="00860017" w:rsidP="00516BA4">
            <w:pPr>
              <w:pStyle w:val="NoSpacing"/>
            </w:pPr>
          </w:p>
        </w:tc>
        <w:tc>
          <w:tcPr>
            <w:tcW w:w="4320" w:type="dxa"/>
            <w:tcBorders>
              <w:left w:val="nil"/>
              <w:right w:val="single" w:sz="18" w:space="0" w:color="auto"/>
            </w:tcBorders>
          </w:tcPr>
          <w:p w14:paraId="289D2F24" w14:textId="77777777" w:rsidR="00D97AE2" w:rsidRDefault="00D97AE2" w:rsidP="00D97AE2">
            <w:pPr>
              <w:pStyle w:val="NoSpacing"/>
              <w:rPr>
                <w:color w:val="000000" w:themeColor="text1"/>
              </w:rPr>
            </w:pPr>
            <w:commentRangeStart w:id="50"/>
            <w:r>
              <w:rPr>
                <w:color w:val="000000" w:themeColor="text1"/>
              </w:rPr>
              <w:t xml:space="preserve">1=Very effectively </w:t>
            </w:r>
          </w:p>
          <w:p w14:paraId="3126506B" w14:textId="77777777" w:rsidR="00D97AE2" w:rsidRDefault="00D97AE2" w:rsidP="00D97AE2">
            <w:pPr>
              <w:pStyle w:val="NoSpacing"/>
              <w:rPr>
                <w:color w:val="000000" w:themeColor="text1"/>
              </w:rPr>
            </w:pPr>
            <w:r>
              <w:rPr>
                <w:color w:val="000000" w:themeColor="text1"/>
              </w:rPr>
              <w:t xml:space="preserve">2=Effectively </w:t>
            </w:r>
          </w:p>
          <w:p w14:paraId="25E7F8A2" w14:textId="77777777" w:rsidR="00D97AE2" w:rsidRDefault="00D97AE2" w:rsidP="00D97AE2">
            <w:pPr>
              <w:pStyle w:val="NoSpacing"/>
              <w:rPr>
                <w:color w:val="000000" w:themeColor="text1"/>
              </w:rPr>
            </w:pPr>
            <w:r>
              <w:rPr>
                <w:color w:val="000000" w:themeColor="text1"/>
              </w:rPr>
              <w:t xml:space="preserve">3=Neither effectively or ineffectively </w:t>
            </w:r>
          </w:p>
          <w:p w14:paraId="4F3A1792" w14:textId="77777777" w:rsidR="00D97AE2" w:rsidRDefault="00D97AE2" w:rsidP="00D97AE2">
            <w:pPr>
              <w:pStyle w:val="NoSpacing"/>
              <w:rPr>
                <w:color w:val="000000" w:themeColor="text1"/>
              </w:rPr>
            </w:pPr>
            <w:r>
              <w:rPr>
                <w:color w:val="000000" w:themeColor="text1"/>
              </w:rPr>
              <w:t xml:space="preserve">4=Ineffectively </w:t>
            </w:r>
          </w:p>
          <w:p w14:paraId="1AC88C0F" w14:textId="02A72924" w:rsidR="00516BA4" w:rsidRDefault="00D97AE2" w:rsidP="00D97AE2">
            <w:pPr>
              <w:pStyle w:val="NoSpacing"/>
              <w:rPr>
                <w:color w:val="000000" w:themeColor="text1"/>
                <w:szCs w:val="22"/>
              </w:rPr>
            </w:pPr>
            <w:r>
              <w:rPr>
                <w:color w:val="000000" w:themeColor="text1"/>
              </w:rPr>
              <w:t>5=Very ineffectively</w:t>
            </w:r>
            <w:commentRangeEnd w:id="50"/>
            <w:r w:rsidR="00860017">
              <w:rPr>
                <w:rStyle w:val="CommentReference"/>
                <w:rFonts w:eastAsiaTheme="minorHAnsi" w:cstheme="minorBidi"/>
                <w:color w:val="auto"/>
              </w:rPr>
              <w:commentReference w:id="50"/>
            </w:r>
          </w:p>
        </w:tc>
        <w:tc>
          <w:tcPr>
            <w:tcW w:w="1154" w:type="dxa"/>
            <w:tcBorders>
              <w:top w:val="single" w:sz="18" w:space="0" w:color="auto"/>
              <w:left w:val="single" w:sz="18" w:space="0" w:color="auto"/>
              <w:bottom w:val="single" w:sz="18" w:space="0" w:color="auto"/>
              <w:right w:val="single" w:sz="18" w:space="0" w:color="auto"/>
            </w:tcBorders>
          </w:tcPr>
          <w:p w14:paraId="1AB1CE54" w14:textId="77777777" w:rsidR="00516BA4" w:rsidRPr="00FD0CBC" w:rsidRDefault="00516BA4" w:rsidP="00516BA4">
            <w:pPr>
              <w:pStyle w:val="NoSpacing"/>
              <w:rPr>
                <w:i/>
              </w:rPr>
            </w:pPr>
            <w:r w:rsidRPr="00FD0CBC">
              <w:rPr>
                <w:i/>
              </w:rPr>
              <w:t>(</w:t>
            </w:r>
            <w:commentRangeStart w:id="51"/>
            <w:r w:rsidRPr="00FD0CBC">
              <w:rPr>
                <w:i/>
              </w:rPr>
              <w:t>code)</w:t>
            </w:r>
            <w:commentRangeEnd w:id="51"/>
            <w:r w:rsidR="00860017">
              <w:rPr>
                <w:rStyle w:val="CommentReference"/>
                <w:rFonts w:eastAsiaTheme="minorHAnsi" w:cstheme="minorBidi"/>
                <w:color w:val="auto"/>
              </w:rPr>
              <w:commentReference w:id="51"/>
            </w:r>
          </w:p>
        </w:tc>
      </w:tr>
      <w:tr w:rsidR="006A083C" w:rsidRPr="00C755D3" w14:paraId="3B4E32E7" w14:textId="77777777" w:rsidTr="00A24D31">
        <w:trPr>
          <w:jc w:val="center"/>
        </w:trPr>
        <w:tc>
          <w:tcPr>
            <w:tcW w:w="360" w:type="dxa"/>
          </w:tcPr>
          <w:p w14:paraId="4D73A308" w14:textId="77777777" w:rsidR="006A083C" w:rsidRPr="00C755D3" w:rsidRDefault="006A083C" w:rsidP="00516BA4">
            <w:pPr>
              <w:pStyle w:val="NoSpacing"/>
            </w:pPr>
          </w:p>
        </w:tc>
        <w:tc>
          <w:tcPr>
            <w:tcW w:w="5233" w:type="dxa"/>
            <w:tcBorders>
              <w:right w:val="nil"/>
            </w:tcBorders>
          </w:tcPr>
          <w:p w14:paraId="68424864" w14:textId="49BE18B6" w:rsidR="006A083C" w:rsidRDefault="006A083C" w:rsidP="00516BA4">
            <w:pPr>
              <w:pStyle w:val="NoSpacing"/>
            </w:pPr>
            <w:r>
              <w:t xml:space="preserve">F9. </w:t>
            </w:r>
            <w:r w:rsidRPr="0021553D">
              <w:t xml:space="preserve">Do you think these </w:t>
            </w:r>
            <w:r>
              <w:t>government/official</w:t>
            </w:r>
            <w:r w:rsidRPr="0021553D">
              <w:t xml:space="preserve"> rules </w:t>
            </w:r>
            <w:r>
              <w:t xml:space="preserve">related to forest/wooded land </w:t>
            </w:r>
            <w:r w:rsidRPr="0021553D">
              <w:t xml:space="preserve">are fair? </w:t>
            </w:r>
          </w:p>
        </w:tc>
        <w:tc>
          <w:tcPr>
            <w:tcW w:w="4320" w:type="dxa"/>
            <w:tcBorders>
              <w:left w:val="nil"/>
              <w:right w:val="single" w:sz="18" w:space="0" w:color="auto"/>
            </w:tcBorders>
          </w:tcPr>
          <w:p w14:paraId="1CC6EB5D" w14:textId="77777777" w:rsidR="006A083C" w:rsidRDefault="006A083C" w:rsidP="00D82B86">
            <w:pPr>
              <w:pStyle w:val="NoSpacing"/>
            </w:pPr>
            <w:r>
              <w:t>1=Strongly agree</w:t>
            </w:r>
          </w:p>
          <w:p w14:paraId="1640222F" w14:textId="77777777" w:rsidR="006A083C" w:rsidRDefault="006A083C" w:rsidP="00D82B86">
            <w:pPr>
              <w:pStyle w:val="NoSpacing"/>
            </w:pPr>
            <w:r>
              <w:t>2=Agree</w:t>
            </w:r>
          </w:p>
          <w:p w14:paraId="356C1EEB" w14:textId="77777777" w:rsidR="006A083C" w:rsidRDefault="006A083C" w:rsidP="00D82B86">
            <w:pPr>
              <w:pStyle w:val="NoSpacing"/>
            </w:pPr>
            <w:r>
              <w:t>3=Neither agree nor disagree</w:t>
            </w:r>
          </w:p>
          <w:p w14:paraId="0FEAFFE8" w14:textId="77777777" w:rsidR="006A083C" w:rsidRDefault="006A083C" w:rsidP="00D82B86">
            <w:pPr>
              <w:pStyle w:val="NoSpacing"/>
            </w:pPr>
            <w:r>
              <w:t>4=Disagree</w:t>
            </w:r>
          </w:p>
          <w:p w14:paraId="4568154A" w14:textId="77777777" w:rsidR="006A083C" w:rsidRDefault="006A083C" w:rsidP="00D82B86">
            <w:pPr>
              <w:pStyle w:val="NoSpacing"/>
            </w:pPr>
            <w:r>
              <w:t>5=Strongly disagree</w:t>
            </w:r>
          </w:p>
          <w:p w14:paraId="45057F97" w14:textId="77777777" w:rsidR="006A083C" w:rsidRDefault="006A083C" w:rsidP="00D82B86">
            <w:pPr>
              <w:pStyle w:val="NoSpacing"/>
            </w:pPr>
            <w:r>
              <w:t>888=Don't know</w:t>
            </w:r>
          </w:p>
          <w:p w14:paraId="51E0000A" w14:textId="7EFC972C" w:rsidR="006A083C" w:rsidRDefault="006A083C" w:rsidP="00D97AE2">
            <w:pPr>
              <w:pStyle w:val="NoSpacing"/>
              <w:rPr>
                <w:color w:val="000000" w:themeColor="text1"/>
              </w:rPr>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196E6610" w14:textId="3B407296" w:rsidR="006A083C" w:rsidRPr="00FD0CBC" w:rsidRDefault="006A083C" w:rsidP="00516BA4">
            <w:pPr>
              <w:pStyle w:val="NoSpacing"/>
              <w:rPr>
                <w:i/>
              </w:rPr>
            </w:pPr>
            <w:r w:rsidRPr="008231A9">
              <w:rPr>
                <w:i/>
              </w:rPr>
              <w:t>(code)</w:t>
            </w:r>
          </w:p>
        </w:tc>
      </w:tr>
      <w:tr w:rsidR="006A083C" w:rsidRPr="00C755D3" w14:paraId="6189951B" w14:textId="77777777" w:rsidTr="00A24D31">
        <w:trPr>
          <w:jc w:val="center"/>
        </w:trPr>
        <w:tc>
          <w:tcPr>
            <w:tcW w:w="360" w:type="dxa"/>
          </w:tcPr>
          <w:p w14:paraId="4AAC988F" w14:textId="77777777" w:rsidR="006A083C" w:rsidRPr="00C755D3" w:rsidRDefault="006A083C" w:rsidP="00516BA4">
            <w:pPr>
              <w:pStyle w:val="NoSpacing"/>
            </w:pPr>
          </w:p>
        </w:tc>
        <w:tc>
          <w:tcPr>
            <w:tcW w:w="5233" w:type="dxa"/>
            <w:tcBorders>
              <w:right w:val="nil"/>
            </w:tcBorders>
          </w:tcPr>
          <w:p w14:paraId="5A65899A" w14:textId="7E0CAAA4" w:rsidR="006A083C" w:rsidRDefault="006A083C" w:rsidP="00516BA4">
            <w:pPr>
              <w:pStyle w:val="NoSpacing"/>
            </w:pPr>
            <w:r>
              <w:t>F10</w:t>
            </w:r>
            <w:commentRangeStart w:id="52"/>
            <w:r>
              <w:t xml:space="preserve">. </w:t>
            </w:r>
            <w:r w:rsidRPr="0021553D">
              <w:t xml:space="preserve">Do you think the </w:t>
            </w:r>
            <w:r>
              <w:t>government/official</w:t>
            </w:r>
            <w:r w:rsidRPr="0021553D">
              <w:t xml:space="preserve"> penalties </w:t>
            </w:r>
            <w:r>
              <w:t xml:space="preserve">related to forest/wooded land </w:t>
            </w:r>
            <w:r w:rsidRPr="0021553D">
              <w:t>are fair?</w:t>
            </w:r>
            <w:commentRangeEnd w:id="52"/>
            <w:r w:rsidR="00860017">
              <w:rPr>
                <w:rStyle w:val="CommentReference"/>
                <w:rFonts w:eastAsiaTheme="minorHAnsi" w:cstheme="minorBidi"/>
                <w:color w:val="auto"/>
              </w:rPr>
              <w:commentReference w:id="52"/>
            </w:r>
          </w:p>
        </w:tc>
        <w:tc>
          <w:tcPr>
            <w:tcW w:w="4320" w:type="dxa"/>
            <w:tcBorders>
              <w:left w:val="nil"/>
              <w:right w:val="single" w:sz="18" w:space="0" w:color="auto"/>
            </w:tcBorders>
          </w:tcPr>
          <w:p w14:paraId="46FB5E2C" w14:textId="77777777" w:rsidR="006A083C" w:rsidRDefault="006A083C" w:rsidP="00D82B86">
            <w:pPr>
              <w:pStyle w:val="NoSpacing"/>
            </w:pPr>
            <w:r>
              <w:t>1=Strongly agree</w:t>
            </w:r>
          </w:p>
          <w:p w14:paraId="34589CEB" w14:textId="77777777" w:rsidR="006A083C" w:rsidRDefault="006A083C" w:rsidP="00D82B86">
            <w:pPr>
              <w:pStyle w:val="NoSpacing"/>
            </w:pPr>
            <w:r>
              <w:t>2=Agree</w:t>
            </w:r>
          </w:p>
          <w:p w14:paraId="4688C288" w14:textId="77777777" w:rsidR="006A083C" w:rsidRDefault="006A083C" w:rsidP="00D82B86">
            <w:pPr>
              <w:pStyle w:val="NoSpacing"/>
            </w:pPr>
            <w:r>
              <w:t>3=Neither agree nor disagree</w:t>
            </w:r>
          </w:p>
          <w:p w14:paraId="079BA91C" w14:textId="77777777" w:rsidR="006A083C" w:rsidRDefault="006A083C" w:rsidP="00D82B86">
            <w:pPr>
              <w:pStyle w:val="NoSpacing"/>
            </w:pPr>
            <w:r>
              <w:t>4=Disagree</w:t>
            </w:r>
          </w:p>
          <w:p w14:paraId="79B35882" w14:textId="77777777" w:rsidR="006A083C" w:rsidRDefault="006A083C" w:rsidP="00D82B86">
            <w:pPr>
              <w:pStyle w:val="NoSpacing"/>
            </w:pPr>
            <w:r>
              <w:t>5=Strongly disagree</w:t>
            </w:r>
          </w:p>
          <w:p w14:paraId="70575C0C" w14:textId="77777777" w:rsidR="006A083C" w:rsidRDefault="006A083C" w:rsidP="00D82B86">
            <w:pPr>
              <w:pStyle w:val="NoSpacing"/>
            </w:pPr>
            <w:r>
              <w:t>888=Don't know</w:t>
            </w:r>
          </w:p>
          <w:p w14:paraId="045CC91E" w14:textId="62733D0E" w:rsidR="006A083C" w:rsidRDefault="006A083C" w:rsidP="00D82B86">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69C3426" w14:textId="79FA364C" w:rsidR="006A083C" w:rsidRPr="008231A9" w:rsidRDefault="006A083C" w:rsidP="00516BA4">
            <w:pPr>
              <w:pStyle w:val="NoSpacing"/>
              <w:rPr>
                <w:i/>
              </w:rPr>
            </w:pPr>
            <w:r w:rsidRPr="008231A9">
              <w:rPr>
                <w:i/>
              </w:rPr>
              <w:t>(code)</w:t>
            </w:r>
          </w:p>
        </w:tc>
      </w:tr>
      <w:tr w:rsidR="006A083C" w:rsidRPr="00C755D3" w14:paraId="75FAD6BD" w14:textId="77777777" w:rsidTr="00A24D31">
        <w:trPr>
          <w:jc w:val="center"/>
        </w:trPr>
        <w:tc>
          <w:tcPr>
            <w:tcW w:w="360" w:type="dxa"/>
          </w:tcPr>
          <w:p w14:paraId="2B1BDA7C" w14:textId="77777777" w:rsidR="006A083C" w:rsidRPr="00C755D3" w:rsidRDefault="006A083C" w:rsidP="00516BA4">
            <w:pPr>
              <w:pStyle w:val="NoSpacing"/>
            </w:pPr>
          </w:p>
        </w:tc>
        <w:tc>
          <w:tcPr>
            <w:tcW w:w="5233" w:type="dxa"/>
            <w:tcBorders>
              <w:right w:val="nil"/>
            </w:tcBorders>
          </w:tcPr>
          <w:p w14:paraId="5B5CE0C6" w14:textId="77777777" w:rsidR="006A083C" w:rsidRDefault="006A083C" w:rsidP="00D82B86">
            <w:pPr>
              <w:pStyle w:val="NoSpacing"/>
            </w:pPr>
            <w:commentRangeStart w:id="53"/>
            <w:r>
              <w:t>F11. Do you think</w:t>
            </w:r>
            <w:r w:rsidRPr="008E3FC0">
              <w:t xml:space="preserve"> </w:t>
            </w:r>
            <w:r>
              <w:t>government/official</w:t>
            </w:r>
            <w:r w:rsidRPr="008E3FC0">
              <w:t xml:space="preserve"> penalties </w:t>
            </w:r>
            <w:r>
              <w:t xml:space="preserve">related to forest/wooded land are </w:t>
            </w:r>
            <w:r w:rsidRPr="008E3FC0">
              <w:t xml:space="preserve">enforced equally across different groups in your </w:t>
            </w:r>
            <w:r>
              <w:t>village</w:t>
            </w:r>
            <w:r w:rsidRPr="008E3FC0">
              <w:t>?</w:t>
            </w:r>
            <w:commentRangeEnd w:id="53"/>
            <w:r w:rsidR="00860017">
              <w:rPr>
                <w:rStyle w:val="CommentReference"/>
                <w:rFonts w:eastAsiaTheme="minorHAnsi" w:cstheme="minorBidi"/>
                <w:color w:val="auto"/>
              </w:rPr>
              <w:commentReference w:id="53"/>
            </w:r>
          </w:p>
          <w:p w14:paraId="669988C2" w14:textId="77777777" w:rsidR="006A083C" w:rsidRDefault="006A083C" w:rsidP="00516BA4">
            <w:pPr>
              <w:pStyle w:val="NoSpacing"/>
            </w:pPr>
          </w:p>
        </w:tc>
        <w:tc>
          <w:tcPr>
            <w:tcW w:w="4320" w:type="dxa"/>
            <w:tcBorders>
              <w:left w:val="nil"/>
              <w:right w:val="single" w:sz="18" w:space="0" w:color="auto"/>
            </w:tcBorders>
          </w:tcPr>
          <w:p w14:paraId="1527FA4D" w14:textId="77777777" w:rsidR="006A083C" w:rsidRDefault="006A083C" w:rsidP="00D82B86">
            <w:pPr>
              <w:pStyle w:val="NoSpacing"/>
            </w:pPr>
            <w:r>
              <w:t>1=Strongly agree</w:t>
            </w:r>
          </w:p>
          <w:p w14:paraId="39BA24CE" w14:textId="77777777" w:rsidR="006A083C" w:rsidRDefault="006A083C" w:rsidP="00D82B86">
            <w:pPr>
              <w:pStyle w:val="NoSpacing"/>
            </w:pPr>
            <w:r>
              <w:t>2=Agree</w:t>
            </w:r>
          </w:p>
          <w:p w14:paraId="3522BB98" w14:textId="77777777" w:rsidR="006A083C" w:rsidRDefault="006A083C" w:rsidP="00D82B86">
            <w:pPr>
              <w:pStyle w:val="NoSpacing"/>
            </w:pPr>
            <w:r>
              <w:t>3=Neither agree nor disagree</w:t>
            </w:r>
          </w:p>
          <w:p w14:paraId="10837802" w14:textId="77777777" w:rsidR="006A083C" w:rsidRDefault="006A083C" w:rsidP="00D82B86">
            <w:pPr>
              <w:pStyle w:val="NoSpacing"/>
            </w:pPr>
            <w:r>
              <w:t>4=Disagree</w:t>
            </w:r>
          </w:p>
          <w:p w14:paraId="1E9FAAA3" w14:textId="77777777" w:rsidR="006A083C" w:rsidRDefault="006A083C" w:rsidP="00D82B86">
            <w:pPr>
              <w:pStyle w:val="NoSpacing"/>
            </w:pPr>
            <w:r>
              <w:t>5=Strongly disagree</w:t>
            </w:r>
          </w:p>
          <w:p w14:paraId="6E61F4BF" w14:textId="77777777" w:rsidR="006A083C" w:rsidRDefault="006A083C" w:rsidP="00D82B86">
            <w:pPr>
              <w:pStyle w:val="NoSpacing"/>
            </w:pPr>
            <w:r>
              <w:t>888=Don't know</w:t>
            </w:r>
          </w:p>
          <w:p w14:paraId="2B205FC8" w14:textId="3EF732CE" w:rsidR="006A083C" w:rsidRDefault="006A083C" w:rsidP="00D82B86">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14074550" w14:textId="2C64E693" w:rsidR="006A083C" w:rsidRPr="008231A9" w:rsidRDefault="006A083C" w:rsidP="00516BA4">
            <w:pPr>
              <w:pStyle w:val="NoSpacing"/>
              <w:rPr>
                <w:i/>
              </w:rPr>
            </w:pPr>
            <w:r w:rsidRPr="008231A9">
              <w:rPr>
                <w:i/>
              </w:rPr>
              <w:t>(code)</w:t>
            </w:r>
          </w:p>
        </w:tc>
      </w:tr>
      <w:tr w:rsidR="006A083C" w:rsidRPr="00C755D3" w14:paraId="4ECC43F2" w14:textId="77777777" w:rsidTr="00A24D31">
        <w:trPr>
          <w:jc w:val="center"/>
        </w:trPr>
        <w:tc>
          <w:tcPr>
            <w:tcW w:w="360" w:type="dxa"/>
          </w:tcPr>
          <w:p w14:paraId="4094724D" w14:textId="77777777" w:rsidR="006A083C" w:rsidRPr="00C755D3" w:rsidRDefault="006A083C" w:rsidP="00516BA4">
            <w:pPr>
              <w:pStyle w:val="NoSpacing"/>
            </w:pPr>
          </w:p>
        </w:tc>
        <w:tc>
          <w:tcPr>
            <w:tcW w:w="5233" w:type="dxa"/>
            <w:tcBorders>
              <w:right w:val="nil"/>
            </w:tcBorders>
          </w:tcPr>
          <w:p w14:paraId="6D8DEC2A" w14:textId="2A8612BA" w:rsidR="009E19FA" w:rsidRDefault="006A083C" w:rsidP="00D82B86">
            <w:pPr>
              <w:pStyle w:val="NoSpacing"/>
            </w:pPr>
            <w:r>
              <w:t>F12. If they are not enforced equally, who experiences harsher penalties</w:t>
            </w:r>
            <w:r w:rsidR="009E19FA">
              <w:t>?</w:t>
            </w:r>
          </w:p>
          <w:p w14:paraId="748931B9" w14:textId="77777777" w:rsidR="006A083C" w:rsidRDefault="006A083C" w:rsidP="00D82B86">
            <w:pPr>
              <w:pStyle w:val="NoSpacing"/>
              <w:rPr>
                <w:i/>
              </w:rPr>
            </w:pPr>
            <w:r>
              <w:rPr>
                <w:i/>
              </w:rPr>
              <w:t>Answer if E13</w:t>
            </w:r>
            <w:r w:rsidRPr="00786F52">
              <w:rPr>
                <w:i/>
              </w:rPr>
              <w:t>= 3, 4 or 5</w:t>
            </w:r>
          </w:p>
          <w:p w14:paraId="4E458356" w14:textId="77777777" w:rsidR="009E19FA" w:rsidRDefault="009E19FA" w:rsidP="00D82B86">
            <w:pPr>
              <w:pStyle w:val="NoSpacing"/>
              <w:rPr>
                <w:i/>
              </w:rPr>
            </w:pPr>
          </w:p>
          <w:p w14:paraId="19F1C32D" w14:textId="5BCC611E" w:rsidR="009E19FA" w:rsidRDefault="009E19FA" w:rsidP="00D82B86">
            <w:pPr>
              <w:pStyle w:val="NoSpacing"/>
            </w:pPr>
            <w:r>
              <w:rPr>
                <w:i/>
              </w:rPr>
              <w:t>Select all that apply.</w:t>
            </w:r>
          </w:p>
        </w:tc>
        <w:tc>
          <w:tcPr>
            <w:tcW w:w="4320" w:type="dxa"/>
            <w:tcBorders>
              <w:left w:val="nil"/>
              <w:right w:val="single" w:sz="18" w:space="0" w:color="auto"/>
            </w:tcBorders>
          </w:tcPr>
          <w:p w14:paraId="02BCD054" w14:textId="77777777" w:rsidR="006A083C" w:rsidRDefault="006A083C" w:rsidP="00D82B86">
            <w:pPr>
              <w:pStyle w:val="NoSpacing"/>
            </w:pPr>
            <w:commentRangeStart w:id="54"/>
            <w:r>
              <w:t>1=Women</w:t>
            </w:r>
          </w:p>
          <w:p w14:paraId="2090D114" w14:textId="77777777" w:rsidR="006A083C" w:rsidRDefault="006A083C" w:rsidP="00D82B86">
            <w:pPr>
              <w:pStyle w:val="NoSpacing"/>
            </w:pPr>
            <w:r>
              <w:t>2=Recent migrants</w:t>
            </w:r>
          </w:p>
          <w:p w14:paraId="6EB1A656" w14:textId="77777777" w:rsidR="006A083C" w:rsidRDefault="006A083C" w:rsidP="00D82B86">
            <w:pPr>
              <w:pStyle w:val="NoSpacing"/>
            </w:pPr>
            <w:r>
              <w:t>3= Youth</w:t>
            </w:r>
          </w:p>
          <w:p w14:paraId="30471952" w14:textId="77777777" w:rsidR="006A083C" w:rsidRDefault="006A083C" w:rsidP="00D82B86">
            <w:pPr>
              <w:pStyle w:val="NoSpacing"/>
            </w:pPr>
            <w:r>
              <w:t>4=Elders</w:t>
            </w:r>
          </w:p>
          <w:p w14:paraId="6AD94899" w14:textId="32A31DCE" w:rsidR="006A083C" w:rsidRDefault="006A083C" w:rsidP="00D82B86">
            <w:pPr>
              <w:pStyle w:val="NoSpacing"/>
            </w:pPr>
            <w:r>
              <w:t xml:space="preserve">97=Other, specify. </w:t>
            </w:r>
            <w:commentRangeEnd w:id="54"/>
            <w:r w:rsidR="00860017">
              <w:rPr>
                <w:rStyle w:val="CommentReference"/>
                <w:rFonts w:eastAsiaTheme="minorHAnsi" w:cstheme="minorBidi"/>
                <w:color w:val="auto"/>
              </w:rPr>
              <w:commentReference w:id="54"/>
            </w:r>
          </w:p>
        </w:tc>
        <w:tc>
          <w:tcPr>
            <w:tcW w:w="1154" w:type="dxa"/>
            <w:tcBorders>
              <w:top w:val="single" w:sz="18" w:space="0" w:color="auto"/>
              <w:left w:val="single" w:sz="18" w:space="0" w:color="auto"/>
              <w:bottom w:val="single" w:sz="18" w:space="0" w:color="auto"/>
              <w:right w:val="single" w:sz="18" w:space="0" w:color="auto"/>
            </w:tcBorders>
          </w:tcPr>
          <w:p w14:paraId="2CC2F8B7" w14:textId="36BB3876" w:rsidR="006A083C" w:rsidRPr="008231A9" w:rsidRDefault="006A083C" w:rsidP="00516BA4">
            <w:pPr>
              <w:pStyle w:val="NoSpacing"/>
              <w:rPr>
                <w:i/>
              </w:rPr>
            </w:pPr>
            <w:r w:rsidRPr="008231A9">
              <w:rPr>
                <w:i/>
              </w:rPr>
              <w:t>(code)</w:t>
            </w:r>
          </w:p>
        </w:tc>
      </w:tr>
    </w:tbl>
    <w:p w14:paraId="1450244D" w14:textId="77777777" w:rsidR="00110205" w:rsidRDefault="00110205" w:rsidP="00110205"/>
    <w:p w14:paraId="43117B8F" w14:textId="77777777" w:rsidR="00796304" w:rsidRDefault="00796304" w:rsidP="00E9297B">
      <w:pPr>
        <w:pStyle w:val="NoSpacing"/>
      </w:pPr>
    </w:p>
    <w:p w14:paraId="10BDE3D6" w14:textId="77777777" w:rsidR="00796304" w:rsidRDefault="00796304" w:rsidP="00E9297B">
      <w:pPr>
        <w:pStyle w:val="NoSpacing"/>
      </w:pPr>
    </w:p>
    <w:p w14:paraId="5FDA35C6" w14:textId="77777777" w:rsidR="00796304" w:rsidRDefault="00796304" w:rsidP="00E9297B">
      <w:pPr>
        <w:pStyle w:val="NoSpacing"/>
      </w:pPr>
    </w:p>
    <w:p w14:paraId="514DCD23" w14:textId="77777777" w:rsidR="00912B1A" w:rsidRDefault="00912B1A" w:rsidP="00E9297B">
      <w:pPr>
        <w:pStyle w:val="NoSpacing"/>
      </w:pPr>
    </w:p>
    <w:p w14:paraId="30C39A3F" w14:textId="77777777" w:rsidR="00EE3DF6" w:rsidRDefault="00EE3DF6" w:rsidP="00E9297B">
      <w:pPr>
        <w:pStyle w:val="NoSpacing"/>
        <w:sectPr w:rsidR="00EE3DF6">
          <w:pgSz w:w="12240" w:h="15840"/>
          <w:pgMar w:top="1440" w:right="1440" w:bottom="1440" w:left="1440" w:header="720" w:footer="720" w:gutter="0"/>
          <w:cols w:space="720"/>
          <w:docGrid w:linePitch="360"/>
        </w:sectPr>
      </w:pPr>
    </w:p>
    <w:p w14:paraId="5B013741" w14:textId="0EF3E730" w:rsidR="00EE3DF6" w:rsidRDefault="00F25EC9" w:rsidP="00EE3DF6">
      <w:pPr>
        <w:pStyle w:val="Heading3"/>
        <w:spacing w:before="0"/>
      </w:pPr>
      <w:r>
        <w:lastRenderedPageBreak/>
        <w:t>Section G</w:t>
      </w:r>
      <w:r w:rsidR="00F03027">
        <w:t xml:space="preserve">. </w:t>
      </w:r>
      <w:r w:rsidR="00EE3DF6">
        <w:t>FOREST PRODUCTS</w:t>
      </w:r>
    </w:p>
    <w:p w14:paraId="58B1A6AF" w14:textId="77777777" w:rsidR="00EE3DF6" w:rsidRDefault="00EE3DF6" w:rsidP="00E80F9F">
      <w:pPr>
        <w:pStyle w:val="NoSpacing"/>
      </w:pPr>
      <w:r w:rsidRPr="00E80F9F">
        <w:t xml:space="preserve">Now we would like to ask you some questions about forest products that are </w:t>
      </w:r>
      <w:proofErr w:type="gramStart"/>
      <w:r w:rsidRPr="00E80F9F">
        <w:t>col</w:t>
      </w:r>
      <w:r w:rsidR="00E80F9F">
        <w:t>lected/harvested</w:t>
      </w:r>
      <w:proofErr w:type="gramEnd"/>
      <w:r w:rsidR="00E80F9F">
        <w:t xml:space="preserve"> in your area.</w:t>
      </w:r>
    </w:p>
    <w:p w14:paraId="78D0E2C8" w14:textId="7C0D238E" w:rsidR="00A60636" w:rsidRPr="00A60636" w:rsidRDefault="00A60636" w:rsidP="00E80F9F">
      <w:pPr>
        <w:pStyle w:val="NoSpacing"/>
        <w:rPr>
          <w:i/>
        </w:rPr>
      </w:pPr>
      <w:r w:rsidRPr="00A60636">
        <w:rPr>
          <w:i/>
        </w:rPr>
        <w:t>Note: Questions G7-G29 repeat for the 6 products selected in questions G1-G6.</w:t>
      </w:r>
    </w:p>
    <w:tbl>
      <w:tblPr>
        <w:tblW w:w="15336" w:type="dxa"/>
        <w:jc w:val="center"/>
        <w:tblLayout w:type="fixed"/>
        <w:tblCellMar>
          <w:left w:w="72" w:type="dxa"/>
          <w:right w:w="72" w:type="dxa"/>
        </w:tblCellMar>
        <w:tblLook w:val="04A0" w:firstRow="1" w:lastRow="0" w:firstColumn="1" w:lastColumn="0" w:noHBand="0" w:noVBand="1"/>
      </w:tblPr>
      <w:tblGrid>
        <w:gridCol w:w="431"/>
        <w:gridCol w:w="1565"/>
        <w:gridCol w:w="1085"/>
        <w:gridCol w:w="1617"/>
        <w:gridCol w:w="1080"/>
        <w:gridCol w:w="1440"/>
        <w:gridCol w:w="1530"/>
        <w:gridCol w:w="1800"/>
        <w:gridCol w:w="810"/>
        <w:gridCol w:w="720"/>
        <w:gridCol w:w="1890"/>
        <w:gridCol w:w="1368"/>
      </w:tblGrid>
      <w:tr w:rsidR="00E259D0" w:rsidRPr="00BA1158" w14:paraId="51979603" w14:textId="77777777" w:rsidTr="00A60636">
        <w:trPr>
          <w:trHeight w:val="1740"/>
          <w:jc w:val="center"/>
        </w:trPr>
        <w:tc>
          <w:tcPr>
            <w:tcW w:w="431" w:type="dxa"/>
            <w:vMerge w:val="restart"/>
            <w:tcBorders>
              <w:top w:val="single" w:sz="4" w:space="0" w:color="auto"/>
              <w:left w:val="single" w:sz="4" w:space="0" w:color="auto"/>
              <w:right w:val="single" w:sz="4" w:space="0" w:color="auto"/>
            </w:tcBorders>
          </w:tcPr>
          <w:p w14:paraId="32545AE5" w14:textId="77777777" w:rsidR="00E259D0" w:rsidRPr="00BA1158" w:rsidRDefault="00E259D0" w:rsidP="00BA1158">
            <w:pPr>
              <w:pStyle w:val="NoSpacing"/>
              <w:rPr>
                <w:sz w:val="20"/>
              </w:rPr>
            </w:pPr>
          </w:p>
        </w:tc>
        <w:tc>
          <w:tcPr>
            <w:tcW w:w="1565" w:type="dxa"/>
            <w:vMerge w:val="restart"/>
            <w:tcBorders>
              <w:top w:val="single" w:sz="4" w:space="0" w:color="auto"/>
              <w:left w:val="single" w:sz="4" w:space="0" w:color="auto"/>
              <w:right w:val="single" w:sz="4" w:space="0" w:color="auto"/>
            </w:tcBorders>
          </w:tcPr>
          <w:p w14:paraId="692FDC6E" w14:textId="77777777" w:rsidR="00E259D0" w:rsidRPr="00BA1158" w:rsidRDefault="00E259D0" w:rsidP="00BA1158">
            <w:pPr>
              <w:pStyle w:val="NoSpacing"/>
              <w:rPr>
                <w:sz w:val="20"/>
              </w:rPr>
            </w:pPr>
            <w:r w:rsidRPr="00BA1158">
              <w:rPr>
                <w:sz w:val="20"/>
              </w:rPr>
              <w:t>Wood/forest products</w:t>
            </w:r>
          </w:p>
        </w:tc>
        <w:tc>
          <w:tcPr>
            <w:tcW w:w="1085" w:type="dxa"/>
            <w:vMerge w:val="restart"/>
            <w:tcBorders>
              <w:top w:val="single" w:sz="4" w:space="0" w:color="auto"/>
              <w:left w:val="single" w:sz="4" w:space="0" w:color="auto"/>
              <w:right w:val="single" w:sz="4" w:space="0" w:color="auto"/>
            </w:tcBorders>
          </w:tcPr>
          <w:p w14:paraId="291D452D" w14:textId="29C1F70F" w:rsidR="00E259D0" w:rsidRPr="00E259D0" w:rsidRDefault="00E259D0" w:rsidP="009754FB">
            <w:pPr>
              <w:pStyle w:val="NoSpacing"/>
              <w:rPr>
                <w:sz w:val="20"/>
              </w:rPr>
            </w:pPr>
            <w:r w:rsidRPr="00E259D0">
              <w:rPr>
                <w:sz w:val="20"/>
              </w:rPr>
              <w:t>G1-G3. Please rank the top three most important forest products your village collects FOR INCOME PURPOSES.</w:t>
            </w:r>
          </w:p>
        </w:tc>
        <w:tc>
          <w:tcPr>
            <w:tcW w:w="1617" w:type="dxa"/>
            <w:vMerge w:val="restart"/>
            <w:tcBorders>
              <w:top w:val="single" w:sz="4" w:space="0" w:color="auto"/>
              <w:left w:val="single" w:sz="4" w:space="0" w:color="auto"/>
              <w:right w:val="single" w:sz="4" w:space="0" w:color="auto"/>
            </w:tcBorders>
          </w:tcPr>
          <w:p w14:paraId="57CB0F55" w14:textId="34513098" w:rsidR="00E259D0" w:rsidRPr="00E259D0" w:rsidRDefault="00E259D0" w:rsidP="00BA1158">
            <w:pPr>
              <w:pStyle w:val="NoSpacing"/>
              <w:rPr>
                <w:sz w:val="20"/>
              </w:rPr>
            </w:pPr>
            <w:r w:rsidRPr="00E259D0">
              <w:rPr>
                <w:sz w:val="20"/>
              </w:rPr>
              <w:t>G4-G6. Please rank the top three most important forest products your village collect FOR CONSUMPTION PURPOSES.</w:t>
            </w:r>
          </w:p>
          <w:p w14:paraId="3C56D916" w14:textId="433B5F7D" w:rsidR="00E259D0" w:rsidRPr="00E259D0" w:rsidRDefault="00E259D0" w:rsidP="00BA1158">
            <w:pPr>
              <w:pStyle w:val="NoSpacing"/>
              <w:rPr>
                <w:sz w:val="20"/>
              </w:rPr>
            </w:pPr>
          </w:p>
        </w:tc>
        <w:tc>
          <w:tcPr>
            <w:tcW w:w="1080" w:type="dxa"/>
            <w:vMerge w:val="restart"/>
            <w:tcBorders>
              <w:top w:val="single" w:sz="4" w:space="0" w:color="auto"/>
              <w:left w:val="single" w:sz="4" w:space="0" w:color="auto"/>
              <w:right w:val="single" w:sz="4" w:space="0" w:color="auto"/>
            </w:tcBorders>
          </w:tcPr>
          <w:p w14:paraId="7ED2C4F4" w14:textId="77777777" w:rsidR="00E259D0" w:rsidRDefault="00E259D0" w:rsidP="00D24A5F">
            <w:pPr>
              <w:pStyle w:val="NoSpacing"/>
              <w:rPr>
                <w:sz w:val="20"/>
              </w:rPr>
            </w:pPr>
            <w:r>
              <w:rPr>
                <w:sz w:val="20"/>
              </w:rPr>
              <w:t>G7. What are the most important species of &lt;product&gt; to your village?</w:t>
            </w:r>
          </w:p>
          <w:p w14:paraId="76DAD3C0" w14:textId="77777777" w:rsidR="00A60636" w:rsidRDefault="00A60636" w:rsidP="00D24A5F">
            <w:pPr>
              <w:pStyle w:val="NoSpacing"/>
              <w:rPr>
                <w:sz w:val="20"/>
              </w:rPr>
            </w:pPr>
          </w:p>
          <w:p w14:paraId="6BC1D794" w14:textId="43FA6A68" w:rsidR="00A60636" w:rsidRPr="00A60636" w:rsidRDefault="00A60636" w:rsidP="00D24A5F">
            <w:pPr>
              <w:pStyle w:val="NoSpacing"/>
              <w:rPr>
                <w:i/>
                <w:sz w:val="20"/>
              </w:rPr>
            </w:pPr>
            <w:r w:rsidRPr="00A60636">
              <w:rPr>
                <w:i/>
                <w:sz w:val="20"/>
              </w:rPr>
              <w:t>Select all that apply.</w:t>
            </w:r>
          </w:p>
        </w:tc>
        <w:tc>
          <w:tcPr>
            <w:tcW w:w="1440" w:type="dxa"/>
            <w:vMerge w:val="restart"/>
            <w:tcBorders>
              <w:top w:val="single" w:sz="4" w:space="0" w:color="auto"/>
              <w:left w:val="single" w:sz="4" w:space="0" w:color="auto"/>
              <w:right w:val="single" w:sz="4" w:space="0" w:color="auto"/>
            </w:tcBorders>
          </w:tcPr>
          <w:p w14:paraId="34E46D12" w14:textId="7FAC88EF" w:rsidR="00E259D0" w:rsidRPr="00BA1158" w:rsidRDefault="00E259D0" w:rsidP="00BA1158">
            <w:pPr>
              <w:pStyle w:val="NoSpacing"/>
              <w:rPr>
                <w:sz w:val="20"/>
              </w:rPr>
            </w:pPr>
            <w:commentRangeStart w:id="55"/>
            <w:r>
              <w:rPr>
                <w:sz w:val="20"/>
              </w:rPr>
              <w:t>G8. Who is the main COLLECTOR of</w:t>
            </w:r>
            <w:r w:rsidRPr="00BA1158">
              <w:rPr>
                <w:sz w:val="20"/>
              </w:rPr>
              <w:t xml:space="preserve"> </w:t>
            </w:r>
            <w:r>
              <w:rPr>
                <w:sz w:val="20"/>
              </w:rPr>
              <w:t>&lt;</w:t>
            </w:r>
            <w:r w:rsidRPr="00BA1158">
              <w:rPr>
                <w:sz w:val="20"/>
              </w:rPr>
              <w:t>product</w:t>
            </w:r>
            <w:r>
              <w:rPr>
                <w:sz w:val="20"/>
              </w:rPr>
              <w:t>&gt;</w:t>
            </w:r>
            <w:r w:rsidRPr="00BA1158">
              <w:rPr>
                <w:sz w:val="20"/>
              </w:rPr>
              <w:t xml:space="preserve">? </w:t>
            </w:r>
          </w:p>
          <w:p w14:paraId="3A3916EB" w14:textId="77777777" w:rsidR="00E259D0" w:rsidRPr="00BA1158" w:rsidRDefault="00E259D0" w:rsidP="00BA1158">
            <w:pPr>
              <w:pStyle w:val="NoSpacing"/>
              <w:rPr>
                <w:sz w:val="20"/>
              </w:rPr>
            </w:pPr>
          </w:p>
          <w:p w14:paraId="3B3104DF" w14:textId="77777777" w:rsidR="00E259D0" w:rsidRPr="00A60636" w:rsidRDefault="00E259D0" w:rsidP="00BA1158">
            <w:pPr>
              <w:pStyle w:val="NoSpacing"/>
              <w:rPr>
                <w:i/>
                <w:sz w:val="20"/>
              </w:rPr>
            </w:pPr>
            <w:r w:rsidRPr="00A60636">
              <w:rPr>
                <w:i/>
                <w:sz w:val="20"/>
              </w:rPr>
              <w:t>See codes 108 below</w:t>
            </w:r>
            <w:commentRangeEnd w:id="55"/>
            <w:r w:rsidRPr="00A60636">
              <w:rPr>
                <w:rStyle w:val="CommentReference"/>
                <w:rFonts w:eastAsiaTheme="minorHAnsi" w:cstheme="minorBidi"/>
                <w:i/>
                <w:color w:val="auto"/>
              </w:rPr>
              <w:commentReference w:id="55"/>
            </w:r>
          </w:p>
        </w:tc>
        <w:tc>
          <w:tcPr>
            <w:tcW w:w="1530" w:type="dxa"/>
            <w:vMerge w:val="restart"/>
            <w:tcBorders>
              <w:top w:val="single" w:sz="4" w:space="0" w:color="auto"/>
              <w:left w:val="single" w:sz="4" w:space="0" w:color="auto"/>
              <w:right w:val="single" w:sz="4" w:space="0" w:color="auto"/>
            </w:tcBorders>
          </w:tcPr>
          <w:p w14:paraId="361197CB" w14:textId="0478D0D5" w:rsidR="00E259D0" w:rsidRDefault="00E259D0" w:rsidP="00BA1158">
            <w:pPr>
              <w:pStyle w:val="NoSpacing"/>
              <w:rPr>
                <w:sz w:val="20"/>
              </w:rPr>
            </w:pPr>
            <w:r>
              <w:rPr>
                <w:sz w:val="20"/>
              </w:rPr>
              <w:t>G9. Have the main collectors</w:t>
            </w:r>
            <w:r w:rsidRPr="00BA1158">
              <w:rPr>
                <w:sz w:val="20"/>
              </w:rPr>
              <w:t xml:space="preserve"> increased or decreased </w:t>
            </w:r>
            <w:r>
              <w:rPr>
                <w:sz w:val="20"/>
              </w:rPr>
              <w:t xml:space="preserve">the </w:t>
            </w:r>
            <w:r w:rsidRPr="00BA1158">
              <w:rPr>
                <w:sz w:val="20"/>
              </w:rPr>
              <w:t>harvest of &lt;product&gt; during the last 3 years?</w:t>
            </w:r>
          </w:p>
          <w:p w14:paraId="7C3390E4" w14:textId="77777777" w:rsidR="00E259D0" w:rsidRDefault="00E259D0" w:rsidP="00BA1158">
            <w:pPr>
              <w:pStyle w:val="NoSpacing"/>
              <w:rPr>
                <w:sz w:val="20"/>
              </w:rPr>
            </w:pPr>
          </w:p>
          <w:p w14:paraId="6294AE22" w14:textId="7E791504" w:rsidR="00E259D0" w:rsidRPr="00D24A5F" w:rsidRDefault="00E259D0" w:rsidP="00BA1158">
            <w:pPr>
              <w:pStyle w:val="NoSpacing"/>
              <w:rPr>
                <w:i/>
                <w:sz w:val="20"/>
              </w:rPr>
            </w:pPr>
            <w:r w:rsidRPr="00D24A5F">
              <w:rPr>
                <w:i/>
                <w:sz w:val="20"/>
              </w:rPr>
              <w:t xml:space="preserve">See codes 109 </w:t>
            </w:r>
          </w:p>
        </w:tc>
        <w:tc>
          <w:tcPr>
            <w:tcW w:w="1800" w:type="dxa"/>
            <w:vMerge w:val="restart"/>
            <w:tcBorders>
              <w:top w:val="single" w:sz="4" w:space="0" w:color="auto"/>
              <w:left w:val="single" w:sz="4" w:space="0" w:color="auto"/>
              <w:right w:val="single" w:sz="4" w:space="0" w:color="auto"/>
            </w:tcBorders>
          </w:tcPr>
          <w:p w14:paraId="7CE9475B" w14:textId="582A7E99" w:rsidR="00E259D0" w:rsidRPr="00BA1158" w:rsidRDefault="00E259D0" w:rsidP="00BA1158">
            <w:pPr>
              <w:pStyle w:val="NoSpacing"/>
              <w:rPr>
                <w:sz w:val="20"/>
              </w:rPr>
            </w:pPr>
            <w:r>
              <w:rPr>
                <w:sz w:val="20"/>
              </w:rPr>
              <w:t xml:space="preserve">G10. </w:t>
            </w:r>
            <w:r w:rsidRPr="00BA1158">
              <w:rPr>
                <w:sz w:val="20"/>
              </w:rPr>
              <w:t>Are there traditional/ customary r</w:t>
            </w:r>
            <w:r>
              <w:rPr>
                <w:sz w:val="20"/>
              </w:rPr>
              <w:t>ules about the quantity of &lt;</w:t>
            </w:r>
            <w:r w:rsidRPr="00BA1158">
              <w:rPr>
                <w:sz w:val="20"/>
              </w:rPr>
              <w:t>product</w:t>
            </w:r>
            <w:r>
              <w:rPr>
                <w:sz w:val="20"/>
              </w:rPr>
              <w:t>&gt;</w:t>
            </w:r>
            <w:r w:rsidRPr="00BA1158">
              <w:rPr>
                <w:sz w:val="20"/>
              </w:rPr>
              <w:t xml:space="preserve"> that can be harvested?</w:t>
            </w:r>
          </w:p>
          <w:p w14:paraId="1C637BAD" w14:textId="77777777" w:rsidR="00E259D0" w:rsidRPr="00BA1158" w:rsidRDefault="00E259D0" w:rsidP="00BA1158">
            <w:pPr>
              <w:pStyle w:val="NoSpacing"/>
              <w:rPr>
                <w:sz w:val="20"/>
              </w:rPr>
            </w:pPr>
            <w:r w:rsidRPr="00BA1158">
              <w:rPr>
                <w:sz w:val="20"/>
              </w:rPr>
              <w:t>0=No</w:t>
            </w:r>
          </w:p>
          <w:p w14:paraId="2F8C5B03" w14:textId="77777777" w:rsidR="00E259D0" w:rsidRPr="00BA1158" w:rsidRDefault="00E259D0" w:rsidP="00BA1158">
            <w:pPr>
              <w:pStyle w:val="NoSpacing"/>
              <w:rPr>
                <w:sz w:val="20"/>
              </w:rPr>
            </w:pPr>
            <w:r w:rsidRPr="00BA1158">
              <w:rPr>
                <w:sz w:val="20"/>
              </w:rPr>
              <w:t xml:space="preserve">1=Yes </w:t>
            </w:r>
          </w:p>
          <w:p w14:paraId="368C60A6" w14:textId="77777777" w:rsidR="00E259D0" w:rsidRPr="00BA1158" w:rsidRDefault="00E259D0" w:rsidP="00BA1158">
            <w:pPr>
              <w:pStyle w:val="NoSpacing"/>
              <w:rPr>
                <w:sz w:val="20"/>
              </w:rPr>
            </w:pPr>
            <w:r w:rsidRPr="00BA1158">
              <w:rPr>
                <w:sz w:val="20"/>
              </w:rPr>
              <w:t>888=Don’t know</w:t>
            </w:r>
          </w:p>
          <w:p w14:paraId="4264A2FC" w14:textId="77777777" w:rsidR="00E259D0" w:rsidRPr="00BA1158" w:rsidRDefault="00E259D0" w:rsidP="00BA1158">
            <w:pPr>
              <w:pStyle w:val="NoSpacing"/>
              <w:rPr>
                <w:sz w:val="20"/>
              </w:rPr>
            </w:pPr>
            <w:r w:rsidRPr="00BA1158">
              <w:rPr>
                <w:sz w:val="20"/>
              </w:rPr>
              <w:t>999=Prefer not to respond</w:t>
            </w:r>
          </w:p>
        </w:tc>
        <w:tc>
          <w:tcPr>
            <w:tcW w:w="1530" w:type="dxa"/>
            <w:gridSpan w:val="2"/>
            <w:tcBorders>
              <w:top w:val="single" w:sz="4" w:space="0" w:color="auto"/>
              <w:left w:val="single" w:sz="4" w:space="0" w:color="auto"/>
              <w:bottom w:val="single" w:sz="4" w:space="0" w:color="auto"/>
              <w:right w:val="single" w:sz="4" w:space="0" w:color="auto"/>
            </w:tcBorders>
          </w:tcPr>
          <w:p w14:paraId="7147AB64" w14:textId="7EE0B5DE" w:rsidR="00E259D0" w:rsidRDefault="00E259D0" w:rsidP="00BA1158">
            <w:pPr>
              <w:pStyle w:val="NoSpacing"/>
              <w:rPr>
                <w:sz w:val="20"/>
              </w:rPr>
            </w:pPr>
            <w:r>
              <w:rPr>
                <w:sz w:val="20"/>
              </w:rPr>
              <w:t xml:space="preserve">G11. </w:t>
            </w:r>
            <w:r w:rsidRPr="00BA1158">
              <w:rPr>
                <w:sz w:val="20"/>
              </w:rPr>
              <w:t>If yes, how much can be harvested</w:t>
            </w:r>
            <w:r>
              <w:rPr>
                <w:sz w:val="20"/>
              </w:rPr>
              <w:t xml:space="preserve"> in one month</w:t>
            </w:r>
            <w:r w:rsidRPr="00BA1158">
              <w:rPr>
                <w:sz w:val="20"/>
              </w:rPr>
              <w:t xml:space="preserve">? </w:t>
            </w:r>
          </w:p>
          <w:p w14:paraId="6587062D" w14:textId="77777777" w:rsidR="00E259D0" w:rsidRDefault="00E259D0" w:rsidP="00BA1158">
            <w:pPr>
              <w:pStyle w:val="NoSpacing"/>
              <w:rPr>
                <w:sz w:val="20"/>
              </w:rPr>
            </w:pPr>
          </w:p>
          <w:p w14:paraId="0804C6F1" w14:textId="77777777" w:rsidR="00E259D0" w:rsidRDefault="00E259D0" w:rsidP="00BA1158">
            <w:pPr>
              <w:pStyle w:val="NoSpacing"/>
              <w:rPr>
                <w:sz w:val="20"/>
              </w:rPr>
            </w:pPr>
          </w:p>
          <w:p w14:paraId="3A50AFD1" w14:textId="77777777" w:rsidR="00E259D0" w:rsidRDefault="00E259D0" w:rsidP="00BA1158">
            <w:pPr>
              <w:pStyle w:val="NoSpacing"/>
              <w:rPr>
                <w:sz w:val="20"/>
              </w:rPr>
            </w:pPr>
          </w:p>
          <w:p w14:paraId="4475BB78" w14:textId="77777777" w:rsidR="00E259D0" w:rsidRDefault="00E259D0" w:rsidP="00BA1158">
            <w:pPr>
              <w:pStyle w:val="NoSpacing"/>
              <w:rPr>
                <w:sz w:val="20"/>
              </w:rPr>
            </w:pPr>
          </w:p>
          <w:p w14:paraId="73A5BC90" w14:textId="77777777" w:rsidR="00E259D0" w:rsidRDefault="00E259D0" w:rsidP="00BA1158">
            <w:pPr>
              <w:pStyle w:val="NoSpacing"/>
              <w:rPr>
                <w:sz w:val="20"/>
              </w:rPr>
            </w:pPr>
          </w:p>
          <w:p w14:paraId="29CD7FDB" w14:textId="79BDAC66" w:rsidR="00E259D0" w:rsidRPr="00BA1158" w:rsidRDefault="00E259D0" w:rsidP="00BA1158">
            <w:pPr>
              <w:pStyle w:val="NoSpacing"/>
              <w:rPr>
                <w:sz w:val="20"/>
              </w:rPr>
            </w:pPr>
          </w:p>
        </w:tc>
        <w:tc>
          <w:tcPr>
            <w:tcW w:w="1890" w:type="dxa"/>
            <w:vMerge w:val="restart"/>
            <w:tcBorders>
              <w:top w:val="single" w:sz="4" w:space="0" w:color="auto"/>
              <w:left w:val="single" w:sz="4" w:space="0" w:color="auto"/>
              <w:right w:val="single" w:sz="4" w:space="0" w:color="auto"/>
            </w:tcBorders>
          </w:tcPr>
          <w:p w14:paraId="083D1E41" w14:textId="765B70A5" w:rsidR="00E259D0" w:rsidRPr="00BA1158" w:rsidRDefault="00E259D0" w:rsidP="00BA1158">
            <w:pPr>
              <w:pStyle w:val="NoSpacing"/>
              <w:rPr>
                <w:sz w:val="20"/>
              </w:rPr>
            </w:pPr>
            <w:r>
              <w:rPr>
                <w:sz w:val="20"/>
              </w:rPr>
              <w:t xml:space="preserve">G12. </w:t>
            </w:r>
            <w:r w:rsidRPr="00BA1158">
              <w:rPr>
                <w:sz w:val="20"/>
              </w:rPr>
              <w:t xml:space="preserve">Are there traditional/ customary rules about WHO is </w:t>
            </w:r>
            <w:r>
              <w:rPr>
                <w:sz w:val="20"/>
              </w:rPr>
              <w:t>a</w:t>
            </w:r>
            <w:r w:rsidRPr="00BA1158">
              <w:rPr>
                <w:sz w:val="20"/>
              </w:rPr>
              <w:t xml:space="preserve">uthorized to harvest </w:t>
            </w:r>
            <w:r>
              <w:rPr>
                <w:sz w:val="20"/>
              </w:rPr>
              <w:t>&lt;product&gt;</w:t>
            </w:r>
            <w:r w:rsidRPr="00BA1158">
              <w:rPr>
                <w:sz w:val="20"/>
              </w:rPr>
              <w:t>?</w:t>
            </w:r>
          </w:p>
          <w:p w14:paraId="2BBE4F73" w14:textId="77777777" w:rsidR="00E259D0" w:rsidRPr="00BA1158" w:rsidRDefault="00E259D0" w:rsidP="00BA1158">
            <w:pPr>
              <w:pStyle w:val="NoSpacing"/>
              <w:rPr>
                <w:sz w:val="20"/>
              </w:rPr>
            </w:pPr>
            <w:r w:rsidRPr="00BA1158">
              <w:rPr>
                <w:sz w:val="20"/>
              </w:rPr>
              <w:t>0=No</w:t>
            </w:r>
          </w:p>
          <w:p w14:paraId="3EFAAC38" w14:textId="77777777" w:rsidR="00E259D0" w:rsidRPr="00BA1158" w:rsidRDefault="00E259D0" w:rsidP="00BA1158">
            <w:pPr>
              <w:pStyle w:val="NoSpacing"/>
              <w:rPr>
                <w:sz w:val="20"/>
              </w:rPr>
            </w:pPr>
            <w:r w:rsidRPr="00BA1158">
              <w:rPr>
                <w:sz w:val="20"/>
              </w:rPr>
              <w:t xml:space="preserve">1=Yes </w:t>
            </w:r>
          </w:p>
          <w:p w14:paraId="31ADB816" w14:textId="77777777" w:rsidR="00E259D0" w:rsidRPr="00BA1158" w:rsidRDefault="00E259D0" w:rsidP="00BA1158">
            <w:pPr>
              <w:pStyle w:val="NoSpacing"/>
              <w:rPr>
                <w:sz w:val="20"/>
              </w:rPr>
            </w:pPr>
            <w:r w:rsidRPr="00BA1158">
              <w:rPr>
                <w:sz w:val="20"/>
              </w:rPr>
              <w:t>888=Don’t know</w:t>
            </w:r>
          </w:p>
          <w:p w14:paraId="707BF25D" w14:textId="77777777" w:rsidR="00E259D0" w:rsidRPr="00BA1158" w:rsidRDefault="00E259D0" w:rsidP="00BA1158">
            <w:pPr>
              <w:pStyle w:val="NoSpacing"/>
              <w:rPr>
                <w:sz w:val="20"/>
              </w:rPr>
            </w:pPr>
            <w:r w:rsidRPr="00BA1158">
              <w:rPr>
                <w:sz w:val="20"/>
              </w:rPr>
              <w:t>999=Prefer not to respond</w:t>
            </w:r>
          </w:p>
        </w:tc>
        <w:tc>
          <w:tcPr>
            <w:tcW w:w="1368" w:type="dxa"/>
            <w:vMerge w:val="restart"/>
            <w:tcBorders>
              <w:top w:val="single" w:sz="4" w:space="0" w:color="auto"/>
              <w:left w:val="single" w:sz="4" w:space="0" w:color="auto"/>
              <w:right w:val="single" w:sz="4" w:space="0" w:color="auto"/>
            </w:tcBorders>
          </w:tcPr>
          <w:p w14:paraId="5E0DD9D6" w14:textId="4AD56E69" w:rsidR="00E259D0" w:rsidRDefault="00E259D0" w:rsidP="00BA1158">
            <w:pPr>
              <w:pStyle w:val="NoSpacing"/>
              <w:rPr>
                <w:sz w:val="20"/>
              </w:rPr>
            </w:pPr>
            <w:r>
              <w:rPr>
                <w:sz w:val="20"/>
              </w:rPr>
              <w:t xml:space="preserve">G13. </w:t>
            </w:r>
            <w:r w:rsidRPr="00BA1158">
              <w:rPr>
                <w:sz w:val="20"/>
              </w:rPr>
              <w:t>Who is allowed</w:t>
            </w:r>
            <w:r>
              <w:rPr>
                <w:sz w:val="20"/>
              </w:rPr>
              <w:t xml:space="preserve"> to harvest &lt;product&gt;</w:t>
            </w:r>
            <w:r w:rsidRPr="00BA1158">
              <w:rPr>
                <w:sz w:val="20"/>
              </w:rPr>
              <w:t xml:space="preserve">? </w:t>
            </w:r>
          </w:p>
          <w:p w14:paraId="546AD0EA" w14:textId="77777777" w:rsidR="00E259D0" w:rsidRDefault="00E259D0" w:rsidP="00BA1158">
            <w:pPr>
              <w:pStyle w:val="NoSpacing"/>
              <w:rPr>
                <w:sz w:val="20"/>
              </w:rPr>
            </w:pPr>
          </w:p>
          <w:p w14:paraId="20DD899C" w14:textId="77777777" w:rsidR="00E259D0" w:rsidRDefault="00E259D0" w:rsidP="00BA1158">
            <w:pPr>
              <w:pStyle w:val="NoSpacing"/>
              <w:rPr>
                <w:i/>
                <w:sz w:val="20"/>
              </w:rPr>
            </w:pPr>
            <w:r>
              <w:rPr>
                <w:i/>
                <w:sz w:val="20"/>
              </w:rPr>
              <w:t>Select all that apply.</w:t>
            </w:r>
          </w:p>
          <w:p w14:paraId="5A4BF407" w14:textId="77777777" w:rsidR="00E259D0" w:rsidRDefault="00E259D0" w:rsidP="00BA1158">
            <w:pPr>
              <w:pStyle w:val="NoSpacing"/>
              <w:rPr>
                <w:i/>
                <w:sz w:val="20"/>
              </w:rPr>
            </w:pPr>
          </w:p>
          <w:p w14:paraId="6DF4EF06" w14:textId="77777777" w:rsidR="00E259D0" w:rsidRPr="00F03027" w:rsidRDefault="00E259D0" w:rsidP="00BA1158">
            <w:pPr>
              <w:pStyle w:val="NoSpacing"/>
              <w:rPr>
                <w:i/>
                <w:sz w:val="20"/>
              </w:rPr>
            </w:pPr>
            <w:commentRangeStart w:id="56"/>
            <w:r>
              <w:rPr>
                <w:i/>
                <w:sz w:val="20"/>
              </w:rPr>
              <w:t>See codes 110 below</w:t>
            </w:r>
            <w:commentRangeEnd w:id="56"/>
            <w:r>
              <w:rPr>
                <w:rStyle w:val="CommentReference"/>
                <w:rFonts w:eastAsiaTheme="minorHAnsi" w:cstheme="minorBidi"/>
                <w:color w:val="auto"/>
              </w:rPr>
              <w:commentReference w:id="56"/>
            </w:r>
            <w:r>
              <w:rPr>
                <w:i/>
                <w:sz w:val="20"/>
              </w:rPr>
              <w:t>.</w:t>
            </w:r>
          </w:p>
        </w:tc>
      </w:tr>
      <w:tr w:rsidR="00E259D0" w:rsidRPr="00BA1158" w14:paraId="598244CA" w14:textId="77777777" w:rsidTr="00A60636">
        <w:trPr>
          <w:trHeight w:val="1740"/>
          <w:jc w:val="center"/>
        </w:trPr>
        <w:tc>
          <w:tcPr>
            <w:tcW w:w="431" w:type="dxa"/>
            <w:vMerge/>
            <w:tcBorders>
              <w:left w:val="single" w:sz="4" w:space="0" w:color="auto"/>
              <w:bottom w:val="single" w:sz="4" w:space="0" w:color="auto"/>
              <w:right w:val="single" w:sz="4" w:space="0" w:color="auto"/>
            </w:tcBorders>
          </w:tcPr>
          <w:p w14:paraId="36A19C4F" w14:textId="77777777" w:rsidR="00E259D0" w:rsidRPr="00BA1158" w:rsidRDefault="00E259D0" w:rsidP="00BA1158">
            <w:pPr>
              <w:pStyle w:val="NoSpacing"/>
              <w:rPr>
                <w:sz w:val="20"/>
              </w:rPr>
            </w:pPr>
          </w:p>
        </w:tc>
        <w:tc>
          <w:tcPr>
            <w:tcW w:w="1565" w:type="dxa"/>
            <w:vMerge/>
            <w:tcBorders>
              <w:left w:val="single" w:sz="4" w:space="0" w:color="auto"/>
              <w:bottom w:val="single" w:sz="4" w:space="0" w:color="auto"/>
              <w:right w:val="single" w:sz="4" w:space="0" w:color="auto"/>
            </w:tcBorders>
          </w:tcPr>
          <w:p w14:paraId="70F64083" w14:textId="77777777" w:rsidR="00E259D0" w:rsidRPr="00BA1158" w:rsidRDefault="00E259D0" w:rsidP="00BA1158">
            <w:pPr>
              <w:pStyle w:val="NoSpacing"/>
              <w:rPr>
                <w:sz w:val="20"/>
              </w:rPr>
            </w:pPr>
          </w:p>
        </w:tc>
        <w:tc>
          <w:tcPr>
            <w:tcW w:w="1085" w:type="dxa"/>
            <w:vMerge/>
            <w:tcBorders>
              <w:left w:val="single" w:sz="4" w:space="0" w:color="auto"/>
              <w:bottom w:val="single" w:sz="4" w:space="0" w:color="auto"/>
              <w:right w:val="single" w:sz="4" w:space="0" w:color="auto"/>
            </w:tcBorders>
          </w:tcPr>
          <w:p w14:paraId="3215DC2C" w14:textId="77777777" w:rsidR="00E259D0" w:rsidRDefault="00E259D0" w:rsidP="009754FB">
            <w:pPr>
              <w:pStyle w:val="NoSpacing"/>
              <w:rPr>
                <w:sz w:val="20"/>
              </w:rPr>
            </w:pPr>
          </w:p>
        </w:tc>
        <w:tc>
          <w:tcPr>
            <w:tcW w:w="1617" w:type="dxa"/>
            <w:vMerge/>
            <w:tcBorders>
              <w:left w:val="single" w:sz="4" w:space="0" w:color="auto"/>
              <w:bottom w:val="single" w:sz="4" w:space="0" w:color="auto"/>
              <w:right w:val="single" w:sz="4" w:space="0" w:color="auto"/>
            </w:tcBorders>
          </w:tcPr>
          <w:p w14:paraId="0BAC641F" w14:textId="77777777" w:rsidR="00E259D0" w:rsidRDefault="00E259D0" w:rsidP="00BA1158">
            <w:pPr>
              <w:pStyle w:val="NoSpacing"/>
              <w:rPr>
                <w:sz w:val="20"/>
              </w:rPr>
            </w:pPr>
          </w:p>
        </w:tc>
        <w:tc>
          <w:tcPr>
            <w:tcW w:w="1080" w:type="dxa"/>
            <w:vMerge/>
            <w:tcBorders>
              <w:left w:val="single" w:sz="4" w:space="0" w:color="auto"/>
              <w:bottom w:val="single" w:sz="4" w:space="0" w:color="auto"/>
              <w:right w:val="single" w:sz="4" w:space="0" w:color="auto"/>
            </w:tcBorders>
          </w:tcPr>
          <w:p w14:paraId="6F89AE75" w14:textId="77777777" w:rsidR="00E259D0" w:rsidRDefault="00E259D0" w:rsidP="00D24A5F">
            <w:pPr>
              <w:pStyle w:val="NoSpacing"/>
              <w:rPr>
                <w:sz w:val="20"/>
              </w:rPr>
            </w:pPr>
          </w:p>
        </w:tc>
        <w:tc>
          <w:tcPr>
            <w:tcW w:w="1440" w:type="dxa"/>
            <w:vMerge/>
            <w:tcBorders>
              <w:left w:val="single" w:sz="4" w:space="0" w:color="auto"/>
              <w:bottom w:val="single" w:sz="4" w:space="0" w:color="auto"/>
              <w:right w:val="single" w:sz="4" w:space="0" w:color="auto"/>
            </w:tcBorders>
          </w:tcPr>
          <w:p w14:paraId="0FF6BD5C" w14:textId="77777777" w:rsidR="00E259D0" w:rsidRDefault="00E259D0" w:rsidP="00BA1158">
            <w:pPr>
              <w:pStyle w:val="NoSpacing"/>
              <w:rPr>
                <w:sz w:val="20"/>
              </w:rPr>
            </w:pPr>
          </w:p>
        </w:tc>
        <w:tc>
          <w:tcPr>
            <w:tcW w:w="1530" w:type="dxa"/>
            <w:vMerge/>
            <w:tcBorders>
              <w:left w:val="single" w:sz="4" w:space="0" w:color="auto"/>
              <w:bottom w:val="single" w:sz="4" w:space="0" w:color="auto"/>
              <w:right w:val="single" w:sz="4" w:space="0" w:color="auto"/>
            </w:tcBorders>
          </w:tcPr>
          <w:p w14:paraId="07CB39D5" w14:textId="77777777" w:rsidR="00E259D0" w:rsidRDefault="00E259D0" w:rsidP="00BA1158">
            <w:pPr>
              <w:pStyle w:val="NoSpacing"/>
              <w:rPr>
                <w:sz w:val="20"/>
              </w:rPr>
            </w:pPr>
          </w:p>
        </w:tc>
        <w:tc>
          <w:tcPr>
            <w:tcW w:w="1800" w:type="dxa"/>
            <w:vMerge/>
            <w:tcBorders>
              <w:left w:val="single" w:sz="4" w:space="0" w:color="auto"/>
              <w:bottom w:val="single" w:sz="4" w:space="0" w:color="auto"/>
              <w:right w:val="single" w:sz="4" w:space="0" w:color="auto"/>
            </w:tcBorders>
          </w:tcPr>
          <w:p w14:paraId="1A7657D4" w14:textId="77777777" w:rsidR="00E259D0"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34630696" w14:textId="77777777" w:rsidR="00E259D0" w:rsidRDefault="00E259D0" w:rsidP="00BA1158">
            <w:pPr>
              <w:pStyle w:val="NoSpacing"/>
              <w:rPr>
                <w:sz w:val="20"/>
              </w:rPr>
            </w:pPr>
            <w:r>
              <w:rPr>
                <w:sz w:val="20"/>
              </w:rPr>
              <w:t>Amount</w:t>
            </w:r>
          </w:p>
        </w:tc>
        <w:tc>
          <w:tcPr>
            <w:tcW w:w="720" w:type="dxa"/>
            <w:tcBorders>
              <w:top w:val="single" w:sz="4" w:space="0" w:color="auto"/>
              <w:left w:val="single" w:sz="4" w:space="0" w:color="auto"/>
              <w:bottom w:val="single" w:sz="4" w:space="0" w:color="auto"/>
              <w:right w:val="single" w:sz="4" w:space="0" w:color="auto"/>
            </w:tcBorders>
          </w:tcPr>
          <w:p w14:paraId="49142360" w14:textId="56007092" w:rsidR="00E259D0" w:rsidRDefault="00E259D0" w:rsidP="00BA1158">
            <w:pPr>
              <w:pStyle w:val="NoSpacing"/>
              <w:rPr>
                <w:sz w:val="20"/>
              </w:rPr>
            </w:pPr>
            <w:r>
              <w:rPr>
                <w:sz w:val="20"/>
              </w:rPr>
              <w:t>Unit</w:t>
            </w:r>
          </w:p>
        </w:tc>
        <w:tc>
          <w:tcPr>
            <w:tcW w:w="1890" w:type="dxa"/>
            <w:vMerge/>
            <w:tcBorders>
              <w:left w:val="single" w:sz="4" w:space="0" w:color="auto"/>
              <w:bottom w:val="single" w:sz="4" w:space="0" w:color="auto"/>
              <w:right w:val="single" w:sz="4" w:space="0" w:color="auto"/>
            </w:tcBorders>
          </w:tcPr>
          <w:p w14:paraId="249DFF08" w14:textId="77777777" w:rsidR="00E259D0" w:rsidRDefault="00E259D0" w:rsidP="00BA1158">
            <w:pPr>
              <w:pStyle w:val="NoSpacing"/>
              <w:rPr>
                <w:sz w:val="20"/>
              </w:rPr>
            </w:pPr>
          </w:p>
        </w:tc>
        <w:tc>
          <w:tcPr>
            <w:tcW w:w="1368" w:type="dxa"/>
            <w:vMerge/>
            <w:tcBorders>
              <w:left w:val="single" w:sz="4" w:space="0" w:color="auto"/>
              <w:bottom w:val="single" w:sz="4" w:space="0" w:color="auto"/>
              <w:right w:val="single" w:sz="4" w:space="0" w:color="auto"/>
            </w:tcBorders>
          </w:tcPr>
          <w:p w14:paraId="5C4D919F" w14:textId="77777777" w:rsidR="00E259D0" w:rsidRDefault="00E259D0" w:rsidP="00BA1158">
            <w:pPr>
              <w:pStyle w:val="NoSpacing"/>
              <w:rPr>
                <w:sz w:val="20"/>
              </w:rPr>
            </w:pPr>
          </w:p>
        </w:tc>
      </w:tr>
      <w:tr w:rsidR="00E259D0" w:rsidRPr="00BA1158" w14:paraId="68E867E1"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3F62CC94" w14:textId="24181050" w:rsidR="00E259D0" w:rsidRPr="00BA1158" w:rsidRDefault="00E259D0" w:rsidP="00BA1158">
            <w:pPr>
              <w:pStyle w:val="NoSpacing"/>
              <w:rPr>
                <w:sz w:val="20"/>
              </w:rPr>
            </w:pPr>
            <w:r w:rsidRPr="00BA1158">
              <w:rPr>
                <w:sz w:val="20"/>
              </w:rPr>
              <w:t>a</w:t>
            </w:r>
          </w:p>
        </w:tc>
        <w:tc>
          <w:tcPr>
            <w:tcW w:w="1565" w:type="dxa"/>
            <w:tcBorders>
              <w:top w:val="single" w:sz="4" w:space="0" w:color="auto"/>
              <w:left w:val="single" w:sz="4" w:space="0" w:color="auto"/>
              <w:bottom w:val="single" w:sz="4" w:space="0" w:color="auto"/>
              <w:right w:val="single" w:sz="4" w:space="0" w:color="auto"/>
            </w:tcBorders>
          </w:tcPr>
          <w:p w14:paraId="4C4F1B4A" w14:textId="2B6713CD" w:rsidR="00E259D0" w:rsidRPr="00E259D0" w:rsidRDefault="00E259D0" w:rsidP="00BA1158">
            <w:pPr>
              <w:pStyle w:val="NoSpacing"/>
              <w:rPr>
                <w:sz w:val="20"/>
              </w:rPr>
            </w:pPr>
            <w:r w:rsidRPr="00E259D0">
              <w:rPr>
                <w:sz w:val="20"/>
              </w:rPr>
              <w:t>Timber</w:t>
            </w:r>
          </w:p>
        </w:tc>
        <w:tc>
          <w:tcPr>
            <w:tcW w:w="1085" w:type="dxa"/>
            <w:tcBorders>
              <w:top w:val="single" w:sz="4" w:space="0" w:color="auto"/>
              <w:left w:val="single" w:sz="4" w:space="0" w:color="auto"/>
              <w:bottom w:val="single" w:sz="4" w:space="0" w:color="auto"/>
              <w:right w:val="single" w:sz="4" w:space="0" w:color="auto"/>
            </w:tcBorders>
          </w:tcPr>
          <w:p w14:paraId="38554C1F"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39B9FCE4" w14:textId="23E72B28"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F99E395"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45E06B5" w14:textId="0678491F"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56343F1F"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2D665B5C"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0AE5947F"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4ACB9CC2" w14:textId="14548E58"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00498B22"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206B43DC" w14:textId="77777777" w:rsidR="00E259D0" w:rsidRPr="00BA1158" w:rsidRDefault="00E259D0" w:rsidP="00BA1158">
            <w:pPr>
              <w:pStyle w:val="NoSpacing"/>
              <w:rPr>
                <w:sz w:val="20"/>
              </w:rPr>
            </w:pPr>
          </w:p>
        </w:tc>
      </w:tr>
      <w:tr w:rsidR="00E259D0" w:rsidRPr="00BA1158" w14:paraId="0716FCD6"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36E6160E" w14:textId="77777777" w:rsidR="00E259D0" w:rsidRPr="00BA1158" w:rsidRDefault="00E259D0" w:rsidP="00BA1158">
            <w:pPr>
              <w:pStyle w:val="NoSpacing"/>
              <w:rPr>
                <w:sz w:val="20"/>
              </w:rPr>
            </w:pPr>
            <w:r w:rsidRPr="00BA1158">
              <w:rPr>
                <w:sz w:val="20"/>
              </w:rPr>
              <w:t>b</w:t>
            </w:r>
          </w:p>
        </w:tc>
        <w:tc>
          <w:tcPr>
            <w:tcW w:w="1565" w:type="dxa"/>
            <w:tcBorders>
              <w:top w:val="single" w:sz="4" w:space="0" w:color="auto"/>
              <w:left w:val="single" w:sz="4" w:space="0" w:color="auto"/>
              <w:bottom w:val="single" w:sz="4" w:space="0" w:color="auto"/>
              <w:right w:val="single" w:sz="4" w:space="0" w:color="auto"/>
            </w:tcBorders>
          </w:tcPr>
          <w:p w14:paraId="33E8DF78" w14:textId="77777777" w:rsidR="00E259D0" w:rsidRPr="00E259D0" w:rsidRDefault="00E259D0" w:rsidP="00BA1158">
            <w:pPr>
              <w:pStyle w:val="NoSpacing"/>
              <w:rPr>
                <w:sz w:val="20"/>
              </w:rPr>
            </w:pPr>
            <w:r w:rsidRPr="00E259D0">
              <w:rPr>
                <w:sz w:val="20"/>
              </w:rPr>
              <w:t>Fuel wood</w:t>
            </w:r>
          </w:p>
        </w:tc>
        <w:tc>
          <w:tcPr>
            <w:tcW w:w="1085" w:type="dxa"/>
            <w:tcBorders>
              <w:top w:val="single" w:sz="4" w:space="0" w:color="auto"/>
              <w:left w:val="single" w:sz="4" w:space="0" w:color="auto"/>
              <w:bottom w:val="single" w:sz="4" w:space="0" w:color="auto"/>
              <w:right w:val="single" w:sz="4" w:space="0" w:color="auto"/>
            </w:tcBorders>
          </w:tcPr>
          <w:p w14:paraId="6D6F5340"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18EEE3F0" w14:textId="27B18955"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8CF72BE"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5554F6F" w14:textId="5DBCA33E"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04D518FD"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7E2C5635"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3D892FDE"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05F42738" w14:textId="10D103BD"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02913B7B"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18A390A3" w14:textId="77777777" w:rsidR="00E259D0" w:rsidRPr="00BA1158" w:rsidRDefault="00E259D0" w:rsidP="00BA1158">
            <w:pPr>
              <w:pStyle w:val="NoSpacing"/>
              <w:rPr>
                <w:sz w:val="20"/>
              </w:rPr>
            </w:pPr>
          </w:p>
        </w:tc>
      </w:tr>
      <w:tr w:rsidR="00E259D0" w:rsidRPr="00BA1158" w14:paraId="6D0BA50A"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17EE6048" w14:textId="77777777" w:rsidR="00E259D0" w:rsidRPr="00BA1158" w:rsidRDefault="00E259D0" w:rsidP="00BA1158">
            <w:pPr>
              <w:pStyle w:val="NoSpacing"/>
              <w:rPr>
                <w:sz w:val="20"/>
              </w:rPr>
            </w:pPr>
            <w:r w:rsidRPr="00BA1158">
              <w:rPr>
                <w:sz w:val="20"/>
              </w:rPr>
              <w:t>c</w:t>
            </w:r>
          </w:p>
        </w:tc>
        <w:tc>
          <w:tcPr>
            <w:tcW w:w="1565" w:type="dxa"/>
            <w:tcBorders>
              <w:top w:val="single" w:sz="4" w:space="0" w:color="auto"/>
              <w:left w:val="single" w:sz="4" w:space="0" w:color="auto"/>
              <w:bottom w:val="single" w:sz="4" w:space="0" w:color="auto"/>
              <w:right w:val="single" w:sz="4" w:space="0" w:color="auto"/>
            </w:tcBorders>
          </w:tcPr>
          <w:p w14:paraId="2EF06906" w14:textId="77777777" w:rsidR="00E259D0" w:rsidRPr="00E259D0" w:rsidRDefault="00E259D0" w:rsidP="00BA1158">
            <w:pPr>
              <w:pStyle w:val="NoSpacing"/>
              <w:rPr>
                <w:sz w:val="20"/>
              </w:rPr>
            </w:pPr>
            <w:r w:rsidRPr="00E259D0">
              <w:rPr>
                <w:sz w:val="20"/>
              </w:rPr>
              <w:t>Charcoal</w:t>
            </w:r>
          </w:p>
        </w:tc>
        <w:tc>
          <w:tcPr>
            <w:tcW w:w="1085" w:type="dxa"/>
            <w:tcBorders>
              <w:top w:val="single" w:sz="4" w:space="0" w:color="auto"/>
              <w:left w:val="single" w:sz="4" w:space="0" w:color="auto"/>
              <w:bottom w:val="single" w:sz="4" w:space="0" w:color="auto"/>
              <w:right w:val="single" w:sz="4" w:space="0" w:color="auto"/>
            </w:tcBorders>
          </w:tcPr>
          <w:p w14:paraId="536CBC57"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0536F16A" w14:textId="2F0E63E3"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584AFFC7"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55B8A74" w14:textId="3971A81C"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43DB3E96"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4CFCCE0B"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6DFCA84A"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197955C3" w14:textId="4ABDCA09"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5EDBE48B"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34DB8602" w14:textId="77777777" w:rsidR="00E259D0" w:rsidRPr="00BA1158" w:rsidRDefault="00E259D0" w:rsidP="00BA1158">
            <w:pPr>
              <w:pStyle w:val="NoSpacing"/>
              <w:rPr>
                <w:sz w:val="20"/>
              </w:rPr>
            </w:pPr>
          </w:p>
        </w:tc>
      </w:tr>
      <w:tr w:rsidR="00E259D0" w:rsidRPr="00BA1158" w14:paraId="0DDF3AF6"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72C75136" w14:textId="77777777" w:rsidR="00E259D0" w:rsidRPr="00BA1158" w:rsidRDefault="00E259D0" w:rsidP="00BA1158">
            <w:pPr>
              <w:pStyle w:val="NoSpacing"/>
              <w:rPr>
                <w:sz w:val="20"/>
              </w:rPr>
            </w:pPr>
            <w:r w:rsidRPr="00BA1158">
              <w:rPr>
                <w:sz w:val="20"/>
              </w:rPr>
              <w:t>d</w:t>
            </w:r>
          </w:p>
        </w:tc>
        <w:tc>
          <w:tcPr>
            <w:tcW w:w="1565" w:type="dxa"/>
            <w:tcBorders>
              <w:top w:val="single" w:sz="4" w:space="0" w:color="auto"/>
              <w:left w:val="single" w:sz="4" w:space="0" w:color="auto"/>
              <w:bottom w:val="single" w:sz="4" w:space="0" w:color="auto"/>
              <w:right w:val="single" w:sz="4" w:space="0" w:color="auto"/>
            </w:tcBorders>
          </w:tcPr>
          <w:p w14:paraId="63838A10" w14:textId="2C6F73EB" w:rsidR="00E259D0" w:rsidRPr="00E259D0" w:rsidRDefault="00E259D0" w:rsidP="00BA1158">
            <w:pPr>
              <w:pStyle w:val="NoSpacing"/>
              <w:rPr>
                <w:sz w:val="20"/>
              </w:rPr>
            </w:pPr>
            <w:r w:rsidRPr="00E259D0">
              <w:rPr>
                <w:sz w:val="20"/>
              </w:rPr>
              <w:t>Wood for wood carving</w:t>
            </w:r>
          </w:p>
        </w:tc>
        <w:tc>
          <w:tcPr>
            <w:tcW w:w="1085" w:type="dxa"/>
            <w:tcBorders>
              <w:top w:val="single" w:sz="4" w:space="0" w:color="auto"/>
              <w:left w:val="single" w:sz="4" w:space="0" w:color="auto"/>
              <w:bottom w:val="single" w:sz="4" w:space="0" w:color="auto"/>
              <w:right w:val="single" w:sz="4" w:space="0" w:color="auto"/>
            </w:tcBorders>
          </w:tcPr>
          <w:p w14:paraId="5A3CEDBA"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28FF7804" w14:textId="59A79A5C"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586CBC0"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B18B3F9" w14:textId="50436BAE"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2DBD3BCA"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4FAB7040"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586F8E95"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7EFE261B" w14:textId="039DD135"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7708D85C"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296139AF" w14:textId="77777777" w:rsidR="00E259D0" w:rsidRPr="00BA1158" w:rsidRDefault="00E259D0" w:rsidP="00BA1158">
            <w:pPr>
              <w:pStyle w:val="NoSpacing"/>
              <w:rPr>
                <w:sz w:val="20"/>
              </w:rPr>
            </w:pPr>
          </w:p>
        </w:tc>
      </w:tr>
      <w:tr w:rsidR="00E259D0" w:rsidRPr="00BA1158" w14:paraId="689CDB2C"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47E5B81F" w14:textId="77777777" w:rsidR="00E259D0" w:rsidRPr="00BA1158" w:rsidRDefault="00E259D0" w:rsidP="00BA1158">
            <w:pPr>
              <w:pStyle w:val="NoSpacing"/>
              <w:rPr>
                <w:sz w:val="20"/>
              </w:rPr>
            </w:pPr>
            <w:r w:rsidRPr="00BA1158">
              <w:rPr>
                <w:sz w:val="20"/>
              </w:rPr>
              <w:t>e</w:t>
            </w:r>
          </w:p>
        </w:tc>
        <w:tc>
          <w:tcPr>
            <w:tcW w:w="1565" w:type="dxa"/>
            <w:tcBorders>
              <w:top w:val="single" w:sz="4" w:space="0" w:color="auto"/>
              <w:left w:val="single" w:sz="4" w:space="0" w:color="auto"/>
              <w:bottom w:val="single" w:sz="4" w:space="0" w:color="auto"/>
              <w:right w:val="single" w:sz="4" w:space="0" w:color="auto"/>
            </w:tcBorders>
          </w:tcPr>
          <w:p w14:paraId="52D56569" w14:textId="4ABECD0C" w:rsidR="00E259D0" w:rsidRPr="00E259D0" w:rsidRDefault="00E259D0" w:rsidP="00BA1158">
            <w:pPr>
              <w:pStyle w:val="NoSpacing"/>
              <w:rPr>
                <w:sz w:val="20"/>
              </w:rPr>
            </w:pPr>
            <w:r w:rsidRPr="00E259D0">
              <w:rPr>
                <w:sz w:val="20"/>
              </w:rPr>
              <w:t>Wood for poles</w:t>
            </w:r>
          </w:p>
        </w:tc>
        <w:tc>
          <w:tcPr>
            <w:tcW w:w="1085" w:type="dxa"/>
            <w:tcBorders>
              <w:top w:val="single" w:sz="4" w:space="0" w:color="auto"/>
              <w:left w:val="single" w:sz="4" w:space="0" w:color="auto"/>
              <w:bottom w:val="single" w:sz="4" w:space="0" w:color="auto"/>
              <w:right w:val="single" w:sz="4" w:space="0" w:color="auto"/>
            </w:tcBorders>
          </w:tcPr>
          <w:p w14:paraId="2CFEAE61"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3E297CBC" w14:textId="6F0C3F56"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6E9B485"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5932368" w14:textId="5F4360E9"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18C215D7"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68CC9066"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7BFF138C"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0ACC9B35" w14:textId="2F982CE5"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666B0749"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33035CDA" w14:textId="77777777" w:rsidR="00E259D0" w:rsidRPr="00BA1158" w:rsidRDefault="00E259D0" w:rsidP="00BA1158">
            <w:pPr>
              <w:pStyle w:val="NoSpacing"/>
              <w:rPr>
                <w:sz w:val="20"/>
              </w:rPr>
            </w:pPr>
          </w:p>
        </w:tc>
      </w:tr>
      <w:tr w:rsidR="00E259D0" w:rsidRPr="00BA1158" w14:paraId="665FDD7F" w14:textId="77777777" w:rsidTr="00A60636">
        <w:trPr>
          <w:trHeight w:val="179"/>
          <w:jc w:val="center"/>
        </w:trPr>
        <w:tc>
          <w:tcPr>
            <w:tcW w:w="431" w:type="dxa"/>
            <w:tcBorders>
              <w:top w:val="single" w:sz="4" w:space="0" w:color="auto"/>
              <w:left w:val="single" w:sz="4" w:space="0" w:color="auto"/>
              <w:bottom w:val="single" w:sz="4" w:space="0" w:color="auto"/>
              <w:right w:val="single" w:sz="4" w:space="0" w:color="auto"/>
            </w:tcBorders>
          </w:tcPr>
          <w:p w14:paraId="64911AAC" w14:textId="77777777" w:rsidR="00E259D0" w:rsidRPr="00BA1158" w:rsidRDefault="00E259D0" w:rsidP="00BA1158">
            <w:pPr>
              <w:pStyle w:val="NoSpacing"/>
              <w:rPr>
                <w:sz w:val="20"/>
              </w:rPr>
            </w:pPr>
            <w:r w:rsidRPr="00BA1158">
              <w:rPr>
                <w:sz w:val="20"/>
              </w:rPr>
              <w:t>f</w:t>
            </w:r>
          </w:p>
        </w:tc>
        <w:tc>
          <w:tcPr>
            <w:tcW w:w="1565" w:type="dxa"/>
            <w:tcBorders>
              <w:top w:val="single" w:sz="4" w:space="0" w:color="auto"/>
              <w:left w:val="single" w:sz="4" w:space="0" w:color="auto"/>
              <w:bottom w:val="single" w:sz="4" w:space="0" w:color="auto"/>
              <w:right w:val="single" w:sz="4" w:space="0" w:color="auto"/>
            </w:tcBorders>
          </w:tcPr>
          <w:p w14:paraId="2DB923B5" w14:textId="77777777" w:rsidR="00E259D0" w:rsidRPr="00E259D0" w:rsidRDefault="00E259D0" w:rsidP="00BA1158">
            <w:pPr>
              <w:pStyle w:val="NoSpacing"/>
              <w:rPr>
                <w:sz w:val="20"/>
              </w:rPr>
            </w:pPr>
            <w:r w:rsidRPr="00E259D0">
              <w:rPr>
                <w:sz w:val="20"/>
              </w:rPr>
              <w:t xml:space="preserve">Fruit, nuts, seeds, roots, berries, etc. </w:t>
            </w:r>
          </w:p>
        </w:tc>
        <w:tc>
          <w:tcPr>
            <w:tcW w:w="1085" w:type="dxa"/>
            <w:tcBorders>
              <w:top w:val="single" w:sz="4" w:space="0" w:color="auto"/>
              <w:left w:val="single" w:sz="4" w:space="0" w:color="auto"/>
              <w:bottom w:val="single" w:sz="4" w:space="0" w:color="auto"/>
              <w:right w:val="single" w:sz="4" w:space="0" w:color="auto"/>
            </w:tcBorders>
          </w:tcPr>
          <w:p w14:paraId="2C3C1E53"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0243A2AB" w14:textId="06E4DA56"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516C2D6"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9682DAE" w14:textId="3EBF1F0B"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4CAD1E43"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286ED711"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3B9A7570"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3F3D8224" w14:textId="67A838DD"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35B66630"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317B0160" w14:textId="77777777" w:rsidR="00E259D0" w:rsidRPr="00BA1158" w:rsidRDefault="00E259D0" w:rsidP="00BA1158">
            <w:pPr>
              <w:pStyle w:val="NoSpacing"/>
              <w:rPr>
                <w:sz w:val="20"/>
              </w:rPr>
            </w:pPr>
          </w:p>
        </w:tc>
      </w:tr>
      <w:tr w:rsidR="00E259D0" w:rsidRPr="00BA1158" w14:paraId="5D30E526"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06C1414F" w14:textId="77777777" w:rsidR="00E259D0" w:rsidRPr="00BA1158" w:rsidRDefault="00E259D0" w:rsidP="00BA1158">
            <w:pPr>
              <w:pStyle w:val="NoSpacing"/>
              <w:rPr>
                <w:sz w:val="20"/>
              </w:rPr>
            </w:pPr>
            <w:r w:rsidRPr="00BA1158">
              <w:rPr>
                <w:sz w:val="20"/>
              </w:rPr>
              <w:t>g</w:t>
            </w:r>
          </w:p>
        </w:tc>
        <w:tc>
          <w:tcPr>
            <w:tcW w:w="1565" w:type="dxa"/>
            <w:tcBorders>
              <w:top w:val="single" w:sz="4" w:space="0" w:color="auto"/>
              <w:left w:val="single" w:sz="4" w:space="0" w:color="auto"/>
              <w:bottom w:val="single" w:sz="4" w:space="0" w:color="auto"/>
              <w:right w:val="single" w:sz="4" w:space="0" w:color="auto"/>
            </w:tcBorders>
          </w:tcPr>
          <w:p w14:paraId="3EF323F4" w14:textId="77777777" w:rsidR="00E259D0" w:rsidRPr="00E259D0" w:rsidRDefault="00E259D0" w:rsidP="00BA1158">
            <w:pPr>
              <w:pStyle w:val="NoSpacing"/>
              <w:rPr>
                <w:sz w:val="20"/>
              </w:rPr>
            </w:pPr>
            <w:r w:rsidRPr="00E259D0">
              <w:rPr>
                <w:sz w:val="20"/>
              </w:rPr>
              <w:t>Mushrooms</w:t>
            </w:r>
          </w:p>
        </w:tc>
        <w:tc>
          <w:tcPr>
            <w:tcW w:w="1085" w:type="dxa"/>
            <w:tcBorders>
              <w:top w:val="single" w:sz="4" w:space="0" w:color="auto"/>
              <w:left w:val="single" w:sz="4" w:space="0" w:color="auto"/>
              <w:bottom w:val="single" w:sz="4" w:space="0" w:color="auto"/>
              <w:right w:val="single" w:sz="4" w:space="0" w:color="auto"/>
            </w:tcBorders>
          </w:tcPr>
          <w:p w14:paraId="328F4096"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3B4CE14F" w14:textId="47080D9B"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6E3584E5"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C69BEE8" w14:textId="153D5D6B"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5FCDAEC2"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70B63891"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48726562"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19A508B1" w14:textId="683B5D2D"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6B4B2512"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3CDA1B46" w14:textId="77777777" w:rsidR="00E259D0" w:rsidRPr="00BA1158" w:rsidRDefault="00E259D0" w:rsidP="00BA1158">
            <w:pPr>
              <w:pStyle w:val="NoSpacing"/>
              <w:rPr>
                <w:sz w:val="20"/>
              </w:rPr>
            </w:pPr>
          </w:p>
        </w:tc>
      </w:tr>
      <w:tr w:rsidR="00E259D0" w:rsidRPr="00BA1158" w14:paraId="44FA907C"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37D3CB2E" w14:textId="77777777" w:rsidR="00E259D0" w:rsidRPr="00BA1158" w:rsidRDefault="00E259D0" w:rsidP="00BA1158">
            <w:pPr>
              <w:pStyle w:val="NoSpacing"/>
              <w:rPr>
                <w:sz w:val="20"/>
              </w:rPr>
            </w:pPr>
            <w:r w:rsidRPr="00BA1158">
              <w:rPr>
                <w:sz w:val="20"/>
              </w:rPr>
              <w:t>h</w:t>
            </w:r>
          </w:p>
        </w:tc>
        <w:tc>
          <w:tcPr>
            <w:tcW w:w="1565" w:type="dxa"/>
            <w:tcBorders>
              <w:top w:val="single" w:sz="4" w:space="0" w:color="auto"/>
              <w:left w:val="single" w:sz="4" w:space="0" w:color="auto"/>
              <w:bottom w:val="single" w:sz="4" w:space="0" w:color="auto"/>
              <w:right w:val="single" w:sz="4" w:space="0" w:color="auto"/>
            </w:tcBorders>
          </w:tcPr>
          <w:p w14:paraId="53267E86" w14:textId="77777777" w:rsidR="00E259D0" w:rsidRPr="00E259D0" w:rsidRDefault="00E259D0" w:rsidP="00BA1158">
            <w:pPr>
              <w:pStyle w:val="NoSpacing"/>
              <w:rPr>
                <w:sz w:val="20"/>
              </w:rPr>
            </w:pPr>
            <w:r w:rsidRPr="00E259D0">
              <w:rPr>
                <w:sz w:val="20"/>
              </w:rPr>
              <w:t>Fodder</w:t>
            </w:r>
          </w:p>
        </w:tc>
        <w:tc>
          <w:tcPr>
            <w:tcW w:w="1085" w:type="dxa"/>
            <w:tcBorders>
              <w:top w:val="single" w:sz="4" w:space="0" w:color="auto"/>
              <w:left w:val="single" w:sz="4" w:space="0" w:color="auto"/>
              <w:bottom w:val="single" w:sz="4" w:space="0" w:color="auto"/>
              <w:right w:val="single" w:sz="4" w:space="0" w:color="auto"/>
            </w:tcBorders>
          </w:tcPr>
          <w:p w14:paraId="6826694F"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4E4E51D2" w14:textId="3DDFC7A8"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060D796A"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0849A2A" w14:textId="163839C8"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4A1AE9FD"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058F799D"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7F833955"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6C392252" w14:textId="177F08D9"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66E69D05"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3822C520" w14:textId="77777777" w:rsidR="00E259D0" w:rsidRPr="00BA1158" w:rsidRDefault="00E259D0" w:rsidP="00BA1158">
            <w:pPr>
              <w:pStyle w:val="NoSpacing"/>
              <w:rPr>
                <w:sz w:val="20"/>
              </w:rPr>
            </w:pPr>
          </w:p>
        </w:tc>
      </w:tr>
      <w:tr w:rsidR="00E259D0" w:rsidRPr="00BA1158" w14:paraId="3F33326E"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5B85C627" w14:textId="77777777" w:rsidR="00E259D0" w:rsidRPr="00BA1158" w:rsidRDefault="00E259D0" w:rsidP="00BA1158">
            <w:pPr>
              <w:pStyle w:val="NoSpacing"/>
              <w:rPr>
                <w:sz w:val="20"/>
              </w:rPr>
            </w:pPr>
            <w:proofErr w:type="spellStart"/>
            <w:r w:rsidRPr="00BA1158">
              <w:rPr>
                <w:sz w:val="20"/>
              </w:rPr>
              <w:t>i</w:t>
            </w:r>
            <w:proofErr w:type="spellEnd"/>
          </w:p>
        </w:tc>
        <w:tc>
          <w:tcPr>
            <w:tcW w:w="1565" w:type="dxa"/>
            <w:tcBorders>
              <w:top w:val="single" w:sz="4" w:space="0" w:color="auto"/>
              <w:left w:val="single" w:sz="4" w:space="0" w:color="auto"/>
              <w:bottom w:val="single" w:sz="4" w:space="0" w:color="auto"/>
              <w:right w:val="single" w:sz="4" w:space="0" w:color="auto"/>
            </w:tcBorders>
          </w:tcPr>
          <w:p w14:paraId="360FAF98" w14:textId="77777777" w:rsidR="00E259D0" w:rsidRPr="00E259D0" w:rsidRDefault="00E259D0" w:rsidP="00BA1158">
            <w:pPr>
              <w:pStyle w:val="NoSpacing"/>
              <w:rPr>
                <w:sz w:val="20"/>
              </w:rPr>
            </w:pPr>
            <w:r w:rsidRPr="00E259D0">
              <w:rPr>
                <w:sz w:val="20"/>
              </w:rPr>
              <w:t>Rattan</w:t>
            </w:r>
          </w:p>
        </w:tc>
        <w:tc>
          <w:tcPr>
            <w:tcW w:w="1085" w:type="dxa"/>
            <w:tcBorders>
              <w:top w:val="single" w:sz="4" w:space="0" w:color="auto"/>
              <w:left w:val="single" w:sz="4" w:space="0" w:color="auto"/>
              <w:bottom w:val="single" w:sz="4" w:space="0" w:color="auto"/>
              <w:right w:val="single" w:sz="4" w:space="0" w:color="auto"/>
            </w:tcBorders>
          </w:tcPr>
          <w:p w14:paraId="1B0B6593"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4BB61A3F" w14:textId="5EBD5DFC"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A87EF25"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5EEB1B3" w14:textId="4DF77D1F"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412415D1"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2065BB15"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284FC681"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79C6EB65" w14:textId="29366F12"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5F416891"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6B556BA6" w14:textId="77777777" w:rsidR="00E259D0" w:rsidRPr="00BA1158" w:rsidRDefault="00E259D0" w:rsidP="00BA1158">
            <w:pPr>
              <w:pStyle w:val="NoSpacing"/>
              <w:rPr>
                <w:sz w:val="20"/>
              </w:rPr>
            </w:pPr>
          </w:p>
        </w:tc>
      </w:tr>
      <w:tr w:rsidR="00E259D0" w:rsidRPr="00BA1158" w14:paraId="6B004B08"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2A227324" w14:textId="77777777" w:rsidR="00E259D0" w:rsidRPr="00BA1158" w:rsidRDefault="00E259D0" w:rsidP="00BA1158">
            <w:pPr>
              <w:pStyle w:val="NoSpacing"/>
              <w:rPr>
                <w:sz w:val="20"/>
              </w:rPr>
            </w:pPr>
            <w:r w:rsidRPr="00BA1158">
              <w:rPr>
                <w:sz w:val="20"/>
              </w:rPr>
              <w:t>j</w:t>
            </w:r>
          </w:p>
        </w:tc>
        <w:tc>
          <w:tcPr>
            <w:tcW w:w="1565" w:type="dxa"/>
            <w:tcBorders>
              <w:top w:val="single" w:sz="4" w:space="0" w:color="auto"/>
              <w:left w:val="single" w:sz="4" w:space="0" w:color="auto"/>
              <w:bottom w:val="single" w:sz="4" w:space="0" w:color="auto"/>
              <w:right w:val="single" w:sz="4" w:space="0" w:color="auto"/>
            </w:tcBorders>
          </w:tcPr>
          <w:p w14:paraId="06A7E301" w14:textId="77777777" w:rsidR="00E259D0" w:rsidRPr="00E259D0" w:rsidRDefault="00E259D0" w:rsidP="00BA1158">
            <w:pPr>
              <w:pStyle w:val="NoSpacing"/>
              <w:rPr>
                <w:sz w:val="20"/>
              </w:rPr>
            </w:pPr>
            <w:r w:rsidRPr="00E259D0">
              <w:rPr>
                <w:sz w:val="20"/>
              </w:rPr>
              <w:t>Plant medicines</w:t>
            </w:r>
          </w:p>
        </w:tc>
        <w:tc>
          <w:tcPr>
            <w:tcW w:w="1085" w:type="dxa"/>
            <w:tcBorders>
              <w:top w:val="single" w:sz="4" w:space="0" w:color="auto"/>
              <w:left w:val="single" w:sz="4" w:space="0" w:color="auto"/>
              <w:bottom w:val="single" w:sz="4" w:space="0" w:color="auto"/>
              <w:right w:val="single" w:sz="4" w:space="0" w:color="auto"/>
            </w:tcBorders>
          </w:tcPr>
          <w:p w14:paraId="2374B42A"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088CD2B7" w14:textId="180BDD20"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C25DD03"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147F056" w14:textId="3BEE32F6"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1FDBF2C7"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3FD8679"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78C7EF5B"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401CA30E" w14:textId="07A5A56D"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25A8146C"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3C243FE3" w14:textId="77777777" w:rsidR="00E259D0" w:rsidRPr="00BA1158" w:rsidRDefault="00E259D0" w:rsidP="00BA1158">
            <w:pPr>
              <w:pStyle w:val="NoSpacing"/>
              <w:rPr>
                <w:sz w:val="20"/>
              </w:rPr>
            </w:pPr>
          </w:p>
        </w:tc>
      </w:tr>
      <w:tr w:rsidR="00E259D0" w:rsidRPr="00BA1158" w14:paraId="41F1B09F"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054B714A" w14:textId="77777777" w:rsidR="00E259D0" w:rsidRPr="00BA1158" w:rsidRDefault="00E259D0" w:rsidP="00BA1158">
            <w:pPr>
              <w:pStyle w:val="NoSpacing"/>
              <w:rPr>
                <w:sz w:val="20"/>
              </w:rPr>
            </w:pPr>
            <w:r w:rsidRPr="00BA1158">
              <w:rPr>
                <w:sz w:val="20"/>
              </w:rPr>
              <w:t>k</w:t>
            </w:r>
          </w:p>
        </w:tc>
        <w:tc>
          <w:tcPr>
            <w:tcW w:w="1565" w:type="dxa"/>
            <w:tcBorders>
              <w:top w:val="single" w:sz="4" w:space="0" w:color="auto"/>
              <w:left w:val="single" w:sz="4" w:space="0" w:color="auto"/>
              <w:bottom w:val="single" w:sz="4" w:space="0" w:color="auto"/>
              <w:right w:val="single" w:sz="4" w:space="0" w:color="auto"/>
            </w:tcBorders>
          </w:tcPr>
          <w:p w14:paraId="3A45CF44" w14:textId="77777777" w:rsidR="00E259D0" w:rsidRPr="00E259D0" w:rsidRDefault="00E259D0" w:rsidP="00BA1158">
            <w:pPr>
              <w:pStyle w:val="NoSpacing"/>
              <w:rPr>
                <w:sz w:val="20"/>
              </w:rPr>
            </w:pPr>
            <w:r w:rsidRPr="00E259D0">
              <w:rPr>
                <w:sz w:val="20"/>
              </w:rPr>
              <w:t>Herbs and spices</w:t>
            </w:r>
          </w:p>
        </w:tc>
        <w:tc>
          <w:tcPr>
            <w:tcW w:w="1085" w:type="dxa"/>
            <w:tcBorders>
              <w:top w:val="single" w:sz="4" w:space="0" w:color="auto"/>
              <w:left w:val="single" w:sz="4" w:space="0" w:color="auto"/>
              <w:bottom w:val="single" w:sz="4" w:space="0" w:color="auto"/>
              <w:right w:val="single" w:sz="4" w:space="0" w:color="auto"/>
            </w:tcBorders>
          </w:tcPr>
          <w:p w14:paraId="11ACB0EA"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47F13993" w14:textId="10017C25"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76FA569B"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A98E3EB" w14:textId="139C872C"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766C7A7F"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3AA448F5"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675D76DB"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4B8FAB5B" w14:textId="45584BB7"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61AD9F6B"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5CC9B226" w14:textId="77777777" w:rsidR="00E259D0" w:rsidRPr="00BA1158" w:rsidRDefault="00E259D0" w:rsidP="00BA1158">
            <w:pPr>
              <w:pStyle w:val="NoSpacing"/>
              <w:rPr>
                <w:sz w:val="20"/>
              </w:rPr>
            </w:pPr>
          </w:p>
        </w:tc>
      </w:tr>
      <w:tr w:rsidR="00E259D0" w:rsidRPr="00BA1158" w14:paraId="61B1E6F5"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7011A9D0" w14:textId="77777777" w:rsidR="00E259D0" w:rsidRPr="00BA1158" w:rsidRDefault="00E259D0" w:rsidP="00BA1158">
            <w:pPr>
              <w:pStyle w:val="NoSpacing"/>
              <w:rPr>
                <w:sz w:val="20"/>
              </w:rPr>
            </w:pPr>
            <w:r w:rsidRPr="00BA1158">
              <w:rPr>
                <w:sz w:val="20"/>
              </w:rPr>
              <w:t>l</w:t>
            </w:r>
          </w:p>
        </w:tc>
        <w:tc>
          <w:tcPr>
            <w:tcW w:w="1565" w:type="dxa"/>
            <w:tcBorders>
              <w:top w:val="single" w:sz="4" w:space="0" w:color="auto"/>
              <w:left w:val="single" w:sz="4" w:space="0" w:color="auto"/>
              <w:bottom w:val="single" w:sz="4" w:space="0" w:color="auto"/>
              <w:right w:val="single" w:sz="4" w:space="0" w:color="auto"/>
            </w:tcBorders>
          </w:tcPr>
          <w:p w14:paraId="70AC7989" w14:textId="77777777" w:rsidR="00E259D0" w:rsidRPr="00E259D0" w:rsidRDefault="00E259D0" w:rsidP="00BA1158">
            <w:pPr>
              <w:pStyle w:val="NoSpacing"/>
              <w:rPr>
                <w:sz w:val="20"/>
              </w:rPr>
            </w:pPr>
            <w:r w:rsidRPr="00E259D0">
              <w:rPr>
                <w:sz w:val="20"/>
              </w:rPr>
              <w:t>Dying/tanning</w:t>
            </w:r>
          </w:p>
        </w:tc>
        <w:tc>
          <w:tcPr>
            <w:tcW w:w="1085" w:type="dxa"/>
            <w:tcBorders>
              <w:top w:val="single" w:sz="4" w:space="0" w:color="auto"/>
              <w:left w:val="single" w:sz="4" w:space="0" w:color="auto"/>
              <w:bottom w:val="single" w:sz="4" w:space="0" w:color="auto"/>
              <w:right w:val="single" w:sz="4" w:space="0" w:color="auto"/>
            </w:tcBorders>
          </w:tcPr>
          <w:p w14:paraId="443CA682"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3DE4E2BB" w14:textId="56B4A8C5"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ECE614E"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12D909C" w14:textId="7CD97E47"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4C115A55"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0C3486B"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479F4CF6"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6EBE187F" w14:textId="0D426813"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0DBEA1FF"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65596FCD" w14:textId="77777777" w:rsidR="00E259D0" w:rsidRPr="00BA1158" w:rsidRDefault="00E259D0" w:rsidP="00BA1158">
            <w:pPr>
              <w:pStyle w:val="NoSpacing"/>
              <w:rPr>
                <w:sz w:val="20"/>
              </w:rPr>
            </w:pPr>
          </w:p>
        </w:tc>
      </w:tr>
      <w:tr w:rsidR="00E259D0" w:rsidRPr="00BA1158" w14:paraId="58AFE900"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00F63EB1" w14:textId="77777777" w:rsidR="00E259D0" w:rsidRPr="00BA1158" w:rsidRDefault="00E259D0" w:rsidP="00BA1158">
            <w:pPr>
              <w:pStyle w:val="NoSpacing"/>
              <w:rPr>
                <w:sz w:val="20"/>
              </w:rPr>
            </w:pPr>
            <w:r w:rsidRPr="00BA1158">
              <w:rPr>
                <w:sz w:val="20"/>
              </w:rPr>
              <w:t>m</w:t>
            </w:r>
          </w:p>
        </w:tc>
        <w:tc>
          <w:tcPr>
            <w:tcW w:w="1565" w:type="dxa"/>
            <w:tcBorders>
              <w:top w:val="single" w:sz="4" w:space="0" w:color="auto"/>
              <w:left w:val="single" w:sz="4" w:space="0" w:color="auto"/>
              <w:bottom w:val="single" w:sz="4" w:space="0" w:color="auto"/>
              <w:right w:val="single" w:sz="4" w:space="0" w:color="auto"/>
            </w:tcBorders>
          </w:tcPr>
          <w:p w14:paraId="01CFBF2E" w14:textId="77777777" w:rsidR="00E259D0" w:rsidRPr="00E259D0" w:rsidRDefault="00E259D0" w:rsidP="00BA1158">
            <w:pPr>
              <w:pStyle w:val="NoSpacing"/>
              <w:rPr>
                <w:sz w:val="20"/>
              </w:rPr>
            </w:pPr>
            <w:r w:rsidRPr="00E259D0">
              <w:rPr>
                <w:sz w:val="20"/>
              </w:rPr>
              <w:t>Seeds (for regeneration purposes)</w:t>
            </w:r>
          </w:p>
        </w:tc>
        <w:tc>
          <w:tcPr>
            <w:tcW w:w="1085" w:type="dxa"/>
            <w:tcBorders>
              <w:top w:val="single" w:sz="4" w:space="0" w:color="auto"/>
              <w:left w:val="single" w:sz="4" w:space="0" w:color="auto"/>
              <w:bottom w:val="single" w:sz="4" w:space="0" w:color="auto"/>
              <w:right w:val="single" w:sz="4" w:space="0" w:color="auto"/>
            </w:tcBorders>
          </w:tcPr>
          <w:p w14:paraId="76145ACB"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3C1FED6E" w14:textId="127A4FED"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282EDA5"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8CDC77F" w14:textId="0E77BC63"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796B1602"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1C383C22"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0B8876CE"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3467A7B7" w14:textId="6FD9A47E"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0799D646"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33BDF726" w14:textId="77777777" w:rsidR="00E259D0" w:rsidRPr="00BA1158" w:rsidRDefault="00E259D0" w:rsidP="00BA1158">
            <w:pPr>
              <w:pStyle w:val="NoSpacing"/>
              <w:rPr>
                <w:sz w:val="20"/>
              </w:rPr>
            </w:pPr>
          </w:p>
        </w:tc>
      </w:tr>
      <w:tr w:rsidR="00E259D0" w:rsidRPr="00BA1158" w14:paraId="69B90B14"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6F8A9C6F" w14:textId="77777777" w:rsidR="00E259D0" w:rsidRPr="00BA1158" w:rsidRDefault="00E259D0" w:rsidP="00BA1158">
            <w:pPr>
              <w:pStyle w:val="NoSpacing"/>
              <w:rPr>
                <w:sz w:val="20"/>
              </w:rPr>
            </w:pPr>
            <w:r w:rsidRPr="00BA1158">
              <w:rPr>
                <w:sz w:val="20"/>
              </w:rPr>
              <w:t>n</w:t>
            </w:r>
          </w:p>
        </w:tc>
        <w:tc>
          <w:tcPr>
            <w:tcW w:w="1565" w:type="dxa"/>
            <w:tcBorders>
              <w:top w:val="single" w:sz="4" w:space="0" w:color="auto"/>
              <w:left w:val="single" w:sz="4" w:space="0" w:color="auto"/>
              <w:bottom w:val="single" w:sz="4" w:space="0" w:color="auto"/>
              <w:right w:val="single" w:sz="4" w:space="0" w:color="auto"/>
            </w:tcBorders>
          </w:tcPr>
          <w:p w14:paraId="33A03CB2" w14:textId="77777777" w:rsidR="00E259D0" w:rsidRPr="00E259D0" w:rsidRDefault="00E259D0" w:rsidP="00BA1158">
            <w:pPr>
              <w:pStyle w:val="NoSpacing"/>
              <w:rPr>
                <w:sz w:val="20"/>
              </w:rPr>
            </w:pPr>
            <w:r w:rsidRPr="00E259D0">
              <w:rPr>
                <w:sz w:val="20"/>
              </w:rPr>
              <w:t xml:space="preserve">Fibers (for rope, </w:t>
            </w:r>
            <w:proofErr w:type="spellStart"/>
            <w:r w:rsidRPr="00E259D0">
              <w:rPr>
                <w:sz w:val="20"/>
              </w:rPr>
              <w:t>etc</w:t>
            </w:r>
            <w:proofErr w:type="spellEnd"/>
            <w:r w:rsidRPr="00E259D0">
              <w:rPr>
                <w:sz w:val="20"/>
              </w:rPr>
              <w:t>)</w:t>
            </w:r>
          </w:p>
        </w:tc>
        <w:tc>
          <w:tcPr>
            <w:tcW w:w="1085" w:type="dxa"/>
            <w:tcBorders>
              <w:top w:val="single" w:sz="4" w:space="0" w:color="auto"/>
              <w:left w:val="single" w:sz="4" w:space="0" w:color="auto"/>
              <w:bottom w:val="single" w:sz="4" w:space="0" w:color="auto"/>
              <w:right w:val="single" w:sz="4" w:space="0" w:color="auto"/>
            </w:tcBorders>
          </w:tcPr>
          <w:p w14:paraId="4DDE49AE"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67B55493" w14:textId="64F206A4"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1D492A48"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CF14DC3" w14:textId="13E397F4"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004115E0"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BF0D25E"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0441EACE"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40C34F7E" w14:textId="4DE278D2"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1FCD79DB"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28C87B4F" w14:textId="77777777" w:rsidR="00E259D0" w:rsidRPr="00BA1158" w:rsidRDefault="00E259D0" w:rsidP="00BA1158">
            <w:pPr>
              <w:pStyle w:val="NoSpacing"/>
              <w:rPr>
                <w:sz w:val="20"/>
              </w:rPr>
            </w:pPr>
          </w:p>
        </w:tc>
      </w:tr>
      <w:tr w:rsidR="00E259D0" w:rsidRPr="00BA1158" w14:paraId="76632AA5"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7AEAF938" w14:textId="77777777" w:rsidR="00E259D0" w:rsidRPr="00BA1158" w:rsidRDefault="00E259D0" w:rsidP="00BA1158">
            <w:pPr>
              <w:pStyle w:val="NoSpacing"/>
              <w:rPr>
                <w:sz w:val="20"/>
              </w:rPr>
            </w:pPr>
            <w:r w:rsidRPr="00BA1158">
              <w:rPr>
                <w:sz w:val="20"/>
              </w:rPr>
              <w:t>o</w:t>
            </w:r>
          </w:p>
        </w:tc>
        <w:tc>
          <w:tcPr>
            <w:tcW w:w="1565" w:type="dxa"/>
            <w:tcBorders>
              <w:top w:val="single" w:sz="4" w:space="0" w:color="auto"/>
              <w:left w:val="single" w:sz="4" w:space="0" w:color="auto"/>
              <w:bottom w:val="single" w:sz="4" w:space="0" w:color="auto"/>
              <w:right w:val="single" w:sz="4" w:space="0" w:color="auto"/>
            </w:tcBorders>
          </w:tcPr>
          <w:p w14:paraId="2367DC52" w14:textId="77777777" w:rsidR="00E259D0" w:rsidRPr="00E259D0" w:rsidRDefault="00E259D0" w:rsidP="00BA1158">
            <w:pPr>
              <w:pStyle w:val="NoSpacing"/>
              <w:rPr>
                <w:sz w:val="20"/>
              </w:rPr>
            </w:pPr>
            <w:r w:rsidRPr="00E259D0">
              <w:rPr>
                <w:sz w:val="20"/>
              </w:rPr>
              <w:t>Other plant products</w:t>
            </w:r>
          </w:p>
        </w:tc>
        <w:tc>
          <w:tcPr>
            <w:tcW w:w="1085" w:type="dxa"/>
            <w:tcBorders>
              <w:top w:val="single" w:sz="4" w:space="0" w:color="auto"/>
              <w:left w:val="single" w:sz="4" w:space="0" w:color="auto"/>
              <w:bottom w:val="single" w:sz="4" w:space="0" w:color="auto"/>
              <w:right w:val="single" w:sz="4" w:space="0" w:color="auto"/>
            </w:tcBorders>
          </w:tcPr>
          <w:p w14:paraId="7603CBEF"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22110D92" w14:textId="706F2881"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C94C323"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99C05C0" w14:textId="1AE7E04E"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019572D7"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D635EA5"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619FE35E"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4832D727" w14:textId="48723D20"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6174D818"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5A930442" w14:textId="77777777" w:rsidR="00E259D0" w:rsidRPr="00BA1158" w:rsidRDefault="00E259D0" w:rsidP="00BA1158">
            <w:pPr>
              <w:pStyle w:val="NoSpacing"/>
              <w:rPr>
                <w:sz w:val="20"/>
              </w:rPr>
            </w:pPr>
          </w:p>
        </w:tc>
      </w:tr>
      <w:tr w:rsidR="00E259D0" w:rsidRPr="00BA1158" w14:paraId="1244F9A3"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5567FDF1" w14:textId="77777777" w:rsidR="00E259D0" w:rsidRPr="00BA1158" w:rsidRDefault="00E259D0" w:rsidP="00BA1158">
            <w:pPr>
              <w:pStyle w:val="NoSpacing"/>
              <w:rPr>
                <w:sz w:val="20"/>
              </w:rPr>
            </w:pPr>
            <w:r w:rsidRPr="00BA1158">
              <w:rPr>
                <w:sz w:val="20"/>
              </w:rPr>
              <w:t>p</w:t>
            </w:r>
          </w:p>
        </w:tc>
        <w:tc>
          <w:tcPr>
            <w:tcW w:w="1565" w:type="dxa"/>
            <w:tcBorders>
              <w:top w:val="single" w:sz="4" w:space="0" w:color="auto"/>
              <w:left w:val="single" w:sz="4" w:space="0" w:color="auto"/>
              <w:bottom w:val="single" w:sz="4" w:space="0" w:color="auto"/>
              <w:right w:val="single" w:sz="4" w:space="0" w:color="auto"/>
            </w:tcBorders>
          </w:tcPr>
          <w:p w14:paraId="1185E616" w14:textId="77777777" w:rsidR="00E259D0" w:rsidRPr="00E259D0" w:rsidRDefault="00E259D0" w:rsidP="00BA1158">
            <w:pPr>
              <w:pStyle w:val="NoSpacing"/>
              <w:rPr>
                <w:sz w:val="20"/>
              </w:rPr>
            </w:pPr>
            <w:r w:rsidRPr="00E259D0">
              <w:rPr>
                <w:sz w:val="20"/>
              </w:rPr>
              <w:t xml:space="preserve">Wildlife </w:t>
            </w:r>
            <w:r w:rsidRPr="00E259D0">
              <w:rPr>
                <w:sz w:val="20"/>
              </w:rPr>
              <w:lastRenderedPageBreak/>
              <w:t xml:space="preserve">(including </w:t>
            </w:r>
            <w:proofErr w:type="spellStart"/>
            <w:r w:rsidRPr="00E259D0">
              <w:rPr>
                <w:sz w:val="20"/>
              </w:rPr>
              <w:t>bushmeat</w:t>
            </w:r>
            <w:proofErr w:type="spellEnd"/>
            <w:r w:rsidRPr="00E259D0">
              <w:rPr>
                <w:sz w:val="20"/>
              </w:rPr>
              <w:t>)</w:t>
            </w:r>
          </w:p>
        </w:tc>
        <w:tc>
          <w:tcPr>
            <w:tcW w:w="1085" w:type="dxa"/>
            <w:tcBorders>
              <w:top w:val="single" w:sz="4" w:space="0" w:color="auto"/>
              <w:left w:val="single" w:sz="4" w:space="0" w:color="auto"/>
              <w:bottom w:val="single" w:sz="4" w:space="0" w:color="auto"/>
              <w:right w:val="single" w:sz="4" w:space="0" w:color="auto"/>
            </w:tcBorders>
          </w:tcPr>
          <w:p w14:paraId="255B91B5"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226DC993" w14:textId="72F85E62"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12E9222C"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A1EFF15" w14:textId="020EF567"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622C8CF6"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6228AC61"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32783411"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4D69FE79" w14:textId="0A4920B3"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76543DBF"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18D1C7C4" w14:textId="77777777" w:rsidR="00E259D0" w:rsidRPr="00BA1158" w:rsidRDefault="00E259D0" w:rsidP="00BA1158">
            <w:pPr>
              <w:pStyle w:val="NoSpacing"/>
              <w:rPr>
                <w:sz w:val="20"/>
              </w:rPr>
            </w:pPr>
          </w:p>
        </w:tc>
      </w:tr>
      <w:tr w:rsidR="00E259D0" w:rsidRPr="00BA1158" w14:paraId="769D3398"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7B29AC51" w14:textId="77777777" w:rsidR="00E259D0" w:rsidRPr="00BA1158" w:rsidRDefault="00E259D0" w:rsidP="00BA1158">
            <w:pPr>
              <w:pStyle w:val="NoSpacing"/>
              <w:rPr>
                <w:sz w:val="20"/>
              </w:rPr>
            </w:pPr>
            <w:r w:rsidRPr="00BA1158">
              <w:rPr>
                <w:sz w:val="20"/>
              </w:rPr>
              <w:lastRenderedPageBreak/>
              <w:t>q</w:t>
            </w:r>
          </w:p>
        </w:tc>
        <w:tc>
          <w:tcPr>
            <w:tcW w:w="1565" w:type="dxa"/>
            <w:tcBorders>
              <w:top w:val="single" w:sz="4" w:space="0" w:color="auto"/>
              <w:left w:val="single" w:sz="4" w:space="0" w:color="auto"/>
              <w:bottom w:val="single" w:sz="4" w:space="0" w:color="auto"/>
              <w:right w:val="single" w:sz="4" w:space="0" w:color="auto"/>
            </w:tcBorders>
          </w:tcPr>
          <w:p w14:paraId="08C491EB" w14:textId="77777777" w:rsidR="00E259D0" w:rsidRPr="00BA1158" w:rsidRDefault="00E259D0" w:rsidP="00BA1158">
            <w:pPr>
              <w:pStyle w:val="NoSpacing"/>
              <w:rPr>
                <w:sz w:val="20"/>
              </w:rPr>
            </w:pPr>
            <w:r w:rsidRPr="00BA1158">
              <w:rPr>
                <w:sz w:val="20"/>
              </w:rPr>
              <w:t xml:space="preserve">Beekeeping activities (e.g. honey) </w:t>
            </w:r>
          </w:p>
        </w:tc>
        <w:tc>
          <w:tcPr>
            <w:tcW w:w="1085" w:type="dxa"/>
            <w:tcBorders>
              <w:top w:val="single" w:sz="4" w:space="0" w:color="auto"/>
              <w:left w:val="single" w:sz="4" w:space="0" w:color="auto"/>
              <w:bottom w:val="single" w:sz="4" w:space="0" w:color="auto"/>
              <w:right w:val="single" w:sz="4" w:space="0" w:color="auto"/>
            </w:tcBorders>
          </w:tcPr>
          <w:p w14:paraId="04ED0E44"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2DB1E460" w14:textId="5514CC26"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6E96032"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BD90D4B" w14:textId="14D0BCD8"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60DFCCC9"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04C0335C"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1AD8CD4F"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5C7EF8F5" w14:textId="075D2172"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0E21B31D"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3DE1066C" w14:textId="77777777" w:rsidR="00E259D0" w:rsidRPr="00BA1158" w:rsidRDefault="00E259D0" w:rsidP="00BA1158">
            <w:pPr>
              <w:pStyle w:val="NoSpacing"/>
              <w:rPr>
                <w:sz w:val="20"/>
              </w:rPr>
            </w:pPr>
          </w:p>
        </w:tc>
      </w:tr>
      <w:tr w:rsidR="00E259D0" w:rsidRPr="00BA1158" w14:paraId="425FAC17"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07D150AC" w14:textId="77777777" w:rsidR="00E259D0" w:rsidRPr="00BA1158" w:rsidRDefault="00E259D0" w:rsidP="00BA1158">
            <w:pPr>
              <w:pStyle w:val="NoSpacing"/>
              <w:rPr>
                <w:sz w:val="20"/>
              </w:rPr>
            </w:pPr>
            <w:r w:rsidRPr="00BA1158">
              <w:rPr>
                <w:sz w:val="20"/>
              </w:rPr>
              <w:t>r</w:t>
            </w:r>
          </w:p>
        </w:tc>
        <w:tc>
          <w:tcPr>
            <w:tcW w:w="1565" w:type="dxa"/>
            <w:tcBorders>
              <w:top w:val="single" w:sz="4" w:space="0" w:color="auto"/>
              <w:left w:val="single" w:sz="4" w:space="0" w:color="auto"/>
              <w:bottom w:val="single" w:sz="4" w:space="0" w:color="auto"/>
              <w:right w:val="single" w:sz="4" w:space="0" w:color="auto"/>
            </w:tcBorders>
          </w:tcPr>
          <w:p w14:paraId="0410931B" w14:textId="77777777" w:rsidR="00E259D0" w:rsidRPr="00BA1158" w:rsidRDefault="00E259D0" w:rsidP="00BA1158">
            <w:pPr>
              <w:pStyle w:val="NoSpacing"/>
              <w:rPr>
                <w:sz w:val="20"/>
              </w:rPr>
            </w:pPr>
            <w:r w:rsidRPr="00BA1158">
              <w:rPr>
                <w:sz w:val="20"/>
              </w:rPr>
              <w:t>Caterpillar</w:t>
            </w:r>
          </w:p>
        </w:tc>
        <w:tc>
          <w:tcPr>
            <w:tcW w:w="1085" w:type="dxa"/>
            <w:tcBorders>
              <w:top w:val="single" w:sz="4" w:space="0" w:color="auto"/>
              <w:left w:val="single" w:sz="4" w:space="0" w:color="auto"/>
              <w:bottom w:val="single" w:sz="4" w:space="0" w:color="auto"/>
              <w:right w:val="single" w:sz="4" w:space="0" w:color="auto"/>
            </w:tcBorders>
          </w:tcPr>
          <w:p w14:paraId="2C566103"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50C9F017" w14:textId="113CEB09"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6B396299"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6C3F3B0" w14:textId="621C1AB4"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26685625"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0BBD8D8E"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65123A8D"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01EC3856" w14:textId="53043FD9"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5E39F41C"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7056D134" w14:textId="77777777" w:rsidR="00E259D0" w:rsidRPr="00BA1158" w:rsidRDefault="00E259D0" w:rsidP="00BA1158">
            <w:pPr>
              <w:pStyle w:val="NoSpacing"/>
              <w:rPr>
                <w:sz w:val="20"/>
              </w:rPr>
            </w:pPr>
          </w:p>
        </w:tc>
      </w:tr>
      <w:tr w:rsidR="00E259D0" w:rsidRPr="00BA1158" w14:paraId="22376F35" w14:textId="77777777" w:rsidTr="00A60636">
        <w:trPr>
          <w:jc w:val="center"/>
        </w:trPr>
        <w:tc>
          <w:tcPr>
            <w:tcW w:w="431" w:type="dxa"/>
            <w:tcBorders>
              <w:top w:val="single" w:sz="4" w:space="0" w:color="auto"/>
              <w:left w:val="single" w:sz="4" w:space="0" w:color="auto"/>
              <w:bottom w:val="single" w:sz="4" w:space="0" w:color="auto"/>
              <w:right w:val="single" w:sz="4" w:space="0" w:color="auto"/>
            </w:tcBorders>
          </w:tcPr>
          <w:p w14:paraId="6B59C9EA" w14:textId="77777777" w:rsidR="00E259D0" w:rsidRPr="00BA1158" w:rsidRDefault="00E259D0" w:rsidP="00BA1158">
            <w:pPr>
              <w:pStyle w:val="NoSpacing"/>
              <w:rPr>
                <w:sz w:val="20"/>
              </w:rPr>
            </w:pPr>
            <w:r w:rsidRPr="00BA1158">
              <w:rPr>
                <w:sz w:val="20"/>
              </w:rPr>
              <w:t>s</w:t>
            </w:r>
          </w:p>
        </w:tc>
        <w:tc>
          <w:tcPr>
            <w:tcW w:w="1565" w:type="dxa"/>
            <w:tcBorders>
              <w:top w:val="single" w:sz="4" w:space="0" w:color="auto"/>
              <w:left w:val="single" w:sz="4" w:space="0" w:color="auto"/>
              <w:bottom w:val="single" w:sz="4" w:space="0" w:color="auto"/>
              <w:right w:val="single" w:sz="4" w:space="0" w:color="auto"/>
            </w:tcBorders>
          </w:tcPr>
          <w:p w14:paraId="6EA414DC" w14:textId="77777777" w:rsidR="00E259D0" w:rsidRPr="00BA1158" w:rsidRDefault="00E259D0" w:rsidP="00BA1158">
            <w:pPr>
              <w:pStyle w:val="NoSpacing"/>
              <w:rPr>
                <w:sz w:val="20"/>
              </w:rPr>
            </w:pPr>
            <w:r w:rsidRPr="00BA1158">
              <w:rPr>
                <w:sz w:val="20"/>
              </w:rPr>
              <w:t xml:space="preserve">Other, specify </w:t>
            </w:r>
          </w:p>
        </w:tc>
        <w:tc>
          <w:tcPr>
            <w:tcW w:w="1085" w:type="dxa"/>
            <w:tcBorders>
              <w:top w:val="single" w:sz="4" w:space="0" w:color="auto"/>
              <w:left w:val="single" w:sz="4" w:space="0" w:color="auto"/>
              <w:bottom w:val="single" w:sz="4" w:space="0" w:color="auto"/>
              <w:right w:val="single" w:sz="4" w:space="0" w:color="auto"/>
            </w:tcBorders>
          </w:tcPr>
          <w:p w14:paraId="5BF5EA0E" w14:textId="77777777" w:rsidR="00E259D0" w:rsidRPr="00BA1158" w:rsidRDefault="00E259D0" w:rsidP="00BA1158">
            <w:pPr>
              <w:pStyle w:val="NoSpacing"/>
              <w:rPr>
                <w:sz w:val="20"/>
              </w:rPr>
            </w:pPr>
          </w:p>
        </w:tc>
        <w:tc>
          <w:tcPr>
            <w:tcW w:w="1617" w:type="dxa"/>
            <w:tcBorders>
              <w:top w:val="single" w:sz="4" w:space="0" w:color="auto"/>
              <w:left w:val="single" w:sz="4" w:space="0" w:color="auto"/>
              <w:bottom w:val="single" w:sz="4" w:space="0" w:color="auto"/>
              <w:right w:val="single" w:sz="4" w:space="0" w:color="auto"/>
            </w:tcBorders>
          </w:tcPr>
          <w:p w14:paraId="7377D421" w14:textId="5B25FE27" w:rsidR="00E259D0" w:rsidRPr="00BA1158" w:rsidRDefault="00E259D0"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77BF9C56" w14:textId="77777777" w:rsidR="00E259D0" w:rsidRPr="00BA1158" w:rsidRDefault="00E259D0"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8694930" w14:textId="1388876A" w:rsidR="00E259D0" w:rsidRPr="00BA1158" w:rsidRDefault="00E259D0" w:rsidP="00BA1158">
            <w:pPr>
              <w:pStyle w:val="NoSpacing"/>
              <w:rPr>
                <w:sz w:val="20"/>
              </w:rPr>
            </w:pPr>
          </w:p>
        </w:tc>
        <w:tc>
          <w:tcPr>
            <w:tcW w:w="1530" w:type="dxa"/>
            <w:tcBorders>
              <w:top w:val="single" w:sz="4" w:space="0" w:color="auto"/>
              <w:left w:val="single" w:sz="4" w:space="0" w:color="auto"/>
              <w:bottom w:val="single" w:sz="4" w:space="0" w:color="auto"/>
              <w:right w:val="single" w:sz="4" w:space="0" w:color="auto"/>
            </w:tcBorders>
          </w:tcPr>
          <w:p w14:paraId="3A2980C4" w14:textId="77777777" w:rsidR="00E259D0" w:rsidRPr="00BA1158" w:rsidRDefault="00E259D0" w:rsidP="00BA115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653DC03C" w14:textId="77777777" w:rsidR="00E259D0" w:rsidRPr="00BA1158" w:rsidRDefault="00E259D0" w:rsidP="00BA1158">
            <w:pPr>
              <w:pStyle w:val="NoSpacing"/>
              <w:rPr>
                <w:sz w:val="20"/>
              </w:rPr>
            </w:pPr>
          </w:p>
        </w:tc>
        <w:tc>
          <w:tcPr>
            <w:tcW w:w="810" w:type="dxa"/>
            <w:tcBorders>
              <w:top w:val="single" w:sz="4" w:space="0" w:color="auto"/>
              <w:left w:val="single" w:sz="4" w:space="0" w:color="auto"/>
              <w:bottom w:val="single" w:sz="4" w:space="0" w:color="auto"/>
              <w:right w:val="single" w:sz="4" w:space="0" w:color="auto"/>
            </w:tcBorders>
          </w:tcPr>
          <w:p w14:paraId="5CE186FB" w14:textId="77777777" w:rsidR="00E259D0" w:rsidRPr="00BA1158" w:rsidRDefault="00E259D0" w:rsidP="00BA1158">
            <w:pPr>
              <w:pStyle w:val="NoSpacing"/>
              <w:rPr>
                <w:sz w:val="20"/>
              </w:rPr>
            </w:pPr>
          </w:p>
        </w:tc>
        <w:tc>
          <w:tcPr>
            <w:tcW w:w="720" w:type="dxa"/>
            <w:tcBorders>
              <w:top w:val="single" w:sz="4" w:space="0" w:color="auto"/>
              <w:left w:val="single" w:sz="4" w:space="0" w:color="auto"/>
              <w:bottom w:val="single" w:sz="4" w:space="0" w:color="auto"/>
              <w:right w:val="single" w:sz="4" w:space="0" w:color="auto"/>
            </w:tcBorders>
          </w:tcPr>
          <w:p w14:paraId="0D04A042" w14:textId="18284B68" w:rsidR="00E259D0" w:rsidRPr="00BA1158" w:rsidRDefault="00E259D0" w:rsidP="00BA1158">
            <w:pPr>
              <w:pStyle w:val="NoSpacing"/>
              <w:rPr>
                <w:sz w:val="20"/>
              </w:rPr>
            </w:pPr>
          </w:p>
        </w:tc>
        <w:tc>
          <w:tcPr>
            <w:tcW w:w="1890" w:type="dxa"/>
            <w:tcBorders>
              <w:top w:val="single" w:sz="4" w:space="0" w:color="auto"/>
              <w:left w:val="single" w:sz="4" w:space="0" w:color="auto"/>
              <w:bottom w:val="single" w:sz="4" w:space="0" w:color="auto"/>
              <w:right w:val="single" w:sz="4" w:space="0" w:color="auto"/>
            </w:tcBorders>
          </w:tcPr>
          <w:p w14:paraId="0584AB05" w14:textId="77777777" w:rsidR="00E259D0" w:rsidRPr="00BA1158" w:rsidRDefault="00E259D0" w:rsidP="00BA1158">
            <w:pPr>
              <w:pStyle w:val="NoSpacing"/>
              <w:rPr>
                <w:sz w:val="20"/>
              </w:rPr>
            </w:pPr>
          </w:p>
        </w:tc>
        <w:tc>
          <w:tcPr>
            <w:tcW w:w="1368" w:type="dxa"/>
            <w:tcBorders>
              <w:top w:val="single" w:sz="4" w:space="0" w:color="auto"/>
              <w:left w:val="single" w:sz="4" w:space="0" w:color="auto"/>
              <w:bottom w:val="single" w:sz="4" w:space="0" w:color="auto"/>
              <w:right w:val="single" w:sz="4" w:space="0" w:color="auto"/>
            </w:tcBorders>
          </w:tcPr>
          <w:p w14:paraId="4DA18448" w14:textId="77777777" w:rsidR="00E259D0" w:rsidRPr="00BA1158" w:rsidRDefault="00E259D0" w:rsidP="00BA1158">
            <w:pPr>
              <w:pStyle w:val="NoSpacing"/>
              <w:rPr>
                <w:sz w:val="20"/>
              </w:rPr>
            </w:pPr>
          </w:p>
        </w:tc>
      </w:tr>
    </w:tbl>
    <w:p w14:paraId="227B98EE" w14:textId="77777777" w:rsidR="00493292" w:rsidRDefault="00493292" w:rsidP="00E9297B">
      <w:pPr>
        <w:pStyle w:val="NoSpacing"/>
        <w:sectPr w:rsidR="00493292">
          <w:pgSz w:w="15840" w:h="12240" w:orient="landscape"/>
          <w:pgMar w:top="720" w:right="1440" w:bottom="720" w:left="1440" w:header="720" w:footer="720" w:gutter="0"/>
          <w:cols w:space="720"/>
          <w:docGrid w:linePitch="360"/>
        </w:sectPr>
      </w:pPr>
    </w:p>
    <w:tbl>
      <w:tblPr>
        <w:tblW w:w="15064" w:type="dxa"/>
        <w:jc w:val="center"/>
        <w:tblLayout w:type="fixed"/>
        <w:tblCellMar>
          <w:left w:w="72" w:type="dxa"/>
          <w:right w:w="72" w:type="dxa"/>
        </w:tblCellMar>
        <w:tblLook w:val="04A0" w:firstRow="1" w:lastRow="0" w:firstColumn="1" w:lastColumn="0" w:noHBand="0" w:noVBand="1"/>
      </w:tblPr>
      <w:tblGrid>
        <w:gridCol w:w="431"/>
        <w:gridCol w:w="2267"/>
        <w:gridCol w:w="1008"/>
        <w:gridCol w:w="1728"/>
        <w:gridCol w:w="684"/>
        <w:gridCol w:w="540"/>
        <w:gridCol w:w="1980"/>
        <w:gridCol w:w="1804"/>
        <w:gridCol w:w="1350"/>
        <w:gridCol w:w="1350"/>
        <w:gridCol w:w="1922"/>
      </w:tblGrid>
      <w:tr w:rsidR="00A60636" w:rsidRPr="00D97AE2" w14:paraId="477C5EF7" w14:textId="1A3163FB" w:rsidTr="00A60636">
        <w:trPr>
          <w:trHeight w:val="2240"/>
          <w:jc w:val="center"/>
        </w:trPr>
        <w:tc>
          <w:tcPr>
            <w:tcW w:w="431" w:type="dxa"/>
            <w:vMerge w:val="restart"/>
            <w:tcBorders>
              <w:top w:val="single" w:sz="4" w:space="0" w:color="auto"/>
              <w:left w:val="single" w:sz="4" w:space="0" w:color="auto"/>
              <w:right w:val="single" w:sz="4" w:space="0" w:color="auto"/>
            </w:tcBorders>
          </w:tcPr>
          <w:p w14:paraId="7AA698EE" w14:textId="77777777" w:rsidR="00A60636" w:rsidRPr="00D97AE2" w:rsidRDefault="00A60636" w:rsidP="00FF6265">
            <w:pPr>
              <w:pStyle w:val="NoSpacing"/>
              <w:rPr>
                <w:sz w:val="20"/>
                <w:szCs w:val="20"/>
              </w:rPr>
            </w:pPr>
          </w:p>
        </w:tc>
        <w:tc>
          <w:tcPr>
            <w:tcW w:w="2267" w:type="dxa"/>
            <w:vMerge w:val="restart"/>
            <w:tcBorders>
              <w:top w:val="single" w:sz="4" w:space="0" w:color="auto"/>
              <w:left w:val="single" w:sz="4" w:space="0" w:color="auto"/>
              <w:right w:val="single" w:sz="4" w:space="0" w:color="auto"/>
            </w:tcBorders>
          </w:tcPr>
          <w:p w14:paraId="6445E4AF" w14:textId="77777777" w:rsidR="00A60636" w:rsidRPr="00D97AE2" w:rsidRDefault="00A60636" w:rsidP="00FF6265">
            <w:pPr>
              <w:pStyle w:val="NoSpacing"/>
              <w:rPr>
                <w:sz w:val="20"/>
                <w:szCs w:val="20"/>
              </w:rPr>
            </w:pPr>
            <w:r w:rsidRPr="00D97AE2">
              <w:rPr>
                <w:sz w:val="20"/>
                <w:szCs w:val="20"/>
              </w:rPr>
              <w:t>Wood/forest products</w:t>
            </w:r>
          </w:p>
        </w:tc>
        <w:tc>
          <w:tcPr>
            <w:tcW w:w="1008" w:type="dxa"/>
            <w:tcBorders>
              <w:top w:val="single" w:sz="4" w:space="0" w:color="auto"/>
              <w:left w:val="single" w:sz="4" w:space="0" w:color="auto"/>
              <w:right w:val="single" w:sz="4" w:space="0" w:color="auto"/>
            </w:tcBorders>
          </w:tcPr>
          <w:p w14:paraId="1AE7AE03" w14:textId="77777777" w:rsidR="00A60636" w:rsidRDefault="00A60636" w:rsidP="00E259D0">
            <w:pPr>
              <w:pStyle w:val="NoSpacing"/>
              <w:rPr>
                <w:sz w:val="20"/>
              </w:rPr>
            </w:pPr>
            <w:r>
              <w:rPr>
                <w:sz w:val="20"/>
              </w:rPr>
              <w:t xml:space="preserve">G14. </w:t>
            </w:r>
            <w:r w:rsidRPr="00BA1158">
              <w:rPr>
                <w:sz w:val="20"/>
              </w:rPr>
              <w:t xml:space="preserve">Who is not allowed? </w:t>
            </w:r>
          </w:p>
          <w:p w14:paraId="450B6A21" w14:textId="77777777" w:rsidR="00A60636" w:rsidRDefault="00A60636" w:rsidP="00E259D0">
            <w:pPr>
              <w:pStyle w:val="NoSpacing"/>
              <w:rPr>
                <w:sz w:val="20"/>
              </w:rPr>
            </w:pPr>
          </w:p>
          <w:p w14:paraId="61F340F0" w14:textId="77777777" w:rsidR="00A60636" w:rsidRDefault="00A60636" w:rsidP="00E259D0">
            <w:pPr>
              <w:pStyle w:val="NoSpacing"/>
              <w:rPr>
                <w:i/>
                <w:sz w:val="20"/>
              </w:rPr>
            </w:pPr>
            <w:r>
              <w:rPr>
                <w:i/>
                <w:sz w:val="20"/>
              </w:rPr>
              <w:t>Select all that apply.</w:t>
            </w:r>
          </w:p>
          <w:p w14:paraId="3618187C" w14:textId="4C0F25EE" w:rsidR="00A60636" w:rsidRDefault="00A60636" w:rsidP="00E259D0">
            <w:pPr>
              <w:pStyle w:val="NoSpacing"/>
              <w:rPr>
                <w:sz w:val="20"/>
                <w:szCs w:val="20"/>
              </w:rPr>
            </w:pPr>
            <w:r>
              <w:rPr>
                <w:i/>
                <w:sz w:val="20"/>
              </w:rPr>
              <w:t>See codes 110 below</w:t>
            </w:r>
          </w:p>
        </w:tc>
        <w:tc>
          <w:tcPr>
            <w:tcW w:w="1728" w:type="dxa"/>
            <w:vMerge w:val="restart"/>
            <w:tcBorders>
              <w:top w:val="single" w:sz="4" w:space="0" w:color="auto"/>
              <w:left w:val="single" w:sz="4" w:space="0" w:color="auto"/>
              <w:right w:val="single" w:sz="4" w:space="0" w:color="auto"/>
            </w:tcBorders>
          </w:tcPr>
          <w:p w14:paraId="68630216" w14:textId="206DF9E2" w:rsidR="00A60636" w:rsidRPr="00D97AE2" w:rsidRDefault="00A60636" w:rsidP="00FF6265">
            <w:pPr>
              <w:pStyle w:val="NoSpacing"/>
              <w:rPr>
                <w:sz w:val="20"/>
                <w:szCs w:val="20"/>
              </w:rPr>
            </w:pPr>
            <w:r>
              <w:rPr>
                <w:sz w:val="20"/>
                <w:szCs w:val="20"/>
              </w:rPr>
              <w:t>G15</w:t>
            </w:r>
            <w:r w:rsidRPr="00D97AE2">
              <w:rPr>
                <w:sz w:val="20"/>
                <w:szCs w:val="20"/>
              </w:rPr>
              <w:t>. Are there government/ official legal r</w:t>
            </w:r>
            <w:r>
              <w:rPr>
                <w:sz w:val="20"/>
                <w:szCs w:val="20"/>
              </w:rPr>
              <w:t>ules about the quantity of &lt;</w:t>
            </w:r>
            <w:r w:rsidRPr="00D97AE2">
              <w:rPr>
                <w:sz w:val="20"/>
                <w:szCs w:val="20"/>
              </w:rPr>
              <w:t>product</w:t>
            </w:r>
            <w:r>
              <w:rPr>
                <w:sz w:val="20"/>
                <w:szCs w:val="20"/>
              </w:rPr>
              <w:t>&gt;</w:t>
            </w:r>
            <w:r w:rsidRPr="00D97AE2">
              <w:rPr>
                <w:sz w:val="20"/>
                <w:szCs w:val="20"/>
              </w:rPr>
              <w:t xml:space="preserve"> that can be harvested?</w:t>
            </w:r>
          </w:p>
          <w:p w14:paraId="3953F124" w14:textId="77777777" w:rsidR="00A60636" w:rsidRPr="00D97AE2" w:rsidRDefault="00A60636" w:rsidP="00FF6265">
            <w:pPr>
              <w:pStyle w:val="NoSpacing"/>
              <w:rPr>
                <w:sz w:val="20"/>
                <w:szCs w:val="20"/>
              </w:rPr>
            </w:pPr>
            <w:r w:rsidRPr="00D97AE2">
              <w:rPr>
                <w:sz w:val="20"/>
                <w:szCs w:val="20"/>
              </w:rPr>
              <w:t>0=No</w:t>
            </w:r>
          </w:p>
          <w:p w14:paraId="6456C22D" w14:textId="77777777" w:rsidR="00A60636" w:rsidRPr="00D97AE2" w:rsidRDefault="00A60636" w:rsidP="00FF6265">
            <w:pPr>
              <w:pStyle w:val="NoSpacing"/>
              <w:rPr>
                <w:sz w:val="20"/>
                <w:szCs w:val="20"/>
              </w:rPr>
            </w:pPr>
            <w:r w:rsidRPr="00D97AE2">
              <w:rPr>
                <w:sz w:val="20"/>
                <w:szCs w:val="20"/>
              </w:rPr>
              <w:t xml:space="preserve">1=Yes </w:t>
            </w:r>
          </w:p>
          <w:p w14:paraId="6F6418DA" w14:textId="77777777" w:rsidR="00A60636" w:rsidRPr="00D97AE2" w:rsidRDefault="00A60636" w:rsidP="00FF6265">
            <w:pPr>
              <w:pStyle w:val="NoSpacing"/>
              <w:rPr>
                <w:sz w:val="20"/>
                <w:szCs w:val="20"/>
              </w:rPr>
            </w:pPr>
            <w:r w:rsidRPr="00D97AE2">
              <w:rPr>
                <w:sz w:val="20"/>
                <w:szCs w:val="20"/>
              </w:rPr>
              <w:t>888=Don’t know</w:t>
            </w:r>
          </w:p>
          <w:p w14:paraId="6E1A6199" w14:textId="77777777" w:rsidR="00A60636" w:rsidRPr="00D97AE2" w:rsidRDefault="00A60636" w:rsidP="00FF6265">
            <w:pPr>
              <w:pStyle w:val="NoSpacing"/>
              <w:rPr>
                <w:sz w:val="20"/>
                <w:szCs w:val="20"/>
              </w:rPr>
            </w:pPr>
            <w:r w:rsidRPr="00D97AE2">
              <w:rPr>
                <w:sz w:val="20"/>
                <w:szCs w:val="20"/>
              </w:rPr>
              <w:t>999=Prefer not to respond</w:t>
            </w:r>
          </w:p>
        </w:tc>
        <w:tc>
          <w:tcPr>
            <w:tcW w:w="1224" w:type="dxa"/>
            <w:gridSpan w:val="2"/>
            <w:tcBorders>
              <w:top w:val="single" w:sz="4" w:space="0" w:color="auto"/>
              <w:left w:val="single" w:sz="4" w:space="0" w:color="auto"/>
              <w:bottom w:val="single" w:sz="4" w:space="0" w:color="auto"/>
              <w:right w:val="single" w:sz="4" w:space="0" w:color="auto"/>
            </w:tcBorders>
          </w:tcPr>
          <w:p w14:paraId="051F14E9" w14:textId="48317861" w:rsidR="00A60636" w:rsidRPr="00D97AE2" w:rsidRDefault="00A60636" w:rsidP="00E259D0">
            <w:pPr>
              <w:pStyle w:val="NoSpacing"/>
              <w:rPr>
                <w:sz w:val="20"/>
                <w:szCs w:val="20"/>
              </w:rPr>
            </w:pPr>
            <w:commentRangeStart w:id="57"/>
            <w:r>
              <w:rPr>
                <w:sz w:val="20"/>
                <w:szCs w:val="20"/>
              </w:rPr>
              <w:t>G16</w:t>
            </w:r>
            <w:r w:rsidRPr="00D97AE2">
              <w:rPr>
                <w:sz w:val="20"/>
                <w:szCs w:val="20"/>
              </w:rPr>
              <w:t>. How much can be harvested</w:t>
            </w:r>
            <w:r>
              <w:rPr>
                <w:sz w:val="20"/>
                <w:szCs w:val="20"/>
              </w:rPr>
              <w:t xml:space="preserve"> in one month</w:t>
            </w:r>
            <w:commentRangeEnd w:id="57"/>
            <w:r>
              <w:rPr>
                <w:rStyle w:val="CommentReference"/>
                <w:rFonts w:eastAsiaTheme="minorHAnsi" w:cstheme="minorBidi"/>
                <w:color w:val="auto"/>
              </w:rPr>
              <w:commentReference w:id="57"/>
            </w:r>
            <w:r w:rsidRPr="00D97AE2">
              <w:rPr>
                <w:sz w:val="20"/>
                <w:szCs w:val="20"/>
              </w:rPr>
              <w:t xml:space="preserve">? </w:t>
            </w:r>
          </w:p>
        </w:tc>
        <w:tc>
          <w:tcPr>
            <w:tcW w:w="1980" w:type="dxa"/>
            <w:vMerge w:val="restart"/>
            <w:tcBorders>
              <w:top w:val="single" w:sz="4" w:space="0" w:color="auto"/>
              <w:left w:val="single" w:sz="4" w:space="0" w:color="auto"/>
              <w:right w:val="single" w:sz="4" w:space="0" w:color="auto"/>
            </w:tcBorders>
          </w:tcPr>
          <w:p w14:paraId="1471D888" w14:textId="6B9D7CDD" w:rsidR="00A60636" w:rsidRPr="00D97AE2" w:rsidRDefault="00A60636" w:rsidP="00FF6265">
            <w:pPr>
              <w:pStyle w:val="NoSpacing"/>
              <w:rPr>
                <w:sz w:val="20"/>
                <w:szCs w:val="20"/>
              </w:rPr>
            </w:pPr>
            <w:r>
              <w:rPr>
                <w:sz w:val="20"/>
                <w:szCs w:val="20"/>
              </w:rPr>
              <w:t>G17</w:t>
            </w:r>
            <w:r w:rsidRPr="00D97AE2">
              <w:rPr>
                <w:sz w:val="20"/>
                <w:szCs w:val="20"/>
              </w:rPr>
              <w:t xml:space="preserve">. Are there government/ official legal rules about WHO is authorized to harvest </w:t>
            </w:r>
            <w:r>
              <w:rPr>
                <w:sz w:val="20"/>
                <w:szCs w:val="20"/>
              </w:rPr>
              <w:t>&lt;product&gt;?</w:t>
            </w:r>
          </w:p>
          <w:p w14:paraId="6E8CA17C" w14:textId="77777777" w:rsidR="00A60636" w:rsidRPr="00D97AE2" w:rsidRDefault="00A60636" w:rsidP="00FF6265">
            <w:pPr>
              <w:pStyle w:val="NoSpacing"/>
              <w:rPr>
                <w:sz w:val="20"/>
                <w:szCs w:val="20"/>
              </w:rPr>
            </w:pPr>
            <w:r w:rsidRPr="00D97AE2">
              <w:rPr>
                <w:sz w:val="20"/>
                <w:szCs w:val="20"/>
              </w:rPr>
              <w:t>0=No</w:t>
            </w:r>
          </w:p>
          <w:p w14:paraId="241C0836" w14:textId="77777777" w:rsidR="00A60636" w:rsidRPr="00D97AE2" w:rsidRDefault="00A60636" w:rsidP="00FF6265">
            <w:pPr>
              <w:pStyle w:val="NoSpacing"/>
              <w:rPr>
                <w:sz w:val="20"/>
                <w:szCs w:val="20"/>
              </w:rPr>
            </w:pPr>
            <w:r w:rsidRPr="00D97AE2">
              <w:rPr>
                <w:sz w:val="20"/>
                <w:szCs w:val="20"/>
              </w:rPr>
              <w:t xml:space="preserve">1=Yes </w:t>
            </w:r>
          </w:p>
          <w:p w14:paraId="6273C453" w14:textId="77777777" w:rsidR="00A60636" w:rsidRPr="00D97AE2" w:rsidRDefault="00A60636" w:rsidP="00FF6265">
            <w:pPr>
              <w:pStyle w:val="NoSpacing"/>
              <w:rPr>
                <w:sz w:val="20"/>
                <w:szCs w:val="20"/>
              </w:rPr>
            </w:pPr>
            <w:r w:rsidRPr="00D97AE2">
              <w:rPr>
                <w:sz w:val="20"/>
                <w:szCs w:val="20"/>
              </w:rPr>
              <w:t>888=Don’t know</w:t>
            </w:r>
          </w:p>
          <w:p w14:paraId="0E3F93A6" w14:textId="427F9B51" w:rsidR="00A60636" w:rsidRPr="00A60636" w:rsidRDefault="00A60636" w:rsidP="00FF6265">
            <w:pPr>
              <w:pStyle w:val="NoSpacing"/>
              <w:rPr>
                <w:sz w:val="20"/>
                <w:szCs w:val="20"/>
              </w:rPr>
            </w:pPr>
            <w:r w:rsidRPr="00D97AE2">
              <w:rPr>
                <w:sz w:val="20"/>
                <w:szCs w:val="20"/>
              </w:rPr>
              <w:t>999=Prefer not to respond</w:t>
            </w:r>
          </w:p>
        </w:tc>
        <w:tc>
          <w:tcPr>
            <w:tcW w:w="1804" w:type="dxa"/>
            <w:vMerge w:val="restart"/>
            <w:tcBorders>
              <w:top w:val="single" w:sz="4" w:space="0" w:color="auto"/>
              <w:left w:val="single" w:sz="4" w:space="0" w:color="auto"/>
              <w:right w:val="single" w:sz="4" w:space="0" w:color="auto"/>
            </w:tcBorders>
          </w:tcPr>
          <w:p w14:paraId="38100592" w14:textId="43EFE5D7" w:rsidR="00A60636" w:rsidRPr="00D97AE2" w:rsidRDefault="00A60636" w:rsidP="00F03027">
            <w:pPr>
              <w:pStyle w:val="NoSpacing"/>
              <w:rPr>
                <w:sz w:val="20"/>
                <w:szCs w:val="20"/>
              </w:rPr>
            </w:pPr>
            <w:r>
              <w:rPr>
                <w:sz w:val="20"/>
                <w:szCs w:val="20"/>
              </w:rPr>
              <w:t>G18</w:t>
            </w:r>
            <w:r w:rsidRPr="00D97AE2">
              <w:rPr>
                <w:sz w:val="20"/>
                <w:szCs w:val="20"/>
              </w:rPr>
              <w:t>. Who is allowed</w:t>
            </w:r>
            <w:r>
              <w:rPr>
                <w:sz w:val="20"/>
                <w:szCs w:val="20"/>
              </w:rPr>
              <w:t xml:space="preserve"> to harvest &lt;product&gt;</w:t>
            </w:r>
            <w:r w:rsidRPr="00D97AE2">
              <w:rPr>
                <w:sz w:val="20"/>
                <w:szCs w:val="20"/>
              </w:rPr>
              <w:t xml:space="preserve">? </w:t>
            </w:r>
          </w:p>
          <w:p w14:paraId="59B289B4" w14:textId="77777777" w:rsidR="00A60636" w:rsidRPr="00D97AE2" w:rsidRDefault="00A60636" w:rsidP="00F03027">
            <w:pPr>
              <w:pStyle w:val="NoSpacing"/>
              <w:rPr>
                <w:sz w:val="20"/>
                <w:szCs w:val="20"/>
              </w:rPr>
            </w:pPr>
          </w:p>
          <w:p w14:paraId="3159AC29" w14:textId="77777777" w:rsidR="00A60636" w:rsidRPr="00D97AE2" w:rsidRDefault="00A60636" w:rsidP="00F03027">
            <w:pPr>
              <w:pStyle w:val="NoSpacing"/>
              <w:rPr>
                <w:i/>
                <w:sz w:val="20"/>
                <w:szCs w:val="20"/>
              </w:rPr>
            </w:pPr>
            <w:r w:rsidRPr="00D97AE2">
              <w:rPr>
                <w:i/>
                <w:sz w:val="20"/>
                <w:szCs w:val="20"/>
              </w:rPr>
              <w:t>Select all that apply.</w:t>
            </w:r>
          </w:p>
          <w:p w14:paraId="582E7EB4" w14:textId="77777777" w:rsidR="00A60636" w:rsidRPr="00D97AE2" w:rsidRDefault="00A60636" w:rsidP="00F03027">
            <w:pPr>
              <w:pStyle w:val="NoSpacing"/>
              <w:rPr>
                <w:sz w:val="20"/>
                <w:szCs w:val="20"/>
              </w:rPr>
            </w:pPr>
            <w:r w:rsidRPr="00D97AE2">
              <w:rPr>
                <w:i/>
                <w:sz w:val="20"/>
                <w:szCs w:val="20"/>
              </w:rPr>
              <w:t>See codes 110 below.</w:t>
            </w:r>
          </w:p>
        </w:tc>
        <w:tc>
          <w:tcPr>
            <w:tcW w:w="1350" w:type="dxa"/>
            <w:vMerge w:val="restart"/>
            <w:tcBorders>
              <w:top w:val="single" w:sz="4" w:space="0" w:color="auto"/>
              <w:left w:val="single" w:sz="4" w:space="0" w:color="auto"/>
              <w:right w:val="single" w:sz="4" w:space="0" w:color="auto"/>
            </w:tcBorders>
          </w:tcPr>
          <w:p w14:paraId="0ABFA91E" w14:textId="65B043A2" w:rsidR="00A60636" w:rsidRPr="00D97AE2" w:rsidRDefault="00A60636" w:rsidP="00F03027">
            <w:pPr>
              <w:pStyle w:val="NoSpacing"/>
              <w:rPr>
                <w:sz w:val="20"/>
                <w:szCs w:val="20"/>
              </w:rPr>
            </w:pPr>
            <w:r>
              <w:rPr>
                <w:sz w:val="20"/>
                <w:szCs w:val="20"/>
              </w:rPr>
              <w:t>G19.</w:t>
            </w:r>
            <w:r w:rsidRPr="00D97AE2">
              <w:rPr>
                <w:sz w:val="20"/>
                <w:szCs w:val="20"/>
              </w:rPr>
              <w:t xml:space="preserve"> Who is not allowed</w:t>
            </w:r>
            <w:r>
              <w:rPr>
                <w:sz w:val="20"/>
                <w:szCs w:val="20"/>
              </w:rPr>
              <w:t xml:space="preserve"> to harvest &lt;product&gt;</w:t>
            </w:r>
            <w:r w:rsidRPr="00D97AE2">
              <w:rPr>
                <w:sz w:val="20"/>
                <w:szCs w:val="20"/>
              </w:rPr>
              <w:t xml:space="preserve">? </w:t>
            </w:r>
          </w:p>
          <w:p w14:paraId="75C7A2AF" w14:textId="77777777" w:rsidR="00A60636" w:rsidRPr="00D97AE2" w:rsidRDefault="00A60636" w:rsidP="00F03027">
            <w:pPr>
              <w:pStyle w:val="NoSpacing"/>
              <w:rPr>
                <w:sz w:val="20"/>
                <w:szCs w:val="20"/>
              </w:rPr>
            </w:pPr>
          </w:p>
          <w:p w14:paraId="06B91C06" w14:textId="77777777" w:rsidR="00A60636" w:rsidRPr="00D97AE2" w:rsidRDefault="00A60636" w:rsidP="00F03027">
            <w:pPr>
              <w:pStyle w:val="NoSpacing"/>
              <w:rPr>
                <w:i/>
                <w:sz w:val="20"/>
                <w:szCs w:val="20"/>
              </w:rPr>
            </w:pPr>
            <w:r w:rsidRPr="00D97AE2">
              <w:rPr>
                <w:i/>
                <w:sz w:val="20"/>
                <w:szCs w:val="20"/>
              </w:rPr>
              <w:t>Select all that apply.</w:t>
            </w:r>
          </w:p>
          <w:p w14:paraId="0674BCD1" w14:textId="77777777" w:rsidR="00A60636" w:rsidRPr="00D97AE2" w:rsidRDefault="00A60636" w:rsidP="00F03027">
            <w:pPr>
              <w:pStyle w:val="NoSpacing"/>
              <w:rPr>
                <w:sz w:val="20"/>
                <w:szCs w:val="20"/>
              </w:rPr>
            </w:pPr>
            <w:r w:rsidRPr="00D97AE2">
              <w:rPr>
                <w:i/>
                <w:sz w:val="20"/>
                <w:szCs w:val="20"/>
              </w:rPr>
              <w:t>See codes 110 below.</w:t>
            </w:r>
          </w:p>
        </w:tc>
        <w:tc>
          <w:tcPr>
            <w:tcW w:w="1350" w:type="dxa"/>
            <w:tcBorders>
              <w:top w:val="single" w:sz="4" w:space="0" w:color="auto"/>
              <w:left w:val="single" w:sz="4" w:space="0" w:color="auto"/>
              <w:right w:val="single" w:sz="4" w:space="0" w:color="auto"/>
            </w:tcBorders>
          </w:tcPr>
          <w:p w14:paraId="435AA611" w14:textId="77777777" w:rsidR="00A60636" w:rsidRPr="00493292" w:rsidRDefault="00A60636" w:rsidP="00A60636">
            <w:pPr>
              <w:pStyle w:val="NoSpacing"/>
              <w:rPr>
                <w:sz w:val="20"/>
              </w:rPr>
            </w:pPr>
            <w:r>
              <w:rPr>
                <w:sz w:val="20"/>
              </w:rPr>
              <w:t xml:space="preserve">G20. </w:t>
            </w:r>
            <w:r w:rsidRPr="00493292">
              <w:rPr>
                <w:sz w:val="20"/>
              </w:rPr>
              <w:t xml:space="preserve">What is the extent of harvesting of </w:t>
            </w:r>
            <w:r>
              <w:rPr>
                <w:sz w:val="20"/>
              </w:rPr>
              <w:t xml:space="preserve">&lt;product&gt; </w:t>
            </w:r>
            <w:commentRangeStart w:id="58"/>
            <w:r>
              <w:rPr>
                <w:sz w:val="20"/>
              </w:rPr>
              <w:t>without permission</w:t>
            </w:r>
            <w:r w:rsidRPr="00493292">
              <w:rPr>
                <w:sz w:val="20"/>
              </w:rPr>
              <w:t>?</w:t>
            </w:r>
            <w:commentRangeEnd w:id="58"/>
            <w:r>
              <w:rPr>
                <w:rStyle w:val="CommentReference"/>
                <w:rFonts w:eastAsiaTheme="minorHAnsi" w:cstheme="minorBidi"/>
                <w:color w:val="auto"/>
              </w:rPr>
              <w:commentReference w:id="58"/>
            </w:r>
          </w:p>
          <w:p w14:paraId="07A1AE79" w14:textId="77777777" w:rsidR="00A60636" w:rsidRPr="00493292" w:rsidRDefault="00A60636" w:rsidP="00A60636">
            <w:pPr>
              <w:pStyle w:val="NoSpacing"/>
              <w:rPr>
                <w:sz w:val="20"/>
              </w:rPr>
            </w:pPr>
            <w:r w:rsidRPr="00493292">
              <w:rPr>
                <w:sz w:val="20"/>
              </w:rPr>
              <w:t>1=A lot</w:t>
            </w:r>
          </w:p>
          <w:p w14:paraId="60AF18B2" w14:textId="77777777" w:rsidR="00A60636" w:rsidRPr="00493292" w:rsidRDefault="00A60636" w:rsidP="00A60636">
            <w:pPr>
              <w:pStyle w:val="NoSpacing"/>
              <w:rPr>
                <w:sz w:val="20"/>
              </w:rPr>
            </w:pPr>
            <w:r w:rsidRPr="00493292">
              <w:rPr>
                <w:sz w:val="20"/>
              </w:rPr>
              <w:t>2=Some</w:t>
            </w:r>
          </w:p>
          <w:p w14:paraId="38533C1B" w14:textId="77777777" w:rsidR="00A60636" w:rsidRPr="00493292" w:rsidRDefault="00A60636" w:rsidP="00A60636">
            <w:pPr>
              <w:pStyle w:val="NoSpacing"/>
              <w:rPr>
                <w:sz w:val="20"/>
              </w:rPr>
            </w:pPr>
            <w:r w:rsidRPr="00493292">
              <w:rPr>
                <w:sz w:val="20"/>
              </w:rPr>
              <w:t>3=Very little</w:t>
            </w:r>
          </w:p>
          <w:p w14:paraId="3D94FCE4" w14:textId="6C35B0AC" w:rsidR="00A60636" w:rsidRDefault="00A60636" w:rsidP="00A60636">
            <w:pPr>
              <w:pStyle w:val="NoSpacing"/>
              <w:rPr>
                <w:sz w:val="20"/>
                <w:szCs w:val="20"/>
              </w:rPr>
            </w:pPr>
            <w:r w:rsidRPr="00493292">
              <w:rPr>
                <w:sz w:val="20"/>
              </w:rPr>
              <w:t>4=None</w:t>
            </w:r>
          </w:p>
        </w:tc>
        <w:tc>
          <w:tcPr>
            <w:tcW w:w="1922" w:type="dxa"/>
            <w:tcBorders>
              <w:top w:val="single" w:sz="4" w:space="0" w:color="auto"/>
              <w:left w:val="single" w:sz="4" w:space="0" w:color="auto"/>
              <w:right w:val="single" w:sz="4" w:space="0" w:color="auto"/>
            </w:tcBorders>
          </w:tcPr>
          <w:p w14:paraId="278E1FE3" w14:textId="77777777" w:rsidR="00A60636" w:rsidRPr="00493292" w:rsidRDefault="00A60636" w:rsidP="00A60636">
            <w:pPr>
              <w:pStyle w:val="NoSpacing"/>
              <w:rPr>
                <w:sz w:val="20"/>
              </w:rPr>
            </w:pPr>
            <w:r>
              <w:rPr>
                <w:sz w:val="20"/>
              </w:rPr>
              <w:t xml:space="preserve">G21. </w:t>
            </w:r>
            <w:r w:rsidRPr="00493292">
              <w:rPr>
                <w:sz w:val="20"/>
              </w:rPr>
              <w:t>Where is &lt;product&gt; sold?</w:t>
            </w:r>
          </w:p>
          <w:p w14:paraId="126A1A90" w14:textId="77777777" w:rsidR="00A60636" w:rsidRPr="00493292" w:rsidRDefault="00A60636" w:rsidP="00A60636">
            <w:pPr>
              <w:pStyle w:val="NoSpacing"/>
              <w:rPr>
                <w:sz w:val="20"/>
              </w:rPr>
            </w:pPr>
            <w:r w:rsidRPr="00493292">
              <w:rPr>
                <w:sz w:val="20"/>
              </w:rPr>
              <w:t>1=local market</w:t>
            </w:r>
          </w:p>
          <w:p w14:paraId="0B89CAA7" w14:textId="77777777" w:rsidR="00A60636" w:rsidRPr="00493292" w:rsidRDefault="00A60636" w:rsidP="00A60636">
            <w:pPr>
              <w:pStyle w:val="NoSpacing"/>
              <w:rPr>
                <w:sz w:val="20"/>
              </w:rPr>
            </w:pPr>
            <w:r w:rsidRPr="00493292">
              <w:rPr>
                <w:sz w:val="20"/>
              </w:rPr>
              <w:t xml:space="preserve">2=Nearest </w:t>
            </w:r>
            <w:proofErr w:type="spellStart"/>
            <w:r w:rsidRPr="00493292">
              <w:rPr>
                <w:sz w:val="20"/>
              </w:rPr>
              <w:t>boma</w:t>
            </w:r>
            <w:proofErr w:type="spellEnd"/>
            <w:r w:rsidRPr="00493292">
              <w:rPr>
                <w:sz w:val="20"/>
              </w:rPr>
              <w:t xml:space="preserve"> </w:t>
            </w:r>
          </w:p>
          <w:p w14:paraId="40300EF5" w14:textId="77777777" w:rsidR="00A60636" w:rsidRPr="00493292" w:rsidRDefault="00A60636" w:rsidP="00A60636">
            <w:pPr>
              <w:pStyle w:val="NoSpacing"/>
              <w:rPr>
                <w:sz w:val="20"/>
              </w:rPr>
            </w:pPr>
            <w:r w:rsidRPr="00493292">
              <w:rPr>
                <w:sz w:val="20"/>
              </w:rPr>
              <w:t>3=</w:t>
            </w:r>
            <w:proofErr w:type="spellStart"/>
            <w:r w:rsidRPr="00493292">
              <w:rPr>
                <w:sz w:val="20"/>
              </w:rPr>
              <w:t>Chipata</w:t>
            </w:r>
            <w:proofErr w:type="spellEnd"/>
          </w:p>
          <w:p w14:paraId="73D543A6" w14:textId="0EBA9FE1" w:rsidR="00A60636" w:rsidRDefault="00A60636" w:rsidP="00A60636">
            <w:pPr>
              <w:pStyle w:val="NoSpacing"/>
              <w:rPr>
                <w:sz w:val="20"/>
              </w:rPr>
            </w:pPr>
            <w:commentRangeStart w:id="59"/>
            <w:r>
              <w:rPr>
                <w:sz w:val="20"/>
              </w:rPr>
              <w:t>97=Other, please specify</w:t>
            </w:r>
            <w:commentRangeEnd w:id="59"/>
            <w:r>
              <w:rPr>
                <w:rStyle w:val="CommentReference"/>
                <w:rFonts w:eastAsiaTheme="minorHAnsi" w:cstheme="minorBidi"/>
                <w:color w:val="auto"/>
              </w:rPr>
              <w:commentReference w:id="59"/>
            </w:r>
          </w:p>
        </w:tc>
      </w:tr>
      <w:tr w:rsidR="00A60636" w:rsidRPr="00D97AE2" w14:paraId="150A0F09" w14:textId="579126FC" w:rsidTr="00A60636">
        <w:trPr>
          <w:trHeight w:val="539"/>
          <w:jc w:val="center"/>
        </w:trPr>
        <w:tc>
          <w:tcPr>
            <w:tcW w:w="431" w:type="dxa"/>
            <w:vMerge/>
            <w:tcBorders>
              <w:left w:val="single" w:sz="4" w:space="0" w:color="auto"/>
              <w:bottom w:val="single" w:sz="4" w:space="0" w:color="auto"/>
              <w:right w:val="single" w:sz="4" w:space="0" w:color="auto"/>
            </w:tcBorders>
          </w:tcPr>
          <w:p w14:paraId="5753BD8F" w14:textId="77777777" w:rsidR="00A60636" w:rsidRPr="00D97AE2" w:rsidRDefault="00A60636" w:rsidP="00FF6265">
            <w:pPr>
              <w:pStyle w:val="NoSpacing"/>
              <w:rPr>
                <w:sz w:val="20"/>
                <w:szCs w:val="20"/>
              </w:rPr>
            </w:pPr>
          </w:p>
        </w:tc>
        <w:tc>
          <w:tcPr>
            <w:tcW w:w="2267" w:type="dxa"/>
            <w:vMerge/>
            <w:tcBorders>
              <w:left w:val="single" w:sz="4" w:space="0" w:color="auto"/>
              <w:bottom w:val="single" w:sz="4" w:space="0" w:color="auto"/>
              <w:right w:val="single" w:sz="4" w:space="0" w:color="auto"/>
            </w:tcBorders>
          </w:tcPr>
          <w:p w14:paraId="429C01CC" w14:textId="77777777" w:rsidR="00A60636" w:rsidRPr="00D97AE2" w:rsidRDefault="00A60636" w:rsidP="00FF6265">
            <w:pPr>
              <w:pStyle w:val="NoSpacing"/>
              <w:rPr>
                <w:sz w:val="20"/>
                <w:szCs w:val="20"/>
              </w:rPr>
            </w:pPr>
          </w:p>
        </w:tc>
        <w:tc>
          <w:tcPr>
            <w:tcW w:w="1008" w:type="dxa"/>
            <w:tcBorders>
              <w:left w:val="single" w:sz="4" w:space="0" w:color="auto"/>
              <w:bottom w:val="single" w:sz="4" w:space="0" w:color="auto"/>
              <w:right w:val="single" w:sz="4" w:space="0" w:color="auto"/>
            </w:tcBorders>
          </w:tcPr>
          <w:p w14:paraId="4BB5D6F2" w14:textId="77777777" w:rsidR="00A60636" w:rsidRDefault="00A60636" w:rsidP="00FF6265">
            <w:pPr>
              <w:pStyle w:val="NoSpacing"/>
              <w:rPr>
                <w:sz w:val="20"/>
                <w:szCs w:val="20"/>
              </w:rPr>
            </w:pPr>
          </w:p>
        </w:tc>
        <w:tc>
          <w:tcPr>
            <w:tcW w:w="1728" w:type="dxa"/>
            <w:vMerge/>
            <w:tcBorders>
              <w:left w:val="single" w:sz="4" w:space="0" w:color="auto"/>
              <w:bottom w:val="single" w:sz="4" w:space="0" w:color="auto"/>
              <w:right w:val="single" w:sz="4" w:space="0" w:color="auto"/>
            </w:tcBorders>
          </w:tcPr>
          <w:p w14:paraId="75FDC9B2" w14:textId="55702E87" w:rsidR="00A60636"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4779564C" w14:textId="7D37E90E" w:rsidR="00A60636" w:rsidRDefault="00A60636" w:rsidP="00E259D0">
            <w:pPr>
              <w:pStyle w:val="NoSpacing"/>
              <w:rPr>
                <w:sz w:val="20"/>
                <w:szCs w:val="20"/>
              </w:rPr>
            </w:pPr>
            <w:proofErr w:type="spellStart"/>
            <w:r>
              <w:rPr>
                <w:sz w:val="20"/>
                <w:szCs w:val="20"/>
              </w:rPr>
              <w:t>Amnt</w:t>
            </w:r>
            <w:proofErr w:type="spellEnd"/>
            <w:r>
              <w:rPr>
                <w:sz w:val="20"/>
                <w:szCs w:val="20"/>
              </w:rPr>
              <w:t>.</w:t>
            </w:r>
          </w:p>
        </w:tc>
        <w:tc>
          <w:tcPr>
            <w:tcW w:w="540" w:type="dxa"/>
            <w:tcBorders>
              <w:top w:val="single" w:sz="4" w:space="0" w:color="auto"/>
              <w:left w:val="single" w:sz="4" w:space="0" w:color="auto"/>
              <w:bottom w:val="single" w:sz="4" w:space="0" w:color="auto"/>
              <w:right w:val="single" w:sz="4" w:space="0" w:color="auto"/>
            </w:tcBorders>
          </w:tcPr>
          <w:p w14:paraId="242FA2A8" w14:textId="62EBE01F" w:rsidR="00A60636" w:rsidRDefault="00A60636" w:rsidP="00FF6265">
            <w:pPr>
              <w:pStyle w:val="NoSpacing"/>
              <w:rPr>
                <w:sz w:val="20"/>
                <w:szCs w:val="20"/>
              </w:rPr>
            </w:pPr>
            <w:r>
              <w:rPr>
                <w:sz w:val="20"/>
                <w:szCs w:val="20"/>
              </w:rPr>
              <w:t>Unit</w:t>
            </w:r>
          </w:p>
        </w:tc>
        <w:tc>
          <w:tcPr>
            <w:tcW w:w="1980" w:type="dxa"/>
            <w:vMerge/>
            <w:tcBorders>
              <w:left w:val="single" w:sz="4" w:space="0" w:color="auto"/>
              <w:bottom w:val="single" w:sz="4" w:space="0" w:color="auto"/>
              <w:right w:val="single" w:sz="4" w:space="0" w:color="auto"/>
            </w:tcBorders>
          </w:tcPr>
          <w:p w14:paraId="527FDD93" w14:textId="77777777" w:rsidR="00A60636" w:rsidRDefault="00A60636" w:rsidP="00FF6265">
            <w:pPr>
              <w:pStyle w:val="NoSpacing"/>
              <w:rPr>
                <w:sz w:val="20"/>
                <w:szCs w:val="20"/>
              </w:rPr>
            </w:pPr>
          </w:p>
        </w:tc>
        <w:tc>
          <w:tcPr>
            <w:tcW w:w="1804" w:type="dxa"/>
            <w:vMerge/>
            <w:tcBorders>
              <w:left w:val="single" w:sz="4" w:space="0" w:color="auto"/>
              <w:bottom w:val="single" w:sz="4" w:space="0" w:color="auto"/>
              <w:right w:val="single" w:sz="4" w:space="0" w:color="auto"/>
            </w:tcBorders>
          </w:tcPr>
          <w:p w14:paraId="0E642261" w14:textId="77777777" w:rsidR="00A60636" w:rsidRDefault="00A60636" w:rsidP="00F03027">
            <w:pPr>
              <w:pStyle w:val="NoSpacing"/>
              <w:rPr>
                <w:sz w:val="20"/>
                <w:szCs w:val="20"/>
              </w:rPr>
            </w:pPr>
          </w:p>
        </w:tc>
        <w:tc>
          <w:tcPr>
            <w:tcW w:w="1350" w:type="dxa"/>
            <w:vMerge/>
            <w:tcBorders>
              <w:left w:val="single" w:sz="4" w:space="0" w:color="auto"/>
              <w:bottom w:val="single" w:sz="4" w:space="0" w:color="auto"/>
              <w:right w:val="single" w:sz="4" w:space="0" w:color="auto"/>
            </w:tcBorders>
          </w:tcPr>
          <w:p w14:paraId="32878BC7" w14:textId="77777777" w:rsidR="00A60636" w:rsidRDefault="00A60636" w:rsidP="00F03027">
            <w:pPr>
              <w:pStyle w:val="NoSpacing"/>
              <w:rPr>
                <w:sz w:val="20"/>
                <w:szCs w:val="20"/>
              </w:rPr>
            </w:pPr>
          </w:p>
        </w:tc>
        <w:tc>
          <w:tcPr>
            <w:tcW w:w="1350" w:type="dxa"/>
            <w:tcBorders>
              <w:left w:val="single" w:sz="4" w:space="0" w:color="auto"/>
              <w:bottom w:val="single" w:sz="4" w:space="0" w:color="auto"/>
              <w:right w:val="single" w:sz="4" w:space="0" w:color="auto"/>
            </w:tcBorders>
          </w:tcPr>
          <w:p w14:paraId="535FB034" w14:textId="1F6B35B5" w:rsidR="00A60636" w:rsidRDefault="00A60636" w:rsidP="00F03027">
            <w:pPr>
              <w:pStyle w:val="NoSpacing"/>
              <w:rPr>
                <w:sz w:val="20"/>
                <w:szCs w:val="20"/>
              </w:rPr>
            </w:pPr>
          </w:p>
          <w:p w14:paraId="6EF83113" w14:textId="77777777" w:rsidR="00A60636" w:rsidRPr="00A60636" w:rsidRDefault="00A60636" w:rsidP="00A60636"/>
        </w:tc>
        <w:tc>
          <w:tcPr>
            <w:tcW w:w="1922" w:type="dxa"/>
            <w:tcBorders>
              <w:left w:val="single" w:sz="4" w:space="0" w:color="auto"/>
              <w:bottom w:val="single" w:sz="4" w:space="0" w:color="auto"/>
              <w:right w:val="single" w:sz="4" w:space="0" w:color="auto"/>
            </w:tcBorders>
          </w:tcPr>
          <w:p w14:paraId="76917460" w14:textId="77777777" w:rsidR="00A60636" w:rsidRDefault="00A60636" w:rsidP="00F03027">
            <w:pPr>
              <w:pStyle w:val="NoSpacing"/>
              <w:rPr>
                <w:sz w:val="20"/>
                <w:szCs w:val="20"/>
              </w:rPr>
            </w:pPr>
          </w:p>
        </w:tc>
      </w:tr>
      <w:tr w:rsidR="00A60636" w:rsidRPr="00D97AE2" w14:paraId="4E07460E" w14:textId="452A771E"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953F6AF" w14:textId="77777777" w:rsidR="00A60636" w:rsidRPr="00D97AE2" w:rsidRDefault="00A60636" w:rsidP="00FF6265">
            <w:pPr>
              <w:pStyle w:val="NoSpacing"/>
              <w:rPr>
                <w:sz w:val="20"/>
                <w:szCs w:val="20"/>
              </w:rPr>
            </w:pPr>
            <w:r w:rsidRPr="00D97AE2">
              <w:rPr>
                <w:sz w:val="20"/>
                <w:szCs w:val="20"/>
              </w:rPr>
              <w:t>a</w:t>
            </w:r>
          </w:p>
        </w:tc>
        <w:tc>
          <w:tcPr>
            <w:tcW w:w="2267" w:type="dxa"/>
            <w:tcBorders>
              <w:top w:val="single" w:sz="4" w:space="0" w:color="auto"/>
              <w:left w:val="single" w:sz="4" w:space="0" w:color="auto"/>
              <w:bottom w:val="single" w:sz="4" w:space="0" w:color="auto"/>
              <w:right w:val="single" w:sz="4" w:space="0" w:color="auto"/>
            </w:tcBorders>
          </w:tcPr>
          <w:p w14:paraId="752B5FF4" w14:textId="77777777" w:rsidR="00A60636" w:rsidRPr="00D97AE2" w:rsidRDefault="00A60636" w:rsidP="00FF6265">
            <w:pPr>
              <w:pStyle w:val="NoSpacing"/>
              <w:rPr>
                <w:sz w:val="20"/>
                <w:szCs w:val="20"/>
              </w:rPr>
            </w:pPr>
            <w:r w:rsidRPr="00D97AE2">
              <w:rPr>
                <w:sz w:val="20"/>
                <w:szCs w:val="20"/>
              </w:rPr>
              <w:t>Timber</w:t>
            </w:r>
          </w:p>
        </w:tc>
        <w:tc>
          <w:tcPr>
            <w:tcW w:w="1008" w:type="dxa"/>
            <w:tcBorders>
              <w:top w:val="single" w:sz="4" w:space="0" w:color="auto"/>
              <w:left w:val="single" w:sz="4" w:space="0" w:color="auto"/>
              <w:bottom w:val="single" w:sz="4" w:space="0" w:color="auto"/>
              <w:right w:val="single" w:sz="4" w:space="0" w:color="auto"/>
            </w:tcBorders>
          </w:tcPr>
          <w:p w14:paraId="21404AB8"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1C0CFF51" w14:textId="1A03DCF4"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54F5F226"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39AB7AA7" w14:textId="3434498A"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028D234D"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7B8FF126"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5C233724"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6F3F4283"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0928977D" w14:textId="77777777" w:rsidR="00A60636" w:rsidRPr="00D97AE2" w:rsidRDefault="00A60636" w:rsidP="00FF6265">
            <w:pPr>
              <w:pStyle w:val="NoSpacing"/>
              <w:rPr>
                <w:sz w:val="20"/>
                <w:szCs w:val="20"/>
              </w:rPr>
            </w:pPr>
          </w:p>
        </w:tc>
      </w:tr>
      <w:tr w:rsidR="00A60636" w:rsidRPr="00D97AE2" w14:paraId="1BF0E478" w14:textId="754844DD"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8176919" w14:textId="77777777" w:rsidR="00A60636" w:rsidRPr="00D97AE2" w:rsidRDefault="00A60636" w:rsidP="00FF6265">
            <w:pPr>
              <w:pStyle w:val="NoSpacing"/>
              <w:rPr>
                <w:sz w:val="20"/>
                <w:szCs w:val="20"/>
              </w:rPr>
            </w:pPr>
            <w:r w:rsidRPr="00D97AE2">
              <w:rPr>
                <w:sz w:val="20"/>
                <w:szCs w:val="20"/>
              </w:rPr>
              <w:t>b</w:t>
            </w:r>
          </w:p>
        </w:tc>
        <w:tc>
          <w:tcPr>
            <w:tcW w:w="2267" w:type="dxa"/>
            <w:tcBorders>
              <w:top w:val="single" w:sz="4" w:space="0" w:color="auto"/>
              <w:left w:val="single" w:sz="4" w:space="0" w:color="auto"/>
              <w:bottom w:val="single" w:sz="4" w:space="0" w:color="auto"/>
              <w:right w:val="single" w:sz="4" w:space="0" w:color="auto"/>
            </w:tcBorders>
          </w:tcPr>
          <w:p w14:paraId="052787AD" w14:textId="77777777" w:rsidR="00A60636" w:rsidRPr="00D97AE2" w:rsidRDefault="00A60636" w:rsidP="00FF6265">
            <w:pPr>
              <w:pStyle w:val="NoSpacing"/>
              <w:rPr>
                <w:sz w:val="20"/>
                <w:szCs w:val="20"/>
              </w:rPr>
            </w:pPr>
            <w:r w:rsidRPr="00D97AE2">
              <w:rPr>
                <w:sz w:val="20"/>
                <w:szCs w:val="20"/>
              </w:rPr>
              <w:t>Fuel wood</w:t>
            </w:r>
          </w:p>
        </w:tc>
        <w:tc>
          <w:tcPr>
            <w:tcW w:w="1008" w:type="dxa"/>
            <w:tcBorders>
              <w:top w:val="single" w:sz="4" w:space="0" w:color="auto"/>
              <w:left w:val="single" w:sz="4" w:space="0" w:color="auto"/>
              <w:bottom w:val="single" w:sz="4" w:space="0" w:color="auto"/>
              <w:right w:val="single" w:sz="4" w:space="0" w:color="auto"/>
            </w:tcBorders>
          </w:tcPr>
          <w:p w14:paraId="3CC7519D"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588CB609" w14:textId="3A7F32A9"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7C8923EE"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29306E55" w14:textId="3D1C2A22"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42057E68"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67CF3937"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13D2E03B"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192B02AB"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7086C3CD" w14:textId="77777777" w:rsidR="00A60636" w:rsidRPr="00D97AE2" w:rsidRDefault="00A60636" w:rsidP="00FF6265">
            <w:pPr>
              <w:pStyle w:val="NoSpacing"/>
              <w:rPr>
                <w:sz w:val="20"/>
                <w:szCs w:val="20"/>
              </w:rPr>
            </w:pPr>
          </w:p>
        </w:tc>
      </w:tr>
      <w:tr w:rsidR="00A60636" w:rsidRPr="00D97AE2" w14:paraId="798EE658" w14:textId="7D127080"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3798971" w14:textId="77777777" w:rsidR="00A60636" w:rsidRPr="00D97AE2" w:rsidRDefault="00A60636" w:rsidP="00FF6265">
            <w:pPr>
              <w:pStyle w:val="NoSpacing"/>
              <w:rPr>
                <w:sz w:val="20"/>
                <w:szCs w:val="20"/>
              </w:rPr>
            </w:pPr>
            <w:r w:rsidRPr="00D97AE2">
              <w:rPr>
                <w:sz w:val="20"/>
                <w:szCs w:val="20"/>
              </w:rPr>
              <w:t>c</w:t>
            </w:r>
          </w:p>
        </w:tc>
        <w:tc>
          <w:tcPr>
            <w:tcW w:w="2267" w:type="dxa"/>
            <w:tcBorders>
              <w:top w:val="single" w:sz="4" w:space="0" w:color="auto"/>
              <w:left w:val="single" w:sz="4" w:space="0" w:color="auto"/>
              <w:bottom w:val="single" w:sz="4" w:space="0" w:color="auto"/>
              <w:right w:val="single" w:sz="4" w:space="0" w:color="auto"/>
            </w:tcBorders>
          </w:tcPr>
          <w:p w14:paraId="689A7037" w14:textId="77777777" w:rsidR="00A60636" w:rsidRPr="00D97AE2" w:rsidRDefault="00A60636" w:rsidP="00FF6265">
            <w:pPr>
              <w:pStyle w:val="NoSpacing"/>
              <w:rPr>
                <w:sz w:val="20"/>
                <w:szCs w:val="20"/>
              </w:rPr>
            </w:pPr>
            <w:r w:rsidRPr="00D97AE2">
              <w:rPr>
                <w:sz w:val="20"/>
                <w:szCs w:val="20"/>
              </w:rPr>
              <w:t>Charcoal</w:t>
            </w:r>
          </w:p>
        </w:tc>
        <w:tc>
          <w:tcPr>
            <w:tcW w:w="1008" w:type="dxa"/>
            <w:tcBorders>
              <w:top w:val="single" w:sz="4" w:space="0" w:color="auto"/>
              <w:left w:val="single" w:sz="4" w:space="0" w:color="auto"/>
              <w:bottom w:val="single" w:sz="4" w:space="0" w:color="auto"/>
              <w:right w:val="single" w:sz="4" w:space="0" w:color="auto"/>
            </w:tcBorders>
          </w:tcPr>
          <w:p w14:paraId="2CE2512F"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07CFE8B7" w14:textId="4592D42B"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5E31F1F5"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4E1F7C30" w14:textId="6E1607B1"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28EC10C2"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034BBBB8"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0B6D4223"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29A917DE"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4772E765" w14:textId="77777777" w:rsidR="00A60636" w:rsidRPr="00D97AE2" w:rsidRDefault="00A60636" w:rsidP="00FF6265">
            <w:pPr>
              <w:pStyle w:val="NoSpacing"/>
              <w:rPr>
                <w:sz w:val="20"/>
                <w:szCs w:val="20"/>
              </w:rPr>
            </w:pPr>
          </w:p>
        </w:tc>
      </w:tr>
      <w:tr w:rsidR="00A60636" w:rsidRPr="00D97AE2" w14:paraId="65F5B1AE" w14:textId="1E23E223"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7A27C68D" w14:textId="77777777" w:rsidR="00A60636" w:rsidRPr="00D97AE2" w:rsidRDefault="00A60636" w:rsidP="00FF6265">
            <w:pPr>
              <w:pStyle w:val="NoSpacing"/>
              <w:rPr>
                <w:sz w:val="20"/>
                <w:szCs w:val="20"/>
              </w:rPr>
            </w:pPr>
            <w:r w:rsidRPr="00D97AE2">
              <w:rPr>
                <w:sz w:val="20"/>
                <w:szCs w:val="20"/>
              </w:rPr>
              <w:t>d</w:t>
            </w:r>
          </w:p>
        </w:tc>
        <w:tc>
          <w:tcPr>
            <w:tcW w:w="2267" w:type="dxa"/>
            <w:tcBorders>
              <w:top w:val="single" w:sz="4" w:space="0" w:color="auto"/>
              <w:left w:val="single" w:sz="4" w:space="0" w:color="auto"/>
              <w:bottom w:val="single" w:sz="4" w:space="0" w:color="auto"/>
              <w:right w:val="single" w:sz="4" w:space="0" w:color="auto"/>
            </w:tcBorders>
          </w:tcPr>
          <w:p w14:paraId="62F9053C" w14:textId="77777777" w:rsidR="00A60636" w:rsidRPr="00D97AE2" w:rsidRDefault="00A60636" w:rsidP="00FF6265">
            <w:pPr>
              <w:pStyle w:val="NoSpacing"/>
              <w:rPr>
                <w:sz w:val="20"/>
                <w:szCs w:val="20"/>
              </w:rPr>
            </w:pPr>
            <w:r w:rsidRPr="00D97AE2">
              <w:rPr>
                <w:sz w:val="20"/>
                <w:szCs w:val="20"/>
              </w:rPr>
              <w:t>Wood for wood carving</w:t>
            </w:r>
          </w:p>
        </w:tc>
        <w:tc>
          <w:tcPr>
            <w:tcW w:w="1008" w:type="dxa"/>
            <w:tcBorders>
              <w:top w:val="single" w:sz="4" w:space="0" w:color="auto"/>
              <w:left w:val="single" w:sz="4" w:space="0" w:color="auto"/>
              <w:bottom w:val="single" w:sz="4" w:space="0" w:color="auto"/>
              <w:right w:val="single" w:sz="4" w:space="0" w:color="auto"/>
            </w:tcBorders>
          </w:tcPr>
          <w:p w14:paraId="278C9202"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064AABF0" w14:textId="01515092"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57BC4E55"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79B2C131" w14:textId="340FA867"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59AA7F0B"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7CD8A7C7"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1EA974E2"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0626F833"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61A72763" w14:textId="77777777" w:rsidR="00A60636" w:rsidRPr="00D97AE2" w:rsidRDefault="00A60636" w:rsidP="00FF6265">
            <w:pPr>
              <w:pStyle w:val="NoSpacing"/>
              <w:rPr>
                <w:sz w:val="20"/>
                <w:szCs w:val="20"/>
              </w:rPr>
            </w:pPr>
          </w:p>
        </w:tc>
      </w:tr>
      <w:tr w:rsidR="00A60636" w:rsidRPr="00D97AE2" w14:paraId="785F08E2" w14:textId="649EF687"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1DAE472A" w14:textId="77777777" w:rsidR="00A60636" w:rsidRPr="00D97AE2" w:rsidRDefault="00A60636" w:rsidP="00FF6265">
            <w:pPr>
              <w:pStyle w:val="NoSpacing"/>
              <w:rPr>
                <w:sz w:val="20"/>
                <w:szCs w:val="20"/>
              </w:rPr>
            </w:pPr>
            <w:r w:rsidRPr="00D97AE2">
              <w:rPr>
                <w:sz w:val="20"/>
                <w:szCs w:val="20"/>
              </w:rPr>
              <w:t>e</w:t>
            </w:r>
          </w:p>
        </w:tc>
        <w:tc>
          <w:tcPr>
            <w:tcW w:w="2267" w:type="dxa"/>
            <w:tcBorders>
              <w:top w:val="single" w:sz="4" w:space="0" w:color="auto"/>
              <w:left w:val="single" w:sz="4" w:space="0" w:color="auto"/>
              <w:bottom w:val="single" w:sz="4" w:space="0" w:color="auto"/>
              <w:right w:val="single" w:sz="4" w:space="0" w:color="auto"/>
            </w:tcBorders>
          </w:tcPr>
          <w:p w14:paraId="41ECDFC3" w14:textId="77777777" w:rsidR="00A60636" w:rsidRPr="00D97AE2" w:rsidRDefault="00A60636" w:rsidP="00FF6265">
            <w:pPr>
              <w:pStyle w:val="NoSpacing"/>
              <w:rPr>
                <w:sz w:val="20"/>
                <w:szCs w:val="20"/>
              </w:rPr>
            </w:pPr>
            <w:r w:rsidRPr="00D97AE2">
              <w:rPr>
                <w:sz w:val="20"/>
                <w:szCs w:val="20"/>
              </w:rPr>
              <w:t>Wood for poles</w:t>
            </w:r>
          </w:p>
        </w:tc>
        <w:tc>
          <w:tcPr>
            <w:tcW w:w="1008" w:type="dxa"/>
            <w:tcBorders>
              <w:top w:val="single" w:sz="4" w:space="0" w:color="auto"/>
              <w:left w:val="single" w:sz="4" w:space="0" w:color="auto"/>
              <w:bottom w:val="single" w:sz="4" w:space="0" w:color="auto"/>
              <w:right w:val="single" w:sz="4" w:space="0" w:color="auto"/>
            </w:tcBorders>
          </w:tcPr>
          <w:p w14:paraId="25430D06"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37511CF3" w14:textId="56CA2D92"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3609E129"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3DD05957" w14:textId="51229062"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7D0027E2"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0A06FBAC"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48F19E9F"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1A3FB05F"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416472A8" w14:textId="77777777" w:rsidR="00A60636" w:rsidRPr="00D97AE2" w:rsidRDefault="00A60636" w:rsidP="00FF6265">
            <w:pPr>
              <w:pStyle w:val="NoSpacing"/>
              <w:rPr>
                <w:sz w:val="20"/>
                <w:szCs w:val="20"/>
              </w:rPr>
            </w:pPr>
          </w:p>
        </w:tc>
      </w:tr>
      <w:tr w:rsidR="00A60636" w:rsidRPr="00D97AE2" w14:paraId="7F194EA6" w14:textId="458F7A29"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70E4BF1C" w14:textId="77777777" w:rsidR="00A60636" w:rsidRPr="00D97AE2" w:rsidRDefault="00A60636" w:rsidP="00FF6265">
            <w:pPr>
              <w:pStyle w:val="NoSpacing"/>
              <w:rPr>
                <w:sz w:val="20"/>
                <w:szCs w:val="20"/>
              </w:rPr>
            </w:pPr>
            <w:r w:rsidRPr="00D97AE2">
              <w:rPr>
                <w:sz w:val="20"/>
                <w:szCs w:val="20"/>
              </w:rPr>
              <w:t>f</w:t>
            </w:r>
          </w:p>
        </w:tc>
        <w:tc>
          <w:tcPr>
            <w:tcW w:w="2267" w:type="dxa"/>
            <w:tcBorders>
              <w:top w:val="single" w:sz="4" w:space="0" w:color="auto"/>
              <w:left w:val="single" w:sz="4" w:space="0" w:color="auto"/>
              <w:bottom w:val="single" w:sz="4" w:space="0" w:color="auto"/>
              <w:right w:val="single" w:sz="4" w:space="0" w:color="auto"/>
            </w:tcBorders>
          </w:tcPr>
          <w:p w14:paraId="12847C80" w14:textId="77777777" w:rsidR="00A60636" w:rsidRPr="00D97AE2" w:rsidRDefault="00A60636" w:rsidP="00FF6265">
            <w:pPr>
              <w:pStyle w:val="NoSpacing"/>
              <w:rPr>
                <w:sz w:val="20"/>
                <w:szCs w:val="20"/>
              </w:rPr>
            </w:pPr>
            <w:r w:rsidRPr="00D97AE2">
              <w:rPr>
                <w:sz w:val="20"/>
                <w:szCs w:val="20"/>
              </w:rPr>
              <w:t xml:space="preserve">Fruit, nuts, seeds, roots, berries, etc. </w:t>
            </w:r>
          </w:p>
        </w:tc>
        <w:tc>
          <w:tcPr>
            <w:tcW w:w="1008" w:type="dxa"/>
            <w:tcBorders>
              <w:top w:val="single" w:sz="4" w:space="0" w:color="auto"/>
              <w:left w:val="single" w:sz="4" w:space="0" w:color="auto"/>
              <w:bottom w:val="single" w:sz="4" w:space="0" w:color="auto"/>
              <w:right w:val="single" w:sz="4" w:space="0" w:color="auto"/>
            </w:tcBorders>
          </w:tcPr>
          <w:p w14:paraId="6CE1DC79"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7FA9008E" w14:textId="18576C49"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214437EF"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1187416C" w14:textId="30A4119B"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0CE58D33"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5D66A382"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459BA517"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664C88B9"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2C4E5CA6" w14:textId="77777777" w:rsidR="00A60636" w:rsidRPr="00D97AE2" w:rsidRDefault="00A60636" w:rsidP="00FF6265">
            <w:pPr>
              <w:pStyle w:val="NoSpacing"/>
              <w:rPr>
                <w:sz w:val="20"/>
                <w:szCs w:val="20"/>
              </w:rPr>
            </w:pPr>
          </w:p>
        </w:tc>
      </w:tr>
      <w:tr w:rsidR="00A60636" w:rsidRPr="00D97AE2" w14:paraId="249057EC" w14:textId="55451968"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8EB3AB5" w14:textId="77777777" w:rsidR="00A60636" w:rsidRPr="00D97AE2" w:rsidRDefault="00A60636" w:rsidP="00FF6265">
            <w:pPr>
              <w:pStyle w:val="NoSpacing"/>
              <w:rPr>
                <w:sz w:val="20"/>
                <w:szCs w:val="20"/>
              </w:rPr>
            </w:pPr>
            <w:r w:rsidRPr="00D97AE2">
              <w:rPr>
                <w:sz w:val="20"/>
                <w:szCs w:val="20"/>
              </w:rPr>
              <w:t>g</w:t>
            </w:r>
          </w:p>
        </w:tc>
        <w:tc>
          <w:tcPr>
            <w:tcW w:w="2267" w:type="dxa"/>
            <w:tcBorders>
              <w:top w:val="single" w:sz="4" w:space="0" w:color="auto"/>
              <w:left w:val="single" w:sz="4" w:space="0" w:color="auto"/>
              <w:bottom w:val="single" w:sz="4" w:space="0" w:color="auto"/>
              <w:right w:val="single" w:sz="4" w:space="0" w:color="auto"/>
            </w:tcBorders>
          </w:tcPr>
          <w:p w14:paraId="4337E3BB" w14:textId="77777777" w:rsidR="00A60636" w:rsidRPr="00D97AE2" w:rsidRDefault="00A60636" w:rsidP="00FF6265">
            <w:pPr>
              <w:pStyle w:val="NoSpacing"/>
              <w:rPr>
                <w:sz w:val="20"/>
                <w:szCs w:val="20"/>
              </w:rPr>
            </w:pPr>
            <w:r w:rsidRPr="00D97AE2">
              <w:rPr>
                <w:sz w:val="20"/>
                <w:szCs w:val="20"/>
              </w:rPr>
              <w:t>Mushrooms</w:t>
            </w:r>
          </w:p>
        </w:tc>
        <w:tc>
          <w:tcPr>
            <w:tcW w:w="1008" w:type="dxa"/>
            <w:tcBorders>
              <w:top w:val="single" w:sz="4" w:space="0" w:color="auto"/>
              <w:left w:val="single" w:sz="4" w:space="0" w:color="auto"/>
              <w:bottom w:val="single" w:sz="4" w:space="0" w:color="auto"/>
              <w:right w:val="single" w:sz="4" w:space="0" w:color="auto"/>
            </w:tcBorders>
          </w:tcPr>
          <w:p w14:paraId="70E03E4D"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52285CB1" w14:textId="2FD3F163"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57D56582"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7178D162" w14:textId="1EE1CF2B"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430589B3"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46805D7C"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458F467F"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4DE835CF"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56EC8119" w14:textId="77777777" w:rsidR="00A60636" w:rsidRPr="00D97AE2" w:rsidRDefault="00A60636" w:rsidP="00FF6265">
            <w:pPr>
              <w:pStyle w:val="NoSpacing"/>
              <w:rPr>
                <w:sz w:val="20"/>
                <w:szCs w:val="20"/>
              </w:rPr>
            </w:pPr>
          </w:p>
        </w:tc>
      </w:tr>
      <w:tr w:rsidR="00A60636" w:rsidRPr="00D97AE2" w14:paraId="5AA93E39" w14:textId="4A217F83"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5089ADC8" w14:textId="77777777" w:rsidR="00A60636" w:rsidRPr="00D97AE2" w:rsidRDefault="00A60636" w:rsidP="00FF6265">
            <w:pPr>
              <w:pStyle w:val="NoSpacing"/>
              <w:rPr>
                <w:sz w:val="20"/>
                <w:szCs w:val="20"/>
              </w:rPr>
            </w:pPr>
            <w:r w:rsidRPr="00D97AE2">
              <w:rPr>
                <w:sz w:val="20"/>
                <w:szCs w:val="20"/>
              </w:rPr>
              <w:t>h</w:t>
            </w:r>
          </w:p>
        </w:tc>
        <w:tc>
          <w:tcPr>
            <w:tcW w:w="2267" w:type="dxa"/>
            <w:tcBorders>
              <w:top w:val="single" w:sz="4" w:space="0" w:color="auto"/>
              <w:left w:val="single" w:sz="4" w:space="0" w:color="auto"/>
              <w:bottom w:val="single" w:sz="4" w:space="0" w:color="auto"/>
              <w:right w:val="single" w:sz="4" w:space="0" w:color="auto"/>
            </w:tcBorders>
          </w:tcPr>
          <w:p w14:paraId="4CDCC293" w14:textId="77777777" w:rsidR="00A60636" w:rsidRPr="00D97AE2" w:rsidRDefault="00A60636" w:rsidP="00FF6265">
            <w:pPr>
              <w:pStyle w:val="NoSpacing"/>
              <w:rPr>
                <w:sz w:val="20"/>
                <w:szCs w:val="20"/>
              </w:rPr>
            </w:pPr>
            <w:r w:rsidRPr="00D97AE2">
              <w:rPr>
                <w:sz w:val="20"/>
                <w:szCs w:val="20"/>
              </w:rPr>
              <w:t>Fodder</w:t>
            </w:r>
          </w:p>
        </w:tc>
        <w:tc>
          <w:tcPr>
            <w:tcW w:w="1008" w:type="dxa"/>
            <w:tcBorders>
              <w:top w:val="single" w:sz="4" w:space="0" w:color="auto"/>
              <w:left w:val="single" w:sz="4" w:space="0" w:color="auto"/>
              <w:bottom w:val="single" w:sz="4" w:space="0" w:color="auto"/>
              <w:right w:val="single" w:sz="4" w:space="0" w:color="auto"/>
            </w:tcBorders>
          </w:tcPr>
          <w:p w14:paraId="03FAA66F"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4C2150FA" w14:textId="65C2F9EB"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18B97C4A"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352C5CEA" w14:textId="53C71D3C"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01F54B89"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3A5F8808"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7DF27CC3"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233A496B"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02259FDB" w14:textId="77777777" w:rsidR="00A60636" w:rsidRPr="00D97AE2" w:rsidRDefault="00A60636" w:rsidP="00FF6265">
            <w:pPr>
              <w:pStyle w:val="NoSpacing"/>
              <w:rPr>
                <w:sz w:val="20"/>
                <w:szCs w:val="20"/>
              </w:rPr>
            </w:pPr>
          </w:p>
        </w:tc>
      </w:tr>
      <w:tr w:rsidR="00A60636" w:rsidRPr="00D97AE2" w14:paraId="718DC8D0" w14:textId="7872512C"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29C4F470" w14:textId="77777777" w:rsidR="00A60636" w:rsidRPr="00D97AE2" w:rsidRDefault="00A60636" w:rsidP="00FF6265">
            <w:pPr>
              <w:pStyle w:val="NoSpacing"/>
              <w:rPr>
                <w:sz w:val="20"/>
                <w:szCs w:val="20"/>
              </w:rPr>
            </w:pPr>
            <w:proofErr w:type="spellStart"/>
            <w:r w:rsidRPr="00D97AE2">
              <w:rPr>
                <w:sz w:val="20"/>
                <w:szCs w:val="20"/>
              </w:rPr>
              <w:t>i</w:t>
            </w:r>
            <w:proofErr w:type="spellEnd"/>
          </w:p>
        </w:tc>
        <w:tc>
          <w:tcPr>
            <w:tcW w:w="2267" w:type="dxa"/>
            <w:tcBorders>
              <w:top w:val="single" w:sz="4" w:space="0" w:color="auto"/>
              <w:left w:val="single" w:sz="4" w:space="0" w:color="auto"/>
              <w:bottom w:val="single" w:sz="4" w:space="0" w:color="auto"/>
              <w:right w:val="single" w:sz="4" w:space="0" w:color="auto"/>
            </w:tcBorders>
          </w:tcPr>
          <w:p w14:paraId="03E23D77" w14:textId="77777777" w:rsidR="00A60636" w:rsidRPr="00D97AE2" w:rsidRDefault="00A60636" w:rsidP="00FF6265">
            <w:pPr>
              <w:pStyle w:val="NoSpacing"/>
              <w:rPr>
                <w:sz w:val="20"/>
                <w:szCs w:val="20"/>
              </w:rPr>
            </w:pPr>
            <w:r w:rsidRPr="00D97AE2">
              <w:rPr>
                <w:sz w:val="20"/>
                <w:szCs w:val="20"/>
              </w:rPr>
              <w:t>Rattan</w:t>
            </w:r>
          </w:p>
        </w:tc>
        <w:tc>
          <w:tcPr>
            <w:tcW w:w="1008" w:type="dxa"/>
            <w:tcBorders>
              <w:top w:val="single" w:sz="4" w:space="0" w:color="auto"/>
              <w:left w:val="single" w:sz="4" w:space="0" w:color="auto"/>
              <w:bottom w:val="single" w:sz="4" w:space="0" w:color="auto"/>
              <w:right w:val="single" w:sz="4" w:space="0" w:color="auto"/>
            </w:tcBorders>
          </w:tcPr>
          <w:p w14:paraId="552DA842"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195CAA5E" w14:textId="41CF9FAE"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39858EE1"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13008B1A" w14:textId="3DD89980"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16E52BB4"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70CA6843"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200EC44F"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629BC82A"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54A1032A" w14:textId="77777777" w:rsidR="00A60636" w:rsidRPr="00D97AE2" w:rsidRDefault="00A60636" w:rsidP="00FF6265">
            <w:pPr>
              <w:pStyle w:val="NoSpacing"/>
              <w:rPr>
                <w:sz w:val="20"/>
                <w:szCs w:val="20"/>
              </w:rPr>
            </w:pPr>
          </w:p>
        </w:tc>
      </w:tr>
      <w:tr w:rsidR="00A60636" w:rsidRPr="00D97AE2" w14:paraId="081E1E39" w14:textId="40034E88"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675DC3A7" w14:textId="77777777" w:rsidR="00A60636" w:rsidRPr="00D97AE2" w:rsidRDefault="00A60636" w:rsidP="00FF6265">
            <w:pPr>
              <w:pStyle w:val="NoSpacing"/>
              <w:rPr>
                <w:sz w:val="20"/>
                <w:szCs w:val="20"/>
              </w:rPr>
            </w:pPr>
            <w:r w:rsidRPr="00D97AE2">
              <w:rPr>
                <w:sz w:val="20"/>
                <w:szCs w:val="20"/>
              </w:rPr>
              <w:t>j</w:t>
            </w:r>
          </w:p>
        </w:tc>
        <w:tc>
          <w:tcPr>
            <w:tcW w:w="2267" w:type="dxa"/>
            <w:tcBorders>
              <w:top w:val="single" w:sz="4" w:space="0" w:color="auto"/>
              <w:left w:val="single" w:sz="4" w:space="0" w:color="auto"/>
              <w:bottom w:val="single" w:sz="4" w:space="0" w:color="auto"/>
              <w:right w:val="single" w:sz="4" w:space="0" w:color="auto"/>
            </w:tcBorders>
          </w:tcPr>
          <w:p w14:paraId="1327D3AF" w14:textId="77777777" w:rsidR="00A60636" w:rsidRPr="00D97AE2" w:rsidRDefault="00A60636" w:rsidP="00FF6265">
            <w:pPr>
              <w:pStyle w:val="NoSpacing"/>
              <w:rPr>
                <w:sz w:val="20"/>
                <w:szCs w:val="20"/>
              </w:rPr>
            </w:pPr>
            <w:r w:rsidRPr="00D97AE2">
              <w:rPr>
                <w:sz w:val="20"/>
                <w:szCs w:val="20"/>
              </w:rPr>
              <w:t>Plant medicines</w:t>
            </w:r>
          </w:p>
        </w:tc>
        <w:tc>
          <w:tcPr>
            <w:tcW w:w="1008" w:type="dxa"/>
            <w:tcBorders>
              <w:top w:val="single" w:sz="4" w:space="0" w:color="auto"/>
              <w:left w:val="single" w:sz="4" w:space="0" w:color="auto"/>
              <w:bottom w:val="single" w:sz="4" w:space="0" w:color="auto"/>
              <w:right w:val="single" w:sz="4" w:space="0" w:color="auto"/>
            </w:tcBorders>
          </w:tcPr>
          <w:p w14:paraId="3FC55B74"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79F09745" w14:textId="539CC1D8"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66394352"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1DE822D6" w14:textId="6F067812"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6D8D2D74"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5C15A071"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44B8FF12"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6FABE78E"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59E87CF0" w14:textId="77777777" w:rsidR="00A60636" w:rsidRPr="00D97AE2" w:rsidRDefault="00A60636" w:rsidP="00FF6265">
            <w:pPr>
              <w:pStyle w:val="NoSpacing"/>
              <w:rPr>
                <w:sz w:val="20"/>
                <w:szCs w:val="20"/>
              </w:rPr>
            </w:pPr>
          </w:p>
        </w:tc>
      </w:tr>
      <w:tr w:rsidR="00A60636" w:rsidRPr="00D97AE2" w14:paraId="6D9FD8B9" w14:textId="470DF29B"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67A2B88" w14:textId="77777777" w:rsidR="00A60636" w:rsidRPr="00D97AE2" w:rsidRDefault="00A60636" w:rsidP="00FF6265">
            <w:pPr>
              <w:pStyle w:val="NoSpacing"/>
              <w:rPr>
                <w:sz w:val="20"/>
                <w:szCs w:val="20"/>
              </w:rPr>
            </w:pPr>
            <w:r w:rsidRPr="00D97AE2">
              <w:rPr>
                <w:sz w:val="20"/>
                <w:szCs w:val="20"/>
              </w:rPr>
              <w:t>k</w:t>
            </w:r>
          </w:p>
        </w:tc>
        <w:tc>
          <w:tcPr>
            <w:tcW w:w="2267" w:type="dxa"/>
            <w:tcBorders>
              <w:top w:val="single" w:sz="4" w:space="0" w:color="auto"/>
              <w:left w:val="single" w:sz="4" w:space="0" w:color="auto"/>
              <w:bottom w:val="single" w:sz="4" w:space="0" w:color="auto"/>
              <w:right w:val="single" w:sz="4" w:space="0" w:color="auto"/>
            </w:tcBorders>
          </w:tcPr>
          <w:p w14:paraId="17E4A413" w14:textId="77777777" w:rsidR="00A60636" w:rsidRPr="00D97AE2" w:rsidRDefault="00A60636" w:rsidP="00FF6265">
            <w:pPr>
              <w:pStyle w:val="NoSpacing"/>
              <w:rPr>
                <w:sz w:val="20"/>
                <w:szCs w:val="20"/>
              </w:rPr>
            </w:pPr>
            <w:r w:rsidRPr="00D97AE2">
              <w:rPr>
                <w:sz w:val="20"/>
                <w:szCs w:val="20"/>
              </w:rPr>
              <w:t>Herbs and spices</w:t>
            </w:r>
          </w:p>
        </w:tc>
        <w:tc>
          <w:tcPr>
            <w:tcW w:w="1008" w:type="dxa"/>
            <w:tcBorders>
              <w:top w:val="single" w:sz="4" w:space="0" w:color="auto"/>
              <w:left w:val="single" w:sz="4" w:space="0" w:color="auto"/>
              <w:bottom w:val="single" w:sz="4" w:space="0" w:color="auto"/>
              <w:right w:val="single" w:sz="4" w:space="0" w:color="auto"/>
            </w:tcBorders>
          </w:tcPr>
          <w:p w14:paraId="1B3EC5F0"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39773210" w14:textId="11523EC5"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41DDA4C2"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2CC85C64" w14:textId="4B6020F8"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1D8D343C"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4D199559"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69834FF8"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78DB1888"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7D2101F7" w14:textId="77777777" w:rsidR="00A60636" w:rsidRPr="00D97AE2" w:rsidRDefault="00A60636" w:rsidP="00FF6265">
            <w:pPr>
              <w:pStyle w:val="NoSpacing"/>
              <w:rPr>
                <w:sz w:val="20"/>
                <w:szCs w:val="20"/>
              </w:rPr>
            </w:pPr>
          </w:p>
        </w:tc>
      </w:tr>
      <w:tr w:rsidR="00A60636" w:rsidRPr="00D97AE2" w14:paraId="12AB0FB6" w14:textId="765562E1"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284A262C" w14:textId="77777777" w:rsidR="00A60636" w:rsidRPr="00D97AE2" w:rsidRDefault="00A60636" w:rsidP="00FF6265">
            <w:pPr>
              <w:pStyle w:val="NoSpacing"/>
              <w:rPr>
                <w:sz w:val="20"/>
                <w:szCs w:val="20"/>
              </w:rPr>
            </w:pPr>
            <w:r w:rsidRPr="00D97AE2">
              <w:rPr>
                <w:sz w:val="20"/>
                <w:szCs w:val="20"/>
              </w:rPr>
              <w:t>l</w:t>
            </w:r>
          </w:p>
        </w:tc>
        <w:tc>
          <w:tcPr>
            <w:tcW w:w="2267" w:type="dxa"/>
            <w:tcBorders>
              <w:top w:val="single" w:sz="4" w:space="0" w:color="auto"/>
              <w:left w:val="single" w:sz="4" w:space="0" w:color="auto"/>
              <w:bottom w:val="single" w:sz="4" w:space="0" w:color="auto"/>
              <w:right w:val="single" w:sz="4" w:space="0" w:color="auto"/>
            </w:tcBorders>
          </w:tcPr>
          <w:p w14:paraId="3FA72E4A" w14:textId="77777777" w:rsidR="00A60636" w:rsidRPr="00D97AE2" w:rsidRDefault="00A60636" w:rsidP="00FF6265">
            <w:pPr>
              <w:pStyle w:val="NoSpacing"/>
              <w:rPr>
                <w:sz w:val="20"/>
                <w:szCs w:val="20"/>
              </w:rPr>
            </w:pPr>
            <w:r w:rsidRPr="00D97AE2">
              <w:rPr>
                <w:sz w:val="20"/>
                <w:szCs w:val="20"/>
              </w:rPr>
              <w:t>Dying/tanning</w:t>
            </w:r>
          </w:p>
        </w:tc>
        <w:tc>
          <w:tcPr>
            <w:tcW w:w="1008" w:type="dxa"/>
            <w:tcBorders>
              <w:top w:val="single" w:sz="4" w:space="0" w:color="auto"/>
              <w:left w:val="single" w:sz="4" w:space="0" w:color="auto"/>
              <w:bottom w:val="single" w:sz="4" w:space="0" w:color="auto"/>
              <w:right w:val="single" w:sz="4" w:space="0" w:color="auto"/>
            </w:tcBorders>
          </w:tcPr>
          <w:p w14:paraId="6EA6B973"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0BA7B197" w14:textId="523C4EC5"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56C47F9A"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3B54A621" w14:textId="3E7CDA03"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39760346"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7F68729C"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6501D73C"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77D2A28E"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44BF3F35" w14:textId="77777777" w:rsidR="00A60636" w:rsidRPr="00D97AE2" w:rsidRDefault="00A60636" w:rsidP="00FF6265">
            <w:pPr>
              <w:pStyle w:val="NoSpacing"/>
              <w:rPr>
                <w:sz w:val="20"/>
                <w:szCs w:val="20"/>
              </w:rPr>
            </w:pPr>
          </w:p>
        </w:tc>
      </w:tr>
      <w:tr w:rsidR="00A60636" w:rsidRPr="00D97AE2" w14:paraId="6CBE2E7E" w14:textId="77E8BCA0"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478676B5" w14:textId="77777777" w:rsidR="00A60636" w:rsidRPr="00D97AE2" w:rsidRDefault="00A60636" w:rsidP="00FF6265">
            <w:pPr>
              <w:pStyle w:val="NoSpacing"/>
              <w:rPr>
                <w:sz w:val="20"/>
                <w:szCs w:val="20"/>
              </w:rPr>
            </w:pPr>
            <w:r w:rsidRPr="00D97AE2">
              <w:rPr>
                <w:sz w:val="20"/>
                <w:szCs w:val="20"/>
              </w:rPr>
              <w:t>m</w:t>
            </w:r>
          </w:p>
        </w:tc>
        <w:tc>
          <w:tcPr>
            <w:tcW w:w="2267" w:type="dxa"/>
            <w:tcBorders>
              <w:top w:val="single" w:sz="4" w:space="0" w:color="auto"/>
              <w:left w:val="single" w:sz="4" w:space="0" w:color="auto"/>
              <w:bottom w:val="single" w:sz="4" w:space="0" w:color="auto"/>
              <w:right w:val="single" w:sz="4" w:space="0" w:color="auto"/>
            </w:tcBorders>
          </w:tcPr>
          <w:p w14:paraId="0C84E36F" w14:textId="77777777" w:rsidR="00A60636" w:rsidRPr="00D97AE2" w:rsidRDefault="00A60636" w:rsidP="00FF6265">
            <w:pPr>
              <w:pStyle w:val="NoSpacing"/>
              <w:rPr>
                <w:sz w:val="20"/>
                <w:szCs w:val="20"/>
              </w:rPr>
            </w:pPr>
            <w:r w:rsidRPr="00D97AE2">
              <w:rPr>
                <w:sz w:val="20"/>
                <w:szCs w:val="20"/>
              </w:rPr>
              <w:t>Seeds (for regeneration purposes)</w:t>
            </w:r>
          </w:p>
        </w:tc>
        <w:tc>
          <w:tcPr>
            <w:tcW w:w="1008" w:type="dxa"/>
            <w:tcBorders>
              <w:top w:val="single" w:sz="4" w:space="0" w:color="auto"/>
              <w:left w:val="single" w:sz="4" w:space="0" w:color="auto"/>
              <w:bottom w:val="single" w:sz="4" w:space="0" w:color="auto"/>
              <w:right w:val="single" w:sz="4" w:space="0" w:color="auto"/>
            </w:tcBorders>
          </w:tcPr>
          <w:p w14:paraId="6E1919A0"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6115DF75" w14:textId="0D256179"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3A573444"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1F2A65F2" w14:textId="7A8779C3"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3895B19B"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61CB6617"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531877F1"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01383327"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3699474D" w14:textId="77777777" w:rsidR="00A60636" w:rsidRPr="00D97AE2" w:rsidRDefault="00A60636" w:rsidP="00FF6265">
            <w:pPr>
              <w:pStyle w:val="NoSpacing"/>
              <w:rPr>
                <w:sz w:val="20"/>
                <w:szCs w:val="20"/>
              </w:rPr>
            </w:pPr>
          </w:p>
        </w:tc>
      </w:tr>
      <w:tr w:rsidR="00A60636" w:rsidRPr="00D97AE2" w14:paraId="703BA822" w14:textId="31513482"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570A7EB9" w14:textId="77777777" w:rsidR="00A60636" w:rsidRPr="00D97AE2" w:rsidRDefault="00A60636" w:rsidP="00FF6265">
            <w:pPr>
              <w:pStyle w:val="NoSpacing"/>
              <w:rPr>
                <w:sz w:val="20"/>
                <w:szCs w:val="20"/>
              </w:rPr>
            </w:pPr>
            <w:r w:rsidRPr="00D97AE2">
              <w:rPr>
                <w:sz w:val="20"/>
                <w:szCs w:val="20"/>
              </w:rPr>
              <w:t>n</w:t>
            </w:r>
          </w:p>
        </w:tc>
        <w:tc>
          <w:tcPr>
            <w:tcW w:w="2267" w:type="dxa"/>
            <w:tcBorders>
              <w:top w:val="single" w:sz="4" w:space="0" w:color="auto"/>
              <w:left w:val="single" w:sz="4" w:space="0" w:color="auto"/>
              <w:bottom w:val="single" w:sz="4" w:space="0" w:color="auto"/>
              <w:right w:val="single" w:sz="4" w:space="0" w:color="auto"/>
            </w:tcBorders>
          </w:tcPr>
          <w:p w14:paraId="48AC6F3A" w14:textId="77777777" w:rsidR="00A60636" w:rsidRPr="00D97AE2" w:rsidRDefault="00A60636" w:rsidP="00FF6265">
            <w:pPr>
              <w:pStyle w:val="NoSpacing"/>
              <w:rPr>
                <w:sz w:val="20"/>
                <w:szCs w:val="20"/>
              </w:rPr>
            </w:pPr>
            <w:proofErr w:type="spellStart"/>
            <w:r w:rsidRPr="00D97AE2">
              <w:rPr>
                <w:sz w:val="20"/>
                <w:szCs w:val="20"/>
              </w:rPr>
              <w:t>Fibres</w:t>
            </w:r>
            <w:proofErr w:type="spellEnd"/>
            <w:r w:rsidRPr="00D97AE2">
              <w:rPr>
                <w:sz w:val="20"/>
                <w:szCs w:val="20"/>
              </w:rPr>
              <w:t xml:space="preserve"> (for rope, </w:t>
            </w:r>
            <w:proofErr w:type="spellStart"/>
            <w:r w:rsidRPr="00D97AE2">
              <w:rPr>
                <w:sz w:val="20"/>
                <w:szCs w:val="20"/>
              </w:rPr>
              <w:t>etc</w:t>
            </w:r>
            <w:proofErr w:type="spellEnd"/>
            <w:r w:rsidRPr="00D97AE2">
              <w:rPr>
                <w:sz w:val="20"/>
                <w:szCs w:val="20"/>
              </w:rPr>
              <w:t>)</w:t>
            </w:r>
          </w:p>
        </w:tc>
        <w:tc>
          <w:tcPr>
            <w:tcW w:w="1008" w:type="dxa"/>
            <w:tcBorders>
              <w:top w:val="single" w:sz="4" w:space="0" w:color="auto"/>
              <w:left w:val="single" w:sz="4" w:space="0" w:color="auto"/>
              <w:bottom w:val="single" w:sz="4" w:space="0" w:color="auto"/>
              <w:right w:val="single" w:sz="4" w:space="0" w:color="auto"/>
            </w:tcBorders>
          </w:tcPr>
          <w:p w14:paraId="1058AE88"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1A33CCC1" w14:textId="53F8F194"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022C5A0E"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5042C2EE" w14:textId="42A9ABB0"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2C3D14DB"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3E55DAB8"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7EB4916B"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32A6E5F8"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13582969" w14:textId="77777777" w:rsidR="00A60636" w:rsidRPr="00D97AE2" w:rsidRDefault="00A60636" w:rsidP="00FF6265">
            <w:pPr>
              <w:pStyle w:val="NoSpacing"/>
              <w:rPr>
                <w:sz w:val="20"/>
                <w:szCs w:val="20"/>
              </w:rPr>
            </w:pPr>
          </w:p>
        </w:tc>
      </w:tr>
      <w:tr w:rsidR="00A60636" w:rsidRPr="00D97AE2" w14:paraId="6E0598D5" w14:textId="38394DE1"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3BAE20B4" w14:textId="77777777" w:rsidR="00A60636" w:rsidRPr="00D97AE2" w:rsidRDefault="00A60636" w:rsidP="00FF6265">
            <w:pPr>
              <w:pStyle w:val="NoSpacing"/>
              <w:rPr>
                <w:sz w:val="20"/>
                <w:szCs w:val="20"/>
              </w:rPr>
            </w:pPr>
            <w:r w:rsidRPr="00D97AE2">
              <w:rPr>
                <w:sz w:val="20"/>
                <w:szCs w:val="20"/>
              </w:rPr>
              <w:t>o</w:t>
            </w:r>
          </w:p>
        </w:tc>
        <w:tc>
          <w:tcPr>
            <w:tcW w:w="2267" w:type="dxa"/>
            <w:tcBorders>
              <w:top w:val="single" w:sz="4" w:space="0" w:color="auto"/>
              <w:left w:val="single" w:sz="4" w:space="0" w:color="auto"/>
              <w:bottom w:val="single" w:sz="4" w:space="0" w:color="auto"/>
              <w:right w:val="single" w:sz="4" w:space="0" w:color="auto"/>
            </w:tcBorders>
          </w:tcPr>
          <w:p w14:paraId="22297914" w14:textId="77777777" w:rsidR="00A60636" w:rsidRPr="00D97AE2" w:rsidRDefault="00A60636" w:rsidP="00FF6265">
            <w:pPr>
              <w:pStyle w:val="NoSpacing"/>
              <w:rPr>
                <w:sz w:val="20"/>
                <w:szCs w:val="20"/>
              </w:rPr>
            </w:pPr>
            <w:r w:rsidRPr="00D97AE2">
              <w:rPr>
                <w:sz w:val="20"/>
                <w:szCs w:val="20"/>
              </w:rPr>
              <w:t>Other plant products</w:t>
            </w:r>
          </w:p>
        </w:tc>
        <w:tc>
          <w:tcPr>
            <w:tcW w:w="1008" w:type="dxa"/>
            <w:tcBorders>
              <w:top w:val="single" w:sz="4" w:space="0" w:color="auto"/>
              <w:left w:val="single" w:sz="4" w:space="0" w:color="auto"/>
              <w:bottom w:val="single" w:sz="4" w:space="0" w:color="auto"/>
              <w:right w:val="single" w:sz="4" w:space="0" w:color="auto"/>
            </w:tcBorders>
          </w:tcPr>
          <w:p w14:paraId="02E7C7BF"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2C16A605" w14:textId="352C633C"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639ABF4C"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7BEBD8AB" w14:textId="1D265BC1"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21E40392"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4369BDCC"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4AA31912"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3BD23592"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096D7514" w14:textId="77777777" w:rsidR="00A60636" w:rsidRPr="00D97AE2" w:rsidRDefault="00A60636" w:rsidP="00FF6265">
            <w:pPr>
              <w:pStyle w:val="NoSpacing"/>
              <w:rPr>
                <w:sz w:val="20"/>
                <w:szCs w:val="20"/>
              </w:rPr>
            </w:pPr>
          </w:p>
        </w:tc>
      </w:tr>
      <w:tr w:rsidR="00A60636" w:rsidRPr="00D97AE2" w14:paraId="636615AD" w14:textId="4731268E"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67C526A7" w14:textId="77777777" w:rsidR="00A60636" w:rsidRPr="00D97AE2" w:rsidRDefault="00A60636" w:rsidP="00FF6265">
            <w:pPr>
              <w:pStyle w:val="NoSpacing"/>
              <w:rPr>
                <w:sz w:val="20"/>
                <w:szCs w:val="20"/>
              </w:rPr>
            </w:pPr>
            <w:r w:rsidRPr="00D97AE2">
              <w:rPr>
                <w:sz w:val="20"/>
                <w:szCs w:val="20"/>
              </w:rPr>
              <w:t>p</w:t>
            </w:r>
          </w:p>
        </w:tc>
        <w:tc>
          <w:tcPr>
            <w:tcW w:w="2267" w:type="dxa"/>
            <w:tcBorders>
              <w:top w:val="single" w:sz="4" w:space="0" w:color="auto"/>
              <w:left w:val="single" w:sz="4" w:space="0" w:color="auto"/>
              <w:bottom w:val="single" w:sz="4" w:space="0" w:color="auto"/>
              <w:right w:val="single" w:sz="4" w:space="0" w:color="auto"/>
            </w:tcBorders>
          </w:tcPr>
          <w:p w14:paraId="1168B780" w14:textId="77777777" w:rsidR="00A60636" w:rsidRPr="00D97AE2" w:rsidRDefault="00A60636" w:rsidP="00FF6265">
            <w:pPr>
              <w:pStyle w:val="NoSpacing"/>
              <w:rPr>
                <w:sz w:val="20"/>
                <w:szCs w:val="20"/>
              </w:rPr>
            </w:pPr>
            <w:r w:rsidRPr="00D97AE2">
              <w:rPr>
                <w:sz w:val="20"/>
                <w:szCs w:val="20"/>
              </w:rPr>
              <w:t xml:space="preserve">Wildlife (including </w:t>
            </w:r>
            <w:proofErr w:type="spellStart"/>
            <w:r w:rsidRPr="00D97AE2">
              <w:rPr>
                <w:sz w:val="20"/>
                <w:szCs w:val="20"/>
              </w:rPr>
              <w:t>bushmeat</w:t>
            </w:r>
            <w:proofErr w:type="spellEnd"/>
            <w:r w:rsidRPr="00D97AE2">
              <w:rPr>
                <w:sz w:val="20"/>
                <w:szCs w:val="20"/>
              </w:rPr>
              <w:t>)</w:t>
            </w:r>
          </w:p>
        </w:tc>
        <w:tc>
          <w:tcPr>
            <w:tcW w:w="1008" w:type="dxa"/>
            <w:tcBorders>
              <w:top w:val="single" w:sz="4" w:space="0" w:color="auto"/>
              <w:left w:val="single" w:sz="4" w:space="0" w:color="auto"/>
              <w:bottom w:val="single" w:sz="4" w:space="0" w:color="auto"/>
              <w:right w:val="single" w:sz="4" w:space="0" w:color="auto"/>
            </w:tcBorders>
          </w:tcPr>
          <w:p w14:paraId="7AB313EA"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79547360" w14:textId="10E6A0CA"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5ABCEEEA"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37DB2DD3" w14:textId="7FCC4696"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6E79CC8B"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51A8E8FB"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57FEC205"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5318F276"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43A0E875" w14:textId="77777777" w:rsidR="00A60636" w:rsidRPr="00D97AE2" w:rsidRDefault="00A60636" w:rsidP="00FF6265">
            <w:pPr>
              <w:pStyle w:val="NoSpacing"/>
              <w:rPr>
                <w:sz w:val="20"/>
                <w:szCs w:val="20"/>
              </w:rPr>
            </w:pPr>
          </w:p>
        </w:tc>
      </w:tr>
      <w:tr w:rsidR="00A60636" w:rsidRPr="00D97AE2" w14:paraId="579FCC6A" w14:textId="0F02A64D"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5E5A8236" w14:textId="77777777" w:rsidR="00A60636" w:rsidRPr="00D97AE2" w:rsidRDefault="00A60636" w:rsidP="00FF6265">
            <w:pPr>
              <w:pStyle w:val="NoSpacing"/>
              <w:rPr>
                <w:sz w:val="20"/>
                <w:szCs w:val="20"/>
              </w:rPr>
            </w:pPr>
            <w:r w:rsidRPr="00D97AE2">
              <w:rPr>
                <w:sz w:val="20"/>
                <w:szCs w:val="20"/>
              </w:rPr>
              <w:t>q</w:t>
            </w:r>
          </w:p>
        </w:tc>
        <w:tc>
          <w:tcPr>
            <w:tcW w:w="2267" w:type="dxa"/>
            <w:tcBorders>
              <w:top w:val="single" w:sz="4" w:space="0" w:color="auto"/>
              <w:left w:val="single" w:sz="4" w:space="0" w:color="auto"/>
              <w:bottom w:val="single" w:sz="4" w:space="0" w:color="auto"/>
              <w:right w:val="single" w:sz="4" w:space="0" w:color="auto"/>
            </w:tcBorders>
          </w:tcPr>
          <w:p w14:paraId="51422ED4" w14:textId="77777777" w:rsidR="00A60636" w:rsidRPr="00D97AE2" w:rsidRDefault="00A60636" w:rsidP="00FF6265">
            <w:pPr>
              <w:pStyle w:val="NoSpacing"/>
              <w:rPr>
                <w:sz w:val="20"/>
                <w:szCs w:val="20"/>
              </w:rPr>
            </w:pPr>
            <w:r w:rsidRPr="00D97AE2">
              <w:rPr>
                <w:sz w:val="20"/>
                <w:szCs w:val="20"/>
              </w:rPr>
              <w:t xml:space="preserve">Beekeeping activities (e.g. honey) </w:t>
            </w:r>
          </w:p>
        </w:tc>
        <w:tc>
          <w:tcPr>
            <w:tcW w:w="1008" w:type="dxa"/>
            <w:tcBorders>
              <w:top w:val="single" w:sz="4" w:space="0" w:color="auto"/>
              <w:left w:val="single" w:sz="4" w:space="0" w:color="auto"/>
              <w:bottom w:val="single" w:sz="4" w:space="0" w:color="auto"/>
              <w:right w:val="single" w:sz="4" w:space="0" w:color="auto"/>
            </w:tcBorders>
          </w:tcPr>
          <w:p w14:paraId="533CA932"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730B535A" w14:textId="430FE122"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604986FB"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1489A9D2" w14:textId="7F6EFF6A"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0044962A"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62417790"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0494B2E6"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34F45853"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73B28A9F" w14:textId="77777777" w:rsidR="00A60636" w:rsidRPr="00D97AE2" w:rsidRDefault="00A60636" w:rsidP="00FF6265">
            <w:pPr>
              <w:pStyle w:val="NoSpacing"/>
              <w:rPr>
                <w:sz w:val="20"/>
                <w:szCs w:val="20"/>
              </w:rPr>
            </w:pPr>
          </w:p>
        </w:tc>
      </w:tr>
      <w:tr w:rsidR="00A60636" w:rsidRPr="00D97AE2" w14:paraId="7B5B43B4" w14:textId="237CEDE0"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2871D474" w14:textId="77777777" w:rsidR="00A60636" w:rsidRPr="00D97AE2" w:rsidRDefault="00A60636" w:rsidP="00FF6265">
            <w:pPr>
              <w:pStyle w:val="NoSpacing"/>
              <w:rPr>
                <w:sz w:val="20"/>
                <w:szCs w:val="20"/>
              </w:rPr>
            </w:pPr>
            <w:r w:rsidRPr="00D97AE2">
              <w:rPr>
                <w:sz w:val="20"/>
                <w:szCs w:val="20"/>
              </w:rPr>
              <w:t>r</w:t>
            </w:r>
          </w:p>
        </w:tc>
        <w:tc>
          <w:tcPr>
            <w:tcW w:w="2267" w:type="dxa"/>
            <w:tcBorders>
              <w:top w:val="single" w:sz="4" w:space="0" w:color="auto"/>
              <w:left w:val="single" w:sz="4" w:space="0" w:color="auto"/>
              <w:bottom w:val="single" w:sz="4" w:space="0" w:color="auto"/>
              <w:right w:val="single" w:sz="4" w:space="0" w:color="auto"/>
            </w:tcBorders>
          </w:tcPr>
          <w:p w14:paraId="31F026BB" w14:textId="77777777" w:rsidR="00A60636" w:rsidRPr="00D97AE2" w:rsidRDefault="00A60636" w:rsidP="00FF6265">
            <w:pPr>
              <w:pStyle w:val="NoSpacing"/>
              <w:rPr>
                <w:sz w:val="20"/>
                <w:szCs w:val="20"/>
              </w:rPr>
            </w:pPr>
            <w:r w:rsidRPr="00D97AE2">
              <w:rPr>
                <w:sz w:val="20"/>
                <w:szCs w:val="20"/>
              </w:rPr>
              <w:t>Caterpillar</w:t>
            </w:r>
          </w:p>
        </w:tc>
        <w:tc>
          <w:tcPr>
            <w:tcW w:w="1008" w:type="dxa"/>
            <w:tcBorders>
              <w:top w:val="single" w:sz="4" w:space="0" w:color="auto"/>
              <w:left w:val="single" w:sz="4" w:space="0" w:color="auto"/>
              <w:bottom w:val="single" w:sz="4" w:space="0" w:color="auto"/>
              <w:right w:val="single" w:sz="4" w:space="0" w:color="auto"/>
            </w:tcBorders>
          </w:tcPr>
          <w:p w14:paraId="325F3018"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650A9D70" w14:textId="5933C6D1"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1E175044"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6346B2CB" w14:textId="1D995324"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2A45FF2C"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5A5B0443"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70BF70E7"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51A56600"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0ABE6473" w14:textId="77777777" w:rsidR="00A60636" w:rsidRPr="00D97AE2" w:rsidRDefault="00A60636" w:rsidP="00FF6265">
            <w:pPr>
              <w:pStyle w:val="NoSpacing"/>
              <w:rPr>
                <w:sz w:val="20"/>
                <w:szCs w:val="20"/>
              </w:rPr>
            </w:pPr>
          </w:p>
        </w:tc>
      </w:tr>
      <w:tr w:rsidR="00A60636" w:rsidRPr="00D97AE2" w14:paraId="7F324B14" w14:textId="45203A7D" w:rsidTr="00A60636">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77413EE8" w14:textId="77777777" w:rsidR="00A60636" w:rsidRPr="00D97AE2" w:rsidRDefault="00A60636" w:rsidP="00FF6265">
            <w:pPr>
              <w:pStyle w:val="NoSpacing"/>
              <w:rPr>
                <w:sz w:val="20"/>
                <w:szCs w:val="20"/>
              </w:rPr>
            </w:pPr>
            <w:r w:rsidRPr="00D97AE2">
              <w:rPr>
                <w:sz w:val="20"/>
                <w:szCs w:val="20"/>
              </w:rPr>
              <w:t>s</w:t>
            </w:r>
          </w:p>
        </w:tc>
        <w:tc>
          <w:tcPr>
            <w:tcW w:w="2267" w:type="dxa"/>
            <w:tcBorders>
              <w:top w:val="single" w:sz="4" w:space="0" w:color="auto"/>
              <w:left w:val="single" w:sz="4" w:space="0" w:color="auto"/>
              <w:bottom w:val="single" w:sz="4" w:space="0" w:color="auto"/>
              <w:right w:val="single" w:sz="4" w:space="0" w:color="auto"/>
            </w:tcBorders>
          </w:tcPr>
          <w:p w14:paraId="1D17477D" w14:textId="77777777" w:rsidR="00A60636" w:rsidRPr="00D97AE2" w:rsidRDefault="00A60636" w:rsidP="00FF6265">
            <w:pPr>
              <w:pStyle w:val="NoSpacing"/>
              <w:rPr>
                <w:sz w:val="20"/>
                <w:szCs w:val="20"/>
              </w:rPr>
            </w:pPr>
            <w:r w:rsidRPr="00D97AE2">
              <w:rPr>
                <w:sz w:val="20"/>
                <w:szCs w:val="20"/>
              </w:rPr>
              <w:t xml:space="preserve">Other, specify </w:t>
            </w:r>
          </w:p>
        </w:tc>
        <w:tc>
          <w:tcPr>
            <w:tcW w:w="1008" w:type="dxa"/>
            <w:tcBorders>
              <w:top w:val="single" w:sz="4" w:space="0" w:color="auto"/>
              <w:left w:val="single" w:sz="4" w:space="0" w:color="auto"/>
              <w:bottom w:val="single" w:sz="4" w:space="0" w:color="auto"/>
              <w:right w:val="single" w:sz="4" w:space="0" w:color="auto"/>
            </w:tcBorders>
          </w:tcPr>
          <w:p w14:paraId="03B8BF30" w14:textId="77777777" w:rsidR="00A60636" w:rsidRPr="00D97AE2" w:rsidRDefault="00A60636" w:rsidP="00FF6265">
            <w:pPr>
              <w:pStyle w:val="NoSpacing"/>
              <w:rPr>
                <w:sz w:val="20"/>
                <w:szCs w:val="20"/>
              </w:rPr>
            </w:pPr>
          </w:p>
        </w:tc>
        <w:tc>
          <w:tcPr>
            <w:tcW w:w="1728" w:type="dxa"/>
            <w:tcBorders>
              <w:top w:val="single" w:sz="4" w:space="0" w:color="auto"/>
              <w:left w:val="single" w:sz="4" w:space="0" w:color="auto"/>
              <w:bottom w:val="single" w:sz="4" w:space="0" w:color="auto"/>
              <w:right w:val="single" w:sz="4" w:space="0" w:color="auto"/>
            </w:tcBorders>
          </w:tcPr>
          <w:p w14:paraId="211E4DF8" w14:textId="08C4DF57" w:rsidR="00A60636" w:rsidRPr="00D97AE2" w:rsidRDefault="00A60636" w:rsidP="00FF6265">
            <w:pPr>
              <w:pStyle w:val="NoSpacing"/>
              <w:rPr>
                <w:sz w:val="20"/>
                <w:szCs w:val="20"/>
              </w:rPr>
            </w:pPr>
          </w:p>
        </w:tc>
        <w:tc>
          <w:tcPr>
            <w:tcW w:w="684" w:type="dxa"/>
            <w:tcBorders>
              <w:top w:val="single" w:sz="4" w:space="0" w:color="auto"/>
              <w:left w:val="single" w:sz="4" w:space="0" w:color="auto"/>
              <w:bottom w:val="single" w:sz="4" w:space="0" w:color="auto"/>
              <w:right w:val="single" w:sz="4" w:space="0" w:color="auto"/>
            </w:tcBorders>
          </w:tcPr>
          <w:p w14:paraId="0F5727AA" w14:textId="77777777" w:rsidR="00A60636" w:rsidRPr="00D97AE2" w:rsidRDefault="00A60636" w:rsidP="00FF6265">
            <w:pPr>
              <w:pStyle w:val="NoSpacing"/>
              <w:rPr>
                <w:sz w:val="20"/>
                <w:szCs w:val="20"/>
              </w:rPr>
            </w:pPr>
          </w:p>
        </w:tc>
        <w:tc>
          <w:tcPr>
            <w:tcW w:w="540" w:type="dxa"/>
            <w:tcBorders>
              <w:top w:val="single" w:sz="4" w:space="0" w:color="auto"/>
              <w:left w:val="single" w:sz="4" w:space="0" w:color="auto"/>
              <w:bottom w:val="single" w:sz="4" w:space="0" w:color="auto"/>
              <w:right w:val="single" w:sz="4" w:space="0" w:color="auto"/>
            </w:tcBorders>
          </w:tcPr>
          <w:p w14:paraId="22A1E87B" w14:textId="0D945A41" w:rsidR="00A60636" w:rsidRPr="00D97AE2" w:rsidRDefault="00A60636" w:rsidP="00FF6265">
            <w:pPr>
              <w:pStyle w:val="NoSpacing"/>
              <w:rPr>
                <w:sz w:val="20"/>
                <w:szCs w:val="20"/>
              </w:rPr>
            </w:pPr>
          </w:p>
        </w:tc>
        <w:tc>
          <w:tcPr>
            <w:tcW w:w="1980" w:type="dxa"/>
            <w:tcBorders>
              <w:top w:val="single" w:sz="4" w:space="0" w:color="auto"/>
              <w:left w:val="single" w:sz="4" w:space="0" w:color="auto"/>
              <w:bottom w:val="single" w:sz="4" w:space="0" w:color="auto"/>
              <w:right w:val="single" w:sz="4" w:space="0" w:color="auto"/>
            </w:tcBorders>
          </w:tcPr>
          <w:p w14:paraId="386071CE" w14:textId="77777777" w:rsidR="00A60636" w:rsidRPr="00D97AE2" w:rsidRDefault="00A60636" w:rsidP="00FF6265">
            <w:pPr>
              <w:pStyle w:val="NoSpacing"/>
              <w:rPr>
                <w:sz w:val="20"/>
                <w:szCs w:val="20"/>
              </w:rPr>
            </w:pPr>
          </w:p>
        </w:tc>
        <w:tc>
          <w:tcPr>
            <w:tcW w:w="1804" w:type="dxa"/>
            <w:tcBorders>
              <w:top w:val="single" w:sz="4" w:space="0" w:color="auto"/>
              <w:left w:val="single" w:sz="4" w:space="0" w:color="auto"/>
              <w:bottom w:val="single" w:sz="4" w:space="0" w:color="auto"/>
              <w:right w:val="single" w:sz="4" w:space="0" w:color="auto"/>
            </w:tcBorders>
          </w:tcPr>
          <w:p w14:paraId="66FAAB60"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398D5CEA" w14:textId="77777777" w:rsidR="00A60636" w:rsidRPr="00D97AE2" w:rsidRDefault="00A60636" w:rsidP="00FF6265">
            <w:pPr>
              <w:pStyle w:val="NoSpacing"/>
              <w:rPr>
                <w:sz w:val="20"/>
                <w:szCs w:val="20"/>
              </w:rPr>
            </w:pPr>
          </w:p>
        </w:tc>
        <w:tc>
          <w:tcPr>
            <w:tcW w:w="1350" w:type="dxa"/>
            <w:tcBorders>
              <w:top w:val="single" w:sz="4" w:space="0" w:color="auto"/>
              <w:left w:val="single" w:sz="4" w:space="0" w:color="auto"/>
              <w:bottom w:val="single" w:sz="4" w:space="0" w:color="auto"/>
              <w:right w:val="single" w:sz="4" w:space="0" w:color="auto"/>
            </w:tcBorders>
          </w:tcPr>
          <w:p w14:paraId="2AB15854" w14:textId="77777777" w:rsidR="00A60636" w:rsidRPr="00D97AE2" w:rsidRDefault="00A60636" w:rsidP="00FF6265">
            <w:pPr>
              <w:pStyle w:val="NoSpacing"/>
              <w:rPr>
                <w:sz w:val="20"/>
                <w:szCs w:val="20"/>
              </w:rPr>
            </w:pPr>
          </w:p>
        </w:tc>
        <w:tc>
          <w:tcPr>
            <w:tcW w:w="1922" w:type="dxa"/>
            <w:tcBorders>
              <w:top w:val="single" w:sz="4" w:space="0" w:color="auto"/>
              <w:left w:val="single" w:sz="4" w:space="0" w:color="auto"/>
              <w:bottom w:val="single" w:sz="4" w:space="0" w:color="auto"/>
              <w:right w:val="single" w:sz="4" w:space="0" w:color="auto"/>
            </w:tcBorders>
          </w:tcPr>
          <w:p w14:paraId="0070956C" w14:textId="77777777" w:rsidR="00A60636" w:rsidRPr="00D97AE2" w:rsidRDefault="00A60636" w:rsidP="00FF6265">
            <w:pPr>
              <w:pStyle w:val="NoSpacing"/>
              <w:rPr>
                <w:sz w:val="20"/>
                <w:szCs w:val="20"/>
              </w:rPr>
            </w:pPr>
          </w:p>
        </w:tc>
      </w:tr>
    </w:tbl>
    <w:p w14:paraId="477748CF" w14:textId="77777777" w:rsidR="00BA1158" w:rsidRDefault="00BA1158" w:rsidP="00E9297B">
      <w:pPr>
        <w:pStyle w:val="NoSpacing"/>
      </w:pPr>
    </w:p>
    <w:tbl>
      <w:tblPr>
        <w:tblStyle w:val="TableGrid"/>
        <w:tblW w:w="14035" w:type="dxa"/>
        <w:jc w:val="center"/>
        <w:tblCellMar>
          <w:left w:w="72" w:type="dxa"/>
          <w:right w:w="72" w:type="dxa"/>
        </w:tblCellMar>
        <w:tblLook w:val="04A0" w:firstRow="1" w:lastRow="0" w:firstColumn="1" w:lastColumn="0" w:noHBand="0" w:noVBand="1"/>
      </w:tblPr>
      <w:tblGrid>
        <w:gridCol w:w="6030"/>
        <w:gridCol w:w="2558"/>
        <w:gridCol w:w="5447"/>
      </w:tblGrid>
      <w:tr w:rsidR="00FF6265" w:rsidRPr="00FF6265" w14:paraId="53D0FFCA" w14:textId="77777777">
        <w:trPr>
          <w:jc w:val="center"/>
        </w:trPr>
        <w:tc>
          <w:tcPr>
            <w:tcW w:w="6030" w:type="dxa"/>
            <w:tcBorders>
              <w:top w:val="single" w:sz="4" w:space="0" w:color="auto"/>
              <w:left w:val="single" w:sz="4" w:space="0" w:color="auto"/>
              <w:bottom w:val="single" w:sz="4" w:space="0" w:color="auto"/>
              <w:right w:val="single" w:sz="4" w:space="0" w:color="auto"/>
            </w:tcBorders>
          </w:tcPr>
          <w:p w14:paraId="4631017E" w14:textId="77777777" w:rsidR="00FF6265" w:rsidRPr="00FF6265" w:rsidRDefault="001D5E68" w:rsidP="00FF6265">
            <w:pPr>
              <w:pStyle w:val="NoSpacing"/>
              <w:rPr>
                <w:b/>
                <w:sz w:val="20"/>
              </w:rPr>
            </w:pPr>
            <w:r>
              <w:rPr>
                <w:b/>
                <w:sz w:val="20"/>
              </w:rPr>
              <w:t>108</w:t>
            </w:r>
            <w:r>
              <w:rPr>
                <w:rFonts w:ascii="Courier New" w:hAnsi="Courier New" w:cs="Courier New"/>
                <w:b/>
              </w:rPr>
              <w:t>–</w:t>
            </w:r>
            <w:r w:rsidR="00FF6265" w:rsidRPr="00FF6265">
              <w:rPr>
                <w:b/>
                <w:sz w:val="20"/>
              </w:rPr>
              <w:t>User groups</w:t>
            </w:r>
          </w:p>
        </w:tc>
        <w:tc>
          <w:tcPr>
            <w:tcW w:w="2558" w:type="dxa"/>
            <w:tcBorders>
              <w:top w:val="single" w:sz="4" w:space="0" w:color="auto"/>
              <w:left w:val="single" w:sz="4" w:space="0" w:color="auto"/>
              <w:bottom w:val="single" w:sz="4" w:space="0" w:color="auto"/>
              <w:right w:val="single" w:sz="4" w:space="0" w:color="auto"/>
            </w:tcBorders>
          </w:tcPr>
          <w:p w14:paraId="611325E0" w14:textId="77777777" w:rsidR="00FF6265" w:rsidRPr="00FF6265" w:rsidRDefault="001D5E68" w:rsidP="00FF6265">
            <w:pPr>
              <w:pStyle w:val="NoSpacing"/>
              <w:rPr>
                <w:b/>
                <w:sz w:val="20"/>
              </w:rPr>
            </w:pPr>
            <w:r>
              <w:rPr>
                <w:b/>
                <w:sz w:val="20"/>
              </w:rPr>
              <w:t>109</w:t>
            </w:r>
            <w:r>
              <w:rPr>
                <w:rFonts w:ascii="Courier New" w:hAnsi="Courier New" w:cs="Courier New"/>
                <w:b/>
              </w:rPr>
              <w:t>–</w:t>
            </w:r>
            <w:r w:rsidR="00FF6265" w:rsidRPr="00FF6265">
              <w:rPr>
                <w:b/>
                <w:sz w:val="20"/>
              </w:rPr>
              <w:t>Increase</w:t>
            </w:r>
          </w:p>
        </w:tc>
        <w:tc>
          <w:tcPr>
            <w:tcW w:w="5447" w:type="dxa"/>
            <w:tcBorders>
              <w:top w:val="single" w:sz="4" w:space="0" w:color="auto"/>
              <w:left w:val="single" w:sz="4" w:space="0" w:color="auto"/>
              <w:bottom w:val="single" w:sz="4" w:space="0" w:color="auto"/>
              <w:right w:val="single" w:sz="4" w:space="0" w:color="auto"/>
            </w:tcBorders>
          </w:tcPr>
          <w:p w14:paraId="36A0D9D1" w14:textId="77777777" w:rsidR="00FF6265" w:rsidRPr="00FF6265" w:rsidRDefault="001D5E68" w:rsidP="00FF6265">
            <w:pPr>
              <w:pStyle w:val="NoSpacing"/>
              <w:rPr>
                <w:b/>
                <w:sz w:val="20"/>
              </w:rPr>
            </w:pPr>
            <w:r>
              <w:rPr>
                <w:b/>
                <w:sz w:val="20"/>
              </w:rPr>
              <w:t>110</w:t>
            </w:r>
            <w:r>
              <w:rPr>
                <w:rFonts w:ascii="Courier New" w:hAnsi="Courier New" w:cs="Courier New"/>
                <w:b/>
              </w:rPr>
              <w:t>–</w:t>
            </w:r>
            <w:r w:rsidR="00FF6265" w:rsidRPr="00FF6265">
              <w:rPr>
                <w:b/>
                <w:sz w:val="20"/>
              </w:rPr>
              <w:t>Who can/can’t harvest</w:t>
            </w:r>
          </w:p>
        </w:tc>
      </w:tr>
      <w:tr w:rsidR="00FF6265" w:rsidRPr="00FF6265" w14:paraId="7BB2FA80" w14:textId="77777777">
        <w:trPr>
          <w:jc w:val="center"/>
        </w:trPr>
        <w:tc>
          <w:tcPr>
            <w:tcW w:w="6030" w:type="dxa"/>
            <w:tcBorders>
              <w:top w:val="single" w:sz="4" w:space="0" w:color="auto"/>
              <w:left w:val="single" w:sz="4" w:space="0" w:color="auto"/>
              <w:bottom w:val="single" w:sz="4" w:space="0" w:color="auto"/>
              <w:right w:val="single" w:sz="4" w:space="0" w:color="auto"/>
            </w:tcBorders>
          </w:tcPr>
          <w:p w14:paraId="13F1D28F" w14:textId="41E8B335" w:rsidR="00FF6265" w:rsidRPr="00FF6265" w:rsidRDefault="00FF6265" w:rsidP="00FF6265">
            <w:pPr>
              <w:pStyle w:val="NoSpacing"/>
              <w:rPr>
                <w:sz w:val="20"/>
              </w:rPr>
            </w:pPr>
            <w:r w:rsidRPr="00FF6265">
              <w:rPr>
                <w:sz w:val="20"/>
              </w:rPr>
              <w:t>1=</w:t>
            </w:r>
            <w:r w:rsidR="005A50C1">
              <w:rPr>
                <w:sz w:val="20"/>
              </w:rPr>
              <w:t>Village</w:t>
            </w:r>
            <w:r w:rsidRPr="00FF6265">
              <w:rPr>
                <w:sz w:val="20"/>
              </w:rPr>
              <w:t xml:space="preserve"> members</w:t>
            </w:r>
          </w:p>
          <w:p w14:paraId="3F277A30" w14:textId="35913476" w:rsidR="00FF6265" w:rsidRPr="00FF6265" w:rsidRDefault="00FF6265" w:rsidP="00FF6265">
            <w:pPr>
              <w:pStyle w:val="NoSpacing"/>
              <w:rPr>
                <w:sz w:val="20"/>
              </w:rPr>
            </w:pPr>
            <w:r w:rsidRPr="00FF6265">
              <w:rPr>
                <w:sz w:val="20"/>
              </w:rPr>
              <w:t xml:space="preserve">2=Small scale commercial users from within the </w:t>
            </w:r>
            <w:r w:rsidR="00DD6B4B">
              <w:rPr>
                <w:sz w:val="20"/>
              </w:rPr>
              <w:t>district</w:t>
            </w:r>
          </w:p>
          <w:p w14:paraId="68874CCA" w14:textId="5D21C92C" w:rsidR="00FF6265" w:rsidRPr="00FF6265" w:rsidRDefault="00FF6265" w:rsidP="00FF6265">
            <w:pPr>
              <w:pStyle w:val="NoSpacing"/>
              <w:rPr>
                <w:sz w:val="20"/>
              </w:rPr>
            </w:pPr>
            <w:r w:rsidRPr="00FF6265">
              <w:rPr>
                <w:sz w:val="20"/>
              </w:rPr>
              <w:t xml:space="preserve">3=Large-scale commercial users from </w:t>
            </w:r>
            <w:r w:rsidR="00DD6B4B">
              <w:rPr>
                <w:sz w:val="20"/>
              </w:rPr>
              <w:t>outside the district</w:t>
            </w:r>
          </w:p>
          <w:p w14:paraId="2999DAEB" w14:textId="0F1C94A5" w:rsidR="00FF6265" w:rsidRPr="00FF6265" w:rsidRDefault="00FF6265" w:rsidP="00FF6265">
            <w:pPr>
              <w:pStyle w:val="NoSpacing"/>
              <w:rPr>
                <w:sz w:val="20"/>
              </w:rPr>
            </w:pPr>
            <w:r w:rsidRPr="00FF6265">
              <w:rPr>
                <w:sz w:val="20"/>
              </w:rPr>
              <w:t xml:space="preserve">4=Subsistence oriented users from outside the </w:t>
            </w:r>
            <w:r w:rsidR="005A50C1">
              <w:rPr>
                <w:sz w:val="20"/>
              </w:rPr>
              <w:t>village</w:t>
            </w:r>
            <w:r w:rsidRPr="00FF6265">
              <w:rPr>
                <w:sz w:val="20"/>
              </w:rPr>
              <w:t xml:space="preserve"> </w:t>
            </w:r>
          </w:p>
          <w:p w14:paraId="0E7034AD" w14:textId="682A6C75" w:rsidR="00FF6265" w:rsidRPr="00FF6265" w:rsidRDefault="00FF6265" w:rsidP="00FF6265">
            <w:pPr>
              <w:pStyle w:val="NoSpacing"/>
              <w:rPr>
                <w:sz w:val="20"/>
              </w:rPr>
            </w:pPr>
            <w:r w:rsidRPr="00FF6265">
              <w:rPr>
                <w:sz w:val="20"/>
              </w:rPr>
              <w:t xml:space="preserve"> 5=Small-scale commercial users from outside the </w:t>
            </w:r>
            <w:r w:rsidR="005A50C1">
              <w:rPr>
                <w:sz w:val="20"/>
              </w:rPr>
              <w:t>village</w:t>
            </w:r>
            <w:r w:rsidRPr="00FF6265">
              <w:rPr>
                <w:sz w:val="20"/>
              </w:rPr>
              <w:t xml:space="preserve"> </w:t>
            </w:r>
          </w:p>
          <w:p w14:paraId="01A19962" w14:textId="2721E2FD" w:rsidR="00FF6265" w:rsidRPr="00FF6265" w:rsidRDefault="00FF6265" w:rsidP="00FF6265">
            <w:pPr>
              <w:pStyle w:val="NoSpacing"/>
              <w:rPr>
                <w:sz w:val="20"/>
              </w:rPr>
            </w:pPr>
            <w:r w:rsidRPr="00FF6265">
              <w:rPr>
                <w:sz w:val="20"/>
              </w:rPr>
              <w:t xml:space="preserve">6=Large-scale commercial users from outside the </w:t>
            </w:r>
            <w:r w:rsidR="005A50C1">
              <w:rPr>
                <w:sz w:val="20"/>
              </w:rPr>
              <w:t>village</w:t>
            </w:r>
            <w:r w:rsidRPr="00FF6265">
              <w:rPr>
                <w:sz w:val="20"/>
              </w:rPr>
              <w:t xml:space="preserve"> </w:t>
            </w:r>
          </w:p>
          <w:p w14:paraId="2F85F17C" w14:textId="77777777" w:rsidR="00FF6265" w:rsidRPr="00FF6265" w:rsidRDefault="00903B97" w:rsidP="00FF6265">
            <w:pPr>
              <w:pStyle w:val="NoSpacing"/>
              <w:rPr>
                <w:sz w:val="20"/>
              </w:rPr>
            </w:pPr>
            <w:r>
              <w:rPr>
                <w:sz w:val="20"/>
              </w:rPr>
              <w:t>97=Other, please specify</w:t>
            </w:r>
            <w:r w:rsidR="00FF6265" w:rsidRPr="00FF6265">
              <w:rPr>
                <w:sz w:val="20"/>
              </w:rPr>
              <w:t xml:space="preserve"> </w:t>
            </w:r>
          </w:p>
        </w:tc>
        <w:tc>
          <w:tcPr>
            <w:tcW w:w="2558" w:type="dxa"/>
            <w:tcBorders>
              <w:top w:val="single" w:sz="4" w:space="0" w:color="auto"/>
              <w:left w:val="single" w:sz="4" w:space="0" w:color="auto"/>
              <w:bottom w:val="single" w:sz="4" w:space="0" w:color="auto"/>
              <w:right w:val="single" w:sz="4" w:space="0" w:color="auto"/>
            </w:tcBorders>
          </w:tcPr>
          <w:p w14:paraId="408DF452" w14:textId="77777777" w:rsidR="00FF6265" w:rsidRPr="00FF6265" w:rsidRDefault="00FF6265" w:rsidP="00FF6265">
            <w:pPr>
              <w:pStyle w:val="NoSpacing"/>
              <w:rPr>
                <w:sz w:val="20"/>
              </w:rPr>
            </w:pPr>
            <w:r w:rsidRPr="00FF6265">
              <w:rPr>
                <w:sz w:val="20"/>
              </w:rPr>
              <w:t>1=Increased greatly</w:t>
            </w:r>
          </w:p>
          <w:p w14:paraId="20E2BDB4" w14:textId="77777777" w:rsidR="00FF6265" w:rsidRPr="00FF6265" w:rsidRDefault="00FF6265" w:rsidP="00FF6265">
            <w:pPr>
              <w:pStyle w:val="NoSpacing"/>
              <w:rPr>
                <w:sz w:val="20"/>
              </w:rPr>
            </w:pPr>
            <w:r w:rsidRPr="00FF6265">
              <w:rPr>
                <w:sz w:val="20"/>
              </w:rPr>
              <w:t>2=Increased a little</w:t>
            </w:r>
          </w:p>
          <w:p w14:paraId="35945E56" w14:textId="77777777" w:rsidR="00FF6265" w:rsidRPr="00FF6265" w:rsidRDefault="00FF6265" w:rsidP="00FF6265">
            <w:pPr>
              <w:pStyle w:val="NoSpacing"/>
              <w:rPr>
                <w:sz w:val="20"/>
              </w:rPr>
            </w:pPr>
            <w:r w:rsidRPr="00FF6265">
              <w:rPr>
                <w:sz w:val="20"/>
              </w:rPr>
              <w:t>3=No change</w:t>
            </w:r>
          </w:p>
          <w:p w14:paraId="17F3C8B6" w14:textId="77777777" w:rsidR="00FF6265" w:rsidRPr="00FF6265" w:rsidRDefault="00FF6265" w:rsidP="00FF6265">
            <w:pPr>
              <w:pStyle w:val="NoSpacing"/>
              <w:rPr>
                <w:sz w:val="20"/>
              </w:rPr>
            </w:pPr>
            <w:r w:rsidRPr="00FF6265">
              <w:rPr>
                <w:sz w:val="20"/>
              </w:rPr>
              <w:t>4=Decreased a little</w:t>
            </w:r>
          </w:p>
          <w:p w14:paraId="7E679BD2" w14:textId="77777777" w:rsidR="00FF6265" w:rsidRPr="00FF6265" w:rsidRDefault="00FF6265" w:rsidP="00FF6265">
            <w:pPr>
              <w:pStyle w:val="NoSpacing"/>
              <w:rPr>
                <w:sz w:val="20"/>
              </w:rPr>
            </w:pPr>
            <w:r w:rsidRPr="00FF6265">
              <w:rPr>
                <w:sz w:val="20"/>
              </w:rPr>
              <w:t xml:space="preserve">5=Decreased greatly </w:t>
            </w:r>
          </w:p>
          <w:p w14:paraId="67D1BFD9" w14:textId="77777777" w:rsidR="00FF6265" w:rsidRPr="00FF6265" w:rsidRDefault="00FF6265" w:rsidP="00FF6265">
            <w:pPr>
              <w:pStyle w:val="NoSpacing"/>
              <w:rPr>
                <w:sz w:val="20"/>
              </w:rPr>
            </w:pPr>
            <w:r w:rsidRPr="00FF6265">
              <w:rPr>
                <w:sz w:val="20"/>
              </w:rPr>
              <w:t xml:space="preserve">888=Do not know </w:t>
            </w:r>
          </w:p>
        </w:tc>
        <w:tc>
          <w:tcPr>
            <w:tcW w:w="5447" w:type="dxa"/>
            <w:tcBorders>
              <w:top w:val="single" w:sz="4" w:space="0" w:color="auto"/>
              <w:left w:val="single" w:sz="4" w:space="0" w:color="auto"/>
              <w:bottom w:val="single" w:sz="4" w:space="0" w:color="auto"/>
              <w:right w:val="single" w:sz="4" w:space="0" w:color="auto"/>
            </w:tcBorders>
          </w:tcPr>
          <w:p w14:paraId="74B9CBB5" w14:textId="77777777" w:rsidR="00FF6265" w:rsidRPr="00FF6265" w:rsidRDefault="00FF6265" w:rsidP="00FF6265">
            <w:pPr>
              <w:pStyle w:val="NoSpacing"/>
              <w:rPr>
                <w:sz w:val="20"/>
              </w:rPr>
            </w:pPr>
            <w:r w:rsidRPr="00FF6265">
              <w:rPr>
                <w:sz w:val="20"/>
              </w:rPr>
              <w:t>1=Anyone</w:t>
            </w:r>
          </w:p>
          <w:p w14:paraId="16C8E3D4" w14:textId="77777777" w:rsidR="00FF6265" w:rsidRPr="00FF6265" w:rsidRDefault="00FF6265" w:rsidP="00FF6265">
            <w:pPr>
              <w:pStyle w:val="NoSpacing"/>
              <w:rPr>
                <w:sz w:val="20"/>
              </w:rPr>
            </w:pPr>
            <w:r w:rsidRPr="00FF6265">
              <w:rPr>
                <w:sz w:val="20"/>
              </w:rPr>
              <w:t>2=All people who live in the village</w:t>
            </w:r>
          </w:p>
          <w:p w14:paraId="33D90645" w14:textId="77777777" w:rsidR="00FF6265" w:rsidRPr="00FF6265" w:rsidRDefault="00FF6265" w:rsidP="00FF6265">
            <w:pPr>
              <w:pStyle w:val="NoSpacing"/>
              <w:rPr>
                <w:sz w:val="20"/>
              </w:rPr>
            </w:pPr>
            <w:commentRangeStart w:id="60"/>
            <w:r w:rsidRPr="00FF6265">
              <w:rPr>
                <w:sz w:val="20"/>
              </w:rPr>
              <w:t>3</w:t>
            </w:r>
            <w:r w:rsidR="00A44A04">
              <w:rPr>
                <w:sz w:val="20"/>
              </w:rPr>
              <w:t>=</w:t>
            </w:r>
            <w:r w:rsidRPr="00FF6265">
              <w:rPr>
                <w:sz w:val="20"/>
              </w:rPr>
              <w:t>Some people who live in the village (specify)</w:t>
            </w:r>
          </w:p>
          <w:p w14:paraId="27D25F22" w14:textId="77777777" w:rsidR="00FF6265" w:rsidRPr="00FF6265" w:rsidRDefault="00FF6265" w:rsidP="00FF6265">
            <w:pPr>
              <w:pStyle w:val="NoSpacing"/>
              <w:rPr>
                <w:sz w:val="20"/>
              </w:rPr>
            </w:pPr>
            <w:r w:rsidRPr="00FF6265">
              <w:rPr>
                <w:sz w:val="20"/>
              </w:rPr>
              <w:t>4=All people who live outside the village</w:t>
            </w:r>
          </w:p>
          <w:p w14:paraId="4C985B91" w14:textId="77777777" w:rsidR="00FF6265" w:rsidRPr="00FF6265" w:rsidRDefault="00FF6265" w:rsidP="00FF6265">
            <w:pPr>
              <w:pStyle w:val="NoSpacing"/>
              <w:rPr>
                <w:sz w:val="20"/>
              </w:rPr>
            </w:pPr>
            <w:r w:rsidRPr="00FF6265">
              <w:rPr>
                <w:sz w:val="20"/>
              </w:rPr>
              <w:t>5=Some people who live outside the village (specify)</w:t>
            </w:r>
          </w:p>
          <w:p w14:paraId="0BFD96B5" w14:textId="77777777" w:rsidR="00FF6265" w:rsidRPr="00FF6265" w:rsidRDefault="00FF6265" w:rsidP="00FF6265">
            <w:pPr>
              <w:pStyle w:val="NoSpacing"/>
              <w:rPr>
                <w:sz w:val="20"/>
              </w:rPr>
            </w:pPr>
            <w:r w:rsidRPr="00FF6265">
              <w:rPr>
                <w:sz w:val="20"/>
              </w:rPr>
              <w:t>6=All private companies</w:t>
            </w:r>
          </w:p>
          <w:p w14:paraId="6C25A835" w14:textId="4C46DCF2" w:rsidR="00FF6265" w:rsidRPr="00FF6265" w:rsidRDefault="00FF6265" w:rsidP="00FF6265">
            <w:pPr>
              <w:pStyle w:val="NoSpacing"/>
              <w:rPr>
                <w:sz w:val="20"/>
              </w:rPr>
            </w:pPr>
            <w:r w:rsidRPr="00FF6265">
              <w:rPr>
                <w:sz w:val="20"/>
              </w:rPr>
              <w:t>7=Some private companies (specify)</w:t>
            </w:r>
            <w:commentRangeEnd w:id="60"/>
            <w:r w:rsidR="00D24A5F">
              <w:rPr>
                <w:rStyle w:val="CommentReference"/>
                <w:rFonts w:eastAsiaTheme="minorHAnsi" w:cstheme="minorBidi"/>
                <w:color w:val="auto"/>
              </w:rPr>
              <w:commentReference w:id="60"/>
            </w:r>
            <w:r w:rsidR="00E259D0">
              <w:rPr>
                <w:sz w:val="20"/>
              </w:rPr>
              <w:t xml:space="preserve">   97= Other (specify)</w:t>
            </w:r>
          </w:p>
        </w:tc>
      </w:tr>
    </w:tbl>
    <w:p w14:paraId="1C410D71" w14:textId="77777777" w:rsidR="00BA1158" w:rsidRDefault="00BA1158" w:rsidP="00E9297B">
      <w:pPr>
        <w:pStyle w:val="NoSpacing"/>
      </w:pPr>
    </w:p>
    <w:p w14:paraId="47742F7C" w14:textId="77777777" w:rsidR="00493292" w:rsidRDefault="00493292" w:rsidP="00E9297B">
      <w:pPr>
        <w:pStyle w:val="NoSpacing"/>
      </w:pPr>
    </w:p>
    <w:tbl>
      <w:tblPr>
        <w:tblW w:w="15444" w:type="dxa"/>
        <w:jc w:val="center"/>
        <w:tblLayout w:type="fixed"/>
        <w:tblCellMar>
          <w:left w:w="72" w:type="dxa"/>
          <w:right w:w="72" w:type="dxa"/>
        </w:tblCellMar>
        <w:tblLook w:val="04A0" w:firstRow="1" w:lastRow="0" w:firstColumn="1" w:lastColumn="0" w:noHBand="0" w:noVBand="1"/>
      </w:tblPr>
      <w:tblGrid>
        <w:gridCol w:w="432"/>
        <w:gridCol w:w="1869"/>
        <w:gridCol w:w="922"/>
        <w:gridCol w:w="1025"/>
        <w:gridCol w:w="1710"/>
        <w:gridCol w:w="1980"/>
        <w:gridCol w:w="1548"/>
        <w:gridCol w:w="1350"/>
        <w:gridCol w:w="1440"/>
        <w:gridCol w:w="1440"/>
        <w:gridCol w:w="1728"/>
      </w:tblGrid>
      <w:tr w:rsidR="00A60636" w:rsidRPr="00493292" w14:paraId="0199BDD0" w14:textId="6A8946E2"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4F4E8B7A" w14:textId="77777777" w:rsidR="00A60636" w:rsidRPr="00493292" w:rsidRDefault="00A60636" w:rsidP="00493292">
            <w:pPr>
              <w:pStyle w:val="NoSpacing"/>
              <w:rPr>
                <w:sz w:val="20"/>
              </w:rPr>
            </w:pPr>
          </w:p>
        </w:tc>
        <w:tc>
          <w:tcPr>
            <w:tcW w:w="1869" w:type="dxa"/>
            <w:tcBorders>
              <w:top w:val="single" w:sz="4" w:space="0" w:color="auto"/>
              <w:left w:val="single" w:sz="4" w:space="0" w:color="auto"/>
              <w:bottom w:val="single" w:sz="4" w:space="0" w:color="auto"/>
              <w:right w:val="single" w:sz="4" w:space="0" w:color="auto"/>
            </w:tcBorders>
          </w:tcPr>
          <w:p w14:paraId="1349A296" w14:textId="77777777" w:rsidR="00A60636" w:rsidRPr="00493292" w:rsidRDefault="00A60636" w:rsidP="00493292">
            <w:pPr>
              <w:pStyle w:val="NoSpacing"/>
              <w:rPr>
                <w:sz w:val="20"/>
              </w:rPr>
            </w:pPr>
            <w:r w:rsidRPr="00493292">
              <w:rPr>
                <w:sz w:val="20"/>
              </w:rPr>
              <w:t>Wood/forest products</w:t>
            </w:r>
          </w:p>
        </w:tc>
        <w:tc>
          <w:tcPr>
            <w:tcW w:w="922" w:type="dxa"/>
            <w:tcBorders>
              <w:top w:val="single" w:sz="4" w:space="0" w:color="auto"/>
              <w:left w:val="single" w:sz="4" w:space="0" w:color="auto"/>
              <w:bottom w:val="single" w:sz="4" w:space="0" w:color="auto"/>
              <w:right w:val="single" w:sz="4" w:space="0" w:color="auto"/>
            </w:tcBorders>
          </w:tcPr>
          <w:p w14:paraId="25CEF3AA" w14:textId="3FC23093" w:rsidR="00A60636" w:rsidRDefault="00A60636" w:rsidP="00493292">
            <w:pPr>
              <w:pStyle w:val="NoSpacing"/>
              <w:rPr>
                <w:sz w:val="20"/>
              </w:rPr>
            </w:pPr>
            <w:r>
              <w:rPr>
                <w:sz w:val="20"/>
              </w:rPr>
              <w:t xml:space="preserve">G22. </w:t>
            </w:r>
            <w:r w:rsidRPr="00493292">
              <w:rPr>
                <w:sz w:val="20"/>
              </w:rPr>
              <w:t xml:space="preserve">What is the price per unit sold? </w:t>
            </w:r>
          </w:p>
          <w:p w14:paraId="0F669581" w14:textId="77777777" w:rsidR="00A60636" w:rsidRDefault="00A60636" w:rsidP="00493292">
            <w:pPr>
              <w:pStyle w:val="NoSpacing"/>
              <w:rPr>
                <w:sz w:val="20"/>
              </w:rPr>
            </w:pPr>
          </w:p>
          <w:p w14:paraId="3E62167F" w14:textId="6D823A0C" w:rsidR="00A60636" w:rsidRPr="00493292" w:rsidRDefault="00A60636" w:rsidP="00493292">
            <w:pPr>
              <w:pStyle w:val="NoSpacing"/>
              <w:rPr>
                <w:sz w:val="20"/>
              </w:rPr>
            </w:pPr>
            <w:r>
              <w:rPr>
                <w:sz w:val="20"/>
              </w:rPr>
              <w:t xml:space="preserve">Price in </w:t>
            </w:r>
            <w:commentRangeStart w:id="61"/>
            <w:r>
              <w:rPr>
                <w:sz w:val="20"/>
              </w:rPr>
              <w:t>ZMK</w:t>
            </w:r>
            <w:commentRangeEnd w:id="61"/>
            <w:r>
              <w:rPr>
                <w:rStyle w:val="CommentReference"/>
                <w:rFonts w:eastAsiaTheme="minorHAnsi" w:cstheme="minorBidi"/>
                <w:color w:val="auto"/>
              </w:rPr>
              <w:commentReference w:id="61"/>
            </w:r>
          </w:p>
        </w:tc>
        <w:tc>
          <w:tcPr>
            <w:tcW w:w="1025" w:type="dxa"/>
            <w:tcBorders>
              <w:top w:val="single" w:sz="4" w:space="0" w:color="auto"/>
              <w:left w:val="single" w:sz="4" w:space="0" w:color="auto"/>
              <w:bottom w:val="single" w:sz="4" w:space="0" w:color="auto"/>
              <w:right w:val="single" w:sz="4" w:space="0" w:color="auto"/>
            </w:tcBorders>
          </w:tcPr>
          <w:p w14:paraId="5405DC61" w14:textId="4B873658" w:rsidR="00A60636" w:rsidRPr="00493292" w:rsidRDefault="00A60636" w:rsidP="00493292">
            <w:pPr>
              <w:pStyle w:val="NoSpacing"/>
              <w:rPr>
                <w:sz w:val="20"/>
              </w:rPr>
            </w:pPr>
            <w:r>
              <w:rPr>
                <w:sz w:val="20"/>
              </w:rPr>
              <w:t xml:space="preserve">G22b. </w:t>
            </w:r>
            <w:r w:rsidRPr="00493292">
              <w:rPr>
                <w:sz w:val="20"/>
              </w:rPr>
              <w:t>Specify unit</w:t>
            </w:r>
          </w:p>
          <w:p w14:paraId="7FE451B2" w14:textId="77777777" w:rsidR="00A60636" w:rsidRPr="00493292" w:rsidRDefault="00A60636" w:rsidP="00493292">
            <w:pPr>
              <w:pStyle w:val="NoSpacing"/>
              <w:rPr>
                <w:sz w:val="20"/>
              </w:rPr>
            </w:pPr>
            <w:r w:rsidRPr="00493292">
              <w:rPr>
                <w:sz w:val="20"/>
              </w:rPr>
              <w:t>1=kg</w:t>
            </w:r>
          </w:p>
          <w:p w14:paraId="751F1F68" w14:textId="77777777" w:rsidR="00A60636" w:rsidRPr="00493292" w:rsidRDefault="00A60636" w:rsidP="00493292">
            <w:pPr>
              <w:pStyle w:val="NoSpacing"/>
              <w:rPr>
                <w:sz w:val="20"/>
              </w:rPr>
            </w:pPr>
            <w:r w:rsidRPr="00493292">
              <w:rPr>
                <w:sz w:val="20"/>
              </w:rPr>
              <w:t>2=gram</w:t>
            </w:r>
          </w:p>
          <w:p w14:paraId="4604E1D3" w14:textId="77777777" w:rsidR="00A60636" w:rsidRPr="00493292" w:rsidRDefault="00A60636" w:rsidP="00493292">
            <w:pPr>
              <w:pStyle w:val="NoSpacing"/>
              <w:rPr>
                <w:sz w:val="20"/>
              </w:rPr>
            </w:pPr>
            <w:r w:rsidRPr="00493292">
              <w:rPr>
                <w:sz w:val="20"/>
              </w:rPr>
              <w:t>3=bundle</w:t>
            </w:r>
          </w:p>
          <w:p w14:paraId="44583E09" w14:textId="77777777" w:rsidR="00A60636" w:rsidRPr="00493292" w:rsidRDefault="00A60636" w:rsidP="00493292">
            <w:pPr>
              <w:pStyle w:val="NoSpacing"/>
              <w:rPr>
                <w:sz w:val="20"/>
              </w:rPr>
            </w:pPr>
            <w:r w:rsidRPr="00493292">
              <w:rPr>
                <w:sz w:val="20"/>
              </w:rPr>
              <w:t>4=liter</w:t>
            </w:r>
          </w:p>
          <w:p w14:paraId="0850A5B5" w14:textId="77777777" w:rsidR="00A60636" w:rsidRPr="00493292" w:rsidRDefault="00A60636" w:rsidP="00493292">
            <w:pPr>
              <w:pStyle w:val="NoSpacing"/>
              <w:rPr>
                <w:sz w:val="20"/>
              </w:rPr>
            </w:pPr>
            <w:r w:rsidRPr="00493292">
              <w:rPr>
                <w:sz w:val="20"/>
              </w:rPr>
              <w:t>5=milliliter</w:t>
            </w:r>
          </w:p>
          <w:p w14:paraId="18F1BA58" w14:textId="77777777" w:rsidR="00A60636" w:rsidRPr="00493292" w:rsidRDefault="00A60636" w:rsidP="00493292">
            <w:pPr>
              <w:pStyle w:val="NoSpacing"/>
              <w:rPr>
                <w:sz w:val="20"/>
              </w:rPr>
            </w:pPr>
            <w:r>
              <w:rPr>
                <w:sz w:val="20"/>
              </w:rPr>
              <w:t>97=Other, please specify</w:t>
            </w:r>
          </w:p>
        </w:tc>
        <w:tc>
          <w:tcPr>
            <w:tcW w:w="1710" w:type="dxa"/>
            <w:tcBorders>
              <w:top w:val="single" w:sz="4" w:space="0" w:color="auto"/>
              <w:left w:val="single" w:sz="4" w:space="0" w:color="auto"/>
              <w:bottom w:val="single" w:sz="4" w:space="0" w:color="auto"/>
              <w:right w:val="single" w:sz="4" w:space="0" w:color="auto"/>
            </w:tcBorders>
          </w:tcPr>
          <w:p w14:paraId="0C866E2E" w14:textId="1046E956" w:rsidR="00A60636" w:rsidRPr="00493292" w:rsidRDefault="00A60636" w:rsidP="00493292">
            <w:pPr>
              <w:pStyle w:val="NoSpacing"/>
              <w:rPr>
                <w:sz w:val="20"/>
              </w:rPr>
            </w:pPr>
            <w:r>
              <w:rPr>
                <w:sz w:val="20"/>
              </w:rPr>
              <w:t xml:space="preserve">G23. </w:t>
            </w:r>
            <w:r w:rsidRPr="00493292">
              <w:rPr>
                <w:sz w:val="20"/>
              </w:rPr>
              <w:t xml:space="preserve">What </w:t>
            </w:r>
            <w:r>
              <w:rPr>
                <w:sz w:val="20"/>
              </w:rPr>
              <w:t>is</w:t>
            </w:r>
            <w:r w:rsidRPr="00493292">
              <w:rPr>
                <w:sz w:val="20"/>
              </w:rPr>
              <w:t xml:space="preserve"> the trend in market price</w:t>
            </w:r>
            <w:r>
              <w:rPr>
                <w:sz w:val="20"/>
              </w:rPr>
              <w:t>s</w:t>
            </w:r>
            <w:r w:rsidRPr="00493292">
              <w:rPr>
                <w:sz w:val="20"/>
              </w:rPr>
              <w:t xml:space="preserve"> for &lt;pr</w:t>
            </w:r>
            <w:r>
              <w:rPr>
                <w:sz w:val="20"/>
              </w:rPr>
              <w:t>oduct&gt; during the past 3</w:t>
            </w:r>
            <w:r w:rsidRPr="00493292">
              <w:rPr>
                <w:sz w:val="20"/>
              </w:rPr>
              <w:t xml:space="preserve"> years?</w:t>
            </w:r>
          </w:p>
          <w:p w14:paraId="1C3D94A2" w14:textId="470A7DE0" w:rsidR="00A60636" w:rsidRPr="00493292" w:rsidRDefault="00A60636" w:rsidP="00493292">
            <w:pPr>
              <w:pStyle w:val="NoSpacing"/>
              <w:rPr>
                <w:sz w:val="20"/>
              </w:rPr>
            </w:pPr>
            <w:r w:rsidRPr="00493292">
              <w:rPr>
                <w:sz w:val="20"/>
              </w:rPr>
              <w:t xml:space="preserve">1=Increased </w:t>
            </w:r>
            <w:r>
              <w:rPr>
                <w:sz w:val="20"/>
              </w:rPr>
              <w:t>greatly</w:t>
            </w:r>
          </w:p>
          <w:p w14:paraId="017BCDFE" w14:textId="77777777" w:rsidR="00A60636" w:rsidRPr="00493292" w:rsidRDefault="00A60636" w:rsidP="00493292">
            <w:pPr>
              <w:pStyle w:val="NoSpacing"/>
              <w:rPr>
                <w:sz w:val="20"/>
              </w:rPr>
            </w:pPr>
            <w:r w:rsidRPr="00493292">
              <w:rPr>
                <w:sz w:val="20"/>
              </w:rPr>
              <w:t>2=Increased a little</w:t>
            </w:r>
          </w:p>
          <w:p w14:paraId="059A332A" w14:textId="28949C9B" w:rsidR="00A60636" w:rsidRPr="00493292" w:rsidRDefault="00A60636" w:rsidP="00493292">
            <w:pPr>
              <w:pStyle w:val="NoSpacing"/>
              <w:rPr>
                <w:sz w:val="20"/>
              </w:rPr>
            </w:pPr>
            <w:r>
              <w:rPr>
                <w:sz w:val="20"/>
              </w:rPr>
              <w:t>3=No change</w:t>
            </w:r>
          </w:p>
          <w:p w14:paraId="07A973FB" w14:textId="77777777" w:rsidR="00A60636" w:rsidRPr="00493292" w:rsidRDefault="00A60636" w:rsidP="00493292">
            <w:pPr>
              <w:pStyle w:val="NoSpacing"/>
              <w:rPr>
                <w:sz w:val="20"/>
              </w:rPr>
            </w:pPr>
            <w:r w:rsidRPr="00493292">
              <w:rPr>
                <w:sz w:val="20"/>
              </w:rPr>
              <w:t>4=Decreased a little</w:t>
            </w:r>
          </w:p>
          <w:p w14:paraId="0AD3191F" w14:textId="19BE62BA" w:rsidR="00A60636" w:rsidRPr="00493292" w:rsidRDefault="00A60636" w:rsidP="00493292">
            <w:pPr>
              <w:pStyle w:val="NoSpacing"/>
              <w:rPr>
                <w:sz w:val="20"/>
              </w:rPr>
            </w:pPr>
            <w:r>
              <w:rPr>
                <w:sz w:val="20"/>
              </w:rPr>
              <w:t>5=Decreased greatly</w:t>
            </w:r>
          </w:p>
        </w:tc>
        <w:tc>
          <w:tcPr>
            <w:tcW w:w="1980" w:type="dxa"/>
            <w:tcBorders>
              <w:top w:val="single" w:sz="4" w:space="0" w:color="auto"/>
              <w:left w:val="single" w:sz="4" w:space="0" w:color="auto"/>
              <w:bottom w:val="single" w:sz="4" w:space="0" w:color="auto"/>
              <w:right w:val="single" w:sz="4" w:space="0" w:color="auto"/>
            </w:tcBorders>
          </w:tcPr>
          <w:p w14:paraId="00BF76BC" w14:textId="77777777" w:rsidR="00A60636" w:rsidRDefault="00A60636" w:rsidP="00A60636">
            <w:pPr>
              <w:pStyle w:val="NoSpacing"/>
              <w:rPr>
                <w:sz w:val="20"/>
              </w:rPr>
            </w:pPr>
            <w:r>
              <w:rPr>
                <w:sz w:val="20"/>
              </w:rPr>
              <w:t xml:space="preserve">G24. How </w:t>
            </w:r>
            <w:commentRangeStart w:id="62"/>
            <w:r>
              <w:rPr>
                <w:sz w:val="20"/>
              </w:rPr>
              <w:t>h</w:t>
            </w:r>
            <w:r w:rsidRPr="00493292">
              <w:rPr>
                <w:sz w:val="20"/>
              </w:rPr>
              <w:t>as</w:t>
            </w:r>
            <w:commentRangeEnd w:id="62"/>
            <w:r>
              <w:rPr>
                <w:rStyle w:val="CommentReference"/>
                <w:rFonts w:eastAsiaTheme="minorHAnsi" w:cstheme="minorBidi"/>
                <w:color w:val="auto"/>
              </w:rPr>
              <w:commentReference w:id="62"/>
            </w:r>
            <w:r w:rsidRPr="00493292">
              <w:rPr>
                <w:sz w:val="20"/>
              </w:rPr>
              <w:t xml:space="preserve"> the availability of &lt;product&gt; changed over the past 3 years?</w:t>
            </w:r>
          </w:p>
          <w:p w14:paraId="4C3AC9C3" w14:textId="77777777" w:rsidR="00A60636" w:rsidRPr="00FF6265" w:rsidRDefault="00A60636" w:rsidP="00A60636">
            <w:pPr>
              <w:pStyle w:val="NoSpacing"/>
              <w:rPr>
                <w:sz w:val="20"/>
              </w:rPr>
            </w:pPr>
            <w:r w:rsidRPr="00FF6265">
              <w:rPr>
                <w:sz w:val="20"/>
              </w:rPr>
              <w:t>1=Increased greatly</w:t>
            </w:r>
          </w:p>
          <w:p w14:paraId="065B11EA" w14:textId="77777777" w:rsidR="00A60636" w:rsidRPr="00FF6265" w:rsidRDefault="00A60636" w:rsidP="00A60636">
            <w:pPr>
              <w:pStyle w:val="NoSpacing"/>
              <w:rPr>
                <w:sz w:val="20"/>
              </w:rPr>
            </w:pPr>
            <w:r w:rsidRPr="00FF6265">
              <w:rPr>
                <w:sz w:val="20"/>
              </w:rPr>
              <w:t>2=Increased a little</w:t>
            </w:r>
          </w:p>
          <w:p w14:paraId="6ECAF54D" w14:textId="77777777" w:rsidR="00A60636" w:rsidRPr="00FF6265" w:rsidRDefault="00A60636" w:rsidP="00A60636">
            <w:pPr>
              <w:pStyle w:val="NoSpacing"/>
              <w:rPr>
                <w:sz w:val="20"/>
              </w:rPr>
            </w:pPr>
            <w:r w:rsidRPr="00FF6265">
              <w:rPr>
                <w:sz w:val="20"/>
              </w:rPr>
              <w:t>3=No change</w:t>
            </w:r>
          </w:p>
          <w:p w14:paraId="7B318D1F" w14:textId="77777777" w:rsidR="00A60636" w:rsidRPr="00FF6265" w:rsidRDefault="00A60636" w:rsidP="00A60636">
            <w:pPr>
              <w:pStyle w:val="NoSpacing"/>
              <w:rPr>
                <w:sz w:val="20"/>
              </w:rPr>
            </w:pPr>
            <w:r w:rsidRPr="00FF6265">
              <w:rPr>
                <w:sz w:val="20"/>
              </w:rPr>
              <w:t>4=Decreased a little</w:t>
            </w:r>
          </w:p>
          <w:p w14:paraId="36FFCBBC" w14:textId="77777777" w:rsidR="00A60636" w:rsidRPr="00FF6265" w:rsidRDefault="00A60636" w:rsidP="00A60636">
            <w:pPr>
              <w:pStyle w:val="NoSpacing"/>
              <w:rPr>
                <w:sz w:val="20"/>
              </w:rPr>
            </w:pPr>
            <w:r w:rsidRPr="00FF6265">
              <w:rPr>
                <w:sz w:val="20"/>
              </w:rPr>
              <w:t xml:space="preserve">5=Decreased greatly </w:t>
            </w:r>
          </w:p>
          <w:p w14:paraId="0E37AD50" w14:textId="77777777" w:rsidR="00A60636" w:rsidRPr="00493292" w:rsidRDefault="00A60636" w:rsidP="00A60636">
            <w:pPr>
              <w:pStyle w:val="NoSpacing"/>
              <w:rPr>
                <w:sz w:val="20"/>
              </w:rPr>
            </w:pPr>
            <w:r w:rsidRPr="00FF6265">
              <w:rPr>
                <w:sz w:val="20"/>
              </w:rPr>
              <w:t>888=Do not know</w:t>
            </w:r>
          </w:p>
          <w:p w14:paraId="6409ED88" w14:textId="77777777" w:rsidR="00A60636" w:rsidRDefault="00A60636" w:rsidP="00536551">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721CCD9B" w14:textId="77777777" w:rsidR="00A60636" w:rsidRPr="00364B78" w:rsidRDefault="00A60636" w:rsidP="00044E84">
            <w:pPr>
              <w:pStyle w:val="NoSpacing"/>
              <w:rPr>
                <w:sz w:val="20"/>
              </w:rPr>
            </w:pPr>
            <w:r>
              <w:rPr>
                <w:sz w:val="20"/>
              </w:rPr>
              <w:t>G25. Why did the availability of &lt;product&gt; increase</w:t>
            </w:r>
            <w:r w:rsidRPr="00364B78">
              <w:rPr>
                <w:sz w:val="20"/>
              </w:rPr>
              <w:t xml:space="preserve">? </w:t>
            </w:r>
          </w:p>
          <w:p w14:paraId="56089D2E" w14:textId="77777777" w:rsidR="00A60636" w:rsidRPr="00B76A1A" w:rsidRDefault="00A60636" w:rsidP="00044E84">
            <w:pPr>
              <w:pStyle w:val="NoSpacing"/>
              <w:rPr>
                <w:i/>
                <w:sz w:val="20"/>
              </w:rPr>
            </w:pPr>
            <w:r w:rsidRPr="00B76A1A">
              <w:rPr>
                <w:i/>
                <w:sz w:val="20"/>
              </w:rPr>
              <w:t>See code 111</w:t>
            </w:r>
          </w:p>
          <w:p w14:paraId="2382E0E1" w14:textId="77777777" w:rsidR="00A60636" w:rsidRDefault="00A60636" w:rsidP="00044E84">
            <w:pPr>
              <w:pStyle w:val="NoSpacing"/>
              <w:rPr>
                <w:i/>
                <w:sz w:val="20"/>
              </w:rPr>
            </w:pPr>
            <w:r w:rsidRPr="00B76A1A">
              <w:rPr>
                <w:i/>
                <w:sz w:val="20"/>
              </w:rPr>
              <w:t>Probe and code, select all that apply</w:t>
            </w:r>
          </w:p>
          <w:p w14:paraId="6EF9D22E" w14:textId="77777777" w:rsidR="00A60636" w:rsidRDefault="00A60636" w:rsidP="00044E84">
            <w:pPr>
              <w:pStyle w:val="NoSpacing"/>
              <w:rPr>
                <w:i/>
                <w:sz w:val="20"/>
              </w:rPr>
            </w:pPr>
          </w:p>
          <w:p w14:paraId="6F4E598B" w14:textId="77777777" w:rsidR="00A60636"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010122A1" w14:textId="77777777" w:rsidR="00A60636" w:rsidRPr="00364B78" w:rsidRDefault="00A60636" w:rsidP="00044E84">
            <w:pPr>
              <w:pStyle w:val="NoSpacing"/>
              <w:rPr>
                <w:sz w:val="20"/>
              </w:rPr>
            </w:pPr>
            <w:r>
              <w:rPr>
                <w:sz w:val="20"/>
              </w:rPr>
              <w:t>G26. Why did the availability of</w:t>
            </w:r>
            <w:r w:rsidRPr="00364B78">
              <w:rPr>
                <w:sz w:val="20"/>
              </w:rPr>
              <w:t xml:space="preserve"> &lt;product&gt;</w:t>
            </w:r>
            <w:r>
              <w:rPr>
                <w:sz w:val="20"/>
              </w:rPr>
              <w:t xml:space="preserve"> decrease</w:t>
            </w:r>
            <w:r w:rsidRPr="00364B78">
              <w:rPr>
                <w:sz w:val="20"/>
              </w:rPr>
              <w:t>?</w:t>
            </w:r>
          </w:p>
          <w:p w14:paraId="239A2DF7" w14:textId="77777777" w:rsidR="00A60636" w:rsidRPr="00B76A1A" w:rsidRDefault="00A60636" w:rsidP="00044E84">
            <w:pPr>
              <w:pStyle w:val="NoSpacing"/>
              <w:rPr>
                <w:i/>
                <w:sz w:val="20"/>
              </w:rPr>
            </w:pPr>
            <w:r w:rsidRPr="00B76A1A">
              <w:rPr>
                <w:i/>
                <w:sz w:val="20"/>
              </w:rPr>
              <w:t>See code 112</w:t>
            </w:r>
          </w:p>
          <w:p w14:paraId="6498EEC1" w14:textId="6CE22E67" w:rsidR="00A60636" w:rsidRDefault="00A60636" w:rsidP="00493292">
            <w:pPr>
              <w:pStyle w:val="NoSpacing"/>
              <w:rPr>
                <w:sz w:val="20"/>
              </w:rPr>
            </w:pPr>
            <w:r w:rsidRPr="00B76A1A">
              <w:rPr>
                <w:i/>
                <w:sz w:val="20"/>
              </w:rPr>
              <w:t>Probe and code, Select all that apply</w:t>
            </w:r>
            <w:r w:rsidRPr="00364B78">
              <w:rPr>
                <w:sz w:val="20"/>
              </w:rPr>
              <w:t xml:space="preserve"> </w:t>
            </w:r>
          </w:p>
        </w:tc>
        <w:tc>
          <w:tcPr>
            <w:tcW w:w="1440" w:type="dxa"/>
            <w:tcBorders>
              <w:top w:val="single" w:sz="4" w:space="0" w:color="auto"/>
              <w:left w:val="single" w:sz="4" w:space="0" w:color="auto"/>
              <w:bottom w:val="single" w:sz="4" w:space="0" w:color="auto"/>
              <w:right w:val="single" w:sz="4" w:space="0" w:color="auto"/>
            </w:tcBorders>
          </w:tcPr>
          <w:p w14:paraId="3C1B0A4F" w14:textId="77777777" w:rsidR="00A60636" w:rsidRPr="00364B78" w:rsidRDefault="00A60636" w:rsidP="00044E84">
            <w:pPr>
              <w:pStyle w:val="NoSpacing"/>
              <w:rPr>
                <w:sz w:val="20"/>
              </w:rPr>
            </w:pPr>
            <w:r>
              <w:rPr>
                <w:sz w:val="20"/>
              </w:rPr>
              <w:t>G</w:t>
            </w:r>
            <w:r>
              <w:rPr>
                <w:sz w:val="20"/>
              </w:rPr>
              <w:t>27</w:t>
            </w:r>
            <w:r>
              <w:rPr>
                <w:sz w:val="20"/>
              </w:rPr>
              <w:t xml:space="preserve">. </w:t>
            </w:r>
            <w:r w:rsidRPr="00364B78">
              <w:rPr>
                <w:sz w:val="20"/>
              </w:rPr>
              <w:t xml:space="preserve">What has your </w:t>
            </w:r>
            <w:r>
              <w:rPr>
                <w:sz w:val="20"/>
              </w:rPr>
              <w:t>village</w:t>
            </w:r>
            <w:r w:rsidRPr="00364B78">
              <w:rPr>
                <w:sz w:val="20"/>
              </w:rPr>
              <w:t xml:space="preserve"> done in response to the decline in availability of </w:t>
            </w:r>
            <w:commentRangeStart w:id="63"/>
            <w:r w:rsidRPr="00364B78">
              <w:rPr>
                <w:sz w:val="20"/>
              </w:rPr>
              <w:t>&lt;product&gt;?</w:t>
            </w:r>
            <w:commentRangeEnd w:id="63"/>
            <w:r>
              <w:rPr>
                <w:rStyle w:val="CommentReference"/>
                <w:rFonts w:eastAsiaTheme="minorHAnsi" w:cstheme="minorBidi"/>
                <w:color w:val="auto"/>
              </w:rPr>
              <w:commentReference w:id="63"/>
            </w:r>
          </w:p>
          <w:p w14:paraId="74675588" w14:textId="77777777" w:rsidR="00A60636" w:rsidRPr="00364B78" w:rsidRDefault="00A60636" w:rsidP="00044E84">
            <w:pPr>
              <w:pStyle w:val="NoSpacing"/>
              <w:rPr>
                <w:sz w:val="20"/>
              </w:rPr>
            </w:pPr>
            <w:r w:rsidRPr="00364B78">
              <w:rPr>
                <w:sz w:val="20"/>
              </w:rPr>
              <w:t>See code 1</w:t>
            </w:r>
            <w:r>
              <w:rPr>
                <w:sz w:val="20"/>
              </w:rPr>
              <w:t>13</w:t>
            </w:r>
          </w:p>
          <w:p w14:paraId="3686E84D" w14:textId="3B4944A2" w:rsidR="00A60636" w:rsidRDefault="00A60636" w:rsidP="00493292">
            <w:pPr>
              <w:pStyle w:val="NoSpacing"/>
              <w:rPr>
                <w:sz w:val="20"/>
              </w:rPr>
            </w:pPr>
            <w:r w:rsidRPr="00364B78">
              <w:rPr>
                <w:sz w:val="20"/>
              </w:rPr>
              <w:t>Probe and code, Select all that apply</w:t>
            </w:r>
          </w:p>
        </w:tc>
        <w:tc>
          <w:tcPr>
            <w:tcW w:w="1440" w:type="dxa"/>
            <w:tcBorders>
              <w:top w:val="single" w:sz="4" w:space="0" w:color="auto"/>
              <w:left w:val="single" w:sz="4" w:space="0" w:color="auto"/>
              <w:bottom w:val="single" w:sz="4" w:space="0" w:color="auto"/>
              <w:right w:val="single" w:sz="4" w:space="0" w:color="auto"/>
            </w:tcBorders>
          </w:tcPr>
          <w:p w14:paraId="0B063EE3" w14:textId="77777777" w:rsidR="00A60636" w:rsidRPr="00364B78" w:rsidRDefault="00A60636" w:rsidP="002A49A1">
            <w:pPr>
              <w:pStyle w:val="NoSpacing"/>
              <w:rPr>
                <w:sz w:val="20"/>
              </w:rPr>
            </w:pPr>
            <w:r>
              <w:rPr>
                <w:sz w:val="20"/>
              </w:rPr>
              <w:t>G</w:t>
            </w:r>
            <w:r>
              <w:rPr>
                <w:sz w:val="20"/>
              </w:rPr>
              <w:t>28</w:t>
            </w:r>
            <w:r>
              <w:rPr>
                <w:sz w:val="20"/>
              </w:rPr>
              <w:t xml:space="preserve">. </w:t>
            </w:r>
            <w:r w:rsidRPr="00364B78">
              <w:rPr>
                <w:sz w:val="20"/>
              </w:rPr>
              <w:t xml:space="preserve">Has your </w:t>
            </w:r>
            <w:r>
              <w:rPr>
                <w:sz w:val="20"/>
              </w:rPr>
              <w:t>village</w:t>
            </w:r>
            <w:r w:rsidRPr="00364B78">
              <w:rPr>
                <w:sz w:val="20"/>
              </w:rPr>
              <w:t xml:space="preserve"> experienced any </w:t>
            </w:r>
            <w:r>
              <w:rPr>
                <w:sz w:val="20"/>
              </w:rPr>
              <w:t>dispute</w:t>
            </w:r>
            <w:r w:rsidRPr="00364B78">
              <w:rPr>
                <w:sz w:val="20"/>
              </w:rPr>
              <w:t xml:space="preserve">s in relation to harvesting &lt;product&gt; in the last three years? </w:t>
            </w:r>
          </w:p>
          <w:p w14:paraId="09A737A6" w14:textId="77777777" w:rsidR="00A60636" w:rsidRPr="00364B78" w:rsidRDefault="00A60636" w:rsidP="002A49A1">
            <w:pPr>
              <w:pStyle w:val="NoSpacing"/>
              <w:rPr>
                <w:sz w:val="20"/>
              </w:rPr>
            </w:pPr>
            <w:r w:rsidRPr="00364B78">
              <w:rPr>
                <w:sz w:val="20"/>
              </w:rPr>
              <w:t>0=No</w:t>
            </w:r>
          </w:p>
          <w:p w14:paraId="6F0EA315" w14:textId="77777777" w:rsidR="00A60636" w:rsidRPr="00364B78" w:rsidRDefault="00A60636" w:rsidP="002A49A1">
            <w:pPr>
              <w:pStyle w:val="NoSpacing"/>
              <w:rPr>
                <w:sz w:val="20"/>
              </w:rPr>
            </w:pPr>
            <w:r w:rsidRPr="00364B78">
              <w:rPr>
                <w:sz w:val="20"/>
              </w:rPr>
              <w:t xml:space="preserve">1=Yes </w:t>
            </w:r>
          </w:p>
          <w:p w14:paraId="139FEEF8" w14:textId="1F935D48" w:rsidR="00A60636" w:rsidRDefault="00A60636" w:rsidP="00044E84">
            <w:pPr>
              <w:pStyle w:val="NoSpacing"/>
              <w:rPr>
                <w:sz w:val="20"/>
              </w:rPr>
            </w:pPr>
            <w:r w:rsidRPr="00364B78">
              <w:rPr>
                <w:sz w:val="20"/>
              </w:rPr>
              <w:t>If 0, skip to next product</w:t>
            </w:r>
          </w:p>
        </w:tc>
        <w:tc>
          <w:tcPr>
            <w:tcW w:w="1728" w:type="dxa"/>
            <w:tcBorders>
              <w:top w:val="single" w:sz="4" w:space="0" w:color="auto"/>
              <w:left w:val="single" w:sz="4" w:space="0" w:color="auto"/>
              <w:bottom w:val="single" w:sz="4" w:space="0" w:color="auto"/>
              <w:right w:val="single" w:sz="4" w:space="0" w:color="auto"/>
            </w:tcBorders>
          </w:tcPr>
          <w:p w14:paraId="736E6859" w14:textId="77777777" w:rsidR="00A60636" w:rsidRDefault="00A60636" w:rsidP="002A49A1">
            <w:pPr>
              <w:pStyle w:val="NoSpacing"/>
              <w:rPr>
                <w:sz w:val="20"/>
              </w:rPr>
            </w:pPr>
            <w:r>
              <w:rPr>
                <w:sz w:val="20"/>
              </w:rPr>
              <w:t xml:space="preserve">G29. </w:t>
            </w:r>
            <w:r w:rsidRPr="00364B78">
              <w:rPr>
                <w:sz w:val="20"/>
              </w:rPr>
              <w:t xml:space="preserve">What type of </w:t>
            </w:r>
            <w:r>
              <w:rPr>
                <w:sz w:val="20"/>
              </w:rPr>
              <w:t>dispute</w:t>
            </w:r>
            <w:r w:rsidRPr="00364B78">
              <w:rPr>
                <w:sz w:val="20"/>
              </w:rPr>
              <w:t>?</w:t>
            </w:r>
          </w:p>
          <w:p w14:paraId="6DA60C53" w14:textId="77777777" w:rsidR="00A60636" w:rsidRPr="0054371D" w:rsidRDefault="00A60636" w:rsidP="002A49A1">
            <w:pPr>
              <w:pStyle w:val="NoSpacing"/>
              <w:rPr>
                <w:i/>
                <w:sz w:val="20"/>
              </w:rPr>
            </w:pPr>
            <w:r w:rsidRPr="0054371D">
              <w:rPr>
                <w:i/>
                <w:sz w:val="20"/>
              </w:rPr>
              <w:t>Select all that apply.</w:t>
            </w:r>
          </w:p>
          <w:p w14:paraId="1633BEDF" w14:textId="77777777" w:rsidR="00A60636" w:rsidRPr="00364B78" w:rsidRDefault="00A60636" w:rsidP="002A49A1">
            <w:pPr>
              <w:pStyle w:val="NoSpacing"/>
              <w:rPr>
                <w:sz w:val="20"/>
              </w:rPr>
            </w:pPr>
            <w:r w:rsidRPr="00364B78">
              <w:rPr>
                <w:sz w:val="20"/>
              </w:rPr>
              <w:t>1=</w:t>
            </w:r>
            <w:r>
              <w:rPr>
                <w:sz w:val="20"/>
              </w:rPr>
              <w:t>Dispute</w:t>
            </w:r>
            <w:r w:rsidRPr="00364B78">
              <w:rPr>
                <w:sz w:val="20"/>
              </w:rPr>
              <w:t xml:space="preserve"> with FD</w:t>
            </w:r>
          </w:p>
          <w:p w14:paraId="5A2E2815" w14:textId="77777777" w:rsidR="00A60636" w:rsidRPr="00364B78" w:rsidRDefault="00A60636" w:rsidP="002A49A1">
            <w:pPr>
              <w:pStyle w:val="NoSpacing"/>
              <w:rPr>
                <w:sz w:val="20"/>
              </w:rPr>
            </w:pPr>
            <w:r w:rsidRPr="00364B78">
              <w:rPr>
                <w:sz w:val="20"/>
              </w:rPr>
              <w:t>2=</w:t>
            </w:r>
            <w:r>
              <w:rPr>
                <w:sz w:val="20"/>
              </w:rPr>
              <w:t>Dispute</w:t>
            </w:r>
            <w:r w:rsidRPr="00364B78">
              <w:rPr>
                <w:sz w:val="20"/>
              </w:rPr>
              <w:t xml:space="preserve"> with concessioners</w:t>
            </w:r>
          </w:p>
          <w:p w14:paraId="37C49AE0" w14:textId="77777777" w:rsidR="00A60636" w:rsidRPr="00364B78" w:rsidRDefault="00A60636" w:rsidP="002A49A1">
            <w:pPr>
              <w:pStyle w:val="NoSpacing"/>
              <w:rPr>
                <w:sz w:val="20"/>
              </w:rPr>
            </w:pPr>
            <w:r w:rsidRPr="00364B78">
              <w:rPr>
                <w:sz w:val="20"/>
              </w:rPr>
              <w:t xml:space="preserve">3=Land-use </w:t>
            </w:r>
            <w:r>
              <w:rPr>
                <w:sz w:val="20"/>
              </w:rPr>
              <w:t>dispute</w:t>
            </w:r>
            <w:r w:rsidRPr="00364B78">
              <w:rPr>
                <w:sz w:val="20"/>
              </w:rPr>
              <w:t xml:space="preserve">s with </w:t>
            </w:r>
            <w:r>
              <w:rPr>
                <w:sz w:val="20"/>
              </w:rPr>
              <w:t>village</w:t>
            </w:r>
            <w:r w:rsidRPr="00364B78">
              <w:rPr>
                <w:sz w:val="20"/>
              </w:rPr>
              <w:t xml:space="preserve"> members</w:t>
            </w:r>
          </w:p>
          <w:p w14:paraId="0C7656C6" w14:textId="77777777" w:rsidR="00A60636" w:rsidRPr="00364B78" w:rsidRDefault="00A60636" w:rsidP="002A49A1">
            <w:pPr>
              <w:pStyle w:val="NoSpacing"/>
              <w:rPr>
                <w:sz w:val="20"/>
              </w:rPr>
            </w:pPr>
            <w:r w:rsidRPr="00364B78">
              <w:rPr>
                <w:sz w:val="20"/>
              </w:rPr>
              <w:t xml:space="preserve">4=Land-use </w:t>
            </w:r>
            <w:r>
              <w:rPr>
                <w:sz w:val="20"/>
              </w:rPr>
              <w:t>dispute</w:t>
            </w:r>
            <w:r w:rsidRPr="00364B78">
              <w:rPr>
                <w:sz w:val="20"/>
              </w:rPr>
              <w:t xml:space="preserve">s with neighboring </w:t>
            </w:r>
            <w:r>
              <w:rPr>
                <w:sz w:val="20"/>
              </w:rPr>
              <w:t>villages</w:t>
            </w:r>
          </w:p>
          <w:p w14:paraId="32EBA3C7" w14:textId="77777777" w:rsidR="00A60636" w:rsidRPr="00364B78" w:rsidRDefault="00A60636" w:rsidP="002A49A1">
            <w:pPr>
              <w:pStyle w:val="NoSpacing"/>
              <w:rPr>
                <w:sz w:val="20"/>
              </w:rPr>
            </w:pPr>
            <w:r w:rsidRPr="00364B78">
              <w:rPr>
                <w:sz w:val="20"/>
              </w:rPr>
              <w:t>5=</w:t>
            </w:r>
            <w:r>
              <w:rPr>
                <w:sz w:val="20"/>
              </w:rPr>
              <w:t>Dispute</w:t>
            </w:r>
            <w:r w:rsidRPr="00364B78">
              <w:rPr>
                <w:sz w:val="20"/>
              </w:rPr>
              <w:t>s with outsiders</w:t>
            </w:r>
          </w:p>
          <w:p w14:paraId="2F714B68" w14:textId="14F6C577" w:rsidR="00A60636" w:rsidRDefault="00A60636" w:rsidP="00044E84">
            <w:pPr>
              <w:pStyle w:val="NoSpacing"/>
              <w:rPr>
                <w:sz w:val="20"/>
              </w:rPr>
            </w:pPr>
            <w:r>
              <w:rPr>
                <w:sz w:val="20"/>
              </w:rPr>
              <w:t>97=Other, please specify</w:t>
            </w:r>
          </w:p>
        </w:tc>
      </w:tr>
      <w:tr w:rsidR="00A60636" w:rsidRPr="00493292" w14:paraId="552A4CD9" w14:textId="28669F90"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0213777C" w14:textId="77777777" w:rsidR="00A60636" w:rsidRPr="00493292" w:rsidRDefault="00A60636" w:rsidP="00493292">
            <w:pPr>
              <w:pStyle w:val="NoSpacing"/>
              <w:rPr>
                <w:sz w:val="20"/>
              </w:rPr>
            </w:pPr>
            <w:r w:rsidRPr="00493292">
              <w:rPr>
                <w:sz w:val="20"/>
              </w:rPr>
              <w:t>a</w:t>
            </w:r>
          </w:p>
        </w:tc>
        <w:tc>
          <w:tcPr>
            <w:tcW w:w="1869" w:type="dxa"/>
            <w:tcBorders>
              <w:top w:val="single" w:sz="4" w:space="0" w:color="auto"/>
              <w:left w:val="single" w:sz="4" w:space="0" w:color="auto"/>
              <w:bottom w:val="single" w:sz="4" w:space="0" w:color="auto"/>
              <w:right w:val="single" w:sz="4" w:space="0" w:color="auto"/>
            </w:tcBorders>
          </w:tcPr>
          <w:p w14:paraId="3FDB75E3" w14:textId="77777777" w:rsidR="00A60636" w:rsidRPr="00493292" w:rsidRDefault="00A60636" w:rsidP="00493292">
            <w:pPr>
              <w:pStyle w:val="NoSpacing"/>
              <w:rPr>
                <w:sz w:val="20"/>
              </w:rPr>
            </w:pPr>
            <w:proofErr w:type="spellStart"/>
            <w:r w:rsidRPr="00493292">
              <w:rPr>
                <w:sz w:val="20"/>
              </w:rPr>
              <w:t>TImber</w:t>
            </w:r>
            <w:proofErr w:type="spellEnd"/>
          </w:p>
        </w:tc>
        <w:tc>
          <w:tcPr>
            <w:tcW w:w="922" w:type="dxa"/>
            <w:tcBorders>
              <w:top w:val="single" w:sz="4" w:space="0" w:color="auto"/>
              <w:left w:val="single" w:sz="4" w:space="0" w:color="auto"/>
              <w:bottom w:val="single" w:sz="4" w:space="0" w:color="auto"/>
              <w:right w:val="single" w:sz="4" w:space="0" w:color="auto"/>
            </w:tcBorders>
          </w:tcPr>
          <w:p w14:paraId="54D0CB93"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691EAC14"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58BC67C3"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194CB3F0"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1EE62C6B"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27D412B8"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3E830FC"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194EB5A"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0404156F" w14:textId="77777777" w:rsidR="00A60636" w:rsidRPr="00493292" w:rsidRDefault="00A60636" w:rsidP="00493292">
            <w:pPr>
              <w:pStyle w:val="NoSpacing"/>
              <w:rPr>
                <w:sz w:val="20"/>
              </w:rPr>
            </w:pPr>
          </w:p>
        </w:tc>
      </w:tr>
      <w:tr w:rsidR="00A60636" w:rsidRPr="00493292" w14:paraId="45D417DA" w14:textId="2BB6E6B1"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52D2FF9E" w14:textId="77777777" w:rsidR="00A60636" w:rsidRPr="00493292" w:rsidRDefault="00A60636" w:rsidP="00493292">
            <w:pPr>
              <w:pStyle w:val="NoSpacing"/>
              <w:rPr>
                <w:sz w:val="20"/>
              </w:rPr>
            </w:pPr>
            <w:r w:rsidRPr="00493292">
              <w:rPr>
                <w:sz w:val="20"/>
              </w:rPr>
              <w:t>b</w:t>
            </w:r>
          </w:p>
        </w:tc>
        <w:tc>
          <w:tcPr>
            <w:tcW w:w="1869" w:type="dxa"/>
            <w:tcBorders>
              <w:top w:val="single" w:sz="4" w:space="0" w:color="auto"/>
              <w:left w:val="single" w:sz="4" w:space="0" w:color="auto"/>
              <w:bottom w:val="single" w:sz="4" w:space="0" w:color="auto"/>
              <w:right w:val="single" w:sz="4" w:space="0" w:color="auto"/>
            </w:tcBorders>
          </w:tcPr>
          <w:p w14:paraId="03A521A0" w14:textId="77777777" w:rsidR="00A60636" w:rsidRPr="00493292" w:rsidRDefault="00A60636" w:rsidP="00493292">
            <w:pPr>
              <w:pStyle w:val="NoSpacing"/>
              <w:rPr>
                <w:sz w:val="20"/>
              </w:rPr>
            </w:pPr>
            <w:r w:rsidRPr="00493292">
              <w:rPr>
                <w:sz w:val="20"/>
              </w:rPr>
              <w:t>Fuel wood</w:t>
            </w:r>
          </w:p>
        </w:tc>
        <w:tc>
          <w:tcPr>
            <w:tcW w:w="922" w:type="dxa"/>
            <w:tcBorders>
              <w:top w:val="single" w:sz="4" w:space="0" w:color="auto"/>
              <w:left w:val="single" w:sz="4" w:space="0" w:color="auto"/>
              <w:bottom w:val="single" w:sz="4" w:space="0" w:color="auto"/>
              <w:right w:val="single" w:sz="4" w:space="0" w:color="auto"/>
            </w:tcBorders>
          </w:tcPr>
          <w:p w14:paraId="320F55CE"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115BA105"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033D06D9"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426C3607"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3F0E4FD7"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3DA4A981"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A7F382C"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70393E7"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22BCE3F4" w14:textId="77777777" w:rsidR="00A60636" w:rsidRPr="00493292" w:rsidRDefault="00A60636" w:rsidP="00493292">
            <w:pPr>
              <w:pStyle w:val="NoSpacing"/>
              <w:rPr>
                <w:sz w:val="20"/>
              </w:rPr>
            </w:pPr>
          </w:p>
        </w:tc>
      </w:tr>
      <w:tr w:rsidR="00A60636" w:rsidRPr="00493292" w14:paraId="4387AD48" w14:textId="4381BE57"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74A3E919" w14:textId="77777777" w:rsidR="00A60636" w:rsidRPr="00493292" w:rsidRDefault="00A60636" w:rsidP="00493292">
            <w:pPr>
              <w:pStyle w:val="NoSpacing"/>
              <w:rPr>
                <w:sz w:val="20"/>
              </w:rPr>
            </w:pPr>
            <w:r w:rsidRPr="00493292">
              <w:rPr>
                <w:sz w:val="20"/>
              </w:rPr>
              <w:t>c</w:t>
            </w:r>
          </w:p>
        </w:tc>
        <w:tc>
          <w:tcPr>
            <w:tcW w:w="1869" w:type="dxa"/>
            <w:tcBorders>
              <w:top w:val="single" w:sz="4" w:space="0" w:color="auto"/>
              <w:left w:val="single" w:sz="4" w:space="0" w:color="auto"/>
              <w:bottom w:val="single" w:sz="4" w:space="0" w:color="auto"/>
              <w:right w:val="single" w:sz="4" w:space="0" w:color="auto"/>
            </w:tcBorders>
          </w:tcPr>
          <w:p w14:paraId="4F325B4B" w14:textId="77777777" w:rsidR="00A60636" w:rsidRPr="00493292" w:rsidRDefault="00A60636" w:rsidP="00493292">
            <w:pPr>
              <w:pStyle w:val="NoSpacing"/>
              <w:rPr>
                <w:sz w:val="20"/>
              </w:rPr>
            </w:pPr>
            <w:r w:rsidRPr="00493292">
              <w:rPr>
                <w:sz w:val="20"/>
              </w:rPr>
              <w:t>Charcoal</w:t>
            </w:r>
          </w:p>
        </w:tc>
        <w:tc>
          <w:tcPr>
            <w:tcW w:w="922" w:type="dxa"/>
            <w:tcBorders>
              <w:top w:val="single" w:sz="4" w:space="0" w:color="auto"/>
              <w:left w:val="single" w:sz="4" w:space="0" w:color="auto"/>
              <w:bottom w:val="single" w:sz="4" w:space="0" w:color="auto"/>
              <w:right w:val="single" w:sz="4" w:space="0" w:color="auto"/>
            </w:tcBorders>
          </w:tcPr>
          <w:p w14:paraId="7C58E937"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79F7E32E"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35D353D2"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5681D9DB"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2C21668E"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4BE5249D"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956D1A2"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C6427C0"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636FDA02" w14:textId="77777777" w:rsidR="00A60636" w:rsidRPr="00493292" w:rsidRDefault="00A60636" w:rsidP="00493292">
            <w:pPr>
              <w:pStyle w:val="NoSpacing"/>
              <w:rPr>
                <w:sz w:val="20"/>
              </w:rPr>
            </w:pPr>
          </w:p>
        </w:tc>
      </w:tr>
      <w:tr w:rsidR="00A60636" w:rsidRPr="00493292" w14:paraId="100915EF" w14:textId="550B66BA"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470F6B2A" w14:textId="77777777" w:rsidR="00A60636" w:rsidRPr="00493292" w:rsidRDefault="00A60636" w:rsidP="00493292">
            <w:pPr>
              <w:pStyle w:val="NoSpacing"/>
              <w:rPr>
                <w:sz w:val="20"/>
              </w:rPr>
            </w:pPr>
            <w:r w:rsidRPr="00493292">
              <w:rPr>
                <w:sz w:val="20"/>
              </w:rPr>
              <w:t>d</w:t>
            </w:r>
          </w:p>
        </w:tc>
        <w:tc>
          <w:tcPr>
            <w:tcW w:w="1869" w:type="dxa"/>
            <w:tcBorders>
              <w:top w:val="single" w:sz="4" w:space="0" w:color="auto"/>
              <w:left w:val="single" w:sz="4" w:space="0" w:color="auto"/>
              <w:bottom w:val="single" w:sz="4" w:space="0" w:color="auto"/>
              <w:right w:val="single" w:sz="4" w:space="0" w:color="auto"/>
            </w:tcBorders>
          </w:tcPr>
          <w:p w14:paraId="358EF317" w14:textId="77777777" w:rsidR="00A60636" w:rsidRPr="00493292" w:rsidRDefault="00A60636" w:rsidP="00493292">
            <w:pPr>
              <w:pStyle w:val="NoSpacing"/>
              <w:rPr>
                <w:sz w:val="20"/>
              </w:rPr>
            </w:pPr>
            <w:r w:rsidRPr="00493292">
              <w:rPr>
                <w:sz w:val="20"/>
              </w:rPr>
              <w:t>Wood for wood carving</w:t>
            </w:r>
          </w:p>
        </w:tc>
        <w:tc>
          <w:tcPr>
            <w:tcW w:w="922" w:type="dxa"/>
            <w:tcBorders>
              <w:top w:val="single" w:sz="4" w:space="0" w:color="auto"/>
              <w:left w:val="single" w:sz="4" w:space="0" w:color="auto"/>
              <w:bottom w:val="single" w:sz="4" w:space="0" w:color="auto"/>
              <w:right w:val="single" w:sz="4" w:space="0" w:color="auto"/>
            </w:tcBorders>
          </w:tcPr>
          <w:p w14:paraId="6BBDBD58"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6915C863"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03B55BB4"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7379CC7F"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703AF6E8"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7B145333"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30F7CAF"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7EB7B54"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3170CBE8" w14:textId="77777777" w:rsidR="00A60636" w:rsidRPr="00493292" w:rsidRDefault="00A60636" w:rsidP="00493292">
            <w:pPr>
              <w:pStyle w:val="NoSpacing"/>
              <w:rPr>
                <w:sz w:val="20"/>
              </w:rPr>
            </w:pPr>
          </w:p>
        </w:tc>
      </w:tr>
      <w:tr w:rsidR="00A60636" w:rsidRPr="00493292" w14:paraId="313E0110" w14:textId="4F4B510E"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479B2D2B" w14:textId="77777777" w:rsidR="00A60636" w:rsidRPr="00493292" w:rsidRDefault="00A60636" w:rsidP="00493292">
            <w:pPr>
              <w:pStyle w:val="NoSpacing"/>
              <w:rPr>
                <w:sz w:val="20"/>
              </w:rPr>
            </w:pPr>
            <w:r w:rsidRPr="00493292">
              <w:rPr>
                <w:sz w:val="20"/>
              </w:rPr>
              <w:t>e</w:t>
            </w:r>
          </w:p>
        </w:tc>
        <w:tc>
          <w:tcPr>
            <w:tcW w:w="1869" w:type="dxa"/>
            <w:tcBorders>
              <w:top w:val="single" w:sz="4" w:space="0" w:color="auto"/>
              <w:left w:val="single" w:sz="4" w:space="0" w:color="auto"/>
              <w:bottom w:val="single" w:sz="4" w:space="0" w:color="auto"/>
              <w:right w:val="single" w:sz="4" w:space="0" w:color="auto"/>
            </w:tcBorders>
          </w:tcPr>
          <w:p w14:paraId="27209F11" w14:textId="77777777" w:rsidR="00A60636" w:rsidRPr="00493292" w:rsidRDefault="00A60636" w:rsidP="00493292">
            <w:pPr>
              <w:pStyle w:val="NoSpacing"/>
              <w:rPr>
                <w:sz w:val="20"/>
              </w:rPr>
            </w:pPr>
            <w:r w:rsidRPr="00493292">
              <w:rPr>
                <w:sz w:val="20"/>
              </w:rPr>
              <w:t>Wood for poles</w:t>
            </w:r>
          </w:p>
        </w:tc>
        <w:tc>
          <w:tcPr>
            <w:tcW w:w="922" w:type="dxa"/>
            <w:tcBorders>
              <w:top w:val="single" w:sz="4" w:space="0" w:color="auto"/>
              <w:left w:val="single" w:sz="4" w:space="0" w:color="auto"/>
              <w:bottom w:val="single" w:sz="4" w:space="0" w:color="auto"/>
              <w:right w:val="single" w:sz="4" w:space="0" w:color="auto"/>
            </w:tcBorders>
          </w:tcPr>
          <w:p w14:paraId="30A97A78"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70CC0CFB"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5F1AECA6"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0226E3FA"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3DDA7614"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13BB10FE"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089E387"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C272BB9"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177174C2" w14:textId="77777777" w:rsidR="00A60636" w:rsidRPr="00493292" w:rsidRDefault="00A60636" w:rsidP="00493292">
            <w:pPr>
              <w:pStyle w:val="NoSpacing"/>
              <w:rPr>
                <w:sz w:val="20"/>
              </w:rPr>
            </w:pPr>
          </w:p>
        </w:tc>
      </w:tr>
      <w:tr w:rsidR="00A60636" w:rsidRPr="00493292" w14:paraId="3541392E" w14:textId="7698F4D0" w:rsidTr="00536551">
        <w:trPr>
          <w:trHeight w:val="179"/>
          <w:jc w:val="center"/>
        </w:trPr>
        <w:tc>
          <w:tcPr>
            <w:tcW w:w="432" w:type="dxa"/>
            <w:tcBorders>
              <w:top w:val="single" w:sz="4" w:space="0" w:color="auto"/>
              <w:left w:val="single" w:sz="4" w:space="0" w:color="auto"/>
              <w:bottom w:val="single" w:sz="4" w:space="0" w:color="auto"/>
              <w:right w:val="single" w:sz="4" w:space="0" w:color="auto"/>
            </w:tcBorders>
          </w:tcPr>
          <w:p w14:paraId="32BB99F5" w14:textId="77777777" w:rsidR="00A60636" w:rsidRPr="00493292" w:rsidRDefault="00A60636" w:rsidP="00493292">
            <w:pPr>
              <w:pStyle w:val="NoSpacing"/>
              <w:rPr>
                <w:sz w:val="20"/>
              </w:rPr>
            </w:pPr>
            <w:r w:rsidRPr="00493292">
              <w:rPr>
                <w:sz w:val="20"/>
              </w:rPr>
              <w:t>f</w:t>
            </w:r>
          </w:p>
        </w:tc>
        <w:tc>
          <w:tcPr>
            <w:tcW w:w="1869" w:type="dxa"/>
            <w:tcBorders>
              <w:top w:val="single" w:sz="4" w:space="0" w:color="auto"/>
              <w:left w:val="single" w:sz="4" w:space="0" w:color="auto"/>
              <w:bottom w:val="single" w:sz="4" w:space="0" w:color="auto"/>
              <w:right w:val="single" w:sz="4" w:space="0" w:color="auto"/>
            </w:tcBorders>
          </w:tcPr>
          <w:p w14:paraId="620E08FE" w14:textId="77777777" w:rsidR="00A60636" w:rsidRPr="00493292" w:rsidRDefault="00A60636" w:rsidP="00493292">
            <w:pPr>
              <w:pStyle w:val="NoSpacing"/>
              <w:rPr>
                <w:sz w:val="20"/>
              </w:rPr>
            </w:pPr>
            <w:r w:rsidRPr="00493292">
              <w:rPr>
                <w:sz w:val="20"/>
              </w:rPr>
              <w:t xml:space="preserve">Fruit, nuts, seeds, roots, berries, etc. </w:t>
            </w:r>
          </w:p>
        </w:tc>
        <w:tc>
          <w:tcPr>
            <w:tcW w:w="922" w:type="dxa"/>
            <w:tcBorders>
              <w:top w:val="single" w:sz="4" w:space="0" w:color="auto"/>
              <w:left w:val="single" w:sz="4" w:space="0" w:color="auto"/>
              <w:bottom w:val="single" w:sz="4" w:space="0" w:color="auto"/>
              <w:right w:val="single" w:sz="4" w:space="0" w:color="auto"/>
            </w:tcBorders>
          </w:tcPr>
          <w:p w14:paraId="4E3736FA"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3744FEFF"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6CF73EDF"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300BE509"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2A631E60"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10C88111"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D51477D"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45AFEDF"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64F4D48F" w14:textId="77777777" w:rsidR="00A60636" w:rsidRPr="00493292" w:rsidRDefault="00A60636" w:rsidP="00493292">
            <w:pPr>
              <w:pStyle w:val="NoSpacing"/>
              <w:rPr>
                <w:sz w:val="20"/>
              </w:rPr>
            </w:pPr>
          </w:p>
        </w:tc>
      </w:tr>
      <w:tr w:rsidR="00A60636" w:rsidRPr="00493292" w14:paraId="7BA74F06" w14:textId="1F8B5BAD"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223B6BFC" w14:textId="77777777" w:rsidR="00A60636" w:rsidRPr="00493292" w:rsidRDefault="00A60636" w:rsidP="00493292">
            <w:pPr>
              <w:pStyle w:val="NoSpacing"/>
              <w:rPr>
                <w:sz w:val="20"/>
              </w:rPr>
            </w:pPr>
            <w:r w:rsidRPr="00493292">
              <w:rPr>
                <w:sz w:val="20"/>
              </w:rPr>
              <w:t>g</w:t>
            </w:r>
          </w:p>
        </w:tc>
        <w:tc>
          <w:tcPr>
            <w:tcW w:w="1869" w:type="dxa"/>
            <w:tcBorders>
              <w:top w:val="single" w:sz="4" w:space="0" w:color="auto"/>
              <w:left w:val="single" w:sz="4" w:space="0" w:color="auto"/>
              <w:bottom w:val="single" w:sz="4" w:space="0" w:color="auto"/>
              <w:right w:val="single" w:sz="4" w:space="0" w:color="auto"/>
            </w:tcBorders>
          </w:tcPr>
          <w:p w14:paraId="5CAA66F4" w14:textId="77777777" w:rsidR="00A60636" w:rsidRPr="00493292" w:rsidRDefault="00A60636" w:rsidP="00493292">
            <w:pPr>
              <w:pStyle w:val="NoSpacing"/>
              <w:rPr>
                <w:sz w:val="20"/>
              </w:rPr>
            </w:pPr>
            <w:r w:rsidRPr="00493292">
              <w:rPr>
                <w:sz w:val="20"/>
              </w:rPr>
              <w:t>Mushrooms</w:t>
            </w:r>
          </w:p>
        </w:tc>
        <w:tc>
          <w:tcPr>
            <w:tcW w:w="922" w:type="dxa"/>
            <w:tcBorders>
              <w:top w:val="single" w:sz="4" w:space="0" w:color="auto"/>
              <w:left w:val="single" w:sz="4" w:space="0" w:color="auto"/>
              <w:bottom w:val="single" w:sz="4" w:space="0" w:color="auto"/>
              <w:right w:val="single" w:sz="4" w:space="0" w:color="auto"/>
            </w:tcBorders>
          </w:tcPr>
          <w:p w14:paraId="7DBF1523"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269AD128"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1C56C5AC"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6824CCFA"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52D72738"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2A2C3C61"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A896820"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B9FBFDC"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4048BAA3" w14:textId="77777777" w:rsidR="00A60636" w:rsidRPr="00493292" w:rsidRDefault="00A60636" w:rsidP="00493292">
            <w:pPr>
              <w:pStyle w:val="NoSpacing"/>
              <w:rPr>
                <w:sz w:val="20"/>
              </w:rPr>
            </w:pPr>
          </w:p>
        </w:tc>
      </w:tr>
      <w:tr w:rsidR="00A60636" w:rsidRPr="00493292" w14:paraId="09A86922" w14:textId="412CE14C"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5C8F8F44" w14:textId="77777777" w:rsidR="00A60636" w:rsidRPr="00493292" w:rsidRDefault="00A60636" w:rsidP="00493292">
            <w:pPr>
              <w:pStyle w:val="NoSpacing"/>
              <w:rPr>
                <w:sz w:val="20"/>
              </w:rPr>
            </w:pPr>
            <w:r w:rsidRPr="00493292">
              <w:rPr>
                <w:sz w:val="20"/>
              </w:rPr>
              <w:t>h</w:t>
            </w:r>
          </w:p>
        </w:tc>
        <w:tc>
          <w:tcPr>
            <w:tcW w:w="1869" w:type="dxa"/>
            <w:tcBorders>
              <w:top w:val="single" w:sz="4" w:space="0" w:color="auto"/>
              <w:left w:val="single" w:sz="4" w:space="0" w:color="auto"/>
              <w:bottom w:val="single" w:sz="4" w:space="0" w:color="auto"/>
              <w:right w:val="single" w:sz="4" w:space="0" w:color="auto"/>
            </w:tcBorders>
          </w:tcPr>
          <w:p w14:paraId="0A7807BC" w14:textId="77777777" w:rsidR="00A60636" w:rsidRPr="00493292" w:rsidRDefault="00A60636" w:rsidP="00493292">
            <w:pPr>
              <w:pStyle w:val="NoSpacing"/>
              <w:rPr>
                <w:sz w:val="20"/>
              </w:rPr>
            </w:pPr>
            <w:r w:rsidRPr="00493292">
              <w:rPr>
                <w:sz w:val="20"/>
              </w:rPr>
              <w:t>Fodder</w:t>
            </w:r>
          </w:p>
        </w:tc>
        <w:tc>
          <w:tcPr>
            <w:tcW w:w="922" w:type="dxa"/>
            <w:tcBorders>
              <w:top w:val="single" w:sz="4" w:space="0" w:color="auto"/>
              <w:left w:val="single" w:sz="4" w:space="0" w:color="auto"/>
              <w:bottom w:val="single" w:sz="4" w:space="0" w:color="auto"/>
              <w:right w:val="single" w:sz="4" w:space="0" w:color="auto"/>
            </w:tcBorders>
          </w:tcPr>
          <w:p w14:paraId="779FA45C"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42714DF7"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0FC8CFFB"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1D59612F"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1436A792"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0C90F164"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56A126F"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C7549DC"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71CBF187" w14:textId="77777777" w:rsidR="00A60636" w:rsidRPr="00493292" w:rsidRDefault="00A60636" w:rsidP="00493292">
            <w:pPr>
              <w:pStyle w:val="NoSpacing"/>
              <w:rPr>
                <w:sz w:val="20"/>
              </w:rPr>
            </w:pPr>
          </w:p>
        </w:tc>
      </w:tr>
      <w:tr w:rsidR="00A60636" w:rsidRPr="00493292" w14:paraId="1DD1C3A4" w14:textId="37FDCED7"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1CD5EA9C" w14:textId="77777777" w:rsidR="00A60636" w:rsidRPr="00493292" w:rsidRDefault="00A60636" w:rsidP="00493292">
            <w:pPr>
              <w:pStyle w:val="NoSpacing"/>
              <w:rPr>
                <w:sz w:val="20"/>
              </w:rPr>
            </w:pPr>
            <w:proofErr w:type="spellStart"/>
            <w:r w:rsidRPr="00493292">
              <w:rPr>
                <w:sz w:val="20"/>
              </w:rPr>
              <w:t>i</w:t>
            </w:r>
            <w:proofErr w:type="spellEnd"/>
          </w:p>
        </w:tc>
        <w:tc>
          <w:tcPr>
            <w:tcW w:w="1869" w:type="dxa"/>
            <w:tcBorders>
              <w:top w:val="single" w:sz="4" w:space="0" w:color="auto"/>
              <w:left w:val="single" w:sz="4" w:space="0" w:color="auto"/>
              <w:bottom w:val="single" w:sz="4" w:space="0" w:color="auto"/>
              <w:right w:val="single" w:sz="4" w:space="0" w:color="auto"/>
            </w:tcBorders>
          </w:tcPr>
          <w:p w14:paraId="5596316C" w14:textId="77777777" w:rsidR="00A60636" w:rsidRPr="00493292" w:rsidRDefault="00A60636" w:rsidP="00493292">
            <w:pPr>
              <w:pStyle w:val="NoSpacing"/>
              <w:rPr>
                <w:sz w:val="20"/>
              </w:rPr>
            </w:pPr>
            <w:r w:rsidRPr="00493292">
              <w:rPr>
                <w:sz w:val="20"/>
              </w:rPr>
              <w:t>Rattan</w:t>
            </w:r>
          </w:p>
        </w:tc>
        <w:tc>
          <w:tcPr>
            <w:tcW w:w="922" w:type="dxa"/>
            <w:tcBorders>
              <w:top w:val="single" w:sz="4" w:space="0" w:color="auto"/>
              <w:left w:val="single" w:sz="4" w:space="0" w:color="auto"/>
              <w:bottom w:val="single" w:sz="4" w:space="0" w:color="auto"/>
              <w:right w:val="single" w:sz="4" w:space="0" w:color="auto"/>
            </w:tcBorders>
          </w:tcPr>
          <w:p w14:paraId="373AC7E8"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6513EA04"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48059A62"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45D92711"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68D6E864"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3FDA31E7"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6750062"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BDEFEE2"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1EF4DF41" w14:textId="77777777" w:rsidR="00A60636" w:rsidRPr="00493292" w:rsidRDefault="00A60636" w:rsidP="00493292">
            <w:pPr>
              <w:pStyle w:val="NoSpacing"/>
              <w:rPr>
                <w:sz w:val="20"/>
              </w:rPr>
            </w:pPr>
          </w:p>
        </w:tc>
      </w:tr>
      <w:tr w:rsidR="00A60636" w:rsidRPr="00493292" w14:paraId="404792D3" w14:textId="33258F97"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134B3270" w14:textId="77777777" w:rsidR="00A60636" w:rsidRPr="00493292" w:rsidRDefault="00A60636" w:rsidP="00493292">
            <w:pPr>
              <w:pStyle w:val="NoSpacing"/>
              <w:rPr>
                <w:sz w:val="20"/>
              </w:rPr>
            </w:pPr>
            <w:r w:rsidRPr="00493292">
              <w:rPr>
                <w:sz w:val="20"/>
              </w:rPr>
              <w:t>j</w:t>
            </w:r>
          </w:p>
        </w:tc>
        <w:tc>
          <w:tcPr>
            <w:tcW w:w="1869" w:type="dxa"/>
            <w:tcBorders>
              <w:top w:val="single" w:sz="4" w:space="0" w:color="auto"/>
              <w:left w:val="single" w:sz="4" w:space="0" w:color="auto"/>
              <w:bottom w:val="single" w:sz="4" w:space="0" w:color="auto"/>
              <w:right w:val="single" w:sz="4" w:space="0" w:color="auto"/>
            </w:tcBorders>
          </w:tcPr>
          <w:p w14:paraId="46DAAD95" w14:textId="77777777" w:rsidR="00A60636" w:rsidRPr="00493292" w:rsidRDefault="00A60636" w:rsidP="00493292">
            <w:pPr>
              <w:pStyle w:val="NoSpacing"/>
              <w:rPr>
                <w:sz w:val="20"/>
              </w:rPr>
            </w:pPr>
            <w:r w:rsidRPr="00493292">
              <w:rPr>
                <w:sz w:val="20"/>
              </w:rPr>
              <w:t>Plant medicines</w:t>
            </w:r>
          </w:p>
        </w:tc>
        <w:tc>
          <w:tcPr>
            <w:tcW w:w="922" w:type="dxa"/>
            <w:tcBorders>
              <w:top w:val="single" w:sz="4" w:space="0" w:color="auto"/>
              <w:left w:val="single" w:sz="4" w:space="0" w:color="auto"/>
              <w:bottom w:val="single" w:sz="4" w:space="0" w:color="auto"/>
              <w:right w:val="single" w:sz="4" w:space="0" w:color="auto"/>
            </w:tcBorders>
          </w:tcPr>
          <w:p w14:paraId="4C242684"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21E681A1"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2307B1A4"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7CB7C53D"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2C5C16BA"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4F980C40"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B493D22"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33BF234"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43025891" w14:textId="77777777" w:rsidR="00A60636" w:rsidRPr="00493292" w:rsidRDefault="00A60636" w:rsidP="00493292">
            <w:pPr>
              <w:pStyle w:val="NoSpacing"/>
              <w:rPr>
                <w:sz w:val="20"/>
              </w:rPr>
            </w:pPr>
          </w:p>
        </w:tc>
      </w:tr>
      <w:tr w:rsidR="00A60636" w:rsidRPr="00493292" w14:paraId="57217039" w14:textId="4C0C7BCE"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14D87A67" w14:textId="77777777" w:rsidR="00A60636" w:rsidRPr="00493292" w:rsidRDefault="00A60636" w:rsidP="00493292">
            <w:pPr>
              <w:pStyle w:val="NoSpacing"/>
              <w:rPr>
                <w:sz w:val="20"/>
              </w:rPr>
            </w:pPr>
            <w:r w:rsidRPr="00493292">
              <w:rPr>
                <w:sz w:val="20"/>
              </w:rPr>
              <w:t>k</w:t>
            </w:r>
          </w:p>
        </w:tc>
        <w:tc>
          <w:tcPr>
            <w:tcW w:w="1869" w:type="dxa"/>
            <w:tcBorders>
              <w:top w:val="single" w:sz="4" w:space="0" w:color="auto"/>
              <w:left w:val="single" w:sz="4" w:space="0" w:color="auto"/>
              <w:bottom w:val="single" w:sz="4" w:space="0" w:color="auto"/>
              <w:right w:val="single" w:sz="4" w:space="0" w:color="auto"/>
            </w:tcBorders>
          </w:tcPr>
          <w:p w14:paraId="4FDC7B69" w14:textId="77777777" w:rsidR="00A60636" w:rsidRPr="00493292" w:rsidRDefault="00A60636" w:rsidP="00493292">
            <w:pPr>
              <w:pStyle w:val="NoSpacing"/>
              <w:rPr>
                <w:sz w:val="20"/>
              </w:rPr>
            </w:pPr>
            <w:r w:rsidRPr="00493292">
              <w:rPr>
                <w:sz w:val="20"/>
              </w:rPr>
              <w:t>Herbs and spices</w:t>
            </w:r>
          </w:p>
        </w:tc>
        <w:tc>
          <w:tcPr>
            <w:tcW w:w="922" w:type="dxa"/>
            <w:tcBorders>
              <w:top w:val="single" w:sz="4" w:space="0" w:color="auto"/>
              <w:left w:val="single" w:sz="4" w:space="0" w:color="auto"/>
              <w:bottom w:val="single" w:sz="4" w:space="0" w:color="auto"/>
              <w:right w:val="single" w:sz="4" w:space="0" w:color="auto"/>
            </w:tcBorders>
          </w:tcPr>
          <w:p w14:paraId="4E2111D5"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65B5F5BD"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10A139F1"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50F8EE5B"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3ED4E9B9"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7AD5F60A"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8CD5DFB"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85194EB"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15F67278" w14:textId="77777777" w:rsidR="00A60636" w:rsidRPr="00493292" w:rsidRDefault="00A60636" w:rsidP="00493292">
            <w:pPr>
              <w:pStyle w:val="NoSpacing"/>
              <w:rPr>
                <w:sz w:val="20"/>
              </w:rPr>
            </w:pPr>
          </w:p>
        </w:tc>
      </w:tr>
      <w:tr w:rsidR="00A60636" w:rsidRPr="00493292" w14:paraId="07EE5B54" w14:textId="2A9216E6"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38DB20C3" w14:textId="77777777" w:rsidR="00A60636" w:rsidRPr="00493292" w:rsidRDefault="00A60636" w:rsidP="00493292">
            <w:pPr>
              <w:pStyle w:val="NoSpacing"/>
              <w:rPr>
                <w:sz w:val="20"/>
              </w:rPr>
            </w:pPr>
            <w:r w:rsidRPr="00493292">
              <w:rPr>
                <w:sz w:val="20"/>
              </w:rPr>
              <w:t>l</w:t>
            </w:r>
          </w:p>
        </w:tc>
        <w:tc>
          <w:tcPr>
            <w:tcW w:w="1869" w:type="dxa"/>
            <w:tcBorders>
              <w:top w:val="single" w:sz="4" w:space="0" w:color="auto"/>
              <w:left w:val="single" w:sz="4" w:space="0" w:color="auto"/>
              <w:bottom w:val="single" w:sz="4" w:space="0" w:color="auto"/>
              <w:right w:val="single" w:sz="4" w:space="0" w:color="auto"/>
            </w:tcBorders>
          </w:tcPr>
          <w:p w14:paraId="49849B73" w14:textId="77777777" w:rsidR="00A60636" w:rsidRPr="00493292" w:rsidRDefault="00A60636" w:rsidP="00493292">
            <w:pPr>
              <w:pStyle w:val="NoSpacing"/>
              <w:rPr>
                <w:sz w:val="20"/>
              </w:rPr>
            </w:pPr>
            <w:r w:rsidRPr="00493292">
              <w:rPr>
                <w:sz w:val="20"/>
              </w:rPr>
              <w:t>Dying/tanning</w:t>
            </w:r>
          </w:p>
        </w:tc>
        <w:tc>
          <w:tcPr>
            <w:tcW w:w="922" w:type="dxa"/>
            <w:tcBorders>
              <w:top w:val="single" w:sz="4" w:space="0" w:color="auto"/>
              <w:left w:val="single" w:sz="4" w:space="0" w:color="auto"/>
              <w:bottom w:val="single" w:sz="4" w:space="0" w:color="auto"/>
              <w:right w:val="single" w:sz="4" w:space="0" w:color="auto"/>
            </w:tcBorders>
          </w:tcPr>
          <w:p w14:paraId="7F8C443B"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43228CFC"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1F877BA3"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51BDB7F0"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594FA73B"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09FB2014"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F0330C1"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016DFB0"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41853CF6" w14:textId="77777777" w:rsidR="00A60636" w:rsidRPr="00493292" w:rsidRDefault="00A60636" w:rsidP="00493292">
            <w:pPr>
              <w:pStyle w:val="NoSpacing"/>
              <w:rPr>
                <w:sz w:val="20"/>
              </w:rPr>
            </w:pPr>
          </w:p>
        </w:tc>
      </w:tr>
      <w:tr w:rsidR="00A60636" w:rsidRPr="00493292" w14:paraId="7DA99A52" w14:textId="2F80872E"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5E32589D" w14:textId="77777777" w:rsidR="00A60636" w:rsidRPr="00493292" w:rsidRDefault="00A60636" w:rsidP="00493292">
            <w:pPr>
              <w:pStyle w:val="NoSpacing"/>
              <w:rPr>
                <w:sz w:val="20"/>
              </w:rPr>
            </w:pPr>
            <w:r w:rsidRPr="00493292">
              <w:rPr>
                <w:sz w:val="20"/>
              </w:rPr>
              <w:t>m</w:t>
            </w:r>
          </w:p>
        </w:tc>
        <w:tc>
          <w:tcPr>
            <w:tcW w:w="1869" w:type="dxa"/>
            <w:tcBorders>
              <w:top w:val="single" w:sz="4" w:space="0" w:color="auto"/>
              <w:left w:val="single" w:sz="4" w:space="0" w:color="auto"/>
              <w:bottom w:val="single" w:sz="4" w:space="0" w:color="auto"/>
              <w:right w:val="single" w:sz="4" w:space="0" w:color="auto"/>
            </w:tcBorders>
          </w:tcPr>
          <w:p w14:paraId="4C7E7A97" w14:textId="77777777" w:rsidR="00A60636" w:rsidRPr="00493292" w:rsidRDefault="00A60636" w:rsidP="00493292">
            <w:pPr>
              <w:pStyle w:val="NoSpacing"/>
              <w:rPr>
                <w:sz w:val="20"/>
              </w:rPr>
            </w:pPr>
            <w:r w:rsidRPr="00493292">
              <w:rPr>
                <w:sz w:val="20"/>
              </w:rPr>
              <w:t>Seeds (for regeneration purposes)</w:t>
            </w:r>
          </w:p>
        </w:tc>
        <w:tc>
          <w:tcPr>
            <w:tcW w:w="922" w:type="dxa"/>
            <w:tcBorders>
              <w:top w:val="single" w:sz="4" w:space="0" w:color="auto"/>
              <w:left w:val="single" w:sz="4" w:space="0" w:color="auto"/>
              <w:bottom w:val="single" w:sz="4" w:space="0" w:color="auto"/>
              <w:right w:val="single" w:sz="4" w:space="0" w:color="auto"/>
            </w:tcBorders>
          </w:tcPr>
          <w:p w14:paraId="1BF791A0"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039A5848"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53397BA0"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03BCA4C0"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32A908DE"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60461E01"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2025294"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EE04254"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70CEB312" w14:textId="77777777" w:rsidR="00A60636" w:rsidRPr="00493292" w:rsidRDefault="00A60636" w:rsidP="00493292">
            <w:pPr>
              <w:pStyle w:val="NoSpacing"/>
              <w:rPr>
                <w:sz w:val="20"/>
              </w:rPr>
            </w:pPr>
          </w:p>
        </w:tc>
      </w:tr>
      <w:tr w:rsidR="00A60636" w:rsidRPr="00493292" w14:paraId="7F7499D7" w14:textId="44B89EB1"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6E9227FC" w14:textId="77777777" w:rsidR="00A60636" w:rsidRPr="00493292" w:rsidRDefault="00A60636" w:rsidP="00493292">
            <w:pPr>
              <w:pStyle w:val="NoSpacing"/>
              <w:rPr>
                <w:sz w:val="20"/>
              </w:rPr>
            </w:pPr>
            <w:r w:rsidRPr="00493292">
              <w:rPr>
                <w:sz w:val="20"/>
              </w:rPr>
              <w:t>n</w:t>
            </w:r>
          </w:p>
        </w:tc>
        <w:tc>
          <w:tcPr>
            <w:tcW w:w="1869" w:type="dxa"/>
            <w:tcBorders>
              <w:top w:val="single" w:sz="4" w:space="0" w:color="auto"/>
              <w:left w:val="single" w:sz="4" w:space="0" w:color="auto"/>
              <w:bottom w:val="single" w:sz="4" w:space="0" w:color="auto"/>
              <w:right w:val="single" w:sz="4" w:space="0" w:color="auto"/>
            </w:tcBorders>
          </w:tcPr>
          <w:p w14:paraId="7814D379" w14:textId="77777777" w:rsidR="00A60636" w:rsidRPr="00493292" w:rsidRDefault="00A60636" w:rsidP="00493292">
            <w:pPr>
              <w:pStyle w:val="NoSpacing"/>
              <w:rPr>
                <w:sz w:val="20"/>
              </w:rPr>
            </w:pPr>
            <w:proofErr w:type="spellStart"/>
            <w:r w:rsidRPr="00493292">
              <w:rPr>
                <w:sz w:val="20"/>
              </w:rPr>
              <w:t>Fibres</w:t>
            </w:r>
            <w:proofErr w:type="spellEnd"/>
            <w:r w:rsidRPr="00493292">
              <w:rPr>
                <w:sz w:val="20"/>
              </w:rPr>
              <w:t xml:space="preserve"> (for rope, </w:t>
            </w:r>
            <w:proofErr w:type="spellStart"/>
            <w:r w:rsidRPr="00493292">
              <w:rPr>
                <w:sz w:val="20"/>
              </w:rPr>
              <w:t>etc</w:t>
            </w:r>
            <w:proofErr w:type="spellEnd"/>
            <w:r w:rsidRPr="00493292">
              <w:rPr>
                <w:sz w:val="20"/>
              </w:rPr>
              <w:t>)</w:t>
            </w:r>
          </w:p>
        </w:tc>
        <w:tc>
          <w:tcPr>
            <w:tcW w:w="922" w:type="dxa"/>
            <w:tcBorders>
              <w:top w:val="single" w:sz="4" w:space="0" w:color="auto"/>
              <w:left w:val="single" w:sz="4" w:space="0" w:color="auto"/>
              <w:bottom w:val="single" w:sz="4" w:space="0" w:color="auto"/>
              <w:right w:val="single" w:sz="4" w:space="0" w:color="auto"/>
            </w:tcBorders>
          </w:tcPr>
          <w:p w14:paraId="525AF93A"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07180263"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3F203B0D"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32333166"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5C0AE58E"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1E28D1B8"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DB20D9F"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82A66B3"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79ACCE61" w14:textId="77777777" w:rsidR="00A60636" w:rsidRPr="00493292" w:rsidRDefault="00A60636" w:rsidP="00493292">
            <w:pPr>
              <w:pStyle w:val="NoSpacing"/>
              <w:rPr>
                <w:sz w:val="20"/>
              </w:rPr>
            </w:pPr>
          </w:p>
        </w:tc>
      </w:tr>
      <w:tr w:rsidR="00A60636" w:rsidRPr="00493292" w14:paraId="607F2840" w14:textId="75765685"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373EBE19" w14:textId="77777777" w:rsidR="00A60636" w:rsidRPr="00493292" w:rsidRDefault="00A60636" w:rsidP="00493292">
            <w:pPr>
              <w:pStyle w:val="NoSpacing"/>
              <w:rPr>
                <w:sz w:val="20"/>
              </w:rPr>
            </w:pPr>
            <w:r w:rsidRPr="00493292">
              <w:rPr>
                <w:sz w:val="20"/>
              </w:rPr>
              <w:t>o</w:t>
            </w:r>
          </w:p>
        </w:tc>
        <w:tc>
          <w:tcPr>
            <w:tcW w:w="1869" w:type="dxa"/>
            <w:tcBorders>
              <w:top w:val="single" w:sz="4" w:space="0" w:color="auto"/>
              <w:left w:val="single" w:sz="4" w:space="0" w:color="auto"/>
              <w:bottom w:val="single" w:sz="4" w:space="0" w:color="auto"/>
              <w:right w:val="single" w:sz="4" w:space="0" w:color="auto"/>
            </w:tcBorders>
          </w:tcPr>
          <w:p w14:paraId="7D0F9B9F" w14:textId="77777777" w:rsidR="00A60636" w:rsidRPr="00493292" w:rsidRDefault="00A60636" w:rsidP="00493292">
            <w:pPr>
              <w:pStyle w:val="NoSpacing"/>
              <w:rPr>
                <w:sz w:val="20"/>
              </w:rPr>
            </w:pPr>
            <w:r w:rsidRPr="00493292">
              <w:rPr>
                <w:sz w:val="20"/>
              </w:rPr>
              <w:t>Other plant products</w:t>
            </w:r>
          </w:p>
        </w:tc>
        <w:tc>
          <w:tcPr>
            <w:tcW w:w="922" w:type="dxa"/>
            <w:tcBorders>
              <w:top w:val="single" w:sz="4" w:space="0" w:color="auto"/>
              <w:left w:val="single" w:sz="4" w:space="0" w:color="auto"/>
              <w:bottom w:val="single" w:sz="4" w:space="0" w:color="auto"/>
              <w:right w:val="single" w:sz="4" w:space="0" w:color="auto"/>
            </w:tcBorders>
          </w:tcPr>
          <w:p w14:paraId="2F6DD0EB"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22F48617"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19C8D51C"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6256DDF4"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35FEA39E"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328321F2"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C906166"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50F4086"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57E2331C" w14:textId="77777777" w:rsidR="00A60636" w:rsidRPr="00493292" w:rsidRDefault="00A60636" w:rsidP="00493292">
            <w:pPr>
              <w:pStyle w:val="NoSpacing"/>
              <w:rPr>
                <w:sz w:val="20"/>
              </w:rPr>
            </w:pPr>
          </w:p>
        </w:tc>
      </w:tr>
      <w:tr w:rsidR="00A60636" w:rsidRPr="00493292" w14:paraId="7814A709" w14:textId="1BCFB0AF"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09381A36" w14:textId="77777777" w:rsidR="00A60636" w:rsidRPr="00493292" w:rsidRDefault="00A60636" w:rsidP="00493292">
            <w:pPr>
              <w:pStyle w:val="NoSpacing"/>
              <w:rPr>
                <w:sz w:val="20"/>
              </w:rPr>
            </w:pPr>
            <w:r w:rsidRPr="00493292">
              <w:rPr>
                <w:sz w:val="20"/>
              </w:rPr>
              <w:t>p</w:t>
            </w:r>
          </w:p>
        </w:tc>
        <w:tc>
          <w:tcPr>
            <w:tcW w:w="1869" w:type="dxa"/>
            <w:tcBorders>
              <w:top w:val="single" w:sz="4" w:space="0" w:color="auto"/>
              <w:left w:val="single" w:sz="4" w:space="0" w:color="auto"/>
              <w:bottom w:val="single" w:sz="4" w:space="0" w:color="auto"/>
              <w:right w:val="single" w:sz="4" w:space="0" w:color="auto"/>
            </w:tcBorders>
          </w:tcPr>
          <w:p w14:paraId="48523FDD" w14:textId="77777777" w:rsidR="00A60636" w:rsidRPr="00493292" w:rsidRDefault="00A60636" w:rsidP="00493292">
            <w:pPr>
              <w:pStyle w:val="NoSpacing"/>
              <w:rPr>
                <w:sz w:val="20"/>
              </w:rPr>
            </w:pPr>
            <w:r w:rsidRPr="00493292">
              <w:rPr>
                <w:sz w:val="20"/>
              </w:rPr>
              <w:t xml:space="preserve">Wildlife (including </w:t>
            </w:r>
            <w:proofErr w:type="spellStart"/>
            <w:r w:rsidRPr="00493292">
              <w:rPr>
                <w:sz w:val="20"/>
              </w:rPr>
              <w:t>bushmeat</w:t>
            </w:r>
            <w:proofErr w:type="spellEnd"/>
            <w:r w:rsidRPr="00493292">
              <w:rPr>
                <w:sz w:val="20"/>
              </w:rPr>
              <w:t>)</w:t>
            </w:r>
          </w:p>
        </w:tc>
        <w:tc>
          <w:tcPr>
            <w:tcW w:w="922" w:type="dxa"/>
            <w:tcBorders>
              <w:top w:val="single" w:sz="4" w:space="0" w:color="auto"/>
              <w:left w:val="single" w:sz="4" w:space="0" w:color="auto"/>
              <w:bottom w:val="single" w:sz="4" w:space="0" w:color="auto"/>
              <w:right w:val="single" w:sz="4" w:space="0" w:color="auto"/>
            </w:tcBorders>
          </w:tcPr>
          <w:p w14:paraId="264BF7F2"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4B73CFC3"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34F6454E"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0DD4B438"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640E974E"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5B178D03"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583A4D4"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054A7A6"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09B9F88D" w14:textId="77777777" w:rsidR="00A60636" w:rsidRPr="00493292" w:rsidRDefault="00A60636" w:rsidP="00493292">
            <w:pPr>
              <w:pStyle w:val="NoSpacing"/>
              <w:rPr>
                <w:sz w:val="20"/>
              </w:rPr>
            </w:pPr>
          </w:p>
        </w:tc>
      </w:tr>
      <w:tr w:rsidR="00A60636" w:rsidRPr="00493292" w14:paraId="354DCC2F" w14:textId="3E80FDEF"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4B58F6FC" w14:textId="77777777" w:rsidR="00A60636" w:rsidRPr="00493292" w:rsidRDefault="00A60636" w:rsidP="00493292">
            <w:pPr>
              <w:pStyle w:val="NoSpacing"/>
              <w:rPr>
                <w:sz w:val="20"/>
              </w:rPr>
            </w:pPr>
            <w:r w:rsidRPr="00493292">
              <w:rPr>
                <w:sz w:val="20"/>
              </w:rPr>
              <w:t>q</w:t>
            </w:r>
          </w:p>
        </w:tc>
        <w:tc>
          <w:tcPr>
            <w:tcW w:w="1869" w:type="dxa"/>
            <w:tcBorders>
              <w:top w:val="single" w:sz="4" w:space="0" w:color="auto"/>
              <w:left w:val="single" w:sz="4" w:space="0" w:color="auto"/>
              <w:bottom w:val="single" w:sz="4" w:space="0" w:color="auto"/>
              <w:right w:val="single" w:sz="4" w:space="0" w:color="auto"/>
            </w:tcBorders>
          </w:tcPr>
          <w:p w14:paraId="2F07FEFC" w14:textId="77777777" w:rsidR="00A60636" w:rsidRPr="00493292" w:rsidRDefault="00A60636" w:rsidP="00493292">
            <w:pPr>
              <w:pStyle w:val="NoSpacing"/>
              <w:rPr>
                <w:sz w:val="20"/>
              </w:rPr>
            </w:pPr>
            <w:r w:rsidRPr="00493292">
              <w:rPr>
                <w:sz w:val="20"/>
              </w:rPr>
              <w:t xml:space="preserve">Beekeeping activities (e.g. honey) </w:t>
            </w:r>
          </w:p>
        </w:tc>
        <w:tc>
          <w:tcPr>
            <w:tcW w:w="922" w:type="dxa"/>
            <w:tcBorders>
              <w:top w:val="single" w:sz="4" w:space="0" w:color="auto"/>
              <w:left w:val="single" w:sz="4" w:space="0" w:color="auto"/>
              <w:bottom w:val="single" w:sz="4" w:space="0" w:color="auto"/>
              <w:right w:val="single" w:sz="4" w:space="0" w:color="auto"/>
            </w:tcBorders>
          </w:tcPr>
          <w:p w14:paraId="6005C13B"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57D2EF3D"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5230EC33"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44A93303"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16B991E4"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056ABB8C"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B0484B2"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D83BE69"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759A82F4" w14:textId="77777777" w:rsidR="00A60636" w:rsidRPr="00493292" w:rsidRDefault="00A60636" w:rsidP="00493292">
            <w:pPr>
              <w:pStyle w:val="NoSpacing"/>
              <w:rPr>
                <w:sz w:val="20"/>
              </w:rPr>
            </w:pPr>
          </w:p>
        </w:tc>
      </w:tr>
      <w:tr w:rsidR="00A60636" w:rsidRPr="00493292" w14:paraId="10F29942" w14:textId="439EAF45"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049F0A35" w14:textId="77777777" w:rsidR="00A60636" w:rsidRPr="00493292" w:rsidRDefault="00A60636" w:rsidP="00493292">
            <w:pPr>
              <w:pStyle w:val="NoSpacing"/>
              <w:rPr>
                <w:sz w:val="20"/>
              </w:rPr>
            </w:pPr>
            <w:r w:rsidRPr="00493292">
              <w:rPr>
                <w:sz w:val="20"/>
              </w:rPr>
              <w:t>r</w:t>
            </w:r>
          </w:p>
        </w:tc>
        <w:tc>
          <w:tcPr>
            <w:tcW w:w="1869" w:type="dxa"/>
            <w:tcBorders>
              <w:top w:val="single" w:sz="4" w:space="0" w:color="auto"/>
              <w:left w:val="single" w:sz="4" w:space="0" w:color="auto"/>
              <w:bottom w:val="single" w:sz="4" w:space="0" w:color="auto"/>
              <w:right w:val="single" w:sz="4" w:space="0" w:color="auto"/>
            </w:tcBorders>
          </w:tcPr>
          <w:p w14:paraId="645752A4" w14:textId="77777777" w:rsidR="00A60636" w:rsidRPr="00493292" w:rsidRDefault="00A60636" w:rsidP="00493292">
            <w:pPr>
              <w:pStyle w:val="NoSpacing"/>
              <w:rPr>
                <w:sz w:val="20"/>
              </w:rPr>
            </w:pPr>
            <w:r w:rsidRPr="00493292">
              <w:rPr>
                <w:sz w:val="20"/>
              </w:rPr>
              <w:t>Caterpillar</w:t>
            </w:r>
          </w:p>
        </w:tc>
        <w:tc>
          <w:tcPr>
            <w:tcW w:w="922" w:type="dxa"/>
            <w:tcBorders>
              <w:top w:val="single" w:sz="4" w:space="0" w:color="auto"/>
              <w:left w:val="single" w:sz="4" w:space="0" w:color="auto"/>
              <w:bottom w:val="single" w:sz="4" w:space="0" w:color="auto"/>
              <w:right w:val="single" w:sz="4" w:space="0" w:color="auto"/>
            </w:tcBorders>
          </w:tcPr>
          <w:p w14:paraId="03D00E1D"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5FBA321E"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0521A2F6"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49122007"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793D0533"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0A3364D4"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DC9FF42"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4CA9FD3"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39B6C1CF" w14:textId="77777777" w:rsidR="00A60636" w:rsidRPr="00493292" w:rsidRDefault="00A60636" w:rsidP="00493292">
            <w:pPr>
              <w:pStyle w:val="NoSpacing"/>
              <w:rPr>
                <w:sz w:val="20"/>
              </w:rPr>
            </w:pPr>
          </w:p>
        </w:tc>
      </w:tr>
      <w:tr w:rsidR="00A60636" w:rsidRPr="00493292" w14:paraId="776BCA7C" w14:textId="3335F093" w:rsidTr="00536551">
        <w:trPr>
          <w:jc w:val="center"/>
        </w:trPr>
        <w:tc>
          <w:tcPr>
            <w:tcW w:w="432" w:type="dxa"/>
            <w:tcBorders>
              <w:top w:val="single" w:sz="4" w:space="0" w:color="auto"/>
              <w:left w:val="single" w:sz="4" w:space="0" w:color="auto"/>
              <w:bottom w:val="single" w:sz="4" w:space="0" w:color="auto"/>
              <w:right w:val="single" w:sz="4" w:space="0" w:color="auto"/>
            </w:tcBorders>
          </w:tcPr>
          <w:p w14:paraId="45EE288E" w14:textId="77777777" w:rsidR="00A60636" w:rsidRPr="00493292" w:rsidRDefault="00A60636" w:rsidP="00493292">
            <w:pPr>
              <w:pStyle w:val="NoSpacing"/>
              <w:rPr>
                <w:sz w:val="20"/>
              </w:rPr>
            </w:pPr>
            <w:r w:rsidRPr="00493292">
              <w:rPr>
                <w:sz w:val="20"/>
              </w:rPr>
              <w:t>s</w:t>
            </w:r>
          </w:p>
        </w:tc>
        <w:tc>
          <w:tcPr>
            <w:tcW w:w="1869" w:type="dxa"/>
            <w:tcBorders>
              <w:top w:val="single" w:sz="4" w:space="0" w:color="auto"/>
              <w:left w:val="single" w:sz="4" w:space="0" w:color="auto"/>
              <w:bottom w:val="single" w:sz="4" w:space="0" w:color="auto"/>
              <w:right w:val="single" w:sz="4" w:space="0" w:color="auto"/>
            </w:tcBorders>
          </w:tcPr>
          <w:p w14:paraId="5C96B689" w14:textId="77777777" w:rsidR="00A60636" w:rsidRPr="00493292" w:rsidRDefault="00A60636" w:rsidP="00493292">
            <w:pPr>
              <w:pStyle w:val="NoSpacing"/>
              <w:rPr>
                <w:sz w:val="20"/>
              </w:rPr>
            </w:pPr>
            <w:r w:rsidRPr="00493292">
              <w:rPr>
                <w:sz w:val="20"/>
              </w:rPr>
              <w:t xml:space="preserve">Other, specify </w:t>
            </w:r>
          </w:p>
        </w:tc>
        <w:tc>
          <w:tcPr>
            <w:tcW w:w="922" w:type="dxa"/>
            <w:tcBorders>
              <w:top w:val="single" w:sz="4" w:space="0" w:color="auto"/>
              <w:left w:val="single" w:sz="4" w:space="0" w:color="auto"/>
              <w:bottom w:val="single" w:sz="4" w:space="0" w:color="auto"/>
              <w:right w:val="single" w:sz="4" w:space="0" w:color="auto"/>
            </w:tcBorders>
          </w:tcPr>
          <w:p w14:paraId="7992B542" w14:textId="77777777" w:rsidR="00A60636" w:rsidRPr="00493292" w:rsidRDefault="00A60636" w:rsidP="00493292">
            <w:pPr>
              <w:pStyle w:val="NoSpacing"/>
              <w:rPr>
                <w:sz w:val="20"/>
              </w:rPr>
            </w:pPr>
          </w:p>
        </w:tc>
        <w:tc>
          <w:tcPr>
            <w:tcW w:w="1025" w:type="dxa"/>
            <w:tcBorders>
              <w:top w:val="single" w:sz="4" w:space="0" w:color="auto"/>
              <w:left w:val="single" w:sz="4" w:space="0" w:color="auto"/>
              <w:bottom w:val="single" w:sz="4" w:space="0" w:color="auto"/>
              <w:right w:val="single" w:sz="4" w:space="0" w:color="auto"/>
            </w:tcBorders>
          </w:tcPr>
          <w:p w14:paraId="0C40978C" w14:textId="77777777" w:rsidR="00A60636" w:rsidRPr="00493292" w:rsidRDefault="00A60636" w:rsidP="00493292">
            <w:pPr>
              <w:pStyle w:val="NoSpacing"/>
              <w:rPr>
                <w:sz w:val="20"/>
              </w:rPr>
            </w:pPr>
          </w:p>
        </w:tc>
        <w:tc>
          <w:tcPr>
            <w:tcW w:w="1710" w:type="dxa"/>
            <w:tcBorders>
              <w:top w:val="single" w:sz="4" w:space="0" w:color="auto"/>
              <w:left w:val="single" w:sz="4" w:space="0" w:color="auto"/>
              <w:bottom w:val="single" w:sz="4" w:space="0" w:color="auto"/>
              <w:right w:val="single" w:sz="4" w:space="0" w:color="auto"/>
            </w:tcBorders>
          </w:tcPr>
          <w:p w14:paraId="25027EFF" w14:textId="77777777" w:rsidR="00A60636" w:rsidRPr="00493292" w:rsidRDefault="00A60636" w:rsidP="00493292">
            <w:pPr>
              <w:pStyle w:val="NoSpacing"/>
              <w:rPr>
                <w:sz w:val="20"/>
              </w:rPr>
            </w:pPr>
          </w:p>
        </w:tc>
        <w:tc>
          <w:tcPr>
            <w:tcW w:w="1980" w:type="dxa"/>
            <w:tcBorders>
              <w:top w:val="single" w:sz="4" w:space="0" w:color="auto"/>
              <w:left w:val="single" w:sz="4" w:space="0" w:color="auto"/>
              <w:bottom w:val="single" w:sz="4" w:space="0" w:color="auto"/>
              <w:right w:val="single" w:sz="4" w:space="0" w:color="auto"/>
            </w:tcBorders>
          </w:tcPr>
          <w:p w14:paraId="2282D41E" w14:textId="77777777" w:rsidR="00A60636" w:rsidRPr="00493292" w:rsidRDefault="00A60636" w:rsidP="00493292">
            <w:pPr>
              <w:pStyle w:val="NoSpacing"/>
              <w:rPr>
                <w:sz w:val="20"/>
              </w:rPr>
            </w:pPr>
          </w:p>
        </w:tc>
        <w:tc>
          <w:tcPr>
            <w:tcW w:w="1548" w:type="dxa"/>
            <w:tcBorders>
              <w:top w:val="single" w:sz="4" w:space="0" w:color="auto"/>
              <w:left w:val="single" w:sz="4" w:space="0" w:color="auto"/>
              <w:bottom w:val="single" w:sz="4" w:space="0" w:color="auto"/>
              <w:right w:val="single" w:sz="4" w:space="0" w:color="auto"/>
            </w:tcBorders>
          </w:tcPr>
          <w:p w14:paraId="79FC3FB7" w14:textId="77777777" w:rsidR="00A60636" w:rsidRPr="00493292" w:rsidRDefault="00A60636" w:rsidP="00493292">
            <w:pPr>
              <w:pStyle w:val="NoSpacing"/>
              <w:rPr>
                <w:sz w:val="20"/>
              </w:rPr>
            </w:pPr>
          </w:p>
        </w:tc>
        <w:tc>
          <w:tcPr>
            <w:tcW w:w="1350" w:type="dxa"/>
            <w:tcBorders>
              <w:top w:val="single" w:sz="4" w:space="0" w:color="auto"/>
              <w:left w:val="single" w:sz="4" w:space="0" w:color="auto"/>
              <w:bottom w:val="single" w:sz="4" w:space="0" w:color="auto"/>
              <w:right w:val="single" w:sz="4" w:space="0" w:color="auto"/>
            </w:tcBorders>
          </w:tcPr>
          <w:p w14:paraId="241F459E"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BA61DA6" w14:textId="77777777" w:rsidR="00A60636" w:rsidRPr="00493292" w:rsidRDefault="00A60636"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BBFCE6B" w14:textId="77777777" w:rsidR="00A60636" w:rsidRPr="00493292" w:rsidRDefault="00A60636" w:rsidP="00493292">
            <w:pPr>
              <w:pStyle w:val="NoSpacing"/>
              <w:rPr>
                <w:sz w:val="20"/>
              </w:rPr>
            </w:pPr>
          </w:p>
        </w:tc>
        <w:tc>
          <w:tcPr>
            <w:tcW w:w="1728" w:type="dxa"/>
            <w:tcBorders>
              <w:top w:val="single" w:sz="4" w:space="0" w:color="auto"/>
              <w:left w:val="single" w:sz="4" w:space="0" w:color="auto"/>
              <w:bottom w:val="single" w:sz="4" w:space="0" w:color="auto"/>
              <w:right w:val="single" w:sz="4" w:space="0" w:color="auto"/>
            </w:tcBorders>
          </w:tcPr>
          <w:p w14:paraId="375B1118" w14:textId="77777777" w:rsidR="00A60636" w:rsidRPr="00493292" w:rsidRDefault="00A60636" w:rsidP="00493292">
            <w:pPr>
              <w:pStyle w:val="NoSpacing"/>
              <w:rPr>
                <w:sz w:val="20"/>
              </w:rPr>
            </w:pPr>
          </w:p>
        </w:tc>
      </w:tr>
    </w:tbl>
    <w:p w14:paraId="160EB1C5" w14:textId="77777777" w:rsidR="00307D84" w:rsidRDefault="00307D84" w:rsidP="00E9297B">
      <w:pPr>
        <w:pStyle w:val="NoSpacing"/>
      </w:pPr>
    </w:p>
    <w:p w14:paraId="5A02143C" w14:textId="77777777" w:rsidR="00A60636" w:rsidRPr="00410145" w:rsidRDefault="00A60636" w:rsidP="00E9297B">
      <w:pPr>
        <w:pStyle w:val="NoSpacing"/>
      </w:pPr>
    </w:p>
    <w:tbl>
      <w:tblPr>
        <w:tblW w:w="15162" w:type="dxa"/>
        <w:jc w:val="center"/>
        <w:tblCellMar>
          <w:left w:w="72" w:type="dxa"/>
          <w:right w:w="72" w:type="dxa"/>
        </w:tblCellMar>
        <w:tblLook w:val="04A0" w:firstRow="1" w:lastRow="0" w:firstColumn="1" w:lastColumn="0" w:noHBand="0" w:noVBand="1"/>
      </w:tblPr>
      <w:tblGrid>
        <w:gridCol w:w="4856"/>
        <w:gridCol w:w="7110"/>
        <w:gridCol w:w="3196"/>
      </w:tblGrid>
      <w:tr w:rsidR="00364B78" w:rsidRPr="00B739AF" w14:paraId="363B1DB0" w14:textId="77777777" w:rsidTr="00410145">
        <w:trPr>
          <w:jc w:val="center"/>
        </w:trPr>
        <w:tc>
          <w:tcPr>
            <w:tcW w:w="4856" w:type="dxa"/>
            <w:tcBorders>
              <w:top w:val="single" w:sz="4" w:space="0" w:color="auto"/>
              <w:left w:val="single" w:sz="4" w:space="0" w:color="auto"/>
              <w:bottom w:val="single" w:sz="4" w:space="0" w:color="auto"/>
              <w:right w:val="single" w:sz="4" w:space="0" w:color="auto"/>
            </w:tcBorders>
          </w:tcPr>
          <w:p w14:paraId="4CC6963A" w14:textId="77777777" w:rsidR="00364B78" w:rsidRPr="00B739AF" w:rsidRDefault="00D870F9" w:rsidP="00364B78">
            <w:pPr>
              <w:pStyle w:val="NoSpacing"/>
              <w:rPr>
                <w:b/>
                <w:sz w:val="20"/>
                <w:szCs w:val="20"/>
              </w:rPr>
            </w:pPr>
            <w:r w:rsidRPr="00B739AF">
              <w:rPr>
                <w:b/>
                <w:sz w:val="20"/>
                <w:szCs w:val="20"/>
              </w:rPr>
              <w:t>111</w:t>
            </w:r>
            <w:r w:rsidRPr="00B739AF">
              <w:rPr>
                <w:rFonts w:ascii="Courier New" w:hAnsi="Courier New" w:cs="Courier New"/>
                <w:b/>
                <w:sz w:val="20"/>
                <w:szCs w:val="20"/>
              </w:rPr>
              <w:t>–</w:t>
            </w:r>
            <w:r w:rsidRPr="00B739AF">
              <w:rPr>
                <w:b/>
                <w:sz w:val="20"/>
                <w:szCs w:val="20"/>
              </w:rPr>
              <w:t>Reason for increase</w:t>
            </w:r>
          </w:p>
        </w:tc>
        <w:tc>
          <w:tcPr>
            <w:tcW w:w="7110" w:type="dxa"/>
            <w:tcBorders>
              <w:top w:val="single" w:sz="4" w:space="0" w:color="auto"/>
              <w:left w:val="single" w:sz="4" w:space="0" w:color="auto"/>
              <w:bottom w:val="single" w:sz="4" w:space="0" w:color="auto"/>
              <w:right w:val="single" w:sz="4" w:space="0" w:color="auto"/>
            </w:tcBorders>
          </w:tcPr>
          <w:p w14:paraId="797E09BB" w14:textId="77777777" w:rsidR="00364B78" w:rsidRPr="00B739AF" w:rsidRDefault="00D870F9" w:rsidP="00D870F9">
            <w:pPr>
              <w:pStyle w:val="NoSpacing"/>
              <w:rPr>
                <w:b/>
                <w:sz w:val="20"/>
                <w:szCs w:val="20"/>
              </w:rPr>
            </w:pPr>
            <w:r w:rsidRPr="00B739AF">
              <w:rPr>
                <w:b/>
                <w:sz w:val="20"/>
                <w:szCs w:val="20"/>
              </w:rPr>
              <w:t>112</w:t>
            </w:r>
            <w:r w:rsidRPr="00B739AF">
              <w:rPr>
                <w:rFonts w:ascii="Courier New" w:hAnsi="Courier New" w:cs="Courier New"/>
                <w:b/>
                <w:sz w:val="20"/>
                <w:szCs w:val="20"/>
              </w:rPr>
              <w:t>–</w:t>
            </w:r>
            <w:r w:rsidR="00364B78" w:rsidRPr="00B739AF">
              <w:rPr>
                <w:b/>
                <w:sz w:val="20"/>
                <w:szCs w:val="20"/>
              </w:rPr>
              <w:t>Reason for decline</w:t>
            </w:r>
          </w:p>
        </w:tc>
        <w:tc>
          <w:tcPr>
            <w:tcW w:w="3196" w:type="dxa"/>
            <w:tcBorders>
              <w:top w:val="single" w:sz="4" w:space="0" w:color="auto"/>
              <w:left w:val="single" w:sz="4" w:space="0" w:color="auto"/>
              <w:bottom w:val="single" w:sz="4" w:space="0" w:color="auto"/>
              <w:right w:val="single" w:sz="4" w:space="0" w:color="auto"/>
            </w:tcBorders>
          </w:tcPr>
          <w:p w14:paraId="734842E4" w14:textId="77777777" w:rsidR="00364B78" w:rsidRPr="00B739AF" w:rsidRDefault="00D870F9" w:rsidP="00364B78">
            <w:pPr>
              <w:pStyle w:val="NoSpacing"/>
              <w:rPr>
                <w:b/>
                <w:sz w:val="20"/>
                <w:szCs w:val="20"/>
              </w:rPr>
            </w:pPr>
            <w:r w:rsidRPr="00B739AF">
              <w:rPr>
                <w:b/>
                <w:sz w:val="20"/>
                <w:szCs w:val="20"/>
              </w:rPr>
              <w:t>113</w:t>
            </w:r>
            <w:r w:rsidRPr="00B739AF">
              <w:rPr>
                <w:rFonts w:ascii="Courier New" w:hAnsi="Courier New" w:cs="Courier New"/>
                <w:b/>
                <w:sz w:val="20"/>
                <w:szCs w:val="20"/>
              </w:rPr>
              <w:t>–</w:t>
            </w:r>
            <w:r w:rsidR="00364B78" w:rsidRPr="00B739AF">
              <w:rPr>
                <w:b/>
                <w:sz w:val="20"/>
                <w:szCs w:val="20"/>
              </w:rPr>
              <w:t>R</w:t>
            </w:r>
            <w:r w:rsidRPr="00B739AF">
              <w:rPr>
                <w:b/>
                <w:sz w:val="20"/>
                <w:szCs w:val="20"/>
              </w:rPr>
              <w:t>esponse to decline</w:t>
            </w:r>
          </w:p>
        </w:tc>
      </w:tr>
      <w:tr w:rsidR="00364B78" w:rsidRPr="00B739AF" w14:paraId="06FFD9FF" w14:textId="77777777" w:rsidTr="00410145">
        <w:trPr>
          <w:jc w:val="center"/>
        </w:trPr>
        <w:tc>
          <w:tcPr>
            <w:tcW w:w="4856" w:type="dxa"/>
            <w:tcBorders>
              <w:top w:val="single" w:sz="4" w:space="0" w:color="auto"/>
              <w:left w:val="single" w:sz="4" w:space="0" w:color="auto"/>
              <w:bottom w:val="single" w:sz="4" w:space="0" w:color="auto"/>
              <w:right w:val="single" w:sz="4" w:space="0" w:color="auto"/>
            </w:tcBorders>
          </w:tcPr>
          <w:p w14:paraId="14EEC254" w14:textId="77777777" w:rsidR="00364B78" w:rsidRPr="00B739AF" w:rsidRDefault="00364B78" w:rsidP="00364B78">
            <w:pPr>
              <w:pStyle w:val="NoSpacing"/>
              <w:rPr>
                <w:sz w:val="20"/>
                <w:szCs w:val="20"/>
              </w:rPr>
            </w:pPr>
            <w:r w:rsidRPr="00B739AF">
              <w:rPr>
                <w:sz w:val="20"/>
                <w:szCs w:val="20"/>
              </w:rPr>
              <w:t>1=Less clearing of forests for agriculture</w:t>
            </w:r>
          </w:p>
          <w:p w14:paraId="26A1DEBE" w14:textId="77777777" w:rsidR="00364B78" w:rsidRPr="00B739AF" w:rsidRDefault="00364B78" w:rsidP="00364B78">
            <w:pPr>
              <w:pStyle w:val="NoSpacing"/>
              <w:rPr>
                <w:sz w:val="20"/>
                <w:szCs w:val="20"/>
              </w:rPr>
            </w:pPr>
            <w:r w:rsidRPr="00B739AF">
              <w:rPr>
                <w:sz w:val="20"/>
                <w:szCs w:val="20"/>
              </w:rPr>
              <w:t>2=Less collection of the product by locals</w:t>
            </w:r>
          </w:p>
          <w:p w14:paraId="2AEAEAC7" w14:textId="77777777" w:rsidR="00364B78" w:rsidRPr="00B739AF" w:rsidRDefault="00364B78" w:rsidP="00364B78">
            <w:pPr>
              <w:pStyle w:val="NoSpacing"/>
              <w:rPr>
                <w:sz w:val="20"/>
                <w:szCs w:val="20"/>
              </w:rPr>
            </w:pPr>
            <w:r w:rsidRPr="00B739AF">
              <w:rPr>
                <w:sz w:val="20"/>
                <w:szCs w:val="20"/>
              </w:rPr>
              <w:t>3=Less collection of the product from outsiders</w:t>
            </w:r>
          </w:p>
          <w:p w14:paraId="113DA046" w14:textId="77777777" w:rsidR="00364B78" w:rsidRPr="00B739AF" w:rsidRDefault="00364B78" w:rsidP="00364B78">
            <w:pPr>
              <w:pStyle w:val="NoSpacing"/>
              <w:rPr>
                <w:sz w:val="20"/>
                <w:szCs w:val="20"/>
              </w:rPr>
            </w:pPr>
            <w:r w:rsidRPr="00B739AF">
              <w:rPr>
                <w:sz w:val="20"/>
                <w:szCs w:val="20"/>
              </w:rPr>
              <w:t>4=Reduced use from large-scale commercial users/projects</w:t>
            </w:r>
          </w:p>
          <w:p w14:paraId="043A57F4" w14:textId="77777777" w:rsidR="00364B78" w:rsidRPr="00B739AF" w:rsidRDefault="00364B78" w:rsidP="00364B78">
            <w:pPr>
              <w:pStyle w:val="NoSpacing"/>
              <w:rPr>
                <w:sz w:val="20"/>
                <w:szCs w:val="20"/>
              </w:rPr>
            </w:pPr>
            <w:r w:rsidRPr="00B739AF">
              <w:rPr>
                <w:sz w:val="20"/>
                <w:szCs w:val="20"/>
              </w:rPr>
              <w:t>5=Changes in management of forests</w:t>
            </w:r>
          </w:p>
          <w:p w14:paraId="4D4CD9CC" w14:textId="77777777" w:rsidR="00364B78" w:rsidRPr="00B739AF" w:rsidRDefault="00364B78" w:rsidP="00364B78">
            <w:pPr>
              <w:pStyle w:val="NoSpacing"/>
              <w:rPr>
                <w:sz w:val="20"/>
                <w:szCs w:val="20"/>
              </w:rPr>
            </w:pPr>
            <w:r w:rsidRPr="00B739AF">
              <w:rPr>
                <w:sz w:val="20"/>
                <w:szCs w:val="20"/>
              </w:rPr>
              <w:t>6=Climatic changes, e</w:t>
            </w:r>
            <w:r w:rsidR="00C54DB5" w:rsidRPr="00B739AF">
              <w:rPr>
                <w:sz w:val="20"/>
                <w:szCs w:val="20"/>
              </w:rPr>
              <w:t>.</w:t>
            </w:r>
            <w:r w:rsidRPr="00B739AF">
              <w:rPr>
                <w:sz w:val="20"/>
                <w:szCs w:val="20"/>
              </w:rPr>
              <w:t>g</w:t>
            </w:r>
            <w:r w:rsidR="00C54DB5" w:rsidRPr="00B739AF">
              <w:rPr>
                <w:sz w:val="20"/>
                <w:szCs w:val="20"/>
              </w:rPr>
              <w:t>.,</w:t>
            </w:r>
            <w:r w:rsidRPr="00B739AF">
              <w:rPr>
                <w:sz w:val="20"/>
                <w:szCs w:val="20"/>
              </w:rPr>
              <w:t xml:space="preserve"> more rainfall</w:t>
            </w:r>
          </w:p>
          <w:p w14:paraId="184C3CC1" w14:textId="77777777" w:rsidR="00364B78" w:rsidRPr="00B739AF" w:rsidRDefault="00364B78" w:rsidP="00364B78">
            <w:pPr>
              <w:pStyle w:val="NoSpacing"/>
              <w:rPr>
                <w:sz w:val="20"/>
                <w:szCs w:val="20"/>
              </w:rPr>
            </w:pPr>
            <w:r w:rsidRPr="00B739AF">
              <w:rPr>
                <w:sz w:val="20"/>
                <w:szCs w:val="20"/>
              </w:rPr>
              <w:t>7=Forest clearing that increases supply of product (e</w:t>
            </w:r>
            <w:r w:rsidR="00C54DB5" w:rsidRPr="00B739AF">
              <w:rPr>
                <w:sz w:val="20"/>
                <w:szCs w:val="20"/>
              </w:rPr>
              <w:t>.</w:t>
            </w:r>
            <w:r w:rsidRPr="00B739AF">
              <w:rPr>
                <w:sz w:val="20"/>
                <w:szCs w:val="20"/>
              </w:rPr>
              <w:t>g</w:t>
            </w:r>
            <w:r w:rsidR="00C54DB5" w:rsidRPr="00B739AF">
              <w:rPr>
                <w:sz w:val="20"/>
                <w:szCs w:val="20"/>
              </w:rPr>
              <w:t>.,</w:t>
            </w:r>
            <w:r w:rsidRPr="00B739AF">
              <w:rPr>
                <w:sz w:val="20"/>
                <w:szCs w:val="20"/>
              </w:rPr>
              <w:t xml:space="preserve"> fuelwood)</w:t>
            </w:r>
          </w:p>
          <w:p w14:paraId="3FC38331" w14:textId="77777777" w:rsidR="00364B78" w:rsidRPr="00B739AF" w:rsidRDefault="00364B78" w:rsidP="00364B78">
            <w:pPr>
              <w:pStyle w:val="NoSpacing"/>
              <w:rPr>
                <w:sz w:val="20"/>
                <w:szCs w:val="20"/>
              </w:rPr>
            </w:pPr>
            <w:r w:rsidRPr="00B739AF">
              <w:rPr>
                <w:sz w:val="20"/>
                <w:szCs w:val="20"/>
              </w:rPr>
              <w:t>8=Conservation activities or more sustainable harvesting practices</w:t>
            </w:r>
          </w:p>
          <w:p w14:paraId="4A8CC8CA" w14:textId="77777777" w:rsidR="00364B78" w:rsidRPr="00B739AF" w:rsidRDefault="00364B78" w:rsidP="00364B78">
            <w:pPr>
              <w:pStyle w:val="NoSpacing"/>
              <w:rPr>
                <w:sz w:val="20"/>
                <w:szCs w:val="20"/>
              </w:rPr>
            </w:pPr>
            <w:r w:rsidRPr="00B739AF">
              <w:rPr>
                <w:sz w:val="20"/>
                <w:szCs w:val="20"/>
              </w:rPr>
              <w:t>9=Increased secondary forests (land left to regenerate)</w:t>
            </w:r>
          </w:p>
          <w:p w14:paraId="15FFCCFF" w14:textId="77777777" w:rsidR="00364B78" w:rsidRPr="00B739AF" w:rsidRDefault="00364B78" w:rsidP="00364B78">
            <w:pPr>
              <w:pStyle w:val="NoSpacing"/>
              <w:rPr>
                <w:sz w:val="20"/>
                <w:szCs w:val="20"/>
              </w:rPr>
            </w:pPr>
            <w:r w:rsidRPr="00B739AF">
              <w:rPr>
                <w:sz w:val="20"/>
                <w:szCs w:val="20"/>
              </w:rPr>
              <w:t xml:space="preserve">10=Tree planting </w:t>
            </w:r>
          </w:p>
          <w:p w14:paraId="1167FD6D" w14:textId="77777777" w:rsidR="00364B78" w:rsidRPr="00B739AF" w:rsidRDefault="00364B78" w:rsidP="00364B78">
            <w:pPr>
              <w:pStyle w:val="NoSpacing"/>
              <w:rPr>
                <w:sz w:val="20"/>
                <w:szCs w:val="20"/>
              </w:rPr>
            </w:pPr>
            <w:r w:rsidRPr="00B739AF">
              <w:rPr>
                <w:sz w:val="20"/>
                <w:szCs w:val="20"/>
              </w:rPr>
              <w:t>11=Improved rights to the product</w:t>
            </w:r>
          </w:p>
          <w:p w14:paraId="5D71E735" w14:textId="77777777" w:rsidR="00364B78" w:rsidRPr="00B739AF" w:rsidRDefault="00364B78" w:rsidP="00364B78">
            <w:pPr>
              <w:pStyle w:val="NoSpacing"/>
              <w:rPr>
                <w:sz w:val="20"/>
                <w:szCs w:val="20"/>
              </w:rPr>
            </w:pPr>
            <w:r w:rsidRPr="00B739AF">
              <w:rPr>
                <w:sz w:val="20"/>
                <w:szCs w:val="20"/>
              </w:rPr>
              <w:t>12=More illegal access to protected area</w:t>
            </w:r>
          </w:p>
          <w:p w14:paraId="75BFC753" w14:textId="77777777" w:rsidR="00364B78" w:rsidRPr="00B739AF" w:rsidRDefault="00364B78" w:rsidP="00364B78">
            <w:pPr>
              <w:pStyle w:val="NoSpacing"/>
              <w:rPr>
                <w:sz w:val="20"/>
                <w:szCs w:val="20"/>
              </w:rPr>
            </w:pPr>
            <w:r w:rsidRPr="00B739AF">
              <w:rPr>
                <w:sz w:val="20"/>
                <w:szCs w:val="20"/>
              </w:rPr>
              <w:t>13=Reduced bush fires</w:t>
            </w:r>
          </w:p>
          <w:p w14:paraId="594EAAA5" w14:textId="77777777" w:rsidR="00364B78" w:rsidRPr="00B739AF" w:rsidRDefault="00903B97" w:rsidP="00364B78">
            <w:pPr>
              <w:pStyle w:val="NoSpacing"/>
              <w:rPr>
                <w:sz w:val="20"/>
                <w:szCs w:val="20"/>
              </w:rPr>
            </w:pPr>
            <w:r w:rsidRPr="00B739AF">
              <w:rPr>
                <w:sz w:val="20"/>
                <w:szCs w:val="20"/>
              </w:rPr>
              <w:t>97=Other, please specify</w:t>
            </w:r>
          </w:p>
        </w:tc>
        <w:tc>
          <w:tcPr>
            <w:tcW w:w="7110" w:type="dxa"/>
            <w:tcBorders>
              <w:top w:val="single" w:sz="4" w:space="0" w:color="auto"/>
              <w:left w:val="single" w:sz="4" w:space="0" w:color="auto"/>
              <w:bottom w:val="single" w:sz="4" w:space="0" w:color="auto"/>
              <w:right w:val="single" w:sz="4" w:space="0" w:color="auto"/>
            </w:tcBorders>
          </w:tcPr>
          <w:p w14:paraId="39F56092" w14:textId="77777777" w:rsidR="00364B78" w:rsidRPr="00B739AF" w:rsidRDefault="00364B78" w:rsidP="00364B78">
            <w:pPr>
              <w:pStyle w:val="NoSpacing"/>
              <w:rPr>
                <w:sz w:val="20"/>
                <w:szCs w:val="20"/>
              </w:rPr>
            </w:pPr>
            <w:r w:rsidRPr="00B739AF">
              <w:rPr>
                <w:sz w:val="20"/>
                <w:szCs w:val="20"/>
              </w:rPr>
              <w:t xml:space="preserve">1=Reduced forest areas due to small-scale clearing for agriculture </w:t>
            </w:r>
          </w:p>
          <w:p w14:paraId="158698B5" w14:textId="77777777" w:rsidR="00364B78" w:rsidRPr="00B739AF" w:rsidRDefault="00364B78" w:rsidP="00364B78">
            <w:pPr>
              <w:pStyle w:val="NoSpacing"/>
              <w:rPr>
                <w:sz w:val="20"/>
                <w:szCs w:val="20"/>
              </w:rPr>
            </w:pPr>
            <w:r w:rsidRPr="00B739AF">
              <w:rPr>
                <w:sz w:val="20"/>
                <w:szCs w:val="20"/>
              </w:rPr>
              <w:t xml:space="preserve">2=Reduced forest area due to large-scale projects (plantations, new settlements, mining activities, </w:t>
            </w:r>
            <w:proofErr w:type="spellStart"/>
            <w:r w:rsidRPr="00B739AF">
              <w:rPr>
                <w:sz w:val="20"/>
                <w:szCs w:val="20"/>
              </w:rPr>
              <w:t>etc</w:t>
            </w:r>
            <w:proofErr w:type="spellEnd"/>
            <w:r w:rsidRPr="00B739AF">
              <w:rPr>
                <w:sz w:val="20"/>
                <w:szCs w:val="20"/>
              </w:rPr>
              <w:t>)</w:t>
            </w:r>
          </w:p>
          <w:p w14:paraId="679D1F29" w14:textId="77777777" w:rsidR="00364B78" w:rsidRPr="00B739AF" w:rsidRDefault="00364B78" w:rsidP="00364B78">
            <w:pPr>
              <w:pStyle w:val="NoSpacing"/>
              <w:rPr>
                <w:sz w:val="20"/>
                <w:szCs w:val="20"/>
              </w:rPr>
            </w:pPr>
            <w:r w:rsidRPr="00B739AF">
              <w:rPr>
                <w:sz w:val="20"/>
                <w:szCs w:val="20"/>
              </w:rPr>
              <w:t>3=Increased use of the plant/tree due to more local people collecting more</w:t>
            </w:r>
          </w:p>
          <w:p w14:paraId="11C145B5" w14:textId="77777777" w:rsidR="00364B78" w:rsidRPr="00B739AF" w:rsidRDefault="00364B78" w:rsidP="00364B78">
            <w:pPr>
              <w:pStyle w:val="NoSpacing"/>
              <w:rPr>
                <w:sz w:val="20"/>
                <w:szCs w:val="20"/>
              </w:rPr>
            </w:pPr>
            <w:r w:rsidRPr="00B739AF">
              <w:rPr>
                <w:sz w:val="20"/>
                <w:szCs w:val="20"/>
              </w:rPr>
              <w:t>4=Increased use of the plant/tree due to more people from outsiders collecting more</w:t>
            </w:r>
          </w:p>
          <w:p w14:paraId="3E9BF41D" w14:textId="77777777" w:rsidR="00364B78" w:rsidRPr="00B739AF" w:rsidRDefault="00364B78" w:rsidP="00364B78">
            <w:pPr>
              <w:pStyle w:val="NoSpacing"/>
              <w:rPr>
                <w:sz w:val="20"/>
                <w:szCs w:val="20"/>
              </w:rPr>
            </w:pPr>
            <w:r w:rsidRPr="00B739AF">
              <w:rPr>
                <w:sz w:val="20"/>
                <w:szCs w:val="20"/>
              </w:rPr>
              <w:t xml:space="preserve">5=Timber harvesting </w:t>
            </w:r>
          </w:p>
          <w:p w14:paraId="7FF0E1AF" w14:textId="77777777" w:rsidR="00364B78" w:rsidRPr="00B739AF" w:rsidRDefault="00364B78" w:rsidP="00364B78">
            <w:pPr>
              <w:pStyle w:val="NoSpacing"/>
              <w:rPr>
                <w:sz w:val="20"/>
                <w:szCs w:val="20"/>
              </w:rPr>
            </w:pPr>
            <w:r w:rsidRPr="00B739AF">
              <w:rPr>
                <w:sz w:val="20"/>
                <w:szCs w:val="20"/>
              </w:rPr>
              <w:t xml:space="preserve">6=Charcoal burning </w:t>
            </w:r>
          </w:p>
          <w:p w14:paraId="570EFF04" w14:textId="77777777" w:rsidR="00364B78" w:rsidRPr="00B739AF" w:rsidRDefault="00364B78" w:rsidP="00364B78">
            <w:pPr>
              <w:pStyle w:val="NoSpacing"/>
              <w:rPr>
                <w:sz w:val="20"/>
                <w:szCs w:val="20"/>
              </w:rPr>
            </w:pPr>
            <w:r w:rsidRPr="00B739AF">
              <w:rPr>
                <w:sz w:val="20"/>
                <w:szCs w:val="20"/>
              </w:rPr>
              <w:t xml:space="preserve">7=Brick burning </w:t>
            </w:r>
          </w:p>
          <w:p w14:paraId="755A33D0" w14:textId="77777777" w:rsidR="00364B78" w:rsidRPr="00B739AF" w:rsidRDefault="00364B78" w:rsidP="00364B78">
            <w:pPr>
              <w:pStyle w:val="NoSpacing"/>
              <w:rPr>
                <w:sz w:val="20"/>
                <w:szCs w:val="20"/>
              </w:rPr>
            </w:pPr>
            <w:r w:rsidRPr="00B739AF">
              <w:rPr>
                <w:sz w:val="20"/>
                <w:szCs w:val="20"/>
              </w:rPr>
              <w:t>8=Poor harvesting practices</w:t>
            </w:r>
          </w:p>
          <w:p w14:paraId="208299F7" w14:textId="77777777" w:rsidR="00364B78" w:rsidRPr="00B739AF" w:rsidRDefault="00364B78" w:rsidP="00364B78">
            <w:pPr>
              <w:pStyle w:val="NoSpacing"/>
              <w:rPr>
                <w:sz w:val="20"/>
                <w:szCs w:val="20"/>
              </w:rPr>
            </w:pPr>
            <w:r w:rsidRPr="00B739AF">
              <w:rPr>
                <w:sz w:val="20"/>
                <w:szCs w:val="20"/>
              </w:rPr>
              <w:t>9=People from outside buying land and restricting access</w:t>
            </w:r>
          </w:p>
          <w:p w14:paraId="4D5965AE" w14:textId="77777777" w:rsidR="00364B78" w:rsidRPr="00B739AF" w:rsidRDefault="00364B78" w:rsidP="00364B78">
            <w:pPr>
              <w:pStyle w:val="NoSpacing"/>
              <w:rPr>
                <w:sz w:val="20"/>
                <w:szCs w:val="20"/>
              </w:rPr>
            </w:pPr>
            <w:r w:rsidRPr="00B739AF">
              <w:rPr>
                <w:sz w:val="20"/>
                <w:szCs w:val="20"/>
              </w:rPr>
              <w:t>10=State or local authority restricting access</w:t>
            </w:r>
          </w:p>
          <w:p w14:paraId="799EB2F4" w14:textId="0F708393" w:rsidR="00364B78" w:rsidRPr="00B739AF" w:rsidRDefault="00364B78" w:rsidP="00364B78">
            <w:pPr>
              <w:pStyle w:val="NoSpacing"/>
              <w:rPr>
                <w:sz w:val="20"/>
                <w:szCs w:val="20"/>
              </w:rPr>
            </w:pPr>
            <w:r w:rsidRPr="00B739AF">
              <w:rPr>
                <w:sz w:val="20"/>
                <w:szCs w:val="20"/>
              </w:rPr>
              <w:t xml:space="preserve">11=Customary or </w:t>
            </w:r>
            <w:r w:rsidR="001D3F41">
              <w:rPr>
                <w:sz w:val="20"/>
                <w:szCs w:val="20"/>
              </w:rPr>
              <w:t>village</w:t>
            </w:r>
            <w:r w:rsidRPr="00B739AF">
              <w:rPr>
                <w:sz w:val="20"/>
                <w:szCs w:val="20"/>
              </w:rPr>
              <w:t xml:space="preserve"> restrictions on access</w:t>
            </w:r>
          </w:p>
          <w:p w14:paraId="58442650" w14:textId="77777777" w:rsidR="00364B78" w:rsidRPr="00B739AF" w:rsidRDefault="00364B78" w:rsidP="00364B78">
            <w:pPr>
              <w:pStyle w:val="NoSpacing"/>
              <w:rPr>
                <w:sz w:val="20"/>
                <w:szCs w:val="20"/>
              </w:rPr>
            </w:pPr>
            <w:r w:rsidRPr="00B739AF">
              <w:rPr>
                <w:sz w:val="20"/>
                <w:szCs w:val="20"/>
              </w:rPr>
              <w:t>12=Bush burning/fire</w:t>
            </w:r>
          </w:p>
          <w:p w14:paraId="497EA5A7" w14:textId="77777777" w:rsidR="00364B78" w:rsidRPr="00B739AF" w:rsidRDefault="00364B78" w:rsidP="00364B78">
            <w:pPr>
              <w:pStyle w:val="NoSpacing"/>
              <w:rPr>
                <w:sz w:val="20"/>
                <w:szCs w:val="20"/>
              </w:rPr>
            </w:pPr>
            <w:r w:rsidRPr="00B739AF">
              <w:rPr>
                <w:sz w:val="20"/>
                <w:szCs w:val="20"/>
              </w:rPr>
              <w:t>13=Product attacked/consumed by pests/forest dwelling vermin</w:t>
            </w:r>
          </w:p>
          <w:p w14:paraId="1AA5C24D" w14:textId="77777777" w:rsidR="00364B78" w:rsidRPr="00B739AF" w:rsidRDefault="00364B78" w:rsidP="00364B78">
            <w:pPr>
              <w:pStyle w:val="NoSpacing"/>
              <w:rPr>
                <w:sz w:val="20"/>
                <w:szCs w:val="20"/>
              </w:rPr>
            </w:pPr>
            <w:r w:rsidRPr="00B739AF">
              <w:rPr>
                <w:sz w:val="20"/>
                <w:szCs w:val="20"/>
              </w:rPr>
              <w:t>14=Natural disasters</w:t>
            </w:r>
          </w:p>
          <w:p w14:paraId="641BB426" w14:textId="77777777" w:rsidR="00364B78" w:rsidRPr="00B739AF" w:rsidRDefault="00364B78" w:rsidP="00364B78">
            <w:pPr>
              <w:pStyle w:val="NoSpacing"/>
              <w:rPr>
                <w:sz w:val="20"/>
                <w:szCs w:val="20"/>
              </w:rPr>
            </w:pPr>
            <w:r w:rsidRPr="00B739AF">
              <w:rPr>
                <w:sz w:val="20"/>
                <w:szCs w:val="20"/>
              </w:rPr>
              <w:t xml:space="preserve">15=Climatic changes </w:t>
            </w:r>
          </w:p>
          <w:p w14:paraId="15DB0E24" w14:textId="77777777" w:rsidR="00364B78" w:rsidRPr="00B739AF" w:rsidRDefault="00903B97" w:rsidP="00364B78">
            <w:pPr>
              <w:pStyle w:val="NoSpacing"/>
              <w:rPr>
                <w:sz w:val="20"/>
                <w:szCs w:val="20"/>
              </w:rPr>
            </w:pPr>
            <w:r w:rsidRPr="00B739AF">
              <w:rPr>
                <w:sz w:val="20"/>
                <w:szCs w:val="20"/>
              </w:rPr>
              <w:t>97=Other, please specify</w:t>
            </w:r>
            <w:r w:rsidR="00364B78" w:rsidRPr="00B739AF">
              <w:rPr>
                <w:sz w:val="20"/>
                <w:szCs w:val="20"/>
              </w:rPr>
              <w:t xml:space="preserve"> </w:t>
            </w:r>
          </w:p>
        </w:tc>
        <w:tc>
          <w:tcPr>
            <w:tcW w:w="3196" w:type="dxa"/>
            <w:tcBorders>
              <w:top w:val="single" w:sz="4" w:space="0" w:color="auto"/>
              <w:left w:val="single" w:sz="4" w:space="0" w:color="auto"/>
              <w:bottom w:val="single" w:sz="4" w:space="0" w:color="auto"/>
              <w:right w:val="single" w:sz="4" w:space="0" w:color="auto"/>
            </w:tcBorders>
          </w:tcPr>
          <w:p w14:paraId="0FBA49FB" w14:textId="77777777" w:rsidR="00364B78" w:rsidRPr="00B739AF" w:rsidRDefault="00364B78" w:rsidP="00364B78">
            <w:pPr>
              <w:pStyle w:val="NoSpacing"/>
              <w:rPr>
                <w:sz w:val="20"/>
                <w:szCs w:val="20"/>
              </w:rPr>
            </w:pPr>
            <w:r w:rsidRPr="00B739AF">
              <w:rPr>
                <w:sz w:val="20"/>
                <w:szCs w:val="20"/>
              </w:rPr>
              <w:t>1=It did not influence the harvest of forest products</w:t>
            </w:r>
          </w:p>
          <w:p w14:paraId="78B4DFEC" w14:textId="77777777" w:rsidR="00364B78" w:rsidRPr="00B739AF" w:rsidRDefault="00364B78" w:rsidP="00364B78">
            <w:pPr>
              <w:pStyle w:val="NoSpacing"/>
              <w:rPr>
                <w:sz w:val="20"/>
                <w:szCs w:val="20"/>
              </w:rPr>
            </w:pPr>
            <w:r w:rsidRPr="00B739AF">
              <w:rPr>
                <w:sz w:val="20"/>
                <w:szCs w:val="20"/>
              </w:rPr>
              <w:t>2=Increase collection time (including travelling to areas further away)</w:t>
            </w:r>
          </w:p>
          <w:p w14:paraId="4DFF5459" w14:textId="77777777" w:rsidR="00364B78" w:rsidRPr="00B739AF" w:rsidRDefault="00364B78" w:rsidP="00364B78">
            <w:pPr>
              <w:pStyle w:val="NoSpacing"/>
              <w:rPr>
                <w:sz w:val="20"/>
                <w:szCs w:val="20"/>
              </w:rPr>
            </w:pPr>
            <w:r w:rsidRPr="00B739AF">
              <w:rPr>
                <w:sz w:val="20"/>
                <w:szCs w:val="20"/>
              </w:rPr>
              <w:t>3=Buy the product from other suppliers</w:t>
            </w:r>
          </w:p>
          <w:p w14:paraId="5753BEA9" w14:textId="77777777" w:rsidR="00364B78" w:rsidRPr="00B739AF" w:rsidRDefault="00364B78" w:rsidP="00364B78">
            <w:pPr>
              <w:pStyle w:val="NoSpacing"/>
              <w:rPr>
                <w:sz w:val="20"/>
                <w:szCs w:val="20"/>
              </w:rPr>
            </w:pPr>
            <w:r w:rsidRPr="00B739AF">
              <w:rPr>
                <w:sz w:val="20"/>
                <w:szCs w:val="20"/>
              </w:rPr>
              <w:t>4=Reduce harvesting of the product</w:t>
            </w:r>
          </w:p>
          <w:p w14:paraId="42C63B8D" w14:textId="77777777" w:rsidR="00364B78" w:rsidRPr="00B739AF" w:rsidRDefault="00364B78" w:rsidP="00364B78">
            <w:pPr>
              <w:pStyle w:val="NoSpacing"/>
              <w:rPr>
                <w:sz w:val="20"/>
                <w:szCs w:val="20"/>
              </w:rPr>
            </w:pPr>
            <w:r w:rsidRPr="00B739AF">
              <w:rPr>
                <w:sz w:val="20"/>
                <w:szCs w:val="20"/>
              </w:rPr>
              <w:t>5=Stop harvesting of the product</w:t>
            </w:r>
          </w:p>
          <w:p w14:paraId="49E7681D" w14:textId="77777777" w:rsidR="00364B78" w:rsidRPr="00B739AF" w:rsidRDefault="00364B78" w:rsidP="00364B78">
            <w:pPr>
              <w:pStyle w:val="NoSpacing"/>
              <w:rPr>
                <w:sz w:val="20"/>
                <w:szCs w:val="20"/>
              </w:rPr>
            </w:pPr>
            <w:r w:rsidRPr="00B739AF">
              <w:rPr>
                <w:sz w:val="20"/>
                <w:szCs w:val="20"/>
              </w:rPr>
              <w:t>6=Substitute with other type of forest products</w:t>
            </w:r>
          </w:p>
          <w:p w14:paraId="4D91FCD9" w14:textId="77777777" w:rsidR="00364B78" w:rsidRPr="00B739AF" w:rsidRDefault="00364B78" w:rsidP="00364B78">
            <w:pPr>
              <w:pStyle w:val="NoSpacing"/>
              <w:rPr>
                <w:sz w:val="20"/>
                <w:szCs w:val="20"/>
              </w:rPr>
            </w:pPr>
            <w:r w:rsidRPr="00B739AF">
              <w:rPr>
                <w:sz w:val="20"/>
                <w:szCs w:val="20"/>
              </w:rPr>
              <w:t>7=Substitute with agricultural products</w:t>
            </w:r>
          </w:p>
          <w:p w14:paraId="749DE247" w14:textId="77777777" w:rsidR="00364B78" w:rsidRPr="00B739AF" w:rsidRDefault="00364B78" w:rsidP="00364B78">
            <w:pPr>
              <w:pStyle w:val="NoSpacing"/>
              <w:rPr>
                <w:sz w:val="20"/>
                <w:szCs w:val="20"/>
              </w:rPr>
            </w:pPr>
            <w:r w:rsidRPr="00B739AF">
              <w:rPr>
                <w:sz w:val="20"/>
                <w:szCs w:val="20"/>
              </w:rPr>
              <w:t>8=Conserving standing trees</w:t>
            </w:r>
          </w:p>
          <w:p w14:paraId="67FEA8A3" w14:textId="77777777" w:rsidR="00364B78" w:rsidRPr="00B739AF" w:rsidRDefault="00364B78" w:rsidP="00364B78">
            <w:pPr>
              <w:pStyle w:val="NoSpacing"/>
              <w:rPr>
                <w:sz w:val="20"/>
                <w:szCs w:val="20"/>
              </w:rPr>
            </w:pPr>
            <w:r w:rsidRPr="00B739AF">
              <w:rPr>
                <w:sz w:val="20"/>
                <w:szCs w:val="20"/>
              </w:rPr>
              <w:t>9=Planting trees</w:t>
            </w:r>
          </w:p>
          <w:p w14:paraId="2F987651" w14:textId="77777777" w:rsidR="00364B78" w:rsidRPr="00B739AF" w:rsidRDefault="00364B78" w:rsidP="00364B78">
            <w:pPr>
              <w:pStyle w:val="NoSpacing"/>
              <w:rPr>
                <w:sz w:val="20"/>
                <w:szCs w:val="20"/>
              </w:rPr>
            </w:pPr>
            <w:r w:rsidRPr="00B739AF">
              <w:rPr>
                <w:sz w:val="20"/>
                <w:szCs w:val="20"/>
              </w:rPr>
              <w:t>10=Restricting access/use of forest</w:t>
            </w:r>
          </w:p>
        </w:tc>
      </w:tr>
    </w:tbl>
    <w:p w14:paraId="205AB393" w14:textId="77777777" w:rsidR="00692CE3" w:rsidRPr="00410145" w:rsidRDefault="00692CE3" w:rsidP="00E9297B">
      <w:pPr>
        <w:pStyle w:val="NoSpacing"/>
        <w:rPr>
          <w:sz w:val="16"/>
        </w:rPr>
      </w:pPr>
    </w:p>
    <w:p w14:paraId="52A7E11F" w14:textId="77777777" w:rsidR="00EE3DF6" w:rsidRPr="00410145" w:rsidRDefault="00EE3DF6" w:rsidP="00E9297B">
      <w:pPr>
        <w:pStyle w:val="NoSpacing"/>
        <w:rPr>
          <w:sz w:val="16"/>
        </w:rPr>
        <w:sectPr w:rsidR="00EE3DF6" w:rsidRPr="00410145">
          <w:pgSz w:w="15840" w:h="12240" w:orient="landscape"/>
          <w:pgMar w:top="360" w:right="1440" w:bottom="360" w:left="1440" w:header="720" w:footer="720" w:gutter="0"/>
          <w:cols w:space="720"/>
          <w:docGrid w:linePitch="360"/>
        </w:sectPr>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67611C" w:rsidRPr="00C755D3" w14:paraId="2F9CDFE9" w14:textId="77777777" w:rsidTr="00F3315F">
        <w:trPr>
          <w:jc w:val="center"/>
        </w:trPr>
        <w:tc>
          <w:tcPr>
            <w:tcW w:w="360" w:type="dxa"/>
          </w:tcPr>
          <w:p w14:paraId="0D74507C" w14:textId="77777777" w:rsidR="0067611C" w:rsidRPr="00C755D3" w:rsidRDefault="0067611C" w:rsidP="002262ED">
            <w:pPr>
              <w:pStyle w:val="NoSpacing"/>
            </w:pPr>
          </w:p>
        </w:tc>
        <w:tc>
          <w:tcPr>
            <w:tcW w:w="5233" w:type="dxa"/>
            <w:tcBorders>
              <w:right w:val="nil"/>
            </w:tcBorders>
          </w:tcPr>
          <w:p w14:paraId="42405FF1" w14:textId="42E1B53D" w:rsidR="0067611C" w:rsidRDefault="00DB2C3C" w:rsidP="002262ED">
            <w:pPr>
              <w:pStyle w:val="NoSpacing"/>
            </w:pPr>
            <w:r>
              <w:t>G</w:t>
            </w:r>
            <w:r w:rsidR="00231D68">
              <w:t>30</w:t>
            </w:r>
            <w:r w:rsidR="002D3C47">
              <w:t xml:space="preserve">. </w:t>
            </w:r>
            <w:r w:rsidR="0067611C" w:rsidRPr="0067611C">
              <w:t xml:space="preserve">What actions </w:t>
            </w:r>
            <w:proofErr w:type="gramStart"/>
            <w:r w:rsidR="0067611C" w:rsidRPr="0067611C">
              <w:t>are the district</w:t>
            </w:r>
            <w:proofErr w:type="gramEnd"/>
            <w:r w:rsidR="0067611C" w:rsidRPr="0067611C">
              <w:t xml:space="preserve"> or local government taking to stop deforestation and forest degradation in your </w:t>
            </w:r>
            <w:r w:rsidR="001D3F41">
              <w:t>village</w:t>
            </w:r>
            <w:r w:rsidR="0067611C" w:rsidRPr="0067611C">
              <w:t>?</w:t>
            </w:r>
          </w:p>
          <w:p w14:paraId="009572FA" w14:textId="77777777" w:rsidR="0067611C" w:rsidRDefault="0067611C" w:rsidP="002262ED">
            <w:pPr>
              <w:pStyle w:val="NoSpacing"/>
              <w:rPr>
                <w:i/>
              </w:rPr>
            </w:pPr>
            <w:r w:rsidRPr="0067611C">
              <w:rPr>
                <w:i/>
              </w:rPr>
              <w:t xml:space="preserve">Probe and code. Select all that apply. </w:t>
            </w:r>
          </w:p>
          <w:p w14:paraId="3AAD718D" w14:textId="0FD9FFC1" w:rsidR="00B76A1A" w:rsidRPr="00B76A1A" w:rsidRDefault="00B76A1A" w:rsidP="00231D68">
            <w:pPr>
              <w:pStyle w:val="NoSpacing"/>
              <w:rPr>
                <w:i/>
              </w:rPr>
            </w:pPr>
            <w:r>
              <w:rPr>
                <w:i/>
              </w:rPr>
              <w:t xml:space="preserve">If 0, skip to </w:t>
            </w:r>
            <w:r w:rsidR="00231D68">
              <w:rPr>
                <w:i/>
              </w:rPr>
              <w:t>G.32</w:t>
            </w:r>
          </w:p>
        </w:tc>
        <w:tc>
          <w:tcPr>
            <w:tcW w:w="4320" w:type="dxa"/>
            <w:tcBorders>
              <w:left w:val="nil"/>
              <w:right w:val="single" w:sz="18" w:space="0" w:color="auto"/>
            </w:tcBorders>
          </w:tcPr>
          <w:p w14:paraId="1638729C" w14:textId="0E918B30" w:rsidR="00B76A1A" w:rsidRDefault="00B76A1A" w:rsidP="0067611C">
            <w:pPr>
              <w:pStyle w:val="NoSpacing"/>
            </w:pPr>
            <w:r>
              <w:t>0=None</w:t>
            </w:r>
          </w:p>
          <w:p w14:paraId="2AE9EF43" w14:textId="77777777" w:rsidR="0067611C" w:rsidRDefault="0067611C" w:rsidP="0067611C">
            <w:pPr>
              <w:pStyle w:val="NoSpacing"/>
            </w:pPr>
            <w:r>
              <w:t xml:space="preserve">1=Provide education and training on ways to stop deforestation/degradation </w:t>
            </w:r>
          </w:p>
          <w:p w14:paraId="6B8CAA4A" w14:textId="77777777" w:rsidR="0067611C" w:rsidRDefault="0067611C" w:rsidP="0067611C">
            <w:pPr>
              <w:pStyle w:val="NoSpacing"/>
            </w:pPr>
            <w:r>
              <w:t xml:space="preserve">2=Providing cash incentives for participating in activities that stop deforestation/degradation </w:t>
            </w:r>
          </w:p>
          <w:p w14:paraId="0E6DC7A1" w14:textId="77777777" w:rsidR="0067611C" w:rsidRDefault="0067611C" w:rsidP="0067611C">
            <w:pPr>
              <w:pStyle w:val="NoSpacing"/>
            </w:pPr>
            <w:r>
              <w:t>3</w:t>
            </w:r>
            <w:r w:rsidR="00A44A04">
              <w:t>=</w:t>
            </w:r>
            <w:r>
              <w:t>Providing in-kind incentives for participating in activities that stop deforestation/degradation</w:t>
            </w:r>
          </w:p>
          <w:p w14:paraId="249030F3" w14:textId="77777777" w:rsidR="0067611C" w:rsidRDefault="0067611C" w:rsidP="0067611C">
            <w:pPr>
              <w:pStyle w:val="NoSpacing"/>
            </w:pPr>
            <w:r>
              <w:t xml:space="preserve">4=Creating stricter rules/punishments for activities that increase deforestation/degradation </w:t>
            </w:r>
          </w:p>
          <w:p w14:paraId="4AB29C5D" w14:textId="333BBFC3" w:rsidR="0067611C" w:rsidRDefault="0067611C" w:rsidP="0067611C">
            <w:pPr>
              <w:pStyle w:val="NoSpacing"/>
            </w:pPr>
            <w:r>
              <w:t xml:space="preserve">5=Increased monitoring/enforcement for activities that increase deforestation/degradation </w:t>
            </w:r>
          </w:p>
          <w:p w14:paraId="41257D91" w14:textId="77777777" w:rsidR="0067611C" w:rsidRPr="00C755D3" w:rsidRDefault="00903B97" w:rsidP="0067611C">
            <w:pPr>
              <w:pStyle w:val="NoSpacing"/>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564EFF16" w14:textId="77777777" w:rsidR="0067611C" w:rsidRPr="00FD0CBC" w:rsidRDefault="0067611C" w:rsidP="002262ED">
            <w:pPr>
              <w:pStyle w:val="NoSpacing"/>
              <w:rPr>
                <w:i/>
              </w:rPr>
            </w:pPr>
            <w:r w:rsidRPr="00FD0CBC">
              <w:rPr>
                <w:i/>
              </w:rPr>
              <w:t>(code)</w:t>
            </w:r>
          </w:p>
        </w:tc>
      </w:tr>
      <w:tr w:rsidR="0067611C" w:rsidRPr="00C755D3" w14:paraId="15EA441E" w14:textId="77777777" w:rsidTr="00F3315F">
        <w:trPr>
          <w:jc w:val="center"/>
        </w:trPr>
        <w:tc>
          <w:tcPr>
            <w:tcW w:w="360" w:type="dxa"/>
          </w:tcPr>
          <w:p w14:paraId="3046BD38" w14:textId="77777777" w:rsidR="0067611C" w:rsidRPr="00C755D3" w:rsidRDefault="0067611C" w:rsidP="002262ED">
            <w:pPr>
              <w:pStyle w:val="NoSpacing"/>
            </w:pPr>
          </w:p>
        </w:tc>
        <w:tc>
          <w:tcPr>
            <w:tcW w:w="5233" w:type="dxa"/>
            <w:tcBorders>
              <w:right w:val="nil"/>
            </w:tcBorders>
          </w:tcPr>
          <w:p w14:paraId="24D5E370" w14:textId="10337973" w:rsidR="0067611C" w:rsidRPr="00C755D3" w:rsidRDefault="00DB2C3C" w:rsidP="00231D68">
            <w:pPr>
              <w:pStyle w:val="NoSpacing"/>
            </w:pPr>
            <w:r>
              <w:t>G</w:t>
            </w:r>
            <w:r w:rsidR="00231D68">
              <w:t>31</w:t>
            </w:r>
            <w:r w:rsidR="002D3C47">
              <w:t xml:space="preserve">. </w:t>
            </w:r>
            <w:r w:rsidR="0067611C" w:rsidRPr="0067611C">
              <w:t>In your opinion, are these actions effective or successful at stopping deforestation and/or forest degradation?</w:t>
            </w:r>
          </w:p>
        </w:tc>
        <w:tc>
          <w:tcPr>
            <w:tcW w:w="4320" w:type="dxa"/>
            <w:tcBorders>
              <w:left w:val="nil"/>
              <w:right w:val="single" w:sz="18" w:space="0" w:color="auto"/>
            </w:tcBorders>
          </w:tcPr>
          <w:p w14:paraId="27EBDF97" w14:textId="77777777" w:rsidR="003D2C6F" w:rsidRDefault="003D2C6F" w:rsidP="003D2C6F">
            <w:pPr>
              <w:pStyle w:val="NoSpacing"/>
            </w:pPr>
            <w:r>
              <w:t>1=Strongly agree</w:t>
            </w:r>
          </w:p>
          <w:p w14:paraId="1EED59A8" w14:textId="77777777" w:rsidR="003D2C6F" w:rsidRDefault="003D2C6F" w:rsidP="003D2C6F">
            <w:pPr>
              <w:pStyle w:val="NoSpacing"/>
            </w:pPr>
            <w:r>
              <w:t>2=Agree</w:t>
            </w:r>
          </w:p>
          <w:p w14:paraId="1295458B" w14:textId="77777777" w:rsidR="003D2C6F" w:rsidRDefault="003D2C6F" w:rsidP="003D2C6F">
            <w:pPr>
              <w:pStyle w:val="NoSpacing"/>
            </w:pPr>
            <w:r>
              <w:t>3=Neither agree nor disagree</w:t>
            </w:r>
          </w:p>
          <w:p w14:paraId="0399B23A" w14:textId="77777777" w:rsidR="003D2C6F" w:rsidRDefault="003D2C6F" w:rsidP="003D2C6F">
            <w:pPr>
              <w:pStyle w:val="NoSpacing"/>
            </w:pPr>
            <w:r>
              <w:t>4=Disagree</w:t>
            </w:r>
            <w:r>
              <w:tab/>
            </w:r>
          </w:p>
          <w:p w14:paraId="3A570E8C" w14:textId="77777777" w:rsidR="003D2C6F" w:rsidRDefault="003D2C6F" w:rsidP="003D2C6F">
            <w:pPr>
              <w:pStyle w:val="NoSpacing"/>
            </w:pPr>
            <w:r>
              <w:t>5=Strongly disagree</w:t>
            </w:r>
          </w:p>
          <w:p w14:paraId="38D5E288" w14:textId="77777777" w:rsidR="003D2C6F" w:rsidRDefault="003D2C6F" w:rsidP="003D2C6F">
            <w:pPr>
              <w:pStyle w:val="NoSpacing"/>
            </w:pPr>
            <w:r>
              <w:t>888=Don't know</w:t>
            </w:r>
          </w:p>
          <w:p w14:paraId="5CEFE49E" w14:textId="006054CD" w:rsidR="0067611C" w:rsidRPr="00C755D3" w:rsidRDefault="003D2C6F" w:rsidP="003D2C6F">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A226E31" w14:textId="77777777" w:rsidR="0067611C" w:rsidRPr="00FD0CBC" w:rsidRDefault="0067611C" w:rsidP="002262ED">
            <w:pPr>
              <w:pStyle w:val="NoSpacing"/>
              <w:rPr>
                <w:i/>
              </w:rPr>
            </w:pPr>
            <w:r w:rsidRPr="00FD0CBC">
              <w:rPr>
                <w:i/>
              </w:rPr>
              <w:t>(code)</w:t>
            </w:r>
          </w:p>
        </w:tc>
      </w:tr>
      <w:tr w:rsidR="0067611C" w:rsidRPr="00C755D3" w14:paraId="60B8DAA9" w14:textId="77777777" w:rsidTr="00F3315F">
        <w:trPr>
          <w:jc w:val="center"/>
        </w:trPr>
        <w:tc>
          <w:tcPr>
            <w:tcW w:w="360" w:type="dxa"/>
          </w:tcPr>
          <w:p w14:paraId="5743DF2E" w14:textId="77777777" w:rsidR="0067611C" w:rsidRPr="00C755D3" w:rsidRDefault="0067611C" w:rsidP="002262ED">
            <w:pPr>
              <w:pStyle w:val="NoSpacing"/>
            </w:pPr>
          </w:p>
        </w:tc>
        <w:tc>
          <w:tcPr>
            <w:tcW w:w="5233" w:type="dxa"/>
            <w:tcBorders>
              <w:right w:val="nil"/>
            </w:tcBorders>
          </w:tcPr>
          <w:p w14:paraId="7374967C" w14:textId="75D44C6D" w:rsidR="0067611C" w:rsidRDefault="00231D68" w:rsidP="00057750">
            <w:pPr>
              <w:pStyle w:val="NoSpacing"/>
            </w:pPr>
            <w:r>
              <w:t>G32</w:t>
            </w:r>
            <w:r w:rsidR="002D3C47">
              <w:t xml:space="preserve">. </w:t>
            </w:r>
            <w:r w:rsidR="0067611C" w:rsidRPr="0067611C">
              <w:t>Are you aw</w:t>
            </w:r>
            <w:r>
              <w:t>are of any major policy shifts during the past 3 years t</w:t>
            </w:r>
            <w:r w:rsidR="0067611C" w:rsidRPr="0067611C">
              <w:t xml:space="preserve">hat affect </w:t>
            </w:r>
            <w:r w:rsidR="00057750">
              <w:t xml:space="preserve">how local people use forests? </w:t>
            </w:r>
          </w:p>
          <w:p w14:paraId="61D5CEF6" w14:textId="625BDF4C" w:rsidR="00B76A1A" w:rsidRPr="00B76A1A" w:rsidRDefault="00B76A1A" w:rsidP="00057750">
            <w:pPr>
              <w:pStyle w:val="NoSpacing"/>
              <w:rPr>
                <w:i/>
              </w:rPr>
            </w:pPr>
            <w:r>
              <w:rPr>
                <w:i/>
              </w:rPr>
              <w:t xml:space="preserve">If 0, skip to Module </w:t>
            </w:r>
            <w:r w:rsidR="00231D68">
              <w:rPr>
                <w:i/>
              </w:rPr>
              <w:t>H</w:t>
            </w:r>
          </w:p>
        </w:tc>
        <w:tc>
          <w:tcPr>
            <w:tcW w:w="4320" w:type="dxa"/>
            <w:tcBorders>
              <w:left w:val="nil"/>
              <w:right w:val="single" w:sz="18" w:space="0" w:color="auto"/>
            </w:tcBorders>
          </w:tcPr>
          <w:p w14:paraId="627198BE" w14:textId="77777777" w:rsidR="0067611C" w:rsidRDefault="0067611C" w:rsidP="0067611C">
            <w:pPr>
              <w:pStyle w:val="NoSpacing"/>
            </w:pPr>
            <w:r>
              <w:t>0=No</w:t>
            </w:r>
          </w:p>
          <w:p w14:paraId="3AFDA803" w14:textId="77777777" w:rsidR="0067611C" w:rsidRDefault="0067611C" w:rsidP="0067611C">
            <w:pPr>
              <w:pStyle w:val="NoSpacing"/>
            </w:pPr>
            <w:r>
              <w:t>1=Yes</w:t>
            </w:r>
          </w:p>
          <w:p w14:paraId="30233FA7" w14:textId="77777777" w:rsidR="0067611C" w:rsidRDefault="0067611C" w:rsidP="0067611C">
            <w:pPr>
              <w:pStyle w:val="NoSpacing"/>
            </w:pPr>
            <w:r>
              <w:t>888=Don’t know</w:t>
            </w:r>
          </w:p>
          <w:p w14:paraId="534DA4DC" w14:textId="77777777" w:rsidR="0067611C" w:rsidRPr="00C755D3" w:rsidRDefault="00627286" w:rsidP="0067611C">
            <w:pPr>
              <w:pStyle w:val="NoSpacing"/>
            </w:pPr>
            <w:r>
              <w:t>999=</w:t>
            </w:r>
            <w:r w:rsidRPr="00432137">
              <w:t>Prefer not to respond</w:t>
            </w:r>
          </w:p>
        </w:tc>
        <w:tc>
          <w:tcPr>
            <w:tcW w:w="1154" w:type="dxa"/>
            <w:tcBorders>
              <w:top w:val="single" w:sz="18" w:space="0" w:color="auto"/>
              <w:left w:val="single" w:sz="18" w:space="0" w:color="auto"/>
              <w:bottom w:val="single" w:sz="18" w:space="0" w:color="auto"/>
              <w:right w:val="single" w:sz="18" w:space="0" w:color="auto"/>
            </w:tcBorders>
          </w:tcPr>
          <w:p w14:paraId="64BA78CA" w14:textId="77777777" w:rsidR="0067611C" w:rsidRPr="00FD0CBC" w:rsidRDefault="0067611C" w:rsidP="002262ED">
            <w:pPr>
              <w:pStyle w:val="NoSpacing"/>
              <w:rPr>
                <w:i/>
              </w:rPr>
            </w:pPr>
            <w:r w:rsidRPr="00FD0CBC">
              <w:rPr>
                <w:i/>
              </w:rPr>
              <w:t>(code)</w:t>
            </w:r>
          </w:p>
        </w:tc>
      </w:tr>
      <w:tr w:rsidR="0067611C" w:rsidRPr="00C755D3" w14:paraId="03A7C0C6" w14:textId="77777777" w:rsidTr="00F3315F">
        <w:trPr>
          <w:jc w:val="center"/>
        </w:trPr>
        <w:tc>
          <w:tcPr>
            <w:tcW w:w="360" w:type="dxa"/>
          </w:tcPr>
          <w:p w14:paraId="2EA97A36" w14:textId="77777777" w:rsidR="0067611C" w:rsidRPr="00C755D3" w:rsidRDefault="0067611C" w:rsidP="002262ED">
            <w:pPr>
              <w:pStyle w:val="NoSpacing"/>
            </w:pPr>
          </w:p>
        </w:tc>
        <w:tc>
          <w:tcPr>
            <w:tcW w:w="5233" w:type="dxa"/>
            <w:tcBorders>
              <w:right w:val="single" w:sz="18" w:space="0" w:color="auto"/>
            </w:tcBorders>
          </w:tcPr>
          <w:p w14:paraId="36C223EA" w14:textId="69EA717E" w:rsidR="0067611C" w:rsidRPr="00C755D3" w:rsidRDefault="00DB2C3C" w:rsidP="002262ED">
            <w:pPr>
              <w:pStyle w:val="NoSpacing"/>
            </w:pPr>
            <w:r>
              <w:t>G</w:t>
            </w:r>
            <w:r w:rsidR="003A4905">
              <w:t>23</w:t>
            </w:r>
            <w:r w:rsidR="002D3C47">
              <w:t xml:space="preserve">. </w:t>
            </w:r>
            <w:r w:rsidR="00B76A1A">
              <w:t>What a</w:t>
            </w:r>
            <w:r w:rsidR="003D2C6F">
              <w:t>re the major policy</w:t>
            </w:r>
            <w:r w:rsidR="00B76A1A">
              <w:t xml:space="preserve"> shifts? </w:t>
            </w:r>
          </w:p>
        </w:tc>
        <w:tc>
          <w:tcPr>
            <w:tcW w:w="5474" w:type="dxa"/>
            <w:gridSpan w:val="2"/>
            <w:tcBorders>
              <w:top w:val="single" w:sz="18" w:space="0" w:color="auto"/>
              <w:left w:val="single" w:sz="18" w:space="0" w:color="auto"/>
              <w:bottom w:val="single" w:sz="18" w:space="0" w:color="auto"/>
              <w:right w:val="single" w:sz="18" w:space="0" w:color="auto"/>
            </w:tcBorders>
          </w:tcPr>
          <w:p w14:paraId="50E8879F" w14:textId="77777777" w:rsidR="0067611C" w:rsidRPr="00FD0CBC" w:rsidRDefault="0067611C" w:rsidP="002262ED">
            <w:pPr>
              <w:pStyle w:val="NoSpacing"/>
              <w:rPr>
                <w:i/>
              </w:rPr>
            </w:pPr>
            <w:r w:rsidRPr="00FD0CBC">
              <w:rPr>
                <w:i/>
              </w:rPr>
              <w:t>(text)</w:t>
            </w:r>
          </w:p>
        </w:tc>
      </w:tr>
    </w:tbl>
    <w:p w14:paraId="559B0F85" w14:textId="77777777" w:rsidR="00692CE3" w:rsidRDefault="00692CE3" w:rsidP="00E9297B">
      <w:pPr>
        <w:pStyle w:val="NoSpacing"/>
      </w:pPr>
    </w:p>
    <w:p w14:paraId="38AF45DF" w14:textId="77777777" w:rsidR="00796304" w:rsidRDefault="00796304" w:rsidP="00E9297B">
      <w:pPr>
        <w:pStyle w:val="NoSpacing"/>
      </w:pPr>
    </w:p>
    <w:p w14:paraId="046A6647" w14:textId="60AF9073" w:rsidR="000F19C0" w:rsidRPr="00284705" w:rsidRDefault="00DB2C3C" w:rsidP="000F19C0">
      <w:pPr>
        <w:pStyle w:val="Heading3"/>
      </w:pPr>
      <w:r>
        <w:t>Section H</w:t>
      </w:r>
      <w:r w:rsidR="000F19C0">
        <w:t xml:space="preserve">. </w:t>
      </w:r>
      <w:r w:rsidR="000F19C0" w:rsidRPr="00284705">
        <w:t>CONCLUSION</w:t>
      </w:r>
    </w:p>
    <w:p w14:paraId="00E25F5B" w14:textId="77777777" w:rsidR="000F19C0" w:rsidRPr="00284705" w:rsidRDefault="000F19C0" w:rsidP="000F19C0">
      <w:pPr>
        <w:pStyle w:val="NoSpacing"/>
      </w:pPr>
      <w:r w:rsidRPr="00284705">
        <w:t>Thank you for your participation in this survey.</w:t>
      </w:r>
    </w:p>
    <w:tbl>
      <w:tblPr>
        <w:tblW w:w="10080" w:type="dxa"/>
        <w:jc w:val="center"/>
        <w:tblLayout w:type="fixed"/>
        <w:tblCellMar>
          <w:left w:w="72" w:type="dxa"/>
          <w:right w:w="72" w:type="dxa"/>
        </w:tblCellMar>
        <w:tblLook w:val="04A0" w:firstRow="1" w:lastRow="0" w:firstColumn="1" w:lastColumn="0" w:noHBand="0" w:noVBand="1"/>
      </w:tblPr>
      <w:tblGrid>
        <w:gridCol w:w="359"/>
        <w:gridCol w:w="4680"/>
        <w:gridCol w:w="451"/>
        <w:gridCol w:w="3868"/>
        <w:gridCol w:w="722"/>
      </w:tblGrid>
      <w:tr w:rsidR="000F19C0" w:rsidRPr="00284705" w14:paraId="6C4E71D5" w14:textId="77777777" w:rsidTr="000F19C0">
        <w:trPr>
          <w:trHeight w:val="20"/>
          <w:jc w:val="center"/>
        </w:trPr>
        <w:tc>
          <w:tcPr>
            <w:tcW w:w="359" w:type="dxa"/>
            <w:tcBorders>
              <w:top w:val="single" w:sz="4" w:space="0" w:color="000000"/>
              <w:left w:val="single" w:sz="4" w:space="0" w:color="000000"/>
              <w:bottom w:val="single" w:sz="4" w:space="0" w:color="000000"/>
              <w:right w:val="single" w:sz="4" w:space="0" w:color="000000"/>
            </w:tcBorders>
          </w:tcPr>
          <w:p w14:paraId="0770C3F5" w14:textId="77777777" w:rsidR="000F19C0" w:rsidRPr="00284705" w:rsidRDefault="000F19C0" w:rsidP="000F19C0">
            <w:pPr>
              <w:pStyle w:val="NoSpacing"/>
            </w:pPr>
          </w:p>
        </w:tc>
        <w:tc>
          <w:tcPr>
            <w:tcW w:w="4680" w:type="dxa"/>
            <w:tcBorders>
              <w:top w:val="single" w:sz="4" w:space="0" w:color="000000"/>
              <w:left w:val="single" w:sz="4" w:space="0" w:color="000000"/>
              <w:bottom w:val="single" w:sz="4" w:space="0" w:color="000000"/>
              <w:right w:val="nil"/>
            </w:tcBorders>
          </w:tcPr>
          <w:p w14:paraId="0C1A53B1" w14:textId="669CAA6F" w:rsidR="000F19C0" w:rsidRPr="00284705" w:rsidRDefault="00DB2C3C" w:rsidP="000F19C0">
            <w:pPr>
              <w:pStyle w:val="NoSpacing"/>
            </w:pPr>
            <w:r>
              <w:t>H</w:t>
            </w:r>
            <w:r w:rsidR="000F19C0" w:rsidRPr="00284705">
              <w:t>1.</w:t>
            </w:r>
            <w:r w:rsidR="000F19C0">
              <w:t xml:space="preserve"> </w:t>
            </w:r>
            <w:r w:rsidR="000F19C0" w:rsidRPr="00284705">
              <w:t xml:space="preserve">Enumerator: Please select the correct survey status from the list </w:t>
            </w:r>
            <w:r w:rsidR="000F19C0" w:rsidRPr="00284705">
              <w:rPr>
                <w:b/>
              </w:rPr>
              <w:t>(</w:t>
            </w:r>
            <w:proofErr w:type="spellStart"/>
            <w:r w:rsidR="000F19C0" w:rsidRPr="00284705">
              <w:rPr>
                <w:b/>
              </w:rPr>
              <w:t>j_status</w:t>
            </w:r>
            <w:proofErr w:type="spellEnd"/>
            <w:r w:rsidR="000F19C0" w:rsidRPr="00284705">
              <w:rPr>
                <w:b/>
              </w:rPr>
              <w:t>)</w:t>
            </w:r>
          </w:p>
        </w:tc>
        <w:tc>
          <w:tcPr>
            <w:tcW w:w="4319" w:type="dxa"/>
            <w:gridSpan w:val="2"/>
            <w:tcBorders>
              <w:top w:val="single" w:sz="4" w:space="0" w:color="000000"/>
              <w:left w:val="nil"/>
              <w:bottom w:val="single" w:sz="4" w:space="0" w:color="000000"/>
              <w:right w:val="single" w:sz="18" w:space="0" w:color="000000"/>
            </w:tcBorders>
          </w:tcPr>
          <w:p w14:paraId="6909696E" w14:textId="77777777" w:rsidR="000F19C0" w:rsidRPr="00284705" w:rsidRDefault="000F19C0" w:rsidP="000F19C0">
            <w:pPr>
              <w:pStyle w:val="NoSpacing"/>
            </w:pPr>
            <w:r w:rsidRPr="00284705">
              <w:t>1=Complete</w:t>
            </w:r>
          </w:p>
          <w:p w14:paraId="291E8508" w14:textId="77777777" w:rsidR="000F19C0" w:rsidRPr="00284705" w:rsidRDefault="000F19C0" w:rsidP="000F19C0">
            <w:pPr>
              <w:pStyle w:val="NoSpacing"/>
            </w:pPr>
            <w:r w:rsidRPr="00284705">
              <w:t>2=Incomplete, come back</w:t>
            </w:r>
          </w:p>
          <w:p w14:paraId="12E23A75" w14:textId="77777777" w:rsidR="000F19C0" w:rsidRPr="00284705" w:rsidRDefault="000F19C0" w:rsidP="000F19C0">
            <w:pPr>
              <w:pStyle w:val="NoSpacing"/>
            </w:pPr>
            <w:r w:rsidRPr="00284705">
              <w:t>3=Incomplete, cannot finish</w:t>
            </w:r>
          </w:p>
          <w:p w14:paraId="11BA5857" w14:textId="3AB92F45" w:rsidR="000F19C0" w:rsidRPr="00284705" w:rsidRDefault="000F19C0" w:rsidP="000F19C0">
            <w:pPr>
              <w:pStyle w:val="NoSpacing"/>
            </w:pPr>
            <w:r w:rsidRPr="00284705">
              <w:t>4=Refused to participate</w:t>
            </w:r>
          </w:p>
        </w:tc>
        <w:tc>
          <w:tcPr>
            <w:tcW w:w="722" w:type="dxa"/>
            <w:tcBorders>
              <w:top w:val="single" w:sz="18" w:space="0" w:color="000000"/>
              <w:left w:val="single" w:sz="18" w:space="0" w:color="000000"/>
              <w:bottom w:val="single" w:sz="18" w:space="0" w:color="000000"/>
              <w:right w:val="single" w:sz="18" w:space="0" w:color="000000"/>
            </w:tcBorders>
          </w:tcPr>
          <w:p w14:paraId="34DBB8D4" w14:textId="77777777" w:rsidR="000F19C0" w:rsidRPr="00284705" w:rsidRDefault="000F19C0" w:rsidP="000F19C0">
            <w:pPr>
              <w:pStyle w:val="NoSpacing"/>
              <w:rPr>
                <w:i/>
              </w:rPr>
            </w:pPr>
            <w:r w:rsidRPr="00284705">
              <w:rPr>
                <w:i/>
              </w:rPr>
              <w:t>(Code)</w:t>
            </w:r>
          </w:p>
        </w:tc>
      </w:tr>
      <w:tr w:rsidR="003A4905" w:rsidRPr="00284705" w14:paraId="21B7EA80" w14:textId="77777777" w:rsidTr="003A4905">
        <w:trPr>
          <w:trHeight w:val="20"/>
          <w:jc w:val="center"/>
        </w:trPr>
        <w:tc>
          <w:tcPr>
            <w:tcW w:w="359" w:type="dxa"/>
            <w:tcBorders>
              <w:top w:val="single" w:sz="4" w:space="0" w:color="000000"/>
              <w:left w:val="single" w:sz="4" w:space="0" w:color="000000"/>
              <w:bottom w:val="single" w:sz="4" w:space="0" w:color="000000"/>
              <w:right w:val="single" w:sz="4" w:space="0" w:color="000000"/>
            </w:tcBorders>
          </w:tcPr>
          <w:p w14:paraId="3385E4E4" w14:textId="77777777" w:rsidR="003A4905" w:rsidRPr="00284705" w:rsidRDefault="003A4905" w:rsidP="000F19C0">
            <w:pPr>
              <w:pStyle w:val="NoSpacing"/>
            </w:pPr>
          </w:p>
        </w:tc>
        <w:tc>
          <w:tcPr>
            <w:tcW w:w="4680" w:type="dxa"/>
            <w:tcBorders>
              <w:top w:val="single" w:sz="4" w:space="0" w:color="000000"/>
              <w:left w:val="single" w:sz="4" w:space="0" w:color="000000"/>
              <w:bottom w:val="single" w:sz="4" w:space="0" w:color="000000"/>
              <w:right w:val="nil"/>
            </w:tcBorders>
          </w:tcPr>
          <w:p w14:paraId="32AADCF0" w14:textId="27ABF356" w:rsidR="003A4905" w:rsidRDefault="003A4905" w:rsidP="000F19C0">
            <w:pPr>
              <w:pStyle w:val="NoSpacing"/>
            </w:pPr>
            <w:r>
              <w:t>H2. On a scale of 1 to 5, 5 being very reliable, how reliable was the respondent?</w:t>
            </w:r>
          </w:p>
        </w:tc>
        <w:tc>
          <w:tcPr>
            <w:tcW w:w="451" w:type="dxa"/>
            <w:tcBorders>
              <w:top w:val="single" w:sz="4" w:space="0" w:color="000000"/>
              <w:left w:val="nil"/>
              <w:bottom w:val="single" w:sz="4" w:space="0" w:color="000000"/>
              <w:right w:val="single" w:sz="18" w:space="0" w:color="000000"/>
            </w:tcBorders>
          </w:tcPr>
          <w:p w14:paraId="5FEAC26B" w14:textId="77777777" w:rsidR="003A4905" w:rsidRPr="00284705" w:rsidRDefault="003A4905" w:rsidP="000F19C0">
            <w:pPr>
              <w:pStyle w:val="NoSpacing"/>
            </w:pPr>
          </w:p>
        </w:tc>
        <w:tc>
          <w:tcPr>
            <w:tcW w:w="4590" w:type="dxa"/>
            <w:gridSpan w:val="2"/>
            <w:tcBorders>
              <w:top w:val="single" w:sz="18" w:space="0" w:color="000000"/>
              <w:left w:val="single" w:sz="18" w:space="0" w:color="000000"/>
              <w:bottom w:val="single" w:sz="18" w:space="0" w:color="000000"/>
              <w:right w:val="single" w:sz="18" w:space="0" w:color="000000"/>
            </w:tcBorders>
          </w:tcPr>
          <w:p w14:paraId="4C317DE7" w14:textId="0AA304FC" w:rsidR="003A4905" w:rsidRPr="00284705" w:rsidRDefault="003A4905" w:rsidP="000F19C0">
            <w:pPr>
              <w:pStyle w:val="NoSpacing"/>
              <w:rPr>
                <w:i/>
              </w:rPr>
            </w:pPr>
            <w:r>
              <w:rPr>
                <w:i/>
              </w:rPr>
              <w:t>(Integer)</w:t>
            </w:r>
          </w:p>
        </w:tc>
      </w:tr>
      <w:tr w:rsidR="000F19C0" w:rsidRPr="00284705" w14:paraId="214380A9" w14:textId="77777777" w:rsidTr="000F19C0">
        <w:trPr>
          <w:trHeight w:val="20"/>
          <w:jc w:val="center"/>
        </w:trPr>
        <w:tc>
          <w:tcPr>
            <w:tcW w:w="359" w:type="dxa"/>
            <w:tcBorders>
              <w:top w:val="single" w:sz="4" w:space="0" w:color="000000"/>
              <w:left w:val="single" w:sz="4" w:space="0" w:color="000000"/>
              <w:bottom w:val="single" w:sz="4" w:space="0" w:color="000000"/>
              <w:right w:val="single" w:sz="4" w:space="0" w:color="auto"/>
            </w:tcBorders>
          </w:tcPr>
          <w:p w14:paraId="1871E9E6" w14:textId="77777777" w:rsidR="000F19C0" w:rsidRPr="00284705" w:rsidRDefault="000F19C0" w:rsidP="000F19C0">
            <w:pPr>
              <w:pStyle w:val="NoSpacing"/>
            </w:pPr>
          </w:p>
        </w:tc>
        <w:tc>
          <w:tcPr>
            <w:tcW w:w="4680" w:type="dxa"/>
            <w:tcBorders>
              <w:top w:val="single" w:sz="4" w:space="0" w:color="000000"/>
              <w:left w:val="single" w:sz="4" w:space="0" w:color="auto"/>
              <w:bottom w:val="single" w:sz="4" w:space="0" w:color="000000"/>
              <w:right w:val="single" w:sz="18" w:space="0" w:color="000000"/>
            </w:tcBorders>
          </w:tcPr>
          <w:p w14:paraId="6526D739" w14:textId="29CE390D" w:rsidR="000F19C0" w:rsidRPr="00284705" w:rsidRDefault="00DB2C3C" w:rsidP="000F19C0">
            <w:pPr>
              <w:pStyle w:val="NoSpacing"/>
            </w:pPr>
            <w:r>
              <w:t>H</w:t>
            </w:r>
            <w:r w:rsidR="003A4905">
              <w:t>3</w:t>
            </w:r>
            <w:r w:rsidR="000F19C0">
              <w:t xml:space="preserve">. </w:t>
            </w:r>
            <w:r w:rsidR="000F19C0" w:rsidRPr="00284705">
              <w:t xml:space="preserve">Any additional comments?  </w:t>
            </w:r>
            <w:r w:rsidR="000F19C0" w:rsidRPr="00284705">
              <w:rPr>
                <w:b/>
              </w:rPr>
              <w:t>(</w:t>
            </w:r>
            <w:proofErr w:type="spellStart"/>
            <w:r w:rsidR="000F19C0" w:rsidRPr="00284705">
              <w:rPr>
                <w:b/>
              </w:rPr>
              <w:t>j_notes</w:t>
            </w:r>
            <w:proofErr w:type="spellEnd"/>
            <w:r w:rsidR="000F19C0" w:rsidRPr="00284705">
              <w:rPr>
                <w:b/>
              </w:rPr>
              <w:t>)</w:t>
            </w:r>
          </w:p>
        </w:tc>
        <w:tc>
          <w:tcPr>
            <w:tcW w:w="5041" w:type="dxa"/>
            <w:gridSpan w:val="3"/>
            <w:tcBorders>
              <w:top w:val="single" w:sz="18" w:space="0" w:color="000000"/>
              <w:left w:val="single" w:sz="18" w:space="0" w:color="000000"/>
              <w:bottom w:val="single" w:sz="18" w:space="0" w:color="000000"/>
              <w:right w:val="single" w:sz="18" w:space="0" w:color="000000"/>
            </w:tcBorders>
          </w:tcPr>
          <w:p w14:paraId="1E1B882A" w14:textId="77777777" w:rsidR="000F19C0" w:rsidRPr="00284705" w:rsidRDefault="000F19C0" w:rsidP="000F19C0">
            <w:pPr>
              <w:pStyle w:val="NoSpacing"/>
              <w:rPr>
                <w:i/>
              </w:rPr>
            </w:pPr>
            <w:r w:rsidRPr="00284705">
              <w:rPr>
                <w:i/>
              </w:rPr>
              <w:t>(Text)</w:t>
            </w:r>
          </w:p>
        </w:tc>
      </w:tr>
    </w:tbl>
    <w:p w14:paraId="35AB9F39" w14:textId="77777777" w:rsidR="000F19C0" w:rsidRDefault="000F19C0" w:rsidP="000F19C0">
      <w:pPr>
        <w:pStyle w:val="NoSpacing"/>
      </w:pPr>
    </w:p>
    <w:p w14:paraId="37184CB6" w14:textId="77777777" w:rsidR="00852519" w:rsidRDefault="00852519" w:rsidP="00E9297B">
      <w:pPr>
        <w:pStyle w:val="NoSpacing"/>
      </w:pPr>
    </w:p>
    <w:sectPr w:rsidR="00852519" w:rsidSect="00692C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Stephanie Fenner" w:date="2015-03-20T09:47:00Z" w:initials="SF">
    <w:p w14:paraId="4644F070" w14:textId="2C6AD549" w:rsidR="001D6252" w:rsidRDefault="001D6252">
      <w:pPr>
        <w:pStyle w:val="CommentText"/>
      </w:pPr>
      <w:r>
        <w:rPr>
          <w:rStyle w:val="CommentReference"/>
        </w:rPr>
        <w:annotationRef/>
      </w:r>
      <w:r>
        <w:t>Does not ask this on ODK</w:t>
      </w:r>
    </w:p>
  </w:comment>
  <w:comment w:id="2" w:author="Stephanie Fenner" w:date="2015-03-20T09:47:00Z" w:initials="SF">
    <w:p w14:paraId="198512C9" w14:textId="0BD2D7F9" w:rsidR="001D6252" w:rsidRDefault="001D6252">
      <w:pPr>
        <w:pStyle w:val="CommentText"/>
      </w:pPr>
      <w:r>
        <w:rPr>
          <w:rStyle w:val="CommentReference"/>
        </w:rPr>
        <w:annotationRef/>
      </w:r>
      <w:r>
        <w:t>Not on ODK</w:t>
      </w:r>
    </w:p>
  </w:comment>
  <w:comment w:id="3" w:author="Stephanie Fenner" w:date="2015-03-20T10:01:00Z" w:initials="SF">
    <w:p w14:paraId="300E8772" w14:textId="14B43F17" w:rsidR="001D6252" w:rsidRDefault="001D6252">
      <w:pPr>
        <w:pStyle w:val="CommentText"/>
      </w:pPr>
      <w:r>
        <w:rPr>
          <w:rStyle w:val="CommentReference"/>
        </w:rPr>
        <w:annotationRef/>
      </w:r>
      <w:r>
        <w:t>ODK does not have other as an answer choice</w:t>
      </w:r>
    </w:p>
  </w:comment>
  <w:comment w:id="4" w:author="Stephanie Fenner" w:date="2015-03-20T09:49:00Z" w:initials="SF">
    <w:p w14:paraId="32B431E4" w14:textId="5AFEEFDD" w:rsidR="001D6252" w:rsidRDefault="001D6252">
      <w:pPr>
        <w:pStyle w:val="CommentText"/>
      </w:pPr>
      <w:r>
        <w:rPr>
          <w:rStyle w:val="CommentReference"/>
        </w:rPr>
        <w:annotationRef/>
      </w:r>
      <w:r>
        <w:t>Add integer constraints to ODK</w:t>
      </w:r>
    </w:p>
  </w:comment>
  <w:comment w:id="6" w:author="Stephanie Fenner" w:date="2015-03-20T09:51:00Z" w:initials="SF">
    <w:p w14:paraId="116DC9F7" w14:textId="7839B372" w:rsidR="001D6252" w:rsidRDefault="001D6252">
      <w:pPr>
        <w:pStyle w:val="CommentText"/>
      </w:pPr>
      <w:r>
        <w:rPr>
          <w:rStyle w:val="CommentReference"/>
        </w:rPr>
        <w:annotationRef/>
      </w:r>
      <w:r>
        <w:t xml:space="preserve">Question does not match ODK. ODK says consumption, paper says subsistence </w:t>
      </w:r>
    </w:p>
  </w:comment>
  <w:comment w:id="5" w:author="Stephanie Fenner" w:date="2015-03-20T10:02:00Z" w:initials="SF">
    <w:p w14:paraId="61E50F0C" w14:textId="4AED1209" w:rsidR="001D6252" w:rsidRDefault="001D6252">
      <w:pPr>
        <w:pStyle w:val="CommentText"/>
      </w:pPr>
      <w:r>
        <w:rPr>
          <w:rStyle w:val="CommentReference"/>
        </w:rPr>
        <w:annotationRef/>
      </w:r>
      <w:r>
        <w:t>B5-B8 do not require answer choices</w:t>
      </w:r>
    </w:p>
  </w:comment>
  <w:comment w:id="7" w:author="Stephanie Fenner" w:date="2015-03-20T09:52:00Z" w:initials="SF">
    <w:p w14:paraId="58A60217" w14:textId="66C4CDC4" w:rsidR="001D6252" w:rsidRDefault="001D6252">
      <w:pPr>
        <w:pStyle w:val="CommentText"/>
      </w:pPr>
      <w:r>
        <w:rPr>
          <w:rStyle w:val="CommentReference"/>
        </w:rPr>
        <w:annotationRef/>
      </w:r>
      <w:r>
        <w:t>I think we need to add a time period here… over the past 3 years??</w:t>
      </w:r>
    </w:p>
  </w:comment>
  <w:comment w:id="9" w:author="Stephanie Fenner" w:date="2015-03-20T09:54:00Z" w:initials="SF">
    <w:p w14:paraId="44580B37" w14:textId="4129A261" w:rsidR="001D6252" w:rsidRDefault="001D6252">
      <w:pPr>
        <w:pStyle w:val="CommentText"/>
      </w:pPr>
      <w:r>
        <w:rPr>
          <w:rStyle w:val="CommentReference"/>
        </w:rPr>
        <w:annotationRef/>
      </w:r>
      <w:r>
        <w:t>Match question text to paper</w:t>
      </w:r>
    </w:p>
  </w:comment>
  <w:comment w:id="10" w:author="Stephanie Fenner" w:date="2015-03-20T10:03:00Z" w:initials="SF">
    <w:p w14:paraId="03D9D098" w14:textId="779A413E" w:rsidR="001D6252" w:rsidRDefault="001D6252">
      <w:pPr>
        <w:pStyle w:val="CommentText"/>
      </w:pPr>
      <w:r>
        <w:rPr>
          <w:rStyle w:val="CommentReference"/>
        </w:rPr>
        <w:annotationRef/>
      </w:r>
      <w:r>
        <w:t>This question does not show up as a ‘select all that apply’ after the 1</w:t>
      </w:r>
      <w:r w:rsidRPr="00615D8F">
        <w:rPr>
          <w:vertAlign w:val="superscript"/>
        </w:rPr>
        <w:t>st</w:t>
      </w:r>
      <w:r>
        <w:t xml:space="preserve"> time through the roster</w:t>
      </w:r>
    </w:p>
  </w:comment>
  <w:comment w:id="11" w:author="Stephanie Fenner" w:date="2015-03-20T09:55:00Z" w:initials="SF">
    <w:p w14:paraId="75472A58" w14:textId="289CA48C" w:rsidR="001D6252" w:rsidRDefault="001D6252">
      <w:pPr>
        <w:pStyle w:val="CommentText"/>
      </w:pPr>
      <w:r>
        <w:rPr>
          <w:rStyle w:val="CommentReference"/>
        </w:rPr>
        <w:annotationRef/>
      </w:r>
      <w:r>
        <w:t>Add ‘Other’ to ODK</w:t>
      </w:r>
    </w:p>
  </w:comment>
  <w:comment w:id="12" w:author="Stephanie Fenner" w:date="2015-03-20T09:56:00Z" w:initials="SF">
    <w:p w14:paraId="5E2A0302" w14:textId="149B0003" w:rsidR="001D6252" w:rsidRDefault="001D6252">
      <w:pPr>
        <w:pStyle w:val="CommentText"/>
      </w:pPr>
      <w:r>
        <w:rPr>
          <w:rStyle w:val="CommentReference"/>
        </w:rPr>
        <w:annotationRef/>
      </w:r>
      <w:r>
        <w:t>ODK says per year</w:t>
      </w:r>
    </w:p>
  </w:comment>
  <w:comment w:id="13" w:author="Stephanie Fenner" w:date="2015-03-20T09:58:00Z" w:initials="SF">
    <w:p w14:paraId="0BA0CBF3" w14:textId="1322C1A4" w:rsidR="001D6252" w:rsidRDefault="001D6252">
      <w:pPr>
        <w:pStyle w:val="CommentText"/>
      </w:pPr>
      <w:r>
        <w:rPr>
          <w:rStyle w:val="CommentReference"/>
        </w:rPr>
        <w:annotationRef/>
      </w:r>
      <w:r>
        <w:t>Add integer constraints</w:t>
      </w:r>
    </w:p>
  </w:comment>
  <w:comment w:id="14" w:author="Stephanie Fenner" w:date="2015-03-20T09:59:00Z" w:initials="SF">
    <w:p w14:paraId="376B6C86" w14:textId="3B8B2F83" w:rsidR="001D6252" w:rsidRDefault="001D6252">
      <w:pPr>
        <w:pStyle w:val="CommentText"/>
      </w:pPr>
      <w:r>
        <w:rPr>
          <w:rStyle w:val="CommentReference"/>
        </w:rPr>
        <w:annotationRef/>
      </w:r>
      <w:r>
        <w:t>Add integer constraint</w:t>
      </w:r>
    </w:p>
  </w:comment>
  <w:comment w:id="15" w:author="Stephanie Fenner" w:date="2015-03-20T10:05:00Z" w:initials="SF">
    <w:p w14:paraId="3DA9FA3D" w14:textId="20AEE53D" w:rsidR="001D6252" w:rsidRDefault="001D6252">
      <w:pPr>
        <w:pStyle w:val="CommentText"/>
      </w:pPr>
      <w:r>
        <w:rPr>
          <w:rStyle w:val="CommentReference"/>
        </w:rPr>
        <w:annotationRef/>
      </w:r>
      <w:r>
        <w:t>Match question text on ODK to paper</w:t>
      </w:r>
    </w:p>
  </w:comment>
  <w:comment w:id="16" w:author="Stephanie Fenner" w:date="2015-03-20T10:07:00Z" w:initials="SF">
    <w:p w14:paraId="7C505259" w14:textId="7161A154" w:rsidR="001D6252" w:rsidRDefault="001D6252">
      <w:pPr>
        <w:pStyle w:val="CommentText"/>
      </w:pPr>
      <w:r>
        <w:rPr>
          <w:rStyle w:val="CommentReference"/>
        </w:rPr>
        <w:annotationRef/>
      </w:r>
      <w:r>
        <w:t>Question needs to be added to ODK</w:t>
      </w:r>
    </w:p>
  </w:comment>
  <w:comment w:id="17" w:author="Stephanie Fenner" w:date="2015-03-20T10:08:00Z" w:initials="SF">
    <w:p w14:paraId="4977021C" w14:textId="2682BE8C" w:rsidR="001D6252" w:rsidRDefault="001D6252">
      <w:pPr>
        <w:pStyle w:val="CommentText"/>
      </w:pPr>
      <w:r>
        <w:rPr>
          <w:rStyle w:val="CommentReference"/>
        </w:rPr>
        <w:annotationRef/>
      </w:r>
      <w:r>
        <w:t>Question B32 on ODK needs to match this. Also delete question B33 on ODK</w:t>
      </w:r>
    </w:p>
  </w:comment>
  <w:comment w:id="18" w:author="Stephanie Fenner" w:date="2015-03-20T10:10:00Z" w:initials="SF">
    <w:p w14:paraId="00D4BC35" w14:textId="3B07C31B" w:rsidR="001D6252" w:rsidRDefault="001D6252">
      <w:pPr>
        <w:pStyle w:val="CommentText"/>
      </w:pPr>
      <w:r>
        <w:rPr>
          <w:rStyle w:val="CommentReference"/>
        </w:rPr>
        <w:annotationRef/>
      </w:r>
      <w:r>
        <w:t>ODK says the answer must be between one and 5. Also, need to change wording on ODK to say ‘What are the names’ and add enumerator note that they can list multiple names as the answer</w:t>
      </w:r>
    </w:p>
  </w:comment>
  <w:comment w:id="19" w:author="Stephanie Fenner" w:date="2015-03-20T10:11:00Z" w:initials="SF">
    <w:p w14:paraId="33D4B4C8" w14:textId="5A1BCAB0" w:rsidR="001D6252" w:rsidRDefault="001D6252">
      <w:pPr>
        <w:pStyle w:val="CommentText"/>
      </w:pPr>
      <w:r>
        <w:rPr>
          <w:rStyle w:val="CommentReference"/>
        </w:rPr>
        <w:annotationRef/>
      </w:r>
      <w:r>
        <w:t>Answer choices to not match</w:t>
      </w:r>
    </w:p>
  </w:comment>
  <w:comment w:id="20" w:author="Stephanie Fenner" w:date="2015-03-20T10:16:00Z" w:initials="SF">
    <w:p w14:paraId="37428436" w14:textId="05F744A8" w:rsidR="001D6252" w:rsidRDefault="001D6252">
      <w:pPr>
        <w:pStyle w:val="CommentText"/>
      </w:pPr>
      <w:r>
        <w:rPr>
          <w:rStyle w:val="CommentReference"/>
        </w:rPr>
        <w:annotationRef/>
      </w:r>
      <w:r>
        <w:t>Answer choices do not match ODK</w:t>
      </w:r>
    </w:p>
  </w:comment>
  <w:comment w:id="21" w:author="Stephanie Fenner" w:date="2015-03-20T10:37:00Z" w:initials="SF">
    <w:p w14:paraId="1D192E4C" w14:textId="49208937" w:rsidR="001D6252" w:rsidRDefault="001D6252">
      <w:pPr>
        <w:pStyle w:val="CommentText"/>
      </w:pPr>
      <w:r>
        <w:rPr>
          <w:rStyle w:val="CommentReference"/>
        </w:rPr>
        <w:annotationRef/>
      </w:r>
      <w:r>
        <w:t xml:space="preserve">Not skipped on ODK </w:t>
      </w:r>
    </w:p>
  </w:comment>
  <w:comment w:id="22" w:author="Stephanie Fenner" w:date="2015-03-20T10:38:00Z" w:initials="SF">
    <w:p w14:paraId="06F23708" w14:textId="4FDD7538" w:rsidR="001D6252" w:rsidRDefault="001D6252">
      <w:pPr>
        <w:pStyle w:val="CommentText"/>
      </w:pPr>
      <w:r>
        <w:rPr>
          <w:rStyle w:val="CommentReference"/>
        </w:rPr>
        <w:annotationRef/>
      </w:r>
      <w:r>
        <w:t>ODK does not ask to specify, important if there is more than one of each kind of group</w:t>
      </w:r>
    </w:p>
  </w:comment>
  <w:comment w:id="23" w:author="Stephanie Fenner" w:date="2015-03-20T10:40:00Z" w:initials="SF">
    <w:p w14:paraId="497C1FFC" w14:textId="673FE00D" w:rsidR="001D6252" w:rsidRDefault="001D6252">
      <w:pPr>
        <w:pStyle w:val="CommentText"/>
      </w:pPr>
      <w:r>
        <w:rPr>
          <w:rStyle w:val="CommentReference"/>
        </w:rPr>
        <w:annotationRef/>
      </w:r>
      <w:r>
        <w:t>Needs to be a ‘select all that apply’ on ODK</w:t>
      </w:r>
    </w:p>
  </w:comment>
  <w:comment w:id="24" w:author="Stephanie Fenner" w:date="2015-03-20T10:40:00Z" w:initials="SF">
    <w:p w14:paraId="18833D0C" w14:textId="40ABD9E2" w:rsidR="001D6252" w:rsidRDefault="001D6252">
      <w:pPr>
        <w:pStyle w:val="CommentText"/>
      </w:pPr>
      <w:r>
        <w:rPr>
          <w:rStyle w:val="CommentReference"/>
        </w:rPr>
        <w:annotationRef/>
      </w:r>
      <w:r>
        <w:t>Match question text to paper</w:t>
      </w:r>
    </w:p>
  </w:comment>
  <w:comment w:id="25" w:author="Stephanie Fenner" w:date="2015-03-20T10:40:00Z" w:initials="SF">
    <w:p w14:paraId="1BD28719" w14:textId="638DDF9F" w:rsidR="001D6252" w:rsidRDefault="001D6252">
      <w:pPr>
        <w:pStyle w:val="CommentText"/>
      </w:pPr>
      <w:r>
        <w:rPr>
          <w:rStyle w:val="CommentReference"/>
        </w:rPr>
        <w:annotationRef/>
      </w:r>
      <w:r>
        <w:t>Question not asked on ODK</w:t>
      </w:r>
    </w:p>
  </w:comment>
  <w:comment w:id="26" w:author="Stephanie Fenner" w:date="2015-03-20T10:41:00Z" w:initials="SF">
    <w:p w14:paraId="54C8D491" w14:textId="3E155FF0" w:rsidR="001D6252" w:rsidRDefault="001D6252">
      <w:pPr>
        <w:pStyle w:val="CommentText"/>
      </w:pPr>
      <w:r>
        <w:rPr>
          <w:rStyle w:val="CommentReference"/>
        </w:rPr>
        <w:annotationRef/>
      </w:r>
      <w:r>
        <w:t>Match question text to paper</w:t>
      </w:r>
    </w:p>
  </w:comment>
  <w:comment w:id="27" w:author="Stephanie Fenner" w:date="2015-03-20T10:42:00Z" w:initials="SF">
    <w:p w14:paraId="550E438B" w14:textId="41D3B16D" w:rsidR="001D6252" w:rsidRDefault="001D6252">
      <w:pPr>
        <w:pStyle w:val="CommentText"/>
      </w:pPr>
      <w:r>
        <w:rPr>
          <w:rStyle w:val="CommentReference"/>
        </w:rPr>
        <w:annotationRef/>
      </w:r>
      <w:r>
        <w:t>Answer choices to not match</w:t>
      </w:r>
    </w:p>
  </w:comment>
  <w:comment w:id="28" w:author="Stephanie Fenner" w:date="2015-03-20T10:42:00Z" w:initials="SF">
    <w:p w14:paraId="714A6B20" w14:textId="4D356425" w:rsidR="001D6252" w:rsidRDefault="001D6252">
      <w:pPr>
        <w:pStyle w:val="CommentText"/>
      </w:pPr>
      <w:r>
        <w:rPr>
          <w:rStyle w:val="CommentReference"/>
        </w:rPr>
        <w:annotationRef/>
      </w:r>
      <w:r>
        <w:t>Answer choices do not match</w:t>
      </w:r>
    </w:p>
  </w:comment>
  <w:comment w:id="29" w:author="Stephanie Fenner" w:date="2015-03-20T10:44:00Z" w:initials="SF">
    <w:p w14:paraId="51A2D45E" w14:textId="6FCEF733" w:rsidR="001D6252" w:rsidRDefault="001D6252">
      <w:pPr>
        <w:pStyle w:val="CommentText"/>
      </w:pPr>
      <w:r>
        <w:rPr>
          <w:rStyle w:val="CommentReference"/>
        </w:rPr>
        <w:annotationRef/>
      </w:r>
      <w:r>
        <w:t>Does not ask to specify</w:t>
      </w:r>
    </w:p>
  </w:comment>
  <w:comment w:id="30" w:author="Stephanie Fenner" w:date="2015-03-20T10:44:00Z" w:initials="SF">
    <w:p w14:paraId="64A0D90A" w14:textId="3BBCB61A" w:rsidR="001D6252" w:rsidRDefault="001D6252">
      <w:pPr>
        <w:pStyle w:val="CommentText"/>
      </w:pPr>
      <w:r>
        <w:rPr>
          <w:rStyle w:val="CommentReference"/>
        </w:rPr>
        <w:annotationRef/>
      </w:r>
      <w:r>
        <w:t>Ibid.</w:t>
      </w:r>
    </w:p>
  </w:comment>
  <w:comment w:id="31" w:author="Stephanie Fenner" w:date="2015-03-20T10:46:00Z" w:initials="SF">
    <w:p w14:paraId="71EE4DE5" w14:textId="2C4CDCF7" w:rsidR="001D6252" w:rsidRDefault="001D6252">
      <w:pPr>
        <w:pStyle w:val="CommentText"/>
      </w:pPr>
      <w:r>
        <w:rPr>
          <w:rStyle w:val="CommentReference"/>
        </w:rPr>
        <w:annotationRef/>
      </w:r>
      <w:r>
        <w:t>Match question text to paper</w:t>
      </w:r>
    </w:p>
  </w:comment>
  <w:comment w:id="32" w:author="Stephanie Fenner" w:date="2015-03-20T10:47:00Z" w:initials="SF">
    <w:p w14:paraId="1BC5C706" w14:textId="4925E66D" w:rsidR="001D6252" w:rsidRDefault="001D6252">
      <w:pPr>
        <w:pStyle w:val="CommentText"/>
      </w:pPr>
      <w:r>
        <w:rPr>
          <w:rStyle w:val="CommentReference"/>
        </w:rPr>
        <w:annotationRef/>
      </w:r>
      <w:r>
        <w:t>Does not ask to specify other</w:t>
      </w:r>
    </w:p>
  </w:comment>
  <w:comment w:id="33" w:author="Stephanie Fenner" w:date="2015-03-20T10:47:00Z" w:initials="SF">
    <w:p w14:paraId="4E05B21F" w14:textId="4D991ED2" w:rsidR="001D6252" w:rsidRDefault="001D6252">
      <w:pPr>
        <w:pStyle w:val="CommentText"/>
      </w:pPr>
      <w:r>
        <w:rPr>
          <w:rStyle w:val="CommentReference"/>
        </w:rPr>
        <w:annotationRef/>
      </w:r>
      <w:r>
        <w:t>Resources is spelled wrong multiple times here</w:t>
      </w:r>
    </w:p>
  </w:comment>
  <w:comment w:id="34" w:author="Stephanie Fenner" w:date="2015-03-20T10:50:00Z" w:initials="SF">
    <w:p w14:paraId="530FD6CA" w14:textId="1D301E8F" w:rsidR="001D6252" w:rsidRDefault="001D6252">
      <w:pPr>
        <w:pStyle w:val="CommentText"/>
      </w:pPr>
      <w:r>
        <w:rPr>
          <w:rStyle w:val="CommentReference"/>
        </w:rPr>
        <w:annotationRef/>
      </w:r>
      <w:r>
        <w:t>Does not ask to specify other</w:t>
      </w:r>
    </w:p>
  </w:comment>
  <w:comment w:id="35" w:author="Stephanie Fenner" w:date="2015-03-20T10:50:00Z" w:initials="SF">
    <w:p w14:paraId="5A1125D8" w14:textId="4BD7FCEE" w:rsidR="001D6252" w:rsidRDefault="001D6252">
      <w:pPr>
        <w:pStyle w:val="CommentText"/>
      </w:pPr>
      <w:r>
        <w:rPr>
          <w:rStyle w:val="CommentReference"/>
        </w:rPr>
        <w:annotationRef/>
      </w:r>
      <w:r>
        <w:t>Add integer constraint</w:t>
      </w:r>
    </w:p>
  </w:comment>
  <w:comment w:id="36" w:author="Stephanie Fenner" w:date="2015-03-20T10:53:00Z" w:initials="SF">
    <w:p w14:paraId="04DAC202" w14:textId="5FF3DB3F" w:rsidR="001D6252" w:rsidRDefault="001D6252">
      <w:pPr>
        <w:pStyle w:val="CommentText"/>
      </w:pPr>
      <w:r>
        <w:rPr>
          <w:rStyle w:val="CommentReference"/>
        </w:rPr>
        <w:annotationRef/>
      </w:r>
      <w:r>
        <w:t>Need to match</w:t>
      </w:r>
    </w:p>
  </w:comment>
  <w:comment w:id="37" w:author="Stephanie Fenner" w:date="2015-03-20T10:54:00Z" w:initials="SF">
    <w:p w14:paraId="292EF826" w14:textId="6E3A3A36" w:rsidR="001D6252" w:rsidRDefault="001D6252">
      <w:pPr>
        <w:pStyle w:val="CommentText"/>
      </w:pPr>
      <w:r>
        <w:rPr>
          <w:rStyle w:val="CommentReference"/>
        </w:rPr>
        <w:annotationRef/>
      </w:r>
      <w:r>
        <w:t>Answer choices repeat twice on ODK</w:t>
      </w:r>
    </w:p>
  </w:comment>
  <w:comment w:id="38" w:author="Stephanie Fenner" w:date="2015-03-20T10:55:00Z" w:initials="SF">
    <w:p w14:paraId="61D4AE84" w14:textId="0B4367CF" w:rsidR="001D6252" w:rsidRDefault="001D6252">
      <w:pPr>
        <w:pStyle w:val="CommentText"/>
      </w:pPr>
      <w:r>
        <w:rPr>
          <w:rStyle w:val="CommentReference"/>
        </w:rPr>
        <w:annotationRef/>
      </w:r>
      <w:r>
        <w:t>Delete these 3 questions on ODK</w:t>
      </w:r>
    </w:p>
  </w:comment>
  <w:comment w:id="39" w:author="Stephanie Fenner" w:date="2015-03-20T10:56:00Z" w:initials="SF">
    <w:p w14:paraId="0BD12CA7" w14:textId="1926261C" w:rsidR="001D6252" w:rsidRDefault="001D6252">
      <w:pPr>
        <w:pStyle w:val="CommentText"/>
      </w:pPr>
      <w:r>
        <w:rPr>
          <w:rStyle w:val="CommentReference"/>
        </w:rPr>
        <w:annotationRef/>
      </w:r>
      <w:r>
        <w:t>Make ODK match E11 through E16b on paper</w:t>
      </w:r>
    </w:p>
  </w:comment>
  <w:comment w:id="40" w:author="Stephanie Fenner" w:date="2015-03-20T11:34:00Z" w:initials="SF">
    <w:p w14:paraId="6790B84B" w14:textId="79084104" w:rsidR="001D6252" w:rsidRDefault="001D6252">
      <w:pPr>
        <w:pStyle w:val="CommentText"/>
      </w:pPr>
      <w:r>
        <w:rPr>
          <w:rStyle w:val="CommentReference"/>
        </w:rPr>
        <w:annotationRef/>
      </w:r>
      <w:r>
        <w:t>Same answer choices as listed for E15 (on paper) on ODK</w:t>
      </w:r>
      <w:proofErr w:type="gramStart"/>
      <w:r>
        <w:t>..</w:t>
      </w:r>
      <w:proofErr w:type="gramEnd"/>
      <w:r>
        <w:t xml:space="preserve"> </w:t>
      </w:r>
      <w:proofErr w:type="gramStart"/>
      <w:r>
        <w:t>do</w:t>
      </w:r>
      <w:proofErr w:type="gramEnd"/>
      <w:r>
        <w:t xml:space="preserve"> we want to keep this open ended and code? Otherwise we are basically asking the same question twice. Also, This question is open-ended on the headman survey</w:t>
      </w:r>
    </w:p>
  </w:comment>
  <w:comment w:id="41" w:author="Stephanie Fenner" w:date="2015-03-20T11:35:00Z" w:initials="SF">
    <w:p w14:paraId="4CB33A07" w14:textId="0392B154" w:rsidR="001D6252" w:rsidRDefault="001D6252">
      <w:pPr>
        <w:pStyle w:val="CommentText"/>
      </w:pPr>
      <w:r>
        <w:rPr>
          <w:rStyle w:val="CommentReference"/>
        </w:rPr>
        <w:annotationRef/>
      </w:r>
      <w:r>
        <w:t>Match ODK to these answer choices</w:t>
      </w:r>
    </w:p>
  </w:comment>
  <w:comment w:id="42" w:author="Stephanie Fenner" w:date="2015-03-20T11:36:00Z" w:initials="SF">
    <w:p w14:paraId="2DA9A5AE" w14:textId="276835D9" w:rsidR="001D6252" w:rsidRDefault="001D6252">
      <w:pPr>
        <w:pStyle w:val="CommentText"/>
      </w:pPr>
      <w:r>
        <w:rPr>
          <w:rStyle w:val="CommentReference"/>
        </w:rPr>
        <w:annotationRef/>
      </w:r>
      <w:r>
        <w:t>Design and implementation are still 2 separate questions on ODK, remember we collapsed these into one and kept oversight separate across all the instruments</w:t>
      </w:r>
    </w:p>
  </w:comment>
  <w:comment w:id="43" w:author="Stephanie Fenner" w:date="2015-03-20T11:37:00Z" w:initials="SF">
    <w:p w14:paraId="63E68FA2" w14:textId="5F65AE91" w:rsidR="001D6252" w:rsidRDefault="001D6252">
      <w:pPr>
        <w:pStyle w:val="CommentText"/>
      </w:pPr>
      <w:r>
        <w:rPr>
          <w:rStyle w:val="CommentReference"/>
        </w:rPr>
        <w:annotationRef/>
      </w:r>
      <w:r>
        <w:t>Match ODK to these answer choices. Also E26 on ODK does not ask to specify other</w:t>
      </w:r>
    </w:p>
  </w:comment>
  <w:comment w:id="44" w:author="Stephanie Fenner" w:date="2015-03-20T11:37:00Z" w:initials="SF">
    <w:p w14:paraId="7017BEFC" w14:textId="4BC2417D" w:rsidR="001D6252" w:rsidRDefault="001D6252">
      <w:pPr>
        <w:pStyle w:val="CommentText"/>
      </w:pPr>
      <w:r>
        <w:rPr>
          <w:rStyle w:val="CommentReference"/>
        </w:rPr>
        <w:annotationRef/>
      </w:r>
      <w:r w:rsidRPr="001D6252">
        <w:t>Match ODK t</w:t>
      </w:r>
      <w:r>
        <w:t>o these answer choices. Also E28</w:t>
      </w:r>
      <w:r w:rsidRPr="001D6252">
        <w:t xml:space="preserve"> on ODK does not ask to specify other</w:t>
      </w:r>
    </w:p>
  </w:comment>
  <w:comment w:id="45" w:author="Stephanie Fenner" w:date="2015-03-20T11:38:00Z" w:initials="SF">
    <w:p w14:paraId="5F500981" w14:textId="613C85A5" w:rsidR="001D6252" w:rsidRDefault="001D6252">
      <w:pPr>
        <w:pStyle w:val="CommentText"/>
      </w:pPr>
      <w:r>
        <w:rPr>
          <w:rStyle w:val="CommentReference"/>
        </w:rPr>
        <w:annotationRef/>
      </w:r>
      <w:r>
        <w:t>Add this answer choices to F3a on ODK</w:t>
      </w:r>
    </w:p>
  </w:comment>
  <w:comment w:id="46" w:author="Stephanie Fenner" w:date="2015-03-20T11:39:00Z" w:initials="SF">
    <w:p w14:paraId="69DFFEB4" w14:textId="66E9F413" w:rsidR="001D6252" w:rsidRDefault="001D6252">
      <w:pPr>
        <w:pStyle w:val="CommentText"/>
      </w:pPr>
      <w:r>
        <w:rPr>
          <w:rStyle w:val="CommentReference"/>
        </w:rPr>
        <w:annotationRef/>
      </w:r>
      <w:r>
        <w:t>Question not on ODK</w:t>
      </w:r>
    </w:p>
  </w:comment>
  <w:comment w:id="47" w:author="Stephanie Fenner" w:date="2015-03-20T11:39:00Z" w:initials="SF">
    <w:p w14:paraId="384559AA" w14:textId="6FCC0FC9" w:rsidR="001D6252" w:rsidRDefault="001D6252">
      <w:pPr>
        <w:pStyle w:val="CommentText"/>
      </w:pPr>
      <w:r>
        <w:rPr>
          <w:rStyle w:val="CommentReference"/>
        </w:rPr>
        <w:annotationRef/>
      </w:r>
      <w:r>
        <w:t>Specify this on F7a on ODK</w:t>
      </w:r>
    </w:p>
  </w:comment>
  <w:comment w:id="48" w:author="Stephanie Fenner" w:date="2015-03-20T11:41:00Z" w:initials="SF">
    <w:p w14:paraId="1BFBDC21" w14:textId="2086D629" w:rsidR="00860017" w:rsidRDefault="00860017">
      <w:pPr>
        <w:pStyle w:val="CommentText"/>
      </w:pPr>
      <w:r>
        <w:rPr>
          <w:rStyle w:val="CommentReference"/>
        </w:rPr>
        <w:annotationRef/>
      </w:r>
      <w:r>
        <w:t>Does not ask to specify species of tree that cannot be cut</w:t>
      </w:r>
    </w:p>
  </w:comment>
  <w:comment w:id="49" w:author="Stephanie Fenner" w:date="2015-03-20T11:42:00Z" w:initials="SF">
    <w:p w14:paraId="1A14E986" w14:textId="1D5F86BB" w:rsidR="00860017" w:rsidRDefault="00860017">
      <w:pPr>
        <w:pStyle w:val="CommentText"/>
      </w:pPr>
      <w:r>
        <w:rPr>
          <w:rStyle w:val="CommentReference"/>
        </w:rPr>
        <w:annotationRef/>
      </w:r>
      <w:r>
        <w:rPr>
          <w:rStyle w:val="CommentReference"/>
        </w:rPr>
        <w:t>ODK does not ask to specify</w:t>
      </w:r>
    </w:p>
  </w:comment>
  <w:comment w:id="50" w:author="Stephanie Fenner" w:date="2015-03-20T11:43:00Z" w:initials="SF">
    <w:p w14:paraId="74C062D6" w14:textId="7ACE080E" w:rsidR="00860017" w:rsidRDefault="00860017">
      <w:pPr>
        <w:pStyle w:val="CommentText"/>
      </w:pPr>
      <w:r>
        <w:rPr>
          <w:rStyle w:val="CommentReference"/>
        </w:rPr>
        <w:annotationRef/>
      </w:r>
      <w:r>
        <w:t>Answer choices repeat twice on ODK (F9 on ODK)</w:t>
      </w:r>
    </w:p>
  </w:comment>
  <w:comment w:id="51" w:author="Stephanie Fenner" w:date="2015-03-20T11:45:00Z" w:initials="SF">
    <w:p w14:paraId="7CB368A0" w14:textId="48940F30" w:rsidR="00860017" w:rsidRDefault="00860017">
      <w:pPr>
        <w:pStyle w:val="CommentText"/>
      </w:pPr>
      <w:r>
        <w:rPr>
          <w:rStyle w:val="CommentReference"/>
        </w:rPr>
        <w:annotationRef/>
      </w:r>
      <w:r>
        <w:t>Need to delete what is not question F10 on ODK, F11, F12</w:t>
      </w:r>
      <w:proofErr w:type="gramStart"/>
      <w:r>
        <w:t>, .</w:t>
      </w:r>
      <w:proofErr w:type="gramEnd"/>
      <w:r>
        <w:t xml:space="preserve"> Also collapse F13 and F14 on ODK to match F9 on paper</w:t>
      </w:r>
    </w:p>
  </w:comment>
  <w:comment w:id="52" w:author="Stephanie Fenner" w:date="2015-03-20T11:45:00Z" w:initials="SF">
    <w:p w14:paraId="7317852B" w14:textId="083BFDA5" w:rsidR="00860017" w:rsidRDefault="00860017">
      <w:pPr>
        <w:pStyle w:val="CommentText"/>
      </w:pPr>
      <w:r>
        <w:rPr>
          <w:rStyle w:val="CommentReference"/>
        </w:rPr>
        <w:annotationRef/>
      </w:r>
      <w:r>
        <w:t>Match F15 on ODK to this question, delete the second F15 on ODK</w:t>
      </w:r>
    </w:p>
  </w:comment>
  <w:comment w:id="53" w:author="Stephanie Fenner" w:date="2015-03-20T11:46:00Z" w:initials="SF">
    <w:p w14:paraId="007E5D9D" w14:textId="6A101B63" w:rsidR="00860017" w:rsidRDefault="00860017">
      <w:pPr>
        <w:pStyle w:val="CommentText"/>
      </w:pPr>
      <w:r>
        <w:rPr>
          <w:rStyle w:val="CommentReference"/>
        </w:rPr>
        <w:annotationRef/>
      </w:r>
      <w:r>
        <w:t>F16 on ODK needs to match F11 on paper, question and answer choices</w:t>
      </w:r>
    </w:p>
  </w:comment>
  <w:comment w:id="54" w:author="Stephanie Fenner" w:date="2015-03-20T11:46:00Z" w:initials="SF">
    <w:p w14:paraId="06F7A2A9" w14:textId="47158F3C" w:rsidR="00860017" w:rsidRDefault="00860017">
      <w:pPr>
        <w:pStyle w:val="CommentText"/>
      </w:pPr>
      <w:r>
        <w:rPr>
          <w:rStyle w:val="CommentReference"/>
        </w:rPr>
        <w:annotationRef/>
      </w:r>
      <w:r>
        <w:t>Answer choices repeat twice on ODK</w:t>
      </w:r>
    </w:p>
  </w:comment>
  <w:comment w:id="55" w:author="Stephanie Fenner" w:date="2015-03-20T11:51:00Z" w:initials="SF">
    <w:p w14:paraId="670692D5" w14:textId="4E01CC90" w:rsidR="00E259D0" w:rsidRDefault="00E259D0">
      <w:pPr>
        <w:pStyle w:val="CommentText"/>
      </w:pPr>
      <w:r>
        <w:rPr>
          <w:rStyle w:val="CommentReference"/>
        </w:rPr>
        <w:annotationRef/>
      </w:r>
      <w:r>
        <w:t>Does not ask to specify other (G8) on ODK</w:t>
      </w:r>
    </w:p>
  </w:comment>
  <w:comment w:id="56" w:author="Stephanie Fenner" w:date="2015-03-20T11:57:00Z" w:initials="SF">
    <w:p w14:paraId="78F97D85" w14:textId="2EAB7C90" w:rsidR="00E259D0" w:rsidRDefault="00E259D0">
      <w:pPr>
        <w:pStyle w:val="CommentText"/>
      </w:pPr>
      <w:r>
        <w:rPr>
          <w:rStyle w:val="CommentReference"/>
        </w:rPr>
        <w:annotationRef/>
      </w:r>
      <w:r>
        <w:t>See comment on these answer choices below</w:t>
      </w:r>
    </w:p>
  </w:comment>
  <w:comment w:id="57" w:author="Stephanie Fenner" w:date="2015-03-20T11:59:00Z" w:initials="SF">
    <w:p w14:paraId="225658E7" w14:textId="1F204E3B" w:rsidR="00A60636" w:rsidRDefault="00A60636">
      <w:pPr>
        <w:pStyle w:val="CommentText"/>
      </w:pPr>
      <w:r>
        <w:rPr>
          <w:rStyle w:val="CommentReference"/>
        </w:rPr>
        <w:annotationRef/>
      </w:r>
      <w:r>
        <w:t>G16 on ODK needs to specify ‘in one month’</w:t>
      </w:r>
    </w:p>
  </w:comment>
  <w:comment w:id="58" w:author="Stephanie Fenner" w:date="2015-03-20T12:35:00Z" w:initials="SF">
    <w:p w14:paraId="62C7A0A8" w14:textId="77777777" w:rsidR="00A60636" w:rsidRDefault="00A60636" w:rsidP="00A60636">
      <w:pPr>
        <w:pStyle w:val="CommentText"/>
      </w:pPr>
      <w:r>
        <w:rPr>
          <w:rStyle w:val="CommentReference"/>
        </w:rPr>
        <w:annotationRef/>
      </w:r>
      <w:r>
        <w:t xml:space="preserve">ODK says </w:t>
      </w:r>
      <w:proofErr w:type="gramStart"/>
      <w:r>
        <w:t>‘illegal’ .</w:t>
      </w:r>
      <w:proofErr w:type="gramEnd"/>
      <w:r>
        <w:t xml:space="preserve"> We had to change this to ‘without permission’ right?</w:t>
      </w:r>
    </w:p>
  </w:comment>
  <w:comment w:id="59" w:author="Stephanie Fenner" w:date="2015-03-20T12:36:00Z" w:initials="SF">
    <w:p w14:paraId="28942A2B" w14:textId="77777777" w:rsidR="00A60636" w:rsidRDefault="00A60636" w:rsidP="00A60636">
      <w:pPr>
        <w:pStyle w:val="CommentText"/>
      </w:pPr>
      <w:r>
        <w:rPr>
          <w:rStyle w:val="CommentReference"/>
        </w:rPr>
        <w:annotationRef/>
      </w:r>
      <w:r>
        <w:t>ODK does not ask to specify other</w:t>
      </w:r>
    </w:p>
  </w:comment>
  <w:comment w:id="60" w:author="Stephanie Fenner" w:date="2015-03-20T12:00:00Z" w:initials="SF">
    <w:p w14:paraId="66FA711E" w14:textId="1475DFBD" w:rsidR="00D24A5F" w:rsidRDefault="00D24A5F">
      <w:pPr>
        <w:pStyle w:val="CommentText"/>
      </w:pPr>
      <w:r>
        <w:rPr>
          <w:rStyle w:val="CommentReference"/>
        </w:rPr>
        <w:annotationRef/>
      </w:r>
      <w:r>
        <w:t xml:space="preserve">ODK does not ask to specify these all of these. </w:t>
      </w:r>
    </w:p>
  </w:comment>
  <w:comment w:id="61" w:author="Stephanie Fenner" w:date="2015-03-20T12:02:00Z" w:initials="SF">
    <w:p w14:paraId="37F9C370" w14:textId="2B06FB8E" w:rsidR="00A60636" w:rsidRDefault="00A60636">
      <w:pPr>
        <w:pStyle w:val="CommentText"/>
      </w:pPr>
      <w:r>
        <w:rPr>
          <w:rStyle w:val="CommentReference"/>
        </w:rPr>
        <w:annotationRef/>
      </w:r>
      <w:r>
        <w:t>Specify currency on ODK</w:t>
      </w:r>
    </w:p>
  </w:comment>
  <w:comment w:id="62" w:author="Stephanie Fenner" w:date="2015-03-20T12:38:00Z" w:initials="SF">
    <w:p w14:paraId="6E41CDEE" w14:textId="77777777" w:rsidR="00A60636" w:rsidRDefault="00A60636" w:rsidP="00A60636">
      <w:pPr>
        <w:pStyle w:val="CommentText"/>
      </w:pPr>
      <w:r>
        <w:rPr>
          <w:rStyle w:val="CommentReference"/>
        </w:rPr>
        <w:annotationRef/>
      </w:r>
      <w:r>
        <w:t>Typo on ODK</w:t>
      </w:r>
    </w:p>
  </w:comment>
  <w:comment w:id="63" w:author="Stephanie Fenner" w:date="2015-03-20T12:23:00Z" w:initials="SF">
    <w:p w14:paraId="04DAC8DB" w14:textId="77777777" w:rsidR="00A60636" w:rsidRDefault="00A60636">
      <w:pPr>
        <w:pStyle w:val="CommentText"/>
      </w:pPr>
      <w:r>
        <w:rPr>
          <w:rStyle w:val="CommentReference"/>
        </w:rPr>
        <w:annotationRef/>
      </w:r>
      <w:r>
        <w:t>Does not ask to specify other</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CA68FF" w14:textId="77777777" w:rsidR="002A0CF7" w:rsidRDefault="002A0CF7" w:rsidP="00CD398C">
      <w:pPr>
        <w:spacing w:after="0" w:line="240" w:lineRule="auto"/>
      </w:pPr>
      <w:r>
        <w:separator/>
      </w:r>
    </w:p>
  </w:endnote>
  <w:endnote w:type="continuationSeparator" w:id="0">
    <w:p w14:paraId="779FF369" w14:textId="77777777" w:rsidR="002A0CF7" w:rsidRDefault="002A0CF7" w:rsidP="00CD3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54C7B" w14:textId="77777777" w:rsidR="001D6252" w:rsidRDefault="001D6252" w:rsidP="00B739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532D15" w14:textId="77777777" w:rsidR="001D6252" w:rsidRDefault="001D6252" w:rsidP="00B739A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4B9580" w14:textId="77777777" w:rsidR="001D6252" w:rsidRDefault="001D6252" w:rsidP="00B739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36551">
      <w:rPr>
        <w:rStyle w:val="PageNumber"/>
        <w:noProof/>
      </w:rPr>
      <w:t>1</w:t>
    </w:r>
    <w:r>
      <w:rPr>
        <w:rStyle w:val="PageNumber"/>
      </w:rPr>
      <w:fldChar w:fldCharType="end"/>
    </w:r>
  </w:p>
  <w:p w14:paraId="444D6C96" w14:textId="77777777" w:rsidR="001D6252" w:rsidRDefault="001D6252" w:rsidP="00B739A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3B1442" w14:textId="77777777" w:rsidR="002A0CF7" w:rsidRDefault="002A0CF7" w:rsidP="00CD398C">
      <w:pPr>
        <w:spacing w:after="0" w:line="240" w:lineRule="auto"/>
      </w:pPr>
      <w:r>
        <w:separator/>
      </w:r>
    </w:p>
  </w:footnote>
  <w:footnote w:type="continuationSeparator" w:id="0">
    <w:p w14:paraId="6F1D4039" w14:textId="77777777" w:rsidR="002A0CF7" w:rsidRDefault="002A0CF7" w:rsidP="00CD39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BD6"/>
    <w:rsid w:val="00007B0D"/>
    <w:rsid w:val="00015FE6"/>
    <w:rsid w:val="00021A3F"/>
    <w:rsid w:val="00024DA5"/>
    <w:rsid w:val="000307D1"/>
    <w:rsid w:val="0004458A"/>
    <w:rsid w:val="00057750"/>
    <w:rsid w:val="00060FB4"/>
    <w:rsid w:val="00060FFF"/>
    <w:rsid w:val="00063514"/>
    <w:rsid w:val="0007255A"/>
    <w:rsid w:val="000809EE"/>
    <w:rsid w:val="0009332B"/>
    <w:rsid w:val="000A1CD5"/>
    <w:rsid w:val="000B1C23"/>
    <w:rsid w:val="000D4F11"/>
    <w:rsid w:val="000D6D38"/>
    <w:rsid w:val="000F19C0"/>
    <w:rsid w:val="000F1EB6"/>
    <w:rsid w:val="000F33B5"/>
    <w:rsid w:val="000F75FC"/>
    <w:rsid w:val="00110205"/>
    <w:rsid w:val="00115F9F"/>
    <w:rsid w:val="00122822"/>
    <w:rsid w:val="00126831"/>
    <w:rsid w:val="00142D22"/>
    <w:rsid w:val="00147EA7"/>
    <w:rsid w:val="00177ACB"/>
    <w:rsid w:val="001B1CD7"/>
    <w:rsid w:val="001C2D61"/>
    <w:rsid w:val="001C6DE3"/>
    <w:rsid w:val="001D3EA7"/>
    <w:rsid w:val="001D3F41"/>
    <w:rsid w:val="001D5E68"/>
    <w:rsid w:val="001D6252"/>
    <w:rsid w:val="001E7F0D"/>
    <w:rsid w:val="001F3AAA"/>
    <w:rsid w:val="001F5DA1"/>
    <w:rsid w:val="00206B65"/>
    <w:rsid w:val="002107F0"/>
    <w:rsid w:val="0021644B"/>
    <w:rsid w:val="002210D9"/>
    <w:rsid w:val="00221D8F"/>
    <w:rsid w:val="0022351F"/>
    <w:rsid w:val="00225DC6"/>
    <w:rsid w:val="00226249"/>
    <w:rsid w:val="002262ED"/>
    <w:rsid w:val="00231D68"/>
    <w:rsid w:val="00254561"/>
    <w:rsid w:val="00276BD6"/>
    <w:rsid w:val="002823F9"/>
    <w:rsid w:val="00293B94"/>
    <w:rsid w:val="002A0CF7"/>
    <w:rsid w:val="002A4DAD"/>
    <w:rsid w:val="002C7251"/>
    <w:rsid w:val="002C75CF"/>
    <w:rsid w:val="002D0E62"/>
    <w:rsid w:val="002D3C47"/>
    <w:rsid w:val="002E3ECC"/>
    <w:rsid w:val="002E47A8"/>
    <w:rsid w:val="002E7E7E"/>
    <w:rsid w:val="003015F2"/>
    <w:rsid w:val="00307706"/>
    <w:rsid w:val="00307D84"/>
    <w:rsid w:val="003110B6"/>
    <w:rsid w:val="0032089B"/>
    <w:rsid w:val="00324235"/>
    <w:rsid w:val="00364B78"/>
    <w:rsid w:val="00382AA5"/>
    <w:rsid w:val="0038451C"/>
    <w:rsid w:val="00394E76"/>
    <w:rsid w:val="00395908"/>
    <w:rsid w:val="00397132"/>
    <w:rsid w:val="003A4905"/>
    <w:rsid w:val="003A7747"/>
    <w:rsid w:val="003C2C29"/>
    <w:rsid w:val="003D2C6F"/>
    <w:rsid w:val="003F283D"/>
    <w:rsid w:val="00401783"/>
    <w:rsid w:val="004067C9"/>
    <w:rsid w:val="00410145"/>
    <w:rsid w:val="00432137"/>
    <w:rsid w:val="00435AC7"/>
    <w:rsid w:val="004577CF"/>
    <w:rsid w:val="00466654"/>
    <w:rsid w:val="004846F2"/>
    <w:rsid w:val="00493292"/>
    <w:rsid w:val="004C08B8"/>
    <w:rsid w:val="004C49E3"/>
    <w:rsid w:val="004D11D9"/>
    <w:rsid w:val="004D6C8A"/>
    <w:rsid w:val="004E5ECA"/>
    <w:rsid w:val="004F152B"/>
    <w:rsid w:val="00510D09"/>
    <w:rsid w:val="00516BA4"/>
    <w:rsid w:val="00521CE0"/>
    <w:rsid w:val="00526E7B"/>
    <w:rsid w:val="00536551"/>
    <w:rsid w:val="0054371D"/>
    <w:rsid w:val="00553994"/>
    <w:rsid w:val="0056134D"/>
    <w:rsid w:val="005620D3"/>
    <w:rsid w:val="00565FBA"/>
    <w:rsid w:val="00571AF2"/>
    <w:rsid w:val="005A4ECB"/>
    <w:rsid w:val="005A50C1"/>
    <w:rsid w:val="005B7A27"/>
    <w:rsid w:val="00606517"/>
    <w:rsid w:val="00615D8F"/>
    <w:rsid w:val="0062004C"/>
    <w:rsid w:val="0062414A"/>
    <w:rsid w:val="00624AE0"/>
    <w:rsid w:val="00627286"/>
    <w:rsid w:val="00661C00"/>
    <w:rsid w:val="006718AF"/>
    <w:rsid w:val="006738B7"/>
    <w:rsid w:val="0067611C"/>
    <w:rsid w:val="00677D37"/>
    <w:rsid w:val="006836D8"/>
    <w:rsid w:val="00692CE3"/>
    <w:rsid w:val="006A0407"/>
    <w:rsid w:val="006A083C"/>
    <w:rsid w:val="006A2BF4"/>
    <w:rsid w:val="006A399D"/>
    <w:rsid w:val="006B72BD"/>
    <w:rsid w:val="006C250C"/>
    <w:rsid w:val="006C4380"/>
    <w:rsid w:val="006C5399"/>
    <w:rsid w:val="006F1927"/>
    <w:rsid w:val="0070234A"/>
    <w:rsid w:val="007041CB"/>
    <w:rsid w:val="00745EA6"/>
    <w:rsid w:val="007903CB"/>
    <w:rsid w:val="00796304"/>
    <w:rsid w:val="00797067"/>
    <w:rsid w:val="007C6E25"/>
    <w:rsid w:val="007D21B3"/>
    <w:rsid w:val="007E2CE7"/>
    <w:rsid w:val="007E3CBE"/>
    <w:rsid w:val="007E4915"/>
    <w:rsid w:val="008164DB"/>
    <w:rsid w:val="008353E8"/>
    <w:rsid w:val="00852519"/>
    <w:rsid w:val="00860017"/>
    <w:rsid w:val="0087594E"/>
    <w:rsid w:val="00882386"/>
    <w:rsid w:val="008C0342"/>
    <w:rsid w:val="008E0D40"/>
    <w:rsid w:val="008E1CFC"/>
    <w:rsid w:val="00900C9F"/>
    <w:rsid w:val="00903B97"/>
    <w:rsid w:val="009107ED"/>
    <w:rsid w:val="00912B1A"/>
    <w:rsid w:val="00914AA6"/>
    <w:rsid w:val="009225F7"/>
    <w:rsid w:val="00927A02"/>
    <w:rsid w:val="00927C2A"/>
    <w:rsid w:val="0093606F"/>
    <w:rsid w:val="009613FA"/>
    <w:rsid w:val="009639F7"/>
    <w:rsid w:val="009754FB"/>
    <w:rsid w:val="009865F5"/>
    <w:rsid w:val="009947AC"/>
    <w:rsid w:val="009A46E2"/>
    <w:rsid w:val="009C1756"/>
    <w:rsid w:val="009E19FA"/>
    <w:rsid w:val="009E25C8"/>
    <w:rsid w:val="009E4AAD"/>
    <w:rsid w:val="00A067DC"/>
    <w:rsid w:val="00A166A6"/>
    <w:rsid w:val="00A24D31"/>
    <w:rsid w:val="00A327A2"/>
    <w:rsid w:val="00A44A04"/>
    <w:rsid w:val="00A5263C"/>
    <w:rsid w:val="00A53394"/>
    <w:rsid w:val="00A56AFD"/>
    <w:rsid w:val="00A60636"/>
    <w:rsid w:val="00A64E09"/>
    <w:rsid w:val="00A74DF9"/>
    <w:rsid w:val="00A801B3"/>
    <w:rsid w:val="00A868C7"/>
    <w:rsid w:val="00AA3961"/>
    <w:rsid w:val="00AA6B15"/>
    <w:rsid w:val="00AD1940"/>
    <w:rsid w:val="00AD527F"/>
    <w:rsid w:val="00AD704F"/>
    <w:rsid w:val="00AF3E07"/>
    <w:rsid w:val="00AF4BA7"/>
    <w:rsid w:val="00B2683D"/>
    <w:rsid w:val="00B33CFC"/>
    <w:rsid w:val="00B36253"/>
    <w:rsid w:val="00B657BE"/>
    <w:rsid w:val="00B66C7F"/>
    <w:rsid w:val="00B67332"/>
    <w:rsid w:val="00B67D43"/>
    <w:rsid w:val="00B739AF"/>
    <w:rsid w:val="00B76A1A"/>
    <w:rsid w:val="00B83E0E"/>
    <w:rsid w:val="00B858B3"/>
    <w:rsid w:val="00B92003"/>
    <w:rsid w:val="00BA0F3F"/>
    <w:rsid w:val="00BA1158"/>
    <w:rsid w:val="00BC0245"/>
    <w:rsid w:val="00BE353F"/>
    <w:rsid w:val="00BF32AB"/>
    <w:rsid w:val="00C012D8"/>
    <w:rsid w:val="00C23A54"/>
    <w:rsid w:val="00C33ED8"/>
    <w:rsid w:val="00C436C4"/>
    <w:rsid w:val="00C54DB5"/>
    <w:rsid w:val="00C662F7"/>
    <w:rsid w:val="00C755D3"/>
    <w:rsid w:val="00CC65ED"/>
    <w:rsid w:val="00CD398C"/>
    <w:rsid w:val="00D05B38"/>
    <w:rsid w:val="00D137C0"/>
    <w:rsid w:val="00D24A5F"/>
    <w:rsid w:val="00D57B79"/>
    <w:rsid w:val="00D7318A"/>
    <w:rsid w:val="00D7653D"/>
    <w:rsid w:val="00D82B86"/>
    <w:rsid w:val="00D870F9"/>
    <w:rsid w:val="00D97AE2"/>
    <w:rsid w:val="00DB2C3C"/>
    <w:rsid w:val="00DD40A4"/>
    <w:rsid w:val="00DD6B4B"/>
    <w:rsid w:val="00DE2444"/>
    <w:rsid w:val="00DF0DEC"/>
    <w:rsid w:val="00E24B72"/>
    <w:rsid w:val="00E259D0"/>
    <w:rsid w:val="00E45E09"/>
    <w:rsid w:val="00E80F9F"/>
    <w:rsid w:val="00E81674"/>
    <w:rsid w:val="00E9297B"/>
    <w:rsid w:val="00E961A5"/>
    <w:rsid w:val="00E96379"/>
    <w:rsid w:val="00EC0703"/>
    <w:rsid w:val="00EE3DF6"/>
    <w:rsid w:val="00F03027"/>
    <w:rsid w:val="00F07124"/>
    <w:rsid w:val="00F11336"/>
    <w:rsid w:val="00F1178E"/>
    <w:rsid w:val="00F20B5F"/>
    <w:rsid w:val="00F2343C"/>
    <w:rsid w:val="00F25EC9"/>
    <w:rsid w:val="00F3204E"/>
    <w:rsid w:val="00F3315F"/>
    <w:rsid w:val="00F417AB"/>
    <w:rsid w:val="00F55077"/>
    <w:rsid w:val="00F60C35"/>
    <w:rsid w:val="00F74699"/>
    <w:rsid w:val="00F87FC2"/>
    <w:rsid w:val="00FD0CBC"/>
    <w:rsid w:val="00FD7405"/>
    <w:rsid w:val="00FF5D29"/>
    <w:rsid w:val="00FF626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1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796304"/>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206B65"/>
    <w:pPr>
      <w:spacing w:after="0" w:line="240" w:lineRule="auto"/>
    </w:pPr>
    <w:rPr>
      <w:rFonts w:eastAsia="MS Mincho" w:cs="Times New Roman"/>
      <w:color w:val="000000"/>
      <w:szCs w:val="24"/>
    </w:r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59"/>
    <w:rsid w:val="0027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A801B3"/>
    <w:pPr>
      <w:spacing w:after="0" w:line="240" w:lineRule="auto"/>
    </w:pPr>
    <w:rPr>
      <w:rFonts w:ascii="Cambria" w:eastAsia="MS Mincho" w:hAnsi="Cambr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27A02"/>
    <w:rPr>
      <w:sz w:val="18"/>
      <w:szCs w:val="18"/>
    </w:rPr>
  </w:style>
  <w:style w:type="paragraph" w:styleId="CommentText">
    <w:name w:val="annotation text"/>
    <w:basedOn w:val="Normal"/>
    <w:link w:val="CommentTextChar"/>
    <w:uiPriority w:val="99"/>
    <w:semiHidden/>
    <w:unhideWhenUsed/>
    <w:rsid w:val="00927A02"/>
    <w:pPr>
      <w:spacing w:line="240" w:lineRule="auto"/>
    </w:pPr>
    <w:rPr>
      <w:sz w:val="24"/>
      <w:szCs w:val="24"/>
    </w:rPr>
  </w:style>
  <w:style w:type="character" w:customStyle="1" w:styleId="CommentTextChar">
    <w:name w:val="Comment Text Char"/>
    <w:basedOn w:val="DefaultParagraphFont"/>
    <w:link w:val="CommentText"/>
    <w:uiPriority w:val="99"/>
    <w:semiHidden/>
    <w:rsid w:val="00927A0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927A02"/>
    <w:rPr>
      <w:b/>
      <w:bCs/>
      <w:sz w:val="20"/>
      <w:szCs w:val="20"/>
    </w:rPr>
  </w:style>
  <w:style w:type="character" w:customStyle="1" w:styleId="CommentSubjectChar">
    <w:name w:val="Comment Subject Char"/>
    <w:basedOn w:val="CommentTextChar"/>
    <w:link w:val="CommentSubject"/>
    <w:uiPriority w:val="99"/>
    <w:semiHidden/>
    <w:rsid w:val="00927A02"/>
    <w:rPr>
      <w:rFonts w:ascii="Gill Sans MT" w:hAnsi="Gill Sans MT"/>
      <w:b/>
      <w:bCs/>
      <w:sz w:val="20"/>
      <w:szCs w:val="20"/>
    </w:rPr>
  </w:style>
  <w:style w:type="character" w:styleId="FootnoteReference">
    <w:name w:val="footnote reference"/>
    <w:basedOn w:val="DefaultParagraphFont"/>
    <w:uiPriority w:val="99"/>
    <w:unhideWhenUsed/>
    <w:rsid w:val="00CD398C"/>
    <w:rPr>
      <w:vertAlign w:val="superscript"/>
    </w:rPr>
  </w:style>
  <w:style w:type="character" w:styleId="PageNumber">
    <w:name w:val="page number"/>
    <w:basedOn w:val="DefaultParagraphFont"/>
    <w:uiPriority w:val="99"/>
    <w:semiHidden/>
    <w:unhideWhenUsed/>
    <w:rsid w:val="00B739AF"/>
  </w:style>
  <w:style w:type="paragraph" w:styleId="Header">
    <w:name w:val="header"/>
    <w:basedOn w:val="Normal"/>
    <w:link w:val="HeaderChar"/>
    <w:uiPriority w:val="99"/>
    <w:unhideWhenUsed/>
    <w:rsid w:val="00DB2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C3C"/>
    <w:rPr>
      <w:rFonts w:ascii="Gill Sans MT" w:hAnsi="Gill Sans MT"/>
    </w:rPr>
  </w:style>
  <w:style w:type="table" w:customStyle="1" w:styleId="TableGrid11">
    <w:name w:val="Table Grid11"/>
    <w:basedOn w:val="TableNormal"/>
    <w:next w:val="TableGrid"/>
    <w:uiPriority w:val="39"/>
    <w:rsid w:val="00927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796304"/>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206B65"/>
    <w:pPr>
      <w:spacing w:after="0" w:line="240" w:lineRule="auto"/>
    </w:pPr>
    <w:rPr>
      <w:rFonts w:eastAsia="MS Mincho" w:cs="Times New Roman"/>
      <w:color w:val="000000"/>
      <w:szCs w:val="24"/>
    </w:r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59"/>
    <w:rsid w:val="0027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A801B3"/>
    <w:pPr>
      <w:spacing w:after="0" w:line="240" w:lineRule="auto"/>
    </w:pPr>
    <w:rPr>
      <w:rFonts w:ascii="Cambria" w:eastAsia="MS Mincho" w:hAnsi="Cambr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27A02"/>
    <w:rPr>
      <w:sz w:val="18"/>
      <w:szCs w:val="18"/>
    </w:rPr>
  </w:style>
  <w:style w:type="paragraph" w:styleId="CommentText">
    <w:name w:val="annotation text"/>
    <w:basedOn w:val="Normal"/>
    <w:link w:val="CommentTextChar"/>
    <w:uiPriority w:val="99"/>
    <w:semiHidden/>
    <w:unhideWhenUsed/>
    <w:rsid w:val="00927A02"/>
    <w:pPr>
      <w:spacing w:line="240" w:lineRule="auto"/>
    </w:pPr>
    <w:rPr>
      <w:sz w:val="24"/>
      <w:szCs w:val="24"/>
    </w:rPr>
  </w:style>
  <w:style w:type="character" w:customStyle="1" w:styleId="CommentTextChar">
    <w:name w:val="Comment Text Char"/>
    <w:basedOn w:val="DefaultParagraphFont"/>
    <w:link w:val="CommentText"/>
    <w:uiPriority w:val="99"/>
    <w:semiHidden/>
    <w:rsid w:val="00927A0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927A02"/>
    <w:rPr>
      <w:b/>
      <w:bCs/>
      <w:sz w:val="20"/>
      <w:szCs w:val="20"/>
    </w:rPr>
  </w:style>
  <w:style w:type="character" w:customStyle="1" w:styleId="CommentSubjectChar">
    <w:name w:val="Comment Subject Char"/>
    <w:basedOn w:val="CommentTextChar"/>
    <w:link w:val="CommentSubject"/>
    <w:uiPriority w:val="99"/>
    <w:semiHidden/>
    <w:rsid w:val="00927A02"/>
    <w:rPr>
      <w:rFonts w:ascii="Gill Sans MT" w:hAnsi="Gill Sans MT"/>
      <w:b/>
      <w:bCs/>
      <w:sz w:val="20"/>
      <w:szCs w:val="20"/>
    </w:rPr>
  </w:style>
  <w:style w:type="character" w:styleId="FootnoteReference">
    <w:name w:val="footnote reference"/>
    <w:basedOn w:val="DefaultParagraphFont"/>
    <w:uiPriority w:val="99"/>
    <w:unhideWhenUsed/>
    <w:rsid w:val="00CD398C"/>
    <w:rPr>
      <w:vertAlign w:val="superscript"/>
    </w:rPr>
  </w:style>
  <w:style w:type="character" w:styleId="PageNumber">
    <w:name w:val="page number"/>
    <w:basedOn w:val="DefaultParagraphFont"/>
    <w:uiPriority w:val="99"/>
    <w:semiHidden/>
    <w:unhideWhenUsed/>
    <w:rsid w:val="00B739AF"/>
  </w:style>
  <w:style w:type="paragraph" w:styleId="Header">
    <w:name w:val="header"/>
    <w:basedOn w:val="Normal"/>
    <w:link w:val="HeaderChar"/>
    <w:uiPriority w:val="99"/>
    <w:unhideWhenUsed/>
    <w:rsid w:val="00DB2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C3C"/>
    <w:rPr>
      <w:rFonts w:ascii="Gill Sans MT" w:hAnsi="Gill Sans MT"/>
    </w:rPr>
  </w:style>
  <w:style w:type="table" w:customStyle="1" w:styleId="TableGrid11">
    <w:name w:val="Table Grid11"/>
    <w:basedOn w:val="TableNormal"/>
    <w:next w:val="TableGrid"/>
    <w:uiPriority w:val="39"/>
    <w:rsid w:val="00927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40148">
      <w:bodyDiv w:val="1"/>
      <w:marLeft w:val="0"/>
      <w:marRight w:val="0"/>
      <w:marTop w:val="0"/>
      <w:marBottom w:val="0"/>
      <w:divBdr>
        <w:top w:val="none" w:sz="0" w:space="0" w:color="auto"/>
        <w:left w:val="none" w:sz="0" w:space="0" w:color="auto"/>
        <w:bottom w:val="none" w:sz="0" w:space="0" w:color="auto"/>
        <w:right w:val="none" w:sz="0" w:space="0" w:color="auto"/>
      </w:divBdr>
    </w:div>
    <w:div w:id="85227252">
      <w:bodyDiv w:val="1"/>
      <w:marLeft w:val="0"/>
      <w:marRight w:val="0"/>
      <w:marTop w:val="0"/>
      <w:marBottom w:val="0"/>
      <w:divBdr>
        <w:top w:val="none" w:sz="0" w:space="0" w:color="auto"/>
        <w:left w:val="none" w:sz="0" w:space="0" w:color="auto"/>
        <w:bottom w:val="none" w:sz="0" w:space="0" w:color="auto"/>
        <w:right w:val="none" w:sz="0" w:space="0" w:color="auto"/>
      </w:divBdr>
    </w:div>
    <w:div w:id="86198661">
      <w:bodyDiv w:val="1"/>
      <w:marLeft w:val="0"/>
      <w:marRight w:val="0"/>
      <w:marTop w:val="0"/>
      <w:marBottom w:val="0"/>
      <w:divBdr>
        <w:top w:val="none" w:sz="0" w:space="0" w:color="auto"/>
        <w:left w:val="none" w:sz="0" w:space="0" w:color="auto"/>
        <w:bottom w:val="none" w:sz="0" w:space="0" w:color="auto"/>
        <w:right w:val="none" w:sz="0" w:space="0" w:color="auto"/>
      </w:divBdr>
    </w:div>
    <w:div w:id="87627622">
      <w:bodyDiv w:val="1"/>
      <w:marLeft w:val="0"/>
      <w:marRight w:val="0"/>
      <w:marTop w:val="0"/>
      <w:marBottom w:val="0"/>
      <w:divBdr>
        <w:top w:val="none" w:sz="0" w:space="0" w:color="auto"/>
        <w:left w:val="none" w:sz="0" w:space="0" w:color="auto"/>
        <w:bottom w:val="none" w:sz="0" w:space="0" w:color="auto"/>
        <w:right w:val="none" w:sz="0" w:space="0" w:color="auto"/>
      </w:divBdr>
    </w:div>
    <w:div w:id="110516952">
      <w:bodyDiv w:val="1"/>
      <w:marLeft w:val="0"/>
      <w:marRight w:val="0"/>
      <w:marTop w:val="0"/>
      <w:marBottom w:val="0"/>
      <w:divBdr>
        <w:top w:val="none" w:sz="0" w:space="0" w:color="auto"/>
        <w:left w:val="none" w:sz="0" w:space="0" w:color="auto"/>
        <w:bottom w:val="none" w:sz="0" w:space="0" w:color="auto"/>
        <w:right w:val="none" w:sz="0" w:space="0" w:color="auto"/>
      </w:divBdr>
    </w:div>
    <w:div w:id="129565772">
      <w:bodyDiv w:val="1"/>
      <w:marLeft w:val="0"/>
      <w:marRight w:val="0"/>
      <w:marTop w:val="0"/>
      <w:marBottom w:val="0"/>
      <w:divBdr>
        <w:top w:val="none" w:sz="0" w:space="0" w:color="auto"/>
        <w:left w:val="none" w:sz="0" w:space="0" w:color="auto"/>
        <w:bottom w:val="none" w:sz="0" w:space="0" w:color="auto"/>
        <w:right w:val="none" w:sz="0" w:space="0" w:color="auto"/>
      </w:divBdr>
    </w:div>
    <w:div w:id="140536354">
      <w:bodyDiv w:val="1"/>
      <w:marLeft w:val="0"/>
      <w:marRight w:val="0"/>
      <w:marTop w:val="0"/>
      <w:marBottom w:val="0"/>
      <w:divBdr>
        <w:top w:val="none" w:sz="0" w:space="0" w:color="auto"/>
        <w:left w:val="none" w:sz="0" w:space="0" w:color="auto"/>
        <w:bottom w:val="none" w:sz="0" w:space="0" w:color="auto"/>
        <w:right w:val="none" w:sz="0" w:space="0" w:color="auto"/>
      </w:divBdr>
    </w:div>
    <w:div w:id="163788681">
      <w:bodyDiv w:val="1"/>
      <w:marLeft w:val="0"/>
      <w:marRight w:val="0"/>
      <w:marTop w:val="0"/>
      <w:marBottom w:val="0"/>
      <w:divBdr>
        <w:top w:val="none" w:sz="0" w:space="0" w:color="auto"/>
        <w:left w:val="none" w:sz="0" w:space="0" w:color="auto"/>
        <w:bottom w:val="none" w:sz="0" w:space="0" w:color="auto"/>
        <w:right w:val="none" w:sz="0" w:space="0" w:color="auto"/>
      </w:divBdr>
    </w:div>
    <w:div w:id="208300281">
      <w:bodyDiv w:val="1"/>
      <w:marLeft w:val="0"/>
      <w:marRight w:val="0"/>
      <w:marTop w:val="0"/>
      <w:marBottom w:val="0"/>
      <w:divBdr>
        <w:top w:val="none" w:sz="0" w:space="0" w:color="auto"/>
        <w:left w:val="none" w:sz="0" w:space="0" w:color="auto"/>
        <w:bottom w:val="none" w:sz="0" w:space="0" w:color="auto"/>
        <w:right w:val="none" w:sz="0" w:space="0" w:color="auto"/>
      </w:divBdr>
    </w:div>
    <w:div w:id="222571483">
      <w:bodyDiv w:val="1"/>
      <w:marLeft w:val="0"/>
      <w:marRight w:val="0"/>
      <w:marTop w:val="0"/>
      <w:marBottom w:val="0"/>
      <w:divBdr>
        <w:top w:val="none" w:sz="0" w:space="0" w:color="auto"/>
        <w:left w:val="none" w:sz="0" w:space="0" w:color="auto"/>
        <w:bottom w:val="none" w:sz="0" w:space="0" w:color="auto"/>
        <w:right w:val="none" w:sz="0" w:space="0" w:color="auto"/>
      </w:divBdr>
    </w:div>
    <w:div w:id="285813487">
      <w:bodyDiv w:val="1"/>
      <w:marLeft w:val="0"/>
      <w:marRight w:val="0"/>
      <w:marTop w:val="0"/>
      <w:marBottom w:val="0"/>
      <w:divBdr>
        <w:top w:val="none" w:sz="0" w:space="0" w:color="auto"/>
        <w:left w:val="none" w:sz="0" w:space="0" w:color="auto"/>
        <w:bottom w:val="none" w:sz="0" w:space="0" w:color="auto"/>
        <w:right w:val="none" w:sz="0" w:space="0" w:color="auto"/>
      </w:divBdr>
    </w:div>
    <w:div w:id="315764858">
      <w:bodyDiv w:val="1"/>
      <w:marLeft w:val="0"/>
      <w:marRight w:val="0"/>
      <w:marTop w:val="0"/>
      <w:marBottom w:val="0"/>
      <w:divBdr>
        <w:top w:val="none" w:sz="0" w:space="0" w:color="auto"/>
        <w:left w:val="none" w:sz="0" w:space="0" w:color="auto"/>
        <w:bottom w:val="none" w:sz="0" w:space="0" w:color="auto"/>
        <w:right w:val="none" w:sz="0" w:space="0" w:color="auto"/>
      </w:divBdr>
    </w:div>
    <w:div w:id="321813662">
      <w:bodyDiv w:val="1"/>
      <w:marLeft w:val="0"/>
      <w:marRight w:val="0"/>
      <w:marTop w:val="0"/>
      <w:marBottom w:val="0"/>
      <w:divBdr>
        <w:top w:val="none" w:sz="0" w:space="0" w:color="auto"/>
        <w:left w:val="none" w:sz="0" w:space="0" w:color="auto"/>
        <w:bottom w:val="none" w:sz="0" w:space="0" w:color="auto"/>
        <w:right w:val="none" w:sz="0" w:space="0" w:color="auto"/>
      </w:divBdr>
    </w:div>
    <w:div w:id="350960968">
      <w:bodyDiv w:val="1"/>
      <w:marLeft w:val="0"/>
      <w:marRight w:val="0"/>
      <w:marTop w:val="0"/>
      <w:marBottom w:val="0"/>
      <w:divBdr>
        <w:top w:val="none" w:sz="0" w:space="0" w:color="auto"/>
        <w:left w:val="none" w:sz="0" w:space="0" w:color="auto"/>
        <w:bottom w:val="none" w:sz="0" w:space="0" w:color="auto"/>
        <w:right w:val="none" w:sz="0" w:space="0" w:color="auto"/>
      </w:divBdr>
    </w:div>
    <w:div w:id="396825463">
      <w:bodyDiv w:val="1"/>
      <w:marLeft w:val="0"/>
      <w:marRight w:val="0"/>
      <w:marTop w:val="0"/>
      <w:marBottom w:val="0"/>
      <w:divBdr>
        <w:top w:val="none" w:sz="0" w:space="0" w:color="auto"/>
        <w:left w:val="none" w:sz="0" w:space="0" w:color="auto"/>
        <w:bottom w:val="none" w:sz="0" w:space="0" w:color="auto"/>
        <w:right w:val="none" w:sz="0" w:space="0" w:color="auto"/>
      </w:divBdr>
    </w:div>
    <w:div w:id="403534429">
      <w:bodyDiv w:val="1"/>
      <w:marLeft w:val="0"/>
      <w:marRight w:val="0"/>
      <w:marTop w:val="0"/>
      <w:marBottom w:val="0"/>
      <w:divBdr>
        <w:top w:val="none" w:sz="0" w:space="0" w:color="auto"/>
        <w:left w:val="none" w:sz="0" w:space="0" w:color="auto"/>
        <w:bottom w:val="none" w:sz="0" w:space="0" w:color="auto"/>
        <w:right w:val="none" w:sz="0" w:space="0" w:color="auto"/>
      </w:divBdr>
    </w:div>
    <w:div w:id="496266473">
      <w:bodyDiv w:val="1"/>
      <w:marLeft w:val="0"/>
      <w:marRight w:val="0"/>
      <w:marTop w:val="0"/>
      <w:marBottom w:val="0"/>
      <w:divBdr>
        <w:top w:val="none" w:sz="0" w:space="0" w:color="auto"/>
        <w:left w:val="none" w:sz="0" w:space="0" w:color="auto"/>
        <w:bottom w:val="none" w:sz="0" w:space="0" w:color="auto"/>
        <w:right w:val="none" w:sz="0" w:space="0" w:color="auto"/>
      </w:divBdr>
    </w:div>
    <w:div w:id="512766203">
      <w:bodyDiv w:val="1"/>
      <w:marLeft w:val="0"/>
      <w:marRight w:val="0"/>
      <w:marTop w:val="0"/>
      <w:marBottom w:val="0"/>
      <w:divBdr>
        <w:top w:val="none" w:sz="0" w:space="0" w:color="auto"/>
        <w:left w:val="none" w:sz="0" w:space="0" w:color="auto"/>
        <w:bottom w:val="none" w:sz="0" w:space="0" w:color="auto"/>
        <w:right w:val="none" w:sz="0" w:space="0" w:color="auto"/>
      </w:divBdr>
    </w:div>
    <w:div w:id="722024862">
      <w:bodyDiv w:val="1"/>
      <w:marLeft w:val="0"/>
      <w:marRight w:val="0"/>
      <w:marTop w:val="0"/>
      <w:marBottom w:val="0"/>
      <w:divBdr>
        <w:top w:val="none" w:sz="0" w:space="0" w:color="auto"/>
        <w:left w:val="none" w:sz="0" w:space="0" w:color="auto"/>
        <w:bottom w:val="none" w:sz="0" w:space="0" w:color="auto"/>
        <w:right w:val="none" w:sz="0" w:space="0" w:color="auto"/>
      </w:divBdr>
    </w:div>
    <w:div w:id="750394837">
      <w:bodyDiv w:val="1"/>
      <w:marLeft w:val="0"/>
      <w:marRight w:val="0"/>
      <w:marTop w:val="0"/>
      <w:marBottom w:val="0"/>
      <w:divBdr>
        <w:top w:val="none" w:sz="0" w:space="0" w:color="auto"/>
        <w:left w:val="none" w:sz="0" w:space="0" w:color="auto"/>
        <w:bottom w:val="none" w:sz="0" w:space="0" w:color="auto"/>
        <w:right w:val="none" w:sz="0" w:space="0" w:color="auto"/>
      </w:divBdr>
    </w:div>
    <w:div w:id="764881079">
      <w:bodyDiv w:val="1"/>
      <w:marLeft w:val="0"/>
      <w:marRight w:val="0"/>
      <w:marTop w:val="0"/>
      <w:marBottom w:val="0"/>
      <w:divBdr>
        <w:top w:val="none" w:sz="0" w:space="0" w:color="auto"/>
        <w:left w:val="none" w:sz="0" w:space="0" w:color="auto"/>
        <w:bottom w:val="none" w:sz="0" w:space="0" w:color="auto"/>
        <w:right w:val="none" w:sz="0" w:space="0" w:color="auto"/>
      </w:divBdr>
    </w:div>
    <w:div w:id="828978183">
      <w:bodyDiv w:val="1"/>
      <w:marLeft w:val="0"/>
      <w:marRight w:val="0"/>
      <w:marTop w:val="0"/>
      <w:marBottom w:val="0"/>
      <w:divBdr>
        <w:top w:val="none" w:sz="0" w:space="0" w:color="auto"/>
        <w:left w:val="none" w:sz="0" w:space="0" w:color="auto"/>
        <w:bottom w:val="none" w:sz="0" w:space="0" w:color="auto"/>
        <w:right w:val="none" w:sz="0" w:space="0" w:color="auto"/>
      </w:divBdr>
    </w:div>
    <w:div w:id="831145479">
      <w:bodyDiv w:val="1"/>
      <w:marLeft w:val="0"/>
      <w:marRight w:val="0"/>
      <w:marTop w:val="0"/>
      <w:marBottom w:val="0"/>
      <w:divBdr>
        <w:top w:val="none" w:sz="0" w:space="0" w:color="auto"/>
        <w:left w:val="none" w:sz="0" w:space="0" w:color="auto"/>
        <w:bottom w:val="none" w:sz="0" w:space="0" w:color="auto"/>
        <w:right w:val="none" w:sz="0" w:space="0" w:color="auto"/>
      </w:divBdr>
    </w:div>
    <w:div w:id="883830995">
      <w:bodyDiv w:val="1"/>
      <w:marLeft w:val="0"/>
      <w:marRight w:val="0"/>
      <w:marTop w:val="0"/>
      <w:marBottom w:val="0"/>
      <w:divBdr>
        <w:top w:val="none" w:sz="0" w:space="0" w:color="auto"/>
        <w:left w:val="none" w:sz="0" w:space="0" w:color="auto"/>
        <w:bottom w:val="none" w:sz="0" w:space="0" w:color="auto"/>
        <w:right w:val="none" w:sz="0" w:space="0" w:color="auto"/>
      </w:divBdr>
    </w:div>
    <w:div w:id="900025121">
      <w:bodyDiv w:val="1"/>
      <w:marLeft w:val="0"/>
      <w:marRight w:val="0"/>
      <w:marTop w:val="0"/>
      <w:marBottom w:val="0"/>
      <w:divBdr>
        <w:top w:val="none" w:sz="0" w:space="0" w:color="auto"/>
        <w:left w:val="none" w:sz="0" w:space="0" w:color="auto"/>
        <w:bottom w:val="none" w:sz="0" w:space="0" w:color="auto"/>
        <w:right w:val="none" w:sz="0" w:space="0" w:color="auto"/>
      </w:divBdr>
    </w:div>
    <w:div w:id="911542384">
      <w:bodyDiv w:val="1"/>
      <w:marLeft w:val="0"/>
      <w:marRight w:val="0"/>
      <w:marTop w:val="0"/>
      <w:marBottom w:val="0"/>
      <w:divBdr>
        <w:top w:val="none" w:sz="0" w:space="0" w:color="auto"/>
        <w:left w:val="none" w:sz="0" w:space="0" w:color="auto"/>
        <w:bottom w:val="none" w:sz="0" w:space="0" w:color="auto"/>
        <w:right w:val="none" w:sz="0" w:space="0" w:color="auto"/>
      </w:divBdr>
    </w:div>
    <w:div w:id="920874277">
      <w:bodyDiv w:val="1"/>
      <w:marLeft w:val="0"/>
      <w:marRight w:val="0"/>
      <w:marTop w:val="0"/>
      <w:marBottom w:val="0"/>
      <w:divBdr>
        <w:top w:val="none" w:sz="0" w:space="0" w:color="auto"/>
        <w:left w:val="none" w:sz="0" w:space="0" w:color="auto"/>
        <w:bottom w:val="none" w:sz="0" w:space="0" w:color="auto"/>
        <w:right w:val="none" w:sz="0" w:space="0" w:color="auto"/>
      </w:divBdr>
    </w:div>
    <w:div w:id="944575900">
      <w:bodyDiv w:val="1"/>
      <w:marLeft w:val="0"/>
      <w:marRight w:val="0"/>
      <w:marTop w:val="0"/>
      <w:marBottom w:val="0"/>
      <w:divBdr>
        <w:top w:val="none" w:sz="0" w:space="0" w:color="auto"/>
        <w:left w:val="none" w:sz="0" w:space="0" w:color="auto"/>
        <w:bottom w:val="none" w:sz="0" w:space="0" w:color="auto"/>
        <w:right w:val="none" w:sz="0" w:space="0" w:color="auto"/>
      </w:divBdr>
    </w:div>
    <w:div w:id="1022628436">
      <w:bodyDiv w:val="1"/>
      <w:marLeft w:val="0"/>
      <w:marRight w:val="0"/>
      <w:marTop w:val="0"/>
      <w:marBottom w:val="0"/>
      <w:divBdr>
        <w:top w:val="none" w:sz="0" w:space="0" w:color="auto"/>
        <w:left w:val="none" w:sz="0" w:space="0" w:color="auto"/>
        <w:bottom w:val="none" w:sz="0" w:space="0" w:color="auto"/>
        <w:right w:val="none" w:sz="0" w:space="0" w:color="auto"/>
      </w:divBdr>
    </w:div>
    <w:div w:id="1041831663">
      <w:bodyDiv w:val="1"/>
      <w:marLeft w:val="0"/>
      <w:marRight w:val="0"/>
      <w:marTop w:val="0"/>
      <w:marBottom w:val="0"/>
      <w:divBdr>
        <w:top w:val="none" w:sz="0" w:space="0" w:color="auto"/>
        <w:left w:val="none" w:sz="0" w:space="0" w:color="auto"/>
        <w:bottom w:val="none" w:sz="0" w:space="0" w:color="auto"/>
        <w:right w:val="none" w:sz="0" w:space="0" w:color="auto"/>
      </w:divBdr>
    </w:div>
    <w:div w:id="1072967307">
      <w:bodyDiv w:val="1"/>
      <w:marLeft w:val="0"/>
      <w:marRight w:val="0"/>
      <w:marTop w:val="0"/>
      <w:marBottom w:val="0"/>
      <w:divBdr>
        <w:top w:val="none" w:sz="0" w:space="0" w:color="auto"/>
        <w:left w:val="none" w:sz="0" w:space="0" w:color="auto"/>
        <w:bottom w:val="none" w:sz="0" w:space="0" w:color="auto"/>
        <w:right w:val="none" w:sz="0" w:space="0" w:color="auto"/>
      </w:divBdr>
    </w:div>
    <w:div w:id="1116604314">
      <w:bodyDiv w:val="1"/>
      <w:marLeft w:val="0"/>
      <w:marRight w:val="0"/>
      <w:marTop w:val="0"/>
      <w:marBottom w:val="0"/>
      <w:divBdr>
        <w:top w:val="none" w:sz="0" w:space="0" w:color="auto"/>
        <w:left w:val="none" w:sz="0" w:space="0" w:color="auto"/>
        <w:bottom w:val="none" w:sz="0" w:space="0" w:color="auto"/>
        <w:right w:val="none" w:sz="0" w:space="0" w:color="auto"/>
      </w:divBdr>
    </w:div>
    <w:div w:id="1118600355">
      <w:bodyDiv w:val="1"/>
      <w:marLeft w:val="0"/>
      <w:marRight w:val="0"/>
      <w:marTop w:val="0"/>
      <w:marBottom w:val="0"/>
      <w:divBdr>
        <w:top w:val="none" w:sz="0" w:space="0" w:color="auto"/>
        <w:left w:val="none" w:sz="0" w:space="0" w:color="auto"/>
        <w:bottom w:val="none" w:sz="0" w:space="0" w:color="auto"/>
        <w:right w:val="none" w:sz="0" w:space="0" w:color="auto"/>
      </w:divBdr>
    </w:div>
    <w:div w:id="1120799033">
      <w:bodyDiv w:val="1"/>
      <w:marLeft w:val="0"/>
      <w:marRight w:val="0"/>
      <w:marTop w:val="0"/>
      <w:marBottom w:val="0"/>
      <w:divBdr>
        <w:top w:val="none" w:sz="0" w:space="0" w:color="auto"/>
        <w:left w:val="none" w:sz="0" w:space="0" w:color="auto"/>
        <w:bottom w:val="none" w:sz="0" w:space="0" w:color="auto"/>
        <w:right w:val="none" w:sz="0" w:space="0" w:color="auto"/>
      </w:divBdr>
    </w:div>
    <w:div w:id="1161502344">
      <w:bodyDiv w:val="1"/>
      <w:marLeft w:val="0"/>
      <w:marRight w:val="0"/>
      <w:marTop w:val="0"/>
      <w:marBottom w:val="0"/>
      <w:divBdr>
        <w:top w:val="none" w:sz="0" w:space="0" w:color="auto"/>
        <w:left w:val="none" w:sz="0" w:space="0" w:color="auto"/>
        <w:bottom w:val="none" w:sz="0" w:space="0" w:color="auto"/>
        <w:right w:val="none" w:sz="0" w:space="0" w:color="auto"/>
      </w:divBdr>
    </w:div>
    <w:div w:id="1173955401">
      <w:bodyDiv w:val="1"/>
      <w:marLeft w:val="0"/>
      <w:marRight w:val="0"/>
      <w:marTop w:val="0"/>
      <w:marBottom w:val="0"/>
      <w:divBdr>
        <w:top w:val="none" w:sz="0" w:space="0" w:color="auto"/>
        <w:left w:val="none" w:sz="0" w:space="0" w:color="auto"/>
        <w:bottom w:val="none" w:sz="0" w:space="0" w:color="auto"/>
        <w:right w:val="none" w:sz="0" w:space="0" w:color="auto"/>
      </w:divBdr>
    </w:div>
    <w:div w:id="1215266538">
      <w:bodyDiv w:val="1"/>
      <w:marLeft w:val="0"/>
      <w:marRight w:val="0"/>
      <w:marTop w:val="0"/>
      <w:marBottom w:val="0"/>
      <w:divBdr>
        <w:top w:val="none" w:sz="0" w:space="0" w:color="auto"/>
        <w:left w:val="none" w:sz="0" w:space="0" w:color="auto"/>
        <w:bottom w:val="none" w:sz="0" w:space="0" w:color="auto"/>
        <w:right w:val="none" w:sz="0" w:space="0" w:color="auto"/>
      </w:divBdr>
    </w:div>
    <w:div w:id="1266235133">
      <w:bodyDiv w:val="1"/>
      <w:marLeft w:val="0"/>
      <w:marRight w:val="0"/>
      <w:marTop w:val="0"/>
      <w:marBottom w:val="0"/>
      <w:divBdr>
        <w:top w:val="none" w:sz="0" w:space="0" w:color="auto"/>
        <w:left w:val="none" w:sz="0" w:space="0" w:color="auto"/>
        <w:bottom w:val="none" w:sz="0" w:space="0" w:color="auto"/>
        <w:right w:val="none" w:sz="0" w:space="0" w:color="auto"/>
      </w:divBdr>
    </w:div>
    <w:div w:id="1285499098">
      <w:bodyDiv w:val="1"/>
      <w:marLeft w:val="0"/>
      <w:marRight w:val="0"/>
      <w:marTop w:val="0"/>
      <w:marBottom w:val="0"/>
      <w:divBdr>
        <w:top w:val="none" w:sz="0" w:space="0" w:color="auto"/>
        <w:left w:val="none" w:sz="0" w:space="0" w:color="auto"/>
        <w:bottom w:val="none" w:sz="0" w:space="0" w:color="auto"/>
        <w:right w:val="none" w:sz="0" w:space="0" w:color="auto"/>
      </w:divBdr>
    </w:div>
    <w:div w:id="1326468034">
      <w:bodyDiv w:val="1"/>
      <w:marLeft w:val="0"/>
      <w:marRight w:val="0"/>
      <w:marTop w:val="0"/>
      <w:marBottom w:val="0"/>
      <w:divBdr>
        <w:top w:val="none" w:sz="0" w:space="0" w:color="auto"/>
        <w:left w:val="none" w:sz="0" w:space="0" w:color="auto"/>
        <w:bottom w:val="none" w:sz="0" w:space="0" w:color="auto"/>
        <w:right w:val="none" w:sz="0" w:space="0" w:color="auto"/>
      </w:divBdr>
    </w:div>
    <w:div w:id="1341546028">
      <w:bodyDiv w:val="1"/>
      <w:marLeft w:val="0"/>
      <w:marRight w:val="0"/>
      <w:marTop w:val="0"/>
      <w:marBottom w:val="0"/>
      <w:divBdr>
        <w:top w:val="none" w:sz="0" w:space="0" w:color="auto"/>
        <w:left w:val="none" w:sz="0" w:space="0" w:color="auto"/>
        <w:bottom w:val="none" w:sz="0" w:space="0" w:color="auto"/>
        <w:right w:val="none" w:sz="0" w:space="0" w:color="auto"/>
      </w:divBdr>
    </w:div>
    <w:div w:id="1354458260">
      <w:bodyDiv w:val="1"/>
      <w:marLeft w:val="0"/>
      <w:marRight w:val="0"/>
      <w:marTop w:val="0"/>
      <w:marBottom w:val="0"/>
      <w:divBdr>
        <w:top w:val="none" w:sz="0" w:space="0" w:color="auto"/>
        <w:left w:val="none" w:sz="0" w:space="0" w:color="auto"/>
        <w:bottom w:val="none" w:sz="0" w:space="0" w:color="auto"/>
        <w:right w:val="none" w:sz="0" w:space="0" w:color="auto"/>
      </w:divBdr>
    </w:div>
    <w:div w:id="1370833031">
      <w:bodyDiv w:val="1"/>
      <w:marLeft w:val="0"/>
      <w:marRight w:val="0"/>
      <w:marTop w:val="0"/>
      <w:marBottom w:val="0"/>
      <w:divBdr>
        <w:top w:val="none" w:sz="0" w:space="0" w:color="auto"/>
        <w:left w:val="none" w:sz="0" w:space="0" w:color="auto"/>
        <w:bottom w:val="none" w:sz="0" w:space="0" w:color="auto"/>
        <w:right w:val="none" w:sz="0" w:space="0" w:color="auto"/>
      </w:divBdr>
    </w:div>
    <w:div w:id="1413503107">
      <w:bodyDiv w:val="1"/>
      <w:marLeft w:val="0"/>
      <w:marRight w:val="0"/>
      <w:marTop w:val="0"/>
      <w:marBottom w:val="0"/>
      <w:divBdr>
        <w:top w:val="none" w:sz="0" w:space="0" w:color="auto"/>
        <w:left w:val="none" w:sz="0" w:space="0" w:color="auto"/>
        <w:bottom w:val="none" w:sz="0" w:space="0" w:color="auto"/>
        <w:right w:val="none" w:sz="0" w:space="0" w:color="auto"/>
      </w:divBdr>
    </w:div>
    <w:div w:id="1448086640">
      <w:bodyDiv w:val="1"/>
      <w:marLeft w:val="0"/>
      <w:marRight w:val="0"/>
      <w:marTop w:val="0"/>
      <w:marBottom w:val="0"/>
      <w:divBdr>
        <w:top w:val="none" w:sz="0" w:space="0" w:color="auto"/>
        <w:left w:val="none" w:sz="0" w:space="0" w:color="auto"/>
        <w:bottom w:val="none" w:sz="0" w:space="0" w:color="auto"/>
        <w:right w:val="none" w:sz="0" w:space="0" w:color="auto"/>
      </w:divBdr>
    </w:div>
    <w:div w:id="1503352839">
      <w:bodyDiv w:val="1"/>
      <w:marLeft w:val="0"/>
      <w:marRight w:val="0"/>
      <w:marTop w:val="0"/>
      <w:marBottom w:val="0"/>
      <w:divBdr>
        <w:top w:val="none" w:sz="0" w:space="0" w:color="auto"/>
        <w:left w:val="none" w:sz="0" w:space="0" w:color="auto"/>
        <w:bottom w:val="none" w:sz="0" w:space="0" w:color="auto"/>
        <w:right w:val="none" w:sz="0" w:space="0" w:color="auto"/>
      </w:divBdr>
    </w:div>
    <w:div w:id="1539658076">
      <w:bodyDiv w:val="1"/>
      <w:marLeft w:val="0"/>
      <w:marRight w:val="0"/>
      <w:marTop w:val="0"/>
      <w:marBottom w:val="0"/>
      <w:divBdr>
        <w:top w:val="none" w:sz="0" w:space="0" w:color="auto"/>
        <w:left w:val="none" w:sz="0" w:space="0" w:color="auto"/>
        <w:bottom w:val="none" w:sz="0" w:space="0" w:color="auto"/>
        <w:right w:val="none" w:sz="0" w:space="0" w:color="auto"/>
      </w:divBdr>
    </w:div>
    <w:div w:id="1562254525">
      <w:bodyDiv w:val="1"/>
      <w:marLeft w:val="0"/>
      <w:marRight w:val="0"/>
      <w:marTop w:val="0"/>
      <w:marBottom w:val="0"/>
      <w:divBdr>
        <w:top w:val="none" w:sz="0" w:space="0" w:color="auto"/>
        <w:left w:val="none" w:sz="0" w:space="0" w:color="auto"/>
        <w:bottom w:val="none" w:sz="0" w:space="0" w:color="auto"/>
        <w:right w:val="none" w:sz="0" w:space="0" w:color="auto"/>
      </w:divBdr>
    </w:div>
    <w:div w:id="1694843697">
      <w:bodyDiv w:val="1"/>
      <w:marLeft w:val="0"/>
      <w:marRight w:val="0"/>
      <w:marTop w:val="0"/>
      <w:marBottom w:val="0"/>
      <w:divBdr>
        <w:top w:val="none" w:sz="0" w:space="0" w:color="auto"/>
        <w:left w:val="none" w:sz="0" w:space="0" w:color="auto"/>
        <w:bottom w:val="none" w:sz="0" w:space="0" w:color="auto"/>
        <w:right w:val="none" w:sz="0" w:space="0" w:color="auto"/>
      </w:divBdr>
    </w:div>
    <w:div w:id="1711226989">
      <w:bodyDiv w:val="1"/>
      <w:marLeft w:val="0"/>
      <w:marRight w:val="0"/>
      <w:marTop w:val="0"/>
      <w:marBottom w:val="0"/>
      <w:divBdr>
        <w:top w:val="none" w:sz="0" w:space="0" w:color="auto"/>
        <w:left w:val="none" w:sz="0" w:space="0" w:color="auto"/>
        <w:bottom w:val="none" w:sz="0" w:space="0" w:color="auto"/>
        <w:right w:val="none" w:sz="0" w:space="0" w:color="auto"/>
      </w:divBdr>
    </w:div>
    <w:div w:id="1720089778">
      <w:bodyDiv w:val="1"/>
      <w:marLeft w:val="0"/>
      <w:marRight w:val="0"/>
      <w:marTop w:val="0"/>
      <w:marBottom w:val="0"/>
      <w:divBdr>
        <w:top w:val="none" w:sz="0" w:space="0" w:color="auto"/>
        <w:left w:val="none" w:sz="0" w:space="0" w:color="auto"/>
        <w:bottom w:val="none" w:sz="0" w:space="0" w:color="auto"/>
        <w:right w:val="none" w:sz="0" w:space="0" w:color="auto"/>
      </w:divBdr>
    </w:div>
    <w:div w:id="1732925988">
      <w:bodyDiv w:val="1"/>
      <w:marLeft w:val="0"/>
      <w:marRight w:val="0"/>
      <w:marTop w:val="0"/>
      <w:marBottom w:val="0"/>
      <w:divBdr>
        <w:top w:val="none" w:sz="0" w:space="0" w:color="auto"/>
        <w:left w:val="none" w:sz="0" w:space="0" w:color="auto"/>
        <w:bottom w:val="none" w:sz="0" w:space="0" w:color="auto"/>
        <w:right w:val="none" w:sz="0" w:space="0" w:color="auto"/>
      </w:divBdr>
    </w:div>
    <w:div w:id="1780025528">
      <w:bodyDiv w:val="1"/>
      <w:marLeft w:val="0"/>
      <w:marRight w:val="0"/>
      <w:marTop w:val="0"/>
      <w:marBottom w:val="0"/>
      <w:divBdr>
        <w:top w:val="none" w:sz="0" w:space="0" w:color="auto"/>
        <w:left w:val="none" w:sz="0" w:space="0" w:color="auto"/>
        <w:bottom w:val="none" w:sz="0" w:space="0" w:color="auto"/>
        <w:right w:val="none" w:sz="0" w:space="0" w:color="auto"/>
      </w:divBdr>
    </w:div>
    <w:div w:id="1809280980">
      <w:bodyDiv w:val="1"/>
      <w:marLeft w:val="0"/>
      <w:marRight w:val="0"/>
      <w:marTop w:val="0"/>
      <w:marBottom w:val="0"/>
      <w:divBdr>
        <w:top w:val="none" w:sz="0" w:space="0" w:color="auto"/>
        <w:left w:val="none" w:sz="0" w:space="0" w:color="auto"/>
        <w:bottom w:val="none" w:sz="0" w:space="0" w:color="auto"/>
        <w:right w:val="none" w:sz="0" w:space="0" w:color="auto"/>
      </w:divBdr>
    </w:div>
    <w:div w:id="1815676792">
      <w:bodyDiv w:val="1"/>
      <w:marLeft w:val="0"/>
      <w:marRight w:val="0"/>
      <w:marTop w:val="0"/>
      <w:marBottom w:val="0"/>
      <w:divBdr>
        <w:top w:val="none" w:sz="0" w:space="0" w:color="auto"/>
        <w:left w:val="none" w:sz="0" w:space="0" w:color="auto"/>
        <w:bottom w:val="none" w:sz="0" w:space="0" w:color="auto"/>
        <w:right w:val="none" w:sz="0" w:space="0" w:color="auto"/>
      </w:divBdr>
    </w:div>
    <w:div w:id="1879851551">
      <w:bodyDiv w:val="1"/>
      <w:marLeft w:val="0"/>
      <w:marRight w:val="0"/>
      <w:marTop w:val="0"/>
      <w:marBottom w:val="0"/>
      <w:divBdr>
        <w:top w:val="none" w:sz="0" w:space="0" w:color="auto"/>
        <w:left w:val="none" w:sz="0" w:space="0" w:color="auto"/>
        <w:bottom w:val="none" w:sz="0" w:space="0" w:color="auto"/>
        <w:right w:val="none" w:sz="0" w:space="0" w:color="auto"/>
      </w:divBdr>
    </w:div>
    <w:div w:id="1889950769">
      <w:bodyDiv w:val="1"/>
      <w:marLeft w:val="0"/>
      <w:marRight w:val="0"/>
      <w:marTop w:val="0"/>
      <w:marBottom w:val="0"/>
      <w:divBdr>
        <w:top w:val="none" w:sz="0" w:space="0" w:color="auto"/>
        <w:left w:val="none" w:sz="0" w:space="0" w:color="auto"/>
        <w:bottom w:val="none" w:sz="0" w:space="0" w:color="auto"/>
        <w:right w:val="none" w:sz="0" w:space="0" w:color="auto"/>
      </w:divBdr>
    </w:div>
    <w:div w:id="1900634152">
      <w:bodyDiv w:val="1"/>
      <w:marLeft w:val="0"/>
      <w:marRight w:val="0"/>
      <w:marTop w:val="0"/>
      <w:marBottom w:val="0"/>
      <w:divBdr>
        <w:top w:val="none" w:sz="0" w:space="0" w:color="auto"/>
        <w:left w:val="none" w:sz="0" w:space="0" w:color="auto"/>
        <w:bottom w:val="none" w:sz="0" w:space="0" w:color="auto"/>
        <w:right w:val="none" w:sz="0" w:space="0" w:color="auto"/>
      </w:divBdr>
    </w:div>
    <w:div w:id="1963489041">
      <w:bodyDiv w:val="1"/>
      <w:marLeft w:val="0"/>
      <w:marRight w:val="0"/>
      <w:marTop w:val="0"/>
      <w:marBottom w:val="0"/>
      <w:divBdr>
        <w:top w:val="none" w:sz="0" w:space="0" w:color="auto"/>
        <w:left w:val="none" w:sz="0" w:space="0" w:color="auto"/>
        <w:bottom w:val="none" w:sz="0" w:space="0" w:color="auto"/>
        <w:right w:val="none" w:sz="0" w:space="0" w:color="auto"/>
      </w:divBdr>
    </w:div>
    <w:div w:id="208938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201235-53C2-486C-A286-C79D1BE39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29</Pages>
  <Words>5987</Words>
  <Characters>34132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40039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Stephanie Fenner</cp:lastModifiedBy>
  <cp:revision>9</cp:revision>
  <dcterms:created xsi:type="dcterms:W3CDTF">2015-03-20T13:45:00Z</dcterms:created>
  <dcterms:modified xsi:type="dcterms:W3CDTF">2015-03-20T16:42:00Z</dcterms:modified>
</cp:coreProperties>
</file>