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heme="majorHAnsi" w:eastAsiaTheme="majorEastAsia" w:hAnsiTheme="majorHAnsi" w:cstheme="majorBidi"/>
        </w:rPr>
        <w:id w:val="-1875846176"/>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72"/>
          </w:tblGrid>
          <w:tr w:rsidR="00C70933">
            <w:sdt>
              <w:sdtPr>
                <w:rPr>
                  <w:rFonts w:asciiTheme="majorHAnsi" w:eastAsiaTheme="majorEastAsia" w:hAnsiTheme="majorHAnsi" w:cstheme="majorBidi"/>
                </w:rPr>
                <w:alias w:val="Company"/>
                <w:id w:val="13406915"/>
                <w:dataBinding w:prefixMappings="xmlns:ns0='http://schemas.openxmlformats.org/officeDocument/2006/extended-properties'" w:xpath="/ns0:Properties[1]/ns0:Company[1]" w:storeItemID="{6668398D-A668-4E3E-A5EB-62B293D839F1}"/>
                <w:text/>
              </w:sdtPr>
              <w:sdtEndPr>
                <w:rPr>
                  <w:sz w:val="40"/>
                  <w:szCs w:val="40"/>
                </w:rPr>
              </w:sdtEndPr>
              <w:sdtContent>
                <w:tc>
                  <w:tcPr>
                    <w:tcW w:w="7672" w:type="dxa"/>
                    <w:tcMar>
                      <w:top w:w="216" w:type="dxa"/>
                      <w:left w:w="115" w:type="dxa"/>
                      <w:bottom w:w="216" w:type="dxa"/>
                      <w:right w:w="115" w:type="dxa"/>
                    </w:tcMar>
                  </w:tcPr>
                  <w:p w:rsidR="00C70933" w:rsidRDefault="00C70933" w:rsidP="00C70933">
                    <w:pPr>
                      <w:pStyle w:val="NoSpacing"/>
                      <w:rPr>
                        <w:rFonts w:asciiTheme="majorHAnsi" w:eastAsiaTheme="majorEastAsia" w:hAnsiTheme="majorHAnsi" w:cstheme="majorBidi"/>
                      </w:rPr>
                    </w:pPr>
                    <w:r w:rsidRPr="00C70933">
                      <w:rPr>
                        <w:rFonts w:asciiTheme="majorHAnsi" w:eastAsiaTheme="majorEastAsia" w:hAnsiTheme="majorHAnsi" w:cstheme="majorBidi"/>
                        <w:sz w:val="40"/>
                        <w:szCs w:val="40"/>
                      </w:rPr>
                      <w:t>Center for International Forestry Research</w:t>
                    </w:r>
                  </w:p>
                </w:tc>
              </w:sdtContent>
            </w:sdt>
          </w:tr>
          <w:tr w:rsidR="00C70933">
            <w:tc>
              <w:tcPr>
                <w:tcW w:w="7672" w:type="dxa"/>
              </w:tcPr>
              <w:sdt>
                <w:sdtPr>
                  <w:rPr>
                    <w:rFonts w:asciiTheme="majorHAnsi" w:eastAsiaTheme="majorEastAsia" w:hAnsiTheme="majorHAnsi" w:cstheme="majorBidi"/>
                    <w:color w:val="4F81BD" w:themeColor="accent1"/>
                    <w:sz w:val="56"/>
                    <w:szCs w:val="56"/>
                  </w:rPr>
                  <w:alias w:val="Title"/>
                  <w:id w:val="13406919"/>
                  <w:dataBinding w:prefixMappings="xmlns:ns0='http://schemas.openxmlformats.org/package/2006/metadata/core-properties' xmlns:ns1='http://purl.org/dc/elements/1.1/'" w:xpath="/ns0:coreProperties[1]/ns1:title[1]" w:storeItemID="{6C3C8BC8-F283-45AE-878A-BAB7291924A1}"/>
                  <w:text/>
                </w:sdtPr>
                <w:sdtEndPr/>
                <w:sdtContent>
                  <w:p w:rsidR="00C70933" w:rsidRDefault="00C70933" w:rsidP="00C70933">
                    <w:pPr>
                      <w:pStyle w:val="NoSpacing"/>
                      <w:rPr>
                        <w:rFonts w:asciiTheme="majorHAnsi" w:eastAsiaTheme="majorEastAsia" w:hAnsiTheme="majorHAnsi" w:cstheme="majorBidi"/>
                        <w:color w:val="4F81BD" w:themeColor="accent1"/>
                        <w:sz w:val="80"/>
                        <w:szCs w:val="80"/>
                      </w:rPr>
                    </w:pPr>
                    <w:r w:rsidRPr="003F1E86">
                      <w:rPr>
                        <w:rFonts w:asciiTheme="majorHAnsi" w:eastAsiaTheme="majorEastAsia" w:hAnsiTheme="majorHAnsi" w:cstheme="majorBidi"/>
                        <w:color w:val="4F81BD" w:themeColor="accent1"/>
                        <w:sz w:val="56"/>
                        <w:szCs w:val="56"/>
                      </w:rPr>
                      <w:t>Social Resear</w:t>
                    </w:r>
                    <w:r w:rsidR="003F1E86" w:rsidRPr="003F1E86">
                      <w:rPr>
                        <w:rFonts w:asciiTheme="majorHAnsi" w:eastAsiaTheme="majorEastAsia" w:hAnsiTheme="majorHAnsi" w:cstheme="majorBidi"/>
                        <w:color w:val="4F81BD" w:themeColor="accent1"/>
                        <w:sz w:val="56"/>
                        <w:szCs w:val="56"/>
                      </w:rPr>
                      <w:t xml:space="preserve">ch Tools for the </w:t>
                    </w:r>
                    <w:proofErr w:type="spellStart"/>
                    <w:r w:rsidR="003F1E86" w:rsidRPr="003F1E86">
                      <w:rPr>
                        <w:rFonts w:asciiTheme="majorHAnsi" w:eastAsiaTheme="majorEastAsia" w:hAnsiTheme="majorHAnsi" w:cstheme="majorBidi"/>
                        <w:color w:val="4F81BD" w:themeColor="accent1"/>
                        <w:sz w:val="56"/>
                        <w:szCs w:val="56"/>
                      </w:rPr>
                      <w:t>Nyimba</w:t>
                    </w:r>
                    <w:proofErr w:type="spellEnd"/>
                    <w:r w:rsidR="003F1E86" w:rsidRPr="003F1E86">
                      <w:rPr>
                        <w:rFonts w:asciiTheme="majorHAnsi" w:eastAsiaTheme="majorEastAsia" w:hAnsiTheme="majorHAnsi" w:cstheme="majorBidi"/>
                        <w:color w:val="4F81BD" w:themeColor="accent1"/>
                        <w:sz w:val="56"/>
                        <w:szCs w:val="56"/>
                      </w:rPr>
                      <w:t xml:space="preserve"> Forest Project</w:t>
                    </w:r>
                  </w:p>
                </w:sdtContent>
              </w:sdt>
            </w:tc>
          </w:tr>
          <w:tr w:rsidR="00C70933">
            <w:sdt>
              <w:sdtPr>
                <w:rPr>
                  <w:rFonts w:asciiTheme="majorHAnsi" w:eastAsiaTheme="majorEastAsia" w:hAnsiTheme="majorHAnsi" w:cstheme="majorBidi"/>
                </w:rPr>
                <w:alias w:val="Subtitle"/>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C70933" w:rsidRDefault="003F1E86" w:rsidP="003F1E86">
                    <w:pPr>
                      <w:pStyle w:val="NoSpacing"/>
                      <w:rPr>
                        <w:rFonts w:asciiTheme="majorHAnsi" w:eastAsiaTheme="majorEastAsia" w:hAnsiTheme="majorHAnsi" w:cstheme="majorBidi"/>
                      </w:rPr>
                    </w:pPr>
                    <w:r>
                      <w:rPr>
                        <w:rFonts w:asciiTheme="majorHAnsi" w:eastAsiaTheme="majorEastAsia" w:hAnsiTheme="majorHAnsi" w:cstheme="majorBidi"/>
                      </w:rPr>
                      <w:t xml:space="preserve">Tools include Questionnaires, Interview guides and </w:t>
                    </w:r>
                    <w:r w:rsidR="008E7C96">
                      <w:rPr>
                        <w:rFonts w:asciiTheme="majorHAnsi" w:eastAsiaTheme="majorEastAsia" w:hAnsiTheme="majorHAnsi" w:cstheme="majorBidi"/>
                      </w:rPr>
                      <w:t>Focus Group discussion questions</w:t>
                    </w:r>
                  </w:p>
                </w:tc>
              </w:sdtContent>
            </w:sdt>
          </w:tr>
        </w:tbl>
        <w:p w:rsidR="00C70933" w:rsidRDefault="00C70933"/>
        <w:p w:rsidR="00C70933" w:rsidRDefault="00C70933"/>
        <w:tbl>
          <w:tblPr>
            <w:tblpPr w:leftFromText="187" w:rightFromText="187" w:horzAnchor="margin" w:tblpXSpec="center" w:tblpYSpec="bottom"/>
            <w:tblW w:w="4000" w:type="pct"/>
            <w:tblLook w:val="04A0" w:firstRow="1" w:lastRow="0" w:firstColumn="1" w:lastColumn="0" w:noHBand="0" w:noVBand="1"/>
          </w:tblPr>
          <w:tblGrid>
            <w:gridCol w:w="7672"/>
          </w:tblGrid>
          <w:tr w:rsidR="00C70933">
            <w:tc>
              <w:tcPr>
                <w:tcW w:w="7672"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EndPr/>
                <w:sdtContent>
                  <w:p w:rsidR="00C70933" w:rsidRDefault="00C70933">
                    <w:pPr>
                      <w:pStyle w:val="NoSpacing"/>
                      <w:rPr>
                        <w:color w:val="4F81BD" w:themeColor="accent1"/>
                      </w:rPr>
                    </w:pPr>
                    <w:r>
                      <w:rPr>
                        <w:color w:val="4F81BD" w:themeColor="accent1"/>
                      </w:rPr>
                      <w:t>CIFOR Zambia</w:t>
                    </w:r>
                  </w:p>
                </w:sdtContent>
              </w:sdt>
              <w:p w:rsidR="00C70933" w:rsidRDefault="00764494">
                <w:pPr>
                  <w:pStyle w:val="NoSpacing"/>
                  <w:rPr>
                    <w:color w:val="4F81BD" w:themeColor="accent1"/>
                  </w:rPr>
                </w:pPr>
                <w:r>
                  <w:rPr>
                    <w:color w:val="4F81BD" w:themeColor="accent1"/>
                  </w:rPr>
                  <w:t>May 2013</w:t>
                </w:r>
              </w:p>
            </w:tc>
          </w:tr>
        </w:tbl>
        <w:p w:rsidR="00C70933" w:rsidRDefault="00C70933"/>
        <w:p w:rsidR="00C70933" w:rsidRDefault="00C70933">
          <w:r>
            <w:br w:type="page"/>
          </w:r>
        </w:p>
      </w:sdtContent>
    </w:sdt>
    <w:p w:rsidR="00BA7BD5" w:rsidRPr="000749D5" w:rsidRDefault="000749D5" w:rsidP="00947359">
      <w:pPr>
        <w:jc w:val="both"/>
        <w:rPr>
          <w:b/>
        </w:rPr>
      </w:pPr>
      <w:r w:rsidRPr="000749D5">
        <w:rPr>
          <w:b/>
        </w:rPr>
        <w:lastRenderedPageBreak/>
        <w:t>ACRONMYS</w:t>
      </w:r>
    </w:p>
    <w:p w:rsidR="000749D5" w:rsidRPr="000749D5" w:rsidRDefault="000749D5" w:rsidP="00947359">
      <w:pPr>
        <w:jc w:val="both"/>
      </w:pPr>
      <w:r w:rsidRPr="000749D5">
        <w:t>CIFOR</w:t>
      </w:r>
      <w:r w:rsidRPr="000749D5">
        <w:tab/>
      </w:r>
      <w:r w:rsidRPr="000749D5">
        <w:tab/>
        <w:t xml:space="preserve"> Center for International Forestry Research </w:t>
      </w:r>
    </w:p>
    <w:p w:rsidR="00BA7BD5" w:rsidRPr="000749D5" w:rsidRDefault="00BA7BD5" w:rsidP="00947359">
      <w:pPr>
        <w:jc w:val="both"/>
      </w:pPr>
      <w:r w:rsidRPr="000749D5">
        <w:t>CYC</w:t>
      </w:r>
      <w:r w:rsidRPr="000749D5">
        <w:tab/>
      </w:r>
      <w:r w:rsidRPr="000749D5">
        <w:tab/>
        <w:t xml:space="preserve">Community Youth Concerns </w:t>
      </w:r>
    </w:p>
    <w:p w:rsidR="00BA7BD5" w:rsidRPr="000749D5" w:rsidRDefault="00BA7BD5" w:rsidP="00BA7BD5">
      <w:pPr>
        <w:jc w:val="both"/>
      </w:pPr>
      <w:r w:rsidRPr="000749D5">
        <w:t xml:space="preserve">COMACO </w:t>
      </w:r>
      <w:r w:rsidRPr="000749D5">
        <w:tab/>
        <w:t xml:space="preserve">Community Markets for Conservation </w:t>
      </w:r>
    </w:p>
    <w:p w:rsidR="00BA7BD5" w:rsidRPr="000749D5" w:rsidRDefault="00BA7BD5" w:rsidP="00947359">
      <w:pPr>
        <w:jc w:val="both"/>
      </w:pPr>
      <w:r w:rsidRPr="000749D5">
        <w:t xml:space="preserve">DWDA </w:t>
      </w:r>
      <w:r w:rsidRPr="000749D5">
        <w:tab/>
      </w:r>
      <w:r w:rsidRPr="000749D5">
        <w:tab/>
        <w:t xml:space="preserve">District Women Development Association </w:t>
      </w:r>
    </w:p>
    <w:p w:rsidR="00BA7BD5" w:rsidRPr="000749D5" w:rsidRDefault="00BA7BD5" w:rsidP="00BA7BD5">
      <w:pPr>
        <w:jc w:val="both"/>
      </w:pPr>
      <w:r w:rsidRPr="000749D5">
        <w:t>FLES</w:t>
      </w:r>
      <w:r w:rsidRPr="000749D5">
        <w:tab/>
      </w:r>
      <w:r w:rsidRPr="000749D5">
        <w:tab/>
        <w:t>Forest Livelihood and Economic Survey</w:t>
      </w:r>
    </w:p>
    <w:p w:rsidR="00BA7BD5" w:rsidRPr="000749D5" w:rsidRDefault="00BA7BD5" w:rsidP="00BA7BD5">
      <w:pPr>
        <w:jc w:val="both"/>
      </w:pPr>
      <w:r w:rsidRPr="000749D5">
        <w:t>MRV</w:t>
      </w:r>
      <w:r w:rsidRPr="000749D5">
        <w:tab/>
      </w:r>
      <w:r w:rsidRPr="000749D5">
        <w:tab/>
        <w:t xml:space="preserve"> Measuring, Reporting, and Verification </w:t>
      </w:r>
    </w:p>
    <w:p w:rsidR="00BA7BD5" w:rsidRPr="000749D5" w:rsidRDefault="00BA7BD5" w:rsidP="00BA7BD5">
      <w:pPr>
        <w:jc w:val="both"/>
      </w:pPr>
      <w:r w:rsidRPr="000749D5">
        <w:t xml:space="preserve">REDD </w:t>
      </w:r>
      <w:r w:rsidRPr="000749D5">
        <w:tab/>
      </w:r>
      <w:r w:rsidRPr="000749D5">
        <w:tab/>
        <w:t>Reducing Emissions from Deforestation and Forest Degradation</w:t>
      </w:r>
    </w:p>
    <w:p w:rsidR="000749D5" w:rsidRPr="000749D5" w:rsidRDefault="000749D5" w:rsidP="00BA7BD5">
      <w:pPr>
        <w:jc w:val="both"/>
      </w:pPr>
      <w:r w:rsidRPr="000749D5">
        <w:t xml:space="preserve">USAID </w:t>
      </w:r>
      <w:r w:rsidRPr="000749D5">
        <w:tab/>
      </w:r>
      <w:r w:rsidRPr="000749D5">
        <w:tab/>
        <w:t>United States Agency for International Development ()</w:t>
      </w:r>
    </w:p>
    <w:p w:rsidR="00BA7BD5" w:rsidRPr="000749D5" w:rsidRDefault="00BA7BD5" w:rsidP="00BA7BD5">
      <w:pPr>
        <w:jc w:val="both"/>
      </w:pPr>
      <w:r w:rsidRPr="000749D5">
        <w:t>VBRs</w:t>
      </w:r>
      <w:r w:rsidRPr="000749D5">
        <w:tab/>
      </w:r>
      <w:r w:rsidRPr="000749D5">
        <w:tab/>
        <w:t xml:space="preserve">Village Based Researchers </w:t>
      </w:r>
    </w:p>
    <w:p w:rsidR="00BA7BD5" w:rsidRPr="000749D5" w:rsidRDefault="00BA7BD5" w:rsidP="00947359">
      <w:pPr>
        <w:jc w:val="both"/>
      </w:pPr>
    </w:p>
    <w:p w:rsidR="00BA7BD5" w:rsidRDefault="00BA7B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pPr>
    </w:p>
    <w:p w:rsidR="000749D5" w:rsidRDefault="000749D5" w:rsidP="00947359">
      <w:pPr>
        <w:jc w:val="both"/>
        <w:sectPr w:rsidR="000749D5" w:rsidSect="00486F2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60"/>
        </w:sectPr>
      </w:pPr>
    </w:p>
    <w:p w:rsidR="0051207C" w:rsidRPr="0019768F" w:rsidRDefault="00AE42DF" w:rsidP="00947359">
      <w:pPr>
        <w:jc w:val="both"/>
        <w:rPr>
          <w:b/>
        </w:rPr>
      </w:pPr>
      <w:r w:rsidRPr="0019768F">
        <w:rPr>
          <w:b/>
        </w:rPr>
        <w:lastRenderedPageBreak/>
        <w:t>INTRODUCTION</w:t>
      </w:r>
    </w:p>
    <w:p w:rsidR="00AE42DF" w:rsidRPr="00947359" w:rsidRDefault="00AE42DF" w:rsidP="00947359">
      <w:pPr>
        <w:jc w:val="both"/>
      </w:pPr>
      <w:r w:rsidRPr="00947359">
        <w:t xml:space="preserve">The </w:t>
      </w:r>
      <w:r w:rsidR="000749D5" w:rsidRPr="000749D5">
        <w:t>United States Agency for International Development (USAID)</w:t>
      </w:r>
      <w:r w:rsidR="003D2663">
        <w:t xml:space="preserve"> funded </w:t>
      </w:r>
      <w:proofErr w:type="spellStart"/>
      <w:r w:rsidRPr="00947359">
        <w:t>Nyimba</w:t>
      </w:r>
      <w:proofErr w:type="spellEnd"/>
      <w:r w:rsidRPr="00947359">
        <w:t xml:space="preserve"> Forest Project is designed to develop and test models for Measuring, Reporting, and Verification (MRV) that can inform REDD</w:t>
      </w:r>
      <w:r w:rsidRPr="00947359">
        <w:rPr>
          <w:rStyle w:val="FootnoteReference"/>
        </w:rPr>
        <w:footnoteReference w:id="1"/>
      </w:r>
      <w:r w:rsidRPr="00947359">
        <w:t>+ initiatives of the Gove</w:t>
      </w:r>
      <w:r w:rsidR="00D9280E">
        <w:t xml:space="preserve">rnment of Zambia. </w:t>
      </w:r>
      <w:r w:rsidR="000749D5">
        <w:t xml:space="preserve">The project is implemented by Center for International Forestry Research (CIFOR). </w:t>
      </w:r>
      <w:r w:rsidR="00D9280E">
        <w:t>T</w:t>
      </w:r>
      <w:r w:rsidRPr="00947359">
        <w:t xml:space="preserve">he goal of MRV is the implementation of a robust forest monitoring system that can detect changes in forest structure over a </w:t>
      </w:r>
      <w:r w:rsidR="00D9280E" w:rsidRPr="00947359">
        <w:t xml:space="preserve">period </w:t>
      </w:r>
      <w:r w:rsidRPr="00947359">
        <w:t xml:space="preserve">time. As MRV for REDD+ relates directly to forest carbon and Greenhouse Gas emissions, the main parameter of interest is forest biomass. </w:t>
      </w:r>
      <w:r w:rsidR="00C4066C">
        <w:t>Social and economic conditions of people in a particular area especially forest dependents communities have an effect on the changes that take place within the forests. Therefore, u</w:t>
      </w:r>
      <w:r w:rsidRPr="00947359">
        <w:t xml:space="preserve">nderstanding the nature of this change and how it relates to socio-economic factors at village levels is a key component of REDD+ strategies. </w:t>
      </w:r>
    </w:p>
    <w:p w:rsidR="00881B11" w:rsidRPr="00235397" w:rsidRDefault="00AE42DF" w:rsidP="00947359">
      <w:pPr>
        <w:jc w:val="both"/>
        <w:rPr>
          <w:b/>
        </w:rPr>
      </w:pPr>
      <w:r w:rsidRPr="00235397">
        <w:rPr>
          <w:b/>
        </w:rPr>
        <w:t>Problem</w:t>
      </w:r>
      <w:r w:rsidR="00881B11" w:rsidRPr="00235397">
        <w:rPr>
          <w:b/>
        </w:rPr>
        <w:t xml:space="preserve"> statement</w:t>
      </w:r>
    </w:p>
    <w:p w:rsidR="00AE42DF" w:rsidRPr="00947359" w:rsidRDefault="00881B11" w:rsidP="0085571A">
      <w:pPr>
        <w:pStyle w:val="ListParagraph"/>
        <w:numPr>
          <w:ilvl w:val="0"/>
          <w:numId w:val="7"/>
        </w:numPr>
        <w:jc w:val="both"/>
      </w:pPr>
      <w:r w:rsidRPr="00947359">
        <w:t>Inadequate knowledge on the rate of d</w:t>
      </w:r>
      <w:r w:rsidR="00AE42DF" w:rsidRPr="00947359">
        <w:t>eforestation and forest degradation in the district</w:t>
      </w:r>
    </w:p>
    <w:p w:rsidR="00AE42DF" w:rsidRPr="00947359" w:rsidRDefault="00881B11" w:rsidP="0085571A">
      <w:pPr>
        <w:pStyle w:val="ListParagraph"/>
        <w:numPr>
          <w:ilvl w:val="0"/>
          <w:numId w:val="7"/>
        </w:numPr>
        <w:jc w:val="both"/>
      </w:pPr>
      <w:r w:rsidRPr="00947359">
        <w:t>Ina</w:t>
      </w:r>
      <w:r w:rsidR="00AE42DF" w:rsidRPr="00947359">
        <w:t>dequate information on the forest status in terms of type, structure and quantity for adequate designing of mitigation measures and seizing business opportunities</w:t>
      </w:r>
      <w:r w:rsidRPr="00947359">
        <w:t xml:space="preserve"> for improving livelihoods</w:t>
      </w:r>
    </w:p>
    <w:p w:rsidR="00AE42DF" w:rsidRPr="00947359" w:rsidRDefault="00AE42DF" w:rsidP="0085571A">
      <w:pPr>
        <w:pStyle w:val="ListParagraph"/>
        <w:numPr>
          <w:ilvl w:val="0"/>
          <w:numId w:val="7"/>
        </w:numPr>
        <w:jc w:val="both"/>
      </w:pPr>
      <w:r w:rsidRPr="00947359">
        <w:t>Limited knowledge on community forest management/conservation practices and/or systems</w:t>
      </w:r>
    </w:p>
    <w:p w:rsidR="00AE42DF" w:rsidRPr="00235397" w:rsidRDefault="00AE42DF" w:rsidP="00947359">
      <w:pPr>
        <w:jc w:val="both"/>
        <w:rPr>
          <w:b/>
        </w:rPr>
      </w:pPr>
      <w:r w:rsidRPr="00235397">
        <w:rPr>
          <w:b/>
        </w:rPr>
        <w:t xml:space="preserve">Rationale </w:t>
      </w:r>
    </w:p>
    <w:p w:rsidR="00AE42DF" w:rsidRPr="00947359" w:rsidRDefault="00AE42DF" w:rsidP="00947359">
      <w:pPr>
        <w:jc w:val="both"/>
        <w:rPr>
          <w:rFonts w:eastAsiaTheme="minorHAnsi" w:cs="Calibri-Bold"/>
          <w:bCs/>
        </w:rPr>
      </w:pPr>
      <w:r w:rsidRPr="00947359">
        <w:rPr>
          <w:rFonts w:eastAsiaTheme="minorHAnsi" w:cs="Calibri-Bold"/>
          <w:bCs/>
        </w:rPr>
        <w:t xml:space="preserve">Among the reasons for </w:t>
      </w:r>
      <w:r w:rsidRPr="00947359">
        <w:t xml:space="preserve">developing methodologies for forest use assessments at a village level are the following: </w:t>
      </w:r>
      <w:proofErr w:type="spellStart"/>
      <w:r w:rsidRPr="00947359">
        <w:t>i</w:t>
      </w:r>
      <w:proofErr w:type="spellEnd"/>
      <w:r w:rsidRPr="00947359">
        <w:t xml:space="preserve">) </w:t>
      </w:r>
      <w:r w:rsidRPr="00947359">
        <w:rPr>
          <w:rFonts w:eastAsiaTheme="minorHAnsi" w:cs="Calibri-Bold"/>
          <w:bCs/>
        </w:rPr>
        <w:t>Development of MRV models or guidelines requires adequate knowledge on the spatial and volumetric extent of forest resources in the district; ii) Involvement of the village communities in forest resource assessment to help appreciate the REDD+ concept and therefore promote, sufficiently, its success.</w:t>
      </w:r>
    </w:p>
    <w:p w:rsidR="00AE42DF" w:rsidRPr="00DA6485" w:rsidRDefault="00AE42DF" w:rsidP="00947359">
      <w:pPr>
        <w:jc w:val="both"/>
        <w:rPr>
          <w:b/>
        </w:rPr>
      </w:pPr>
      <w:r w:rsidRPr="00DA6485">
        <w:rPr>
          <w:b/>
        </w:rPr>
        <w:t xml:space="preserve">OBJECTIVES OF </w:t>
      </w:r>
      <w:r w:rsidR="003F6815" w:rsidRPr="00DA6485">
        <w:rPr>
          <w:b/>
        </w:rPr>
        <w:t>CONDUCTING SOCIAL ECONOMIC SURVEYS</w:t>
      </w:r>
    </w:p>
    <w:p w:rsidR="00AE42DF" w:rsidRPr="00947359" w:rsidRDefault="00881B11" w:rsidP="00947359">
      <w:pPr>
        <w:spacing w:after="0"/>
        <w:jc w:val="both"/>
        <w:rPr>
          <w:rFonts w:cs="Arial"/>
        </w:rPr>
      </w:pPr>
      <w:r w:rsidRPr="00947359">
        <w:t>The overall objective of conducting social research</w:t>
      </w:r>
      <w:r w:rsidR="00AE42DF" w:rsidRPr="00947359">
        <w:t xml:space="preserve"> is to generate </w:t>
      </w:r>
      <w:r w:rsidRPr="00947359">
        <w:t xml:space="preserve">socio-economic </w:t>
      </w:r>
      <w:r w:rsidR="0032632A">
        <w:t>data</w:t>
      </w:r>
      <w:r w:rsidR="00AE42DF" w:rsidRPr="00947359">
        <w:t xml:space="preserve"> that will be used to</w:t>
      </w:r>
      <w:r w:rsidR="00AE42DF" w:rsidRPr="00947359">
        <w:rPr>
          <w:i/>
        </w:rPr>
        <w:t xml:space="preserve"> develop </w:t>
      </w:r>
      <w:r w:rsidR="001C3A9F" w:rsidRPr="00947359">
        <w:rPr>
          <w:i/>
        </w:rPr>
        <w:t xml:space="preserve">forest management and planning Green House Gas emission mitigation strategies and </w:t>
      </w:r>
      <w:r w:rsidR="00AE42DF" w:rsidRPr="00947359">
        <w:rPr>
          <w:i/>
        </w:rPr>
        <w:t>methodologies</w:t>
      </w:r>
      <w:r w:rsidR="0032632A">
        <w:rPr>
          <w:i/>
        </w:rPr>
        <w:t xml:space="preserve"> for forest use assessments at sub district level</w:t>
      </w:r>
      <w:r w:rsidR="00AE42DF" w:rsidRPr="00947359">
        <w:rPr>
          <w:i/>
        </w:rPr>
        <w:t xml:space="preserve"> </w:t>
      </w:r>
      <w:r w:rsidR="0032632A">
        <w:rPr>
          <w:i/>
        </w:rPr>
        <w:t>(</w:t>
      </w:r>
      <w:r w:rsidR="00AE42DF" w:rsidRPr="00947359">
        <w:rPr>
          <w:i/>
        </w:rPr>
        <w:t>village level</w:t>
      </w:r>
      <w:r w:rsidR="0032632A">
        <w:rPr>
          <w:i/>
        </w:rPr>
        <w:t>)</w:t>
      </w:r>
      <w:r w:rsidR="00AE42DF" w:rsidRPr="00947359">
        <w:t>. The aim</w:t>
      </w:r>
      <w:r w:rsidR="00AE42DF" w:rsidRPr="00947359">
        <w:rPr>
          <w:rStyle w:val="FootnoteReference"/>
        </w:rPr>
        <w:footnoteReference w:id="2"/>
      </w:r>
      <w:r w:rsidR="00AE42DF" w:rsidRPr="00947359">
        <w:t xml:space="preserve"> is to </w:t>
      </w:r>
      <w:proofErr w:type="spellStart"/>
      <w:r w:rsidR="00AE42DF" w:rsidRPr="00947359">
        <w:t>i</w:t>
      </w:r>
      <w:proofErr w:type="spellEnd"/>
      <w:r w:rsidR="00AE42DF" w:rsidRPr="00947359">
        <w:t>) A</w:t>
      </w:r>
      <w:r w:rsidR="00AE42DF" w:rsidRPr="00947359">
        <w:rPr>
          <w:rFonts w:cs="Arial"/>
        </w:rPr>
        <w:t>ssess forest utilization and importance of forest and forest products by selected village communities in the project areas; and ii) Develop forest</w:t>
      </w:r>
      <w:r w:rsidR="001C3A9F" w:rsidRPr="00947359">
        <w:rPr>
          <w:rFonts w:cs="Arial"/>
        </w:rPr>
        <w:t xml:space="preserve"> structure and use indicators</w:t>
      </w:r>
      <w:r w:rsidR="00AE42DF" w:rsidRPr="00947359">
        <w:rPr>
          <w:rFonts w:cs="Arial"/>
        </w:rPr>
        <w:t xml:space="preserve"> based on the pilot village communities.</w:t>
      </w:r>
    </w:p>
    <w:p w:rsidR="00AE42DF" w:rsidRPr="00947359" w:rsidRDefault="00AE42DF" w:rsidP="00947359">
      <w:pPr>
        <w:jc w:val="both"/>
        <w:rPr>
          <w:b/>
          <w:color w:val="943634" w:themeColor="accent2" w:themeShade="BF"/>
        </w:rPr>
      </w:pPr>
    </w:p>
    <w:p w:rsidR="00AE42DF" w:rsidRPr="0019768F" w:rsidRDefault="00AE42DF" w:rsidP="00947359">
      <w:pPr>
        <w:jc w:val="both"/>
        <w:rPr>
          <w:b/>
        </w:rPr>
      </w:pPr>
      <w:r w:rsidRPr="0019768F">
        <w:rPr>
          <w:b/>
        </w:rPr>
        <w:t>RESEARCH QUESTIONS</w:t>
      </w:r>
    </w:p>
    <w:p w:rsidR="00AE42DF" w:rsidRPr="00947359" w:rsidRDefault="00AE42DF" w:rsidP="00947359">
      <w:pPr>
        <w:jc w:val="both"/>
      </w:pPr>
      <w:r w:rsidRPr="00947359">
        <w:t>Referring to the selected project village communities, the following are the key and auxiliary research questions:</w:t>
      </w:r>
    </w:p>
    <w:p w:rsidR="00AE42DF" w:rsidRPr="00947359" w:rsidRDefault="00AE42DF" w:rsidP="00947359">
      <w:pPr>
        <w:jc w:val="both"/>
      </w:pPr>
      <w:r w:rsidRPr="00947359">
        <w:lastRenderedPageBreak/>
        <w:t>Key questions</w:t>
      </w:r>
      <w:r w:rsidRPr="00947359">
        <w:rPr>
          <w:rStyle w:val="FootnoteReference"/>
        </w:rPr>
        <w:footnoteReference w:id="3"/>
      </w:r>
      <w:r w:rsidRPr="00947359">
        <w:t>:</w:t>
      </w:r>
    </w:p>
    <w:p w:rsidR="00AE42DF" w:rsidRPr="00947359" w:rsidRDefault="00AE42DF" w:rsidP="0085571A">
      <w:pPr>
        <w:pStyle w:val="ListParagraph"/>
        <w:numPr>
          <w:ilvl w:val="0"/>
          <w:numId w:val="5"/>
        </w:numPr>
        <w:jc w:val="both"/>
      </w:pPr>
      <w:r w:rsidRPr="00947359">
        <w:t xml:space="preserve">To what extent is the biophysical change influenced by the socio-economic development within the three selected chiefdoms in </w:t>
      </w:r>
      <w:proofErr w:type="spellStart"/>
      <w:r w:rsidRPr="00947359">
        <w:t>Nyimba</w:t>
      </w:r>
      <w:proofErr w:type="spellEnd"/>
      <w:r w:rsidRPr="00947359">
        <w:t xml:space="preserve"> District? </w:t>
      </w:r>
    </w:p>
    <w:p w:rsidR="00AE42DF" w:rsidRPr="00947359" w:rsidRDefault="00AB1075" w:rsidP="0085571A">
      <w:pPr>
        <w:pStyle w:val="ListParagraph"/>
        <w:numPr>
          <w:ilvl w:val="0"/>
          <w:numId w:val="5"/>
        </w:numPr>
        <w:jc w:val="both"/>
      </w:pPr>
      <w:r>
        <w:t>What</w:t>
      </w:r>
      <w:r w:rsidR="00AE42DF" w:rsidRPr="00947359">
        <w:t xml:space="preserve"> are the salient factors associated with the </w:t>
      </w:r>
      <w:r w:rsidR="001C3A9F" w:rsidRPr="00947359">
        <w:t>forest c</w:t>
      </w:r>
      <w:r>
        <w:t>hange</w:t>
      </w:r>
      <w:r w:rsidR="00AE42DF" w:rsidRPr="00947359">
        <w:t xml:space="preserve">? </w:t>
      </w:r>
    </w:p>
    <w:p w:rsidR="00A632E7" w:rsidRPr="00A632E7" w:rsidRDefault="00AE42DF" w:rsidP="00A632E7">
      <w:pPr>
        <w:pStyle w:val="NoSpacing"/>
        <w:numPr>
          <w:ilvl w:val="0"/>
          <w:numId w:val="4"/>
        </w:numPr>
        <w:jc w:val="both"/>
        <w:rPr>
          <w:i/>
        </w:rPr>
      </w:pPr>
      <w:r w:rsidRPr="00947359">
        <w:t>What are the feasible indicators of forest use that relate to forest structure?</w:t>
      </w:r>
    </w:p>
    <w:p w:rsidR="00A632E7" w:rsidRPr="00947359" w:rsidRDefault="00A632E7" w:rsidP="00A632E7">
      <w:pPr>
        <w:pStyle w:val="NoSpacing"/>
        <w:numPr>
          <w:ilvl w:val="0"/>
          <w:numId w:val="4"/>
        </w:numPr>
        <w:jc w:val="both"/>
        <w:rPr>
          <w:i/>
        </w:rPr>
      </w:pPr>
      <w:r w:rsidRPr="00947359">
        <w:t xml:space="preserve">What are the impacts of forest use on the condition of forest resources? </w:t>
      </w:r>
    </w:p>
    <w:p w:rsidR="00A632E7" w:rsidRDefault="00A632E7" w:rsidP="00947359">
      <w:pPr>
        <w:jc w:val="both"/>
      </w:pPr>
    </w:p>
    <w:p w:rsidR="00AE42DF" w:rsidRPr="00947359" w:rsidRDefault="00A632E7" w:rsidP="00947359">
      <w:pPr>
        <w:jc w:val="both"/>
      </w:pPr>
      <w:r>
        <w:t>The information from the social survey will be used to answer some of the a</w:t>
      </w:r>
      <w:r w:rsidR="00AE42DF" w:rsidRPr="00947359">
        <w:t>uxiliary questions</w:t>
      </w:r>
      <w:r>
        <w:t xml:space="preserve"> that also </w:t>
      </w:r>
      <w:r w:rsidR="003F4D1E">
        <w:t>depend</w:t>
      </w:r>
      <w:r>
        <w:t xml:space="preserve"> on information that will be generated from the biophysical research. The auxiliary questions are</w:t>
      </w:r>
      <w:r w:rsidR="00AE42DF" w:rsidRPr="00947359">
        <w:t>:</w:t>
      </w:r>
    </w:p>
    <w:p w:rsidR="00AE42DF" w:rsidRPr="00947359" w:rsidRDefault="00AE42DF" w:rsidP="00A632E7">
      <w:pPr>
        <w:pStyle w:val="ListParagraph"/>
        <w:numPr>
          <w:ilvl w:val="0"/>
          <w:numId w:val="4"/>
        </w:numPr>
        <w:spacing w:line="240" w:lineRule="auto"/>
        <w:jc w:val="both"/>
        <w:rPr>
          <w:i/>
        </w:rPr>
      </w:pPr>
      <w:r w:rsidRPr="00947359">
        <w:t xml:space="preserve">What are the rates and patterns of forest use by </w:t>
      </w:r>
      <w:r w:rsidR="00475F8A" w:rsidRPr="00947359">
        <w:t xml:space="preserve">communities </w:t>
      </w:r>
      <w:r w:rsidR="00475F8A">
        <w:t xml:space="preserve">in </w:t>
      </w:r>
      <w:r w:rsidRPr="00947359">
        <w:t xml:space="preserve">the selected village? </w:t>
      </w:r>
    </w:p>
    <w:p w:rsidR="001C3A9F" w:rsidRPr="00947359" w:rsidRDefault="001C3A9F" w:rsidP="00A632E7">
      <w:pPr>
        <w:pStyle w:val="NoSpacing"/>
        <w:numPr>
          <w:ilvl w:val="0"/>
          <w:numId w:val="4"/>
        </w:numPr>
        <w:spacing w:after="200"/>
        <w:contextualSpacing/>
        <w:jc w:val="both"/>
        <w:rPr>
          <w:rFonts w:eastAsiaTheme="minorEastAsia"/>
        </w:rPr>
      </w:pPr>
      <w:r w:rsidRPr="00947359">
        <w:t>What are the primary indicators of the changes in forest structure, and function?</w:t>
      </w:r>
    </w:p>
    <w:p w:rsidR="00AE42DF" w:rsidRPr="00947359" w:rsidRDefault="00AE42DF" w:rsidP="00A632E7">
      <w:pPr>
        <w:pStyle w:val="ListParagraph"/>
        <w:numPr>
          <w:ilvl w:val="0"/>
          <w:numId w:val="4"/>
        </w:numPr>
        <w:spacing w:after="0" w:line="240" w:lineRule="auto"/>
        <w:contextualSpacing w:val="0"/>
        <w:jc w:val="both"/>
        <w:rPr>
          <w:i/>
        </w:rPr>
      </w:pPr>
      <w:r w:rsidRPr="00947359">
        <w:t>What are the primary causes of these changes in forest structure and function?</w:t>
      </w:r>
    </w:p>
    <w:p w:rsidR="00A632E7" w:rsidRPr="00A632E7" w:rsidRDefault="00A632E7" w:rsidP="00A632E7">
      <w:pPr>
        <w:pStyle w:val="ListParagraph"/>
        <w:numPr>
          <w:ilvl w:val="0"/>
          <w:numId w:val="4"/>
        </w:numPr>
        <w:spacing w:line="240" w:lineRule="auto"/>
        <w:jc w:val="both"/>
      </w:pPr>
      <w:r w:rsidRPr="00A632E7">
        <w:t>What is the forest use by forest type (and forest canopy cover class) in the selected?</w:t>
      </w:r>
    </w:p>
    <w:p w:rsidR="00AE42DF" w:rsidRPr="00754818" w:rsidRDefault="00AE42DF" w:rsidP="00947359">
      <w:pPr>
        <w:spacing w:line="240" w:lineRule="auto"/>
        <w:jc w:val="both"/>
        <w:rPr>
          <w:b/>
        </w:rPr>
      </w:pPr>
      <w:r w:rsidRPr="00754818">
        <w:rPr>
          <w:b/>
        </w:rPr>
        <w:t>DATA NEEDS</w:t>
      </w:r>
    </w:p>
    <w:p w:rsidR="00AE42DF" w:rsidRPr="00947359" w:rsidRDefault="00AE42DF" w:rsidP="00947359">
      <w:pPr>
        <w:spacing w:line="240" w:lineRule="auto"/>
        <w:jc w:val="both"/>
      </w:pPr>
      <w:r w:rsidRPr="00151E2F">
        <w:t>The data</w:t>
      </w:r>
      <w:r w:rsidRPr="00947359">
        <w:t xml:space="preserve"> required are in the wood-based energy and categories below.</w:t>
      </w:r>
    </w:p>
    <w:p w:rsidR="00AE42DF" w:rsidRPr="00947359" w:rsidRDefault="00AE42DF" w:rsidP="0085571A">
      <w:pPr>
        <w:pStyle w:val="ListParagraph"/>
        <w:numPr>
          <w:ilvl w:val="0"/>
          <w:numId w:val="6"/>
        </w:numPr>
        <w:spacing w:after="0" w:line="240" w:lineRule="auto"/>
        <w:jc w:val="both"/>
        <w:rPr>
          <w:rFonts w:eastAsia="Times New Roman" w:cs="Times New Roman"/>
          <w:b/>
        </w:rPr>
      </w:pPr>
      <w:r w:rsidRPr="00947359">
        <w:rPr>
          <w:rFonts w:eastAsia="Times New Roman" w:cs="Times New Roman"/>
          <w:b/>
        </w:rPr>
        <w:t>Sources and Utilization  of Wood-Based Energy</w:t>
      </w:r>
      <w:r w:rsidRPr="00947359">
        <w:rPr>
          <w:rStyle w:val="FootnoteReference"/>
          <w:rFonts w:eastAsia="Times New Roman" w:cs="Times New Roman"/>
          <w:b/>
        </w:rPr>
        <w:footnoteReference w:id="4"/>
      </w:r>
    </w:p>
    <w:p w:rsidR="00AE42DF" w:rsidRPr="00947359" w:rsidRDefault="00AE42DF" w:rsidP="0085571A">
      <w:pPr>
        <w:pStyle w:val="ListParagraph"/>
        <w:numPr>
          <w:ilvl w:val="0"/>
          <w:numId w:val="13"/>
        </w:numPr>
        <w:spacing w:after="0" w:line="240" w:lineRule="auto"/>
        <w:jc w:val="both"/>
        <w:rPr>
          <w:rFonts w:eastAsia="Times New Roman" w:cs="Times New Roman"/>
        </w:rPr>
      </w:pPr>
      <w:r w:rsidRPr="00947359">
        <w:rPr>
          <w:rFonts w:eastAsia="Times New Roman" w:cs="Times New Roman"/>
        </w:rPr>
        <w:t>Primary source of energy for various domestic or commercial activities at household.</w:t>
      </w:r>
    </w:p>
    <w:p w:rsidR="00AE42DF" w:rsidRPr="00947359" w:rsidRDefault="00AE42DF" w:rsidP="0085571A">
      <w:pPr>
        <w:pStyle w:val="ListParagraph"/>
        <w:numPr>
          <w:ilvl w:val="0"/>
          <w:numId w:val="13"/>
        </w:numPr>
        <w:spacing w:after="0" w:line="240" w:lineRule="auto"/>
        <w:jc w:val="both"/>
        <w:rPr>
          <w:rFonts w:eastAsia="Times New Roman" w:cs="Times New Roman"/>
        </w:rPr>
      </w:pPr>
      <w:r w:rsidRPr="00947359">
        <w:rPr>
          <w:rFonts w:eastAsia="Times New Roman" w:cs="Times New Roman"/>
        </w:rPr>
        <w:t>Means of procuring the energy</w:t>
      </w:r>
    </w:p>
    <w:p w:rsidR="00AE42DF" w:rsidRPr="00947359" w:rsidRDefault="00AE42DF" w:rsidP="0085571A">
      <w:pPr>
        <w:pStyle w:val="ListParagraph"/>
        <w:numPr>
          <w:ilvl w:val="0"/>
          <w:numId w:val="13"/>
        </w:numPr>
        <w:spacing w:after="0" w:line="240" w:lineRule="auto"/>
        <w:jc w:val="both"/>
        <w:rPr>
          <w:rFonts w:eastAsia="Times New Roman" w:cs="Times New Roman"/>
        </w:rPr>
      </w:pPr>
      <w:r w:rsidRPr="00947359">
        <w:rPr>
          <w:rFonts w:eastAsia="Times New Roman" w:cs="Times New Roman"/>
        </w:rPr>
        <w:t>Specific change in energy sources which have occurred</w:t>
      </w:r>
    </w:p>
    <w:p w:rsidR="00AE42DF" w:rsidRPr="00947359" w:rsidRDefault="00AE42DF" w:rsidP="0085571A">
      <w:pPr>
        <w:pStyle w:val="ListParagraph"/>
        <w:numPr>
          <w:ilvl w:val="0"/>
          <w:numId w:val="13"/>
        </w:numPr>
        <w:spacing w:after="0" w:line="240" w:lineRule="auto"/>
        <w:jc w:val="both"/>
        <w:rPr>
          <w:rFonts w:eastAsia="Times New Roman" w:cs="Times New Roman"/>
        </w:rPr>
      </w:pPr>
      <w:r w:rsidRPr="00947359">
        <w:rPr>
          <w:rFonts w:eastAsia="Times New Roman" w:cs="Times New Roman"/>
        </w:rPr>
        <w:t>Factors or conditions causing the change to other energy source</w:t>
      </w:r>
    </w:p>
    <w:p w:rsidR="00AE42DF" w:rsidRPr="00947359" w:rsidRDefault="00AE42DF" w:rsidP="0085571A">
      <w:pPr>
        <w:pStyle w:val="ListParagraph"/>
        <w:numPr>
          <w:ilvl w:val="0"/>
          <w:numId w:val="13"/>
        </w:numPr>
        <w:spacing w:after="0" w:line="240" w:lineRule="auto"/>
        <w:jc w:val="both"/>
        <w:rPr>
          <w:rFonts w:eastAsia="Times New Roman" w:cs="Times New Roman"/>
        </w:rPr>
      </w:pPr>
      <w:r w:rsidRPr="00947359">
        <w:rPr>
          <w:rFonts w:eastAsia="Times New Roman" w:cs="Times New Roman"/>
        </w:rPr>
        <w:t>Factors constraining the household from changing the primary energy sources.</w:t>
      </w:r>
    </w:p>
    <w:p w:rsidR="00AE42DF" w:rsidRPr="00947359" w:rsidRDefault="00AE42DF" w:rsidP="0085571A">
      <w:pPr>
        <w:pStyle w:val="ListParagraph"/>
        <w:numPr>
          <w:ilvl w:val="0"/>
          <w:numId w:val="13"/>
        </w:numPr>
        <w:spacing w:after="0" w:line="240" w:lineRule="auto"/>
        <w:jc w:val="both"/>
        <w:rPr>
          <w:rFonts w:eastAsia="Times New Roman" w:cs="Times New Roman"/>
        </w:rPr>
      </w:pPr>
      <w:r w:rsidRPr="00947359">
        <w:rPr>
          <w:rFonts w:eastAsia="Times New Roman" w:cs="Times New Roman"/>
        </w:rPr>
        <w:t>The frequency of the usage for each activity involved.</w:t>
      </w:r>
    </w:p>
    <w:p w:rsidR="00AE42DF" w:rsidRPr="00947359" w:rsidRDefault="00AE42DF" w:rsidP="0085571A">
      <w:pPr>
        <w:pStyle w:val="ListParagraph"/>
        <w:numPr>
          <w:ilvl w:val="0"/>
          <w:numId w:val="13"/>
        </w:numPr>
        <w:autoSpaceDE w:val="0"/>
        <w:autoSpaceDN w:val="0"/>
        <w:adjustRightInd w:val="0"/>
        <w:spacing w:after="0" w:line="240" w:lineRule="auto"/>
        <w:jc w:val="both"/>
        <w:rPr>
          <w:rFonts w:eastAsia="Times New Roman" w:cs="Times New Roman"/>
        </w:rPr>
      </w:pPr>
      <w:r w:rsidRPr="00947359">
        <w:rPr>
          <w:rFonts w:eastAsia="Times New Roman" w:cs="Times New Roman"/>
        </w:rPr>
        <w:t xml:space="preserve">Availability </w:t>
      </w:r>
      <w:r w:rsidR="00E232A8" w:rsidRPr="00947359">
        <w:rPr>
          <w:rFonts w:eastAsia="Times New Roman" w:cs="Times New Roman"/>
        </w:rPr>
        <w:t xml:space="preserve">and accessibility </w:t>
      </w:r>
      <w:r w:rsidRPr="00947359">
        <w:rPr>
          <w:rFonts w:eastAsia="Times New Roman" w:cs="Times New Roman"/>
        </w:rPr>
        <w:t>of alternative energy sources</w:t>
      </w:r>
      <w:r w:rsidR="00E232A8" w:rsidRPr="00947359">
        <w:rPr>
          <w:rFonts w:eastAsia="Times New Roman" w:cs="Times New Roman"/>
        </w:rPr>
        <w:t xml:space="preserve"> other than firewood/charcoal</w:t>
      </w:r>
      <w:r w:rsidRPr="00947359">
        <w:rPr>
          <w:rFonts w:eastAsia="Times New Roman" w:cs="Times New Roman"/>
        </w:rPr>
        <w:t>.</w:t>
      </w:r>
    </w:p>
    <w:p w:rsidR="00AE42DF" w:rsidRPr="00947359" w:rsidRDefault="00AE42DF" w:rsidP="00947359">
      <w:pPr>
        <w:spacing w:after="0" w:line="240" w:lineRule="auto"/>
        <w:jc w:val="both"/>
        <w:rPr>
          <w:rFonts w:eastAsia="Times New Roman" w:cs="Times New Roman"/>
          <w:b/>
        </w:rPr>
      </w:pPr>
    </w:p>
    <w:p w:rsidR="00AE42DF" w:rsidRPr="00947359" w:rsidRDefault="00AE42DF" w:rsidP="0085571A">
      <w:pPr>
        <w:pStyle w:val="ListParagraph"/>
        <w:numPr>
          <w:ilvl w:val="0"/>
          <w:numId w:val="6"/>
        </w:numPr>
        <w:spacing w:after="0" w:line="240" w:lineRule="auto"/>
        <w:jc w:val="both"/>
        <w:rPr>
          <w:rFonts w:eastAsia="Times New Roman" w:cs="Times New Roman"/>
          <w:b/>
        </w:rPr>
      </w:pPr>
      <w:r w:rsidRPr="00947359">
        <w:rPr>
          <w:rFonts w:eastAsia="Times New Roman" w:cs="Times New Roman"/>
          <w:b/>
        </w:rPr>
        <w:t>Access, Availability and Utilization of Forest Produce/Products</w:t>
      </w:r>
      <w:r w:rsidRPr="00947359">
        <w:rPr>
          <w:rStyle w:val="FootnoteReference"/>
          <w:rFonts w:eastAsia="Times New Roman" w:cs="Times New Roman"/>
          <w:b/>
        </w:rPr>
        <w:footnoteReference w:id="5"/>
      </w:r>
    </w:p>
    <w:p w:rsidR="00AE42DF" w:rsidRPr="00947359" w:rsidRDefault="00AE42DF" w:rsidP="00947359">
      <w:pPr>
        <w:spacing w:after="0" w:line="240" w:lineRule="auto"/>
        <w:jc w:val="both"/>
        <w:rPr>
          <w:rFonts w:eastAsia="Times New Roman" w:cs="Times New Roman"/>
        </w:rPr>
      </w:pPr>
    </w:p>
    <w:p w:rsidR="00AE42DF" w:rsidRPr="00947359" w:rsidRDefault="00AE42DF" w:rsidP="00947359">
      <w:pPr>
        <w:spacing w:after="0" w:line="240" w:lineRule="auto"/>
        <w:jc w:val="both"/>
        <w:rPr>
          <w:rFonts w:eastAsia="Times New Roman" w:cs="Times New Roman"/>
        </w:rPr>
      </w:pPr>
      <w:r w:rsidRPr="00947359">
        <w:rPr>
          <w:rFonts w:eastAsia="Times New Roman" w:cs="Times New Roman"/>
        </w:rPr>
        <w:t xml:space="preserve">ILUA1 data have shown that a variety of wild forest/tree resources are harvested or collected </w:t>
      </w:r>
      <w:r w:rsidR="00E13168">
        <w:rPr>
          <w:rFonts w:eastAsia="Times New Roman" w:cs="Times New Roman"/>
        </w:rPr>
        <w:t>f</w:t>
      </w:r>
      <w:r w:rsidRPr="00947359">
        <w:rPr>
          <w:rFonts w:eastAsia="Times New Roman" w:cs="Times New Roman"/>
        </w:rPr>
        <w:t>or both household consumption and sale. Therefore, information pertainin</w:t>
      </w:r>
      <w:r w:rsidR="00E232A8" w:rsidRPr="00947359">
        <w:rPr>
          <w:rFonts w:eastAsia="Times New Roman" w:cs="Times New Roman"/>
        </w:rPr>
        <w:t>g to the products use at</w:t>
      </w:r>
      <w:r w:rsidRPr="00947359">
        <w:rPr>
          <w:rFonts w:eastAsia="Times New Roman" w:cs="Times New Roman"/>
        </w:rPr>
        <w:t xml:space="preserve"> household level</w:t>
      </w:r>
      <w:r w:rsidR="00E232A8" w:rsidRPr="00947359">
        <w:rPr>
          <w:rFonts w:eastAsia="Times New Roman" w:cs="Times New Roman"/>
        </w:rPr>
        <w:t xml:space="preserve"> in each village will be captured.</w:t>
      </w:r>
    </w:p>
    <w:p w:rsidR="00AE42DF" w:rsidRPr="00947359" w:rsidRDefault="00AE42DF" w:rsidP="00947359">
      <w:pPr>
        <w:spacing w:after="0" w:line="240" w:lineRule="auto"/>
        <w:jc w:val="both"/>
        <w:rPr>
          <w:rFonts w:eastAsia="Times New Roman" w:cs="Times New Roman"/>
        </w:rPr>
      </w:pPr>
    </w:p>
    <w:p w:rsidR="00AE42DF" w:rsidRPr="00947359" w:rsidRDefault="00E232A8"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Number of households</w:t>
      </w:r>
      <w:r w:rsidR="00AE42DF" w:rsidRPr="00947359">
        <w:rPr>
          <w:rFonts w:eastAsia="Times New Roman" w:cs="Times New Roman"/>
        </w:rPr>
        <w:t xml:space="preserve"> involved in forest or tree produce use (harvesting, collecting or con</w:t>
      </w:r>
      <w:r w:rsidRPr="00947359">
        <w:rPr>
          <w:rFonts w:eastAsia="Times New Roman" w:cs="Times New Roman"/>
        </w:rPr>
        <w:t>suming/using) in each village</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Forest / tree produce/products harvested, collected or consumed</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Sources (the habitat or even land categories) of the forest/tree produce obtained/harvested.</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 xml:space="preserve">The type of rights that a household holds over different sources of forest produce. </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Methods/techniques used to harvest and collect the forest produce.</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lastRenderedPageBreak/>
        <w:t>Primary reason for harvesting or collecting forest produce from their natural habitats.</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Structural/organizational set up for harvesting forest products (household, interest group, etc.)</w:t>
      </w:r>
    </w:p>
    <w:p w:rsidR="00AE42DF" w:rsidRPr="00947359" w:rsidRDefault="00AE42DF"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 xml:space="preserve">Change </w:t>
      </w:r>
      <w:r w:rsidR="00C8220B" w:rsidRPr="00947359">
        <w:rPr>
          <w:rFonts w:eastAsia="Times New Roman" w:cs="Times New Roman"/>
        </w:rPr>
        <w:t xml:space="preserve">over time </w:t>
      </w:r>
      <w:r w:rsidRPr="00947359">
        <w:rPr>
          <w:rFonts w:eastAsia="Times New Roman" w:cs="Times New Roman"/>
        </w:rPr>
        <w:t>in the appearance or capacity to provide forest resources.</w:t>
      </w:r>
    </w:p>
    <w:p w:rsidR="00AE42DF" w:rsidRPr="00947359" w:rsidRDefault="00C8220B" w:rsidP="0085571A">
      <w:pPr>
        <w:pStyle w:val="ListParagraph"/>
        <w:numPr>
          <w:ilvl w:val="0"/>
          <w:numId w:val="14"/>
        </w:numPr>
        <w:spacing w:after="0" w:line="240" w:lineRule="auto"/>
        <w:jc w:val="both"/>
        <w:rPr>
          <w:rFonts w:eastAsia="Times New Roman" w:cs="Times New Roman"/>
        </w:rPr>
      </w:pPr>
      <w:r w:rsidRPr="00947359">
        <w:rPr>
          <w:rFonts w:eastAsia="Times New Roman" w:cs="Times New Roman"/>
        </w:rPr>
        <w:t xml:space="preserve">Actions taken by </w:t>
      </w:r>
      <w:r w:rsidR="00AE42DF" w:rsidRPr="00947359">
        <w:rPr>
          <w:rFonts w:eastAsia="Times New Roman" w:cs="Times New Roman"/>
        </w:rPr>
        <w:t xml:space="preserve">households (individually or collectively) </w:t>
      </w:r>
      <w:r w:rsidRPr="00947359">
        <w:rPr>
          <w:rFonts w:eastAsia="Times New Roman" w:cs="Times New Roman"/>
        </w:rPr>
        <w:t>to manage forest resources</w:t>
      </w:r>
      <w:r w:rsidR="00AE42DF" w:rsidRPr="00947359">
        <w:rPr>
          <w:rFonts w:eastAsia="Times New Roman" w:cs="Times New Roman"/>
        </w:rPr>
        <w:t>.</w:t>
      </w:r>
    </w:p>
    <w:p w:rsidR="00754818" w:rsidRDefault="00754818" w:rsidP="00754818">
      <w:pPr>
        <w:jc w:val="both"/>
        <w:rPr>
          <w:rFonts w:eastAsiaTheme="minorHAnsi"/>
          <w:b/>
        </w:rPr>
      </w:pPr>
    </w:p>
    <w:p w:rsidR="00754818" w:rsidRPr="00947359" w:rsidRDefault="00754818" w:rsidP="00754818">
      <w:pPr>
        <w:jc w:val="both"/>
        <w:rPr>
          <w:rFonts w:eastAsiaTheme="minorHAnsi"/>
          <w:b/>
        </w:rPr>
      </w:pPr>
      <w:r w:rsidRPr="00947359">
        <w:rPr>
          <w:rFonts w:eastAsiaTheme="minorHAnsi"/>
          <w:b/>
        </w:rPr>
        <w:t>DATA COL</w:t>
      </w:r>
      <w:r w:rsidR="00744DCB">
        <w:rPr>
          <w:rFonts w:eastAsiaTheme="minorHAnsi"/>
          <w:b/>
        </w:rPr>
        <w:t xml:space="preserve">LECTION INSTRUMENT AND </w:t>
      </w:r>
      <w:r w:rsidR="00A210AE">
        <w:rPr>
          <w:rFonts w:eastAsiaTheme="minorHAnsi"/>
          <w:b/>
        </w:rPr>
        <w:t>PROCESS OF DATA COLLECTION</w:t>
      </w:r>
    </w:p>
    <w:p w:rsidR="00754818" w:rsidRPr="00947359" w:rsidRDefault="00754818" w:rsidP="00754818">
      <w:pPr>
        <w:jc w:val="both"/>
        <w:rPr>
          <w:rFonts w:eastAsia="Arial Unicode MS" w:cs="Arial"/>
          <w:color w:val="000000"/>
        </w:rPr>
      </w:pPr>
      <w:r w:rsidRPr="00947359">
        <w:rPr>
          <w:rFonts w:eastAsia="Arial Unicode MS" w:cs="Arial"/>
          <w:color w:val="000000"/>
        </w:rPr>
        <w:t>Four methods of data collection will be used, namely</w:t>
      </w:r>
    </w:p>
    <w:p w:rsidR="003C1201" w:rsidRDefault="003C1201" w:rsidP="00754818">
      <w:pPr>
        <w:numPr>
          <w:ilvl w:val="0"/>
          <w:numId w:val="12"/>
        </w:numPr>
        <w:spacing w:after="0" w:line="360" w:lineRule="auto"/>
        <w:contextualSpacing/>
        <w:jc w:val="both"/>
        <w:rPr>
          <w:rFonts w:eastAsia="Arial Unicode MS" w:cs="Arial"/>
          <w:color w:val="000000"/>
        </w:rPr>
      </w:pPr>
      <w:r w:rsidRPr="00947359">
        <w:rPr>
          <w:rFonts w:eastAsia="Arial Unicode MS" w:cs="Arial"/>
          <w:color w:val="000000"/>
        </w:rPr>
        <w:t>Household questionnaire</w:t>
      </w:r>
      <w:r>
        <w:rPr>
          <w:rFonts w:eastAsia="Arial Unicode MS" w:cs="Arial"/>
          <w:color w:val="000000"/>
        </w:rPr>
        <w:t xml:space="preserve"> (annex 1)</w:t>
      </w:r>
    </w:p>
    <w:p w:rsidR="00754818" w:rsidRPr="003C1201" w:rsidRDefault="00754818" w:rsidP="003C1201">
      <w:pPr>
        <w:numPr>
          <w:ilvl w:val="0"/>
          <w:numId w:val="12"/>
        </w:numPr>
        <w:spacing w:after="0" w:line="360" w:lineRule="auto"/>
        <w:contextualSpacing/>
        <w:jc w:val="both"/>
        <w:rPr>
          <w:rFonts w:eastAsia="Arial Unicode MS" w:cs="Arial"/>
          <w:color w:val="000000"/>
        </w:rPr>
      </w:pPr>
      <w:r w:rsidRPr="00947359">
        <w:rPr>
          <w:rFonts w:eastAsia="Arial Unicode MS" w:cs="Arial"/>
          <w:color w:val="000000"/>
        </w:rPr>
        <w:t>Bridge survey</w:t>
      </w:r>
      <w:r w:rsidR="003C1201">
        <w:rPr>
          <w:rFonts w:eastAsia="Arial Unicode MS" w:cs="Arial"/>
          <w:color w:val="000000"/>
        </w:rPr>
        <w:t xml:space="preserve"> (Annex 2)</w:t>
      </w:r>
    </w:p>
    <w:p w:rsidR="00754818" w:rsidRPr="00947359" w:rsidRDefault="00754818" w:rsidP="00754818">
      <w:pPr>
        <w:numPr>
          <w:ilvl w:val="0"/>
          <w:numId w:val="12"/>
        </w:numPr>
        <w:spacing w:after="0" w:line="360" w:lineRule="auto"/>
        <w:contextualSpacing/>
        <w:jc w:val="both"/>
        <w:rPr>
          <w:rFonts w:eastAsia="Arial Unicode MS" w:cs="Arial"/>
          <w:color w:val="000000"/>
        </w:rPr>
      </w:pPr>
      <w:r>
        <w:rPr>
          <w:rFonts w:eastAsia="Arial Unicode MS" w:cs="Arial"/>
          <w:color w:val="000000"/>
        </w:rPr>
        <w:t>K</w:t>
      </w:r>
      <w:r w:rsidRPr="00947359">
        <w:rPr>
          <w:rFonts w:eastAsia="Arial Unicode MS" w:cs="Arial"/>
          <w:color w:val="000000"/>
        </w:rPr>
        <w:t xml:space="preserve">ey informant interview </w:t>
      </w:r>
      <w:r w:rsidR="00863F71">
        <w:rPr>
          <w:rStyle w:val="FootnoteReference"/>
          <w:rFonts w:eastAsia="Arial Unicode MS" w:cs="Arial"/>
          <w:color w:val="000000"/>
        </w:rPr>
        <w:footnoteReference w:id="6"/>
      </w:r>
      <w:r w:rsidRPr="00947359">
        <w:rPr>
          <w:rFonts w:eastAsia="Arial Unicode MS" w:cs="Arial"/>
          <w:color w:val="000000"/>
        </w:rPr>
        <w:t xml:space="preserve">schedule </w:t>
      </w:r>
      <w:r w:rsidR="003C1201">
        <w:rPr>
          <w:rFonts w:eastAsia="Arial Unicode MS" w:cs="Arial"/>
          <w:color w:val="000000"/>
        </w:rPr>
        <w:t>(Annex 3)</w:t>
      </w:r>
      <w:r w:rsidRPr="00947359">
        <w:rPr>
          <w:rFonts w:eastAsia="Arial Unicode MS" w:cs="Arial"/>
          <w:color w:val="000000"/>
        </w:rPr>
        <w:t>and</w:t>
      </w:r>
    </w:p>
    <w:p w:rsidR="00754818" w:rsidRPr="00947359" w:rsidRDefault="00754818" w:rsidP="00754818">
      <w:pPr>
        <w:numPr>
          <w:ilvl w:val="0"/>
          <w:numId w:val="12"/>
        </w:numPr>
        <w:spacing w:after="0" w:line="360" w:lineRule="auto"/>
        <w:contextualSpacing/>
        <w:jc w:val="both"/>
        <w:rPr>
          <w:rFonts w:eastAsia="Arial Unicode MS" w:cs="Arial"/>
          <w:color w:val="000000"/>
        </w:rPr>
      </w:pPr>
      <w:r w:rsidRPr="00947359">
        <w:rPr>
          <w:rFonts w:eastAsia="Arial Unicode MS" w:cs="Arial"/>
          <w:color w:val="000000"/>
        </w:rPr>
        <w:t>Focu</w:t>
      </w:r>
      <w:r w:rsidR="003C1201">
        <w:rPr>
          <w:rFonts w:eastAsia="Arial Unicode MS" w:cs="Arial"/>
          <w:color w:val="000000"/>
        </w:rPr>
        <w:t>s Group Discussion schedule</w:t>
      </w:r>
      <w:r w:rsidR="00863F71">
        <w:rPr>
          <w:rStyle w:val="FootnoteReference"/>
          <w:rFonts w:eastAsia="Arial Unicode MS" w:cs="Arial"/>
          <w:color w:val="000000"/>
        </w:rPr>
        <w:footnoteReference w:id="7"/>
      </w:r>
      <w:r w:rsidR="003C1201">
        <w:rPr>
          <w:rFonts w:eastAsia="Arial Unicode MS" w:cs="Arial"/>
          <w:color w:val="000000"/>
        </w:rPr>
        <w:t xml:space="preserve"> (Annex 4</w:t>
      </w:r>
      <w:r w:rsidRPr="00947359">
        <w:rPr>
          <w:rFonts w:eastAsia="Arial Unicode MS" w:cs="Arial"/>
          <w:color w:val="000000"/>
        </w:rPr>
        <w:t>).</w:t>
      </w:r>
    </w:p>
    <w:p w:rsidR="00754818" w:rsidRPr="00947359" w:rsidRDefault="00754818" w:rsidP="00754818">
      <w:pPr>
        <w:jc w:val="both"/>
        <w:rPr>
          <w:rFonts w:cs="Times New Roman"/>
        </w:rPr>
      </w:pPr>
      <w:r w:rsidRPr="00947359">
        <w:rPr>
          <w:rFonts w:cs="Times New Roman"/>
        </w:rPr>
        <w:t xml:space="preserve">A total of </w:t>
      </w:r>
      <w:r w:rsidR="00D16C42">
        <w:rPr>
          <w:rFonts w:cs="Times New Roman"/>
        </w:rPr>
        <w:t>25</w:t>
      </w:r>
      <w:r w:rsidR="00BA7BD5">
        <w:rPr>
          <w:rFonts w:cs="Times New Roman"/>
        </w:rPr>
        <w:t xml:space="preserve"> research Data Collectors, </w:t>
      </w:r>
      <w:r w:rsidR="00D16C42">
        <w:rPr>
          <w:rFonts w:cs="Times New Roman"/>
        </w:rPr>
        <w:t>8</w:t>
      </w:r>
      <w:r>
        <w:rPr>
          <w:rFonts w:cs="Times New Roman"/>
        </w:rPr>
        <w:t xml:space="preserve"> </w:t>
      </w:r>
      <w:r w:rsidR="00D16C42">
        <w:rPr>
          <w:rFonts w:cs="Times New Roman"/>
        </w:rPr>
        <w:t>Village Based Researchers (</w:t>
      </w:r>
      <w:r>
        <w:rPr>
          <w:rFonts w:cs="Times New Roman"/>
        </w:rPr>
        <w:t>VBRs</w:t>
      </w:r>
      <w:r w:rsidR="00D16C42">
        <w:rPr>
          <w:rFonts w:cs="Times New Roman"/>
        </w:rPr>
        <w:t>), 2 Field Supervisors</w:t>
      </w:r>
      <w:r w:rsidR="00DD59D0">
        <w:rPr>
          <w:rFonts w:cs="Times New Roman"/>
        </w:rPr>
        <w:t xml:space="preserve"> from </w:t>
      </w:r>
      <w:r w:rsidR="00BA7BD5">
        <w:rPr>
          <w:rFonts w:cs="Times New Roman"/>
        </w:rPr>
        <w:t>Community Youth Concerns (</w:t>
      </w:r>
      <w:r w:rsidR="00DD59D0">
        <w:rPr>
          <w:rFonts w:cs="Times New Roman"/>
        </w:rPr>
        <w:t>CYC</w:t>
      </w:r>
      <w:r w:rsidR="00BA7BD5">
        <w:rPr>
          <w:rFonts w:cs="Times New Roman"/>
        </w:rPr>
        <w:t>)</w:t>
      </w:r>
      <w:r w:rsidR="00DD59D0">
        <w:rPr>
          <w:rFonts w:cs="Times New Roman"/>
        </w:rPr>
        <w:t xml:space="preserve"> and </w:t>
      </w:r>
      <w:r w:rsidR="00BA7BD5">
        <w:rPr>
          <w:rFonts w:cs="Times New Roman"/>
        </w:rPr>
        <w:t>District Women Development Association (</w:t>
      </w:r>
      <w:r w:rsidR="00DD59D0">
        <w:rPr>
          <w:rFonts w:cs="Times New Roman"/>
        </w:rPr>
        <w:t>DWDA</w:t>
      </w:r>
      <w:r w:rsidR="00BA7BD5">
        <w:rPr>
          <w:rFonts w:cs="Times New Roman"/>
        </w:rPr>
        <w:t>)</w:t>
      </w:r>
      <w:r w:rsidR="00DD59D0">
        <w:rPr>
          <w:rFonts w:cs="Times New Roman"/>
        </w:rPr>
        <w:t>;</w:t>
      </w:r>
      <w:r>
        <w:rPr>
          <w:rFonts w:cs="Times New Roman"/>
        </w:rPr>
        <w:t xml:space="preserve"> and 1</w:t>
      </w:r>
      <w:r w:rsidR="00D16C42">
        <w:rPr>
          <w:rFonts w:cs="Times New Roman"/>
        </w:rPr>
        <w:t>5</w:t>
      </w:r>
      <w:r>
        <w:rPr>
          <w:rFonts w:cs="Times New Roman"/>
        </w:rPr>
        <w:t xml:space="preserve"> from Partner organizations</w:t>
      </w:r>
      <w:r w:rsidR="00D16C42">
        <w:rPr>
          <w:rFonts w:cs="Times New Roman"/>
        </w:rPr>
        <w:t xml:space="preserve"> </w:t>
      </w:r>
      <w:r w:rsidR="00BA7BD5">
        <w:rPr>
          <w:rFonts w:cs="Times New Roman"/>
        </w:rPr>
        <w:t>[Community Markets for Conservation</w:t>
      </w:r>
      <w:r w:rsidR="00F31963">
        <w:rPr>
          <w:rFonts w:cs="Times New Roman"/>
        </w:rPr>
        <w:t xml:space="preserve"> </w:t>
      </w:r>
      <w:r w:rsidR="00D16C42">
        <w:rPr>
          <w:rFonts w:cs="Times New Roman"/>
        </w:rPr>
        <w:t>(COMACO</w:t>
      </w:r>
      <w:r w:rsidR="00BA7BD5">
        <w:rPr>
          <w:rFonts w:cs="Times New Roman"/>
        </w:rPr>
        <w:t>)</w:t>
      </w:r>
      <w:r w:rsidR="00D16C42">
        <w:rPr>
          <w:rFonts w:cs="Times New Roman"/>
        </w:rPr>
        <w:t xml:space="preserve">, </w:t>
      </w:r>
      <w:r w:rsidR="00BA7BD5">
        <w:rPr>
          <w:rFonts w:cs="Times New Roman"/>
        </w:rPr>
        <w:t>DWDA, CYC]</w:t>
      </w:r>
      <w:r w:rsidR="00D16C42">
        <w:rPr>
          <w:rFonts w:cs="Times New Roman"/>
        </w:rPr>
        <w:t xml:space="preserve"> and</w:t>
      </w:r>
      <w:r w:rsidR="00DD59D0">
        <w:rPr>
          <w:rFonts w:cs="Times New Roman"/>
        </w:rPr>
        <w:t>/or</w:t>
      </w:r>
      <w:r w:rsidR="00D16C42">
        <w:rPr>
          <w:rFonts w:cs="Times New Roman"/>
        </w:rPr>
        <w:t xml:space="preserve"> some of the unsuccessful candidates that were evaluated during the VBR recruitment process</w:t>
      </w:r>
      <w:r w:rsidRPr="00947359">
        <w:rPr>
          <w:rFonts w:cs="Times New Roman"/>
        </w:rPr>
        <w:t>) will be</w:t>
      </w:r>
      <w:r w:rsidR="003C1201">
        <w:rPr>
          <w:rFonts w:cs="Times New Roman"/>
        </w:rPr>
        <w:t xml:space="preserve"> engaged to administer the research instruments</w:t>
      </w:r>
      <w:r>
        <w:rPr>
          <w:rFonts w:cs="Times New Roman"/>
        </w:rPr>
        <w:t>.</w:t>
      </w:r>
      <w:r w:rsidR="005016B1">
        <w:rPr>
          <w:rFonts w:cs="Times New Roman"/>
        </w:rPr>
        <w:t xml:space="preserve"> For each village, the VBR will be the supervisor and the NFP Coordinator and Coordinators for Partner organizations</w:t>
      </w:r>
      <w:r>
        <w:rPr>
          <w:rFonts w:cs="Times New Roman"/>
        </w:rPr>
        <w:t xml:space="preserve"> </w:t>
      </w:r>
      <w:r w:rsidR="005016B1">
        <w:rPr>
          <w:rFonts w:cs="Times New Roman"/>
        </w:rPr>
        <w:t xml:space="preserve">will supervise for the VBRs. </w:t>
      </w:r>
      <w:r w:rsidR="003C1201">
        <w:rPr>
          <w:rFonts w:cs="Times New Roman"/>
        </w:rPr>
        <w:t xml:space="preserve">The Bridge survey will be used to collect information that will be used to refine the Household questionnaire. </w:t>
      </w:r>
      <w:r w:rsidRPr="00947359">
        <w:rPr>
          <w:rFonts w:cs="Times New Roman"/>
        </w:rPr>
        <w:t xml:space="preserve">The Focus Group discussions and key Informant interviews will be conducted by CIFOR Staff, </w:t>
      </w:r>
      <w:r w:rsidR="00D16C42">
        <w:rPr>
          <w:rFonts w:cs="Times New Roman"/>
        </w:rPr>
        <w:t xml:space="preserve">External Consultants, </w:t>
      </w:r>
      <w:r w:rsidRPr="00947359">
        <w:rPr>
          <w:rFonts w:cs="Times New Roman"/>
        </w:rPr>
        <w:t>partners and VBRs</w:t>
      </w:r>
      <w:r>
        <w:rPr>
          <w:rFonts w:cs="Times New Roman"/>
        </w:rPr>
        <w:t xml:space="preserve">. The Key informants include The District Commissioner, </w:t>
      </w:r>
      <w:r w:rsidR="00D16C42">
        <w:rPr>
          <w:rFonts w:cs="Times New Roman"/>
        </w:rPr>
        <w:t xml:space="preserve">Heads of </w:t>
      </w:r>
      <w:r>
        <w:rPr>
          <w:rFonts w:cs="Times New Roman"/>
        </w:rPr>
        <w:t xml:space="preserve">Government Departments, Chiefs and </w:t>
      </w:r>
      <w:r w:rsidR="00B97495">
        <w:rPr>
          <w:rFonts w:cs="Times New Roman"/>
        </w:rPr>
        <w:t xml:space="preserve">Village headmen or </w:t>
      </w:r>
      <w:r>
        <w:rPr>
          <w:rFonts w:cs="Times New Roman"/>
        </w:rPr>
        <w:t xml:space="preserve">their representatives and leaders of civil society organizations. The </w:t>
      </w:r>
      <w:r w:rsidR="007145F8">
        <w:rPr>
          <w:rFonts w:cs="Times New Roman"/>
        </w:rPr>
        <w:t xml:space="preserve">questions in the </w:t>
      </w:r>
      <w:r w:rsidR="008A5D73">
        <w:rPr>
          <w:rFonts w:cs="Times New Roman"/>
        </w:rPr>
        <w:t>F</w:t>
      </w:r>
      <w:r>
        <w:rPr>
          <w:rFonts w:cs="Times New Roman"/>
        </w:rPr>
        <w:t xml:space="preserve">ocus Group discussion schedule will be used as a guide for conducting focused group </w:t>
      </w:r>
      <w:r w:rsidR="007145F8">
        <w:rPr>
          <w:rFonts w:cs="Times New Roman"/>
        </w:rPr>
        <w:t>discussions in all the eight</w:t>
      </w:r>
      <w:r>
        <w:rPr>
          <w:rFonts w:cs="Times New Roman"/>
        </w:rPr>
        <w:t xml:space="preserve"> villages</w:t>
      </w:r>
      <w:r w:rsidR="003C1201">
        <w:rPr>
          <w:rFonts w:cs="Times New Roman"/>
        </w:rPr>
        <w:t xml:space="preserve"> and will be adjusted accordingly taking into account the information that will come from the household survey</w:t>
      </w:r>
      <w:r>
        <w:rPr>
          <w:rFonts w:cs="Times New Roman"/>
        </w:rPr>
        <w:t>.</w:t>
      </w:r>
    </w:p>
    <w:p w:rsidR="00AE42DF" w:rsidRPr="00947359" w:rsidRDefault="00AE42DF" w:rsidP="00947359">
      <w:pPr>
        <w:jc w:val="both"/>
        <w:rPr>
          <w:rFonts w:cs="Times New Roman"/>
        </w:rPr>
      </w:pPr>
    </w:p>
    <w:p w:rsidR="00AE42DF" w:rsidRPr="0019768F" w:rsidRDefault="00754818" w:rsidP="00947359">
      <w:pPr>
        <w:jc w:val="both"/>
        <w:rPr>
          <w:rFonts w:cs="Times New Roman"/>
          <w:b/>
        </w:rPr>
      </w:pPr>
      <w:r>
        <w:rPr>
          <w:rFonts w:cs="Times New Roman"/>
          <w:b/>
        </w:rPr>
        <w:t>DESIGN AND SAMPLING FOR HOUSEHOLD SURVEY</w:t>
      </w:r>
    </w:p>
    <w:p w:rsidR="00203B04" w:rsidRPr="00947359" w:rsidRDefault="00203B04" w:rsidP="00947359">
      <w:pPr>
        <w:jc w:val="both"/>
        <w:rPr>
          <w:rFonts w:eastAsia="Calibri" w:cs="Arial"/>
          <w:b/>
          <w:color w:val="000000"/>
        </w:rPr>
      </w:pPr>
      <w:r w:rsidRPr="00947359">
        <w:rPr>
          <w:rFonts w:eastAsia="Calibri" w:cs="Arial"/>
          <w:b/>
          <w:color w:val="000000"/>
        </w:rPr>
        <w:t>Sampling strategy</w:t>
      </w:r>
      <w:r w:rsidR="0007796C">
        <w:rPr>
          <w:rFonts w:eastAsia="Calibri" w:cs="Arial"/>
          <w:b/>
          <w:color w:val="000000"/>
        </w:rPr>
        <w:t xml:space="preserve"> for Household survey</w:t>
      </w:r>
    </w:p>
    <w:p w:rsidR="00A210AE" w:rsidRPr="001D6455" w:rsidRDefault="00C0066A" w:rsidP="00A210AE">
      <w:pPr>
        <w:jc w:val="both"/>
        <w:rPr>
          <w:rFonts w:eastAsia="Calibri" w:cs="Arial"/>
          <w:color w:val="000000"/>
        </w:rPr>
      </w:pPr>
      <w:r w:rsidRPr="00947359">
        <w:rPr>
          <w:rFonts w:eastAsia="Arial Unicode MS" w:cs="Arial"/>
          <w:color w:val="000000"/>
        </w:rPr>
        <w:t>Stratified sampling</w:t>
      </w:r>
      <w:r w:rsidR="00203B04" w:rsidRPr="00947359">
        <w:rPr>
          <w:rFonts w:eastAsia="Arial Unicode MS" w:cs="Arial"/>
          <w:color w:val="000000"/>
        </w:rPr>
        <w:t xml:space="preserve"> will be used.</w:t>
      </w:r>
      <w:r w:rsidR="00203B04" w:rsidRPr="00947359">
        <w:rPr>
          <w:rFonts w:eastAsia="Calibri" w:cs="Arial"/>
          <w:color w:val="000000"/>
        </w:rPr>
        <w:t xml:space="preserve"> </w:t>
      </w:r>
      <w:r w:rsidR="00C8220B" w:rsidRPr="00947359">
        <w:rPr>
          <w:rFonts w:eastAsia="Calibri" w:cs="Arial"/>
          <w:color w:val="000000"/>
        </w:rPr>
        <w:t>The first stage of sampli</w:t>
      </w:r>
      <w:r w:rsidRPr="00947359">
        <w:rPr>
          <w:rFonts w:eastAsia="Calibri" w:cs="Arial"/>
          <w:color w:val="000000"/>
        </w:rPr>
        <w:t>ng was the selection of the villages in which the project will be implemented.</w:t>
      </w:r>
      <w:r w:rsidR="00A210AE" w:rsidRPr="00A210AE">
        <w:t xml:space="preserve"> </w:t>
      </w:r>
      <w:r w:rsidR="001D6455" w:rsidRPr="001D6455">
        <w:t>The selection of the villages was done with the full involvement of the Chiefs, the village headmen/women and CIFOR and its partners.</w:t>
      </w:r>
      <w:r w:rsidR="001D6455">
        <w:t xml:space="preserve"> </w:t>
      </w:r>
      <w:r w:rsidR="00A210AE" w:rsidRPr="001D6455">
        <w:rPr>
          <w:rFonts w:eastAsia="Calibri" w:cs="Arial"/>
          <w:color w:val="000000"/>
        </w:rPr>
        <w:t xml:space="preserve">The Social Surveys will take place in the 8 villages, 2 from each of the 4 Chiefdoms of </w:t>
      </w:r>
      <w:proofErr w:type="spellStart"/>
      <w:r w:rsidR="00A210AE" w:rsidRPr="001D6455">
        <w:rPr>
          <w:rFonts w:eastAsia="Calibri" w:cs="Arial"/>
          <w:color w:val="000000"/>
        </w:rPr>
        <w:t>Nyimba</w:t>
      </w:r>
      <w:proofErr w:type="spellEnd"/>
      <w:r w:rsidR="00A210AE" w:rsidRPr="001D6455">
        <w:rPr>
          <w:rFonts w:eastAsia="Calibri" w:cs="Arial"/>
          <w:color w:val="000000"/>
        </w:rPr>
        <w:t xml:space="preserve">. The 8 villages are </w:t>
      </w:r>
      <w:proofErr w:type="spellStart"/>
      <w:r w:rsidR="00A210AE" w:rsidRPr="001D6455">
        <w:rPr>
          <w:rFonts w:eastAsia="Calibri" w:cs="Arial"/>
          <w:color w:val="000000"/>
        </w:rPr>
        <w:t>Pondani</w:t>
      </w:r>
      <w:proofErr w:type="spellEnd"/>
      <w:r w:rsidR="00A210AE" w:rsidRPr="001D6455">
        <w:rPr>
          <w:rFonts w:eastAsia="Calibri" w:cs="Arial"/>
          <w:color w:val="000000"/>
        </w:rPr>
        <w:t xml:space="preserve">, </w:t>
      </w:r>
      <w:proofErr w:type="spellStart"/>
      <w:r w:rsidR="00A210AE" w:rsidRPr="001D6455">
        <w:rPr>
          <w:rFonts w:eastAsia="Calibri" w:cs="Arial"/>
          <w:color w:val="000000"/>
        </w:rPr>
        <w:t>Ndake</w:t>
      </w:r>
      <w:proofErr w:type="spellEnd"/>
      <w:r w:rsidR="00EB363A" w:rsidRPr="001D6455">
        <w:rPr>
          <w:rFonts w:eastAsia="Calibri" w:cs="Arial"/>
          <w:color w:val="000000"/>
        </w:rPr>
        <w:t xml:space="preserve"> in Chief </w:t>
      </w:r>
      <w:proofErr w:type="spellStart"/>
      <w:r w:rsidR="00EB363A" w:rsidRPr="001D6455">
        <w:rPr>
          <w:rFonts w:eastAsia="Calibri" w:cs="Arial"/>
          <w:color w:val="000000"/>
        </w:rPr>
        <w:t>Ndake’s</w:t>
      </w:r>
      <w:proofErr w:type="spellEnd"/>
      <w:r w:rsidR="00EB363A" w:rsidRPr="001D6455">
        <w:rPr>
          <w:rFonts w:eastAsia="Calibri" w:cs="Arial"/>
          <w:color w:val="000000"/>
        </w:rPr>
        <w:t xml:space="preserve"> area, </w:t>
      </w:r>
      <w:proofErr w:type="spellStart"/>
      <w:r w:rsidR="00EB363A" w:rsidRPr="001D6455">
        <w:rPr>
          <w:rFonts w:eastAsia="Calibri" w:cs="Arial"/>
          <w:color w:val="000000"/>
        </w:rPr>
        <w:t>Zubalinyenga</w:t>
      </w:r>
      <w:proofErr w:type="spellEnd"/>
      <w:r w:rsidR="00EB363A" w:rsidRPr="001D6455">
        <w:rPr>
          <w:rFonts w:eastAsia="Calibri" w:cs="Arial"/>
          <w:color w:val="000000"/>
        </w:rPr>
        <w:t xml:space="preserve"> and </w:t>
      </w:r>
      <w:proofErr w:type="spellStart"/>
      <w:r w:rsidR="00A210AE" w:rsidRPr="001D6455">
        <w:rPr>
          <w:rFonts w:eastAsia="Calibri" w:cs="Arial"/>
          <w:color w:val="000000"/>
        </w:rPr>
        <w:t>Nyalugwe</w:t>
      </w:r>
      <w:proofErr w:type="spellEnd"/>
      <w:r w:rsidR="00EB363A" w:rsidRPr="001D6455">
        <w:rPr>
          <w:rFonts w:eastAsia="Calibri" w:cs="Arial"/>
          <w:color w:val="000000"/>
        </w:rPr>
        <w:t xml:space="preserve"> in Chief </w:t>
      </w:r>
      <w:proofErr w:type="spellStart"/>
      <w:r w:rsidR="00EB363A" w:rsidRPr="001D6455">
        <w:rPr>
          <w:rFonts w:eastAsia="Calibri" w:cs="Arial"/>
          <w:color w:val="000000"/>
        </w:rPr>
        <w:t>Nyalugwe’s</w:t>
      </w:r>
      <w:proofErr w:type="spellEnd"/>
      <w:r w:rsidR="00EB363A" w:rsidRPr="001D6455">
        <w:rPr>
          <w:rFonts w:eastAsia="Calibri" w:cs="Arial"/>
          <w:color w:val="000000"/>
        </w:rPr>
        <w:t xml:space="preserve"> area</w:t>
      </w:r>
      <w:r w:rsidR="00677B1A" w:rsidRPr="001D6455">
        <w:rPr>
          <w:rFonts w:eastAsia="Calibri" w:cs="Arial"/>
          <w:color w:val="000000"/>
        </w:rPr>
        <w:t>;</w:t>
      </w:r>
      <w:r w:rsidR="00A210AE" w:rsidRPr="001D6455">
        <w:rPr>
          <w:rFonts w:eastAsia="Calibri" w:cs="Arial"/>
          <w:color w:val="000000"/>
        </w:rPr>
        <w:t xml:space="preserve"> </w:t>
      </w:r>
      <w:proofErr w:type="spellStart"/>
      <w:r w:rsidR="00EB363A" w:rsidRPr="001D6455">
        <w:rPr>
          <w:rFonts w:eastAsia="Calibri" w:cs="Arial"/>
          <w:color w:val="000000"/>
        </w:rPr>
        <w:t>Chinsimbwe</w:t>
      </w:r>
      <w:proofErr w:type="spellEnd"/>
      <w:r w:rsidR="00EB363A" w:rsidRPr="001D6455">
        <w:rPr>
          <w:rFonts w:eastAsia="Calibri" w:cs="Arial"/>
          <w:color w:val="000000"/>
        </w:rPr>
        <w:t xml:space="preserve"> and </w:t>
      </w:r>
      <w:proofErr w:type="spellStart"/>
      <w:r w:rsidR="00EB363A" w:rsidRPr="001D6455">
        <w:rPr>
          <w:rFonts w:eastAsia="Calibri" w:cs="Arial"/>
          <w:color w:val="000000"/>
        </w:rPr>
        <w:t>Mwape</w:t>
      </w:r>
      <w:proofErr w:type="spellEnd"/>
      <w:r w:rsidR="00EB363A" w:rsidRPr="001D6455">
        <w:rPr>
          <w:rFonts w:eastAsia="Calibri" w:cs="Arial"/>
          <w:color w:val="000000"/>
        </w:rPr>
        <w:t xml:space="preserve"> in Chief </w:t>
      </w:r>
      <w:proofErr w:type="spellStart"/>
      <w:r w:rsidR="00A210AE" w:rsidRPr="001D6455">
        <w:rPr>
          <w:rFonts w:eastAsia="Calibri" w:cs="Arial"/>
          <w:color w:val="000000"/>
        </w:rPr>
        <w:t>Mwape</w:t>
      </w:r>
      <w:r w:rsidR="00EB363A" w:rsidRPr="001D6455">
        <w:rPr>
          <w:rFonts w:eastAsia="Calibri" w:cs="Arial"/>
          <w:color w:val="000000"/>
        </w:rPr>
        <w:t>’s</w:t>
      </w:r>
      <w:proofErr w:type="spellEnd"/>
      <w:r w:rsidR="00EB363A" w:rsidRPr="001D6455">
        <w:rPr>
          <w:rFonts w:eastAsia="Calibri" w:cs="Arial"/>
          <w:color w:val="000000"/>
        </w:rPr>
        <w:t xml:space="preserve"> area</w:t>
      </w:r>
      <w:r w:rsidR="00677B1A" w:rsidRPr="001D6455">
        <w:rPr>
          <w:rFonts w:eastAsia="Calibri" w:cs="Arial"/>
          <w:color w:val="000000"/>
        </w:rPr>
        <w:t>; and</w:t>
      </w:r>
      <w:r w:rsidR="00A210AE" w:rsidRPr="001D6455">
        <w:rPr>
          <w:rFonts w:eastAsia="Calibri" w:cs="Arial"/>
          <w:color w:val="000000"/>
        </w:rPr>
        <w:t xml:space="preserve"> </w:t>
      </w:r>
      <w:proofErr w:type="spellStart"/>
      <w:r w:rsidR="00A210AE" w:rsidRPr="001D6455">
        <w:rPr>
          <w:rFonts w:eastAsia="Calibri" w:cs="Arial"/>
          <w:color w:val="000000"/>
        </w:rPr>
        <w:t>Luembe</w:t>
      </w:r>
      <w:proofErr w:type="spellEnd"/>
      <w:r w:rsidR="00A210AE" w:rsidRPr="001D6455">
        <w:rPr>
          <w:rFonts w:eastAsia="Calibri" w:cs="Arial"/>
          <w:color w:val="000000"/>
        </w:rPr>
        <w:t xml:space="preserve"> and </w:t>
      </w:r>
      <w:proofErr w:type="spellStart"/>
      <w:r w:rsidR="00A210AE" w:rsidRPr="001D6455">
        <w:rPr>
          <w:rFonts w:eastAsia="Calibri" w:cs="Arial"/>
          <w:color w:val="000000"/>
        </w:rPr>
        <w:t>Ng’ambwa</w:t>
      </w:r>
      <w:proofErr w:type="spellEnd"/>
      <w:r w:rsidR="00677B1A" w:rsidRPr="001D6455">
        <w:rPr>
          <w:rFonts w:eastAsia="Calibri" w:cs="Arial"/>
          <w:color w:val="000000"/>
        </w:rPr>
        <w:t xml:space="preserve"> in Chief </w:t>
      </w:r>
      <w:proofErr w:type="spellStart"/>
      <w:r w:rsidR="00677B1A" w:rsidRPr="001D6455">
        <w:rPr>
          <w:rFonts w:eastAsia="Calibri" w:cs="Arial"/>
          <w:color w:val="000000"/>
        </w:rPr>
        <w:t>Luembe’s</w:t>
      </w:r>
      <w:proofErr w:type="spellEnd"/>
      <w:r w:rsidR="00677B1A" w:rsidRPr="001D6455">
        <w:rPr>
          <w:rFonts w:eastAsia="Calibri" w:cs="Arial"/>
          <w:color w:val="000000"/>
        </w:rPr>
        <w:t xml:space="preserve"> area</w:t>
      </w:r>
      <w:r w:rsidR="00A210AE" w:rsidRPr="001D6455">
        <w:rPr>
          <w:rFonts w:eastAsia="Calibri" w:cs="Arial"/>
          <w:color w:val="000000"/>
        </w:rPr>
        <w:t xml:space="preserve">. The villages were selected </w:t>
      </w:r>
      <w:r w:rsidR="00397B31" w:rsidRPr="001D6455">
        <w:rPr>
          <w:rFonts w:eastAsia="Calibri" w:cs="Arial"/>
          <w:color w:val="000000"/>
        </w:rPr>
        <w:t>taking into account the following main criteria</w:t>
      </w:r>
      <w:r w:rsidR="00A210AE" w:rsidRPr="001D6455">
        <w:rPr>
          <w:rFonts w:eastAsia="Calibri" w:cs="Arial"/>
          <w:color w:val="000000"/>
        </w:rPr>
        <w:t>:</w:t>
      </w:r>
    </w:p>
    <w:p w:rsidR="00A210AE" w:rsidRPr="001D6455" w:rsidRDefault="00397B31" w:rsidP="00397B31">
      <w:pPr>
        <w:pStyle w:val="ListParagraph"/>
        <w:numPr>
          <w:ilvl w:val="0"/>
          <w:numId w:val="35"/>
        </w:numPr>
        <w:jc w:val="both"/>
        <w:rPr>
          <w:rFonts w:eastAsia="Calibri" w:cs="Arial"/>
          <w:color w:val="000000"/>
        </w:rPr>
      </w:pPr>
      <w:r w:rsidRPr="001D6455">
        <w:rPr>
          <w:rFonts w:eastAsia="Calibri" w:cs="Arial"/>
          <w:color w:val="000000"/>
        </w:rPr>
        <w:lastRenderedPageBreak/>
        <w:t>Accessibility of villages throughout the year</w:t>
      </w:r>
    </w:p>
    <w:p w:rsidR="00397B31" w:rsidRPr="001D6455" w:rsidRDefault="00397B31" w:rsidP="00397B31">
      <w:pPr>
        <w:pStyle w:val="ListParagraph"/>
        <w:numPr>
          <w:ilvl w:val="0"/>
          <w:numId w:val="35"/>
        </w:numPr>
        <w:jc w:val="both"/>
        <w:rPr>
          <w:rFonts w:eastAsia="Calibri" w:cs="Arial"/>
          <w:color w:val="000000"/>
        </w:rPr>
      </w:pPr>
      <w:r w:rsidRPr="001D6455">
        <w:rPr>
          <w:rFonts w:eastAsia="Calibri" w:cs="Arial"/>
          <w:color w:val="000000"/>
        </w:rPr>
        <w:t>Population density</w:t>
      </w:r>
    </w:p>
    <w:p w:rsidR="00397B31" w:rsidRPr="001D6455" w:rsidRDefault="001D6455" w:rsidP="00397B31">
      <w:pPr>
        <w:pStyle w:val="ListParagraph"/>
        <w:numPr>
          <w:ilvl w:val="0"/>
          <w:numId w:val="35"/>
        </w:numPr>
        <w:jc w:val="both"/>
        <w:rPr>
          <w:rFonts w:eastAsia="Calibri" w:cs="Arial"/>
          <w:color w:val="000000"/>
        </w:rPr>
      </w:pPr>
      <w:r w:rsidRPr="001D6455">
        <w:rPr>
          <w:rFonts w:eastAsia="Calibri" w:cs="Arial"/>
          <w:color w:val="000000"/>
        </w:rPr>
        <w:t>Availability</w:t>
      </w:r>
      <w:r w:rsidR="00397B31" w:rsidRPr="001D6455">
        <w:rPr>
          <w:rFonts w:eastAsia="Calibri" w:cs="Arial"/>
          <w:color w:val="000000"/>
        </w:rPr>
        <w:t xml:space="preserve"> of forest resources.</w:t>
      </w:r>
    </w:p>
    <w:p w:rsidR="00425B21" w:rsidRDefault="00425B21" w:rsidP="00A210AE">
      <w:pPr>
        <w:jc w:val="both"/>
        <w:rPr>
          <w:rFonts w:eastAsia="Calibri" w:cs="Arial"/>
          <w:color w:val="000000"/>
        </w:rPr>
      </w:pPr>
    </w:p>
    <w:p w:rsidR="00CF0869" w:rsidRPr="00947359" w:rsidRDefault="00CF0869" w:rsidP="00947359">
      <w:pPr>
        <w:jc w:val="both"/>
        <w:rPr>
          <w:rFonts w:eastAsia="Calibri" w:cs="Arial"/>
          <w:b/>
        </w:rPr>
      </w:pPr>
      <w:r w:rsidRPr="00947359">
        <w:rPr>
          <w:rFonts w:eastAsia="Calibri" w:cs="Arial"/>
          <w:b/>
        </w:rPr>
        <w:t>List of Sample households</w:t>
      </w:r>
    </w:p>
    <w:p w:rsidR="00CF0869" w:rsidRDefault="00CF0869" w:rsidP="00947359">
      <w:pPr>
        <w:jc w:val="both"/>
        <w:rPr>
          <w:rFonts w:eastAsia="Calibri" w:cs="Arial"/>
          <w:bCs/>
          <w:color w:val="000000"/>
        </w:rPr>
      </w:pPr>
      <w:r w:rsidRPr="00947359">
        <w:rPr>
          <w:rFonts w:eastAsia="Calibri" w:cs="Arial"/>
          <w:color w:val="000000"/>
        </w:rPr>
        <w:t>A household is considered to be a person or a set of persons who together occupy a housing unit or part of it and consume and/or make common provision for food or other goods</w:t>
      </w:r>
      <w:r w:rsidR="00C0066A" w:rsidRPr="00947359">
        <w:rPr>
          <w:rFonts w:eastAsia="Calibri" w:cs="Arial"/>
          <w:color w:val="000000"/>
        </w:rPr>
        <w:t>, (FLES</w:t>
      </w:r>
      <w:r w:rsidR="00BA7BD5">
        <w:rPr>
          <w:rStyle w:val="FootnoteReference"/>
          <w:rFonts w:eastAsia="Calibri" w:cs="Arial"/>
          <w:color w:val="000000"/>
        </w:rPr>
        <w:footnoteReference w:id="8"/>
      </w:r>
      <w:r w:rsidR="00C0066A" w:rsidRPr="00947359">
        <w:rPr>
          <w:rFonts w:eastAsia="Calibri" w:cs="Arial"/>
          <w:color w:val="000000"/>
        </w:rPr>
        <w:t>, 2012)</w:t>
      </w:r>
      <w:r w:rsidRPr="00947359">
        <w:rPr>
          <w:rFonts w:eastAsia="Calibri" w:cs="Arial"/>
          <w:color w:val="000000"/>
        </w:rPr>
        <w:t xml:space="preserve">. </w:t>
      </w:r>
      <w:r w:rsidRPr="00947359">
        <w:rPr>
          <w:rFonts w:eastAsia="Calibri" w:cs="Arial"/>
          <w:bCs/>
          <w:color w:val="000000"/>
        </w:rPr>
        <w:t>A frame of households will be determined by listing all the ho</w:t>
      </w:r>
      <w:r w:rsidR="00C0066A" w:rsidRPr="00947359">
        <w:rPr>
          <w:rFonts w:eastAsia="Calibri" w:cs="Arial"/>
          <w:bCs/>
          <w:color w:val="000000"/>
        </w:rPr>
        <w:t>useholds in all the selected villages</w:t>
      </w:r>
      <w:r w:rsidR="00425B21" w:rsidRPr="00425B21">
        <w:t xml:space="preserve"> </w:t>
      </w:r>
      <w:r w:rsidR="00425B21" w:rsidRPr="00425B21">
        <w:rPr>
          <w:rFonts w:eastAsia="Calibri" w:cs="Arial"/>
          <w:bCs/>
          <w:color w:val="000000"/>
        </w:rPr>
        <w:t>(</w:t>
      </w:r>
      <w:r w:rsidR="00DD59D0">
        <w:rPr>
          <w:rFonts w:eastAsia="Calibri" w:cs="Arial"/>
          <w:bCs/>
          <w:i/>
          <w:color w:val="000000"/>
          <w:sz w:val="18"/>
          <w:szCs w:val="18"/>
        </w:rPr>
        <w:t>See Attachment</w:t>
      </w:r>
      <w:r w:rsidR="00425B21" w:rsidRPr="00425B21">
        <w:rPr>
          <w:rFonts w:eastAsia="Calibri" w:cs="Arial"/>
          <w:bCs/>
          <w:i/>
          <w:color w:val="000000"/>
          <w:sz w:val="18"/>
          <w:szCs w:val="18"/>
        </w:rPr>
        <w:t>)</w:t>
      </w:r>
      <w:r w:rsidRPr="00947359">
        <w:rPr>
          <w:rFonts w:eastAsia="Calibri" w:cs="Arial"/>
          <w:bCs/>
          <w:color w:val="000000"/>
        </w:rPr>
        <w:t>. Upon completion of household listing, the household lists will give new household nu</w:t>
      </w:r>
      <w:r w:rsidR="008A5D73">
        <w:rPr>
          <w:rFonts w:eastAsia="Calibri" w:cs="Arial"/>
          <w:bCs/>
          <w:color w:val="000000"/>
        </w:rPr>
        <w:t>mbers, which are sampling Identification</w:t>
      </w:r>
      <w:r w:rsidRPr="00947359">
        <w:rPr>
          <w:rFonts w:eastAsia="Calibri" w:cs="Arial"/>
          <w:bCs/>
          <w:color w:val="000000"/>
        </w:rPr>
        <w:t xml:space="preserve"> numbers assigned </w:t>
      </w:r>
      <w:r w:rsidR="00F83063">
        <w:rPr>
          <w:rFonts w:eastAsia="Calibri" w:cs="Arial"/>
          <w:bCs/>
          <w:color w:val="000000"/>
        </w:rPr>
        <w:t>to each household in each village</w:t>
      </w:r>
      <w:r w:rsidRPr="00947359">
        <w:rPr>
          <w:rFonts w:eastAsia="Calibri" w:cs="Arial"/>
          <w:bCs/>
          <w:color w:val="000000"/>
        </w:rPr>
        <w:t>. The sampling numbers will be assi</w:t>
      </w:r>
      <w:r w:rsidR="00947359" w:rsidRPr="00947359">
        <w:rPr>
          <w:rFonts w:eastAsia="Calibri" w:cs="Arial"/>
          <w:bCs/>
          <w:color w:val="000000"/>
        </w:rPr>
        <w:t>gned sequentially within each village</w:t>
      </w:r>
      <w:r w:rsidRPr="00947359">
        <w:rPr>
          <w:rFonts w:eastAsia="Calibri" w:cs="Arial"/>
          <w:bCs/>
          <w:color w:val="000000"/>
        </w:rPr>
        <w:t xml:space="preserve"> starting from 1. Th</w:t>
      </w:r>
      <w:r w:rsidR="00C0066A" w:rsidRPr="00947359">
        <w:rPr>
          <w:rFonts w:eastAsia="Calibri" w:cs="Arial"/>
          <w:bCs/>
          <w:color w:val="000000"/>
        </w:rPr>
        <w:t xml:space="preserve">e total number of households in each village </w:t>
      </w:r>
      <w:r w:rsidRPr="00947359">
        <w:rPr>
          <w:rFonts w:eastAsia="Calibri" w:cs="Arial"/>
          <w:bCs/>
          <w:color w:val="000000"/>
        </w:rPr>
        <w:t xml:space="preserve">will be equal to the last </w:t>
      </w:r>
      <w:r w:rsidR="008A5D73">
        <w:rPr>
          <w:rFonts w:eastAsia="Calibri" w:cs="Arial"/>
          <w:bCs/>
          <w:color w:val="000000"/>
        </w:rPr>
        <w:t xml:space="preserve">sampling </w:t>
      </w:r>
      <w:r w:rsidRPr="00947359">
        <w:rPr>
          <w:rFonts w:eastAsia="Calibri" w:cs="Arial"/>
          <w:bCs/>
          <w:color w:val="000000"/>
        </w:rPr>
        <w:t xml:space="preserve">number assigned. </w:t>
      </w:r>
      <w:r w:rsidR="008A5D73" w:rsidRPr="00677B1A">
        <w:rPr>
          <w:rFonts w:eastAsia="Calibri" w:cs="Arial"/>
          <w:bCs/>
          <w:color w:val="000000"/>
        </w:rPr>
        <w:t xml:space="preserve">The questionnaire will be coded with </w:t>
      </w:r>
      <w:r w:rsidR="00677B1A" w:rsidRPr="00677B1A">
        <w:rPr>
          <w:rFonts w:eastAsia="Calibri" w:cs="Arial"/>
          <w:bCs/>
          <w:color w:val="000000"/>
        </w:rPr>
        <w:t>a serial number that will have identification letters</w:t>
      </w:r>
      <w:r w:rsidR="00677B1A">
        <w:rPr>
          <w:rFonts w:eastAsia="Calibri" w:cs="Arial"/>
          <w:bCs/>
          <w:color w:val="000000"/>
        </w:rPr>
        <w:t xml:space="preserve"> for each of the Data Collectors initials and will be numbered from 1 to the last household each person interviews </w:t>
      </w:r>
      <w:proofErr w:type="spellStart"/>
      <w:r w:rsidR="00677B1A">
        <w:rPr>
          <w:rFonts w:eastAsia="Calibri" w:cs="Arial"/>
          <w:bCs/>
          <w:color w:val="000000"/>
        </w:rPr>
        <w:t>e.g</w:t>
      </w:r>
      <w:proofErr w:type="spellEnd"/>
      <w:r w:rsidR="00677B1A">
        <w:rPr>
          <w:rFonts w:eastAsia="Calibri" w:cs="Arial"/>
          <w:bCs/>
          <w:color w:val="000000"/>
        </w:rPr>
        <w:t xml:space="preserve"> Simeon </w:t>
      </w:r>
      <w:proofErr w:type="spellStart"/>
      <w:r w:rsidR="00677B1A">
        <w:rPr>
          <w:rFonts w:eastAsia="Calibri" w:cs="Arial"/>
          <w:bCs/>
          <w:color w:val="000000"/>
        </w:rPr>
        <w:t>Daka</w:t>
      </w:r>
      <w:proofErr w:type="spellEnd"/>
      <w:r w:rsidR="00677B1A">
        <w:rPr>
          <w:rFonts w:eastAsia="Calibri" w:cs="Arial"/>
          <w:bCs/>
          <w:color w:val="000000"/>
        </w:rPr>
        <w:t xml:space="preserve"> will have serial numbers SD 1, SD 2, ….</w:t>
      </w:r>
      <w:proofErr w:type="spellStart"/>
      <w:r w:rsidR="00677B1A">
        <w:rPr>
          <w:rFonts w:eastAsia="Calibri" w:cs="Arial"/>
          <w:bCs/>
          <w:color w:val="000000"/>
        </w:rPr>
        <w:t>SDx</w:t>
      </w:r>
      <w:proofErr w:type="spellEnd"/>
      <w:r w:rsidR="00677B1A">
        <w:rPr>
          <w:rFonts w:eastAsia="Calibri" w:cs="Arial"/>
          <w:bCs/>
          <w:color w:val="000000"/>
        </w:rPr>
        <w:t>; x being the last number for the household interviewed.</w:t>
      </w:r>
    </w:p>
    <w:p w:rsidR="00830794" w:rsidRPr="00830794" w:rsidRDefault="00830794" w:rsidP="00830794">
      <w:pPr>
        <w:spacing w:after="0" w:line="240" w:lineRule="auto"/>
        <w:jc w:val="both"/>
        <w:rPr>
          <w:rFonts w:eastAsia="Times New Roman" w:cs="Arial"/>
          <w:b/>
        </w:rPr>
      </w:pPr>
      <w:r w:rsidRPr="00ED0B8D">
        <w:rPr>
          <w:rFonts w:eastAsia="Times New Roman" w:cs="Arial"/>
          <w:b/>
        </w:rPr>
        <w:t>Sample size determination</w:t>
      </w:r>
    </w:p>
    <w:p w:rsidR="00830794" w:rsidRPr="00830794" w:rsidRDefault="005C7586" w:rsidP="00830794">
      <w:pPr>
        <w:spacing w:after="0" w:line="240" w:lineRule="auto"/>
        <w:jc w:val="both"/>
        <w:rPr>
          <w:rFonts w:eastAsia="Times New Roman" w:cs="Arial"/>
        </w:rPr>
      </w:pPr>
      <w:r w:rsidRPr="005C7586">
        <w:rPr>
          <w:rFonts w:eastAsia="Times New Roman" w:cs="Arial"/>
        </w:rPr>
        <w:t>In each village, the number of households will be listed and numbered. Sample households will be selected systematically using a pre-determined interval to ensure that the number of households to be sampled will be proportional to the size of the number of households in each village.</w:t>
      </w:r>
      <w:r>
        <w:rPr>
          <w:rFonts w:eastAsia="Times New Roman" w:cs="Arial"/>
        </w:rPr>
        <w:t xml:space="preserve"> </w:t>
      </w:r>
      <w:r w:rsidR="00830794" w:rsidRPr="00ED0B8D">
        <w:rPr>
          <w:rFonts w:eastAsia="Times New Roman" w:cs="Arial"/>
        </w:rPr>
        <w:t xml:space="preserve">The </w:t>
      </w:r>
      <w:r w:rsidR="001B35FA">
        <w:rPr>
          <w:rFonts w:eastAsia="Times New Roman" w:cs="Arial"/>
        </w:rPr>
        <w:t>sample size will be</w:t>
      </w:r>
      <w:r w:rsidR="00830794" w:rsidRPr="00ED0B8D">
        <w:rPr>
          <w:rFonts w:eastAsia="Times New Roman" w:cs="Arial"/>
        </w:rPr>
        <w:t xml:space="preserve"> determine</w:t>
      </w:r>
      <w:r w:rsidR="00850AC2">
        <w:rPr>
          <w:rFonts w:eastAsia="Times New Roman" w:cs="Arial"/>
        </w:rPr>
        <w:t>d</w:t>
      </w:r>
      <w:r w:rsidR="00830794" w:rsidRPr="00ED0B8D">
        <w:rPr>
          <w:rFonts w:eastAsia="Times New Roman" w:cs="Arial"/>
        </w:rPr>
        <w:t xml:space="preserve"> </w:t>
      </w:r>
      <w:r w:rsidR="001B35FA">
        <w:rPr>
          <w:rFonts w:eastAsia="Times New Roman" w:cs="Arial"/>
        </w:rPr>
        <w:t xml:space="preserve">based on the total number </w:t>
      </w:r>
      <w:r w:rsidR="00830794" w:rsidRPr="00ED0B8D">
        <w:rPr>
          <w:rFonts w:eastAsia="Times New Roman" w:cs="Arial"/>
        </w:rPr>
        <w:t>the house</w:t>
      </w:r>
      <w:r w:rsidR="001B35FA">
        <w:rPr>
          <w:rFonts w:eastAsia="Times New Roman" w:cs="Arial"/>
        </w:rPr>
        <w:t>holds in</w:t>
      </w:r>
      <w:r w:rsidR="00830794" w:rsidRPr="00ED0B8D">
        <w:rPr>
          <w:rFonts w:eastAsia="Times New Roman" w:cs="Arial"/>
        </w:rPr>
        <w:t xml:space="preserve"> of the </w:t>
      </w:r>
      <w:r w:rsidR="007D766D">
        <w:rPr>
          <w:rFonts w:eastAsia="Times New Roman" w:cs="Arial"/>
        </w:rPr>
        <w:t xml:space="preserve">8 </w:t>
      </w:r>
      <w:r w:rsidR="00830794" w:rsidRPr="00ED0B8D">
        <w:rPr>
          <w:rFonts w:eastAsia="Times New Roman" w:cs="Arial"/>
        </w:rPr>
        <w:t>villages to be sampled</w:t>
      </w:r>
      <w:r w:rsidR="00ED0B8D">
        <w:rPr>
          <w:rFonts w:eastAsia="Times New Roman" w:cs="Arial"/>
        </w:rPr>
        <w:t xml:space="preserve">. </w:t>
      </w:r>
      <w:r w:rsidR="0069222D">
        <w:rPr>
          <w:rFonts w:eastAsia="Times New Roman" w:cs="Arial"/>
        </w:rPr>
        <w:t xml:space="preserve">The total sample size of the data collected by the Village Researchers indicates that there are approximately </w:t>
      </w:r>
      <w:r w:rsidR="0065645A" w:rsidRPr="0065645A">
        <w:rPr>
          <w:rFonts w:eastAsia="Times New Roman" w:cs="Arial"/>
          <w:b/>
          <w:color w:val="C00000"/>
        </w:rPr>
        <w:t>1776</w:t>
      </w:r>
      <w:r w:rsidR="007D766D">
        <w:rPr>
          <w:rFonts w:eastAsia="Times New Roman" w:cs="Arial"/>
          <w:color w:val="C00000"/>
        </w:rPr>
        <w:t xml:space="preserve"> </w:t>
      </w:r>
      <w:r w:rsidR="0069222D">
        <w:rPr>
          <w:rFonts w:eastAsia="Times New Roman" w:cs="Arial"/>
        </w:rPr>
        <w:t>households in the targeted villages. The breakdown of the data is presented in the table</w:t>
      </w:r>
      <w:r w:rsidR="00AF7CEB">
        <w:rPr>
          <w:rFonts w:eastAsia="Times New Roman" w:cs="Arial"/>
        </w:rPr>
        <w:t xml:space="preserve"> 1</w:t>
      </w:r>
      <w:r w:rsidR="0069222D">
        <w:rPr>
          <w:rFonts w:eastAsia="Times New Roman" w:cs="Arial"/>
        </w:rPr>
        <w:t xml:space="preserve"> below:</w:t>
      </w:r>
    </w:p>
    <w:p w:rsidR="00B046F0" w:rsidRPr="000A78EF" w:rsidRDefault="0069222D" w:rsidP="00AF7CEB">
      <w:pPr>
        <w:spacing w:after="0" w:line="240" w:lineRule="auto"/>
        <w:ind w:left="1440" w:hanging="1440"/>
        <w:jc w:val="both"/>
        <w:rPr>
          <w:rFonts w:eastAsia="Times New Roman" w:cs="Arial"/>
          <w:u w:val="single"/>
        </w:rPr>
      </w:pPr>
      <w:r w:rsidRPr="000A78EF">
        <w:rPr>
          <w:rFonts w:eastAsia="Times New Roman" w:cs="Arial"/>
        </w:rPr>
        <w:t>Table 1</w:t>
      </w:r>
      <w:r w:rsidRPr="000A78EF">
        <w:rPr>
          <w:rFonts w:eastAsia="Times New Roman" w:cs="Arial"/>
        </w:rPr>
        <w:tab/>
      </w:r>
      <w:r w:rsidR="00AF7CEB" w:rsidRPr="000A78EF">
        <w:rPr>
          <w:rFonts w:eastAsia="Times New Roman" w:cs="Arial"/>
          <w:u w:val="single"/>
        </w:rPr>
        <w:t xml:space="preserve">Number of households and people in the </w:t>
      </w:r>
      <w:r w:rsidR="00D16C42">
        <w:rPr>
          <w:rFonts w:eastAsia="Times New Roman" w:cs="Arial"/>
          <w:u w:val="single"/>
        </w:rPr>
        <w:t>8</w:t>
      </w:r>
      <w:r w:rsidR="00AF7CEB" w:rsidRPr="000A78EF">
        <w:rPr>
          <w:rFonts w:eastAsia="Times New Roman" w:cs="Arial"/>
          <w:u w:val="single"/>
        </w:rPr>
        <w:t xml:space="preserve"> villages where the </w:t>
      </w:r>
      <w:proofErr w:type="spellStart"/>
      <w:r w:rsidR="00AF7CEB" w:rsidRPr="000A78EF">
        <w:rPr>
          <w:rFonts w:eastAsia="Times New Roman" w:cs="Arial"/>
          <w:u w:val="single"/>
        </w:rPr>
        <w:t>Nyimba</w:t>
      </w:r>
      <w:proofErr w:type="spellEnd"/>
      <w:r w:rsidR="00AF7CEB" w:rsidRPr="000A78EF">
        <w:rPr>
          <w:rFonts w:eastAsia="Times New Roman" w:cs="Arial"/>
          <w:u w:val="single"/>
        </w:rPr>
        <w:t xml:space="preserve"> Forest Project is being implemented</w:t>
      </w:r>
    </w:p>
    <w:p w:rsidR="00AF7CEB" w:rsidRPr="000A78EF" w:rsidRDefault="00AF7CEB" w:rsidP="00AF7CEB">
      <w:pPr>
        <w:spacing w:after="0" w:line="240" w:lineRule="auto"/>
        <w:ind w:left="1440" w:hanging="1440"/>
        <w:jc w:val="both"/>
        <w:rPr>
          <w:rFonts w:eastAsia="Times New Roman" w:cs="Arial"/>
        </w:rPr>
      </w:pPr>
    </w:p>
    <w:tbl>
      <w:tblPr>
        <w:tblStyle w:val="TableGrid"/>
        <w:tblW w:w="0" w:type="auto"/>
        <w:tblLook w:val="04A0" w:firstRow="1" w:lastRow="0" w:firstColumn="1" w:lastColumn="0" w:noHBand="0" w:noVBand="1"/>
      </w:tblPr>
      <w:tblGrid>
        <w:gridCol w:w="1852"/>
        <w:gridCol w:w="2205"/>
        <w:gridCol w:w="1901"/>
        <w:gridCol w:w="1974"/>
        <w:gridCol w:w="1644"/>
      </w:tblGrid>
      <w:tr w:rsidR="0023137B" w:rsidRPr="000A78EF" w:rsidTr="0023137B">
        <w:tc>
          <w:tcPr>
            <w:tcW w:w="1852" w:type="dxa"/>
          </w:tcPr>
          <w:p w:rsidR="0023137B" w:rsidRPr="000A78EF" w:rsidRDefault="0023137B" w:rsidP="001008AF">
            <w:pPr>
              <w:jc w:val="both"/>
              <w:rPr>
                <w:rFonts w:eastAsia="Times New Roman" w:cs="Arial"/>
                <w:b/>
              </w:rPr>
            </w:pPr>
            <w:r w:rsidRPr="000A78EF">
              <w:rPr>
                <w:rFonts w:eastAsia="Times New Roman" w:cs="Arial"/>
                <w:b/>
              </w:rPr>
              <w:t>Name of Village</w:t>
            </w:r>
          </w:p>
        </w:tc>
        <w:tc>
          <w:tcPr>
            <w:tcW w:w="2205" w:type="dxa"/>
          </w:tcPr>
          <w:p w:rsidR="0023137B" w:rsidRPr="000A78EF" w:rsidRDefault="0023137B" w:rsidP="00830794">
            <w:pPr>
              <w:jc w:val="both"/>
              <w:rPr>
                <w:rFonts w:eastAsia="Times New Roman" w:cs="Arial"/>
                <w:b/>
              </w:rPr>
            </w:pPr>
            <w:r w:rsidRPr="000A78EF">
              <w:rPr>
                <w:rFonts w:eastAsia="Times New Roman" w:cs="Arial"/>
                <w:b/>
              </w:rPr>
              <w:t>Number of households</w:t>
            </w:r>
          </w:p>
        </w:tc>
        <w:tc>
          <w:tcPr>
            <w:tcW w:w="1901" w:type="dxa"/>
          </w:tcPr>
          <w:p w:rsidR="0023137B" w:rsidRPr="000A78EF" w:rsidRDefault="0023137B" w:rsidP="00830794">
            <w:pPr>
              <w:jc w:val="both"/>
              <w:rPr>
                <w:rFonts w:eastAsia="Times New Roman" w:cs="Arial"/>
                <w:b/>
              </w:rPr>
            </w:pPr>
            <w:r w:rsidRPr="000A78EF">
              <w:rPr>
                <w:rFonts w:eastAsia="Times New Roman" w:cs="Arial"/>
                <w:b/>
              </w:rPr>
              <w:t>Number of people in the village</w:t>
            </w:r>
          </w:p>
        </w:tc>
        <w:tc>
          <w:tcPr>
            <w:tcW w:w="1974" w:type="dxa"/>
          </w:tcPr>
          <w:p w:rsidR="0023137B" w:rsidRPr="000A78EF" w:rsidRDefault="0023137B" w:rsidP="00830794">
            <w:pPr>
              <w:jc w:val="both"/>
              <w:rPr>
                <w:rFonts w:eastAsia="Times New Roman" w:cs="Arial"/>
                <w:b/>
              </w:rPr>
            </w:pPr>
            <w:r w:rsidRPr="000A78EF">
              <w:rPr>
                <w:rFonts w:eastAsia="Times New Roman" w:cs="Arial"/>
                <w:b/>
              </w:rPr>
              <w:t>Average number of people per household</w:t>
            </w:r>
          </w:p>
        </w:tc>
        <w:tc>
          <w:tcPr>
            <w:tcW w:w="1644" w:type="dxa"/>
          </w:tcPr>
          <w:p w:rsidR="0023137B" w:rsidRPr="000A78EF" w:rsidRDefault="0023137B" w:rsidP="00830794">
            <w:pPr>
              <w:jc w:val="both"/>
              <w:rPr>
                <w:rFonts w:eastAsia="Times New Roman" w:cs="Arial"/>
                <w:b/>
              </w:rPr>
            </w:pPr>
            <w:r>
              <w:rPr>
                <w:rFonts w:eastAsia="Times New Roman" w:cs="Arial"/>
                <w:b/>
              </w:rPr>
              <w:t>Data Collectors needed</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sidRPr="000A78EF">
              <w:rPr>
                <w:rFonts w:eastAsia="Times New Roman" w:cs="Arial"/>
              </w:rPr>
              <w:t>Pondani</w:t>
            </w:r>
            <w:proofErr w:type="spellEnd"/>
          </w:p>
        </w:tc>
        <w:tc>
          <w:tcPr>
            <w:tcW w:w="2205" w:type="dxa"/>
          </w:tcPr>
          <w:p w:rsidR="0023137B" w:rsidRPr="000A78EF" w:rsidRDefault="0023137B" w:rsidP="00830794">
            <w:pPr>
              <w:jc w:val="both"/>
              <w:rPr>
                <w:rFonts w:eastAsia="Times New Roman" w:cs="Arial"/>
              </w:rPr>
            </w:pPr>
            <w:r w:rsidRPr="000A78EF">
              <w:rPr>
                <w:rFonts w:eastAsia="Times New Roman" w:cs="Arial"/>
              </w:rPr>
              <w:t>177</w:t>
            </w:r>
          </w:p>
        </w:tc>
        <w:tc>
          <w:tcPr>
            <w:tcW w:w="1901" w:type="dxa"/>
          </w:tcPr>
          <w:p w:rsidR="0023137B" w:rsidRPr="000A78EF" w:rsidRDefault="0023137B" w:rsidP="00830794">
            <w:pPr>
              <w:jc w:val="both"/>
              <w:rPr>
                <w:rFonts w:eastAsia="Times New Roman" w:cs="Arial"/>
              </w:rPr>
            </w:pPr>
            <w:r w:rsidRPr="000A78EF">
              <w:rPr>
                <w:rFonts w:eastAsia="Times New Roman" w:cs="Arial"/>
              </w:rPr>
              <w:t>894</w:t>
            </w:r>
          </w:p>
        </w:tc>
        <w:tc>
          <w:tcPr>
            <w:tcW w:w="1974" w:type="dxa"/>
          </w:tcPr>
          <w:p w:rsidR="0023137B" w:rsidRPr="000A78EF" w:rsidRDefault="0023137B" w:rsidP="00830794">
            <w:pPr>
              <w:jc w:val="both"/>
              <w:rPr>
                <w:rFonts w:eastAsia="Times New Roman" w:cs="Arial"/>
              </w:rPr>
            </w:pPr>
            <w:r w:rsidRPr="000A78EF">
              <w:rPr>
                <w:rFonts w:eastAsia="Times New Roman" w:cs="Arial"/>
              </w:rPr>
              <w:t>5</w:t>
            </w:r>
          </w:p>
        </w:tc>
        <w:tc>
          <w:tcPr>
            <w:tcW w:w="1644" w:type="dxa"/>
          </w:tcPr>
          <w:p w:rsidR="0023137B" w:rsidRPr="000A78EF" w:rsidRDefault="0023137B" w:rsidP="00830794">
            <w:pPr>
              <w:jc w:val="both"/>
              <w:rPr>
                <w:rFonts w:eastAsia="Times New Roman" w:cs="Arial"/>
              </w:rPr>
            </w:pPr>
            <w:r>
              <w:rPr>
                <w:rFonts w:eastAsia="Times New Roman" w:cs="Arial"/>
              </w:rPr>
              <w:t>3</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sidRPr="000A78EF">
              <w:rPr>
                <w:rFonts w:eastAsia="Times New Roman" w:cs="Arial"/>
              </w:rPr>
              <w:t>Ndake</w:t>
            </w:r>
            <w:proofErr w:type="spellEnd"/>
          </w:p>
        </w:tc>
        <w:tc>
          <w:tcPr>
            <w:tcW w:w="2205" w:type="dxa"/>
          </w:tcPr>
          <w:p w:rsidR="0023137B" w:rsidRPr="000A78EF" w:rsidRDefault="0023137B" w:rsidP="00830794">
            <w:pPr>
              <w:jc w:val="both"/>
              <w:rPr>
                <w:rFonts w:eastAsia="Times New Roman" w:cs="Arial"/>
              </w:rPr>
            </w:pPr>
            <w:r w:rsidRPr="000A78EF">
              <w:rPr>
                <w:rFonts w:eastAsia="Times New Roman" w:cs="Arial"/>
              </w:rPr>
              <w:t>245</w:t>
            </w:r>
          </w:p>
        </w:tc>
        <w:tc>
          <w:tcPr>
            <w:tcW w:w="1901" w:type="dxa"/>
          </w:tcPr>
          <w:p w:rsidR="0023137B" w:rsidRPr="000A78EF" w:rsidRDefault="0023137B" w:rsidP="00830794">
            <w:pPr>
              <w:jc w:val="both"/>
              <w:rPr>
                <w:rFonts w:eastAsia="Times New Roman" w:cs="Arial"/>
              </w:rPr>
            </w:pPr>
            <w:r w:rsidRPr="000A78EF">
              <w:rPr>
                <w:rFonts w:eastAsia="Times New Roman" w:cs="Arial"/>
              </w:rPr>
              <w:t>902</w:t>
            </w:r>
          </w:p>
        </w:tc>
        <w:tc>
          <w:tcPr>
            <w:tcW w:w="1974" w:type="dxa"/>
          </w:tcPr>
          <w:p w:rsidR="0023137B" w:rsidRPr="000A78EF" w:rsidRDefault="0023137B" w:rsidP="00830794">
            <w:pPr>
              <w:jc w:val="both"/>
              <w:rPr>
                <w:rFonts w:eastAsia="Times New Roman" w:cs="Arial"/>
              </w:rPr>
            </w:pPr>
            <w:r w:rsidRPr="000A78EF">
              <w:rPr>
                <w:rFonts w:eastAsia="Times New Roman" w:cs="Arial"/>
              </w:rPr>
              <w:t>4</w:t>
            </w:r>
          </w:p>
        </w:tc>
        <w:tc>
          <w:tcPr>
            <w:tcW w:w="1644" w:type="dxa"/>
          </w:tcPr>
          <w:p w:rsidR="0023137B" w:rsidRPr="000A78EF" w:rsidRDefault="0023137B" w:rsidP="00830794">
            <w:pPr>
              <w:jc w:val="both"/>
              <w:rPr>
                <w:rFonts w:eastAsia="Times New Roman" w:cs="Arial"/>
              </w:rPr>
            </w:pPr>
            <w:r>
              <w:rPr>
                <w:rFonts w:eastAsia="Times New Roman" w:cs="Arial"/>
              </w:rPr>
              <w:t>4</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sidRPr="000A78EF">
              <w:rPr>
                <w:rFonts w:eastAsia="Times New Roman" w:cs="Arial"/>
              </w:rPr>
              <w:t>Zubalinyenga</w:t>
            </w:r>
            <w:proofErr w:type="spellEnd"/>
          </w:p>
        </w:tc>
        <w:tc>
          <w:tcPr>
            <w:tcW w:w="2205" w:type="dxa"/>
          </w:tcPr>
          <w:p w:rsidR="0023137B" w:rsidRPr="000A78EF" w:rsidRDefault="0023137B" w:rsidP="00830794">
            <w:pPr>
              <w:jc w:val="both"/>
              <w:rPr>
                <w:rFonts w:eastAsia="Times New Roman" w:cs="Arial"/>
              </w:rPr>
            </w:pPr>
            <w:r w:rsidRPr="000A78EF">
              <w:rPr>
                <w:rFonts w:eastAsia="Times New Roman" w:cs="Arial"/>
              </w:rPr>
              <w:t>86</w:t>
            </w:r>
          </w:p>
        </w:tc>
        <w:tc>
          <w:tcPr>
            <w:tcW w:w="1901" w:type="dxa"/>
          </w:tcPr>
          <w:p w:rsidR="0023137B" w:rsidRPr="000A78EF" w:rsidRDefault="0023137B" w:rsidP="00830794">
            <w:pPr>
              <w:jc w:val="both"/>
              <w:rPr>
                <w:rFonts w:eastAsia="Times New Roman" w:cs="Arial"/>
              </w:rPr>
            </w:pPr>
            <w:r w:rsidRPr="000A78EF">
              <w:rPr>
                <w:rFonts w:eastAsia="Times New Roman" w:cs="Arial"/>
              </w:rPr>
              <w:t>360</w:t>
            </w:r>
          </w:p>
        </w:tc>
        <w:tc>
          <w:tcPr>
            <w:tcW w:w="1974" w:type="dxa"/>
          </w:tcPr>
          <w:p w:rsidR="0023137B" w:rsidRPr="000A78EF" w:rsidRDefault="0023137B" w:rsidP="00830794">
            <w:pPr>
              <w:jc w:val="both"/>
              <w:rPr>
                <w:rFonts w:eastAsia="Times New Roman" w:cs="Arial"/>
              </w:rPr>
            </w:pPr>
            <w:r w:rsidRPr="000A78EF">
              <w:rPr>
                <w:rFonts w:eastAsia="Times New Roman" w:cs="Arial"/>
              </w:rPr>
              <w:t>4</w:t>
            </w:r>
          </w:p>
        </w:tc>
        <w:tc>
          <w:tcPr>
            <w:tcW w:w="1644" w:type="dxa"/>
          </w:tcPr>
          <w:p w:rsidR="0023137B" w:rsidRPr="000A78EF" w:rsidRDefault="0023137B" w:rsidP="00830794">
            <w:pPr>
              <w:jc w:val="both"/>
              <w:rPr>
                <w:rFonts w:eastAsia="Times New Roman" w:cs="Arial"/>
              </w:rPr>
            </w:pPr>
            <w:r>
              <w:rPr>
                <w:rFonts w:eastAsia="Times New Roman" w:cs="Arial"/>
              </w:rPr>
              <w:t>2</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sidRPr="000A78EF">
              <w:rPr>
                <w:rFonts w:eastAsia="Times New Roman" w:cs="Arial"/>
              </w:rPr>
              <w:t>Chinsimbwe</w:t>
            </w:r>
            <w:proofErr w:type="spellEnd"/>
          </w:p>
        </w:tc>
        <w:tc>
          <w:tcPr>
            <w:tcW w:w="2205" w:type="dxa"/>
          </w:tcPr>
          <w:p w:rsidR="0023137B" w:rsidRPr="000A78EF" w:rsidRDefault="0023137B" w:rsidP="00830794">
            <w:pPr>
              <w:jc w:val="both"/>
              <w:rPr>
                <w:rFonts w:eastAsia="Times New Roman" w:cs="Arial"/>
              </w:rPr>
            </w:pPr>
            <w:r w:rsidRPr="000A78EF">
              <w:rPr>
                <w:rFonts w:eastAsia="Times New Roman" w:cs="Arial"/>
              </w:rPr>
              <w:t>206</w:t>
            </w:r>
          </w:p>
        </w:tc>
        <w:tc>
          <w:tcPr>
            <w:tcW w:w="1901" w:type="dxa"/>
          </w:tcPr>
          <w:p w:rsidR="0023137B" w:rsidRPr="000A78EF" w:rsidRDefault="0023137B" w:rsidP="00830794">
            <w:pPr>
              <w:jc w:val="both"/>
              <w:rPr>
                <w:rFonts w:eastAsia="Times New Roman" w:cs="Arial"/>
              </w:rPr>
            </w:pPr>
            <w:r w:rsidRPr="000A78EF">
              <w:rPr>
                <w:rFonts w:eastAsia="Times New Roman" w:cs="Arial"/>
              </w:rPr>
              <w:t>832</w:t>
            </w:r>
          </w:p>
        </w:tc>
        <w:tc>
          <w:tcPr>
            <w:tcW w:w="1974" w:type="dxa"/>
          </w:tcPr>
          <w:p w:rsidR="0023137B" w:rsidRPr="000A78EF" w:rsidRDefault="0023137B" w:rsidP="00830794">
            <w:pPr>
              <w:jc w:val="both"/>
              <w:rPr>
                <w:rFonts w:eastAsia="Times New Roman" w:cs="Arial"/>
              </w:rPr>
            </w:pPr>
            <w:r w:rsidRPr="000A78EF">
              <w:rPr>
                <w:rFonts w:eastAsia="Times New Roman" w:cs="Arial"/>
              </w:rPr>
              <w:t>4</w:t>
            </w:r>
          </w:p>
        </w:tc>
        <w:tc>
          <w:tcPr>
            <w:tcW w:w="1644" w:type="dxa"/>
          </w:tcPr>
          <w:p w:rsidR="0023137B" w:rsidRPr="000A78EF" w:rsidRDefault="000A2D94" w:rsidP="00830794">
            <w:pPr>
              <w:jc w:val="both"/>
              <w:rPr>
                <w:rFonts w:eastAsia="Times New Roman" w:cs="Arial"/>
              </w:rPr>
            </w:pPr>
            <w:r>
              <w:rPr>
                <w:rFonts w:eastAsia="Times New Roman" w:cs="Arial"/>
              </w:rPr>
              <w:t>3</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sidRPr="000A78EF">
              <w:rPr>
                <w:rFonts w:eastAsia="Times New Roman" w:cs="Arial"/>
              </w:rPr>
              <w:t>Nyalugwe</w:t>
            </w:r>
            <w:proofErr w:type="spellEnd"/>
          </w:p>
        </w:tc>
        <w:tc>
          <w:tcPr>
            <w:tcW w:w="2205" w:type="dxa"/>
          </w:tcPr>
          <w:p w:rsidR="0023137B" w:rsidRPr="000A78EF" w:rsidRDefault="0023137B" w:rsidP="00830794">
            <w:pPr>
              <w:jc w:val="both"/>
              <w:rPr>
                <w:rFonts w:eastAsia="Times New Roman" w:cs="Arial"/>
              </w:rPr>
            </w:pPr>
            <w:r w:rsidRPr="000A78EF">
              <w:rPr>
                <w:rFonts w:eastAsia="Times New Roman" w:cs="Arial"/>
              </w:rPr>
              <w:t>227</w:t>
            </w:r>
          </w:p>
        </w:tc>
        <w:tc>
          <w:tcPr>
            <w:tcW w:w="1901" w:type="dxa"/>
          </w:tcPr>
          <w:p w:rsidR="0023137B" w:rsidRPr="000A78EF" w:rsidRDefault="0023137B" w:rsidP="00830794">
            <w:pPr>
              <w:jc w:val="both"/>
              <w:rPr>
                <w:rFonts w:eastAsia="Times New Roman" w:cs="Arial"/>
              </w:rPr>
            </w:pPr>
            <w:r w:rsidRPr="000A78EF">
              <w:rPr>
                <w:rFonts w:eastAsia="Times New Roman" w:cs="Arial"/>
              </w:rPr>
              <w:t>1022</w:t>
            </w:r>
          </w:p>
        </w:tc>
        <w:tc>
          <w:tcPr>
            <w:tcW w:w="1974" w:type="dxa"/>
          </w:tcPr>
          <w:p w:rsidR="0023137B" w:rsidRPr="000A78EF" w:rsidRDefault="0023137B" w:rsidP="00830794">
            <w:pPr>
              <w:jc w:val="both"/>
              <w:rPr>
                <w:rFonts w:eastAsia="Times New Roman" w:cs="Arial"/>
              </w:rPr>
            </w:pPr>
            <w:r w:rsidRPr="000A78EF">
              <w:rPr>
                <w:rFonts w:eastAsia="Times New Roman" w:cs="Arial"/>
              </w:rPr>
              <w:t>4.5</w:t>
            </w:r>
          </w:p>
        </w:tc>
        <w:tc>
          <w:tcPr>
            <w:tcW w:w="1644" w:type="dxa"/>
          </w:tcPr>
          <w:p w:rsidR="0023137B" w:rsidRPr="000A78EF" w:rsidRDefault="001814B9" w:rsidP="00830794">
            <w:pPr>
              <w:jc w:val="both"/>
              <w:rPr>
                <w:rFonts w:eastAsia="Times New Roman" w:cs="Arial"/>
              </w:rPr>
            </w:pPr>
            <w:r>
              <w:rPr>
                <w:rFonts w:eastAsia="Times New Roman" w:cs="Arial"/>
              </w:rPr>
              <w:t>4</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sidRPr="000A78EF">
              <w:rPr>
                <w:rFonts w:eastAsia="Times New Roman" w:cs="Arial"/>
              </w:rPr>
              <w:t>Mwape</w:t>
            </w:r>
            <w:proofErr w:type="spellEnd"/>
          </w:p>
        </w:tc>
        <w:tc>
          <w:tcPr>
            <w:tcW w:w="2205" w:type="dxa"/>
          </w:tcPr>
          <w:p w:rsidR="0023137B" w:rsidRPr="000A78EF" w:rsidRDefault="0023137B" w:rsidP="00830794">
            <w:pPr>
              <w:jc w:val="both"/>
              <w:rPr>
                <w:rFonts w:eastAsia="Times New Roman" w:cs="Arial"/>
              </w:rPr>
            </w:pPr>
            <w:r w:rsidRPr="000A78EF">
              <w:rPr>
                <w:rFonts w:eastAsia="Times New Roman" w:cs="Arial"/>
              </w:rPr>
              <w:t>227</w:t>
            </w:r>
          </w:p>
        </w:tc>
        <w:tc>
          <w:tcPr>
            <w:tcW w:w="1901" w:type="dxa"/>
          </w:tcPr>
          <w:p w:rsidR="0023137B" w:rsidRPr="000A78EF" w:rsidRDefault="0023137B" w:rsidP="00830794">
            <w:pPr>
              <w:jc w:val="both"/>
              <w:rPr>
                <w:rFonts w:eastAsia="Times New Roman" w:cs="Arial"/>
              </w:rPr>
            </w:pPr>
            <w:r w:rsidRPr="000A78EF">
              <w:rPr>
                <w:rFonts w:eastAsia="Times New Roman" w:cs="Arial"/>
              </w:rPr>
              <w:t>1046</w:t>
            </w:r>
          </w:p>
        </w:tc>
        <w:tc>
          <w:tcPr>
            <w:tcW w:w="1974" w:type="dxa"/>
          </w:tcPr>
          <w:p w:rsidR="0023137B" w:rsidRPr="000A78EF" w:rsidRDefault="0023137B" w:rsidP="00830794">
            <w:pPr>
              <w:jc w:val="both"/>
              <w:rPr>
                <w:rFonts w:eastAsia="Times New Roman" w:cs="Arial"/>
              </w:rPr>
            </w:pPr>
            <w:r w:rsidRPr="000A78EF">
              <w:rPr>
                <w:rFonts w:eastAsia="Times New Roman" w:cs="Arial"/>
              </w:rPr>
              <w:t>4.6</w:t>
            </w:r>
          </w:p>
        </w:tc>
        <w:tc>
          <w:tcPr>
            <w:tcW w:w="1644" w:type="dxa"/>
          </w:tcPr>
          <w:p w:rsidR="0023137B" w:rsidRPr="000A78EF" w:rsidRDefault="001814B9" w:rsidP="00830794">
            <w:pPr>
              <w:jc w:val="both"/>
              <w:rPr>
                <w:rFonts w:eastAsia="Times New Roman" w:cs="Arial"/>
              </w:rPr>
            </w:pPr>
            <w:r>
              <w:rPr>
                <w:rFonts w:eastAsia="Times New Roman" w:cs="Arial"/>
              </w:rPr>
              <w:t>4</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Pr>
                <w:rFonts w:eastAsia="Times New Roman" w:cs="Arial"/>
              </w:rPr>
              <w:t>Luembe</w:t>
            </w:r>
            <w:proofErr w:type="spellEnd"/>
          </w:p>
        </w:tc>
        <w:tc>
          <w:tcPr>
            <w:tcW w:w="2205" w:type="dxa"/>
          </w:tcPr>
          <w:p w:rsidR="0023137B" w:rsidRPr="000A78EF" w:rsidRDefault="00BD61A9" w:rsidP="00830794">
            <w:pPr>
              <w:jc w:val="both"/>
              <w:rPr>
                <w:rFonts w:eastAsia="Times New Roman" w:cs="Arial"/>
              </w:rPr>
            </w:pPr>
            <w:r>
              <w:rPr>
                <w:rFonts w:eastAsia="Times New Roman" w:cs="Arial"/>
              </w:rPr>
              <w:t>227</w:t>
            </w:r>
          </w:p>
        </w:tc>
        <w:tc>
          <w:tcPr>
            <w:tcW w:w="1901" w:type="dxa"/>
          </w:tcPr>
          <w:p w:rsidR="0023137B" w:rsidRPr="000A78EF" w:rsidRDefault="00BD61A9" w:rsidP="00830794">
            <w:pPr>
              <w:jc w:val="both"/>
              <w:rPr>
                <w:rFonts w:eastAsia="Times New Roman" w:cs="Arial"/>
              </w:rPr>
            </w:pPr>
            <w:r>
              <w:rPr>
                <w:rFonts w:eastAsia="Times New Roman" w:cs="Arial"/>
              </w:rPr>
              <w:t>1190</w:t>
            </w:r>
          </w:p>
        </w:tc>
        <w:tc>
          <w:tcPr>
            <w:tcW w:w="1974" w:type="dxa"/>
          </w:tcPr>
          <w:p w:rsidR="0023137B" w:rsidRPr="000A78EF" w:rsidRDefault="00BD61A9" w:rsidP="00830794">
            <w:pPr>
              <w:jc w:val="both"/>
              <w:rPr>
                <w:rFonts w:eastAsia="Times New Roman" w:cs="Arial"/>
              </w:rPr>
            </w:pPr>
            <w:r>
              <w:rPr>
                <w:rFonts w:eastAsia="Times New Roman" w:cs="Arial"/>
              </w:rPr>
              <w:t>5.2</w:t>
            </w:r>
          </w:p>
        </w:tc>
        <w:tc>
          <w:tcPr>
            <w:tcW w:w="1644" w:type="dxa"/>
          </w:tcPr>
          <w:p w:rsidR="0023137B" w:rsidRDefault="001814B9" w:rsidP="00830794">
            <w:pPr>
              <w:jc w:val="both"/>
              <w:rPr>
                <w:rFonts w:eastAsia="Times New Roman" w:cs="Arial"/>
              </w:rPr>
            </w:pPr>
            <w:r>
              <w:rPr>
                <w:rFonts w:eastAsia="Times New Roman" w:cs="Arial"/>
              </w:rPr>
              <w:t>3</w:t>
            </w:r>
          </w:p>
        </w:tc>
      </w:tr>
      <w:tr w:rsidR="0023137B" w:rsidRPr="000A78EF" w:rsidTr="0023137B">
        <w:tc>
          <w:tcPr>
            <w:tcW w:w="1852" w:type="dxa"/>
          </w:tcPr>
          <w:p w:rsidR="0023137B" w:rsidRPr="000A78EF" w:rsidRDefault="0023137B" w:rsidP="00830794">
            <w:pPr>
              <w:jc w:val="both"/>
              <w:rPr>
                <w:rFonts w:eastAsia="Times New Roman" w:cs="Arial"/>
              </w:rPr>
            </w:pPr>
            <w:proofErr w:type="spellStart"/>
            <w:r>
              <w:rPr>
                <w:rFonts w:eastAsia="Times New Roman" w:cs="Arial"/>
              </w:rPr>
              <w:t>Ng’ambwa</w:t>
            </w:r>
            <w:proofErr w:type="spellEnd"/>
          </w:p>
        </w:tc>
        <w:tc>
          <w:tcPr>
            <w:tcW w:w="2205" w:type="dxa"/>
          </w:tcPr>
          <w:p w:rsidR="0023137B" w:rsidRPr="000A78EF" w:rsidRDefault="00BD61A9" w:rsidP="00830794">
            <w:pPr>
              <w:jc w:val="both"/>
              <w:rPr>
                <w:rFonts w:eastAsia="Times New Roman" w:cs="Arial"/>
              </w:rPr>
            </w:pPr>
            <w:r>
              <w:rPr>
                <w:rFonts w:eastAsia="Times New Roman" w:cs="Arial"/>
              </w:rPr>
              <w:t>381</w:t>
            </w:r>
          </w:p>
        </w:tc>
        <w:tc>
          <w:tcPr>
            <w:tcW w:w="1901" w:type="dxa"/>
          </w:tcPr>
          <w:p w:rsidR="0023137B" w:rsidRPr="000A78EF" w:rsidRDefault="00BD61A9" w:rsidP="00830794">
            <w:pPr>
              <w:jc w:val="both"/>
              <w:rPr>
                <w:rFonts w:eastAsia="Times New Roman" w:cs="Arial"/>
              </w:rPr>
            </w:pPr>
            <w:r>
              <w:rPr>
                <w:rFonts w:eastAsia="Times New Roman" w:cs="Arial"/>
              </w:rPr>
              <w:t>2054</w:t>
            </w:r>
          </w:p>
        </w:tc>
        <w:tc>
          <w:tcPr>
            <w:tcW w:w="1974" w:type="dxa"/>
          </w:tcPr>
          <w:p w:rsidR="0023137B" w:rsidRPr="000A78EF" w:rsidRDefault="00BD61A9" w:rsidP="00830794">
            <w:pPr>
              <w:jc w:val="both"/>
              <w:rPr>
                <w:rFonts w:eastAsia="Times New Roman" w:cs="Arial"/>
              </w:rPr>
            </w:pPr>
            <w:r>
              <w:rPr>
                <w:rFonts w:eastAsia="Times New Roman" w:cs="Arial"/>
              </w:rPr>
              <w:t>5.3</w:t>
            </w:r>
          </w:p>
        </w:tc>
        <w:tc>
          <w:tcPr>
            <w:tcW w:w="1644" w:type="dxa"/>
          </w:tcPr>
          <w:p w:rsidR="0023137B" w:rsidRDefault="001814B9" w:rsidP="00830794">
            <w:pPr>
              <w:jc w:val="both"/>
              <w:rPr>
                <w:rFonts w:eastAsia="Times New Roman" w:cs="Arial"/>
              </w:rPr>
            </w:pPr>
            <w:r>
              <w:rPr>
                <w:rFonts w:eastAsia="Times New Roman" w:cs="Arial"/>
              </w:rPr>
              <w:t>2</w:t>
            </w:r>
          </w:p>
        </w:tc>
      </w:tr>
      <w:tr w:rsidR="0023137B" w:rsidRPr="000A78EF" w:rsidTr="0023137B">
        <w:tc>
          <w:tcPr>
            <w:tcW w:w="1852" w:type="dxa"/>
          </w:tcPr>
          <w:p w:rsidR="0023137B" w:rsidRPr="000A78EF" w:rsidRDefault="0023137B" w:rsidP="00830794">
            <w:pPr>
              <w:jc w:val="both"/>
              <w:rPr>
                <w:rFonts w:eastAsia="Times New Roman" w:cs="Arial"/>
                <w:b/>
              </w:rPr>
            </w:pPr>
            <w:r w:rsidRPr="000A78EF">
              <w:rPr>
                <w:rFonts w:eastAsia="Times New Roman" w:cs="Arial"/>
                <w:b/>
              </w:rPr>
              <w:t>Total</w:t>
            </w:r>
          </w:p>
        </w:tc>
        <w:tc>
          <w:tcPr>
            <w:tcW w:w="2205" w:type="dxa"/>
          </w:tcPr>
          <w:p w:rsidR="0023137B" w:rsidRPr="000A78EF" w:rsidRDefault="0065645A" w:rsidP="0065645A">
            <w:pPr>
              <w:jc w:val="both"/>
              <w:rPr>
                <w:rFonts w:eastAsia="Times New Roman" w:cs="Arial"/>
                <w:b/>
              </w:rPr>
            </w:pPr>
            <w:r>
              <w:rPr>
                <w:rFonts w:eastAsia="Times New Roman" w:cs="Arial"/>
                <w:b/>
              </w:rPr>
              <w:t>1776</w:t>
            </w:r>
          </w:p>
        </w:tc>
        <w:tc>
          <w:tcPr>
            <w:tcW w:w="1901" w:type="dxa"/>
          </w:tcPr>
          <w:p w:rsidR="0023137B" w:rsidRPr="000A78EF" w:rsidRDefault="0023137B" w:rsidP="00830794">
            <w:pPr>
              <w:jc w:val="both"/>
              <w:rPr>
                <w:rFonts w:eastAsia="Times New Roman" w:cs="Arial"/>
                <w:b/>
              </w:rPr>
            </w:pPr>
            <w:r w:rsidRPr="000A78EF">
              <w:rPr>
                <w:rFonts w:eastAsia="Times New Roman" w:cs="Arial"/>
                <w:b/>
              </w:rPr>
              <w:t>5056</w:t>
            </w:r>
          </w:p>
        </w:tc>
        <w:tc>
          <w:tcPr>
            <w:tcW w:w="1974" w:type="dxa"/>
          </w:tcPr>
          <w:p w:rsidR="0023137B" w:rsidRPr="000A78EF" w:rsidRDefault="0023137B" w:rsidP="00830794">
            <w:pPr>
              <w:jc w:val="both"/>
              <w:rPr>
                <w:rFonts w:eastAsia="Times New Roman" w:cs="Arial"/>
                <w:b/>
              </w:rPr>
            </w:pPr>
            <w:r w:rsidRPr="000A78EF">
              <w:rPr>
                <w:rFonts w:eastAsia="Times New Roman" w:cs="Arial"/>
                <w:b/>
              </w:rPr>
              <w:t>4.3</w:t>
            </w:r>
          </w:p>
        </w:tc>
        <w:tc>
          <w:tcPr>
            <w:tcW w:w="1644" w:type="dxa"/>
          </w:tcPr>
          <w:p w:rsidR="0023137B" w:rsidRPr="000A78EF" w:rsidRDefault="001814B9" w:rsidP="00830794">
            <w:pPr>
              <w:jc w:val="both"/>
              <w:rPr>
                <w:rFonts w:eastAsia="Times New Roman" w:cs="Arial"/>
                <w:b/>
              </w:rPr>
            </w:pPr>
            <w:r>
              <w:rPr>
                <w:rFonts w:eastAsia="Times New Roman" w:cs="Arial"/>
                <w:b/>
              </w:rPr>
              <w:t>25</w:t>
            </w:r>
          </w:p>
        </w:tc>
      </w:tr>
    </w:tbl>
    <w:p w:rsidR="00B046F0" w:rsidRPr="00792D69" w:rsidRDefault="00792D69" w:rsidP="00830794">
      <w:pPr>
        <w:spacing w:after="0" w:line="240" w:lineRule="auto"/>
        <w:jc w:val="both"/>
        <w:rPr>
          <w:rFonts w:eastAsia="Times New Roman" w:cs="Arial"/>
          <w:i/>
          <w:sz w:val="18"/>
          <w:szCs w:val="18"/>
        </w:rPr>
      </w:pPr>
      <w:r w:rsidRPr="00792D69">
        <w:rPr>
          <w:rFonts w:eastAsia="Times New Roman" w:cs="Arial"/>
          <w:i/>
          <w:sz w:val="18"/>
          <w:szCs w:val="18"/>
        </w:rPr>
        <w:t>Source: Data collected by Village Based Researchers and Village Contact Persons</w:t>
      </w:r>
    </w:p>
    <w:p w:rsidR="007D766D" w:rsidRDefault="007D766D" w:rsidP="00830794">
      <w:pPr>
        <w:spacing w:after="0" w:line="240" w:lineRule="auto"/>
        <w:jc w:val="both"/>
        <w:rPr>
          <w:rFonts w:eastAsia="Times New Roman" w:cs="Arial"/>
          <w:b/>
          <w:sz w:val="16"/>
          <w:szCs w:val="16"/>
        </w:rPr>
      </w:pPr>
    </w:p>
    <w:p w:rsidR="00792D69" w:rsidRPr="007D766D" w:rsidRDefault="00D16C42" w:rsidP="00830794">
      <w:pPr>
        <w:spacing w:after="0" w:line="240" w:lineRule="auto"/>
        <w:jc w:val="both"/>
        <w:rPr>
          <w:rFonts w:eastAsia="Times New Roman" w:cs="Arial"/>
          <w:b/>
          <w:sz w:val="16"/>
          <w:szCs w:val="16"/>
        </w:rPr>
      </w:pPr>
      <w:r w:rsidRPr="007D766D">
        <w:rPr>
          <w:rFonts w:eastAsia="Times New Roman" w:cs="Arial"/>
          <w:b/>
          <w:sz w:val="16"/>
          <w:szCs w:val="16"/>
        </w:rPr>
        <w:t xml:space="preserve">Note: </w:t>
      </w:r>
      <w:proofErr w:type="spellStart"/>
      <w:r w:rsidRPr="007D766D">
        <w:rPr>
          <w:rFonts w:eastAsia="Times New Roman" w:cs="Arial"/>
          <w:b/>
          <w:sz w:val="16"/>
          <w:szCs w:val="16"/>
        </w:rPr>
        <w:t>Luembe</w:t>
      </w:r>
      <w:proofErr w:type="spellEnd"/>
      <w:r w:rsidRPr="007D766D">
        <w:rPr>
          <w:rFonts w:eastAsia="Times New Roman" w:cs="Arial"/>
          <w:b/>
          <w:sz w:val="16"/>
          <w:szCs w:val="16"/>
        </w:rPr>
        <w:t xml:space="preserve"> and </w:t>
      </w:r>
      <w:proofErr w:type="spellStart"/>
      <w:r w:rsidRPr="007D766D">
        <w:rPr>
          <w:rFonts w:eastAsia="Times New Roman" w:cs="Arial"/>
          <w:b/>
          <w:sz w:val="16"/>
          <w:szCs w:val="16"/>
        </w:rPr>
        <w:t>Ng’ambwa</w:t>
      </w:r>
      <w:proofErr w:type="spellEnd"/>
      <w:r w:rsidRPr="007D766D">
        <w:rPr>
          <w:rFonts w:eastAsia="Times New Roman" w:cs="Arial"/>
          <w:b/>
          <w:sz w:val="16"/>
          <w:szCs w:val="16"/>
        </w:rPr>
        <w:t xml:space="preserve"> are late addition</w:t>
      </w:r>
      <w:r w:rsidR="007D766D" w:rsidRPr="007D766D">
        <w:rPr>
          <w:rFonts w:eastAsia="Times New Roman" w:cs="Arial"/>
          <w:b/>
          <w:sz w:val="16"/>
          <w:szCs w:val="16"/>
        </w:rPr>
        <w:t xml:space="preserve"> and household headcounts will take place before the end of July and the actual numbers will be added as soon as the data is available.</w:t>
      </w:r>
    </w:p>
    <w:p w:rsidR="007D766D" w:rsidRDefault="007D766D" w:rsidP="00830794">
      <w:pPr>
        <w:spacing w:after="0" w:line="240" w:lineRule="auto"/>
        <w:jc w:val="both"/>
        <w:rPr>
          <w:rFonts w:eastAsia="Times New Roman" w:cs="Arial"/>
          <w:color w:val="C00000"/>
        </w:rPr>
      </w:pPr>
    </w:p>
    <w:p w:rsidR="00830794" w:rsidRPr="00830794" w:rsidRDefault="00FE70DE" w:rsidP="00FE70DE">
      <w:pPr>
        <w:spacing w:after="0" w:line="240" w:lineRule="auto"/>
        <w:jc w:val="both"/>
        <w:rPr>
          <w:rFonts w:eastAsia="Times New Roman" w:cs="Arial"/>
        </w:rPr>
      </w:pPr>
      <w:r>
        <w:rPr>
          <w:rFonts w:eastAsia="Times New Roman" w:cs="Arial"/>
        </w:rPr>
        <w:t xml:space="preserve">The sample size will be 25%, of the total </w:t>
      </w:r>
      <w:r w:rsidR="005826A9">
        <w:rPr>
          <w:rFonts w:eastAsia="Times New Roman" w:cs="Arial"/>
          <w:b/>
          <w:color w:val="C00000"/>
        </w:rPr>
        <w:t>17</w:t>
      </w:r>
      <w:r w:rsidR="0065645A" w:rsidRPr="0065645A">
        <w:rPr>
          <w:rFonts w:eastAsia="Times New Roman" w:cs="Arial"/>
          <w:b/>
          <w:color w:val="C00000"/>
        </w:rPr>
        <w:t>76</w:t>
      </w:r>
      <w:r w:rsidR="007D766D" w:rsidRPr="007D766D">
        <w:rPr>
          <w:rFonts w:eastAsia="Times New Roman" w:cs="Arial"/>
          <w:color w:val="C00000"/>
        </w:rPr>
        <w:t xml:space="preserve"> </w:t>
      </w:r>
      <w:r>
        <w:rPr>
          <w:rFonts w:eastAsia="Times New Roman" w:cs="Arial"/>
        </w:rPr>
        <w:t>households. Therefore</w:t>
      </w:r>
      <w:r w:rsidR="00FA0327">
        <w:rPr>
          <w:rFonts w:eastAsia="Times New Roman" w:cs="Arial"/>
        </w:rPr>
        <w:t>,</w:t>
      </w:r>
      <w:r>
        <w:rPr>
          <w:rFonts w:eastAsia="Times New Roman" w:cs="Arial"/>
        </w:rPr>
        <w:t xml:space="preserve"> the sampling interval will be every 4</w:t>
      </w:r>
      <w:r w:rsidRPr="00FE70DE">
        <w:rPr>
          <w:rFonts w:eastAsia="Times New Roman" w:cs="Arial"/>
          <w:vertAlign w:val="superscript"/>
        </w:rPr>
        <w:t>th</w:t>
      </w:r>
      <w:r>
        <w:rPr>
          <w:rFonts w:eastAsia="Times New Roman" w:cs="Arial"/>
        </w:rPr>
        <w:t xml:space="preserve"> household from the first that was selected randomly</w:t>
      </w:r>
      <w:r w:rsidR="00BB31A7">
        <w:rPr>
          <w:rFonts w:eastAsia="Times New Roman" w:cs="Arial"/>
        </w:rPr>
        <w:t xml:space="preserve"> on the Household head count list</w:t>
      </w:r>
      <w:r>
        <w:rPr>
          <w:rFonts w:eastAsia="Times New Roman" w:cs="Arial"/>
        </w:rPr>
        <w:t>.</w:t>
      </w:r>
      <w:r w:rsidR="00830794" w:rsidRPr="00830794">
        <w:rPr>
          <w:rFonts w:eastAsia="Times New Roman" w:cs="Arial"/>
        </w:rPr>
        <w:t xml:space="preserve"> </w:t>
      </w:r>
    </w:p>
    <w:p w:rsidR="00830794" w:rsidRPr="00830794" w:rsidRDefault="009327CE" w:rsidP="00830794">
      <w:pPr>
        <w:spacing w:after="0" w:line="240" w:lineRule="auto"/>
        <w:jc w:val="both"/>
        <w:rPr>
          <w:rFonts w:eastAsia="Times New Roman" w:cs="Arial"/>
        </w:rPr>
      </w:pPr>
      <w:r>
        <w:rPr>
          <w:rFonts w:eastAsia="Times New Roman" w:cs="Arial"/>
        </w:rPr>
        <w:t>The following conditions will be u</w:t>
      </w:r>
      <w:r w:rsidR="00AA4B3D">
        <w:rPr>
          <w:rFonts w:eastAsia="Times New Roman" w:cs="Arial"/>
        </w:rPr>
        <w:t>sed to replace a h</w:t>
      </w:r>
      <w:r w:rsidR="00AA4B3D" w:rsidRPr="00830794">
        <w:rPr>
          <w:rFonts w:eastAsia="Times New Roman" w:cs="Arial"/>
        </w:rPr>
        <w:t>ousehold</w:t>
      </w:r>
      <w:r w:rsidR="003E25AB">
        <w:rPr>
          <w:rFonts w:eastAsia="Times New Roman" w:cs="Arial"/>
        </w:rPr>
        <w:t xml:space="preserve"> from </w:t>
      </w:r>
      <w:r w:rsidR="00360FDE">
        <w:rPr>
          <w:rFonts w:eastAsia="Times New Roman" w:cs="Arial"/>
        </w:rPr>
        <w:t>being allocated</w:t>
      </w:r>
      <w:r w:rsidR="00BB31A7">
        <w:rPr>
          <w:rFonts w:eastAsia="Times New Roman" w:cs="Arial"/>
        </w:rPr>
        <w:t xml:space="preserve"> the serial</w:t>
      </w:r>
      <w:r w:rsidR="0007796C">
        <w:rPr>
          <w:rFonts w:eastAsia="Times New Roman" w:cs="Arial"/>
        </w:rPr>
        <w:t xml:space="preserve"> number</w:t>
      </w:r>
      <w:r w:rsidR="00AA4B3D">
        <w:rPr>
          <w:rFonts w:eastAsia="Times New Roman" w:cs="Arial"/>
        </w:rPr>
        <w:t>:</w:t>
      </w:r>
    </w:p>
    <w:p w:rsidR="00830794" w:rsidRPr="00830794" w:rsidRDefault="00AA4B3D" w:rsidP="0085571A">
      <w:pPr>
        <w:numPr>
          <w:ilvl w:val="0"/>
          <w:numId w:val="18"/>
        </w:numPr>
        <w:spacing w:after="0" w:line="240" w:lineRule="auto"/>
        <w:jc w:val="both"/>
        <w:rPr>
          <w:rFonts w:eastAsia="Times New Roman" w:cs="Arial"/>
        </w:rPr>
      </w:pPr>
      <w:r>
        <w:rPr>
          <w:rFonts w:eastAsia="Times New Roman" w:cs="Arial"/>
        </w:rPr>
        <w:t>The household that refuse to participate in the survey</w:t>
      </w:r>
    </w:p>
    <w:p w:rsidR="00830794" w:rsidRDefault="00830794" w:rsidP="0085571A">
      <w:pPr>
        <w:numPr>
          <w:ilvl w:val="0"/>
          <w:numId w:val="18"/>
        </w:numPr>
        <w:spacing w:after="0" w:line="240" w:lineRule="auto"/>
        <w:jc w:val="both"/>
        <w:rPr>
          <w:rFonts w:eastAsia="Times New Roman" w:cs="Arial"/>
        </w:rPr>
      </w:pPr>
      <w:r w:rsidRPr="00830794">
        <w:rPr>
          <w:rFonts w:eastAsia="Times New Roman" w:cs="Arial"/>
        </w:rPr>
        <w:t>Partial responding households</w:t>
      </w:r>
    </w:p>
    <w:p w:rsidR="00BB31A7" w:rsidRPr="00830794" w:rsidRDefault="00BB31A7" w:rsidP="0085571A">
      <w:pPr>
        <w:numPr>
          <w:ilvl w:val="0"/>
          <w:numId w:val="18"/>
        </w:numPr>
        <w:spacing w:after="0" w:line="240" w:lineRule="auto"/>
        <w:jc w:val="both"/>
        <w:rPr>
          <w:rFonts w:eastAsia="Times New Roman" w:cs="Arial"/>
        </w:rPr>
      </w:pPr>
      <w:r>
        <w:rPr>
          <w:rFonts w:eastAsia="Times New Roman" w:cs="Arial"/>
        </w:rPr>
        <w:t xml:space="preserve">Households who have gone away from the village and are not likely to return by the end of the survey. These will be replaced by the immediate household on the Household headcount list </w:t>
      </w:r>
      <w:proofErr w:type="spellStart"/>
      <w:r>
        <w:rPr>
          <w:rFonts w:eastAsia="Times New Roman" w:cs="Arial"/>
        </w:rPr>
        <w:t>i.e</w:t>
      </w:r>
      <w:proofErr w:type="spellEnd"/>
      <w:r>
        <w:rPr>
          <w:rFonts w:eastAsia="Times New Roman" w:cs="Arial"/>
        </w:rPr>
        <w:t xml:space="preserve"> the 5</w:t>
      </w:r>
      <w:r w:rsidRPr="00BB31A7">
        <w:rPr>
          <w:rFonts w:eastAsia="Times New Roman" w:cs="Arial"/>
          <w:vertAlign w:val="superscript"/>
        </w:rPr>
        <w:t>th</w:t>
      </w:r>
      <w:r>
        <w:rPr>
          <w:rFonts w:eastAsia="Times New Roman" w:cs="Arial"/>
        </w:rPr>
        <w:t xml:space="preserve"> household but the next household need to follow the 4</w:t>
      </w:r>
      <w:r w:rsidRPr="00BB31A7">
        <w:rPr>
          <w:rFonts w:eastAsia="Times New Roman" w:cs="Arial"/>
          <w:vertAlign w:val="superscript"/>
        </w:rPr>
        <w:t>th</w:t>
      </w:r>
      <w:r>
        <w:rPr>
          <w:rFonts w:eastAsia="Times New Roman" w:cs="Arial"/>
        </w:rPr>
        <w:t xml:space="preserve"> household sampling interval.</w:t>
      </w:r>
    </w:p>
    <w:p w:rsidR="00830794" w:rsidRPr="00947359" w:rsidRDefault="00830794" w:rsidP="00947359">
      <w:pPr>
        <w:jc w:val="both"/>
        <w:rPr>
          <w:rFonts w:eastAsia="Calibri" w:cs="Arial"/>
          <w:bCs/>
          <w:color w:val="000000"/>
        </w:rPr>
      </w:pPr>
    </w:p>
    <w:p w:rsidR="00947359" w:rsidRPr="00947359" w:rsidRDefault="00947359" w:rsidP="00947359">
      <w:pPr>
        <w:jc w:val="both"/>
        <w:rPr>
          <w:rFonts w:cs="Times New Roman"/>
          <w:b/>
        </w:rPr>
      </w:pPr>
      <w:r w:rsidRPr="00947359">
        <w:rPr>
          <w:rFonts w:cs="Times New Roman"/>
          <w:b/>
        </w:rPr>
        <w:t>Time frame</w:t>
      </w:r>
      <w:r w:rsidR="00286A6D">
        <w:rPr>
          <w:rFonts w:cs="Times New Roman"/>
          <w:b/>
        </w:rPr>
        <w:t xml:space="preserve"> for data collection</w:t>
      </w:r>
      <w:r w:rsidR="0026136B">
        <w:rPr>
          <w:rFonts w:cs="Times New Roman"/>
          <w:b/>
        </w:rPr>
        <w:t xml:space="preserve"> and reporting</w:t>
      </w:r>
    </w:p>
    <w:p w:rsidR="001D2CC6" w:rsidRPr="00947359" w:rsidRDefault="00575535" w:rsidP="00947359">
      <w:pPr>
        <w:jc w:val="both"/>
        <w:rPr>
          <w:rFonts w:cs="Times New Roman"/>
        </w:rPr>
      </w:pPr>
      <w:r w:rsidRPr="00947359">
        <w:rPr>
          <w:rFonts w:cs="Times New Roman"/>
        </w:rPr>
        <w:t>Data collection will be start immediately after orienting</w:t>
      </w:r>
      <w:r w:rsidR="007D766D">
        <w:rPr>
          <w:rFonts w:cs="Times New Roman"/>
        </w:rPr>
        <w:t xml:space="preserve"> and training the research Data Collectors</w:t>
      </w:r>
      <w:r w:rsidRPr="00947359">
        <w:rPr>
          <w:rFonts w:cs="Times New Roman"/>
        </w:rPr>
        <w:t xml:space="preserve"> with the research tools. The following table summarizes the sequence of events from the training session to the representation of results:</w:t>
      </w:r>
    </w:p>
    <w:tbl>
      <w:tblPr>
        <w:tblStyle w:val="TableGrid"/>
        <w:tblW w:w="0" w:type="auto"/>
        <w:tblInd w:w="360" w:type="dxa"/>
        <w:tblLook w:val="04A0" w:firstRow="1" w:lastRow="0" w:firstColumn="1" w:lastColumn="0" w:noHBand="0" w:noVBand="1"/>
      </w:tblPr>
      <w:tblGrid>
        <w:gridCol w:w="738"/>
        <w:gridCol w:w="5406"/>
        <w:gridCol w:w="3072"/>
      </w:tblGrid>
      <w:tr w:rsidR="00482A12" w:rsidRPr="00947359" w:rsidTr="00482A12">
        <w:tc>
          <w:tcPr>
            <w:tcW w:w="738" w:type="dxa"/>
          </w:tcPr>
          <w:p w:rsidR="00482A12" w:rsidRPr="00947359" w:rsidRDefault="00482A12" w:rsidP="00482A12">
            <w:pPr>
              <w:rPr>
                <w:rFonts w:cs="Times New Roman"/>
                <w:b/>
              </w:rPr>
            </w:pPr>
            <w:r w:rsidRPr="00947359">
              <w:rPr>
                <w:rFonts w:cs="Times New Roman"/>
                <w:b/>
              </w:rPr>
              <w:t>Item</w:t>
            </w:r>
          </w:p>
        </w:tc>
        <w:tc>
          <w:tcPr>
            <w:tcW w:w="5406" w:type="dxa"/>
          </w:tcPr>
          <w:p w:rsidR="00482A12" w:rsidRPr="00947359" w:rsidRDefault="00482A12" w:rsidP="00482A12">
            <w:pPr>
              <w:rPr>
                <w:rFonts w:cs="Times New Roman"/>
                <w:b/>
              </w:rPr>
            </w:pPr>
            <w:r w:rsidRPr="00947359">
              <w:rPr>
                <w:rFonts w:cs="Times New Roman"/>
                <w:b/>
              </w:rPr>
              <w:t>Activity</w:t>
            </w:r>
          </w:p>
        </w:tc>
        <w:tc>
          <w:tcPr>
            <w:tcW w:w="3072" w:type="dxa"/>
          </w:tcPr>
          <w:p w:rsidR="00482A12" w:rsidRPr="00947359" w:rsidRDefault="00482A12" w:rsidP="00482A12">
            <w:pPr>
              <w:rPr>
                <w:rFonts w:cs="Times New Roman"/>
                <w:b/>
              </w:rPr>
            </w:pPr>
            <w:r w:rsidRPr="00947359">
              <w:rPr>
                <w:rFonts w:cs="Times New Roman"/>
                <w:b/>
              </w:rPr>
              <w:t>Duration</w:t>
            </w:r>
          </w:p>
        </w:tc>
      </w:tr>
      <w:tr w:rsidR="002838BA" w:rsidRPr="00947359" w:rsidTr="00482A12">
        <w:tc>
          <w:tcPr>
            <w:tcW w:w="738" w:type="dxa"/>
          </w:tcPr>
          <w:p w:rsidR="002838BA" w:rsidRPr="00947359" w:rsidRDefault="002838BA" w:rsidP="00482A12">
            <w:pPr>
              <w:rPr>
                <w:rFonts w:cs="Times New Roman"/>
              </w:rPr>
            </w:pPr>
            <w:r>
              <w:rPr>
                <w:rFonts w:cs="Times New Roman"/>
              </w:rPr>
              <w:t>1.</w:t>
            </w:r>
          </w:p>
        </w:tc>
        <w:tc>
          <w:tcPr>
            <w:tcW w:w="5406" w:type="dxa"/>
          </w:tcPr>
          <w:p w:rsidR="002838BA" w:rsidRDefault="002838BA" w:rsidP="00482A12">
            <w:pPr>
              <w:rPr>
                <w:rFonts w:cs="Times New Roman"/>
              </w:rPr>
            </w:pPr>
            <w:r>
              <w:rPr>
                <w:rFonts w:cs="Times New Roman"/>
              </w:rPr>
              <w:t>Training VBRs in administering Bridge survey questionnaires</w:t>
            </w:r>
          </w:p>
          <w:p w:rsidR="002838BA" w:rsidRPr="00947359" w:rsidRDefault="002838BA" w:rsidP="00482A12">
            <w:pPr>
              <w:rPr>
                <w:rFonts w:cs="Times New Roman"/>
              </w:rPr>
            </w:pPr>
            <w:r>
              <w:rPr>
                <w:rFonts w:cs="Times New Roman"/>
              </w:rPr>
              <w:t>Conduct Bridge Survey</w:t>
            </w:r>
          </w:p>
        </w:tc>
        <w:tc>
          <w:tcPr>
            <w:tcW w:w="3072" w:type="dxa"/>
          </w:tcPr>
          <w:p w:rsidR="00947EA8" w:rsidRDefault="002838BA" w:rsidP="00482A12">
            <w:pPr>
              <w:rPr>
                <w:rFonts w:cs="Times New Roman"/>
              </w:rPr>
            </w:pPr>
            <w:r>
              <w:rPr>
                <w:rFonts w:cs="Times New Roman"/>
              </w:rPr>
              <w:t>3</w:t>
            </w:r>
            <w:r w:rsidRPr="002838BA">
              <w:rPr>
                <w:rFonts w:cs="Times New Roman"/>
                <w:vertAlign w:val="superscript"/>
              </w:rPr>
              <w:t>rd</w:t>
            </w:r>
            <w:r>
              <w:rPr>
                <w:rFonts w:cs="Times New Roman"/>
              </w:rPr>
              <w:t xml:space="preserve"> to 7</w:t>
            </w:r>
            <w:r w:rsidRPr="002838BA">
              <w:rPr>
                <w:rFonts w:cs="Times New Roman"/>
                <w:vertAlign w:val="superscript"/>
              </w:rPr>
              <w:t>th</w:t>
            </w:r>
            <w:r>
              <w:rPr>
                <w:rFonts w:cs="Times New Roman"/>
              </w:rPr>
              <w:t xml:space="preserve"> </w:t>
            </w:r>
            <w:r w:rsidR="00947EA8">
              <w:rPr>
                <w:rFonts w:cs="Times New Roman"/>
              </w:rPr>
              <w:t>June 2013</w:t>
            </w:r>
          </w:p>
          <w:p w:rsidR="00947EA8" w:rsidRDefault="00947EA8" w:rsidP="00482A12">
            <w:pPr>
              <w:rPr>
                <w:rFonts w:cs="Times New Roman"/>
              </w:rPr>
            </w:pPr>
          </w:p>
          <w:p w:rsidR="002838BA" w:rsidRPr="00947359" w:rsidRDefault="002838BA" w:rsidP="00482A12">
            <w:pPr>
              <w:rPr>
                <w:rFonts w:cs="Times New Roman"/>
              </w:rPr>
            </w:pPr>
            <w:r>
              <w:rPr>
                <w:rFonts w:cs="Times New Roman"/>
              </w:rPr>
              <w:t>14</w:t>
            </w:r>
            <w:r w:rsidRPr="002838BA">
              <w:rPr>
                <w:rFonts w:cs="Times New Roman"/>
                <w:vertAlign w:val="superscript"/>
              </w:rPr>
              <w:t>th</w:t>
            </w:r>
            <w:r>
              <w:rPr>
                <w:rFonts w:cs="Times New Roman"/>
              </w:rPr>
              <w:t xml:space="preserve"> June 2013</w:t>
            </w:r>
          </w:p>
        </w:tc>
      </w:tr>
      <w:tr w:rsidR="00482A12" w:rsidRPr="00947359" w:rsidTr="00482A12">
        <w:tc>
          <w:tcPr>
            <w:tcW w:w="738" w:type="dxa"/>
          </w:tcPr>
          <w:p w:rsidR="00482A12" w:rsidRPr="00947359" w:rsidRDefault="002838BA" w:rsidP="00482A12">
            <w:pPr>
              <w:rPr>
                <w:rFonts w:cs="Times New Roman"/>
              </w:rPr>
            </w:pPr>
            <w:r>
              <w:rPr>
                <w:rFonts w:cs="Times New Roman"/>
              </w:rPr>
              <w:t>2</w:t>
            </w:r>
            <w:r w:rsidR="00482A12" w:rsidRPr="00947359">
              <w:rPr>
                <w:rFonts w:cs="Times New Roman"/>
              </w:rPr>
              <w:t xml:space="preserve">. </w:t>
            </w:r>
          </w:p>
        </w:tc>
        <w:tc>
          <w:tcPr>
            <w:tcW w:w="5406" w:type="dxa"/>
          </w:tcPr>
          <w:p w:rsidR="00482A12" w:rsidRPr="00947359" w:rsidRDefault="00482A12" w:rsidP="00482A12">
            <w:pPr>
              <w:rPr>
                <w:rFonts w:cs="Times New Roman"/>
              </w:rPr>
            </w:pPr>
            <w:r w:rsidRPr="00947359">
              <w:rPr>
                <w:rFonts w:cs="Times New Roman"/>
              </w:rPr>
              <w:t>The training of data collectors</w:t>
            </w:r>
          </w:p>
          <w:p w:rsidR="00575535" w:rsidRPr="00947359" w:rsidRDefault="00575535" w:rsidP="0085571A">
            <w:pPr>
              <w:pStyle w:val="ListParagraph"/>
              <w:numPr>
                <w:ilvl w:val="0"/>
                <w:numId w:val="10"/>
              </w:numPr>
              <w:rPr>
                <w:rFonts w:cs="Times New Roman"/>
              </w:rPr>
            </w:pPr>
            <w:r w:rsidRPr="00947359">
              <w:rPr>
                <w:rFonts w:cs="Times New Roman"/>
              </w:rPr>
              <w:t>Theoretical definition of research</w:t>
            </w:r>
          </w:p>
          <w:p w:rsidR="00575535" w:rsidRPr="00947359" w:rsidRDefault="00575535" w:rsidP="0085571A">
            <w:pPr>
              <w:pStyle w:val="ListParagraph"/>
              <w:numPr>
                <w:ilvl w:val="0"/>
                <w:numId w:val="10"/>
              </w:numPr>
              <w:rPr>
                <w:rFonts w:cs="Times New Roman"/>
              </w:rPr>
            </w:pPr>
            <w:r w:rsidRPr="00947359">
              <w:rPr>
                <w:rFonts w:cs="Times New Roman"/>
              </w:rPr>
              <w:t>Introduction to research tools and group work</w:t>
            </w:r>
          </w:p>
          <w:p w:rsidR="00575535" w:rsidRPr="00947359" w:rsidRDefault="00575535" w:rsidP="0085571A">
            <w:pPr>
              <w:pStyle w:val="ListParagraph"/>
              <w:numPr>
                <w:ilvl w:val="0"/>
                <w:numId w:val="10"/>
              </w:numPr>
              <w:rPr>
                <w:rFonts w:cs="Times New Roman"/>
              </w:rPr>
            </w:pPr>
            <w:r w:rsidRPr="00947359">
              <w:rPr>
                <w:rFonts w:cs="Times New Roman"/>
              </w:rPr>
              <w:t>Testing of the tools in the field</w:t>
            </w:r>
          </w:p>
          <w:p w:rsidR="00575535" w:rsidRPr="00947359" w:rsidRDefault="00575535" w:rsidP="0085571A">
            <w:pPr>
              <w:pStyle w:val="ListParagraph"/>
              <w:numPr>
                <w:ilvl w:val="0"/>
                <w:numId w:val="10"/>
              </w:numPr>
              <w:rPr>
                <w:rFonts w:cs="Times New Roman"/>
              </w:rPr>
            </w:pPr>
            <w:r w:rsidRPr="00947359">
              <w:rPr>
                <w:rFonts w:cs="Times New Roman"/>
              </w:rPr>
              <w:t>Review of the tools based on field experiences</w:t>
            </w:r>
          </w:p>
        </w:tc>
        <w:tc>
          <w:tcPr>
            <w:tcW w:w="3072" w:type="dxa"/>
          </w:tcPr>
          <w:p w:rsidR="00482A12" w:rsidRPr="00947359" w:rsidRDefault="00947EA8" w:rsidP="00947EA8">
            <w:pPr>
              <w:rPr>
                <w:rFonts w:cs="Times New Roman"/>
              </w:rPr>
            </w:pPr>
            <w:r>
              <w:rPr>
                <w:rFonts w:cs="Times New Roman"/>
              </w:rPr>
              <w:t xml:space="preserve">August </w:t>
            </w:r>
            <w:r w:rsidR="002838BA">
              <w:rPr>
                <w:rFonts w:cs="Times New Roman"/>
              </w:rPr>
              <w:t>2</w:t>
            </w:r>
            <w:r>
              <w:rPr>
                <w:rFonts w:cs="Times New Roman"/>
              </w:rPr>
              <w:t>013</w:t>
            </w:r>
          </w:p>
        </w:tc>
      </w:tr>
      <w:tr w:rsidR="00482A12" w:rsidRPr="00947359" w:rsidTr="00482A12">
        <w:tc>
          <w:tcPr>
            <w:tcW w:w="738" w:type="dxa"/>
          </w:tcPr>
          <w:p w:rsidR="00482A12" w:rsidRPr="00947359" w:rsidRDefault="002838BA" w:rsidP="00482A12">
            <w:pPr>
              <w:rPr>
                <w:rFonts w:cs="Times New Roman"/>
              </w:rPr>
            </w:pPr>
            <w:r>
              <w:rPr>
                <w:rFonts w:cs="Times New Roman"/>
              </w:rPr>
              <w:t>3</w:t>
            </w:r>
            <w:r w:rsidR="00482A12" w:rsidRPr="00947359">
              <w:rPr>
                <w:rFonts w:cs="Times New Roman"/>
              </w:rPr>
              <w:t>.</w:t>
            </w:r>
          </w:p>
        </w:tc>
        <w:tc>
          <w:tcPr>
            <w:tcW w:w="5406" w:type="dxa"/>
          </w:tcPr>
          <w:p w:rsidR="00683A37" w:rsidRPr="00947EA8" w:rsidRDefault="00947EA8" w:rsidP="00947EA8">
            <w:pPr>
              <w:rPr>
                <w:rFonts w:cs="Times New Roman"/>
              </w:rPr>
            </w:pPr>
            <w:r>
              <w:rPr>
                <w:rFonts w:cs="Times New Roman"/>
              </w:rPr>
              <w:t>Administering of questionnaires</w:t>
            </w:r>
          </w:p>
          <w:p w:rsidR="00916B68" w:rsidRPr="0087451C" w:rsidRDefault="00916B68" w:rsidP="0085571A">
            <w:pPr>
              <w:pStyle w:val="ListParagraph"/>
              <w:numPr>
                <w:ilvl w:val="0"/>
                <w:numId w:val="11"/>
              </w:numPr>
              <w:rPr>
                <w:rFonts w:cs="Times New Roman"/>
              </w:rPr>
            </w:pPr>
            <w:r w:rsidRPr="00947359">
              <w:rPr>
                <w:rFonts w:cs="Times New Roman"/>
              </w:rPr>
              <w:t>Household survey</w:t>
            </w:r>
          </w:p>
        </w:tc>
        <w:tc>
          <w:tcPr>
            <w:tcW w:w="3072" w:type="dxa"/>
          </w:tcPr>
          <w:p w:rsidR="00482A12" w:rsidRPr="00947359" w:rsidRDefault="00947EA8" w:rsidP="00947EA8">
            <w:pPr>
              <w:rPr>
                <w:rFonts w:cs="Times New Roman"/>
              </w:rPr>
            </w:pPr>
            <w:r>
              <w:rPr>
                <w:rFonts w:cs="Times New Roman"/>
              </w:rPr>
              <w:t xml:space="preserve">August </w:t>
            </w:r>
            <w:r w:rsidR="00A160C0" w:rsidRPr="00947359">
              <w:rPr>
                <w:rFonts w:cs="Times New Roman"/>
              </w:rPr>
              <w:t>2013</w:t>
            </w:r>
          </w:p>
        </w:tc>
      </w:tr>
      <w:tr w:rsidR="00482A12" w:rsidRPr="00947359" w:rsidTr="00482A12">
        <w:tc>
          <w:tcPr>
            <w:tcW w:w="738" w:type="dxa"/>
          </w:tcPr>
          <w:p w:rsidR="00482A12" w:rsidRPr="00947359" w:rsidRDefault="002838BA" w:rsidP="00482A12">
            <w:pPr>
              <w:rPr>
                <w:rFonts w:cs="Times New Roman"/>
              </w:rPr>
            </w:pPr>
            <w:r>
              <w:rPr>
                <w:rFonts w:cs="Times New Roman"/>
              </w:rPr>
              <w:t>4</w:t>
            </w:r>
            <w:r w:rsidR="00482A12" w:rsidRPr="00947359">
              <w:rPr>
                <w:rFonts w:cs="Times New Roman"/>
              </w:rPr>
              <w:t>.</w:t>
            </w:r>
          </w:p>
        </w:tc>
        <w:tc>
          <w:tcPr>
            <w:tcW w:w="5406" w:type="dxa"/>
          </w:tcPr>
          <w:p w:rsidR="00482A12" w:rsidRPr="00947359" w:rsidRDefault="00A160C0" w:rsidP="00482A12">
            <w:pPr>
              <w:rPr>
                <w:rFonts w:cs="Times New Roman"/>
              </w:rPr>
            </w:pPr>
            <w:r w:rsidRPr="00947359">
              <w:rPr>
                <w:rFonts w:cs="Times New Roman"/>
              </w:rPr>
              <w:t>Key Informan</w:t>
            </w:r>
            <w:r w:rsidR="005C2E00">
              <w:rPr>
                <w:rFonts w:cs="Times New Roman"/>
              </w:rPr>
              <w:t>t Interview</w:t>
            </w:r>
          </w:p>
        </w:tc>
        <w:tc>
          <w:tcPr>
            <w:tcW w:w="3072" w:type="dxa"/>
          </w:tcPr>
          <w:p w:rsidR="00482A12" w:rsidRPr="00947359" w:rsidRDefault="00947EA8" w:rsidP="00482A12">
            <w:pPr>
              <w:rPr>
                <w:rFonts w:cs="Times New Roman"/>
              </w:rPr>
            </w:pPr>
            <w:r>
              <w:rPr>
                <w:rFonts w:cs="Times New Roman"/>
              </w:rPr>
              <w:t>August</w:t>
            </w:r>
            <w:r w:rsidR="00A160C0" w:rsidRPr="00947359">
              <w:rPr>
                <w:rFonts w:cs="Times New Roman"/>
              </w:rPr>
              <w:t xml:space="preserve"> 2013</w:t>
            </w:r>
          </w:p>
        </w:tc>
      </w:tr>
      <w:tr w:rsidR="00947EA8" w:rsidRPr="00947359" w:rsidTr="00482A12">
        <w:tc>
          <w:tcPr>
            <w:tcW w:w="738" w:type="dxa"/>
          </w:tcPr>
          <w:p w:rsidR="00947EA8" w:rsidRPr="001131F6" w:rsidRDefault="00947EA8" w:rsidP="00BD3339">
            <w:r w:rsidRPr="001131F6">
              <w:t>5.</w:t>
            </w:r>
          </w:p>
        </w:tc>
        <w:tc>
          <w:tcPr>
            <w:tcW w:w="5406" w:type="dxa"/>
          </w:tcPr>
          <w:p w:rsidR="00947EA8" w:rsidRPr="00947359" w:rsidRDefault="00947EA8" w:rsidP="00482A12">
            <w:pPr>
              <w:rPr>
                <w:rFonts w:cs="Times New Roman"/>
              </w:rPr>
            </w:pPr>
            <w:r>
              <w:rPr>
                <w:rFonts w:cs="Times New Roman"/>
              </w:rPr>
              <w:t>Data entry and Analysis</w:t>
            </w:r>
          </w:p>
        </w:tc>
        <w:tc>
          <w:tcPr>
            <w:tcW w:w="3072" w:type="dxa"/>
          </w:tcPr>
          <w:p w:rsidR="00947EA8" w:rsidRPr="00947359" w:rsidRDefault="00947EA8" w:rsidP="00482A12">
            <w:pPr>
              <w:rPr>
                <w:rFonts w:cs="Times New Roman"/>
              </w:rPr>
            </w:pPr>
            <w:r>
              <w:rPr>
                <w:rFonts w:cs="Times New Roman"/>
              </w:rPr>
              <w:t>September 2013</w:t>
            </w:r>
          </w:p>
        </w:tc>
      </w:tr>
      <w:tr w:rsidR="00947EA8" w:rsidRPr="00947359" w:rsidTr="00482A12">
        <w:tc>
          <w:tcPr>
            <w:tcW w:w="738" w:type="dxa"/>
          </w:tcPr>
          <w:p w:rsidR="00947EA8" w:rsidRPr="001131F6" w:rsidRDefault="00947EA8" w:rsidP="00BD3339">
            <w:r w:rsidRPr="001131F6">
              <w:t>6.</w:t>
            </w:r>
          </w:p>
        </w:tc>
        <w:tc>
          <w:tcPr>
            <w:tcW w:w="5406" w:type="dxa"/>
          </w:tcPr>
          <w:p w:rsidR="00947EA8" w:rsidRPr="00947359" w:rsidRDefault="00947EA8" w:rsidP="00482A12">
            <w:pPr>
              <w:rPr>
                <w:rFonts w:cs="Times New Roman"/>
              </w:rPr>
            </w:pPr>
            <w:r w:rsidRPr="00947359">
              <w:rPr>
                <w:rFonts w:cs="Times New Roman"/>
              </w:rPr>
              <w:t>Preliminary survey results</w:t>
            </w:r>
          </w:p>
        </w:tc>
        <w:tc>
          <w:tcPr>
            <w:tcW w:w="3072" w:type="dxa"/>
          </w:tcPr>
          <w:p w:rsidR="00947EA8" w:rsidRPr="00947359" w:rsidRDefault="00947EA8" w:rsidP="00482A12">
            <w:pPr>
              <w:rPr>
                <w:rFonts w:cs="Times New Roman"/>
              </w:rPr>
            </w:pPr>
            <w:r>
              <w:rPr>
                <w:rFonts w:cs="Times New Roman"/>
              </w:rPr>
              <w:t xml:space="preserve">October </w:t>
            </w:r>
            <w:r w:rsidRPr="00947359">
              <w:rPr>
                <w:rFonts w:cs="Times New Roman"/>
              </w:rPr>
              <w:t>2013</w:t>
            </w:r>
          </w:p>
        </w:tc>
      </w:tr>
      <w:tr w:rsidR="00947EA8" w:rsidRPr="00947359" w:rsidTr="00482A12">
        <w:tc>
          <w:tcPr>
            <w:tcW w:w="738" w:type="dxa"/>
          </w:tcPr>
          <w:p w:rsidR="00947EA8" w:rsidRPr="001131F6" w:rsidRDefault="00947EA8" w:rsidP="00BD3339">
            <w:r w:rsidRPr="001131F6">
              <w:t>7.</w:t>
            </w:r>
          </w:p>
        </w:tc>
        <w:tc>
          <w:tcPr>
            <w:tcW w:w="5406" w:type="dxa"/>
          </w:tcPr>
          <w:p w:rsidR="00947EA8" w:rsidRPr="00947359" w:rsidRDefault="00947EA8" w:rsidP="00482A12">
            <w:pPr>
              <w:rPr>
                <w:rFonts w:cs="Times New Roman"/>
              </w:rPr>
            </w:pPr>
            <w:r w:rsidRPr="00947359">
              <w:rPr>
                <w:rFonts w:cs="Times New Roman"/>
              </w:rPr>
              <w:t>Focus Group Discussions</w:t>
            </w:r>
          </w:p>
        </w:tc>
        <w:tc>
          <w:tcPr>
            <w:tcW w:w="3072" w:type="dxa"/>
          </w:tcPr>
          <w:p w:rsidR="00947EA8" w:rsidRPr="00947359" w:rsidRDefault="00947EA8" w:rsidP="00482A12">
            <w:pPr>
              <w:rPr>
                <w:rFonts w:cs="Times New Roman"/>
              </w:rPr>
            </w:pPr>
            <w:r>
              <w:rPr>
                <w:rFonts w:cs="Times New Roman"/>
              </w:rPr>
              <w:t xml:space="preserve">October </w:t>
            </w:r>
            <w:r w:rsidRPr="00947359">
              <w:rPr>
                <w:rFonts w:cs="Times New Roman"/>
              </w:rPr>
              <w:t>2013</w:t>
            </w:r>
          </w:p>
        </w:tc>
      </w:tr>
      <w:tr w:rsidR="00947EA8" w:rsidRPr="00947359" w:rsidTr="00482A12">
        <w:tc>
          <w:tcPr>
            <w:tcW w:w="738" w:type="dxa"/>
          </w:tcPr>
          <w:p w:rsidR="00947EA8" w:rsidRDefault="00947EA8" w:rsidP="00BD3339">
            <w:r w:rsidRPr="001131F6">
              <w:t>8.</w:t>
            </w:r>
          </w:p>
        </w:tc>
        <w:tc>
          <w:tcPr>
            <w:tcW w:w="5406" w:type="dxa"/>
          </w:tcPr>
          <w:p w:rsidR="00947EA8" w:rsidRPr="00947359" w:rsidRDefault="00947EA8" w:rsidP="00482A12">
            <w:pPr>
              <w:rPr>
                <w:rFonts w:cs="Times New Roman"/>
              </w:rPr>
            </w:pPr>
            <w:r w:rsidRPr="00947359">
              <w:rPr>
                <w:rFonts w:cs="Times New Roman"/>
              </w:rPr>
              <w:t>Processing of final results and Preliminary report writing</w:t>
            </w:r>
          </w:p>
        </w:tc>
        <w:tc>
          <w:tcPr>
            <w:tcW w:w="3072" w:type="dxa"/>
          </w:tcPr>
          <w:p w:rsidR="00947EA8" w:rsidRPr="00947359" w:rsidRDefault="00947EA8" w:rsidP="00482A12">
            <w:pPr>
              <w:rPr>
                <w:rFonts w:cs="Times New Roman"/>
              </w:rPr>
            </w:pPr>
            <w:r>
              <w:rPr>
                <w:rFonts w:cs="Times New Roman"/>
              </w:rPr>
              <w:t>November</w:t>
            </w:r>
            <w:r w:rsidRPr="00947359">
              <w:rPr>
                <w:rFonts w:cs="Times New Roman"/>
              </w:rPr>
              <w:t xml:space="preserve"> 2013</w:t>
            </w:r>
          </w:p>
        </w:tc>
      </w:tr>
      <w:tr w:rsidR="00482A12" w:rsidRPr="00947359" w:rsidTr="00482A12">
        <w:tc>
          <w:tcPr>
            <w:tcW w:w="738" w:type="dxa"/>
          </w:tcPr>
          <w:p w:rsidR="00482A12" w:rsidRPr="00947359" w:rsidRDefault="00947EA8" w:rsidP="00482A12">
            <w:pPr>
              <w:rPr>
                <w:rFonts w:cs="Times New Roman"/>
              </w:rPr>
            </w:pPr>
            <w:r>
              <w:rPr>
                <w:rFonts w:cs="Times New Roman"/>
              </w:rPr>
              <w:t>9</w:t>
            </w:r>
            <w:r w:rsidR="00437E48" w:rsidRPr="00947359">
              <w:rPr>
                <w:rFonts w:cs="Times New Roman"/>
              </w:rPr>
              <w:t>.</w:t>
            </w:r>
          </w:p>
        </w:tc>
        <w:tc>
          <w:tcPr>
            <w:tcW w:w="5406" w:type="dxa"/>
          </w:tcPr>
          <w:p w:rsidR="00482A12" w:rsidRPr="00947359" w:rsidRDefault="00A160C0" w:rsidP="00482A12">
            <w:pPr>
              <w:rPr>
                <w:rFonts w:cs="Times New Roman"/>
              </w:rPr>
            </w:pPr>
            <w:r w:rsidRPr="00947359">
              <w:rPr>
                <w:rFonts w:cs="Times New Roman"/>
              </w:rPr>
              <w:t>Presentation of findings to stakeholders</w:t>
            </w:r>
          </w:p>
          <w:p w:rsidR="00575535" w:rsidRPr="00947359" w:rsidRDefault="00A160C0" w:rsidP="0085571A">
            <w:pPr>
              <w:pStyle w:val="ListParagraph"/>
              <w:numPr>
                <w:ilvl w:val="0"/>
                <w:numId w:val="9"/>
              </w:numPr>
              <w:rPr>
                <w:rFonts w:cs="Times New Roman"/>
              </w:rPr>
            </w:pPr>
            <w:r w:rsidRPr="00947359">
              <w:rPr>
                <w:rFonts w:cs="Times New Roman"/>
              </w:rPr>
              <w:t>PAC</w:t>
            </w:r>
            <w:r w:rsidR="00575535" w:rsidRPr="00947359">
              <w:rPr>
                <w:rFonts w:cs="Times New Roman"/>
              </w:rPr>
              <w:t xml:space="preserve"> </w:t>
            </w:r>
          </w:p>
          <w:p w:rsidR="00A160C0" w:rsidRPr="00947359" w:rsidRDefault="00575535" w:rsidP="0085571A">
            <w:pPr>
              <w:pStyle w:val="ListParagraph"/>
              <w:numPr>
                <w:ilvl w:val="0"/>
                <w:numId w:val="9"/>
              </w:numPr>
              <w:rPr>
                <w:rFonts w:cs="Times New Roman"/>
              </w:rPr>
            </w:pPr>
            <w:r w:rsidRPr="00947359">
              <w:rPr>
                <w:rFonts w:cs="Times New Roman"/>
              </w:rPr>
              <w:t>USAID</w:t>
            </w:r>
          </w:p>
          <w:p w:rsidR="00A160C0" w:rsidRPr="00947359" w:rsidRDefault="00A160C0" w:rsidP="0085571A">
            <w:pPr>
              <w:pStyle w:val="ListParagraph"/>
              <w:numPr>
                <w:ilvl w:val="0"/>
                <w:numId w:val="9"/>
              </w:numPr>
              <w:rPr>
                <w:rFonts w:cs="Times New Roman"/>
              </w:rPr>
            </w:pPr>
            <w:r w:rsidRPr="00947359">
              <w:rPr>
                <w:rFonts w:cs="Times New Roman"/>
              </w:rPr>
              <w:t xml:space="preserve">FD, </w:t>
            </w:r>
            <w:r w:rsidR="00575535" w:rsidRPr="00947359">
              <w:rPr>
                <w:rFonts w:cs="Times New Roman"/>
              </w:rPr>
              <w:t>UNREDD, NJP,</w:t>
            </w:r>
            <w:r w:rsidRPr="00947359">
              <w:rPr>
                <w:rFonts w:cs="Times New Roman"/>
              </w:rPr>
              <w:t xml:space="preserve"> Civil society </w:t>
            </w:r>
            <w:r w:rsidR="00457ECC" w:rsidRPr="00947359">
              <w:rPr>
                <w:rFonts w:cs="Times New Roman"/>
              </w:rPr>
              <w:t>organizations</w:t>
            </w:r>
            <w:r w:rsidRPr="00947359">
              <w:rPr>
                <w:rFonts w:cs="Times New Roman"/>
              </w:rPr>
              <w:t xml:space="preserve"> and other interest groups</w:t>
            </w:r>
          </w:p>
          <w:p w:rsidR="00A160C0" w:rsidRPr="00947359" w:rsidRDefault="00A160C0" w:rsidP="00482A12">
            <w:pPr>
              <w:rPr>
                <w:rFonts w:cs="Times New Roman"/>
              </w:rPr>
            </w:pPr>
          </w:p>
        </w:tc>
        <w:tc>
          <w:tcPr>
            <w:tcW w:w="3072" w:type="dxa"/>
          </w:tcPr>
          <w:p w:rsidR="00482A12" w:rsidRPr="00947359" w:rsidRDefault="00947EA8" w:rsidP="00482A12">
            <w:pPr>
              <w:rPr>
                <w:rFonts w:cs="Times New Roman"/>
              </w:rPr>
            </w:pPr>
            <w:r>
              <w:rPr>
                <w:rFonts w:cs="Times New Roman"/>
              </w:rPr>
              <w:t>November</w:t>
            </w:r>
            <w:r w:rsidR="00575535" w:rsidRPr="00947359">
              <w:rPr>
                <w:rFonts w:cs="Times New Roman"/>
              </w:rPr>
              <w:t xml:space="preserve"> 2013</w:t>
            </w:r>
          </w:p>
        </w:tc>
      </w:tr>
      <w:tr w:rsidR="006C6AC3" w:rsidRPr="00947359" w:rsidTr="00482A12">
        <w:tc>
          <w:tcPr>
            <w:tcW w:w="738" w:type="dxa"/>
          </w:tcPr>
          <w:p w:rsidR="006C6AC3" w:rsidRPr="00947359" w:rsidRDefault="002838BA" w:rsidP="00482A12">
            <w:pPr>
              <w:rPr>
                <w:rFonts w:cs="Times New Roman"/>
              </w:rPr>
            </w:pPr>
            <w:r>
              <w:rPr>
                <w:rFonts w:cs="Times New Roman"/>
              </w:rPr>
              <w:t>9</w:t>
            </w:r>
          </w:p>
        </w:tc>
        <w:tc>
          <w:tcPr>
            <w:tcW w:w="5406" w:type="dxa"/>
          </w:tcPr>
          <w:p w:rsidR="006C6AC3" w:rsidRPr="00947359" w:rsidRDefault="006C6AC3" w:rsidP="00482A12">
            <w:pPr>
              <w:rPr>
                <w:rFonts w:cs="Times New Roman"/>
              </w:rPr>
            </w:pPr>
            <w:proofErr w:type="spellStart"/>
            <w:r w:rsidRPr="00947359">
              <w:rPr>
                <w:rFonts w:cs="Times New Roman"/>
              </w:rPr>
              <w:t>Finalise</w:t>
            </w:r>
            <w:proofErr w:type="spellEnd"/>
            <w:r w:rsidRPr="00947359">
              <w:rPr>
                <w:rFonts w:cs="Times New Roman"/>
              </w:rPr>
              <w:t xml:space="preserve"> research reports</w:t>
            </w:r>
          </w:p>
        </w:tc>
        <w:tc>
          <w:tcPr>
            <w:tcW w:w="3072" w:type="dxa"/>
          </w:tcPr>
          <w:p w:rsidR="006C6AC3" w:rsidRPr="00947359" w:rsidRDefault="00FA0327" w:rsidP="00482A12">
            <w:pPr>
              <w:rPr>
                <w:rFonts w:cs="Times New Roman"/>
              </w:rPr>
            </w:pPr>
            <w:r>
              <w:rPr>
                <w:rFonts w:cs="Times New Roman"/>
              </w:rPr>
              <w:t>November-</w:t>
            </w:r>
            <w:r w:rsidR="00947EA8">
              <w:rPr>
                <w:rFonts w:cs="Times New Roman"/>
              </w:rPr>
              <w:t>Decem</w:t>
            </w:r>
            <w:r w:rsidR="006C6AC3" w:rsidRPr="00947359">
              <w:rPr>
                <w:rFonts w:cs="Times New Roman"/>
              </w:rPr>
              <w:t>ber 2013</w:t>
            </w:r>
          </w:p>
        </w:tc>
      </w:tr>
    </w:tbl>
    <w:p w:rsidR="00AE42DF" w:rsidRPr="00947359" w:rsidRDefault="00AE42DF" w:rsidP="0085571A">
      <w:pPr>
        <w:pStyle w:val="ListParagraph"/>
        <w:numPr>
          <w:ilvl w:val="0"/>
          <w:numId w:val="8"/>
        </w:numPr>
        <w:rPr>
          <w:rFonts w:cs="Times New Roman"/>
        </w:rPr>
      </w:pPr>
    </w:p>
    <w:p w:rsidR="00AE42DF" w:rsidRPr="00947359" w:rsidRDefault="00AE42DF">
      <w:pPr>
        <w:rPr>
          <w:rFonts w:eastAsiaTheme="majorEastAsia" w:cs="Times New Roman"/>
          <w:b/>
          <w:bCs/>
        </w:rPr>
      </w:pPr>
      <w:r w:rsidRPr="00947359">
        <w:rPr>
          <w:rFonts w:cs="Times New Roman"/>
        </w:rPr>
        <w:br w:type="page"/>
      </w:r>
    </w:p>
    <w:p w:rsidR="00F80E9D" w:rsidRPr="00F80E9D" w:rsidRDefault="00F80E9D" w:rsidP="00F80E9D">
      <w:pPr>
        <w:keepNext/>
        <w:keepLines/>
        <w:spacing w:before="480" w:after="0"/>
        <w:outlineLvl w:val="0"/>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lastRenderedPageBreak/>
        <w:t>Annex 1 Household Survey Questionnaire</w:t>
      </w:r>
    </w:p>
    <w:p w:rsidR="00360FDE"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
          <w:iCs/>
          <w:sz w:val="24"/>
          <w:szCs w:val="24"/>
        </w:rPr>
        <w:t>.</w:t>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r w:rsidR="00360FDE">
        <w:rPr>
          <w:rFonts w:ascii="Times New Roman" w:eastAsia="Times New Roman" w:hAnsi="Times New Roman" w:cs="Times New Roman"/>
          <w:i/>
          <w:iCs/>
          <w:sz w:val="24"/>
          <w:szCs w:val="24"/>
        </w:rPr>
        <w:tab/>
      </w:r>
    </w:p>
    <w:tbl>
      <w:tblPr>
        <w:tblStyle w:val="TableGrid"/>
        <w:tblW w:w="0" w:type="auto"/>
        <w:tblInd w:w="4698" w:type="dxa"/>
        <w:tblLook w:val="04A0" w:firstRow="1" w:lastRow="0" w:firstColumn="1" w:lastColumn="0" w:noHBand="0" w:noVBand="1"/>
      </w:tblPr>
      <w:tblGrid>
        <w:gridCol w:w="2070"/>
        <w:gridCol w:w="1530"/>
      </w:tblGrid>
      <w:tr w:rsidR="00360FDE" w:rsidTr="00360FDE">
        <w:tc>
          <w:tcPr>
            <w:tcW w:w="2070" w:type="dxa"/>
          </w:tcPr>
          <w:p w:rsidR="00360FDE" w:rsidRDefault="00360FDE"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Serial number</w:t>
            </w:r>
          </w:p>
        </w:tc>
        <w:tc>
          <w:tcPr>
            <w:tcW w:w="1530" w:type="dxa"/>
          </w:tcPr>
          <w:p w:rsidR="00360FDE" w:rsidRDefault="00360FDE" w:rsidP="00F80E9D">
            <w:pPr>
              <w:autoSpaceDE w:val="0"/>
              <w:autoSpaceDN w:val="0"/>
              <w:adjustRightInd w:val="0"/>
              <w:rPr>
                <w:rFonts w:ascii="Times New Roman" w:eastAsia="Times New Roman" w:hAnsi="Times New Roman" w:cs="Times New Roman"/>
                <w:i/>
                <w:iCs/>
                <w:sz w:val="24"/>
                <w:szCs w:val="24"/>
              </w:rPr>
            </w:pPr>
          </w:p>
          <w:p w:rsidR="00360FDE" w:rsidRDefault="00360FDE" w:rsidP="00F80E9D">
            <w:pPr>
              <w:autoSpaceDE w:val="0"/>
              <w:autoSpaceDN w:val="0"/>
              <w:adjustRightInd w:val="0"/>
              <w:rPr>
                <w:rFonts w:ascii="Times New Roman" w:eastAsia="Times New Roman" w:hAnsi="Times New Roman" w:cs="Times New Roman"/>
                <w:i/>
                <w:iCs/>
                <w:sz w:val="24"/>
                <w:szCs w:val="24"/>
              </w:rPr>
            </w:pPr>
          </w:p>
        </w:tc>
      </w:tr>
    </w:tbl>
    <w:p w:rsid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p>
    <w:p w:rsidR="00360FDE" w:rsidRPr="00F80E9D" w:rsidRDefault="00360FDE" w:rsidP="00F80E9D">
      <w:pPr>
        <w:autoSpaceDE w:val="0"/>
        <w:autoSpaceDN w:val="0"/>
        <w:adjustRightInd w:val="0"/>
        <w:spacing w:after="0" w:line="240" w:lineRule="auto"/>
        <w:rPr>
          <w:rFonts w:ascii="Times New Roman" w:eastAsia="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28"/>
        <w:gridCol w:w="5148"/>
      </w:tblGrid>
      <w:tr w:rsidR="00F80E9D" w:rsidRPr="00F80E9D" w:rsidTr="00C4066C">
        <w:tc>
          <w:tcPr>
            <w:tcW w:w="2312" w:type="pct"/>
            <w:tcBorders>
              <w:top w:val="double" w:sz="4" w:space="0" w:color="auto"/>
              <w:left w:val="double" w:sz="4" w:space="0" w:color="auto"/>
              <w:bottom w:val="double" w:sz="4" w:space="0" w:color="auto"/>
            </w:tcBorders>
            <w:shd w:val="clear" w:color="auto" w:fill="D9D9D9"/>
            <w:vAlign w:val="center"/>
          </w:tcPr>
          <w:p w:rsidR="00F80E9D" w:rsidRPr="00F80E9D" w:rsidRDefault="00F80E9D" w:rsidP="00F80E9D">
            <w:pPr>
              <w:spacing w:after="0" w:line="240" w:lineRule="auto"/>
              <w:jc w:val="center"/>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General Information</w:t>
            </w:r>
          </w:p>
        </w:tc>
        <w:tc>
          <w:tcPr>
            <w:tcW w:w="2688" w:type="pct"/>
            <w:tcBorders>
              <w:top w:val="double" w:sz="4" w:space="0" w:color="auto"/>
              <w:bottom w:val="double" w:sz="4" w:space="0" w:color="auto"/>
              <w:right w:val="double" w:sz="4" w:space="0" w:color="auto"/>
            </w:tcBorders>
            <w:shd w:val="clear" w:color="auto" w:fill="D9D9D9"/>
            <w:vAlign w:val="center"/>
          </w:tcPr>
          <w:p w:rsidR="00F80E9D" w:rsidRPr="00F80E9D" w:rsidRDefault="00F80E9D" w:rsidP="00F80E9D">
            <w:pPr>
              <w:spacing w:after="0" w:line="240" w:lineRule="auto"/>
              <w:jc w:val="center"/>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Details</w:t>
            </w:r>
          </w:p>
        </w:tc>
      </w:tr>
      <w:tr w:rsidR="00F80E9D" w:rsidRPr="00F80E9D" w:rsidTr="00C4066C">
        <w:tc>
          <w:tcPr>
            <w:tcW w:w="2312" w:type="pct"/>
            <w:tcBorders>
              <w:left w:val="double" w:sz="4" w:space="0" w:color="auto"/>
            </w:tcBorders>
            <w:vAlign w:val="center"/>
          </w:tcPr>
          <w:p w:rsidR="00F80E9D" w:rsidRPr="00F80E9D" w:rsidRDefault="00715CA6" w:rsidP="00F80E9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F80E9D" w:rsidRPr="00F80E9D">
              <w:rPr>
                <w:rFonts w:ascii="Times New Roman" w:eastAsia="Times New Roman" w:hAnsi="Times New Roman" w:cs="Times New Roman"/>
                <w:bCs/>
                <w:sz w:val="24"/>
                <w:szCs w:val="24"/>
              </w:rPr>
              <w:t>. Village</w:t>
            </w:r>
          </w:p>
          <w:p w:rsidR="00F80E9D" w:rsidRPr="00F80E9D" w:rsidRDefault="00F80E9D" w:rsidP="00F80E9D">
            <w:pPr>
              <w:spacing w:after="0" w:line="240" w:lineRule="auto"/>
              <w:rPr>
                <w:rFonts w:ascii="Times New Roman" w:eastAsia="Times New Roman" w:hAnsi="Times New Roman" w:cs="Times New Roman"/>
                <w:bCs/>
                <w:sz w:val="24"/>
                <w:szCs w:val="24"/>
              </w:rPr>
            </w:pPr>
          </w:p>
          <w:p w:rsidR="00F80E9D" w:rsidRPr="00F80E9D" w:rsidRDefault="00F80E9D" w:rsidP="00F80E9D">
            <w:pPr>
              <w:spacing w:after="0" w:line="240" w:lineRule="auto"/>
              <w:rPr>
                <w:rFonts w:ascii="Times New Roman" w:eastAsia="Times New Roman" w:hAnsi="Times New Roman" w:cs="Times New Roman"/>
                <w:bCs/>
                <w:sz w:val="24"/>
                <w:szCs w:val="24"/>
              </w:rPr>
            </w:pPr>
          </w:p>
        </w:tc>
        <w:tc>
          <w:tcPr>
            <w:tcW w:w="2688" w:type="pct"/>
            <w:tcBorders>
              <w:right w:val="double" w:sz="4" w:space="0" w:color="auto"/>
            </w:tcBorders>
            <w:vAlign w:val="center"/>
          </w:tcPr>
          <w:p w:rsidR="00F80E9D" w:rsidRPr="00F80E9D" w:rsidRDefault="00F80E9D" w:rsidP="00F80E9D">
            <w:pPr>
              <w:spacing w:after="0" w:line="240" w:lineRule="auto"/>
              <w:jc w:val="center"/>
              <w:rPr>
                <w:rFonts w:ascii="Times New Roman" w:eastAsia="Times New Roman" w:hAnsi="Times New Roman" w:cs="Times New Roman"/>
                <w:bCs/>
                <w:sz w:val="24"/>
                <w:szCs w:val="24"/>
              </w:rPr>
            </w:pPr>
          </w:p>
        </w:tc>
      </w:tr>
      <w:tr w:rsidR="00F80E9D" w:rsidRPr="00F80E9D" w:rsidTr="00C4066C">
        <w:tc>
          <w:tcPr>
            <w:tcW w:w="2312" w:type="pct"/>
            <w:tcBorders>
              <w:left w:val="double" w:sz="4" w:space="0" w:color="auto"/>
            </w:tcBorders>
            <w:vAlign w:val="center"/>
          </w:tcPr>
          <w:p w:rsidR="00F80E9D" w:rsidRPr="00F80E9D" w:rsidRDefault="00715CA6" w:rsidP="00F80E9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00F80E9D" w:rsidRPr="00F80E9D">
              <w:rPr>
                <w:rFonts w:ascii="Times New Roman" w:eastAsia="Times New Roman" w:hAnsi="Times New Roman" w:cs="Times New Roman"/>
                <w:bCs/>
                <w:sz w:val="24"/>
                <w:szCs w:val="24"/>
              </w:rPr>
              <w:t>. Chief</w:t>
            </w:r>
            <w:r w:rsidR="006033DB">
              <w:rPr>
                <w:rFonts w:ascii="Times New Roman" w:eastAsia="Times New Roman" w:hAnsi="Times New Roman" w:cs="Times New Roman"/>
                <w:bCs/>
                <w:sz w:val="24"/>
                <w:szCs w:val="24"/>
              </w:rPr>
              <w:t xml:space="preserve">dom </w:t>
            </w:r>
          </w:p>
          <w:p w:rsidR="00F80E9D" w:rsidRPr="00F80E9D" w:rsidRDefault="00F80E9D" w:rsidP="00F80E9D">
            <w:pPr>
              <w:spacing w:after="0" w:line="240" w:lineRule="auto"/>
              <w:rPr>
                <w:rFonts w:ascii="Times New Roman" w:eastAsia="Times New Roman" w:hAnsi="Times New Roman" w:cs="Times New Roman"/>
                <w:bCs/>
                <w:sz w:val="24"/>
                <w:szCs w:val="24"/>
              </w:rPr>
            </w:pPr>
          </w:p>
        </w:tc>
        <w:tc>
          <w:tcPr>
            <w:tcW w:w="2688" w:type="pct"/>
            <w:tcBorders>
              <w:right w:val="double" w:sz="4" w:space="0" w:color="auto"/>
            </w:tcBorders>
            <w:vAlign w:val="center"/>
          </w:tcPr>
          <w:p w:rsidR="00F80E9D" w:rsidRPr="00F80E9D" w:rsidRDefault="00F80E9D" w:rsidP="00F80E9D">
            <w:pPr>
              <w:spacing w:after="0" w:line="240" w:lineRule="auto"/>
              <w:jc w:val="center"/>
              <w:rPr>
                <w:rFonts w:ascii="Times New Roman" w:eastAsia="Times New Roman" w:hAnsi="Times New Roman" w:cs="Times New Roman"/>
                <w:bCs/>
                <w:sz w:val="24"/>
                <w:szCs w:val="24"/>
              </w:rPr>
            </w:pPr>
          </w:p>
        </w:tc>
      </w:tr>
      <w:tr w:rsidR="00F80E9D" w:rsidRPr="00F80E9D" w:rsidTr="00C4066C">
        <w:tc>
          <w:tcPr>
            <w:tcW w:w="2312" w:type="pct"/>
            <w:tcBorders>
              <w:left w:val="double" w:sz="4" w:space="0" w:color="auto"/>
            </w:tcBorders>
            <w:vAlign w:val="center"/>
          </w:tcPr>
          <w:p w:rsidR="00F80E9D" w:rsidRPr="00F80E9D" w:rsidRDefault="00715CA6"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F80E9D" w:rsidRPr="00F80E9D">
              <w:rPr>
                <w:rFonts w:ascii="Times New Roman" w:eastAsia="Times New Roman" w:hAnsi="Times New Roman" w:cs="Times New Roman"/>
                <w:sz w:val="24"/>
                <w:szCs w:val="24"/>
              </w:rPr>
              <w:t>. Household Identification Number</w:t>
            </w:r>
            <w:r w:rsidR="00A81EF4">
              <w:rPr>
                <w:rFonts w:ascii="Times New Roman" w:eastAsia="Times New Roman" w:hAnsi="Times New Roman" w:cs="Times New Roman"/>
                <w:sz w:val="24"/>
                <w:szCs w:val="24"/>
              </w:rPr>
              <w:t xml:space="preserve"> (</w:t>
            </w:r>
            <w:r w:rsidR="00A81EF4" w:rsidRPr="00A81EF4">
              <w:rPr>
                <w:rFonts w:ascii="Times New Roman" w:eastAsia="Times New Roman" w:hAnsi="Times New Roman" w:cs="Times New Roman"/>
                <w:i/>
                <w:sz w:val="20"/>
                <w:szCs w:val="20"/>
              </w:rPr>
              <w:t>From the village list</w:t>
            </w:r>
            <w:r w:rsidR="00A81EF4">
              <w:rPr>
                <w:rFonts w:ascii="Times New Roman" w:eastAsia="Times New Roman" w:hAnsi="Times New Roman" w:cs="Times New Roman"/>
                <w:sz w:val="24"/>
                <w:szCs w:val="24"/>
              </w:rPr>
              <w:t>)</w:t>
            </w: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tc>
        <w:tc>
          <w:tcPr>
            <w:tcW w:w="2688" w:type="pct"/>
            <w:tcBorders>
              <w:right w:val="double" w:sz="4" w:space="0" w:color="auto"/>
            </w:tcBorders>
            <w:vAlign w:val="center"/>
          </w:tcPr>
          <w:p w:rsidR="00F80E9D" w:rsidRPr="00F80E9D" w:rsidRDefault="00F80E9D" w:rsidP="00F80E9D">
            <w:pPr>
              <w:spacing w:after="0" w:line="240" w:lineRule="auto"/>
              <w:jc w:val="center"/>
              <w:rPr>
                <w:rFonts w:ascii="Times New Roman" w:eastAsia="Times New Roman" w:hAnsi="Times New Roman" w:cs="Times New Roman"/>
                <w:bCs/>
                <w:noProof/>
                <w:sz w:val="24"/>
                <w:szCs w:val="24"/>
              </w:rPr>
            </w:pPr>
          </w:p>
        </w:tc>
      </w:tr>
      <w:tr w:rsidR="00F80E9D" w:rsidRPr="00F80E9D" w:rsidTr="00C4066C">
        <w:tc>
          <w:tcPr>
            <w:tcW w:w="2312" w:type="pct"/>
            <w:tcBorders>
              <w:left w:val="double" w:sz="4" w:space="0" w:color="auto"/>
            </w:tcBorders>
            <w:vAlign w:val="center"/>
          </w:tcPr>
          <w:p w:rsidR="00F80E9D" w:rsidRPr="00F80E9D" w:rsidRDefault="00715CA6"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F80E9D" w:rsidRPr="00F80E9D">
              <w:rPr>
                <w:rFonts w:ascii="Times New Roman" w:eastAsia="Times New Roman" w:hAnsi="Times New Roman" w:cs="Times New Roman"/>
                <w:sz w:val="24"/>
                <w:szCs w:val="24"/>
              </w:rPr>
              <w:t>. GPS location for the household</w:t>
            </w:r>
          </w:p>
        </w:tc>
        <w:tc>
          <w:tcPr>
            <w:tcW w:w="2688" w:type="pct"/>
            <w:tcBorders>
              <w:right w:val="double" w:sz="4" w:space="0" w:color="auto"/>
            </w:tcBorders>
            <w:vAlign w:val="center"/>
          </w:tcPr>
          <w:p w:rsidR="00F80E9D" w:rsidRPr="00F80E9D" w:rsidRDefault="00F80E9D" w:rsidP="00F80E9D">
            <w:pPr>
              <w:spacing w:after="0" w:line="240" w:lineRule="auto"/>
              <w:jc w:val="center"/>
              <w:rPr>
                <w:rFonts w:ascii="Times New Roman" w:eastAsia="Times New Roman" w:hAnsi="Times New Roman" w:cs="Times New Roman"/>
                <w:bCs/>
                <w:noProof/>
                <w:sz w:val="24"/>
                <w:szCs w:val="24"/>
              </w:rPr>
            </w:pPr>
          </w:p>
          <w:p w:rsidR="00F80E9D" w:rsidRPr="00F80E9D" w:rsidRDefault="00F80E9D" w:rsidP="00F80E9D">
            <w:pPr>
              <w:spacing w:after="0" w:line="240" w:lineRule="auto"/>
              <w:jc w:val="center"/>
              <w:rPr>
                <w:rFonts w:ascii="Times New Roman" w:eastAsia="Times New Roman" w:hAnsi="Times New Roman" w:cs="Times New Roman"/>
                <w:bCs/>
                <w:noProof/>
                <w:sz w:val="24"/>
                <w:szCs w:val="24"/>
              </w:rPr>
            </w:pPr>
            <w:r w:rsidRPr="00F80E9D">
              <w:rPr>
                <w:rFonts w:ascii="Times New Roman" w:eastAsia="Times New Roman" w:hAnsi="Times New Roman" w:cs="Times New Roman"/>
                <w:bCs/>
                <w:noProof/>
                <w:sz w:val="24"/>
                <w:szCs w:val="24"/>
              </w:rPr>
              <w:t>GPS North:…………………………</w:t>
            </w:r>
          </w:p>
          <w:p w:rsidR="00F80E9D" w:rsidRPr="00F80E9D" w:rsidRDefault="00F80E9D" w:rsidP="00F80E9D">
            <w:pPr>
              <w:spacing w:after="0" w:line="240" w:lineRule="auto"/>
              <w:jc w:val="center"/>
              <w:rPr>
                <w:rFonts w:ascii="Times New Roman" w:eastAsia="Times New Roman" w:hAnsi="Times New Roman" w:cs="Times New Roman"/>
                <w:bCs/>
                <w:noProof/>
                <w:sz w:val="24"/>
                <w:szCs w:val="24"/>
              </w:rPr>
            </w:pPr>
          </w:p>
          <w:p w:rsidR="00F80E9D" w:rsidRPr="00F80E9D" w:rsidRDefault="00F80E9D" w:rsidP="00F80E9D">
            <w:pPr>
              <w:spacing w:after="0" w:line="240" w:lineRule="auto"/>
              <w:jc w:val="center"/>
              <w:rPr>
                <w:rFonts w:ascii="Times New Roman" w:eastAsia="Times New Roman" w:hAnsi="Times New Roman" w:cs="Times New Roman"/>
                <w:bCs/>
                <w:noProof/>
                <w:sz w:val="24"/>
                <w:szCs w:val="24"/>
              </w:rPr>
            </w:pPr>
            <w:r w:rsidRPr="00F80E9D">
              <w:rPr>
                <w:rFonts w:ascii="Times New Roman" w:eastAsia="Times New Roman" w:hAnsi="Times New Roman" w:cs="Times New Roman"/>
                <w:bCs/>
                <w:noProof/>
                <w:sz w:val="24"/>
                <w:szCs w:val="24"/>
              </w:rPr>
              <w:t>GPS East:…………………………...</w:t>
            </w:r>
          </w:p>
        </w:tc>
      </w:tr>
      <w:tr w:rsidR="00F80E9D" w:rsidRPr="00F80E9D" w:rsidTr="00C4066C">
        <w:tc>
          <w:tcPr>
            <w:tcW w:w="2312" w:type="pct"/>
            <w:tcBorders>
              <w:left w:val="double" w:sz="4" w:space="0" w:color="auto"/>
            </w:tcBorders>
            <w:vAlign w:val="center"/>
          </w:tcPr>
          <w:p w:rsidR="00F80E9D" w:rsidRPr="00F80E9D" w:rsidRDefault="00715CA6" w:rsidP="00F80E9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F80E9D" w:rsidRPr="00F80E9D">
              <w:rPr>
                <w:rFonts w:ascii="Times New Roman" w:eastAsia="Times New Roman" w:hAnsi="Times New Roman" w:cs="Times New Roman"/>
                <w:bCs/>
                <w:sz w:val="24"/>
                <w:szCs w:val="24"/>
              </w:rPr>
              <w:t>. Supervisors Name:</w:t>
            </w:r>
          </w:p>
          <w:p w:rsidR="00F80E9D" w:rsidRPr="00F80E9D" w:rsidRDefault="00F80E9D" w:rsidP="00F80E9D">
            <w:pPr>
              <w:spacing w:after="0" w:line="240" w:lineRule="auto"/>
              <w:rPr>
                <w:rFonts w:ascii="Times New Roman" w:eastAsia="Times New Roman" w:hAnsi="Times New Roman" w:cs="Times New Roman"/>
                <w:bCs/>
                <w:sz w:val="24"/>
                <w:szCs w:val="24"/>
              </w:rPr>
            </w:pPr>
          </w:p>
          <w:p w:rsidR="00F80E9D" w:rsidRPr="00F80E9D" w:rsidRDefault="00F80E9D" w:rsidP="00F80E9D">
            <w:pPr>
              <w:spacing w:after="0" w:line="240" w:lineRule="auto"/>
              <w:rPr>
                <w:rFonts w:ascii="Times New Roman" w:eastAsia="Times New Roman" w:hAnsi="Times New Roman" w:cs="Times New Roman"/>
                <w:bCs/>
                <w:sz w:val="24"/>
                <w:szCs w:val="24"/>
              </w:rPr>
            </w:pPr>
          </w:p>
        </w:tc>
        <w:tc>
          <w:tcPr>
            <w:tcW w:w="2688" w:type="pct"/>
            <w:tcBorders>
              <w:right w:val="double" w:sz="4" w:space="0" w:color="auto"/>
            </w:tcBorders>
            <w:vAlign w:val="center"/>
          </w:tcPr>
          <w:p w:rsidR="00F80E9D" w:rsidRPr="00F80E9D" w:rsidRDefault="00F80E9D" w:rsidP="00F80E9D">
            <w:pPr>
              <w:spacing w:after="0" w:line="240" w:lineRule="auto"/>
              <w:jc w:val="center"/>
              <w:rPr>
                <w:rFonts w:ascii="Times New Roman" w:eastAsia="Times New Roman" w:hAnsi="Times New Roman" w:cs="Times New Roman"/>
                <w:bCs/>
                <w:sz w:val="24"/>
                <w:szCs w:val="24"/>
              </w:rPr>
            </w:pPr>
          </w:p>
        </w:tc>
      </w:tr>
      <w:tr w:rsidR="00F80E9D" w:rsidRPr="00F80E9D" w:rsidTr="00C4066C">
        <w:tc>
          <w:tcPr>
            <w:tcW w:w="5000" w:type="pct"/>
            <w:gridSpan w:val="2"/>
            <w:tcBorders>
              <w:left w:val="double" w:sz="4" w:space="0" w:color="auto"/>
              <w:right w:val="double" w:sz="4" w:space="0" w:color="auto"/>
            </w:tcBorders>
            <w:vAlign w:val="center"/>
          </w:tcPr>
          <w:p w:rsidR="00F80E9D" w:rsidRPr="00F80E9D" w:rsidRDefault="00F80E9D" w:rsidP="00F80E9D">
            <w:pPr>
              <w:spacing w:after="0" w:line="240" w:lineRule="auto"/>
              <w:rPr>
                <w:rFonts w:ascii="Times New Roman" w:eastAsia="Times New Roman" w:hAnsi="Times New Roman" w:cs="Times New Roman"/>
                <w:bCs/>
                <w:sz w:val="24"/>
                <w:szCs w:val="24"/>
              </w:rPr>
            </w:pPr>
          </w:p>
          <w:p w:rsidR="00F80E9D" w:rsidRPr="00F80E9D" w:rsidRDefault="00F80E9D" w:rsidP="00F80E9D">
            <w:pPr>
              <w:spacing w:after="0" w:line="240" w:lineRule="auto"/>
              <w:rPr>
                <w:rFonts w:ascii="Times New Roman" w:eastAsia="Times New Roman" w:hAnsi="Times New Roman" w:cs="Times New Roman"/>
                <w:bCs/>
                <w:sz w:val="24"/>
                <w:szCs w:val="24"/>
              </w:rPr>
            </w:pPr>
          </w:p>
          <w:p w:rsidR="00F80E9D" w:rsidRPr="00F80E9D" w:rsidRDefault="00715CA6" w:rsidP="007145F8">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r w:rsidR="007145F8">
              <w:rPr>
                <w:rFonts w:ascii="Times New Roman" w:eastAsia="Times New Roman" w:hAnsi="Times New Roman" w:cs="Times New Roman"/>
                <w:bCs/>
                <w:sz w:val="24"/>
                <w:szCs w:val="24"/>
              </w:rPr>
              <w:t>. DATA COLLECTO</w:t>
            </w:r>
            <w:r w:rsidR="00F80E9D" w:rsidRPr="00F80E9D">
              <w:rPr>
                <w:rFonts w:ascii="Times New Roman" w:eastAsia="Times New Roman" w:hAnsi="Times New Roman" w:cs="Times New Roman"/>
                <w:bCs/>
                <w:sz w:val="24"/>
                <w:szCs w:val="24"/>
              </w:rPr>
              <w:t>R’S NAME:_________________________________________________</w:t>
            </w:r>
          </w:p>
        </w:tc>
      </w:tr>
      <w:tr w:rsidR="00F80E9D" w:rsidRPr="00F80E9D" w:rsidTr="00C4066C">
        <w:tc>
          <w:tcPr>
            <w:tcW w:w="5000" w:type="pct"/>
            <w:gridSpan w:val="2"/>
            <w:tcBorders>
              <w:left w:val="double" w:sz="4" w:space="0" w:color="auto"/>
              <w:bottom w:val="double" w:sz="4" w:space="0" w:color="auto"/>
              <w:right w:val="double" w:sz="4" w:space="0" w:color="auto"/>
            </w:tcBorders>
            <w:vAlign w:val="center"/>
          </w:tcPr>
          <w:p w:rsidR="00F80E9D" w:rsidRPr="00F80E9D" w:rsidRDefault="00F80E9D" w:rsidP="00F80E9D">
            <w:pPr>
              <w:spacing w:after="0" w:line="240" w:lineRule="auto"/>
              <w:rPr>
                <w:rFonts w:ascii="Times New Roman" w:eastAsia="Times New Roman" w:hAnsi="Times New Roman" w:cs="Times New Roman"/>
                <w:bCs/>
                <w:sz w:val="24"/>
                <w:szCs w:val="24"/>
              </w:rPr>
            </w:pPr>
          </w:p>
          <w:p w:rsidR="00F80E9D" w:rsidRPr="00F80E9D" w:rsidRDefault="00F80E9D" w:rsidP="00F80E9D">
            <w:pPr>
              <w:spacing w:after="0" w:line="240" w:lineRule="auto"/>
              <w:rPr>
                <w:rFonts w:ascii="Times New Roman" w:eastAsia="Times New Roman" w:hAnsi="Times New Roman" w:cs="Times New Roman"/>
                <w:bCs/>
                <w:sz w:val="24"/>
                <w:szCs w:val="24"/>
              </w:rPr>
            </w:pPr>
          </w:p>
          <w:p w:rsidR="00F80E9D" w:rsidRPr="00F80E9D" w:rsidRDefault="00715CA6" w:rsidP="00F80E9D">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r w:rsidR="00F80E9D" w:rsidRPr="00F80E9D">
              <w:rPr>
                <w:rFonts w:ascii="Times New Roman" w:eastAsia="Times New Roman" w:hAnsi="Times New Roman" w:cs="Times New Roman"/>
                <w:bCs/>
                <w:sz w:val="24"/>
                <w:szCs w:val="24"/>
              </w:rPr>
              <w:t>. DATE OF INTERVIEW:…………………../………………………./………………………</w:t>
            </w:r>
          </w:p>
          <w:p w:rsidR="00F80E9D" w:rsidRPr="00F80E9D" w:rsidRDefault="00F80E9D" w:rsidP="00F80E9D">
            <w:pPr>
              <w:spacing w:after="0" w:line="240" w:lineRule="auto"/>
              <w:jc w:val="center"/>
              <w:rPr>
                <w:rFonts w:ascii="Times New Roman" w:eastAsia="Times New Roman" w:hAnsi="Times New Roman" w:cs="Times New Roman"/>
                <w:bCs/>
                <w:sz w:val="24"/>
                <w:szCs w:val="24"/>
              </w:rPr>
            </w:pPr>
          </w:p>
        </w:tc>
      </w:tr>
    </w:tbl>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br w:type="page"/>
      </w:r>
    </w:p>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lastRenderedPageBreak/>
        <w:t>1.0</w:t>
      </w:r>
      <w:r w:rsidRPr="00F80E9D">
        <w:rPr>
          <w:rFonts w:ascii="Times New Roman" w:eastAsia="Times New Roman" w:hAnsi="Times New Roman" w:cs="Times New Roman"/>
          <w:b/>
          <w:bCs/>
          <w:sz w:val="24"/>
          <w:szCs w:val="24"/>
        </w:rPr>
        <w:tab/>
        <w:t>Household general information</w:t>
      </w:r>
    </w:p>
    <w:p w:rsidR="00F80E9D" w:rsidRDefault="00F80E9D" w:rsidP="00F80E9D">
      <w:pPr>
        <w:keepNext/>
        <w:keepLines/>
        <w:spacing w:before="200" w:after="0"/>
        <w:outlineLvl w:val="1"/>
        <w:rPr>
          <w:rFonts w:ascii="Times New Roman" w:eastAsia="Times New Roman" w:hAnsi="Times New Roman" w:cs="Times New Roman"/>
          <w:bCs/>
          <w:sz w:val="24"/>
          <w:szCs w:val="24"/>
        </w:rPr>
      </w:pPr>
      <w:r w:rsidRPr="00F80E9D">
        <w:rPr>
          <w:rFonts w:ascii="Times New Roman" w:eastAsia="Times New Roman" w:hAnsi="Times New Roman" w:cs="Times New Roman"/>
          <w:sz w:val="24"/>
          <w:szCs w:val="24"/>
        </w:rPr>
        <w:t>1.1</w:t>
      </w:r>
      <w:r w:rsidRPr="00F80E9D">
        <w:rPr>
          <w:rFonts w:ascii="Times New Roman" w:eastAsia="Times New Roman" w:hAnsi="Times New Roman" w:cs="Times New Roman"/>
          <w:bCs/>
          <w:sz w:val="24"/>
          <w:szCs w:val="24"/>
        </w:rPr>
        <w:t xml:space="preserve"> Name </w:t>
      </w:r>
      <w:r w:rsidR="005417FD" w:rsidRPr="00F80E9D">
        <w:rPr>
          <w:rFonts w:ascii="Times New Roman" w:eastAsia="Times New Roman" w:hAnsi="Times New Roman" w:cs="Times New Roman"/>
          <w:bCs/>
          <w:sz w:val="24"/>
          <w:szCs w:val="24"/>
        </w:rPr>
        <w:t>(optional)</w:t>
      </w:r>
      <w:r w:rsidR="005417FD">
        <w:rPr>
          <w:rFonts w:ascii="Times New Roman" w:eastAsia="Times New Roman" w:hAnsi="Times New Roman" w:cs="Times New Roman"/>
          <w:bCs/>
          <w:sz w:val="24"/>
          <w:szCs w:val="24"/>
        </w:rPr>
        <w:t xml:space="preserve"> and sex of respondent:</w:t>
      </w:r>
      <w:r w:rsidRPr="00F80E9D">
        <w:rPr>
          <w:rFonts w:ascii="Times New Roman" w:eastAsia="Times New Roman" w:hAnsi="Times New Roman" w:cs="Times New Roman"/>
          <w:bCs/>
          <w:sz w:val="24"/>
          <w:szCs w:val="24"/>
        </w:rPr>
        <w:t>……………………………………………………</w:t>
      </w:r>
    </w:p>
    <w:p w:rsidR="00F53553" w:rsidRPr="00F80E9D" w:rsidRDefault="005417FD" w:rsidP="00F80E9D">
      <w:pPr>
        <w:keepNext/>
        <w:keepLines/>
        <w:spacing w:before="200" w:after="0"/>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1.2 What ethnic group </w:t>
      </w:r>
      <w:r w:rsidR="00F53553">
        <w:rPr>
          <w:rFonts w:ascii="Times New Roman" w:eastAsia="Times New Roman" w:hAnsi="Times New Roman" w:cs="Times New Roman"/>
          <w:bCs/>
          <w:sz w:val="24"/>
          <w:szCs w:val="24"/>
        </w:rPr>
        <w:t>is the respondent? ………………………………………………….</w:t>
      </w:r>
    </w:p>
    <w:p w:rsidR="00F80E9D" w:rsidRPr="00F80E9D" w:rsidRDefault="00F53553" w:rsidP="00F80E9D">
      <w:pPr>
        <w:keepNext/>
        <w:keepLines/>
        <w:spacing w:before="200" w:after="0"/>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1.3</w:t>
      </w:r>
      <w:r w:rsidR="00F80E9D" w:rsidRPr="00F80E9D">
        <w:rPr>
          <w:rFonts w:ascii="Times New Roman" w:eastAsia="Times New Roman" w:hAnsi="Times New Roman" w:cs="Times New Roman"/>
          <w:bCs/>
          <w:sz w:val="24"/>
          <w:szCs w:val="24"/>
        </w:rPr>
        <w:t xml:space="preserve"> How old is the head of the household (Indicate years)…………………………..</w:t>
      </w:r>
    </w:p>
    <w:p w:rsidR="00F80E9D" w:rsidRPr="00F80E9D" w:rsidRDefault="00F80E9D" w:rsidP="00F80E9D">
      <w:pPr>
        <w:keepNext/>
        <w:keepLines/>
        <w:spacing w:before="200" w:after="0"/>
        <w:outlineLvl w:val="1"/>
        <w:rPr>
          <w:rFonts w:ascii="Times New Roman" w:eastAsia="Times New Roman" w:hAnsi="Times New Roman" w:cs="Times New Roman"/>
          <w:bCs/>
          <w:sz w:val="24"/>
          <w:szCs w:val="24"/>
        </w:rPr>
      </w:pPr>
      <w:r w:rsidRPr="00F80E9D">
        <w:rPr>
          <w:rFonts w:ascii="Times New Roman" w:eastAsia="Times New Roman" w:hAnsi="Times New Roman" w:cs="Times New Roman"/>
          <w:bCs/>
          <w:sz w:val="24"/>
          <w:szCs w:val="24"/>
        </w:rPr>
        <w:t>1.</w:t>
      </w:r>
      <w:r w:rsidR="00F53553">
        <w:rPr>
          <w:rFonts w:ascii="Times New Roman" w:eastAsia="Times New Roman" w:hAnsi="Times New Roman" w:cs="Times New Roman"/>
          <w:bCs/>
          <w:sz w:val="24"/>
          <w:szCs w:val="24"/>
        </w:rPr>
        <w:t>4</w:t>
      </w:r>
      <w:r w:rsidRPr="00F80E9D">
        <w:rPr>
          <w:rFonts w:ascii="Times New Roman" w:eastAsia="Times New Roman" w:hAnsi="Times New Roman" w:cs="Times New Roman"/>
          <w:bCs/>
          <w:sz w:val="24"/>
          <w:szCs w:val="24"/>
        </w:rPr>
        <w:t xml:space="preserve"> List the age, sex and relationship of </w:t>
      </w:r>
      <w:r w:rsidR="006033DB">
        <w:rPr>
          <w:rFonts w:ascii="Times New Roman" w:eastAsia="Times New Roman" w:hAnsi="Times New Roman" w:cs="Times New Roman"/>
          <w:bCs/>
          <w:sz w:val="24"/>
          <w:szCs w:val="24"/>
        </w:rPr>
        <w:t xml:space="preserve">each of </w:t>
      </w:r>
      <w:r w:rsidRPr="00F80E9D">
        <w:rPr>
          <w:rFonts w:ascii="Times New Roman" w:eastAsia="Times New Roman" w:hAnsi="Times New Roman" w:cs="Times New Roman"/>
          <w:bCs/>
          <w:sz w:val="24"/>
          <w:szCs w:val="24"/>
        </w:rPr>
        <w:t xml:space="preserve">the members of the household to household head. </w:t>
      </w:r>
    </w:p>
    <w:p w:rsidR="00F80E9D" w:rsidRPr="00F80E9D" w:rsidRDefault="00F80E9D" w:rsidP="00F80E9D">
      <w:pPr>
        <w:keepNext/>
        <w:keepLines/>
        <w:spacing w:before="200" w:after="0"/>
        <w:outlineLvl w:val="1"/>
        <w:rPr>
          <w:rFonts w:ascii="Times New Roman" w:eastAsia="Times New Roman" w:hAnsi="Times New Roman" w:cs="Times New Roman"/>
          <w:bCs/>
          <w:sz w:val="24"/>
          <w:szCs w:val="24"/>
        </w:rPr>
      </w:pPr>
      <w:r w:rsidRPr="00F80E9D">
        <w:rPr>
          <w:rFonts w:ascii="Times New Roman" w:eastAsia="Times New Roman" w:hAnsi="Times New Roman" w:cs="Times New Roman"/>
          <w:bCs/>
          <w:sz w:val="24"/>
          <w:szCs w:val="24"/>
        </w:rPr>
        <w:t xml:space="preserve">    Age               Gender           Relationship</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w:t>
      </w:r>
      <w:proofErr w:type="spellStart"/>
      <w:r w:rsidRPr="00F80E9D">
        <w:rPr>
          <w:rFonts w:ascii="Calibri" w:eastAsia="Times New Roman" w:hAnsi="Calibri" w:cs="Times New Roman"/>
        </w:rPr>
        <w:t>i</w:t>
      </w:r>
      <w:proofErr w:type="spellEnd"/>
      <w:r w:rsidRPr="00F80E9D">
        <w:rPr>
          <w:rFonts w:ascii="Calibri" w:eastAsia="Times New Roman" w:hAnsi="Calibri" w:cs="Times New Roman"/>
        </w:rPr>
        <w:t>)…………….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(ii)…………….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(iii)………......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w:t>
      </w:r>
      <w:proofErr w:type="gramStart"/>
      <w:r w:rsidRPr="00F80E9D">
        <w:rPr>
          <w:rFonts w:ascii="Calibri" w:eastAsia="Times New Roman" w:hAnsi="Calibri" w:cs="Times New Roman"/>
        </w:rPr>
        <w:t>iv</w:t>
      </w:r>
      <w:proofErr w:type="gramEnd"/>
      <w:r w:rsidRPr="00F80E9D">
        <w:rPr>
          <w:rFonts w:ascii="Calibri" w:eastAsia="Times New Roman" w:hAnsi="Calibri" w:cs="Times New Roman"/>
        </w:rPr>
        <w:t>)……………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(v)…………..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w:t>
      </w:r>
      <w:proofErr w:type="gramStart"/>
      <w:r w:rsidRPr="00F80E9D">
        <w:rPr>
          <w:rFonts w:ascii="Calibri" w:eastAsia="Times New Roman" w:hAnsi="Calibri" w:cs="Times New Roman"/>
        </w:rPr>
        <w:t>vi</w:t>
      </w:r>
      <w:proofErr w:type="gramEnd"/>
      <w:r w:rsidRPr="00F80E9D">
        <w:rPr>
          <w:rFonts w:ascii="Calibri" w:eastAsia="Times New Roman" w:hAnsi="Calibri" w:cs="Times New Roman"/>
        </w:rPr>
        <w:t>)……………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(vii)…………..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(viii)……………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(ix)…………..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(x)……………         .………..            ……………………</w:t>
      </w:r>
    </w:p>
    <w:p w:rsidR="00F80E9D" w:rsidRPr="00F80E9D" w:rsidRDefault="00F80E9D" w:rsidP="00F80E9D">
      <w:pPr>
        <w:tabs>
          <w:tab w:val="left" w:pos="630"/>
          <w:tab w:val="left" w:pos="720"/>
        </w:tabs>
        <w:rPr>
          <w:rFonts w:ascii="Calibri" w:eastAsia="Times New Roman" w:hAnsi="Calibri" w:cs="Times New Roman"/>
        </w:rPr>
      </w:pPr>
      <w:r w:rsidRPr="00F80E9D">
        <w:rPr>
          <w:rFonts w:ascii="Calibri" w:eastAsia="Times New Roman" w:hAnsi="Calibri" w:cs="Times New Roman"/>
        </w:rPr>
        <w:t>(</w:t>
      </w:r>
      <w:proofErr w:type="spellStart"/>
      <w:proofErr w:type="gramStart"/>
      <w:r w:rsidRPr="00F80E9D">
        <w:rPr>
          <w:rFonts w:ascii="Calibri" w:eastAsia="Times New Roman" w:hAnsi="Calibri" w:cs="Times New Roman"/>
        </w:rPr>
        <w:t>etc</w:t>
      </w:r>
      <w:proofErr w:type="spellEnd"/>
      <w:proofErr w:type="gramEnd"/>
      <w:r w:rsidRPr="00F80E9D">
        <w:rPr>
          <w:rFonts w:ascii="Calibri" w:eastAsia="Times New Roman" w:hAnsi="Calibri" w:cs="Times New Roman"/>
        </w:rPr>
        <w:t>)…………..          ………….           ……………………</w:t>
      </w:r>
    </w:p>
    <w:p w:rsidR="00F80E9D" w:rsidRPr="00F80E9D" w:rsidRDefault="00F80E9D" w:rsidP="00F80E9D">
      <w:pPr>
        <w:tabs>
          <w:tab w:val="left" w:pos="630"/>
          <w:tab w:val="left" w:pos="720"/>
        </w:tabs>
        <w:rPr>
          <w:rFonts w:ascii="Calibri" w:eastAsia="Times New Roman" w:hAnsi="Calibri" w:cs="Times New Roman"/>
        </w:rPr>
      </w:pPr>
    </w:p>
    <w:p w:rsidR="00F80E9D" w:rsidRPr="00F80E9D" w:rsidRDefault="00F53553" w:rsidP="00F80E9D">
      <w:pPr>
        <w:keepNext/>
        <w:keepLines/>
        <w:spacing w:before="200" w:after="0"/>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1.5</w:t>
      </w:r>
      <w:r w:rsidR="00F80E9D" w:rsidRPr="00F80E9D">
        <w:rPr>
          <w:rFonts w:ascii="Times New Roman" w:eastAsia="Times New Roman" w:hAnsi="Times New Roman" w:cs="Times New Roman"/>
          <w:bCs/>
          <w:sz w:val="24"/>
          <w:szCs w:val="24"/>
        </w:rPr>
        <w:t xml:space="preserve"> How many people in the household have attained the following level of education?</w:t>
      </w:r>
    </w:p>
    <w:p w:rsidR="005417FD" w:rsidRDefault="00F80E9D" w:rsidP="00F80E9D">
      <w:pPr>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(a) </w:t>
      </w:r>
      <w:proofErr w:type="gramStart"/>
      <w:r w:rsidRPr="00F80E9D">
        <w:rPr>
          <w:rFonts w:ascii="Times New Roman" w:eastAsia="Times New Roman" w:hAnsi="Times New Roman" w:cs="Times New Roman"/>
          <w:sz w:val="24"/>
          <w:szCs w:val="24"/>
        </w:rPr>
        <w:t>Primary</w:t>
      </w:r>
      <w:r w:rsidR="005417FD">
        <w:rPr>
          <w:rFonts w:ascii="Times New Roman" w:eastAsia="Times New Roman" w:hAnsi="Times New Roman" w:cs="Times New Roman"/>
          <w:sz w:val="24"/>
          <w:szCs w:val="24"/>
        </w:rPr>
        <w:t>(</w:t>
      </w:r>
      <w:proofErr w:type="gramEnd"/>
      <w:r w:rsidR="005417FD">
        <w:rPr>
          <w:rFonts w:ascii="Times New Roman" w:eastAsia="Times New Roman" w:hAnsi="Times New Roman" w:cs="Times New Roman"/>
          <w:sz w:val="24"/>
          <w:szCs w:val="24"/>
        </w:rPr>
        <w:t>Grade1-7)</w:t>
      </w:r>
      <w:r w:rsidRPr="00F80E9D">
        <w:rPr>
          <w:rFonts w:ascii="Times New Roman" w:eastAsia="Times New Roman" w:hAnsi="Times New Roman" w:cs="Times New Roman"/>
          <w:sz w:val="24"/>
          <w:szCs w:val="24"/>
        </w:rPr>
        <w:t>………………</w:t>
      </w:r>
    </w:p>
    <w:p w:rsidR="005417FD" w:rsidRDefault="00F80E9D" w:rsidP="00F80E9D">
      <w:pPr>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(b) </w:t>
      </w:r>
      <w:proofErr w:type="gramStart"/>
      <w:r w:rsidRPr="00F80E9D">
        <w:rPr>
          <w:rFonts w:ascii="Times New Roman" w:eastAsia="Times New Roman" w:hAnsi="Times New Roman" w:cs="Times New Roman"/>
          <w:sz w:val="24"/>
          <w:szCs w:val="24"/>
        </w:rPr>
        <w:t>Secondary</w:t>
      </w:r>
      <w:r w:rsidR="005417FD">
        <w:rPr>
          <w:rFonts w:ascii="Times New Roman" w:eastAsia="Times New Roman" w:hAnsi="Times New Roman" w:cs="Times New Roman"/>
          <w:sz w:val="24"/>
          <w:szCs w:val="24"/>
        </w:rPr>
        <w:t>(</w:t>
      </w:r>
      <w:proofErr w:type="gramEnd"/>
      <w:r w:rsidR="005417FD">
        <w:rPr>
          <w:rFonts w:ascii="Times New Roman" w:eastAsia="Times New Roman" w:hAnsi="Times New Roman" w:cs="Times New Roman"/>
          <w:sz w:val="24"/>
          <w:szCs w:val="24"/>
        </w:rPr>
        <w:t>Grade 8-12)</w:t>
      </w:r>
      <w:r w:rsidRPr="00F80E9D">
        <w:rPr>
          <w:rFonts w:ascii="Times New Roman" w:eastAsia="Times New Roman" w:hAnsi="Times New Roman" w:cs="Times New Roman"/>
          <w:sz w:val="24"/>
          <w:szCs w:val="24"/>
        </w:rPr>
        <w:t>……</w:t>
      </w:r>
      <w:r w:rsidR="005417FD">
        <w:rPr>
          <w:rFonts w:ascii="Times New Roman" w:eastAsia="Times New Roman" w:hAnsi="Times New Roman" w:cs="Times New Roman"/>
          <w:sz w:val="24"/>
          <w:szCs w:val="24"/>
        </w:rPr>
        <w:t>………</w:t>
      </w:r>
    </w:p>
    <w:p w:rsidR="00F80E9D" w:rsidRPr="00F80E9D" w:rsidRDefault="00F80E9D" w:rsidP="00F80E9D">
      <w:pPr>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(c)Tertiary</w:t>
      </w:r>
      <w:r w:rsidR="005417FD">
        <w:rPr>
          <w:rFonts w:ascii="Times New Roman" w:eastAsia="Times New Roman" w:hAnsi="Times New Roman" w:cs="Times New Roman"/>
          <w:sz w:val="24"/>
          <w:szCs w:val="24"/>
        </w:rPr>
        <w:t xml:space="preserve"> (College and university)</w:t>
      </w:r>
      <w:r w:rsidRPr="00F80E9D">
        <w:rPr>
          <w:rFonts w:ascii="Times New Roman" w:eastAsia="Times New Roman" w:hAnsi="Times New Roman" w:cs="Times New Roman"/>
          <w:sz w:val="24"/>
          <w:szCs w:val="24"/>
        </w:rPr>
        <w:t>…………………</w:t>
      </w:r>
    </w:p>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 xml:space="preserve">2.0 Household income and assets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0"/>
        <w:gridCol w:w="5008"/>
      </w:tblGrid>
      <w:tr w:rsidR="00C82DB4" w:rsidRPr="00F80E9D" w:rsidTr="00C82DB4">
        <w:tc>
          <w:tcPr>
            <w:tcW w:w="4460" w:type="dxa"/>
          </w:tcPr>
          <w:p w:rsidR="00C82DB4" w:rsidRDefault="00C82DB4" w:rsidP="00B5425C">
            <w:pPr>
              <w:spacing w:after="0" w:line="240" w:lineRule="auto"/>
              <w:ind w:left="342" w:hanging="342"/>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00F80E9D">
              <w:rPr>
                <w:rFonts w:ascii="Times New Roman" w:eastAsia="Times New Roman" w:hAnsi="Times New Roman" w:cs="Times New Roman"/>
                <w:sz w:val="24"/>
                <w:szCs w:val="24"/>
              </w:rPr>
              <w:t xml:space="preserve"> What is the total household annual income?</w:t>
            </w:r>
          </w:p>
          <w:p w:rsidR="00B31F19" w:rsidRPr="008779B8" w:rsidRDefault="00B31F19" w:rsidP="00B5425C">
            <w:pPr>
              <w:spacing w:after="0" w:line="240" w:lineRule="auto"/>
              <w:ind w:left="342" w:hanging="342"/>
              <w:rPr>
                <w:rFonts w:ascii="Times New Roman" w:eastAsia="Times New Roman" w:hAnsi="Times New Roman" w:cs="Times New Roman"/>
                <w:b/>
                <w:sz w:val="20"/>
                <w:szCs w:val="20"/>
              </w:rPr>
            </w:pPr>
            <w:r w:rsidRPr="008779B8">
              <w:rPr>
                <w:rFonts w:ascii="Times New Roman" w:eastAsia="Times New Roman" w:hAnsi="Times New Roman" w:cs="Times New Roman"/>
                <w:b/>
                <w:sz w:val="20"/>
                <w:szCs w:val="20"/>
              </w:rPr>
              <w:t>Note: K1, 872= 1$ per day</w:t>
            </w:r>
          </w:p>
          <w:p w:rsidR="00B31F19" w:rsidRPr="008779B8" w:rsidRDefault="008779B8" w:rsidP="00B5425C">
            <w:pPr>
              <w:spacing w:after="0" w:line="240" w:lineRule="auto"/>
              <w:ind w:left="342" w:hanging="342"/>
              <w:rPr>
                <w:rFonts w:ascii="Times New Roman" w:eastAsia="Times New Roman" w:hAnsi="Times New Roman" w:cs="Times New Roman"/>
                <w:b/>
                <w:sz w:val="20"/>
                <w:szCs w:val="20"/>
              </w:rPr>
            </w:pPr>
            <w:r w:rsidRPr="008779B8">
              <w:rPr>
                <w:rFonts w:ascii="Times New Roman" w:eastAsia="Times New Roman" w:hAnsi="Times New Roman" w:cs="Times New Roman"/>
                <w:b/>
                <w:sz w:val="20"/>
                <w:szCs w:val="20"/>
              </w:rPr>
              <w:t xml:space="preserve">         </w:t>
            </w:r>
            <w:r w:rsidR="00E269B1">
              <w:rPr>
                <w:rFonts w:ascii="Times New Roman" w:eastAsia="Times New Roman" w:hAnsi="Times New Roman" w:cs="Times New Roman"/>
                <w:b/>
                <w:sz w:val="20"/>
                <w:szCs w:val="20"/>
              </w:rPr>
              <w:t>K</w:t>
            </w:r>
            <w:r w:rsidR="00B31F19" w:rsidRPr="008779B8">
              <w:rPr>
                <w:rFonts w:ascii="Times New Roman" w:eastAsia="Times New Roman" w:hAnsi="Times New Roman" w:cs="Times New Roman"/>
                <w:b/>
                <w:sz w:val="20"/>
                <w:szCs w:val="20"/>
              </w:rPr>
              <w:t>6</w:t>
            </w:r>
            <w:r w:rsidRPr="008779B8">
              <w:rPr>
                <w:rFonts w:ascii="Times New Roman" w:eastAsia="Times New Roman" w:hAnsi="Times New Roman" w:cs="Times New Roman"/>
                <w:b/>
                <w:sz w:val="20"/>
                <w:szCs w:val="20"/>
              </w:rPr>
              <w:t>,</w:t>
            </w:r>
            <w:r w:rsidR="00B31F19" w:rsidRPr="008779B8">
              <w:rPr>
                <w:rFonts w:ascii="Times New Roman" w:eastAsia="Times New Roman" w:hAnsi="Times New Roman" w:cs="Times New Roman"/>
                <w:b/>
                <w:sz w:val="20"/>
                <w:szCs w:val="20"/>
              </w:rPr>
              <w:t>240=Government minimum wage</w:t>
            </w:r>
          </w:p>
          <w:p w:rsidR="00B31F19" w:rsidRDefault="00B31F19" w:rsidP="00B5425C">
            <w:pPr>
              <w:spacing w:after="0" w:line="240" w:lineRule="auto"/>
              <w:ind w:left="342" w:hanging="342"/>
              <w:rPr>
                <w:rFonts w:ascii="Times New Roman" w:eastAsia="Times New Roman" w:hAnsi="Times New Roman" w:cs="Times New Roman"/>
                <w:sz w:val="24"/>
                <w:szCs w:val="24"/>
              </w:rPr>
            </w:pPr>
          </w:p>
          <w:p w:rsidR="00B31F19" w:rsidRPr="00F80E9D" w:rsidRDefault="00B31F19" w:rsidP="00B5425C">
            <w:pPr>
              <w:spacing w:after="0" w:line="240" w:lineRule="auto"/>
              <w:ind w:left="342" w:hanging="342"/>
              <w:rPr>
                <w:rFonts w:ascii="Times New Roman" w:eastAsia="Times New Roman" w:hAnsi="Times New Roman" w:cs="Times New Roman"/>
                <w:sz w:val="24"/>
                <w:szCs w:val="24"/>
              </w:rPr>
            </w:pPr>
          </w:p>
        </w:tc>
        <w:tc>
          <w:tcPr>
            <w:tcW w:w="5008" w:type="dxa"/>
          </w:tcPr>
          <w:p w:rsidR="00C82DB4" w:rsidRPr="00F80E9D" w:rsidRDefault="00C82DB4" w:rsidP="00B54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Below K 1,872</w:t>
            </w:r>
            <w:r w:rsidR="008779B8">
              <w:rPr>
                <w:rFonts w:ascii="Times New Roman" w:eastAsia="Times New Roman" w:hAnsi="Times New Roman" w:cs="Times New Roman"/>
                <w:sz w:val="24"/>
                <w:szCs w:val="24"/>
              </w:rPr>
              <w:t>…………………………</w:t>
            </w:r>
            <w:r w:rsidRPr="00F80E9D">
              <w:rPr>
                <w:rFonts w:ascii="Times New Roman" w:eastAsia="Times New Roman" w:hAnsi="Times New Roman" w:cs="Times New Roman"/>
                <w:sz w:val="24"/>
                <w:szCs w:val="24"/>
              </w:rPr>
              <w:t>1</w:t>
            </w:r>
          </w:p>
          <w:p w:rsidR="00C82DB4" w:rsidRPr="00F80E9D" w:rsidRDefault="00C82DB4" w:rsidP="00B5425C">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K1</w:t>
            </w:r>
            <w:r w:rsidR="008779B8">
              <w:rPr>
                <w:rFonts w:ascii="Times New Roman" w:eastAsia="Times New Roman" w:hAnsi="Times New Roman" w:cs="Times New Roman"/>
                <w:sz w:val="24"/>
                <w:szCs w:val="24"/>
              </w:rPr>
              <w:t>,</w:t>
            </w:r>
            <w:r>
              <w:rPr>
                <w:rFonts w:ascii="Times New Roman" w:eastAsia="Times New Roman" w:hAnsi="Times New Roman" w:cs="Times New Roman"/>
                <w:sz w:val="24"/>
                <w:szCs w:val="24"/>
              </w:rPr>
              <w:t>872-</w:t>
            </w:r>
            <w:r w:rsidR="00B31F19">
              <w:rPr>
                <w:rFonts w:ascii="Times New Roman" w:eastAsia="Times New Roman" w:hAnsi="Times New Roman" w:cs="Times New Roman"/>
                <w:sz w:val="24"/>
                <w:szCs w:val="24"/>
              </w:rPr>
              <w:t>K6</w:t>
            </w:r>
            <w:r w:rsidR="008779B8">
              <w:rPr>
                <w:rFonts w:ascii="Times New Roman" w:eastAsia="Times New Roman" w:hAnsi="Times New Roman" w:cs="Times New Roman"/>
                <w:sz w:val="24"/>
                <w:szCs w:val="24"/>
              </w:rPr>
              <w:t>,</w:t>
            </w:r>
            <w:r w:rsidR="00B31F19">
              <w:rPr>
                <w:rFonts w:ascii="Times New Roman" w:eastAsia="Times New Roman" w:hAnsi="Times New Roman" w:cs="Times New Roman"/>
                <w:sz w:val="24"/>
                <w:szCs w:val="24"/>
              </w:rPr>
              <w:t>240</w:t>
            </w:r>
            <w:r w:rsidRPr="00F80E9D">
              <w:rPr>
                <w:rFonts w:ascii="Times New Roman" w:eastAsia="Times New Roman" w:hAnsi="Times New Roman" w:cs="Times New Roman"/>
                <w:sz w:val="24"/>
                <w:szCs w:val="24"/>
              </w:rPr>
              <w:t>…………………………2</w:t>
            </w:r>
          </w:p>
          <w:p w:rsidR="00C82DB4" w:rsidRPr="00F80E9D" w:rsidRDefault="00B31F19" w:rsidP="008779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Above </w:t>
            </w:r>
            <w:r w:rsidR="008779B8">
              <w:rPr>
                <w:rFonts w:ascii="Times New Roman" w:eastAsia="Times New Roman" w:hAnsi="Times New Roman" w:cs="Times New Roman"/>
                <w:sz w:val="24"/>
                <w:szCs w:val="24"/>
              </w:rPr>
              <w:t xml:space="preserve">K </w:t>
            </w:r>
            <w:r>
              <w:rPr>
                <w:rFonts w:ascii="Times New Roman" w:eastAsia="Times New Roman" w:hAnsi="Times New Roman" w:cs="Times New Roman"/>
                <w:sz w:val="24"/>
                <w:szCs w:val="24"/>
              </w:rPr>
              <w:t>6</w:t>
            </w:r>
            <w:r w:rsidR="008779B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240…………………………3</w:t>
            </w:r>
          </w:p>
        </w:tc>
      </w:tr>
      <w:tr w:rsidR="00F80E9D" w:rsidRPr="00F80E9D" w:rsidTr="00C82DB4">
        <w:tc>
          <w:tcPr>
            <w:tcW w:w="4460" w:type="dxa"/>
          </w:tcPr>
          <w:p w:rsidR="00F80E9D" w:rsidRPr="00F80E9D" w:rsidRDefault="002E02EC" w:rsidP="00F80E9D">
            <w:pPr>
              <w:spacing w:after="0" w:line="240" w:lineRule="auto"/>
              <w:ind w:left="342" w:hanging="34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w:t>
            </w:r>
            <w:r w:rsidR="00F80E9D" w:rsidRPr="00F80E9D">
              <w:rPr>
                <w:rFonts w:ascii="Times New Roman" w:eastAsia="Times New Roman" w:hAnsi="Times New Roman" w:cs="Times New Roman"/>
                <w:sz w:val="24"/>
                <w:szCs w:val="24"/>
              </w:rPr>
              <w:t xml:space="preserve"> What were the household income sources in the past 12 months?  </w:t>
            </w:r>
          </w:p>
        </w:tc>
        <w:tc>
          <w:tcPr>
            <w:tcW w:w="5008" w:type="dxa"/>
          </w:tcPr>
          <w:p w:rsidR="00F80E9D" w:rsidRDefault="005417F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343029">
              <w:rPr>
                <w:rFonts w:ascii="Times New Roman" w:eastAsia="Times New Roman" w:hAnsi="Times New Roman" w:cs="Times New Roman"/>
                <w:sz w:val="24"/>
                <w:szCs w:val="24"/>
              </w:rPr>
              <w:t>………</w:t>
            </w:r>
          </w:p>
          <w:p w:rsidR="005417FD" w:rsidRDefault="005417F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43029">
              <w:rPr>
                <w:rFonts w:ascii="Times New Roman" w:eastAsia="Times New Roman" w:hAnsi="Times New Roman" w:cs="Times New Roman"/>
                <w:sz w:val="24"/>
                <w:szCs w:val="24"/>
              </w:rPr>
              <w:t>…</w:t>
            </w:r>
          </w:p>
          <w:p w:rsidR="005417FD" w:rsidRDefault="005417F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43029">
              <w:rPr>
                <w:rFonts w:ascii="Times New Roman" w:eastAsia="Times New Roman" w:hAnsi="Times New Roman" w:cs="Times New Roman"/>
                <w:sz w:val="24"/>
                <w:szCs w:val="24"/>
              </w:rPr>
              <w:t>…</w:t>
            </w:r>
          </w:p>
          <w:p w:rsidR="005417FD" w:rsidRDefault="005417F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343029">
              <w:rPr>
                <w:rFonts w:ascii="Times New Roman" w:eastAsia="Times New Roman" w:hAnsi="Times New Roman" w:cs="Times New Roman"/>
                <w:sz w:val="24"/>
                <w:szCs w:val="24"/>
              </w:rPr>
              <w:t>…</w:t>
            </w:r>
          </w:p>
          <w:p w:rsidR="005417FD" w:rsidRPr="00F80E9D" w:rsidRDefault="005417F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343029">
              <w:rPr>
                <w:rFonts w:ascii="Times New Roman" w:eastAsia="Times New Roman" w:hAnsi="Times New Roman" w:cs="Times New Roman"/>
                <w:sz w:val="24"/>
                <w:szCs w:val="24"/>
              </w:rPr>
              <w:t>….</w:t>
            </w:r>
          </w:p>
        </w:tc>
      </w:tr>
      <w:tr w:rsidR="00F80E9D" w:rsidRPr="00F80E9D" w:rsidTr="00C82DB4">
        <w:tc>
          <w:tcPr>
            <w:tcW w:w="4460" w:type="dxa"/>
          </w:tcPr>
          <w:p w:rsidR="00F80E9D" w:rsidRPr="00F80E9D" w:rsidRDefault="00C82DB4" w:rsidP="00F80E9D">
            <w:pPr>
              <w:spacing w:after="0" w:line="240" w:lineRule="auto"/>
              <w:ind w:left="342" w:hanging="342"/>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2E02EC">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Who in the Household</w:t>
            </w:r>
            <w:r w:rsidR="00F80E9D" w:rsidRPr="00F80E9D">
              <w:rPr>
                <w:rFonts w:ascii="Times New Roman" w:eastAsia="Times New Roman" w:hAnsi="Times New Roman" w:cs="Times New Roman"/>
                <w:sz w:val="24"/>
                <w:szCs w:val="24"/>
              </w:rPr>
              <w:t xml:space="preserve"> is involved in the income generating activ</w:t>
            </w:r>
            <w:r w:rsidR="005417FD">
              <w:rPr>
                <w:rFonts w:ascii="Times New Roman" w:eastAsia="Times New Roman" w:hAnsi="Times New Roman" w:cs="Times New Roman"/>
                <w:sz w:val="24"/>
                <w:szCs w:val="24"/>
              </w:rPr>
              <w:t>ities identified</w:t>
            </w:r>
            <w:r w:rsidR="00F80E9D" w:rsidRPr="00F80E9D">
              <w:rPr>
                <w:rFonts w:ascii="Times New Roman" w:eastAsia="Times New Roman" w:hAnsi="Times New Roman" w:cs="Times New Roman"/>
                <w:sz w:val="24"/>
                <w:szCs w:val="24"/>
              </w:rPr>
              <w:t>?</w:t>
            </w:r>
            <w:r w:rsidR="005417FD" w:rsidRPr="005417FD">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(Use</w:t>
            </w:r>
            <w:r w:rsidR="005417FD" w:rsidRPr="005417FD">
              <w:rPr>
                <w:rFonts w:ascii="Times New Roman" w:eastAsia="Times New Roman" w:hAnsi="Times New Roman" w:cs="Times New Roman"/>
                <w:i/>
                <w:sz w:val="20"/>
                <w:szCs w:val="20"/>
              </w:rPr>
              <w:t xml:space="preserve"> list from 1.4</w:t>
            </w:r>
            <w:r w:rsidR="005417FD">
              <w:rPr>
                <w:rFonts w:ascii="Times New Roman" w:eastAsia="Times New Roman" w:hAnsi="Times New Roman" w:cs="Times New Roman"/>
                <w:sz w:val="24"/>
                <w:szCs w:val="24"/>
              </w:rPr>
              <w:t>)</w:t>
            </w:r>
          </w:p>
        </w:tc>
        <w:tc>
          <w:tcPr>
            <w:tcW w:w="5008" w:type="dxa"/>
          </w:tcPr>
          <w:p w:rsidR="00343029" w:rsidRPr="00343029" w:rsidRDefault="00343029" w:rsidP="00343029">
            <w:pPr>
              <w:spacing w:after="0" w:line="240" w:lineRule="auto"/>
              <w:rPr>
                <w:rFonts w:ascii="Times New Roman" w:eastAsia="Times New Roman" w:hAnsi="Times New Roman" w:cs="Times New Roman"/>
                <w:sz w:val="24"/>
                <w:szCs w:val="24"/>
              </w:rPr>
            </w:pPr>
            <w:r w:rsidRPr="00343029">
              <w:rPr>
                <w:rFonts w:ascii="Times New Roman" w:eastAsia="Times New Roman" w:hAnsi="Times New Roman" w:cs="Times New Roman"/>
                <w:sz w:val="24"/>
                <w:szCs w:val="24"/>
              </w:rPr>
              <w:t>1………………………………………</w:t>
            </w:r>
          </w:p>
          <w:p w:rsidR="00343029" w:rsidRPr="00343029" w:rsidRDefault="00343029" w:rsidP="00343029">
            <w:pPr>
              <w:spacing w:after="0" w:line="240" w:lineRule="auto"/>
              <w:rPr>
                <w:rFonts w:ascii="Times New Roman" w:eastAsia="Times New Roman" w:hAnsi="Times New Roman" w:cs="Times New Roman"/>
                <w:sz w:val="24"/>
                <w:szCs w:val="24"/>
              </w:rPr>
            </w:pPr>
            <w:r w:rsidRPr="00343029">
              <w:rPr>
                <w:rFonts w:ascii="Times New Roman" w:eastAsia="Times New Roman" w:hAnsi="Times New Roman" w:cs="Times New Roman"/>
                <w:sz w:val="24"/>
                <w:szCs w:val="24"/>
              </w:rPr>
              <w:t>2………………………………………</w:t>
            </w:r>
          </w:p>
          <w:p w:rsidR="00343029" w:rsidRPr="00343029" w:rsidRDefault="00343029" w:rsidP="00343029">
            <w:pPr>
              <w:spacing w:after="0" w:line="240" w:lineRule="auto"/>
              <w:rPr>
                <w:rFonts w:ascii="Times New Roman" w:eastAsia="Times New Roman" w:hAnsi="Times New Roman" w:cs="Times New Roman"/>
                <w:sz w:val="24"/>
                <w:szCs w:val="24"/>
              </w:rPr>
            </w:pPr>
            <w:r w:rsidRPr="00343029">
              <w:rPr>
                <w:rFonts w:ascii="Times New Roman" w:eastAsia="Times New Roman" w:hAnsi="Times New Roman" w:cs="Times New Roman"/>
                <w:sz w:val="24"/>
                <w:szCs w:val="24"/>
              </w:rPr>
              <w:t>3………………………………………</w:t>
            </w:r>
          </w:p>
          <w:p w:rsidR="00343029" w:rsidRPr="00343029" w:rsidRDefault="00343029" w:rsidP="00343029">
            <w:pPr>
              <w:spacing w:after="0" w:line="240" w:lineRule="auto"/>
              <w:rPr>
                <w:rFonts w:ascii="Times New Roman" w:eastAsia="Times New Roman" w:hAnsi="Times New Roman" w:cs="Times New Roman"/>
                <w:sz w:val="24"/>
                <w:szCs w:val="24"/>
              </w:rPr>
            </w:pPr>
            <w:r w:rsidRPr="00343029">
              <w:rPr>
                <w:rFonts w:ascii="Times New Roman" w:eastAsia="Times New Roman" w:hAnsi="Times New Roman" w:cs="Times New Roman"/>
                <w:sz w:val="24"/>
                <w:szCs w:val="24"/>
              </w:rPr>
              <w:t>4………………………………………</w:t>
            </w:r>
          </w:p>
          <w:p w:rsidR="00F80E9D" w:rsidRPr="00F80E9D" w:rsidRDefault="00343029" w:rsidP="00343029">
            <w:pPr>
              <w:spacing w:after="0" w:line="240" w:lineRule="auto"/>
              <w:rPr>
                <w:rFonts w:ascii="Times New Roman" w:eastAsia="Times New Roman" w:hAnsi="Times New Roman" w:cs="Times New Roman"/>
                <w:sz w:val="24"/>
                <w:szCs w:val="24"/>
              </w:rPr>
            </w:pPr>
            <w:r w:rsidRPr="00343029">
              <w:rPr>
                <w:rFonts w:ascii="Times New Roman" w:eastAsia="Times New Roman" w:hAnsi="Times New Roman" w:cs="Times New Roman"/>
                <w:sz w:val="24"/>
                <w:szCs w:val="24"/>
              </w:rPr>
              <w:t>5……………………………………….</w:t>
            </w:r>
          </w:p>
        </w:tc>
      </w:tr>
      <w:tr w:rsidR="00F80E9D" w:rsidRPr="00F80E9D" w:rsidTr="00C82DB4">
        <w:tc>
          <w:tcPr>
            <w:tcW w:w="4460" w:type="dxa"/>
          </w:tcPr>
          <w:p w:rsidR="00F80E9D" w:rsidRPr="00F80E9D" w:rsidRDefault="00C82DB4" w:rsidP="00F80E9D">
            <w:pPr>
              <w:autoSpaceDE w:val="0"/>
              <w:autoSpaceDN w:val="0"/>
              <w:adjustRightInd w:val="0"/>
              <w:spacing w:after="0" w:line="240" w:lineRule="auto"/>
              <w:ind w:left="972" w:hanging="972"/>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00F80E9D" w:rsidRPr="00F80E9D">
              <w:rPr>
                <w:rFonts w:ascii="Times New Roman" w:eastAsia="Times New Roman" w:hAnsi="Times New Roman" w:cs="Times New Roman"/>
                <w:sz w:val="24"/>
                <w:szCs w:val="24"/>
              </w:rPr>
              <w:t xml:space="preserve"> (a) How many dwelling structures does this household have?</w:t>
            </w:r>
          </w:p>
          <w:p w:rsidR="00F80E9D" w:rsidRPr="002E02EC" w:rsidRDefault="002E02EC" w:rsidP="00F80E9D">
            <w:pPr>
              <w:autoSpaceDE w:val="0"/>
              <w:autoSpaceDN w:val="0"/>
              <w:adjustRightInd w:val="0"/>
              <w:spacing w:after="0" w:line="240" w:lineRule="auto"/>
              <w:rPr>
                <w:rFonts w:ascii="Times New Roman" w:eastAsia="Times New Roman" w:hAnsi="Times New Roman" w:cs="Times New Roman"/>
                <w:b/>
                <w:sz w:val="24"/>
                <w:szCs w:val="24"/>
              </w:rPr>
            </w:pPr>
            <w:r w:rsidRPr="002E02EC">
              <w:rPr>
                <w:rFonts w:ascii="Times New Roman" w:hAnsi="Times New Roman" w:cs="Times New Roman"/>
                <w:b/>
              </w:rPr>
              <w:t xml:space="preserve">List </w:t>
            </w:r>
            <w:proofErr w:type="spellStart"/>
            <w:r w:rsidRPr="002E02EC">
              <w:rPr>
                <w:rFonts w:ascii="Times New Roman" w:hAnsi="Times New Roman" w:cs="Times New Roman"/>
                <w:b/>
              </w:rPr>
              <w:t>e.g</w:t>
            </w:r>
            <w:proofErr w:type="spellEnd"/>
            <w:r w:rsidRPr="002E02EC">
              <w:rPr>
                <w:rFonts w:ascii="Times New Roman" w:hAnsi="Times New Roman" w:cs="Times New Roman"/>
                <w:b/>
              </w:rPr>
              <w:t xml:space="preserve"> Kitchen, boys bedroom (hut)</w:t>
            </w:r>
            <w:r>
              <w:rPr>
                <w:rFonts w:ascii="Times New Roman" w:hAnsi="Times New Roman" w:cs="Times New Roman"/>
                <w:b/>
              </w:rPr>
              <w:t>, main house</w:t>
            </w:r>
            <w:r w:rsidRPr="002E02EC">
              <w:rPr>
                <w:rFonts w:ascii="Times New Roman" w:hAnsi="Times New Roman" w:cs="Times New Roman"/>
                <w:b/>
              </w:rPr>
              <w:t xml:space="preserve"> </w:t>
            </w:r>
            <w:proofErr w:type="spellStart"/>
            <w:r w:rsidRPr="002E02EC">
              <w:rPr>
                <w:rFonts w:ascii="Times New Roman" w:hAnsi="Times New Roman" w:cs="Times New Roman"/>
                <w:b/>
              </w:rPr>
              <w:t>etc</w:t>
            </w:r>
            <w:proofErr w:type="spellEnd"/>
          </w:p>
        </w:tc>
        <w:tc>
          <w:tcPr>
            <w:tcW w:w="5008" w:type="dxa"/>
          </w:tcPr>
          <w:p w:rsidR="002E02EC" w:rsidRDefault="002E02EC" w:rsidP="002E02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rsidR="002E02EC" w:rsidRDefault="002E02EC" w:rsidP="002E02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rsidR="002E02EC" w:rsidRDefault="002E02EC" w:rsidP="002E02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rsidR="002E02EC" w:rsidRDefault="002E02EC" w:rsidP="002E02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rsidR="00F80E9D" w:rsidRPr="00F80E9D" w:rsidRDefault="002E02EC" w:rsidP="002E02EC">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80E9D" w:rsidRPr="00F80E9D" w:rsidTr="00C82DB4">
        <w:tc>
          <w:tcPr>
            <w:tcW w:w="4460" w:type="dxa"/>
          </w:tcPr>
          <w:p w:rsidR="00E00FD8" w:rsidRDefault="00F80E9D" w:rsidP="00E00FD8">
            <w:pPr>
              <w:spacing w:after="0" w:line="240" w:lineRule="auto"/>
              <w:rPr>
                <w:rFonts w:ascii="Times New Roman" w:eastAsia="Times New Roman" w:hAnsi="Times New Roman" w:cs="Times New Roman"/>
                <w:b/>
                <w:i/>
                <w:sz w:val="24"/>
                <w:szCs w:val="24"/>
                <w:lang w:val="en-ZW"/>
              </w:rPr>
            </w:pPr>
            <w:r w:rsidRPr="00F80E9D">
              <w:rPr>
                <w:rFonts w:ascii="Times New Roman" w:eastAsia="Times New Roman" w:hAnsi="Times New Roman" w:cs="Times New Roman"/>
                <w:sz w:val="24"/>
                <w:szCs w:val="24"/>
              </w:rPr>
              <w:t xml:space="preserve">2.5 (b) What kind of building materials are the dwelling structures </w:t>
            </w:r>
            <w:r w:rsidR="00E00FD8">
              <w:rPr>
                <w:rFonts w:ascii="Times New Roman" w:eastAsia="Times New Roman" w:hAnsi="Times New Roman" w:cs="Times New Roman"/>
                <w:sz w:val="24"/>
                <w:szCs w:val="24"/>
              </w:rPr>
              <w:t xml:space="preserve">in question 2.4 </w:t>
            </w:r>
            <w:r w:rsidRPr="00F80E9D">
              <w:rPr>
                <w:rFonts w:ascii="Times New Roman" w:eastAsia="Times New Roman" w:hAnsi="Times New Roman" w:cs="Times New Roman"/>
                <w:sz w:val="24"/>
                <w:szCs w:val="24"/>
              </w:rPr>
              <w:t>made of?</w:t>
            </w:r>
            <w:r w:rsidR="00E00FD8" w:rsidRPr="00F80E9D">
              <w:rPr>
                <w:rFonts w:ascii="Times New Roman" w:eastAsia="Times New Roman" w:hAnsi="Times New Roman" w:cs="Times New Roman"/>
                <w:b/>
                <w:i/>
                <w:sz w:val="24"/>
                <w:szCs w:val="24"/>
                <w:lang w:val="en-ZW"/>
              </w:rPr>
              <w:t xml:space="preserve"> </w:t>
            </w:r>
          </w:p>
          <w:p w:rsidR="00E00FD8" w:rsidRPr="008E08B2" w:rsidRDefault="00E00FD8" w:rsidP="00E00FD8">
            <w:pPr>
              <w:spacing w:after="0" w:line="240" w:lineRule="auto"/>
              <w:rPr>
                <w:rFonts w:ascii="Times New Roman" w:eastAsia="Times New Roman" w:hAnsi="Times New Roman" w:cs="Times New Roman"/>
                <w:b/>
                <w:i/>
                <w:sz w:val="20"/>
                <w:szCs w:val="20"/>
                <w:lang w:val="en-ZW"/>
              </w:rPr>
            </w:pPr>
            <w:r w:rsidRPr="008E08B2">
              <w:rPr>
                <w:rFonts w:ascii="Times New Roman" w:eastAsia="Times New Roman" w:hAnsi="Times New Roman" w:cs="Times New Roman"/>
                <w:b/>
                <w:i/>
                <w:sz w:val="20"/>
                <w:szCs w:val="20"/>
                <w:lang w:val="en-ZW"/>
              </w:rPr>
              <w:t>Indicate using the following codes</w:t>
            </w:r>
            <w:r w:rsidR="008E08B2" w:rsidRPr="008E08B2">
              <w:rPr>
                <w:rFonts w:ascii="Times New Roman" w:eastAsia="Times New Roman" w:hAnsi="Times New Roman" w:cs="Times New Roman"/>
                <w:b/>
                <w:i/>
                <w:sz w:val="20"/>
                <w:szCs w:val="20"/>
                <w:lang w:val="en-ZW"/>
              </w:rPr>
              <w:t xml:space="preserve"> in the table </w:t>
            </w:r>
          </w:p>
          <w:p w:rsidR="00E00FD8" w:rsidRPr="00F80E9D" w:rsidRDefault="00E00FD8" w:rsidP="00E00FD8">
            <w:pPr>
              <w:spacing w:after="0" w:line="240" w:lineRule="auto"/>
              <w:rPr>
                <w:rFonts w:ascii="Times New Roman" w:eastAsia="Times New Roman" w:hAnsi="Times New Roman" w:cs="Times New Roman"/>
                <w:b/>
                <w:i/>
                <w:sz w:val="24"/>
                <w:szCs w:val="24"/>
                <w:lang w:val="en-ZW"/>
              </w:rPr>
            </w:pPr>
            <w:r w:rsidRPr="00F80E9D">
              <w:rPr>
                <w:rFonts w:ascii="Times New Roman" w:eastAsia="Times New Roman" w:hAnsi="Times New Roman" w:cs="Times New Roman"/>
                <w:b/>
                <w:i/>
                <w:sz w:val="24"/>
                <w:szCs w:val="24"/>
                <w:lang w:val="en-ZW"/>
              </w:rPr>
              <w:t>Roofing</w:t>
            </w:r>
          </w:p>
          <w:p w:rsidR="00E00FD8" w:rsidRPr="00F80E9D" w:rsidRDefault="00E00FD8" w:rsidP="00E00FD8">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Asbestos</w:t>
            </w:r>
            <w:r>
              <w:rPr>
                <w:rFonts w:ascii="Times New Roman" w:eastAsia="Times New Roman" w:hAnsi="Times New Roman" w:cs="Times New Roman"/>
                <w:sz w:val="24"/>
                <w:szCs w:val="24"/>
                <w:lang w:val="en-ZW"/>
              </w:rPr>
              <w:t xml:space="preserve"> ………………….……</w:t>
            </w:r>
            <w:r w:rsidRPr="00F80E9D">
              <w:rPr>
                <w:rFonts w:ascii="Times New Roman" w:eastAsia="Times New Roman" w:hAnsi="Times New Roman" w:cs="Times New Roman"/>
                <w:sz w:val="24"/>
                <w:szCs w:val="24"/>
                <w:lang w:val="en-ZW"/>
              </w:rPr>
              <w:t>.1</w:t>
            </w:r>
          </w:p>
          <w:p w:rsidR="00E00FD8" w:rsidRPr="00F80E9D" w:rsidRDefault="00E00FD8" w:rsidP="00E00FD8">
            <w:pPr>
              <w:spacing w:after="0" w:line="240" w:lineRule="auto"/>
              <w:rPr>
                <w:rFonts w:ascii="Times New Roman" w:eastAsia="Times New Roman" w:hAnsi="Times New Roman" w:cs="Times New Roman"/>
                <w:sz w:val="24"/>
                <w:szCs w:val="24"/>
                <w:lang w:val="en-ZW"/>
              </w:rPr>
            </w:pPr>
            <w:r>
              <w:rPr>
                <w:rFonts w:ascii="Times New Roman" w:eastAsia="Times New Roman" w:hAnsi="Times New Roman" w:cs="Times New Roman"/>
                <w:sz w:val="24"/>
                <w:szCs w:val="24"/>
                <w:lang w:val="en-ZW"/>
              </w:rPr>
              <w:t>Iron Sheets………………………</w:t>
            </w:r>
            <w:r w:rsidRPr="00F80E9D">
              <w:rPr>
                <w:rFonts w:ascii="Times New Roman" w:eastAsia="Times New Roman" w:hAnsi="Times New Roman" w:cs="Times New Roman"/>
                <w:sz w:val="24"/>
                <w:szCs w:val="24"/>
                <w:lang w:val="en-ZW"/>
              </w:rPr>
              <w:t>.2</w:t>
            </w:r>
          </w:p>
          <w:p w:rsidR="00E00FD8" w:rsidRPr="00F80E9D" w:rsidRDefault="00E00FD8" w:rsidP="00E00FD8">
            <w:pPr>
              <w:spacing w:after="0" w:line="240" w:lineRule="auto"/>
              <w:rPr>
                <w:rFonts w:ascii="Times New Roman" w:eastAsia="Times New Roman" w:hAnsi="Times New Roman" w:cs="Times New Roman"/>
                <w:sz w:val="24"/>
                <w:szCs w:val="24"/>
                <w:lang w:val="en-ZW"/>
              </w:rPr>
            </w:pPr>
            <w:r>
              <w:rPr>
                <w:rFonts w:ascii="Times New Roman" w:eastAsia="Times New Roman" w:hAnsi="Times New Roman" w:cs="Times New Roman"/>
                <w:sz w:val="24"/>
                <w:szCs w:val="24"/>
                <w:lang w:val="en-ZW"/>
              </w:rPr>
              <w:t>Grass/Straw/Thatch…………</w:t>
            </w:r>
            <w:r w:rsidRPr="00F80E9D">
              <w:rPr>
                <w:rFonts w:ascii="Times New Roman" w:eastAsia="Times New Roman" w:hAnsi="Times New Roman" w:cs="Times New Roman"/>
                <w:sz w:val="24"/>
                <w:szCs w:val="24"/>
                <w:lang w:val="en-ZW"/>
              </w:rPr>
              <w:t>…....3</w:t>
            </w:r>
          </w:p>
          <w:p w:rsidR="00E00FD8" w:rsidRPr="00F80E9D" w:rsidRDefault="00E00FD8" w:rsidP="00E00FD8">
            <w:pPr>
              <w:autoSpaceDE w:val="0"/>
              <w:autoSpaceDN w:val="0"/>
              <w:adjustRightInd w:val="0"/>
              <w:spacing w:after="0" w:line="240" w:lineRule="auto"/>
              <w:rPr>
                <w:rFonts w:ascii="Times New Roman" w:eastAsia="Times New Roman" w:hAnsi="Times New Roman" w:cs="Times New Roman"/>
                <w:b/>
                <w:i/>
                <w:sz w:val="24"/>
                <w:szCs w:val="24"/>
                <w:lang w:val="en-ZW"/>
              </w:rPr>
            </w:pPr>
            <w:r w:rsidRPr="00F80E9D">
              <w:rPr>
                <w:rFonts w:ascii="Times New Roman" w:eastAsia="Times New Roman" w:hAnsi="Times New Roman" w:cs="Times New Roman"/>
                <w:b/>
                <w:i/>
                <w:sz w:val="24"/>
                <w:szCs w:val="24"/>
                <w:lang w:val="en-ZW"/>
              </w:rPr>
              <w:t xml:space="preserve">Main structure </w:t>
            </w:r>
          </w:p>
          <w:p w:rsidR="00E00FD8" w:rsidRPr="00F80E9D" w:rsidRDefault="00E00FD8" w:rsidP="00E00FD8">
            <w:pPr>
              <w:autoSpaceDE w:val="0"/>
              <w:autoSpaceDN w:val="0"/>
              <w:adjustRightInd w:val="0"/>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Concrete blocks………………….....................4</w:t>
            </w:r>
          </w:p>
          <w:p w:rsidR="00E00FD8" w:rsidRPr="00F80E9D" w:rsidRDefault="00E00FD8" w:rsidP="00E00FD8">
            <w:pPr>
              <w:autoSpaceDE w:val="0"/>
              <w:autoSpaceDN w:val="0"/>
              <w:adjustRightInd w:val="0"/>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Bricks…………………</w:t>
            </w:r>
            <w:r>
              <w:rPr>
                <w:rFonts w:ascii="Times New Roman" w:eastAsia="Times New Roman" w:hAnsi="Times New Roman" w:cs="Times New Roman"/>
                <w:sz w:val="24"/>
                <w:szCs w:val="24"/>
                <w:lang w:val="en-ZW"/>
              </w:rPr>
              <w:t>…..............</w:t>
            </w:r>
            <w:r w:rsidRPr="00F80E9D">
              <w:rPr>
                <w:rFonts w:ascii="Times New Roman" w:eastAsia="Times New Roman" w:hAnsi="Times New Roman" w:cs="Times New Roman"/>
                <w:sz w:val="24"/>
                <w:szCs w:val="24"/>
                <w:lang w:val="en-ZW"/>
              </w:rPr>
              <w:t>..5</w:t>
            </w:r>
          </w:p>
          <w:p w:rsidR="00E00FD8" w:rsidRPr="00F80E9D" w:rsidRDefault="00E00FD8" w:rsidP="00E00FD8">
            <w:pPr>
              <w:autoSpaceDE w:val="0"/>
              <w:autoSpaceDN w:val="0"/>
              <w:adjustRightInd w:val="0"/>
              <w:spacing w:after="0" w:line="240" w:lineRule="auto"/>
              <w:rPr>
                <w:rFonts w:ascii="Times New Roman" w:eastAsia="Times New Roman" w:hAnsi="Times New Roman" w:cs="Times New Roman"/>
                <w:sz w:val="24"/>
                <w:szCs w:val="24"/>
                <w:lang w:val="en-ZW"/>
              </w:rPr>
            </w:pPr>
            <w:r>
              <w:rPr>
                <w:rFonts w:ascii="Times New Roman" w:eastAsia="Times New Roman" w:hAnsi="Times New Roman" w:cs="Times New Roman"/>
                <w:sz w:val="24"/>
                <w:szCs w:val="24"/>
                <w:lang w:val="en-ZW"/>
              </w:rPr>
              <w:t>Burnt Bricks…………….</w:t>
            </w:r>
            <w:r w:rsidRPr="00F80E9D">
              <w:rPr>
                <w:rFonts w:ascii="Times New Roman" w:eastAsia="Times New Roman" w:hAnsi="Times New Roman" w:cs="Times New Roman"/>
                <w:sz w:val="24"/>
                <w:szCs w:val="24"/>
                <w:lang w:val="en-ZW"/>
              </w:rPr>
              <w:t>………...6</w:t>
            </w:r>
          </w:p>
          <w:p w:rsidR="00E00FD8" w:rsidRPr="00F80E9D" w:rsidRDefault="00E00FD8" w:rsidP="00E00FD8">
            <w:pPr>
              <w:autoSpaceDE w:val="0"/>
              <w:autoSpaceDN w:val="0"/>
              <w:adjustRightInd w:val="0"/>
              <w:spacing w:after="0" w:line="240" w:lineRule="auto"/>
              <w:rPr>
                <w:rFonts w:ascii="Times New Roman" w:eastAsia="Times New Roman" w:hAnsi="Times New Roman" w:cs="Times New Roman"/>
                <w:sz w:val="24"/>
                <w:szCs w:val="24"/>
                <w:lang w:val="en-ZW"/>
              </w:rPr>
            </w:pPr>
            <w:r>
              <w:rPr>
                <w:rFonts w:ascii="Times New Roman" w:eastAsia="Times New Roman" w:hAnsi="Times New Roman" w:cs="Times New Roman"/>
                <w:sz w:val="24"/>
                <w:szCs w:val="24"/>
                <w:lang w:val="en-ZW"/>
              </w:rPr>
              <w:t>Pole and Dagga</w:t>
            </w:r>
            <w:r w:rsidRPr="00F80E9D">
              <w:rPr>
                <w:rFonts w:ascii="Times New Roman" w:eastAsia="Times New Roman" w:hAnsi="Times New Roman" w:cs="Times New Roman"/>
                <w:sz w:val="24"/>
                <w:szCs w:val="24"/>
                <w:lang w:val="en-ZW"/>
              </w:rPr>
              <w:t>…………………..7</w:t>
            </w:r>
          </w:p>
          <w:p w:rsidR="00E00FD8" w:rsidRPr="00F80E9D" w:rsidRDefault="00E00FD8" w:rsidP="00E00FD8">
            <w:pPr>
              <w:autoSpaceDE w:val="0"/>
              <w:autoSpaceDN w:val="0"/>
              <w:adjustRightInd w:val="0"/>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Other (Specify)……………………8</w:t>
            </w:r>
          </w:p>
          <w:p w:rsidR="00F80E9D" w:rsidRPr="00F80E9D" w:rsidRDefault="00F80E9D" w:rsidP="00F80E9D">
            <w:pPr>
              <w:autoSpaceDE w:val="0"/>
              <w:autoSpaceDN w:val="0"/>
              <w:adjustRightInd w:val="0"/>
              <w:spacing w:after="0" w:line="240" w:lineRule="auto"/>
              <w:ind w:left="972" w:hanging="972"/>
              <w:rPr>
                <w:rFonts w:ascii="Times New Roman" w:eastAsia="Times New Roman" w:hAnsi="Times New Roman" w:cs="Times New Roman"/>
                <w:sz w:val="24"/>
                <w:szCs w:val="24"/>
              </w:rPr>
            </w:pPr>
          </w:p>
        </w:tc>
        <w:tc>
          <w:tcPr>
            <w:tcW w:w="5008" w:type="dxa"/>
          </w:tcPr>
          <w:p w:rsidR="00F80E9D" w:rsidRDefault="00E00FD8" w:rsidP="00F80E9D">
            <w:pPr>
              <w:autoSpaceDE w:val="0"/>
              <w:autoSpaceDN w:val="0"/>
              <w:adjustRightInd w:val="0"/>
              <w:spacing w:after="0" w:line="240" w:lineRule="auto"/>
              <w:rPr>
                <w:rFonts w:ascii="Times New Roman" w:eastAsia="Times New Roman" w:hAnsi="Times New Roman" w:cs="Times New Roman"/>
                <w:b/>
                <w:i/>
                <w:iCs/>
                <w:sz w:val="20"/>
                <w:szCs w:val="20"/>
              </w:rPr>
            </w:pPr>
            <w:r w:rsidRPr="00E00FD8">
              <w:rPr>
                <w:rFonts w:ascii="Times New Roman" w:eastAsia="Times New Roman" w:hAnsi="Times New Roman" w:cs="Times New Roman"/>
                <w:b/>
                <w:i/>
                <w:iCs/>
                <w:sz w:val="20"/>
                <w:szCs w:val="20"/>
              </w:rPr>
              <w:t>This list should be the same as in Q 2.4</w:t>
            </w:r>
          </w:p>
          <w:p w:rsidR="00E00FD8" w:rsidRPr="00E00FD8" w:rsidRDefault="00E00FD8" w:rsidP="00F80E9D">
            <w:pPr>
              <w:autoSpaceDE w:val="0"/>
              <w:autoSpaceDN w:val="0"/>
              <w:adjustRightInd w:val="0"/>
              <w:spacing w:after="0" w:line="240" w:lineRule="auto"/>
              <w:rPr>
                <w:rFonts w:ascii="Times New Roman" w:eastAsia="Times New Roman" w:hAnsi="Times New Roman" w:cs="Times New Roman"/>
                <w:b/>
                <w:i/>
                <w:iCs/>
                <w:sz w:val="20"/>
                <w:szCs w:val="20"/>
              </w:rPr>
            </w:pPr>
          </w:p>
          <w:tbl>
            <w:tblPr>
              <w:tblStyle w:val="TableGrid"/>
              <w:tblW w:w="0" w:type="auto"/>
              <w:tblLook w:val="04A0" w:firstRow="1" w:lastRow="0" w:firstColumn="1" w:lastColumn="0" w:noHBand="0" w:noVBand="1"/>
            </w:tblPr>
            <w:tblGrid>
              <w:gridCol w:w="1685"/>
              <w:gridCol w:w="879"/>
              <w:gridCol w:w="1083"/>
              <w:gridCol w:w="1069"/>
            </w:tblGrid>
            <w:tr w:rsidR="00E00FD8" w:rsidTr="00E00FD8">
              <w:tc>
                <w:tcPr>
                  <w:tcW w:w="1685" w:type="dxa"/>
                </w:tcPr>
                <w:p w:rsidR="00E00FD8" w:rsidRDefault="00E00FD8" w:rsidP="00E00FD8">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Structure </w:t>
                  </w:r>
                </w:p>
              </w:tc>
              <w:tc>
                <w:tcPr>
                  <w:tcW w:w="2805" w:type="dxa"/>
                  <w:gridSpan w:val="3"/>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Building materials used</w:t>
                  </w: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roof</w:t>
                  </w: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Main structure</w:t>
                  </w: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Other (Specify)</w:t>
                  </w: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sidRPr="00E00FD8">
                    <w:rPr>
                      <w:rFonts w:ascii="Times New Roman" w:eastAsia="Times New Roman" w:hAnsi="Times New Roman" w:cs="Times New Roman"/>
                      <w:b/>
                      <w:i/>
                      <w:iCs/>
                      <w:sz w:val="24"/>
                      <w:szCs w:val="24"/>
                    </w:rPr>
                    <w:t>Example</w:t>
                  </w:r>
                  <w:r>
                    <w:rPr>
                      <w:rFonts w:ascii="Times New Roman" w:eastAsia="Times New Roman" w:hAnsi="Times New Roman" w:cs="Times New Roman"/>
                      <w:i/>
                      <w:iCs/>
                      <w:sz w:val="24"/>
                      <w:szCs w:val="24"/>
                    </w:rPr>
                    <w:t xml:space="preserve"> Kitchen</w:t>
                  </w: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w:t>
                  </w: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7</w:t>
                  </w: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w:t>
                  </w: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w:t>
                  </w: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w:t>
                  </w: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w:t>
                  </w: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r>
            <w:tr w:rsidR="00E00FD8" w:rsidTr="00E00FD8">
              <w:tc>
                <w:tcPr>
                  <w:tcW w:w="1685"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5</w:t>
                  </w:r>
                </w:p>
              </w:tc>
              <w:tc>
                <w:tcPr>
                  <w:tcW w:w="879"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108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c>
                <w:tcPr>
                  <w:tcW w:w="843" w:type="dxa"/>
                </w:tcPr>
                <w:p w:rsidR="00E00FD8" w:rsidRDefault="00E00FD8" w:rsidP="00F80E9D">
                  <w:pPr>
                    <w:autoSpaceDE w:val="0"/>
                    <w:autoSpaceDN w:val="0"/>
                    <w:adjustRightInd w:val="0"/>
                    <w:rPr>
                      <w:rFonts w:ascii="Times New Roman" w:eastAsia="Times New Roman" w:hAnsi="Times New Roman" w:cs="Times New Roman"/>
                      <w:i/>
                      <w:iCs/>
                      <w:sz w:val="24"/>
                      <w:szCs w:val="24"/>
                    </w:rPr>
                  </w:pPr>
                </w:p>
              </w:tc>
            </w:tr>
          </w:tbl>
          <w:p w:rsidR="006033DB" w:rsidRPr="00F80E9D" w:rsidRDefault="006033DB" w:rsidP="00F80E9D">
            <w:pPr>
              <w:autoSpaceDE w:val="0"/>
              <w:autoSpaceDN w:val="0"/>
              <w:adjustRightInd w:val="0"/>
              <w:spacing w:after="0" w:line="240" w:lineRule="auto"/>
              <w:rPr>
                <w:rFonts w:ascii="Times New Roman" w:eastAsia="Times New Roman" w:hAnsi="Times New Roman" w:cs="Times New Roman"/>
                <w:i/>
                <w:iCs/>
                <w:sz w:val="24"/>
                <w:szCs w:val="24"/>
              </w:rPr>
            </w:pPr>
          </w:p>
        </w:tc>
      </w:tr>
      <w:tr w:rsidR="00F80E9D" w:rsidRPr="00F80E9D" w:rsidTr="00C82DB4">
        <w:tc>
          <w:tcPr>
            <w:tcW w:w="4460" w:type="dxa"/>
          </w:tcPr>
          <w:p w:rsidR="00F80E9D" w:rsidRPr="00F80E9D" w:rsidRDefault="00F80E9D" w:rsidP="006033DB">
            <w:pPr>
              <w:autoSpaceDE w:val="0"/>
              <w:autoSpaceDN w:val="0"/>
              <w:adjustRightInd w:val="0"/>
              <w:spacing w:after="0" w:line="240" w:lineRule="auto"/>
              <w:ind w:left="702" w:hanging="70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2.6 Which of the following assets (locally made forest </w:t>
            </w:r>
            <w:r w:rsidR="006033DB">
              <w:rPr>
                <w:rFonts w:ascii="Times New Roman" w:eastAsia="Times New Roman" w:hAnsi="Times New Roman" w:cs="Times New Roman"/>
                <w:sz w:val="24"/>
                <w:szCs w:val="24"/>
              </w:rPr>
              <w:t xml:space="preserve">based </w:t>
            </w:r>
            <w:r w:rsidRPr="00F80E9D">
              <w:rPr>
                <w:rFonts w:ascii="Times New Roman" w:eastAsia="Times New Roman" w:hAnsi="Times New Roman" w:cs="Times New Roman"/>
                <w:sz w:val="24"/>
                <w:szCs w:val="24"/>
              </w:rPr>
              <w:t>product</w:t>
            </w:r>
            <w:r w:rsidR="006033DB">
              <w:rPr>
                <w:rFonts w:ascii="Times New Roman" w:eastAsia="Times New Roman" w:hAnsi="Times New Roman" w:cs="Times New Roman"/>
                <w:sz w:val="24"/>
                <w:szCs w:val="24"/>
              </w:rPr>
              <w:t>s</w:t>
            </w:r>
            <w:r w:rsidRPr="00F80E9D">
              <w:rPr>
                <w:rFonts w:ascii="Times New Roman" w:eastAsia="Times New Roman" w:hAnsi="Times New Roman" w:cs="Times New Roman"/>
                <w:sz w:val="24"/>
                <w:szCs w:val="24"/>
              </w:rPr>
              <w:t>) does the household own?</w:t>
            </w:r>
            <w:r w:rsidR="008B2193">
              <w:rPr>
                <w:rFonts w:ascii="Times New Roman" w:eastAsia="Times New Roman" w:hAnsi="Times New Roman" w:cs="Times New Roman"/>
                <w:sz w:val="24"/>
                <w:szCs w:val="24"/>
              </w:rPr>
              <w:t xml:space="preserve"> </w:t>
            </w:r>
            <w:r w:rsidR="008B2193" w:rsidRPr="008B2193">
              <w:rPr>
                <w:rFonts w:ascii="Times New Roman" w:eastAsia="Times New Roman" w:hAnsi="Times New Roman" w:cs="Times New Roman"/>
                <w:b/>
                <w:i/>
                <w:sz w:val="20"/>
                <w:szCs w:val="20"/>
              </w:rPr>
              <w:t>Circle what is Applicable</w:t>
            </w:r>
            <w:r w:rsidR="005455C9">
              <w:rPr>
                <w:rFonts w:ascii="Times New Roman" w:eastAsia="Times New Roman" w:hAnsi="Times New Roman" w:cs="Times New Roman"/>
                <w:b/>
                <w:i/>
                <w:sz w:val="20"/>
                <w:szCs w:val="20"/>
              </w:rPr>
              <w:t xml:space="preserve"> </w:t>
            </w:r>
          </w:p>
        </w:tc>
        <w:tc>
          <w:tcPr>
            <w:tcW w:w="5008"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Cs/>
                <w:sz w:val="24"/>
                <w:szCs w:val="24"/>
              </w:rPr>
            </w:pPr>
            <w:r w:rsidRPr="00F80E9D">
              <w:rPr>
                <w:rFonts w:ascii="Times New Roman" w:eastAsia="Times New Roman" w:hAnsi="Times New Roman" w:cs="Times New Roman"/>
                <w:iCs/>
                <w:sz w:val="24"/>
                <w:szCs w:val="24"/>
              </w:rPr>
              <w:t>Bed…………………………………………..1</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Cs/>
                <w:sz w:val="24"/>
                <w:szCs w:val="24"/>
              </w:rPr>
            </w:pPr>
            <w:r w:rsidRPr="00F80E9D">
              <w:rPr>
                <w:rFonts w:ascii="Times New Roman" w:eastAsia="Times New Roman" w:hAnsi="Times New Roman" w:cs="Times New Roman"/>
                <w:iCs/>
                <w:sz w:val="24"/>
                <w:szCs w:val="24"/>
              </w:rPr>
              <w:t>Sofas……………………………………….2</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Axe…………………………………………3</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Pick………………………………………….4</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Hoes…………………………………………5</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Cs/>
                <w:sz w:val="24"/>
                <w:szCs w:val="24"/>
              </w:rPr>
            </w:pPr>
            <w:r w:rsidRPr="00F80E9D">
              <w:rPr>
                <w:rFonts w:ascii="Times New Roman" w:eastAsia="Times New Roman" w:hAnsi="Times New Roman" w:cs="Times New Roman"/>
                <w:iCs/>
                <w:sz w:val="24"/>
                <w:szCs w:val="24"/>
              </w:rPr>
              <w:t>Plough……………………………………….6</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Cs/>
                <w:sz w:val="24"/>
                <w:szCs w:val="24"/>
              </w:rPr>
            </w:pPr>
            <w:r w:rsidRPr="00F80E9D">
              <w:rPr>
                <w:rFonts w:ascii="Times New Roman" w:eastAsia="Times New Roman" w:hAnsi="Times New Roman" w:cs="Times New Roman"/>
                <w:iCs/>
                <w:sz w:val="24"/>
                <w:szCs w:val="24"/>
              </w:rPr>
              <w:t>Scotch cart…………………………………..7</w:t>
            </w:r>
          </w:p>
          <w:p w:rsidR="00F80E9D" w:rsidRDefault="00F80E9D" w:rsidP="00F80E9D">
            <w:pPr>
              <w:autoSpaceDE w:val="0"/>
              <w:autoSpaceDN w:val="0"/>
              <w:adjustRightInd w:val="0"/>
              <w:spacing w:after="0" w:line="240" w:lineRule="auto"/>
              <w:rPr>
                <w:rFonts w:ascii="Times New Roman" w:eastAsia="Times New Roman" w:hAnsi="Times New Roman" w:cs="Times New Roman"/>
                <w:iCs/>
                <w:sz w:val="24"/>
                <w:szCs w:val="24"/>
              </w:rPr>
            </w:pPr>
            <w:r w:rsidRPr="00F80E9D">
              <w:rPr>
                <w:rFonts w:ascii="Times New Roman" w:eastAsia="Times New Roman" w:hAnsi="Times New Roman" w:cs="Times New Roman"/>
                <w:iCs/>
                <w:sz w:val="24"/>
                <w:szCs w:val="24"/>
              </w:rPr>
              <w:t>Canoe</w:t>
            </w:r>
            <w:r w:rsidR="008B2193">
              <w:rPr>
                <w:rFonts w:ascii="Times New Roman" w:eastAsia="Times New Roman" w:hAnsi="Times New Roman" w:cs="Times New Roman"/>
                <w:iCs/>
                <w:sz w:val="24"/>
                <w:szCs w:val="24"/>
              </w:rPr>
              <w:t>s……………………………………….8</w:t>
            </w:r>
          </w:p>
          <w:p w:rsidR="007D58E0" w:rsidRPr="00F80E9D" w:rsidRDefault="007D58E0" w:rsidP="00F80E9D">
            <w:pPr>
              <w:autoSpaceDE w:val="0"/>
              <w:autoSpaceDN w:val="0"/>
              <w:adjustRightInd w:val="0"/>
              <w:spacing w:after="0"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Stools………………………………………..</w:t>
            </w:r>
            <w:r w:rsidR="008B2193">
              <w:rPr>
                <w:rFonts w:ascii="Times New Roman" w:eastAsia="Times New Roman" w:hAnsi="Times New Roman" w:cs="Times New Roman"/>
                <w:iCs/>
                <w:sz w:val="24"/>
                <w:szCs w:val="24"/>
              </w:rPr>
              <w:t>9</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
                <w:iCs/>
                <w:sz w:val="24"/>
                <w:szCs w:val="24"/>
              </w:rPr>
              <w:t>Others…………………………………………10</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p>
        </w:tc>
      </w:tr>
    </w:tbl>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3.0</w:t>
      </w:r>
      <w:r w:rsidRPr="00F80E9D">
        <w:rPr>
          <w:rFonts w:ascii="Times New Roman" w:eastAsia="Times New Roman" w:hAnsi="Times New Roman" w:cs="Times New Roman"/>
          <w:b/>
          <w:bCs/>
          <w:sz w:val="24"/>
          <w:szCs w:val="24"/>
        </w:rPr>
        <w:tab/>
      </w:r>
      <w:r w:rsidR="00D448F0">
        <w:rPr>
          <w:rFonts w:ascii="Times New Roman" w:eastAsia="Times New Roman" w:hAnsi="Times New Roman" w:cs="Times New Roman"/>
          <w:b/>
          <w:bCs/>
          <w:sz w:val="24"/>
          <w:szCs w:val="24"/>
        </w:rPr>
        <w:t xml:space="preserve">Household participation in </w:t>
      </w:r>
      <w:r w:rsidRPr="00F80E9D">
        <w:rPr>
          <w:rFonts w:ascii="Times New Roman" w:eastAsia="Times New Roman" w:hAnsi="Times New Roman" w:cs="Times New Roman"/>
          <w:b/>
          <w:bCs/>
          <w:sz w:val="24"/>
          <w:szCs w:val="24"/>
        </w:rPr>
        <w:t xml:space="preserve">Agriculture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2"/>
        <w:gridCol w:w="5016"/>
      </w:tblGrid>
      <w:tr w:rsidR="00F80E9D" w:rsidRPr="00F80E9D" w:rsidTr="00C4066C">
        <w:tc>
          <w:tcPr>
            <w:tcW w:w="4452" w:type="dxa"/>
          </w:tcPr>
          <w:p w:rsidR="00F80E9D" w:rsidRPr="00F80E9D" w:rsidRDefault="00F80E9D" w:rsidP="00F80E9D">
            <w:pPr>
              <w:spacing w:after="0" w:line="240" w:lineRule="auto"/>
              <w:ind w:left="612" w:hanging="612"/>
              <w:jc w:val="both"/>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3.1 Does your household engage in agricultural activities?</w:t>
            </w:r>
          </w:p>
        </w:tc>
        <w:tc>
          <w:tcPr>
            <w:tcW w:w="5016" w:type="dxa"/>
          </w:tcPr>
          <w:p w:rsidR="00F80E9D" w:rsidRPr="00F80E9D" w:rsidRDefault="00F80E9D" w:rsidP="00F80E9D">
            <w:pPr>
              <w:spacing w:after="0" w:line="240" w:lineRule="auto"/>
              <w:rPr>
                <w:rFonts w:ascii="Times New Roman" w:eastAsia="Times New Roman" w:hAnsi="Times New Roman" w:cs="Times New Roman"/>
                <w:i/>
                <w:sz w:val="24"/>
                <w:szCs w:val="24"/>
              </w:rPr>
            </w:pPr>
            <w:r w:rsidRPr="00F80E9D">
              <w:rPr>
                <w:rFonts w:ascii="Times New Roman" w:eastAsia="Times New Roman" w:hAnsi="Times New Roman" w:cs="Times New Roman"/>
                <w:i/>
                <w:sz w:val="24"/>
                <w:szCs w:val="24"/>
              </w:rPr>
              <w:t xml:space="preserve">                                                             Yes or no</w:t>
            </w:r>
          </w:p>
        </w:tc>
      </w:tr>
      <w:tr w:rsidR="00F80E9D" w:rsidRPr="00F80E9D" w:rsidTr="00C4066C">
        <w:tc>
          <w:tcPr>
            <w:tcW w:w="4452" w:type="dxa"/>
          </w:tcPr>
          <w:p w:rsidR="00F80E9D" w:rsidRPr="00F80E9D" w:rsidRDefault="00BD1512" w:rsidP="00F80E9D">
            <w:pPr>
              <w:autoSpaceDE w:val="0"/>
              <w:autoSpaceDN w:val="0"/>
              <w:adjustRightInd w:val="0"/>
              <w:spacing w:after="0" w:line="240" w:lineRule="auto"/>
              <w:ind w:left="612" w:hanging="6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3.2 </w:t>
            </w:r>
            <w:r w:rsidR="00F80E9D" w:rsidRPr="00F80E9D">
              <w:rPr>
                <w:rFonts w:ascii="Times New Roman" w:eastAsia="Times New Roman" w:hAnsi="Times New Roman" w:cs="Times New Roman"/>
                <w:sz w:val="24"/>
                <w:szCs w:val="24"/>
              </w:rPr>
              <w:t xml:space="preserve">What crops did you grow during the   </w:t>
            </w:r>
            <w:r w:rsidR="00202EBA">
              <w:rPr>
                <w:rFonts w:ascii="Times New Roman" w:eastAsia="Times New Roman" w:hAnsi="Times New Roman" w:cs="Times New Roman"/>
                <w:sz w:val="24"/>
                <w:szCs w:val="24"/>
              </w:rPr>
              <w:t>last farming season (2011-12)</w:t>
            </w:r>
            <w:r w:rsidR="00F80E9D" w:rsidRPr="00F80E9D">
              <w:rPr>
                <w:rFonts w:ascii="Times New Roman" w:eastAsia="Times New Roman" w:hAnsi="Times New Roman" w:cs="Times New Roman"/>
                <w:sz w:val="24"/>
                <w:szCs w:val="24"/>
              </w:rPr>
              <w:t>?</w:t>
            </w:r>
            <w:r w:rsidR="000D2F8F">
              <w:rPr>
                <w:rFonts w:ascii="Times New Roman" w:eastAsia="Times New Roman" w:hAnsi="Times New Roman" w:cs="Times New Roman"/>
                <w:sz w:val="24"/>
                <w:szCs w:val="24"/>
              </w:rPr>
              <w:t xml:space="preserve"> Indicate the quantities produced</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c>
          <w:tcPr>
            <w:tcW w:w="5016" w:type="dxa"/>
          </w:tcPr>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Crops                       Bags-Kgs[</w:t>
            </w:r>
            <w:proofErr w:type="spellStart"/>
            <w:r w:rsidRPr="000D2F8F">
              <w:rPr>
                <w:rFonts w:ascii="Times New Roman" w:eastAsia="Times New Roman" w:hAnsi="Times New Roman" w:cs="Times New Roman"/>
                <w:iCs/>
                <w:sz w:val="24"/>
                <w:szCs w:val="24"/>
              </w:rPr>
              <w:t>Qty</w:t>
            </w:r>
            <w:proofErr w:type="spellEnd"/>
            <w:r w:rsidRPr="000D2F8F">
              <w:rPr>
                <w:rFonts w:ascii="Times New Roman" w:eastAsia="Times New Roman" w:hAnsi="Times New Roman" w:cs="Times New Roman"/>
                <w:iCs/>
                <w:sz w:val="24"/>
                <w:szCs w:val="24"/>
              </w:rPr>
              <w:t>]</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Bananas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 xml:space="preserve">Beans                             …….……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Millet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Cassava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Cotton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Cow peas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Finger millet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proofErr w:type="gramStart"/>
            <w:r w:rsidRPr="000D2F8F">
              <w:rPr>
                <w:rFonts w:ascii="Times New Roman" w:eastAsia="Times New Roman" w:hAnsi="Times New Roman" w:cs="Times New Roman"/>
                <w:iCs/>
                <w:sz w:val="24"/>
                <w:szCs w:val="24"/>
              </w:rPr>
              <w:t>Groundnuts                    .</w:t>
            </w:r>
            <w:proofErr w:type="gramEnd"/>
            <w:r w:rsidRPr="000D2F8F">
              <w:rPr>
                <w:rFonts w:ascii="Times New Roman" w:eastAsia="Times New Roman" w:hAnsi="Times New Roman" w:cs="Times New Roman"/>
                <w:iCs/>
                <w:sz w:val="24"/>
                <w:szCs w:val="24"/>
              </w:rPr>
              <w:t>…………</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Irish potatoes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Maize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proofErr w:type="gramStart"/>
            <w:r w:rsidRPr="000D2F8F">
              <w:rPr>
                <w:rFonts w:ascii="Times New Roman" w:eastAsia="Times New Roman" w:hAnsi="Times New Roman" w:cs="Times New Roman"/>
                <w:iCs/>
                <w:sz w:val="24"/>
                <w:szCs w:val="24"/>
              </w:rPr>
              <w:t>Rice                               .</w:t>
            </w:r>
            <w:proofErr w:type="gramEnd"/>
            <w:r w:rsidRPr="000D2F8F">
              <w:rPr>
                <w:rFonts w:ascii="Times New Roman" w:eastAsia="Times New Roman" w:hAnsi="Times New Roman" w:cs="Times New Roman"/>
                <w:iCs/>
                <w:sz w:val="24"/>
                <w:szCs w:val="24"/>
              </w:rPr>
              <w:t>………….</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Sorghum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Soya beans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Sunflower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Sweet potatoes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Tobacco                        …………..</w:t>
            </w:r>
          </w:p>
          <w:p w:rsidR="000D2F8F" w:rsidRPr="000D2F8F"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r w:rsidRPr="000D2F8F">
              <w:rPr>
                <w:rFonts w:ascii="Times New Roman" w:eastAsia="Times New Roman" w:hAnsi="Times New Roman" w:cs="Times New Roman"/>
                <w:iCs/>
                <w:sz w:val="24"/>
                <w:szCs w:val="24"/>
              </w:rPr>
              <w:t>Sugar cane                    …………..</w:t>
            </w:r>
          </w:p>
          <w:p w:rsidR="00F80E9D" w:rsidRPr="00F80E9D" w:rsidRDefault="000D2F8F" w:rsidP="000D2F8F">
            <w:pPr>
              <w:autoSpaceDE w:val="0"/>
              <w:autoSpaceDN w:val="0"/>
              <w:adjustRightInd w:val="0"/>
              <w:spacing w:after="0" w:line="240" w:lineRule="auto"/>
              <w:rPr>
                <w:rFonts w:ascii="Times New Roman" w:eastAsia="Times New Roman" w:hAnsi="Times New Roman" w:cs="Times New Roman"/>
                <w:iCs/>
                <w:sz w:val="24"/>
                <w:szCs w:val="24"/>
              </w:rPr>
            </w:pPr>
            <w:proofErr w:type="gramStart"/>
            <w:r w:rsidRPr="000D2F8F">
              <w:rPr>
                <w:rFonts w:ascii="Times New Roman" w:eastAsia="Times New Roman" w:hAnsi="Times New Roman" w:cs="Times New Roman"/>
                <w:iCs/>
                <w:sz w:val="24"/>
                <w:szCs w:val="24"/>
              </w:rPr>
              <w:t>Other(</w:t>
            </w:r>
            <w:proofErr w:type="gramEnd"/>
            <w:r w:rsidRPr="000D2F8F">
              <w:rPr>
                <w:rFonts w:ascii="Times New Roman" w:eastAsia="Times New Roman" w:hAnsi="Times New Roman" w:cs="Times New Roman"/>
                <w:iCs/>
                <w:sz w:val="24"/>
                <w:szCs w:val="24"/>
              </w:rPr>
              <w:t>specify)………………....……………….</w:t>
            </w:r>
          </w:p>
        </w:tc>
      </w:tr>
      <w:tr w:rsidR="00F80E9D" w:rsidRPr="00F80E9D" w:rsidTr="00C4066C">
        <w:tc>
          <w:tcPr>
            <w:tcW w:w="4452" w:type="dxa"/>
          </w:tcPr>
          <w:p w:rsidR="00F80E9D" w:rsidRPr="00F80E9D" w:rsidRDefault="00BD1512" w:rsidP="00F80E9D">
            <w:pPr>
              <w:autoSpaceDE w:val="0"/>
              <w:autoSpaceDN w:val="0"/>
              <w:adjustRightInd w:val="0"/>
              <w:spacing w:after="0" w:line="240" w:lineRule="auto"/>
              <w:ind w:left="72"/>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sidR="00F80E9D" w:rsidRPr="00F80E9D">
              <w:rPr>
                <w:rFonts w:ascii="Times New Roman" w:eastAsia="Times New Roman" w:hAnsi="Times New Roman" w:cs="Times New Roman"/>
                <w:sz w:val="24"/>
                <w:szCs w:val="24"/>
              </w:rPr>
              <w:t xml:space="preserve"> Which of the following livestock are owned by your household? </w:t>
            </w:r>
            <w:r w:rsidR="00F80E9D" w:rsidRPr="00096E98">
              <w:rPr>
                <w:rFonts w:ascii="Times New Roman" w:eastAsia="Times New Roman" w:hAnsi="Times New Roman" w:cs="Times New Roman"/>
                <w:b/>
                <w:i/>
                <w:sz w:val="20"/>
                <w:szCs w:val="20"/>
              </w:rPr>
              <w:t>Indicate the number for each of the animals/birds that the household owns</w:t>
            </w:r>
          </w:p>
        </w:tc>
        <w:tc>
          <w:tcPr>
            <w:tcW w:w="5016"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b/>
                <w:sz w:val="24"/>
                <w:szCs w:val="24"/>
              </w:rPr>
              <w:t>Livestock</w:t>
            </w:r>
            <w:r w:rsidRPr="00F80E9D">
              <w:rPr>
                <w:rFonts w:ascii="Times New Roman" w:eastAsia="Times New Roman" w:hAnsi="Times New Roman" w:cs="Times New Roman"/>
                <w:sz w:val="24"/>
                <w:szCs w:val="24"/>
              </w:rPr>
              <w:t xml:space="preserve">                         </w:t>
            </w:r>
            <w:proofErr w:type="spellStart"/>
            <w:r w:rsidRPr="00F80E9D">
              <w:rPr>
                <w:rFonts w:ascii="Times New Roman" w:eastAsia="Times New Roman" w:hAnsi="Times New Roman" w:cs="Times New Roman"/>
                <w:b/>
                <w:sz w:val="24"/>
                <w:szCs w:val="24"/>
              </w:rPr>
              <w:t>Qty</w:t>
            </w:r>
            <w:proofErr w:type="spellEnd"/>
            <w:r w:rsidRPr="00F80E9D">
              <w:rPr>
                <w:rFonts w:ascii="Times New Roman" w:eastAsia="Times New Roman" w:hAnsi="Times New Roman" w:cs="Times New Roman"/>
                <w:b/>
                <w:sz w:val="24"/>
                <w:szCs w:val="24"/>
              </w:rPr>
              <w:t>/HH</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Cattle                              ………….</w:t>
            </w:r>
          </w:p>
          <w:p w:rsidR="00F80E9D" w:rsidRPr="00F80E9D" w:rsidRDefault="00F80E9D" w:rsidP="00F80E9D">
            <w:pPr>
              <w:tabs>
                <w:tab w:val="center" w:pos="2286"/>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Chickens</w:t>
            </w:r>
            <w:r w:rsidRPr="00F80E9D">
              <w:rPr>
                <w:rFonts w:ascii="Times New Roman" w:eastAsia="Times New Roman" w:hAnsi="Times New Roman" w:cs="Times New Roman"/>
                <w:sz w:val="24"/>
                <w:szCs w:val="24"/>
              </w:rPr>
              <w:tab/>
              <w:t xml:space="preserve">                    ………….</w:t>
            </w:r>
          </w:p>
          <w:p w:rsidR="00F80E9D" w:rsidRPr="00F80E9D" w:rsidRDefault="00F80E9D" w:rsidP="00F80E9D">
            <w:pPr>
              <w:tabs>
                <w:tab w:val="center" w:pos="2286"/>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Donkey</w:t>
            </w:r>
            <w:r w:rsidRPr="00F80E9D">
              <w:rPr>
                <w:rFonts w:ascii="Times New Roman" w:eastAsia="Times New Roman" w:hAnsi="Times New Roman" w:cs="Times New Roman"/>
                <w:sz w:val="24"/>
                <w:szCs w:val="24"/>
              </w:rPr>
              <w:tab/>
              <w:t xml:space="preserve">                    …………. </w:t>
            </w:r>
          </w:p>
          <w:p w:rsidR="00F80E9D" w:rsidRPr="00F80E9D" w:rsidRDefault="00F80E9D" w:rsidP="00F80E9D">
            <w:pPr>
              <w:tabs>
                <w:tab w:val="center" w:pos="2286"/>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Ducks</w:t>
            </w:r>
            <w:r w:rsidRPr="00F80E9D">
              <w:rPr>
                <w:rFonts w:ascii="Times New Roman" w:eastAsia="Times New Roman" w:hAnsi="Times New Roman" w:cs="Times New Roman"/>
                <w:sz w:val="24"/>
                <w:szCs w:val="24"/>
              </w:rPr>
              <w:tab/>
              <w:t xml:space="preserve">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Goats                              ………….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Guinea fowl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Pigeons                          ………….</w:t>
            </w:r>
          </w:p>
          <w:p w:rsidR="00F80E9D" w:rsidRPr="00F80E9D" w:rsidRDefault="00F80E9D" w:rsidP="00F80E9D">
            <w:pPr>
              <w:tabs>
                <w:tab w:val="center" w:pos="2286"/>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Pigs</w:t>
            </w:r>
            <w:r w:rsidRPr="00F80E9D">
              <w:rPr>
                <w:rFonts w:ascii="Times New Roman" w:eastAsia="Times New Roman" w:hAnsi="Times New Roman" w:cs="Times New Roman"/>
                <w:sz w:val="24"/>
                <w:szCs w:val="24"/>
              </w:rPr>
              <w:tab/>
              <w:t xml:space="preserve">                  ………….</w:t>
            </w:r>
          </w:p>
          <w:p w:rsidR="00F80E9D" w:rsidRPr="00F80E9D" w:rsidRDefault="00F80E9D" w:rsidP="00F80E9D">
            <w:pPr>
              <w:tabs>
                <w:tab w:val="center" w:pos="2286"/>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Rabbits</w:t>
            </w:r>
            <w:r w:rsidRPr="00F80E9D">
              <w:rPr>
                <w:rFonts w:ascii="Times New Roman" w:eastAsia="Times New Roman" w:hAnsi="Times New Roman" w:cs="Times New Roman"/>
                <w:sz w:val="24"/>
                <w:szCs w:val="24"/>
              </w:rPr>
              <w:tab/>
              <w:t xml:space="preserve">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Sheep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 (specify)……………………….………….</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r>
      <w:tr w:rsidR="00F80E9D" w:rsidRPr="00F80E9D" w:rsidTr="00C4066C">
        <w:tc>
          <w:tcPr>
            <w:tcW w:w="4452" w:type="dxa"/>
          </w:tcPr>
          <w:p w:rsidR="00F80E9D" w:rsidRPr="00F80E9D" w:rsidRDefault="00C84F4C" w:rsidP="00F80E9D">
            <w:pPr>
              <w:spacing w:after="0" w:line="240" w:lineRule="auto"/>
              <w:ind w:left="432" w:hanging="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sidR="00F80E9D" w:rsidRPr="00F80E9D">
              <w:rPr>
                <w:rFonts w:ascii="Times New Roman" w:eastAsia="Times New Roman" w:hAnsi="Times New Roman" w:cs="Times New Roman"/>
                <w:sz w:val="24"/>
                <w:szCs w:val="24"/>
              </w:rPr>
              <w:t xml:space="preserve"> What </w:t>
            </w:r>
            <w:r>
              <w:rPr>
                <w:rFonts w:ascii="Times New Roman" w:eastAsia="Times New Roman" w:hAnsi="Times New Roman" w:cs="Times New Roman"/>
                <w:sz w:val="24"/>
                <w:szCs w:val="24"/>
              </w:rPr>
              <w:t xml:space="preserve">type of </w:t>
            </w:r>
            <w:r w:rsidR="00F80E9D" w:rsidRPr="00F80E9D">
              <w:rPr>
                <w:rFonts w:ascii="Times New Roman" w:eastAsia="Times New Roman" w:hAnsi="Times New Roman" w:cs="Times New Roman"/>
                <w:sz w:val="24"/>
                <w:szCs w:val="24"/>
              </w:rPr>
              <w:t xml:space="preserve">agriculture does your household practice? </w:t>
            </w:r>
          </w:p>
        </w:tc>
        <w:tc>
          <w:tcPr>
            <w:tcW w:w="5016"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Use Permanent plots……………….1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Shifting agriculture…………………2</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Conservation agriculture…………….3</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Agroforestry………………………….4</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Other…………………………………..5</w:t>
            </w:r>
          </w:p>
          <w:p w:rsidR="00F80E9D" w:rsidRPr="00F80E9D" w:rsidRDefault="00F80E9D" w:rsidP="00F80E9D">
            <w:pPr>
              <w:spacing w:after="0" w:line="240" w:lineRule="auto"/>
              <w:rPr>
                <w:rFonts w:ascii="Times New Roman" w:eastAsia="Times New Roman" w:hAnsi="Times New Roman" w:cs="Times New Roman"/>
                <w:i/>
                <w:sz w:val="24"/>
                <w:szCs w:val="24"/>
              </w:rPr>
            </w:pPr>
          </w:p>
        </w:tc>
      </w:tr>
      <w:tr w:rsidR="00F80E9D" w:rsidRPr="00F80E9D" w:rsidTr="00C4066C">
        <w:tc>
          <w:tcPr>
            <w:tcW w:w="4452" w:type="dxa"/>
          </w:tcPr>
          <w:p w:rsidR="00F80E9D" w:rsidRPr="00F80E9D" w:rsidRDefault="00C84F4C" w:rsidP="00F80E9D">
            <w:pPr>
              <w:spacing w:after="0" w:line="240" w:lineRule="auto"/>
              <w:ind w:left="432" w:hanging="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sidR="007314C0">
              <w:rPr>
                <w:rFonts w:ascii="Times New Roman" w:eastAsia="Times New Roman" w:hAnsi="Times New Roman" w:cs="Times New Roman"/>
                <w:sz w:val="24"/>
                <w:szCs w:val="24"/>
              </w:rPr>
              <w:t xml:space="preserve"> </w:t>
            </w:r>
            <w:r w:rsidR="00F80E9D" w:rsidRPr="00F80E9D">
              <w:rPr>
                <w:rFonts w:ascii="Times New Roman" w:eastAsia="Times New Roman" w:hAnsi="Times New Roman" w:cs="Times New Roman"/>
                <w:sz w:val="24"/>
                <w:szCs w:val="24"/>
              </w:rPr>
              <w:t>Do you burn your fields after harvesting?</w:t>
            </w:r>
          </w:p>
        </w:tc>
        <w:tc>
          <w:tcPr>
            <w:tcW w:w="5016" w:type="dxa"/>
          </w:tcPr>
          <w:p w:rsidR="00F80E9D" w:rsidRPr="00F80E9D" w:rsidRDefault="00F80E9D" w:rsidP="00F80E9D">
            <w:pPr>
              <w:spacing w:after="0" w:line="240" w:lineRule="auto"/>
              <w:rPr>
                <w:rFonts w:ascii="Times New Roman" w:eastAsia="Times New Roman" w:hAnsi="Times New Roman" w:cs="Times New Roman"/>
                <w:i/>
                <w:sz w:val="24"/>
                <w:szCs w:val="24"/>
              </w:rPr>
            </w:pPr>
            <w:r w:rsidRPr="00F80E9D">
              <w:rPr>
                <w:rFonts w:ascii="Times New Roman" w:eastAsia="Times New Roman" w:hAnsi="Times New Roman" w:cs="Times New Roman"/>
                <w:i/>
                <w:sz w:val="24"/>
                <w:szCs w:val="24"/>
              </w:rPr>
              <w:t>……………………………………….Yes or no</w:t>
            </w:r>
          </w:p>
        </w:tc>
      </w:tr>
      <w:tr w:rsidR="00F80E9D" w:rsidRPr="00F80E9D" w:rsidTr="00C4066C">
        <w:tc>
          <w:tcPr>
            <w:tcW w:w="4452" w:type="dxa"/>
          </w:tcPr>
          <w:p w:rsidR="00F80E9D" w:rsidRPr="00F80E9D" w:rsidRDefault="00C84F4C" w:rsidP="00F80E9D">
            <w:pPr>
              <w:spacing w:after="0" w:line="240" w:lineRule="auto"/>
              <w:ind w:left="882" w:hanging="8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sidR="00F80E9D" w:rsidRPr="00F80E9D">
              <w:rPr>
                <w:rFonts w:ascii="Times New Roman" w:eastAsia="Times New Roman" w:hAnsi="Times New Roman" w:cs="Times New Roman"/>
                <w:sz w:val="24"/>
                <w:szCs w:val="24"/>
              </w:rPr>
              <w:t xml:space="preserve"> (a) Did your household open up new agriculture la</w:t>
            </w:r>
            <w:r w:rsidR="00202EBA">
              <w:rPr>
                <w:rFonts w:ascii="Times New Roman" w:eastAsia="Times New Roman" w:hAnsi="Times New Roman" w:cs="Times New Roman"/>
                <w:sz w:val="24"/>
                <w:szCs w:val="24"/>
              </w:rPr>
              <w:t xml:space="preserve">nds in the last 5 years? </w:t>
            </w:r>
            <w:r w:rsidR="00F80E9D" w:rsidRPr="00F80E9D">
              <w:rPr>
                <w:rFonts w:ascii="Times New Roman" w:eastAsia="Times New Roman" w:hAnsi="Times New Roman" w:cs="Times New Roman"/>
                <w:sz w:val="24"/>
                <w:szCs w:val="24"/>
              </w:rPr>
              <w:t xml:space="preserve"> If answer is no, go to </w:t>
            </w:r>
            <w:r w:rsidR="00F80E9D" w:rsidRPr="00F80E9D">
              <w:rPr>
                <w:rFonts w:ascii="Times New Roman" w:eastAsia="Times New Roman" w:hAnsi="Times New Roman" w:cs="Times New Roman"/>
                <w:b/>
                <w:i/>
                <w:sz w:val="24"/>
                <w:szCs w:val="24"/>
              </w:rPr>
              <w:t xml:space="preserve">Question </w:t>
            </w:r>
            <w:r>
              <w:rPr>
                <w:rFonts w:ascii="Times New Roman" w:eastAsia="Times New Roman" w:hAnsi="Times New Roman" w:cs="Times New Roman"/>
                <w:b/>
                <w:i/>
                <w:sz w:val="24"/>
                <w:szCs w:val="24"/>
              </w:rPr>
              <w:t>3.7</w:t>
            </w:r>
          </w:p>
          <w:p w:rsidR="00F80E9D" w:rsidRPr="00F80E9D" w:rsidRDefault="00F80E9D" w:rsidP="00F80E9D">
            <w:pPr>
              <w:spacing w:after="0" w:line="240" w:lineRule="auto"/>
              <w:jc w:val="both"/>
              <w:rPr>
                <w:rFonts w:ascii="Times New Roman" w:eastAsia="Times New Roman" w:hAnsi="Times New Roman" w:cs="Times New Roman"/>
                <w:b/>
                <w:sz w:val="16"/>
                <w:szCs w:val="16"/>
              </w:rPr>
            </w:pPr>
            <w:r w:rsidRPr="00F80E9D">
              <w:rPr>
                <w:rFonts w:ascii="Times New Roman" w:eastAsia="Times New Roman" w:hAnsi="Times New Roman" w:cs="Times New Roman"/>
                <w:b/>
                <w:sz w:val="16"/>
                <w:szCs w:val="16"/>
              </w:rPr>
              <w:t xml:space="preserve">Note: New agriculture land means land where agriculture has not previously taken place. </w:t>
            </w:r>
          </w:p>
        </w:tc>
        <w:tc>
          <w:tcPr>
            <w:tcW w:w="5016" w:type="dxa"/>
          </w:tcPr>
          <w:p w:rsidR="00F80E9D" w:rsidRPr="00F80E9D" w:rsidRDefault="007D58E0" w:rsidP="00F80E9D">
            <w:pPr>
              <w:spacing w:after="0" w:line="240" w:lineRule="auto"/>
              <w:rPr>
                <w:rFonts w:ascii="Times New Roman" w:eastAsia="Times New Roman" w:hAnsi="Times New Roman" w:cs="Times New Roman"/>
                <w:i/>
                <w:sz w:val="24"/>
                <w:szCs w:val="24"/>
              </w:rPr>
            </w:pPr>
            <w:r w:rsidRPr="00F80E9D">
              <w:rPr>
                <w:rFonts w:ascii="Times New Roman" w:eastAsia="Times New Roman" w:hAnsi="Times New Roman" w:cs="Times New Roman"/>
                <w:sz w:val="24"/>
                <w:szCs w:val="24"/>
              </w:rPr>
              <w:t>Yes/no</w:t>
            </w:r>
          </w:p>
        </w:tc>
      </w:tr>
      <w:tr w:rsidR="00F80E9D" w:rsidRPr="00F80E9D" w:rsidTr="00C4066C">
        <w:tc>
          <w:tcPr>
            <w:tcW w:w="4452" w:type="dxa"/>
          </w:tcPr>
          <w:p w:rsidR="00F80E9D" w:rsidRPr="00F80E9D" w:rsidRDefault="00C84F4C"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sidR="00F80E9D" w:rsidRPr="00F80E9D">
              <w:rPr>
                <w:rFonts w:ascii="Times New Roman" w:eastAsia="Times New Roman" w:hAnsi="Times New Roman" w:cs="Times New Roman"/>
                <w:sz w:val="24"/>
                <w:szCs w:val="24"/>
              </w:rPr>
              <w:t xml:space="preserve"> (b) If yes, what is the size of this new </w:t>
            </w:r>
            <w:r w:rsidR="00F80E9D" w:rsidRPr="00F80E9D">
              <w:rPr>
                <w:rFonts w:ascii="Times New Roman" w:eastAsia="Times New Roman" w:hAnsi="Times New Roman" w:cs="Times New Roman"/>
                <w:sz w:val="24"/>
                <w:szCs w:val="24"/>
              </w:rPr>
              <w:lastRenderedPageBreak/>
              <w:t>land in hectares?</w:t>
            </w:r>
          </w:p>
          <w:p w:rsidR="00F80E9D" w:rsidRPr="00F80E9D" w:rsidRDefault="00F80E9D" w:rsidP="00F80E9D">
            <w:pPr>
              <w:spacing w:after="0" w:line="240" w:lineRule="auto"/>
              <w:rPr>
                <w:rFonts w:ascii="Times New Roman" w:eastAsia="Times New Roman" w:hAnsi="Times New Roman" w:cs="Times New Roman"/>
                <w:i/>
                <w:sz w:val="20"/>
                <w:szCs w:val="20"/>
              </w:rPr>
            </w:pPr>
            <w:r w:rsidRPr="00F80E9D">
              <w:rPr>
                <w:rFonts w:ascii="Times New Roman" w:eastAsia="Times New Roman" w:hAnsi="Times New Roman" w:cs="Times New Roman"/>
                <w:i/>
                <w:sz w:val="24"/>
                <w:szCs w:val="24"/>
              </w:rPr>
              <w:t xml:space="preserve"> </w:t>
            </w:r>
            <w:r w:rsidRPr="00F80E9D">
              <w:rPr>
                <w:rFonts w:ascii="Times New Roman" w:eastAsia="Times New Roman" w:hAnsi="Times New Roman" w:cs="Times New Roman"/>
                <w:i/>
                <w:sz w:val="20"/>
                <w:szCs w:val="20"/>
              </w:rPr>
              <w:t>(Remember 1 acre= 0.41 ha</w:t>
            </w:r>
          </w:p>
          <w:p w:rsidR="00F80E9D" w:rsidRPr="00F80E9D" w:rsidRDefault="00F80E9D" w:rsidP="00F80E9D">
            <w:pPr>
              <w:spacing w:after="0" w:line="240" w:lineRule="auto"/>
              <w:ind w:left="882" w:hanging="882"/>
              <w:jc w:val="both"/>
              <w:rPr>
                <w:rFonts w:ascii="Times New Roman" w:eastAsia="Times New Roman" w:hAnsi="Times New Roman" w:cs="Times New Roman"/>
                <w:sz w:val="24"/>
                <w:szCs w:val="24"/>
              </w:rPr>
            </w:pPr>
            <w:r w:rsidRPr="00F80E9D">
              <w:rPr>
                <w:rFonts w:ascii="Times New Roman" w:eastAsia="Times New Roman" w:hAnsi="Times New Roman" w:cs="Times New Roman"/>
                <w:i/>
                <w:sz w:val="20"/>
                <w:szCs w:val="20"/>
              </w:rPr>
              <w:t xml:space="preserve">                    1 lima=0.25 ha)</w:t>
            </w:r>
          </w:p>
        </w:tc>
        <w:tc>
          <w:tcPr>
            <w:tcW w:w="5016" w:type="dxa"/>
          </w:tcPr>
          <w:p w:rsidR="00F80E9D" w:rsidRPr="00F80E9D" w:rsidRDefault="00F80E9D" w:rsidP="00F80E9D">
            <w:pPr>
              <w:spacing w:after="0" w:line="240" w:lineRule="auto"/>
              <w:rPr>
                <w:rFonts w:ascii="Times New Roman" w:eastAsia="Times New Roman" w:hAnsi="Times New Roman" w:cs="Times New Roman"/>
                <w:sz w:val="24"/>
                <w:szCs w:val="24"/>
              </w:rPr>
            </w:pPr>
          </w:p>
        </w:tc>
      </w:tr>
      <w:tr w:rsidR="00F80E9D" w:rsidRPr="00F80E9D" w:rsidTr="00C4066C">
        <w:tc>
          <w:tcPr>
            <w:tcW w:w="4452" w:type="dxa"/>
          </w:tcPr>
          <w:p w:rsidR="00F80E9D" w:rsidRPr="00F80E9D" w:rsidRDefault="00C84F4C" w:rsidP="00F80E9D">
            <w:pPr>
              <w:spacing w:after="0" w:line="240" w:lineRule="auto"/>
              <w:ind w:left="882" w:hanging="8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3.6</w:t>
            </w:r>
            <w:r w:rsidR="00F80E9D" w:rsidRPr="00F80E9D">
              <w:rPr>
                <w:rFonts w:ascii="Times New Roman" w:eastAsia="Times New Roman" w:hAnsi="Times New Roman" w:cs="Times New Roman"/>
                <w:sz w:val="24"/>
                <w:szCs w:val="24"/>
              </w:rPr>
              <w:t xml:space="preserve"> (c) Under what tenure category is this particular </w:t>
            </w:r>
            <w:r w:rsidR="007D58E0">
              <w:rPr>
                <w:rFonts w:ascii="Times New Roman" w:eastAsia="Times New Roman" w:hAnsi="Times New Roman" w:cs="Times New Roman"/>
                <w:sz w:val="24"/>
                <w:szCs w:val="24"/>
              </w:rPr>
              <w:t xml:space="preserve">piece of </w:t>
            </w:r>
            <w:r w:rsidR="00F80E9D" w:rsidRPr="00F80E9D">
              <w:rPr>
                <w:rFonts w:ascii="Times New Roman" w:eastAsia="Times New Roman" w:hAnsi="Times New Roman" w:cs="Times New Roman"/>
                <w:sz w:val="24"/>
                <w:szCs w:val="24"/>
              </w:rPr>
              <w:t>land?</w:t>
            </w:r>
          </w:p>
        </w:tc>
        <w:tc>
          <w:tcPr>
            <w:tcW w:w="5016" w:type="dxa"/>
          </w:tcPr>
          <w:p w:rsidR="00F80E9D" w:rsidRPr="00F80E9D" w:rsidRDefault="00F80E9D" w:rsidP="00F80E9D">
            <w:pPr>
              <w:spacing w:after="0" w:line="240" w:lineRule="auto"/>
              <w:ind w:left="360" w:hanging="325"/>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Customary….…………………………..1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State land (including Forest and Game Management Area)….............................2</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 (Specify)…………………………3</w:t>
            </w:r>
          </w:p>
        </w:tc>
      </w:tr>
      <w:tr w:rsidR="00F80E9D" w:rsidRPr="00F80E9D" w:rsidTr="00C4066C">
        <w:tc>
          <w:tcPr>
            <w:tcW w:w="4452" w:type="dxa"/>
          </w:tcPr>
          <w:p w:rsidR="00F80E9D" w:rsidRPr="00F80E9D" w:rsidRDefault="00F80E9D" w:rsidP="00F80E9D">
            <w:pPr>
              <w:spacing w:after="0" w:line="240" w:lineRule="auto"/>
              <w:jc w:val="both"/>
              <w:rPr>
                <w:rFonts w:ascii="Times New Roman" w:eastAsia="Times New Roman" w:hAnsi="Times New Roman" w:cs="Times New Roman"/>
                <w:sz w:val="24"/>
                <w:szCs w:val="24"/>
              </w:rPr>
            </w:pPr>
          </w:p>
          <w:p w:rsidR="00F80E9D" w:rsidRPr="00F80E9D" w:rsidRDefault="00C84F4C" w:rsidP="00F80E9D">
            <w:pPr>
              <w:spacing w:after="0" w:line="240" w:lineRule="auto"/>
              <w:ind w:left="882" w:hanging="88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sidR="00F80E9D" w:rsidRPr="00F80E9D">
              <w:rPr>
                <w:rFonts w:ascii="Times New Roman" w:eastAsia="Times New Roman" w:hAnsi="Times New Roman" w:cs="Times New Roman"/>
                <w:sz w:val="24"/>
                <w:szCs w:val="24"/>
              </w:rPr>
              <w:t xml:space="preserve"> (d) Why did you have to open up new land?</w:t>
            </w:r>
          </w:p>
        </w:tc>
        <w:tc>
          <w:tcPr>
            <w:tcW w:w="5016" w:type="dxa"/>
          </w:tcPr>
          <w:tbl>
            <w:tblPr>
              <w:tblW w:w="4110" w:type="dxa"/>
              <w:tblLook w:val="04A0" w:firstRow="1" w:lastRow="0" w:firstColumn="1" w:lastColumn="0" w:noHBand="0" w:noVBand="1"/>
            </w:tblPr>
            <w:tblGrid>
              <w:gridCol w:w="4156"/>
            </w:tblGrid>
            <w:tr w:rsidR="00F80E9D" w:rsidRPr="00F80E9D" w:rsidTr="00C4066C">
              <w:trPr>
                <w:trHeight w:val="300"/>
              </w:trPr>
              <w:tc>
                <w:tcPr>
                  <w:tcW w:w="4110" w:type="dxa"/>
                  <w:tcBorders>
                    <w:top w:val="nil"/>
                    <w:left w:val="nil"/>
                    <w:bottom w:val="nil"/>
                    <w:right w:val="nil"/>
                  </w:tcBorders>
                  <w:shd w:val="clear" w:color="auto" w:fill="auto"/>
                  <w:noWrap/>
                  <w:vAlign w:val="bottom"/>
                  <w:hideMark/>
                </w:tcPr>
                <w:p w:rsidR="00F80E9D" w:rsidRPr="00F80E9D" w:rsidRDefault="00B11DCA" w:rsidP="00F80E9D">
                  <w:pPr>
                    <w:spacing w:after="0" w:line="240" w:lineRule="auto"/>
                    <w:rPr>
                      <w:rFonts w:ascii="Times New Roman" w:eastAsia="Times New Roman" w:hAnsi="Times New Roman" w:cs="Times New Roman"/>
                      <w:sz w:val="24"/>
                      <w:szCs w:val="24"/>
                      <w:lang w:val="en-ZW"/>
                    </w:rPr>
                  </w:pPr>
                  <w:r>
                    <w:rPr>
                      <w:rFonts w:ascii="Times New Roman" w:eastAsia="Times New Roman" w:hAnsi="Times New Roman" w:cs="Times New Roman"/>
                      <w:sz w:val="24"/>
                      <w:szCs w:val="24"/>
                      <w:lang w:val="en-ZW"/>
                    </w:rPr>
                    <w:t>Previous Land was small…………....</w:t>
                  </w:r>
                  <w:r w:rsidR="00F80E9D" w:rsidRPr="00F80E9D">
                    <w:rPr>
                      <w:rFonts w:ascii="Times New Roman" w:eastAsia="Times New Roman" w:hAnsi="Times New Roman" w:cs="Times New Roman"/>
                      <w:sz w:val="24"/>
                      <w:szCs w:val="24"/>
                      <w:lang w:val="en-ZW"/>
                    </w:rPr>
                    <w:t>1</w:t>
                  </w:r>
                </w:p>
              </w:tc>
            </w:tr>
            <w:tr w:rsidR="00F80E9D" w:rsidRPr="00F80E9D" w:rsidTr="00C4066C">
              <w:trPr>
                <w:trHeight w:val="300"/>
              </w:trPr>
              <w:tc>
                <w:tcPr>
                  <w:tcW w:w="4110" w:type="dxa"/>
                  <w:tcBorders>
                    <w:top w:val="nil"/>
                    <w:left w:val="nil"/>
                    <w:bottom w:val="nil"/>
                    <w:right w:val="nil"/>
                  </w:tcBorders>
                  <w:shd w:val="clear" w:color="auto" w:fill="auto"/>
                  <w:noWrap/>
                  <w:vAlign w:val="bottom"/>
                  <w:hideMark/>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Previous</w:t>
                  </w:r>
                  <w:r w:rsidR="00B11DCA">
                    <w:rPr>
                      <w:rFonts w:ascii="Times New Roman" w:eastAsia="Times New Roman" w:hAnsi="Times New Roman" w:cs="Times New Roman"/>
                      <w:sz w:val="24"/>
                      <w:szCs w:val="24"/>
                      <w:lang w:val="en-ZW"/>
                    </w:rPr>
                    <w:t xml:space="preserve"> land lost fertility……….…...</w:t>
                  </w:r>
                  <w:r w:rsidRPr="00F80E9D">
                    <w:rPr>
                      <w:rFonts w:ascii="Times New Roman" w:eastAsia="Times New Roman" w:hAnsi="Times New Roman" w:cs="Times New Roman"/>
                      <w:sz w:val="24"/>
                      <w:szCs w:val="24"/>
                      <w:lang w:val="en-ZW"/>
                    </w:rPr>
                    <w:t>2</w:t>
                  </w:r>
                </w:p>
              </w:tc>
            </w:tr>
            <w:tr w:rsidR="00F80E9D" w:rsidRPr="00F80E9D" w:rsidTr="00C4066C">
              <w:trPr>
                <w:trHeight w:val="300"/>
              </w:trPr>
              <w:tc>
                <w:tcPr>
                  <w:tcW w:w="4110" w:type="dxa"/>
                  <w:tcBorders>
                    <w:top w:val="nil"/>
                    <w:left w:val="nil"/>
                    <w:bottom w:val="nil"/>
                    <w:right w:val="nil"/>
                  </w:tcBorders>
                  <w:shd w:val="clear" w:color="auto" w:fill="auto"/>
                  <w:noWrap/>
                  <w:vAlign w:val="bottom"/>
                  <w:hideMark/>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Wanted to have my o</w:t>
                  </w:r>
                  <w:r w:rsidR="00B11DCA">
                    <w:rPr>
                      <w:rFonts w:ascii="Times New Roman" w:eastAsia="Times New Roman" w:hAnsi="Times New Roman" w:cs="Times New Roman"/>
                      <w:sz w:val="24"/>
                      <w:szCs w:val="24"/>
                      <w:lang w:val="en-ZW"/>
                    </w:rPr>
                    <w:t>wn piece of land…………………………………..</w:t>
                  </w:r>
                  <w:r w:rsidRPr="00F80E9D">
                    <w:rPr>
                      <w:rFonts w:ascii="Times New Roman" w:eastAsia="Times New Roman" w:hAnsi="Times New Roman" w:cs="Times New Roman"/>
                      <w:sz w:val="24"/>
                      <w:szCs w:val="24"/>
                      <w:lang w:val="en-ZW"/>
                    </w:rPr>
                    <w:t>3</w:t>
                  </w:r>
                </w:p>
              </w:tc>
            </w:tr>
            <w:tr w:rsidR="00F80E9D" w:rsidRPr="00F80E9D" w:rsidTr="00C4066C">
              <w:trPr>
                <w:trHeight w:val="300"/>
              </w:trPr>
              <w:tc>
                <w:tcPr>
                  <w:tcW w:w="4110" w:type="dxa"/>
                  <w:tcBorders>
                    <w:top w:val="nil"/>
                    <w:left w:val="nil"/>
                    <w:bottom w:val="nil"/>
                    <w:right w:val="nil"/>
                  </w:tcBorders>
                  <w:shd w:val="clear" w:color="auto" w:fill="auto"/>
                  <w:noWrap/>
                  <w:vAlign w:val="bottom"/>
                  <w:hideMark/>
                </w:tcPr>
                <w:p w:rsidR="00F80E9D" w:rsidRPr="00F80E9D" w:rsidRDefault="00B11DCA" w:rsidP="00F80E9D">
                  <w:pPr>
                    <w:spacing w:after="0" w:line="240" w:lineRule="auto"/>
                    <w:rPr>
                      <w:rFonts w:ascii="Times New Roman" w:eastAsia="Times New Roman" w:hAnsi="Times New Roman" w:cs="Times New Roman"/>
                      <w:sz w:val="24"/>
                      <w:szCs w:val="24"/>
                      <w:lang w:val="en-ZW"/>
                    </w:rPr>
                  </w:pPr>
                  <w:r>
                    <w:rPr>
                      <w:rFonts w:ascii="Times New Roman" w:eastAsia="Times New Roman" w:hAnsi="Times New Roman" w:cs="Times New Roman"/>
                      <w:sz w:val="24"/>
                      <w:szCs w:val="24"/>
                      <w:lang w:val="en-ZW"/>
                    </w:rPr>
                    <w:t>Previous land was taken away………</w:t>
                  </w:r>
                  <w:r w:rsidR="00F80E9D" w:rsidRPr="00F80E9D">
                    <w:rPr>
                      <w:rFonts w:ascii="Times New Roman" w:eastAsia="Times New Roman" w:hAnsi="Times New Roman" w:cs="Times New Roman"/>
                      <w:sz w:val="24"/>
                      <w:szCs w:val="24"/>
                      <w:lang w:val="en-ZW"/>
                    </w:rPr>
                    <w:t>4</w:t>
                  </w:r>
                </w:p>
              </w:tc>
            </w:tr>
            <w:tr w:rsidR="00F80E9D" w:rsidRPr="00F80E9D" w:rsidTr="00C4066C">
              <w:trPr>
                <w:trHeight w:val="300"/>
              </w:trPr>
              <w:tc>
                <w:tcPr>
                  <w:tcW w:w="4110" w:type="dxa"/>
                  <w:tcBorders>
                    <w:top w:val="nil"/>
                    <w:left w:val="nil"/>
                    <w:bottom w:val="nil"/>
                    <w:right w:val="nil"/>
                  </w:tcBorders>
                  <w:shd w:val="clear" w:color="auto" w:fill="auto"/>
                  <w:noWrap/>
                  <w:vAlign w:val="bottom"/>
                  <w:hideMark/>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Want</w:t>
                  </w:r>
                  <w:r w:rsidR="00B11DCA">
                    <w:rPr>
                      <w:rFonts w:ascii="Times New Roman" w:eastAsia="Times New Roman" w:hAnsi="Times New Roman" w:cs="Times New Roman"/>
                      <w:sz w:val="24"/>
                      <w:szCs w:val="24"/>
                      <w:lang w:val="en-ZW"/>
                    </w:rPr>
                    <w:t>ed to be away from livestock…..</w:t>
                  </w:r>
                  <w:r w:rsidRPr="00F80E9D">
                    <w:rPr>
                      <w:rFonts w:ascii="Times New Roman" w:eastAsia="Times New Roman" w:hAnsi="Times New Roman" w:cs="Times New Roman"/>
                      <w:sz w:val="24"/>
                      <w:szCs w:val="24"/>
                      <w:lang w:val="en-ZW"/>
                    </w:rPr>
                    <w:t>5</w:t>
                  </w:r>
                </w:p>
              </w:tc>
            </w:tr>
            <w:tr w:rsidR="00F80E9D" w:rsidRPr="00F80E9D" w:rsidTr="00C4066C">
              <w:trPr>
                <w:trHeight w:val="300"/>
              </w:trPr>
              <w:tc>
                <w:tcPr>
                  <w:tcW w:w="4110" w:type="dxa"/>
                  <w:tcBorders>
                    <w:top w:val="nil"/>
                    <w:left w:val="nil"/>
                    <w:bottom w:val="nil"/>
                    <w:right w:val="nil"/>
                  </w:tcBorders>
                  <w:shd w:val="clear" w:color="auto" w:fill="auto"/>
                  <w:noWrap/>
                  <w:vAlign w:val="bottom"/>
                  <w:hideMark/>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Wan</w:t>
                  </w:r>
                  <w:r w:rsidR="00B11DCA">
                    <w:rPr>
                      <w:rFonts w:ascii="Times New Roman" w:eastAsia="Times New Roman" w:hAnsi="Times New Roman" w:cs="Times New Roman"/>
                      <w:sz w:val="24"/>
                      <w:szCs w:val="24"/>
                      <w:lang w:val="en-ZW"/>
                    </w:rPr>
                    <w:t>ted to be closer to forests……….</w:t>
                  </w:r>
                  <w:r w:rsidRPr="00F80E9D">
                    <w:rPr>
                      <w:rFonts w:ascii="Times New Roman" w:eastAsia="Times New Roman" w:hAnsi="Times New Roman" w:cs="Times New Roman"/>
                      <w:sz w:val="24"/>
                      <w:szCs w:val="24"/>
                      <w:lang w:val="en-ZW"/>
                    </w:rPr>
                    <w:t>7</w:t>
                  </w:r>
                </w:p>
              </w:tc>
            </w:tr>
            <w:tr w:rsidR="00F80E9D" w:rsidRPr="00F80E9D" w:rsidTr="00C4066C">
              <w:trPr>
                <w:trHeight w:val="300"/>
              </w:trPr>
              <w:tc>
                <w:tcPr>
                  <w:tcW w:w="4110" w:type="dxa"/>
                  <w:tcBorders>
                    <w:top w:val="nil"/>
                    <w:left w:val="nil"/>
                    <w:bottom w:val="nil"/>
                    <w:right w:val="nil"/>
                  </w:tcBorders>
                  <w:shd w:val="clear" w:color="auto" w:fill="auto"/>
                  <w:noWrap/>
                  <w:vAlign w:val="bottom"/>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Shift</w:t>
                  </w:r>
                  <w:r w:rsidR="00B11DCA">
                    <w:rPr>
                      <w:rFonts w:ascii="Times New Roman" w:eastAsia="Times New Roman" w:hAnsi="Times New Roman" w:cs="Times New Roman"/>
                      <w:sz w:val="24"/>
                      <w:szCs w:val="24"/>
                      <w:lang w:val="en-ZW"/>
                    </w:rPr>
                    <w:t>ed to this community recently….</w:t>
                  </w:r>
                  <w:r w:rsidRPr="00F80E9D">
                    <w:rPr>
                      <w:rFonts w:ascii="Times New Roman" w:eastAsia="Times New Roman" w:hAnsi="Times New Roman" w:cs="Times New Roman"/>
                      <w:sz w:val="24"/>
                      <w:szCs w:val="24"/>
                      <w:lang w:val="en-ZW"/>
                    </w:rPr>
                    <w:t>8</w:t>
                  </w:r>
                </w:p>
              </w:tc>
            </w:tr>
            <w:tr w:rsidR="00F80E9D" w:rsidRPr="00F80E9D" w:rsidTr="00C4066C">
              <w:trPr>
                <w:trHeight w:val="300"/>
              </w:trPr>
              <w:tc>
                <w:tcPr>
                  <w:tcW w:w="4110" w:type="dxa"/>
                  <w:tcBorders>
                    <w:top w:val="nil"/>
                    <w:left w:val="nil"/>
                    <w:bottom w:val="nil"/>
                    <w:right w:val="nil"/>
                  </w:tcBorders>
                  <w:shd w:val="clear" w:color="auto" w:fill="auto"/>
                  <w:noWrap/>
                  <w:vAlign w:val="bottom"/>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 xml:space="preserve">Running away from </w:t>
                  </w:r>
                  <w:r w:rsidR="00B11DCA">
                    <w:rPr>
                      <w:rFonts w:ascii="Times New Roman" w:eastAsia="Times New Roman" w:hAnsi="Times New Roman" w:cs="Times New Roman"/>
                      <w:sz w:val="24"/>
                      <w:szCs w:val="24"/>
                      <w:lang w:val="en-ZW"/>
                    </w:rPr>
                    <w:t>land disputes.…..</w:t>
                  </w:r>
                  <w:r w:rsidRPr="00F80E9D">
                    <w:rPr>
                      <w:rFonts w:ascii="Times New Roman" w:eastAsia="Times New Roman" w:hAnsi="Times New Roman" w:cs="Times New Roman"/>
                      <w:sz w:val="24"/>
                      <w:szCs w:val="24"/>
                      <w:lang w:val="en-ZW"/>
                    </w:rPr>
                    <w:t>9</w:t>
                  </w:r>
                </w:p>
              </w:tc>
            </w:tr>
            <w:tr w:rsidR="00F80E9D" w:rsidRPr="00F80E9D" w:rsidTr="00C4066C">
              <w:trPr>
                <w:trHeight w:val="300"/>
              </w:trPr>
              <w:tc>
                <w:tcPr>
                  <w:tcW w:w="4110" w:type="dxa"/>
                  <w:tcBorders>
                    <w:top w:val="nil"/>
                    <w:left w:val="nil"/>
                    <w:bottom w:val="nil"/>
                    <w:right w:val="nil"/>
                  </w:tcBorders>
                  <w:shd w:val="clear" w:color="auto" w:fill="auto"/>
                  <w:noWrap/>
                  <w:vAlign w:val="bottom"/>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I was displaced………….……………10</w:t>
                  </w:r>
                </w:p>
              </w:tc>
            </w:tr>
            <w:tr w:rsidR="00F80E9D" w:rsidRPr="00F80E9D" w:rsidTr="00C4066C">
              <w:trPr>
                <w:trHeight w:val="300"/>
              </w:trPr>
              <w:tc>
                <w:tcPr>
                  <w:tcW w:w="4110" w:type="dxa"/>
                  <w:tcBorders>
                    <w:top w:val="nil"/>
                    <w:left w:val="nil"/>
                    <w:bottom w:val="nil"/>
                    <w:right w:val="nil"/>
                  </w:tcBorders>
                  <w:shd w:val="clear" w:color="auto" w:fill="auto"/>
                  <w:noWrap/>
                  <w:vAlign w:val="bottom"/>
                </w:tcPr>
                <w:p w:rsidR="00F80E9D" w:rsidRPr="00F80E9D" w:rsidRDefault="00F80E9D" w:rsidP="00F80E9D">
                  <w:pPr>
                    <w:spacing w:after="0" w:line="240" w:lineRule="auto"/>
                    <w:rPr>
                      <w:rFonts w:ascii="Times New Roman" w:eastAsia="Times New Roman" w:hAnsi="Times New Roman" w:cs="Times New Roman"/>
                      <w:sz w:val="24"/>
                      <w:szCs w:val="24"/>
                      <w:lang w:val="en-ZW"/>
                    </w:rPr>
                  </w:pPr>
                  <w:r w:rsidRPr="00F80E9D">
                    <w:rPr>
                      <w:rFonts w:ascii="Times New Roman" w:eastAsia="Times New Roman" w:hAnsi="Times New Roman" w:cs="Times New Roman"/>
                      <w:sz w:val="24"/>
                      <w:szCs w:val="24"/>
                      <w:lang w:val="en-ZW"/>
                    </w:rPr>
                    <w:t>Others………………………………...11</w:t>
                  </w:r>
                </w:p>
              </w:tc>
            </w:tr>
            <w:tr w:rsidR="00F80E9D" w:rsidRPr="00F80E9D" w:rsidTr="00C4066C">
              <w:trPr>
                <w:trHeight w:val="300"/>
              </w:trPr>
              <w:tc>
                <w:tcPr>
                  <w:tcW w:w="4110" w:type="dxa"/>
                  <w:tcBorders>
                    <w:top w:val="nil"/>
                    <w:left w:val="nil"/>
                    <w:bottom w:val="nil"/>
                    <w:right w:val="nil"/>
                  </w:tcBorders>
                  <w:shd w:val="clear" w:color="auto" w:fill="auto"/>
                  <w:noWrap/>
                  <w:vAlign w:val="bottom"/>
                </w:tcPr>
                <w:p w:rsidR="00F80E9D" w:rsidRPr="00F80E9D" w:rsidRDefault="00F80E9D" w:rsidP="00F80E9D">
                  <w:pPr>
                    <w:spacing w:after="0" w:line="240" w:lineRule="auto"/>
                    <w:rPr>
                      <w:rFonts w:ascii="Times New Roman" w:eastAsia="Times New Roman" w:hAnsi="Times New Roman" w:cs="Times New Roman"/>
                      <w:sz w:val="24"/>
                      <w:szCs w:val="24"/>
                      <w:lang w:val="en-ZW"/>
                    </w:rPr>
                  </w:pPr>
                </w:p>
              </w:tc>
            </w:tr>
          </w:tbl>
          <w:p w:rsidR="00F80E9D" w:rsidRPr="00F80E9D" w:rsidRDefault="00F80E9D" w:rsidP="00F80E9D">
            <w:pPr>
              <w:spacing w:after="0" w:line="240" w:lineRule="auto"/>
              <w:ind w:left="360" w:hanging="325"/>
              <w:rPr>
                <w:rFonts w:ascii="Times New Roman" w:eastAsia="Times New Roman" w:hAnsi="Times New Roman" w:cs="Times New Roman"/>
                <w:sz w:val="24"/>
                <w:szCs w:val="24"/>
              </w:rPr>
            </w:pPr>
          </w:p>
        </w:tc>
      </w:tr>
      <w:tr w:rsidR="00F80E9D" w:rsidRPr="00F80E9D" w:rsidTr="00C4066C">
        <w:tc>
          <w:tcPr>
            <w:tcW w:w="4452" w:type="dxa"/>
          </w:tcPr>
          <w:p w:rsidR="00F80E9D" w:rsidRPr="00F80E9D" w:rsidRDefault="00C84F4C" w:rsidP="00F80E9D">
            <w:pPr>
              <w:autoSpaceDE w:val="0"/>
              <w:autoSpaceDN w:val="0"/>
              <w:adjustRightInd w:val="0"/>
              <w:spacing w:after="0" w:line="240" w:lineRule="auto"/>
              <w:ind w:left="432" w:hanging="43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 </w:t>
            </w:r>
            <w:r w:rsidR="00F80E9D" w:rsidRPr="00F80E9D">
              <w:rPr>
                <w:rFonts w:ascii="Times New Roman" w:eastAsia="Times New Roman" w:hAnsi="Times New Roman" w:cs="Times New Roman"/>
                <w:sz w:val="24"/>
                <w:szCs w:val="24"/>
              </w:rPr>
              <w:t>What is the distance from the village center to the nearest …</w:t>
            </w:r>
          </w:p>
          <w:p w:rsidR="00F80E9D" w:rsidRDefault="00F80E9D" w:rsidP="00F80E9D">
            <w:pPr>
              <w:spacing w:after="0" w:line="240" w:lineRule="auto"/>
              <w:ind w:left="432"/>
              <w:jc w:val="both"/>
              <w:rPr>
                <w:rFonts w:ascii="Times New Roman" w:eastAsia="Times New Roman" w:hAnsi="Times New Roman" w:cs="Times New Roman"/>
                <w:sz w:val="20"/>
                <w:szCs w:val="20"/>
              </w:rPr>
            </w:pPr>
            <w:r w:rsidRPr="00F80E9D">
              <w:rPr>
                <w:rFonts w:ascii="Times New Roman" w:eastAsia="Times New Roman" w:hAnsi="Times New Roman" w:cs="Times New Roman"/>
                <w:sz w:val="20"/>
                <w:szCs w:val="20"/>
              </w:rPr>
              <w:t xml:space="preserve">(in </w:t>
            </w:r>
            <w:r w:rsidRPr="00F80E9D">
              <w:rPr>
                <w:rFonts w:ascii="Times New Roman" w:eastAsia="Times New Roman" w:hAnsi="Times New Roman" w:cs="Times New Roman"/>
                <w:i/>
                <w:iCs/>
                <w:sz w:val="20"/>
                <w:szCs w:val="20"/>
              </w:rPr>
              <w:t xml:space="preserve">km </w:t>
            </w:r>
            <w:r w:rsidRPr="00F80E9D">
              <w:rPr>
                <w:rFonts w:ascii="Times New Roman" w:eastAsia="Times New Roman" w:hAnsi="Times New Roman" w:cs="Times New Roman"/>
                <w:sz w:val="20"/>
                <w:szCs w:val="20"/>
              </w:rPr>
              <w:t xml:space="preserve">and in </w:t>
            </w:r>
            <w:r w:rsidRPr="00F80E9D">
              <w:rPr>
                <w:rFonts w:ascii="Times New Roman" w:eastAsia="Times New Roman" w:hAnsi="Times New Roman" w:cs="Times New Roman"/>
                <w:i/>
                <w:iCs/>
                <w:sz w:val="20"/>
                <w:szCs w:val="20"/>
              </w:rPr>
              <w:t xml:space="preserve">minutes </w:t>
            </w:r>
            <w:r w:rsidRPr="00F80E9D">
              <w:rPr>
                <w:rFonts w:ascii="Times New Roman" w:eastAsia="Times New Roman" w:hAnsi="Times New Roman" w:cs="Times New Roman"/>
                <w:sz w:val="20"/>
                <w:szCs w:val="20"/>
              </w:rPr>
              <w:t xml:space="preserve">by </w:t>
            </w:r>
            <w:r w:rsidRPr="00F80E9D">
              <w:rPr>
                <w:rFonts w:ascii="Times New Roman" w:eastAsia="Times New Roman" w:hAnsi="Times New Roman" w:cs="Times New Roman"/>
                <w:i/>
                <w:iCs/>
                <w:sz w:val="20"/>
                <w:szCs w:val="20"/>
              </w:rPr>
              <w:t>most common means of transport</w:t>
            </w:r>
            <w:r w:rsidRPr="00F80E9D">
              <w:rPr>
                <w:rFonts w:ascii="Times New Roman" w:eastAsia="Times New Roman" w:hAnsi="Times New Roman" w:cs="Times New Roman"/>
                <w:sz w:val="20"/>
                <w:szCs w:val="20"/>
              </w:rPr>
              <w:t>)</w:t>
            </w:r>
          </w:p>
          <w:p w:rsidR="00827C68" w:rsidRDefault="00827C68" w:rsidP="00F80E9D">
            <w:pPr>
              <w:spacing w:after="0" w:line="240" w:lineRule="auto"/>
              <w:ind w:left="432"/>
              <w:jc w:val="both"/>
              <w:rPr>
                <w:rFonts w:ascii="Times New Roman" w:eastAsia="Times New Roman" w:hAnsi="Times New Roman" w:cs="Times New Roman"/>
                <w:sz w:val="20"/>
                <w:szCs w:val="20"/>
              </w:rPr>
            </w:pPr>
          </w:p>
          <w:p w:rsidR="00827C68" w:rsidRPr="00827C68" w:rsidRDefault="00827C68" w:rsidP="00F80E9D">
            <w:pPr>
              <w:spacing w:after="0" w:line="240" w:lineRule="auto"/>
              <w:ind w:left="432"/>
              <w:jc w:val="both"/>
              <w:rPr>
                <w:rFonts w:ascii="Times New Roman" w:eastAsia="Times New Roman" w:hAnsi="Times New Roman" w:cs="Times New Roman"/>
                <w:b/>
                <w:sz w:val="20"/>
                <w:szCs w:val="20"/>
              </w:rPr>
            </w:pPr>
            <w:r w:rsidRPr="00827C68">
              <w:rPr>
                <w:rFonts w:ascii="Times New Roman" w:eastAsia="Times New Roman" w:hAnsi="Times New Roman" w:cs="Times New Roman"/>
                <w:b/>
                <w:sz w:val="20"/>
                <w:szCs w:val="20"/>
              </w:rPr>
              <w:t xml:space="preserve">PS: the village center should be a major land mark </w:t>
            </w:r>
            <w:r w:rsidR="007D58E0" w:rsidRPr="00827C68">
              <w:rPr>
                <w:rFonts w:ascii="Times New Roman" w:eastAsia="Times New Roman" w:hAnsi="Times New Roman" w:cs="Times New Roman"/>
                <w:b/>
                <w:sz w:val="20"/>
                <w:szCs w:val="20"/>
              </w:rPr>
              <w:t>e.g.</w:t>
            </w:r>
            <w:r w:rsidR="007D58E0">
              <w:rPr>
                <w:rFonts w:ascii="Times New Roman" w:eastAsia="Times New Roman" w:hAnsi="Times New Roman" w:cs="Times New Roman"/>
                <w:b/>
                <w:sz w:val="20"/>
                <w:szCs w:val="20"/>
              </w:rPr>
              <w:t>,</w:t>
            </w:r>
            <w:r w:rsidRPr="00827C68">
              <w:rPr>
                <w:rFonts w:ascii="Times New Roman" w:eastAsia="Times New Roman" w:hAnsi="Times New Roman" w:cs="Times New Roman"/>
                <w:b/>
                <w:sz w:val="20"/>
                <w:szCs w:val="20"/>
              </w:rPr>
              <w:t xml:space="preserve"> the chiefs palace or a village meeting place</w:t>
            </w:r>
          </w:p>
        </w:tc>
        <w:tc>
          <w:tcPr>
            <w:tcW w:w="5016" w:type="dxa"/>
          </w:tcPr>
          <w:p w:rsidR="00F80E9D" w:rsidRPr="00F80E9D" w:rsidRDefault="00F80E9D" w:rsidP="00F80E9D">
            <w:pPr>
              <w:numPr>
                <w:ilvl w:val="0"/>
                <w:numId w:val="1"/>
              </w:numPr>
              <w:spacing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District market</w:t>
            </w:r>
          </w:p>
          <w:p w:rsidR="00F80E9D" w:rsidRPr="00F80E9D" w:rsidRDefault="00F80E9D" w:rsidP="00F80E9D">
            <w:pPr>
              <w:spacing w:after="0" w:line="240" w:lineRule="auto"/>
              <w:ind w:left="395"/>
              <w:contextualSpacing/>
              <w:rPr>
                <w:rFonts w:ascii="Times New Roman" w:eastAsia="Times New Roman" w:hAnsi="Times New Roman" w:cs="Times New Roman"/>
                <w:sz w:val="24"/>
                <w:szCs w:val="24"/>
              </w:rPr>
            </w:pPr>
          </w:p>
          <w:p w:rsidR="00F80E9D" w:rsidRPr="00F80E9D" w:rsidRDefault="00F80E9D" w:rsidP="00F80E9D">
            <w:pPr>
              <w:spacing w:after="0" w:line="240" w:lineRule="auto"/>
              <w:ind w:left="395"/>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Km…………..Minutes……………</w:t>
            </w:r>
          </w:p>
          <w:p w:rsidR="00F80E9D" w:rsidRPr="00F80E9D" w:rsidRDefault="00F80E9D" w:rsidP="00F80E9D">
            <w:pPr>
              <w:spacing w:after="0" w:line="240" w:lineRule="auto"/>
              <w:ind w:left="395"/>
              <w:contextualSpacing/>
              <w:rPr>
                <w:rFonts w:ascii="Times New Roman" w:eastAsia="Times New Roman" w:hAnsi="Times New Roman" w:cs="Times New Roman"/>
                <w:sz w:val="24"/>
                <w:szCs w:val="24"/>
              </w:rPr>
            </w:pPr>
          </w:p>
          <w:p w:rsidR="00F80E9D" w:rsidRPr="00F80E9D" w:rsidRDefault="00F80E9D" w:rsidP="00F80E9D">
            <w:pPr>
              <w:numPr>
                <w:ilvl w:val="0"/>
                <w:numId w:val="1"/>
              </w:numPr>
              <w:spacing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Market where agric. products are sold</w:t>
            </w:r>
          </w:p>
          <w:p w:rsidR="00F80E9D" w:rsidRPr="00F80E9D" w:rsidRDefault="00F80E9D" w:rsidP="00F80E9D">
            <w:pPr>
              <w:spacing w:after="0" w:line="240" w:lineRule="auto"/>
              <w:ind w:left="395"/>
              <w:contextualSpacing/>
              <w:rPr>
                <w:rFonts w:ascii="Times New Roman" w:eastAsia="Times New Roman" w:hAnsi="Times New Roman" w:cs="Times New Roman"/>
                <w:sz w:val="24"/>
                <w:szCs w:val="24"/>
              </w:rPr>
            </w:pPr>
          </w:p>
          <w:p w:rsidR="00F80E9D" w:rsidRPr="00F80E9D" w:rsidRDefault="00F80E9D" w:rsidP="00F80E9D">
            <w:pPr>
              <w:spacing w:after="0" w:line="240" w:lineRule="auto"/>
              <w:ind w:left="395"/>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Km…………..Minutes…………….</w:t>
            </w:r>
          </w:p>
          <w:p w:rsidR="00F80E9D" w:rsidRPr="00F80E9D" w:rsidRDefault="00F80E9D" w:rsidP="00A47911">
            <w:pPr>
              <w:spacing w:after="0" w:line="240" w:lineRule="auto"/>
              <w:rPr>
                <w:rFonts w:ascii="Times New Roman" w:eastAsia="Times New Roman" w:hAnsi="Times New Roman" w:cs="Times New Roman"/>
                <w:sz w:val="24"/>
                <w:szCs w:val="24"/>
              </w:rPr>
            </w:pPr>
          </w:p>
        </w:tc>
      </w:tr>
      <w:tr w:rsidR="00F80E9D" w:rsidRPr="00F80E9D" w:rsidTr="00C4066C">
        <w:tc>
          <w:tcPr>
            <w:tcW w:w="4452" w:type="dxa"/>
          </w:tcPr>
          <w:p w:rsidR="00F80E9D" w:rsidRPr="00F80E9D" w:rsidRDefault="00C84F4C" w:rsidP="00F80E9D">
            <w:pPr>
              <w:autoSpaceDE w:val="0"/>
              <w:autoSpaceDN w:val="0"/>
              <w:adjustRightInd w:val="0"/>
              <w:spacing w:after="0" w:line="240" w:lineRule="auto"/>
              <w:ind w:left="522"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r w:rsidR="00F80E9D" w:rsidRPr="00F80E9D">
              <w:rPr>
                <w:rFonts w:ascii="Times New Roman" w:eastAsia="Times New Roman" w:hAnsi="Times New Roman" w:cs="Times New Roman"/>
                <w:sz w:val="24"/>
                <w:szCs w:val="24"/>
              </w:rPr>
              <w:t xml:space="preserve"> Do you have access to formal credit </w:t>
            </w:r>
            <w:r w:rsidR="00F80E9D" w:rsidRPr="00F80E9D">
              <w:rPr>
                <w:rFonts w:ascii="Times New Roman" w:eastAsia="Times New Roman" w:hAnsi="Times New Roman" w:cs="Times New Roman"/>
                <w:sz w:val="20"/>
                <w:szCs w:val="20"/>
              </w:rPr>
              <w:t>(</w:t>
            </w:r>
            <w:r w:rsidR="00F80E9D" w:rsidRPr="00F80E9D">
              <w:rPr>
                <w:rFonts w:ascii="Times New Roman" w:eastAsia="Times New Roman" w:hAnsi="Times New Roman" w:cs="Times New Roman"/>
                <w:i/>
                <w:iCs/>
                <w:sz w:val="20"/>
                <w:szCs w:val="20"/>
              </w:rPr>
              <w:t>Yes or no</w:t>
            </w:r>
            <w:r w:rsidR="00F80E9D" w:rsidRPr="00F80E9D">
              <w:rPr>
                <w:rFonts w:ascii="Times New Roman" w:eastAsia="Times New Roman" w:hAnsi="Times New Roman" w:cs="Times New Roman"/>
                <w:sz w:val="20"/>
                <w:szCs w:val="20"/>
              </w:rPr>
              <w:t>)?  if no, go to Q3.14</w:t>
            </w:r>
          </w:p>
        </w:tc>
        <w:tc>
          <w:tcPr>
            <w:tcW w:w="5016" w:type="dxa"/>
          </w:tcPr>
          <w:p w:rsidR="00F80E9D" w:rsidRPr="00F80E9D" w:rsidRDefault="00F80E9D" w:rsidP="00F80E9D">
            <w:pPr>
              <w:spacing w:before="240"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Cs/>
                <w:sz w:val="24"/>
                <w:szCs w:val="24"/>
              </w:rPr>
              <w:t>……………………………………..</w:t>
            </w:r>
            <w:r w:rsidRPr="00F80E9D">
              <w:rPr>
                <w:rFonts w:ascii="Times New Roman" w:eastAsia="Times New Roman" w:hAnsi="Times New Roman" w:cs="Times New Roman"/>
                <w:i/>
                <w:iCs/>
                <w:sz w:val="24"/>
                <w:szCs w:val="24"/>
              </w:rPr>
              <w:t>Yes or no</w:t>
            </w:r>
          </w:p>
        </w:tc>
      </w:tr>
      <w:tr w:rsidR="00F80E9D" w:rsidRPr="00F80E9D" w:rsidTr="00C4066C">
        <w:tc>
          <w:tcPr>
            <w:tcW w:w="4452" w:type="dxa"/>
          </w:tcPr>
          <w:p w:rsidR="00F80E9D" w:rsidRPr="00F80E9D" w:rsidRDefault="00C84F4C" w:rsidP="00073694">
            <w:pPr>
              <w:autoSpaceDE w:val="0"/>
              <w:autoSpaceDN w:val="0"/>
              <w:adjustRightInd w:val="0"/>
              <w:spacing w:after="0" w:line="240" w:lineRule="auto"/>
              <w:ind w:left="522"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r w:rsidR="00F80E9D" w:rsidRPr="00F80E9D">
              <w:rPr>
                <w:rFonts w:ascii="Times New Roman" w:eastAsia="Times New Roman" w:hAnsi="Times New Roman" w:cs="Times New Roman"/>
                <w:sz w:val="24"/>
                <w:szCs w:val="24"/>
              </w:rPr>
              <w:t xml:space="preserve"> If yes, what type of credit facilities do you have?</w:t>
            </w:r>
            <w:r w:rsidR="00073694">
              <w:rPr>
                <w:rFonts w:ascii="Times New Roman" w:eastAsia="Times New Roman" w:hAnsi="Times New Roman" w:cs="Times New Roman"/>
                <w:sz w:val="24"/>
                <w:szCs w:val="24"/>
              </w:rPr>
              <w:t xml:space="preserve"> </w:t>
            </w:r>
            <w:r w:rsidR="00BC23A0" w:rsidRPr="00BC23A0">
              <w:rPr>
                <w:rFonts w:ascii="Times New Roman" w:eastAsia="Times New Roman" w:hAnsi="Times New Roman" w:cs="Times New Roman"/>
                <w:i/>
                <w:sz w:val="20"/>
                <w:szCs w:val="20"/>
              </w:rPr>
              <w:t xml:space="preserve">Access to credit </w:t>
            </w:r>
            <w:r w:rsidR="00BC23A0" w:rsidRPr="00BC23A0">
              <w:rPr>
                <w:rFonts w:ascii="Times New Roman" w:eastAsia="Times New Roman" w:hAnsi="Times New Roman" w:cs="Times New Roman"/>
                <w:b/>
                <w:i/>
                <w:sz w:val="20"/>
                <w:szCs w:val="20"/>
                <w:u w:val="single"/>
              </w:rPr>
              <w:t>may</w:t>
            </w:r>
            <w:r w:rsidR="00BC23A0">
              <w:rPr>
                <w:rFonts w:ascii="Times New Roman" w:eastAsia="Times New Roman" w:hAnsi="Times New Roman" w:cs="Times New Roman"/>
                <w:i/>
                <w:sz w:val="20"/>
                <w:szCs w:val="20"/>
              </w:rPr>
              <w:t xml:space="preserve"> influence agriculture expansion. </w:t>
            </w:r>
            <w:r w:rsidR="00073694" w:rsidRPr="00073694">
              <w:rPr>
                <w:rFonts w:ascii="Times New Roman" w:eastAsia="Times New Roman" w:hAnsi="Times New Roman" w:cs="Times New Roman"/>
                <w:i/>
                <w:sz w:val="20"/>
                <w:szCs w:val="20"/>
              </w:rPr>
              <w:t>There is need for</w:t>
            </w:r>
            <w:r w:rsidR="00073694">
              <w:rPr>
                <w:rFonts w:ascii="Times New Roman" w:eastAsia="Times New Roman" w:hAnsi="Times New Roman" w:cs="Times New Roman"/>
                <w:sz w:val="24"/>
                <w:szCs w:val="24"/>
              </w:rPr>
              <w:t xml:space="preserve"> c</w:t>
            </w:r>
            <w:r w:rsidR="00073694" w:rsidRPr="00073694">
              <w:rPr>
                <w:rFonts w:ascii="Times New Roman" w:eastAsia="Times New Roman" w:hAnsi="Times New Roman" w:cs="Times New Roman"/>
                <w:i/>
                <w:sz w:val="20"/>
                <w:szCs w:val="20"/>
              </w:rPr>
              <w:t>redit facilities that promote environmental sustainability</w:t>
            </w:r>
            <w:r w:rsidR="00073694">
              <w:rPr>
                <w:rFonts w:ascii="Times New Roman" w:eastAsia="Times New Roman" w:hAnsi="Times New Roman" w:cs="Times New Roman"/>
                <w:i/>
                <w:sz w:val="20"/>
                <w:szCs w:val="20"/>
              </w:rPr>
              <w:t>.</w:t>
            </w:r>
          </w:p>
        </w:tc>
        <w:tc>
          <w:tcPr>
            <w:tcW w:w="5016" w:type="dxa"/>
          </w:tcPr>
          <w:p w:rsidR="00F80E9D" w:rsidRPr="00F80E9D" w:rsidRDefault="00F80E9D" w:rsidP="00F80E9D">
            <w:pPr>
              <w:spacing w:before="240" w:after="0" w:line="240" w:lineRule="auto"/>
              <w:rPr>
                <w:rFonts w:ascii="Times New Roman" w:eastAsia="Times New Roman" w:hAnsi="Times New Roman" w:cs="Times New Roman"/>
                <w:iCs/>
                <w:sz w:val="24"/>
                <w:szCs w:val="24"/>
              </w:rPr>
            </w:pPr>
            <w:r w:rsidRPr="00F80E9D">
              <w:rPr>
                <w:rFonts w:ascii="Times New Roman" w:eastAsia="Times New Roman" w:hAnsi="Times New Roman" w:cs="Times New Roman"/>
                <w:iCs/>
                <w:sz w:val="24"/>
                <w:szCs w:val="24"/>
              </w:rPr>
              <w:t>Government provided credit………………..1</w:t>
            </w:r>
          </w:p>
          <w:p w:rsidR="00F80E9D" w:rsidRPr="00F80E9D" w:rsidRDefault="00F80E9D" w:rsidP="00F80E9D">
            <w:pPr>
              <w:spacing w:before="240"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Cs/>
                <w:sz w:val="24"/>
                <w:szCs w:val="24"/>
              </w:rPr>
              <w:t>Private bank operating in the village</w:t>
            </w:r>
            <w:r w:rsidR="007B232B">
              <w:rPr>
                <w:rFonts w:ascii="Times New Roman" w:eastAsia="Times New Roman" w:hAnsi="Times New Roman" w:cs="Times New Roman"/>
                <w:i/>
                <w:iCs/>
                <w:sz w:val="24"/>
                <w:szCs w:val="24"/>
              </w:rPr>
              <w:t>…………</w:t>
            </w:r>
            <w:r w:rsidRPr="00F80E9D">
              <w:rPr>
                <w:rFonts w:ascii="Times New Roman" w:eastAsia="Times New Roman" w:hAnsi="Times New Roman" w:cs="Times New Roman"/>
                <w:i/>
                <w:iCs/>
                <w:sz w:val="24"/>
                <w:szCs w:val="24"/>
              </w:rPr>
              <w:t>..2</w:t>
            </w:r>
          </w:p>
          <w:p w:rsidR="007B232B" w:rsidRPr="007B232B" w:rsidRDefault="00F80E9D" w:rsidP="00F80E9D">
            <w:pPr>
              <w:spacing w:before="240" w:after="0" w:line="240" w:lineRule="auto"/>
              <w:rPr>
                <w:rFonts w:ascii="Times New Roman" w:eastAsia="Times New Roman" w:hAnsi="Times New Roman" w:cs="Times New Roman"/>
                <w:iCs/>
                <w:sz w:val="24"/>
                <w:szCs w:val="24"/>
              </w:rPr>
            </w:pPr>
            <w:r w:rsidRPr="007B232B">
              <w:rPr>
                <w:rFonts w:ascii="Times New Roman" w:eastAsia="Times New Roman" w:hAnsi="Times New Roman" w:cs="Times New Roman"/>
                <w:iCs/>
                <w:sz w:val="24"/>
                <w:szCs w:val="24"/>
              </w:rPr>
              <w:t>No</w:t>
            </w:r>
            <w:r w:rsidR="007B232B">
              <w:rPr>
                <w:rFonts w:ascii="Times New Roman" w:eastAsia="Times New Roman" w:hAnsi="Times New Roman" w:cs="Times New Roman"/>
                <w:iCs/>
                <w:sz w:val="24"/>
                <w:szCs w:val="24"/>
              </w:rPr>
              <w:t>n-Governmental organizations……..</w:t>
            </w:r>
            <w:r w:rsidRPr="007B232B">
              <w:rPr>
                <w:rFonts w:ascii="Times New Roman" w:eastAsia="Times New Roman" w:hAnsi="Times New Roman" w:cs="Times New Roman"/>
                <w:iCs/>
                <w:sz w:val="24"/>
                <w:szCs w:val="24"/>
              </w:rPr>
              <w:t>…….</w:t>
            </w:r>
            <w:r w:rsidR="007B232B" w:rsidRPr="007B232B">
              <w:rPr>
                <w:rFonts w:ascii="Times New Roman" w:eastAsia="Times New Roman" w:hAnsi="Times New Roman" w:cs="Times New Roman"/>
                <w:iCs/>
                <w:sz w:val="24"/>
                <w:szCs w:val="24"/>
              </w:rPr>
              <w:t>3</w:t>
            </w:r>
          </w:p>
          <w:p w:rsidR="00F80E9D" w:rsidRPr="007B232B" w:rsidRDefault="007B232B" w:rsidP="00F80E9D">
            <w:pPr>
              <w:spacing w:before="240" w:after="0" w:line="240" w:lineRule="auto"/>
              <w:rPr>
                <w:rFonts w:ascii="Times New Roman" w:eastAsia="Times New Roman" w:hAnsi="Times New Roman" w:cs="Times New Roman"/>
                <w:iCs/>
                <w:sz w:val="24"/>
                <w:szCs w:val="24"/>
              </w:rPr>
            </w:pPr>
            <w:r w:rsidRPr="007B232B">
              <w:rPr>
                <w:rFonts w:ascii="Times New Roman" w:eastAsia="Times New Roman" w:hAnsi="Times New Roman" w:cs="Times New Roman"/>
                <w:iCs/>
                <w:sz w:val="24"/>
                <w:szCs w:val="24"/>
              </w:rPr>
              <w:t>Micro finance Institutions……………………4</w:t>
            </w:r>
          </w:p>
          <w:p w:rsidR="00F80E9D" w:rsidRPr="00F80E9D" w:rsidRDefault="007B232B" w:rsidP="00F80E9D">
            <w:pPr>
              <w:spacing w:before="240"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Other (Specify)……………………………………..5</w:t>
            </w:r>
          </w:p>
        </w:tc>
      </w:tr>
      <w:tr w:rsidR="00F80E9D" w:rsidRPr="00F80E9D" w:rsidTr="00C4066C">
        <w:tc>
          <w:tcPr>
            <w:tcW w:w="4452" w:type="dxa"/>
          </w:tcPr>
          <w:p w:rsidR="00F80E9D" w:rsidRPr="00F80E9D" w:rsidRDefault="00C84F4C" w:rsidP="00F80E9D">
            <w:pPr>
              <w:autoSpaceDE w:val="0"/>
              <w:autoSpaceDN w:val="0"/>
              <w:adjustRightInd w:val="0"/>
              <w:spacing w:after="0" w:line="240" w:lineRule="auto"/>
              <w:ind w:left="522" w:hanging="522"/>
              <w:rPr>
                <w:rFonts w:ascii="Times New Roman" w:eastAsia="Times New Roman" w:hAnsi="Times New Roman" w:cs="Times New Roman"/>
                <w:sz w:val="24"/>
                <w:szCs w:val="24"/>
              </w:rPr>
            </w:pPr>
            <w:r>
              <w:rPr>
                <w:rFonts w:ascii="Times New Roman" w:eastAsia="Times New Roman" w:hAnsi="Times New Roman" w:cs="Times New Roman"/>
                <w:sz w:val="24"/>
                <w:szCs w:val="24"/>
              </w:rPr>
              <w:t>3.10</w:t>
            </w:r>
            <w:r w:rsidR="007B232B">
              <w:rPr>
                <w:rFonts w:ascii="Times New Roman" w:eastAsia="Times New Roman" w:hAnsi="Times New Roman" w:cs="Times New Roman"/>
                <w:sz w:val="24"/>
                <w:szCs w:val="24"/>
              </w:rPr>
              <w:t xml:space="preserve"> </w:t>
            </w:r>
            <w:r w:rsidR="00F80E9D" w:rsidRPr="00F80E9D">
              <w:rPr>
                <w:rFonts w:ascii="Times New Roman" w:eastAsia="Times New Roman" w:hAnsi="Times New Roman" w:cs="Times New Roman"/>
                <w:sz w:val="24"/>
                <w:szCs w:val="24"/>
              </w:rPr>
              <w:t xml:space="preserve">Are </w:t>
            </w:r>
            <w:r w:rsidR="00F80E9D" w:rsidRPr="00F80E9D">
              <w:rPr>
                <w:rFonts w:ascii="Times New Roman" w:eastAsia="Times New Roman" w:hAnsi="Times New Roman" w:cs="Times New Roman"/>
                <w:i/>
                <w:iCs/>
                <w:sz w:val="24"/>
                <w:szCs w:val="24"/>
              </w:rPr>
              <w:t xml:space="preserve">informal </w:t>
            </w:r>
            <w:r w:rsidR="00F80E9D" w:rsidRPr="00F80E9D">
              <w:rPr>
                <w:rFonts w:ascii="Times New Roman" w:eastAsia="Times New Roman" w:hAnsi="Times New Roman" w:cs="Times New Roman"/>
                <w:sz w:val="24"/>
                <w:szCs w:val="24"/>
              </w:rPr>
              <w:t xml:space="preserve">credit institutions such as savings clubs and </w:t>
            </w:r>
            <w:proofErr w:type="gramStart"/>
            <w:r w:rsidR="00F80E9D" w:rsidRPr="00F80E9D">
              <w:rPr>
                <w:rFonts w:ascii="Times New Roman" w:eastAsia="Times New Roman" w:hAnsi="Times New Roman" w:cs="Times New Roman"/>
                <w:sz w:val="24"/>
                <w:szCs w:val="24"/>
              </w:rPr>
              <w:t>money lenders</w:t>
            </w:r>
            <w:proofErr w:type="gramEnd"/>
            <w:r w:rsidR="00F80E9D" w:rsidRPr="00F80E9D">
              <w:rPr>
                <w:rFonts w:ascii="Times New Roman" w:eastAsia="Times New Roman" w:hAnsi="Times New Roman" w:cs="Times New Roman"/>
                <w:sz w:val="24"/>
                <w:szCs w:val="24"/>
              </w:rPr>
              <w:t xml:space="preserve"> present in the village?</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c>
          <w:tcPr>
            <w:tcW w:w="5016"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p>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iCs/>
                <w:sz w:val="24"/>
                <w:szCs w:val="24"/>
              </w:rPr>
              <w:t>……………………………………..</w:t>
            </w:r>
            <w:r w:rsidRPr="00F80E9D">
              <w:rPr>
                <w:rFonts w:ascii="Times New Roman" w:eastAsia="Times New Roman" w:hAnsi="Times New Roman" w:cs="Times New Roman"/>
                <w:i/>
                <w:iCs/>
                <w:sz w:val="24"/>
                <w:szCs w:val="24"/>
              </w:rPr>
              <w:t>Yes or no</w:t>
            </w:r>
          </w:p>
        </w:tc>
      </w:tr>
    </w:tbl>
    <w:p w:rsidR="00C84F4C" w:rsidRDefault="00C84F4C" w:rsidP="00F80E9D">
      <w:pPr>
        <w:keepNext/>
        <w:keepLines/>
        <w:spacing w:before="200" w:after="0"/>
        <w:outlineLvl w:val="1"/>
        <w:rPr>
          <w:rFonts w:ascii="Times New Roman" w:eastAsia="Times New Roman" w:hAnsi="Times New Roman" w:cs="Times New Roman"/>
          <w:b/>
          <w:bCs/>
          <w:sz w:val="24"/>
          <w:szCs w:val="24"/>
        </w:rPr>
      </w:pPr>
    </w:p>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4.0 Household access to Energy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98"/>
        <w:gridCol w:w="4970"/>
      </w:tblGrid>
      <w:tr w:rsidR="00F80E9D" w:rsidRPr="00F80E9D" w:rsidTr="00C4066C">
        <w:tc>
          <w:tcPr>
            <w:tcW w:w="4498" w:type="dxa"/>
          </w:tcPr>
          <w:p w:rsidR="00F80E9D" w:rsidRPr="00F80E9D" w:rsidRDefault="00C84F4C" w:rsidP="00C84F4C">
            <w:pPr>
              <w:tabs>
                <w:tab w:val="left" w:pos="3249"/>
              </w:tabs>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F80E9D" w:rsidRPr="00073694" w:rsidRDefault="00F80E9D" w:rsidP="00F80E9D">
            <w:pPr>
              <w:autoSpaceDE w:val="0"/>
              <w:autoSpaceDN w:val="0"/>
              <w:adjustRightInd w:val="0"/>
              <w:spacing w:after="0" w:line="240" w:lineRule="auto"/>
              <w:ind w:left="342" w:hanging="342"/>
              <w:rPr>
                <w:rFonts w:ascii="Times New Roman" w:eastAsia="Times New Roman" w:hAnsi="Times New Roman" w:cs="Times New Roman"/>
                <w:i/>
                <w:sz w:val="20"/>
                <w:szCs w:val="20"/>
              </w:rPr>
            </w:pPr>
            <w:r w:rsidRPr="00F80E9D">
              <w:rPr>
                <w:rFonts w:ascii="Times New Roman" w:eastAsia="Times New Roman" w:hAnsi="Times New Roman" w:cs="Times New Roman"/>
                <w:sz w:val="24"/>
                <w:szCs w:val="24"/>
              </w:rPr>
              <w:t>4.1 What are the major energy sources for the household use?</w:t>
            </w:r>
            <w:r w:rsidR="00073694">
              <w:rPr>
                <w:rFonts w:ascii="Times New Roman" w:eastAsia="Times New Roman" w:hAnsi="Times New Roman" w:cs="Times New Roman"/>
                <w:sz w:val="24"/>
                <w:szCs w:val="24"/>
              </w:rPr>
              <w:t xml:space="preserve"> </w:t>
            </w:r>
            <w:r w:rsidR="00073694" w:rsidRPr="00073694">
              <w:rPr>
                <w:rFonts w:ascii="Times New Roman" w:eastAsia="Times New Roman" w:hAnsi="Times New Roman" w:cs="Times New Roman"/>
                <w:i/>
                <w:sz w:val="20"/>
                <w:szCs w:val="20"/>
              </w:rPr>
              <w:t>Indicate an applicable code for each use</w:t>
            </w:r>
            <w:r w:rsidR="00073694">
              <w:rPr>
                <w:rFonts w:ascii="Times New Roman" w:eastAsia="Times New Roman" w:hAnsi="Times New Roman" w:cs="Times New Roman"/>
                <w:i/>
                <w:sz w:val="20"/>
                <w:szCs w:val="20"/>
              </w:rPr>
              <w:t>. Multiple sources are possible.</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ab/>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Candle…………………..….1</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Charcoal…………………....2</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Coal……………………..….3</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Diesel………………….…...4</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Dung</w:t>
            </w:r>
            <w:ins w:id="1" w:author="Gumbo, Davison" w:date="2013-07-24T02:55:00Z">
              <w:r>
                <w:rPr>
                  <w:rFonts w:ascii="Times New Roman" w:eastAsia="Times New Roman" w:hAnsi="Times New Roman" w:cs="Times New Roman"/>
                  <w:sz w:val="24"/>
                  <w:szCs w:val="24"/>
                </w:rPr>
                <w:t xml:space="preserve"> </w:t>
              </w:r>
            </w:ins>
            <w:r w:rsidRPr="00F80E9D">
              <w:rPr>
                <w:rFonts w:ascii="Times New Roman" w:eastAsia="Times New Roman" w:hAnsi="Times New Roman" w:cs="Times New Roman"/>
                <w:sz w:val="24"/>
                <w:szCs w:val="24"/>
              </w:rPr>
              <w:t>(animal)……………....5</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Electricity……………….….6</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Firewood……………….…..7</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Gas………………………....8</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Kerosene/paraffin………….9</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Solar energy………………10</w:t>
            </w:r>
          </w:p>
          <w:p w:rsidR="003F0548" w:rsidRPr="00F80E9D" w:rsidRDefault="003F0548" w:rsidP="003F0548">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Other(specify)…………….11</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c>
          <w:tcPr>
            <w:tcW w:w="4970"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p w:rsidR="00F80E9D" w:rsidRDefault="003F0548" w:rsidP="003F0548">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Cooking………………………………</w:t>
            </w:r>
          </w:p>
          <w:p w:rsidR="003F0548" w:rsidRDefault="003F0548" w:rsidP="003F0548">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Lighting……………………………….</w:t>
            </w:r>
          </w:p>
          <w:p w:rsidR="003F0548" w:rsidRDefault="004776EC" w:rsidP="003F0548">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Warm</w:t>
            </w:r>
            <w:r w:rsidR="003F0548">
              <w:rPr>
                <w:rFonts w:ascii="Times New Roman" w:eastAsia="Times New Roman" w:hAnsi="Times New Roman" w:cs="Times New Roman"/>
                <w:i/>
                <w:iCs/>
                <w:sz w:val="24"/>
                <w:szCs w:val="24"/>
              </w:rPr>
              <w:t>ing………………………………</w:t>
            </w:r>
          </w:p>
          <w:p w:rsidR="003F0548" w:rsidRDefault="004776EC" w:rsidP="003F0548">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Burning bricks……………………….</w:t>
            </w:r>
          </w:p>
          <w:p w:rsidR="004776EC" w:rsidRPr="00F80E9D" w:rsidRDefault="004776EC" w:rsidP="003F0548">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Others Specify………………………..</w:t>
            </w:r>
          </w:p>
        </w:tc>
      </w:tr>
      <w:tr w:rsidR="00F80E9D" w:rsidRPr="00F80E9D" w:rsidTr="00C4066C">
        <w:tc>
          <w:tcPr>
            <w:tcW w:w="4498" w:type="dxa"/>
          </w:tcPr>
          <w:p w:rsidR="00F80E9D" w:rsidRPr="00F80E9D" w:rsidRDefault="00F80E9D" w:rsidP="00F80E9D">
            <w:pPr>
              <w:autoSpaceDE w:val="0"/>
              <w:autoSpaceDN w:val="0"/>
              <w:adjustRightInd w:val="0"/>
              <w:spacing w:after="0" w:line="240" w:lineRule="auto"/>
              <w:ind w:left="342" w:hanging="34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4.2 What is the estimated amount of energy does your household use per month? (</w:t>
            </w:r>
            <w:r w:rsidRPr="00F80E9D">
              <w:rPr>
                <w:rFonts w:ascii="Times New Roman" w:eastAsia="Times New Roman" w:hAnsi="Times New Roman" w:cs="Times New Roman"/>
                <w:i/>
                <w:sz w:val="20"/>
                <w:szCs w:val="20"/>
              </w:rPr>
              <w:t>Indicate for all the energy sources chosen in question 4.1)</w:t>
            </w:r>
          </w:p>
        </w:tc>
        <w:tc>
          <w:tcPr>
            <w:tcW w:w="4970"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b/>
                <w:sz w:val="24"/>
                <w:szCs w:val="24"/>
              </w:rPr>
            </w:pPr>
            <w:r w:rsidRPr="00F80E9D">
              <w:rPr>
                <w:rFonts w:ascii="Times New Roman" w:eastAsia="Times New Roman" w:hAnsi="Times New Roman" w:cs="Times New Roman"/>
                <w:b/>
                <w:sz w:val="24"/>
                <w:szCs w:val="24"/>
              </w:rPr>
              <w:t>Energy Source                    QTY/ZMW</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Candle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Charcoal                               ……..….       </w:t>
            </w:r>
          </w:p>
          <w:p w:rsidR="00F80E9D" w:rsidRPr="00F80E9D" w:rsidRDefault="00F80E9D" w:rsidP="00F80E9D">
            <w:pPr>
              <w:tabs>
                <w:tab w:val="left" w:pos="3156"/>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Coal                                      ……..….</w:t>
            </w:r>
          </w:p>
          <w:p w:rsidR="00F80E9D" w:rsidRPr="00F80E9D" w:rsidRDefault="00F80E9D" w:rsidP="00F80E9D">
            <w:pPr>
              <w:tabs>
                <w:tab w:val="center" w:pos="2377"/>
              </w:tabs>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Diesel</w:t>
            </w:r>
            <w:r w:rsidRPr="00F80E9D">
              <w:rPr>
                <w:rFonts w:ascii="Times New Roman" w:eastAsia="Times New Roman" w:hAnsi="Times New Roman" w:cs="Times New Roman"/>
                <w:sz w:val="24"/>
                <w:szCs w:val="24"/>
              </w:rPr>
              <w:tab/>
              <w:t xml:space="preserve">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Dung</w:t>
            </w:r>
            <w:ins w:id="2" w:author="Gumbo, Davison" w:date="2013-07-24T02:58:00Z">
              <w:r w:rsidR="00D959F9">
                <w:rPr>
                  <w:rFonts w:ascii="Times New Roman" w:eastAsia="Times New Roman" w:hAnsi="Times New Roman" w:cs="Times New Roman"/>
                  <w:sz w:val="24"/>
                  <w:szCs w:val="24"/>
                </w:rPr>
                <w:t xml:space="preserve"> </w:t>
              </w:r>
            </w:ins>
            <w:r w:rsidRPr="00F80E9D">
              <w:rPr>
                <w:rFonts w:ascii="Times New Roman" w:eastAsia="Times New Roman" w:hAnsi="Times New Roman" w:cs="Times New Roman"/>
                <w:sz w:val="24"/>
                <w:szCs w:val="24"/>
              </w:rPr>
              <w:t>(animal)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Electricity                             ……..….</w:t>
            </w:r>
          </w:p>
          <w:p w:rsidR="00F80E9D" w:rsidRPr="00F80E9D" w:rsidRDefault="004776EC" w:rsidP="00F80E9D">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Bundles of f</w:t>
            </w:r>
            <w:r w:rsidR="00F80E9D" w:rsidRPr="00F80E9D">
              <w:rPr>
                <w:rFonts w:ascii="Times New Roman" w:eastAsia="Times New Roman" w:hAnsi="Times New Roman" w:cs="Times New Roman"/>
                <w:sz w:val="24"/>
                <w:szCs w:val="24"/>
              </w:rPr>
              <w:t>irewo</w:t>
            </w:r>
            <w:r>
              <w:rPr>
                <w:rFonts w:ascii="Times New Roman" w:eastAsia="Times New Roman" w:hAnsi="Times New Roman" w:cs="Times New Roman"/>
                <w:sz w:val="24"/>
                <w:szCs w:val="24"/>
              </w:rPr>
              <w:t xml:space="preserve">od             </w:t>
            </w:r>
            <w:r w:rsidR="00F80E9D" w:rsidRPr="00F80E9D">
              <w:rPr>
                <w:rFonts w:ascii="Times New Roman" w:eastAsia="Times New Roman" w:hAnsi="Times New Roman" w:cs="Times New Roman"/>
                <w:sz w:val="24"/>
                <w:szCs w:val="24"/>
              </w:rPr>
              <w:t>……..….</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Gas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Kerosene/paraffin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Solar energy                         ……..….</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roofErr w:type="gramStart"/>
            <w:r w:rsidRPr="00F80E9D">
              <w:rPr>
                <w:rFonts w:ascii="Times New Roman" w:eastAsia="Times New Roman" w:hAnsi="Times New Roman" w:cs="Times New Roman"/>
                <w:sz w:val="24"/>
                <w:szCs w:val="24"/>
              </w:rPr>
              <w:t>Other(</w:t>
            </w:r>
            <w:proofErr w:type="gramEnd"/>
            <w:r w:rsidRPr="00F80E9D">
              <w:rPr>
                <w:rFonts w:ascii="Times New Roman" w:eastAsia="Times New Roman" w:hAnsi="Times New Roman" w:cs="Times New Roman"/>
                <w:sz w:val="24"/>
                <w:szCs w:val="24"/>
              </w:rPr>
              <w:t>specify)………………………………..….</w:t>
            </w:r>
          </w:p>
        </w:tc>
      </w:tr>
      <w:tr w:rsidR="00F80E9D" w:rsidRPr="00F80E9D" w:rsidTr="00C4066C">
        <w:tc>
          <w:tcPr>
            <w:tcW w:w="4498"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4.3 How are these energy sources in question 4.2 acquired?</w:t>
            </w:r>
          </w:p>
        </w:tc>
        <w:tc>
          <w:tcPr>
            <w:tcW w:w="4970"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Collected for free……………….1</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Bought/purchased………………2</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Others(specify)…………………3</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r>
      <w:tr w:rsidR="00F80E9D" w:rsidRPr="00F80E9D" w:rsidTr="00C4066C">
        <w:tc>
          <w:tcPr>
            <w:tcW w:w="4498"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4.4 What is your preferred energy source?</w:t>
            </w:r>
          </w:p>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c>
          <w:tcPr>
            <w:tcW w:w="4970" w:type="dxa"/>
          </w:tcPr>
          <w:p w:rsidR="00F80E9D" w:rsidRDefault="003F054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Cooking…………………………</w:t>
            </w:r>
            <w:r w:rsidR="004776EC">
              <w:rPr>
                <w:rFonts w:ascii="Times New Roman" w:eastAsia="Times New Roman" w:hAnsi="Times New Roman" w:cs="Times New Roman"/>
                <w:i/>
                <w:iCs/>
                <w:sz w:val="24"/>
                <w:szCs w:val="24"/>
              </w:rPr>
              <w:t>…….</w:t>
            </w:r>
          </w:p>
          <w:p w:rsidR="003F0548" w:rsidRDefault="003F054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Lighting…………………………</w:t>
            </w:r>
            <w:r w:rsidR="004776EC">
              <w:rPr>
                <w:rFonts w:ascii="Times New Roman" w:eastAsia="Times New Roman" w:hAnsi="Times New Roman" w:cs="Times New Roman"/>
                <w:i/>
                <w:iCs/>
                <w:sz w:val="24"/>
                <w:szCs w:val="24"/>
              </w:rPr>
              <w:t>…….</w:t>
            </w:r>
          </w:p>
          <w:p w:rsidR="004776EC" w:rsidRPr="004776EC" w:rsidRDefault="004776EC" w:rsidP="004776EC">
            <w:pPr>
              <w:autoSpaceDE w:val="0"/>
              <w:autoSpaceDN w:val="0"/>
              <w:adjustRightInd w:val="0"/>
              <w:spacing w:after="0" w:line="240" w:lineRule="auto"/>
              <w:rPr>
                <w:rFonts w:ascii="Times New Roman" w:eastAsia="Times New Roman" w:hAnsi="Times New Roman" w:cs="Times New Roman"/>
                <w:i/>
                <w:iCs/>
                <w:sz w:val="24"/>
                <w:szCs w:val="24"/>
              </w:rPr>
            </w:pPr>
            <w:r w:rsidRPr="004776EC">
              <w:rPr>
                <w:rFonts w:ascii="Times New Roman" w:eastAsia="Times New Roman" w:hAnsi="Times New Roman" w:cs="Times New Roman"/>
                <w:i/>
                <w:iCs/>
                <w:sz w:val="24"/>
                <w:szCs w:val="24"/>
              </w:rPr>
              <w:t>Warming………………………………</w:t>
            </w:r>
          </w:p>
          <w:p w:rsidR="004776EC" w:rsidRPr="004776EC" w:rsidRDefault="004776EC" w:rsidP="004776EC">
            <w:pPr>
              <w:autoSpaceDE w:val="0"/>
              <w:autoSpaceDN w:val="0"/>
              <w:adjustRightInd w:val="0"/>
              <w:spacing w:after="0" w:line="240" w:lineRule="auto"/>
              <w:rPr>
                <w:rFonts w:ascii="Times New Roman" w:eastAsia="Times New Roman" w:hAnsi="Times New Roman" w:cs="Times New Roman"/>
                <w:i/>
                <w:iCs/>
                <w:sz w:val="24"/>
                <w:szCs w:val="24"/>
              </w:rPr>
            </w:pPr>
            <w:r w:rsidRPr="004776EC">
              <w:rPr>
                <w:rFonts w:ascii="Times New Roman" w:eastAsia="Times New Roman" w:hAnsi="Times New Roman" w:cs="Times New Roman"/>
                <w:i/>
                <w:iCs/>
                <w:sz w:val="24"/>
                <w:szCs w:val="24"/>
              </w:rPr>
              <w:t>Burning bricks……………………….</w:t>
            </w:r>
          </w:p>
          <w:p w:rsidR="004776EC" w:rsidRPr="00F80E9D" w:rsidRDefault="004776EC" w:rsidP="004776EC">
            <w:pPr>
              <w:autoSpaceDE w:val="0"/>
              <w:autoSpaceDN w:val="0"/>
              <w:adjustRightInd w:val="0"/>
              <w:spacing w:after="0" w:line="240" w:lineRule="auto"/>
              <w:rPr>
                <w:rFonts w:ascii="Times New Roman" w:eastAsia="Times New Roman" w:hAnsi="Times New Roman" w:cs="Times New Roman"/>
                <w:i/>
                <w:iCs/>
                <w:sz w:val="24"/>
                <w:szCs w:val="24"/>
              </w:rPr>
            </w:pPr>
            <w:r w:rsidRPr="004776EC">
              <w:rPr>
                <w:rFonts w:ascii="Times New Roman" w:eastAsia="Times New Roman" w:hAnsi="Times New Roman" w:cs="Times New Roman"/>
                <w:i/>
                <w:iCs/>
                <w:sz w:val="24"/>
                <w:szCs w:val="24"/>
              </w:rPr>
              <w:t>Others Specify………………………..</w:t>
            </w:r>
          </w:p>
        </w:tc>
      </w:tr>
      <w:tr w:rsidR="00F80E9D" w:rsidRPr="00F80E9D" w:rsidTr="00C4066C">
        <w:tc>
          <w:tcPr>
            <w:tcW w:w="4498" w:type="dxa"/>
          </w:tcPr>
          <w:p w:rsidR="00F80E9D" w:rsidRPr="00F80E9D" w:rsidRDefault="00F80E9D" w:rsidP="00F80E9D">
            <w:pPr>
              <w:autoSpaceDE w:val="0"/>
              <w:autoSpaceDN w:val="0"/>
              <w:adjustRightInd w:val="0"/>
              <w:spacing w:after="0" w:line="240" w:lineRule="auto"/>
              <w:ind w:left="342" w:hanging="34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4.5 Is there a difference between the energy source the household is using and the preferred energy source?</w:t>
            </w:r>
          </w:p>
        </w:tc>
        <w:tc>
          <w:tcPr>
            <w:tcW w:w="4970"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
                <w:iCs/>
                <w:sz w:val="24"/>
                <w:szCs w:val="24"/>
              </w:rPr>
              <w:t>……………………………………………….Yes/no</w:t>
            </w:r>
          </w:p>
        </w:tc>
      </w:tr>
      <w:tr w:rsidR="00F80E9D" w:rsidRPr="00F80E9D" w:rsidTr="00C4066C">
        <w:tc>
          <w:tcPr>
            <w:tcW w:w="4498" w:type="dxa"/>
          </w:tcPr>
          <w:p w:rsidR="00F80E9D" w:rsidRPr="00F80E9D" w:rsidRDefault="00F960AC" w:rsidP="00F960AC">
            <w:pPr>
              <w:autoSpaceDE w:val="0"/>
              <w:autoSpaceDN w:val="0"/>
              <w:adjustRightInd w:val="0"/>
              <w:spacing w:after="0" w:line="240" w:lineRule="auto"/>
              <w:ind w:left="342" w:hanging="3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If yes to question 4.5, what are the </w:t>
            </w:r>
            <w:r>
              <w:rPr>
                <w:rFonts w:ascii="Times New Roman" w:eastAsia="Times New Roman" w:hAnsi="Times New Roman" w:cs="Times New Roman"/>
                <w:sz w:val="24"/>
                <w:szCs w:val="24"/>
              </w:rPr>
              <w:lastRenderedPageBreak/>
              <w:t>reasons for difference</w:t>
            </w:r>
            <w:r w:rsidR="00F80E9D" w:rsidRPr="00F80E9D">
              <w:rPr>
                <w:rFonts w:ascii="Times New Roman" w:eastAsia="Times New Roman" w:hAnsi="Times New Roman" w:cs="Times New Roman"/>
                <w:sz w:val="24"/>
                <w:szCs w:val="24"/>
              </w:rPr>
              <w:t>?</w:t>
            </w:r>
          </w:p>
        </w:tc>
        <w:tc>
          <w:tcPr>
            <w:tcW w:w="4970" w:type="dxa"/>
          </w:tcPr>
          <w:p w:rsidR="00F80E9D" w:rsidRDefault="00B1532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w:t>
            </w:r>
          </w:p>
          <w:p w:rsidR="00B15328" w:rsidRDefault="00B1532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w:t>
            </w:r>
          </w:p>
          <w:p w:rsidR="00B15328" w:rsidRDefault="00B1532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
          <w:p w:rsidR="00B15328" w:rsidRDefault="00B1532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
          <w:p w:rsidR="00B15328" w:rsidRPr="00F80E9D" w:rsidRDefault="00B15328" w:rsidP="00F80E9D">
            <w:pPr>
              <w:autoSpaceDE w:val="0"/>
              <w:autoSpaceDN w:val="0"/>
              <w:adjustRightInd w:val="0"/>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p>
        </w:tc>
      </w:tr>
    </w:tbl>
    <w:p w:rsidR="00F80E9D" w:rsidRPr="00F80E9D" w:rsidRDefault="004118BB" w:rsidP="00F80E9D">
      <w:pPr>
        <w:keepNext/>
        <w:keepLines/>
        <w:spacing w:before="200" w:after="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5.0 </w:t>
      </w:r>
      <w:r w:rsidR="00F80E9D" w:rsidRPr="00F80E9D">
        <w:rPr>
          <w:rFonts w:ascii="Times New Roman" w:eastAsia="Times New Roman" w:hAnsi="Times New Roman" w:cs="Times New Roman"/>
          <w:b/>
          <w:bCs/>
          <w:sz w:val="24"/>
          <w:szCs w:val="24"/>
        </w:rPr>
        <w:t>Household access to water</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9"/>
        <w:gridCol w:w="4789"/>
      </w:tblGrid>
      <w:tr w:rsidR="00F80E9D" w:rsidRPr="00F80E9D" w:rsidTr="00C4066C">
        <w:tc>
          <w:tcPr>
            <w:tcW w:w="4679" w:type="dxa"/>
          </w:tcPr>
          <w:p w:rsidR="00F80E9D" w:rsidRPr="00F80E9D" w:rsidRDefault="00F80E9D" w:rsidP="00F80E9D">
            <w:pPr>
              <w:spacing w:after="0" w:line="240" w:lineRule="auto"/>
              <w:jc w:val="both"/>
              <w:rPr>
                <w:rFonts w:ascii="Times New Roman" w:eastAsia="Times New Roman" w:hAnsi="Times New Roman" w:cs="Times New Roman"/>
                <w:color w:val="000000"/>
                <w:sz w:val="24"/>
                <w:szCs w:val="24"/>
              </w:rPr>
            </w:pPr>
          </w:p>
          <w:p w:rsidR="00F80E9D" w:rsidRPr="00F80E9D" w:rsidRDefault="00F80E9D" w:rsidP="00F80E9D">
            <w:pPr>
              <w:spacing w:after="0" w:line="240" w:lineRule="auto"/>
              <w:ind w:left="432" w:hanging="432"/>
              <w:jc w:val="both"/>
              <w:rPr>
                <w:rFonts w:ascii="Times New Roman" w:eastAsia="Times New Roman" w:hAnsi="Times New Roman" w:cs="Times New Roman"/>
                <w:color w:val="000000"/>
                <w:sz w:val="24"/>
                <w:szCs w:val="24"/>
              </w:rPr>
            </w:pPr>
            <w:r w:rsidRPr="00F80E9D">
              <w:rPr>
                <w:rFonts w:ascii="Times New Roman" w:eastAsia="Times New Roman" w:hAnsi="Times New Roman" w:cs="Times New Roman"/>
                <w:color w:val="000000"/>
                <w:sz w:val="24"/>
                <w:szCs w:val="24"/>
              </w:rPr>
              <w:t>5.1 What are the major water sources for the household?</w:t>
            </w:r>
          </w:p>
          <w:p w:rsidR="00F80E9D" w:rsidRPr="00F80E9D" w:rsidRDefault="00F80E9D" w:rsidP="00F80E9D">
            <w:pPr>
              <w:spacing w:after="0" w:line="240" w:lineRule="auto"/>
              <w:jc w:val="both"/>
              <w:rPr>
                <w:rFonts w:ascii="Times New Roman" w:eastAsia="Times New Roman" w:hAnsi="Times New Roman" w:cs="Times New Roman"/>
                <w:color w:val="000000"/>
                <w:sz w:val="24"/>
                <w:szCs w:val="24"/>
              </w:rPr>
            </w:pPr>
          </w:p>
        </w:tc>
        <w:tc>
          <w:tcPr>
            <w:tcW w:w="4789" w:type="dxa"/>
          </w:tcPr>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Bore hole…………………..…1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Dam………………………..…2</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Piped water…………………...3</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Rain water……………………4</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River/stream/lake…………….5</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Well…………………………..6</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Wetland/</w:t>
            </w:r>
            <w:proofErr w:type="spellStart"/>
            <w:r w:rsidRPr="00F80E9D">
              <w:rPr>
                <w:rFonts w:ascii="Times New Roman" w:eastAsia="Times New Roman" w:hAnsi="Times New Roman" w:cs="Times New Roman"/>
                <w:sz w:val="24"/>
                <w:szCs w:val="24"/>
              </w:rPr>
              <w:t>dambo</w:t>
            </w:r>
            <w:proofErr w:type="spellEnd"/>
            <w:r w:rsidRPr="00F80E9D">
              <w:rPr>
                <w:rFonts w:ascii="Times New Roman" w:eastAsia="Times New Roman" w:hAnsi="Times New Roman" w:cs="Times New Roman"/>
                <w:sz w:val="24"/>
                <w:szCs w:val="24"/>
              </w:rPr>
              <w:t>……………....7</w:t>
            </w:r>
          </w:p>
          <w:p w:rsidR="00F80E9D" w:rsidRPr="00F80E9D" w:rsidRDefault="00F80E9D" w:rsidP="00F80E9D">
            <w:pPr>
              <w:spacing w:after="0" w:line="240" w:lineRule="auto"/>
              <w:rPr>
                <w:rFonts w:ascii="Times New Roman" w:eastAsia="Times New Roman" w:hAnsi="Times New Roman" w:cs="Times New Roman"/>
                <w:sz w:val="24"/>
                <w:szCs w:val="24"/>
              </w:rPr>
            </w:pPr>
          </w:p>
        </w:tc>
      </w:tr>
      <w:tr w:rsidR="00F80E9D" w:rsidRPr="00F80E9D" w:rsidTr="00C4066C">
        <w:tc>
          <w:tcPr>
            <w:tcW w:w="4679" w:type="dxa"/>
          </w:tcPr>
          <w:p w:rsidR="00F80E9D" w:rsidRPr="00F80E9D" w:rsidRDefault="00F80E9D" w:rsidP="00F80E9D">
            <w:pPr>
              <w:autoSpaceDE w:val="0"/>
              <w:autoSpaceDN w:val="0"/>
              <w:adjustRightInd w:val="0"/>
              <w:spacing w:after="0" w:line="240" w:lineRule="auto"/>
              <w:ind w:left="342" w:hanging="34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5.2 How do you describe the water availability at this source in the past 5 years?</w:t>
            </w:r>
          </w:p>
        </w:tc>
        <w:tc>
          <w:tcPr>
            <w:tcW w:w="4789"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Availability has remained the same………………………………………..1</w:t>
            </w:r>
          </w:p>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Available throughout the year……………..2</w:t>
            </w:r>
          </w:p>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Lesser available at certain time of the year</w:t>
            </w:r>
            <w:proofErr w:type="gramStart"/>
            <w:r w:rsidRPr="00F80E9D">
              <w:rPr>
                <w:rFonts w:ascii="Times New Roman" w:eastAsia="Times New Roman" w:hAnsi="Times New Roman" w:cs="Times New Roman"/>
                <w:sz w:val="24"/>
                <w:szCs w:val="24"/>
              </w:rPr>
              <w:t>..</w:t>
            </w:r>
            <w:proofErr w:type="gramEnd"/>
            <w:r w:rsidRPr="00F80E9D">
              <w:rPr>
                <w:rFonts w:ascii="Times New Roman" w:eastAsia="Times New Roman" w:hAnsi="Times New Roman" w:cs="Times New Roman"/>
                <w:sz w:val="24"/>
                <w:szCs w:val="24"/>
              </w:rPr>
              <w:t>3</w:t>
            </w:r>
          </w:p>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Too much water is available these days……4</w:t>
            </w:r>
          </w:p>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Not easily available during the dry season...5</w:t>
            </w:r>
          </w:p>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Water level has gone down………………..6</w:t>
            </w:r>
          </w:p>
        </w:tc>
      </w:tr>
      <w:tr w:rsidR="00F80E9D" w:rsidRPr="00F80E9D" w:rsidTr="00C4066C">
        <w:tc>
          <w:tcPr>
            <w:tcW w:w="4679"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5.3 Do you pay for accessing water?</w:t>
            </w:r>
          </w:p>
        </w:tc>
        <w:tc>
          <w:tcPr>
            <w:tcW w:w="4789"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
                <w:iCs/>
                <w:sz w:val="24"/>
                <w:szCs w:val="24"/>
              </w:rPr>
              <w:t xml:space="preserve">                                                               Yes/no</w:t>
            </w:r>
          </w:p>
        </w:tc>
      </w:tr>
      <w:tr w:rsidR="00F80E9D" w:rsidRPr="00F80E9D" w:rsidTr="00C4066C">
        <w:tc>
          <w:tcPr>
            <w:tcW w:w="4679" w:type="dxa"/>
          </w:tcPr>
          <w:p w:rsidR="00F80E9D" w:rsidRPr="00F80E9D" w:rsidRDefault="00F80E9D" w:rsidP="00F80E9D">
            <w:pPr>
              <w:autoSpaceDE w:val="0"/>
              <w:autoSpaceDN w:val="0"/>
              <w:adjustRightInd w:val="0"/>
              <w:spacing w:after="0" w:line="240" w:lineRule="auto"/>
              <w:ind w:left="342" w:hanging="342"/>
              <w:rPr>
                <w:rFonts w:ascii="Times New Roman" w:eastAsia="Times New Roman" w:hAnsi="Times New Roman" w:cs="Times New Roman"/>
                <w:i/>
                <w:iCs/>
                <w:sz w:val="24"/>
                <w:szCs w:val="24"/>
              </w:rPr>
            </w:pPr>
            <w:r w:rsidRPr="00F80E9D">
              <w:rPr>
                <w:rFonts w:ascii="Times New Roman" w:eastAsia="Times New Roman" w:hAnsi="Times New Roman" w:cs="Times New Roman"/>
                <w:sz w:val="24"/>
                <w:szCs w:val="24"/>
              </w:rPr>
              <w:t>5.4 Is there a river within the village boundaries that is navigable</w:t>
            </w:r>
            <w:r w:rsidR="00BF7CC0">
              <w:rPr>
                <w:rFonts w:ascii="Times New Roman" w:eastAsia="Times New Roman" w:hAnsi="Times New Roman" w:cs="Times New Roman"/>
                <w:sz w:val="24"/>
                <w:szCs w:val="24"/>
              </w:rPr>
              <w:t xml:space="preserve"> (usable)</w:t>
            </w:r>
            <w:r w:rsidRPr="00F80E9D">
              <w:rPr>
                <w:rFonts w:ascii="Times New Roman" w:eastAsia="Times New Roman" w:hAnsi="Times New Roman" w:cs="Times New Roman"/>
                <w:sz w:val="24"/>
                <w:szCs w:val="24"/>
              </w:rPr>
              <w:t xml:space="preserve"> during all seasons? </w:t>
            </w:r>
            <w:r w:rsidRPr="00F80E9D">
              <w:rPr>
                <w:rFonts w:ascii="Times New Roman" w:eastAsia="Times New Roman" w:hAnsi="Times New Roman" w:cs="Times New Roman"/>
                <w:i/>
                <w:iCs/>
                <w:sz w:val="20"/>
                <w:szCs w:val="20"/>
              </w:rPr>
              <w:t>If ‘yes’, go to next section</w:t>
            </w:r>
            <w:r w:rsidRPr="00F80E9D">
              <w:rPr>
                <w:rFonts w:ascii="Times New Roman" w:eastAsia="Times New Roman" w:hAnsi="Times New Roman" w:cs="Times New Roman"/>
                <w:i/>
                <w:iCs/>
                <w:sz w:val="24"/>
                <w:szCs w:val="24"/>
              </w:rPr>
              <w:t>.</w:t>
            </w:r>
          </w:p>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4789"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
                <w:iCs/>
                <w:sz w:val="24"/>
                <w:szCs w:val="24"/>
              </w:rPr>
              <w:t xml:space="preserve">                                                               Yes /no</w:t>
            </w:r>
          </w:p>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F80E9D" w:rsidRPr="00F80E9D" w:rsidTr="00C4066C">
        <w:tc>
          <w:tcPr>
            <w:tcW w:w="4679"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bCs/>
                <w:sz w:val="24"/>
                <w:szCs w:val="24"/>
              </w:rPr>
              <w:t xml:space="preserve">5.6 </w:t>
            </w:r>
            <w:r w:rsidRPr="00F80E9D">
              <w:rPr>
                <w:rFonts w:ascii="Times New Roman" w:eastAsia="Times New Roman" w:hAnsi="Times New Roman" w:cs="Times New Roman"/>
                <w:b/>
                <w:bCs/>
                <w:sz w:val="24"/>
                <w:szCs w:val="24"/>
              </w:rPr>
              <w:t>If ‘no’</w:t>
            </w:r>
            <w:r w:rsidRPr="00F80E9D">
              <w:rPr>
                <w:rFonts w:ascii="Times New Roman" w:eastAsia="Times New Roman" w:hAnsi="Times New Roman" w:cs="Times New Roman"/>
                <w:sz w:val="24"/>
                <w:szCs w:val="24"/>
              </w:rPr>
              <w:t>: what is the distance to the nearest river that is navigable during all seasons?</w:t>
            </w:r>
          </w:p>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4789"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i/>
                <w:iCs/>
                <w:sz w:val="24"/>
                <w:szCs w:val="24"/>
              </w:rPr>
            </w:pPr>
            <w:r w:rsidRPr="00F80E9D">
              <w:rPr>
                <w:rFonts w:ascii="Times New Roman" w:eastAsia="Times New Roman" w:hAnsi="Times New Roman" w:cs="Times New Roman"/>
                <w:iCs/>
                <w:sz w:val="24"/>
                <w:szCs w:val="24"/>
              </w:rPr>
              <w:t>Km…………Minutes…………</w:t>
            </w:r>
          </w:p>
          <w:p w:rsidR="00F80E9D" w:rsidRPr="00F80E9D" w:rsidRDefault="00F80E9D" w:rsidP="00F80E9D">
            <w:pPr>
              <w:spacing w:before="240" w:after="0" w:line="240" w:lineRule="auto"/>
              <w:rPr>
                <w:rFonts w:ascii="Times New Roman" w:eastAsia="Times New Roman" w:hAnsi="Times New Roman" w:cs="Times New Roman"/>
                <w:sz w:val="24"/>
                <w:szCs w:val="24"/>
              </w:rPr>
            </w:pPr>
          </w:p>
        </w:tc>
      </w:tr>
    </w:tbl>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6.0</w:t>
      </w:r>
      <w:r w:rsidRPr="00F80E9D">
        <w:rPr>
          <w:rFonts w:ascii="Times New Roman" w:eastAsia="Times New Roman" w:hAnsi="Times New Roman" w:cs="Times New Roman"/>
          <w:b/>
          <w:bCs/>
          <w:sz w:val="24"/>
          <w:szCs w:val="24"/>
        </w:rPr>
        <w:tab/>
        <w:t xml:space="preserve">Household access to Land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F80E9D" w:rsidRPr="00F80E9D" w:rsidTr="00C4066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6.1 Do you have access to land</w:t>
            </w:r>
            <w:r w:rsidR="00BF7CC0">
              <w:rPr>
                <w:rFonts w:ascii="Times New Roman" w:eastAsia="Times New Roman" w:hAnsi="Times New Roman" w:cs="Times New Roman"/>
                <w:sz w:val="24"/>
                <w:szCs w:val="24"/>
              </w:rPr>
              <w:t xml:space="preserve"> for </w:t>
            </w:r>
            <w:r w:rsidR="00BF7CC0">
              <w:rPr>
                <w:rFonts w:ascii="Times New Roman" w:hAnsi="Times New Roman" w:cs="Times New Roman"/>
              </w:rPr>
              <w:t>c</w:t>
            </w:r>
            <w:r w:rsidR="00BF7CC0" w:rsidRPr="00BF7CC0">
              <w:rPr>
                <w:rFonts w:ascii="Times New Roman" w:hAnsi="Times New Roman" w:cs="Times New Roman"/>
              </w:rPr>
              <w:t>ultivation, grazing, settlement</w:t>
            </w:r>
            <w:r w:rsidRPr="00BF7CC0">
              <w:rPr>
                <w:rFonts w:ascii="Times New Roman" w:eastAsia="Times New Roman" w:hAnsi="Times New Roman" w:cs="Times New Roman"/>
                <w:sz w:val="24"/>
                <w:szCs w:val="24"/>
              </w:rPr>
              <w:t>?</w:t>
            </w:r>
          </w:p>
        </w:tc>
        <w:tc>
          <w:tcPr>
            <w:tcW w:w="4788" w:type="dxa"/>
          </w:tcPr>
          <w:p w:rsidR="00F80E9D" w:rsidRPr="00F80E9D" w:rsidRDefault="00F80E9D" w:rsidP="00F80E9D">
            <w:pPr>
              <w:spacing w:after="0" w:line="240" w:lineRule="auto"/>
              <w:rPr>
                <w:rFonts w:ascii="Times New Roman" w:eastAsia="Times New Roman" w:hAnsi="Times New Roman" w:cs="Times New Roman"/>
                <w:i/>
                <w:sz w:val="24"/>
                <w:szCs w:val="24"/>
              </w:rPr>
            </w:pPr>
            <w:r w:rsidRPr="00F80E9D">
              <w:rPr>
                <w:rFonts w:ascii="Times New Roman" w:eastAsia="Times New Roman" w:hAnsi="Times New Roman" w:cs="Times New Roman"/>
                <w:sz w:val="24"/>
                <w:szCs w:val="24"/>
              </w:rPr>
              <w:t xml:space="preserve">                                                                </w:t>
            </w:r>
            <w:r w:rsidRPr="00F80E9D">
              <w:rPr>
                <w:rFonts w:ascii="Times New Roman" w:eastAsia="Times New Roman" w:hAnsi="Times New Roman" w:cs="Times New Roman"/>
                <w:i/>
                <w:sz w:val="24"/>
                <w:szCs w:val="24"/>
              </w:rPr>
              <w:t>Yes/no</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6.2 What is the tenure of land that you have access to?</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Customary land……………………………..1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State land…………………………………...2</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6.3 What guarantees your user rights to the land?</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Letter from the chief to access land………1.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Title deed…………………………………2.</w:t>
            </w:r>
          </w:p>
          <w:p w:rsid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Verbal permission………………………...3.</w:t>
            </w:r>
          </w:p>
          <w:p w:rsidR="00D959F9" w:rsidRPr="00F80E9D" w:rsidRDefault="00BF7CC0" w:rsidP="00BF7C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Claims of being </w:t>
            </w:r>
            <w:r w:rsidR="00D959F9">
              <w:rPr>
                <w:rFonts w:ascii="Times New Roman" w:eastAsia="Times New Roman" w:hAnsi="Times New Roman" w:cs="Times New Roman"/>
                <w:sz w:val="24"/>
                <w:szCs w:val="24"/>
              </w:rPr>
              <w:t xml:space="preserve">born </w:t>
            </w:r>
            <w:r>
              <w:rPr>
                <w:rFonts w:ascii="Times New Roman" w:eastAsia="Times New Roman" w:hAnsi="Times New Roman" w:cs="Times New Roman"/>
                <w:sz w:val="24"/>
                <w:szCs w:val="24"/>
              </w:rPr>
              <w:t>in the village……….4</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lastRenderedPageBreak/>
              <w:t xml:space="preserve">6.4 Has there been change or conversions in land holding and user rights </w:t>
            </w:r>
            <w:r w:rsidR="00BF7CC0">
              <w:rPr>
                <w:rFonts w:ascii="Times New Roman" w:eastAsia="Times New Roman" w:hAnsi="Times New Roman" w:cs="Times New Roman"/>
                <w:sz w:val="24"/>
                <w:szCs w:val="24"/>
              </w:rPr>
              <w:t xml:space="preserve">for the land accessed by the household </w:t>
            </w:r>
            <w:r w:rsidRPr="00F80E9D">
              <w:rPr>
                <w:rFonts w:ascii="Times New Roman" w:eastAsia="Times New Roman" w:hAnsi="Times New Roman" w:cs="Times New Roman"/>
                <w:sz w:val="24"/>
                <w:szCs w:val="24"/>
              </w:rPr>
              <w:t>in the last 5 years?</w:t>
            </w:r>
            <w:r w:rsidR="00096E98">
              <w:rPr>
                <w:rFonts w:ascii="Times New Roman" w:eastAsia="Times New Roman" w:hAnsi="Times New Roman" w:cs="Times New Roman"/>
                <w:sz w:val="24"/>
                <w:szCs w:val="24"/>
              </w:rPr>
              <w:t xml:space="preserve"> </w:t>
            </w:r>
            <w:r w:rsidRPr="00F80E9D">
              <w:rPr>
                <w:rFonts w:ascii="Times New Roman" w:eastAsia="Times New Roman" w:hAnsi="Times New Roman" w:cs="Times New Roman"/>
                <w:i/>
                <w:sz w:val="20"/>
                <w:szCs w:val="20"/>
              </w:rPr>
              <w:t>If no or not sure, skip to the next section</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                                        </w:t>
            </w:r>
            <w:r w:rsidRPr="00F80E9D">
              <w:rPr>
                <w:rFonts w:ascii="Times New Roman" w:eastAsia="Times New Roman" w:hAnsi="Times New Roman" w:cs="Times New Roman"/>
                <w:i/>
                <w:sz w:val="24"/>
                <w:szCs w:val="24"/>
              </w:rPr>
              <w:t>Yes or no or not sure</w:t>
            </w:r>
            <w:r w:rsidRPr="00F80E9D">
              <w:rPr>
                <w:rFonts w:ascii="Times New Roman" w:eastAsia="Times New Roman" w:hAnsi="Times New Roman" w:cs="Times New Roman"/>
                <w:sz w:val="24"/>
                <w:szCs w:val="24"/>
              </w:rPr>
              <w:t xml:space="preserve">  </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6.5 If the response is </w:t>
            </w:r>
            <w:r w:rsidRPr="00F80E9D">
              <w:rPr>
                <w:rFonts w:ascii="Times New Roman" w:eastAsia="Times New Roman" w:hAnsi="Times New Roman" w:cs="Times New Roman"/>
                <w:b/>
                <w:sz w:val="24"/>
                <w:szCs w:val="24"/>
              </w:rPr>
              <w:t xml:space="preserve">yes </w:t>
            </w:r>
            <w:r w:rsidRPr="00F80E9D">
              <w:rPr>
                <w:rFonts w:ascii="Times New Roman" w:eastAsia="Times New Roman" w:hAnsi="Times New Roman" w:cs="Times New Roman"/>
                <w:sz w:val="24"/>
                <w:szCs w:val="24"/>
              </w:rPr>
              <w:t>to Q 6.4 above, has the change resulted in any conflicts?</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                                                             </w:t>
            </w:r>
            <w:r w:rsidRPr="00F80E9D">
              <w:rPr>
                <w:rFonts w:ascii="Times New Roman" w:eastAsia="Times New Roman" w:hAnsi="Times New Roman" w:cs="Times New Roman"/>
                <w:i/>
                <w:sz w:val="24"/>
                <w:szCs w:val="24"/>
              </w:rPr>
              <w:t>Yes/ No</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6.6 How did the changes affect the household livelihoods?</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p>
        </w:tc>
      </w:tr>
    </w:tbl>
    <w:p w:rsidR="00F80E9D" w:rsidRPr="00F80E9D" w:rsidRDefault="00F80E9D" w:rsidP="00F80E9D">
      <w:pPr>
        <w:keepNext/>
        <w:keepLines/>
        <w:spacing w:before="200" w:after="0"/>
        <w:outlineLvl w:val="1"/>
        <w:rPr>
          <w:rFonts w:ascii="Cambria" w:eastAsia="Times New Roman" w:hAnsi="Cambria" w:cs="Times New Roman"/>
          <w:b/>
          <w:bCs/>
          <w:color w:val="4F81BD"/>
          <w:sz w:val="26"/>
          <w:szCs w:val="26"/>
        </w:rPr>
      </w:pPr>
      <w:r w:rsidRPr="00F80E9D">
        <w:rPr>
          <w:rFonts w:ascii="Times New Roman" w:eastAsia="Times New Roman" w:hAnsi="Times New Roman" w:cs="Times New Roman"/>
          <w:b/>
          <w:bCs/>
          <w:sz w:val="24"/>
          <w:szCs w:val="24"/>
        </w:rPr>
        <w:t>7.0</w:t>
      </w:r>
      <w:r w:rsidRPr="00F80E9D">
        <w:rPr>
          <w:rFonts w:ascii="Times New Roman" w:eastAsia="Times New Roman" w:hAnsi="Times New Roman" w:cs="Times New Roman"/>
          <w:b/>
          <w:bCs/>
          <w:sz w:val="24"/>
          <w:szCs w:val="24"/>
        </w:rPr>
        <w:tab/>
        <w:t>Household Access and Utilization of Forest Produce/Products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7.1 Is any member of the household engaged in gathering, collecting or utilizing any non-timber forest products?</w:t>
            </w:r>
          </w:p>
        </w:tc>
        <w:tc>
          <w:tcPr>
            <w:tcW w:w="4788" w:type="dxa"/>
          </w:tcPr>
          <w:p w:rsidR="00F80E9D" w:rsidRPr="00F80E9D" w:rsidRDefault="00F80E9D" w:rsidP="00F80E9D">
            <w:pPr>
              <w:spacing w:after="0" w:line="240" w:lineRule="auto"/>
              <w:rPr>
                <w:rFonts w:ascii="Times New Roman" w:eastAsia="Times New Roman" w:hAnsi="Times New Roman" w:cs="Times New Roman"/>
                <w:i/>
                <w:sz w:val="24"/>
                <w:szCs w:val="24"/>
              </w:rPr>
            </w:pPr>
            <w:r w:rsidRPr="00F80E9D">
              <w:rPr>
                <w:rFonts w:ascii="Times New Roman" w:eastAsia="Times New Roman" w:hAnsi="Times New Roman" w:cs="Times New Roman"/>
                <w:sz w:val="24"/>
                <w:szCs w:val="24"/>
              </w:rPr>
              <w:t xml:space="preserve">                                                           </w:t>
            </w:r>
            <w:r w:rsidRPr="00F80E9D">
              <w:rPr>
                <w:rFonts w:ascii="Times New Roman" w:eastAsia="Times New Roman" w:hAnsi="Times New Roman" w:cs="Times New Roman"/>
                <w:i/>
                <w:sz w:val="24"/>
                <w:szCs w:val="24"/>
              </w:rPr>
              <w:t>Yes or no</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7.2 Which trees, tree and forest produce is the household member collecting or utilizing?</w:t>
            </w: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r w:rsidRPr="00F80E9D">
              <w:rPr>
                <w:rFonts w:ascii="Times New Roman" w:eastAsia="Times New Roman" w:hAnsi="Times New Roman" w:cs="Times New Roman"/>
                <w:i/>
                <w:sz w:val="20"/>
                <w:szCs w:val="20"/>
              </w:rPr>
              <w:t>Write 1 for each applicable produce and 0 for any produce you are not collecting</w:t>
            </w:r>
            <w:r w:rsidRPr="00F80E9D">
              <w:rPr>
                <w:rFonts w:ascii="Times New Roman" w:eastAsia="Times New Roman" w:hAnsi="Times New Roman" w:cs="Times New Roman"/>
                <w:sz w:val="24"/>
                <w:szCs w:val="24"/>
              </w:rPr>
              <w:t>)</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w:t>
            </w:r>
            <w:r w:rsidRPr="00F80E9D">
              <w:rPr>
                <w:rFonts w:ascii="Times New Roman" w:eastAsia="Times New Roman" w:hAnsi="Times New Roman" w:cs="Times New Roman"/>
                <w:sz w:val="24"/>
                <w:szCs w:val="24"/>
              </w:rPr>
              <w:tab/>
              <w:t xml:space="preserve">Bamboo &amp; Rattan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2</w:t>
            </w:r>
            <w:r w:rsidRPr="00F80E9D">
              <w:rPr>
                <w:rFonts w:ascii="Times New Roman" w:eastAsia="Times New Roman" w:hAnsi="Times New Roman" w:cs="Times New Roman"/>
                <w:sz w:val="24"/>
                <w:szCs w:val="24"/>
              </w:rPr>
              <w:tab/>
              <w:t xml:space="preserve">Bees’ products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3</w:t>
            </w:r>
            <w:r w:rsidRPr="00F80E9D">
              <w:rPr>
                <w:rFonts w:ascii="Times New Roman" w:eastAsia="Times New Roman" w:hAnsi="Times New Roman" w:cs="Times New Roman"/>
                <w:sz w:val="24"/>
                <w:szCs w:val="24"/>
              </w:rPr>
              <w:tab/>
              <w:t>Dye/tanning</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4</w:t>
            </w:r>
            <w:r w:rsidRPr="00F80E9D">
              <w:rPr>
                <w:rFonts w:ascii="Times New Roman" w:eastAsia="Times New Roman" w:hAnsi="Times New Roman" w:cs="Times New Roman"/>
                <w:sz w:val="24"/>
                <w:szCs w:val="24"/>
              </w:rPr>
              <w:tab/>
              <w:t>Edible caterpillars</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5</w:t>
            </w:r>
            <w:r w:rsidRPr="00F80E9D">
              <w:rPr>
                <w:rFonts w:ascii="Times New Roman" w:eastAsia="Times New Roman" w:hAnsi="Times New Roman" w:cs="Times New Roman"/>
                <w:sz w:val="24"/>
                <w:szCs w:val="24"/>
              </w:rPr>
              <w:tab/>
              <w:t>Edible insects</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6</w:t>
            </w:r>
            <w:r w:rsidRPr="00F80E9D">
              <w:rPr>
                <w:rFonts w:ascii="Times New Roman" w:eastAsia="Times New Roman" w:hAnsi="Times New Roman" w:cs="Times New Roman"/>
                <w:sz w:val="24"/>
                <w:szCs w:val="24"/>
              </w:rPr>
              <w:tab/>
              <w:t>Charcoal</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7</w:t>
            </w:r>
            <w:r w:rsidRPr="00F80E9D">
              <w:rPr>
                <w:rFonts w:ascii="Times New Roman" w:eastAsia="Times New Roman" w:hAnsi="Times New Roman" w:cs="Times New Roman"/>
                <w:sz w:val="24"/>
                <w:szCs w:val="24"/>
              </w:rPr>
              <w:tab/>
            </w:r>
            <w:r w:rsidR="00D959F9" w:rsidRPr="00F80E9D">
              <w:rPr>
                <w:rFonts w:ascii="Times New Roman" w:eastAsia="Times New Roman" w:hAnsi="Times New Roman" w:cs="Times New Roman"/>
                <w:sz w:val="24"/>
                <w:szCs w:val="24"/>
              </w:rPr>
              <w:t>Firewood</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8</w:t>
            </w:r>
            <w:r w:rsidRPr="00F80E9D">
              <w:rPr>
                <w:rFonts w:ascii="Times New Roman" w:eastAsia="Times New Roman" w:hAnsi="Times New Roman" w:cs="Times New Roman"/>
                <w:sz w:val="24"/>
                <w:szCs w:val="24"/>
              </w:rPr>
              <w:tab/>
              <w:t xml:space="preserve">Fibers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9</w:t>
            </w:r>
            <w:r w:rsidRPr="00F80E9D">
              <w:rPr>
                <w:rFonts w:ascii="Times New Roman" w:eastAsia="Times New Roman" w:hAnsi="Times New Roman" w:cs="Times New Roman"/>
                <w:sz w:val="24"/>
                <w:szCs w:val="24"/>
              </w:rPr>
              <w:tab/>
              <w:t xml:space="preserve">Fruits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w:t>
            </w:r>
            <w:r w:rsidRPr="00F80E9D">
              <w:rPr>
                <w:rFonts w:ascii="Times New Roman" w:eastAsia="Times New Roman" w:hAnsi="Times New Roman" w:cs="Times New Roman"/>
                <w:sz w:val="24"/>
                <w:szCs w:val="24"/>
              </w:rPr>
              <w:tab/>
              <w:t xml:space="preserve">Medicinal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11</w:t>
            </w:r>
            <w:r w:rsidRPr="00F80E9D">
              <w:rPr>
                <w:rFonts w:ascii="Times New Roman" w:eastAsia="Times New Roman" w:hAnsi="Times New Roman" w:cs="Times New Roman"/>
                <w:sz w:val="24"/>
                <w:szCs w:val="24"/>
              </w:rPr>
              <w:tab/>
              <w:t>Mushroom</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12</w:t>
            </w:r>
            <w:r w:rsidRPr="00F80E9D">
              <w:rPr>
                <w:rFonts w:ascii="Times New Roman" w:eastAsia="Times New Roman" w:hAnsi="Times New Roman" w:cs="Times New Roman"/>
                <w:sz w:val="24"/>
                <w:szCs w:val="24"/>
              </w:rPr>
              <w:tab/>
              <w:t>Reeds &amp; papyrus</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13</w:t>
            </w:r>
            <w:r w:rsidRPr="00F80E9D">
              <w:rPr>
                <w:rFonts w:ascii="Times New Roman" w:eastAsia="Times New Roman" w:hAnsi="Times New Roman" w:cs="Times New Roman"/>
                <w:sz w:val="24"/>
                <w:szCs w:val="24"/>
              </w:rPr>
              <w:tab/>
              <w:t xml:space="preserve">Roots &amp; Tubers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14</w:t>
            </w:r>
            <w:r w:rsidRPr="00F80E9D">
              <w:rPr>
                <w:rFonts w:ascii="Times New Roman" w:eastAsia="Times New Roman" w:hAnsi="Times New Roman" w:cs="Times New Roman"/>
                <w:sz w:val="24"/>
                <w:szCs w:val="24"/>
              </w:rPr>
              <w:tab/>
              <w:t>Tree leaves vegetables</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15</w:t>
            </w:r>
            <w:r w:rsidRPr="00F80E9D">
              <w:rPr>
                <w:rFonts w:ascii="Times New Roman" w:eastAsia="Times New Roman" w:hAnsi="Times New Roman" w:cs="Times New Roman"/>
                <w:sz w:val="24"/>
                <w:szCs w:val="24"/>
              </w:rPr>
              <w:tab/>
              <w:t>Wild leaf vegetables</w:t>
            </w:r>
          </w:p>
          <w:p w:rsidR="00F80E9D" w:rsidRPr="00F80E9D" w:rsidRDefault="00BF7CC0"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16…..Other (Specify)……………………….</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7.3 What methods are used in harvesting and collecting forest produce indicated in question?</w:t>
            </w:r>
          </w:p>
          <w:p w:rsidR="00F80E9D" w:rsidRPr="00F80E9D" w:rsidRDefault="00F80E9D" w:rsidP="00F80E9D">
            <w:pPr>
              <w:spacing w:after="0" w:line="240" w:lineRule="auto"/>
              <w:rPr>
                <w:rFonts w:ascii="Times New Roman" w:eastAsia="Times New Roman" w:hAnsi="Times New Roman" w:cs="Times New Roman"/>
                <w:sz w:val="24"/>
                <w:szCs w:val="24"/>
              </w:rPr>
            </w:pPr>
          </w:p>
        </w:tc>
        <w:tc>
          <w:tcPr>
            <w:tcW w:w="4788" w:type="dxa"/>
          </w:tcPr>
          <w:p w:rsidR="00F80E9D" w:rsidRPr="00F80E9D" w:rsidRDefault="00F80E9D" w:rsidP="00F80E9D">
            <w:pPr>
              <w:spacing w:after="0" w:line="240" w:lineRule="auto"/>
              <w:rPr>
                <w:rFonts w:ascii="Times New Roman" w:eastAsia="Calibri" w:hAnsi="Times New Roman" w:cs="Times New Roman"/>
                <w:sz w:val="24"/>
                <w:szCs w:val="24"/>
              </w:rPr>
            </w:pPr>
            <w:r w:rsidRPr="00F80E9D">
              <w:rPr>
                <w:rFonts w:ascii="Times New Roman" w:eastAsia="Calibri" w:hAnsi="Times New Roman" w:cs="Times New Roman"/>
                <w:sz w:val="24"/>
                <w:szCs w:val="24"/>
              </w:rPr>
              <w:t>Collecting</w:t>
            </w:r>
            <w:r w:rsidR="00D959F9">
              <w:rPr>
                <w:rFonts w:ascii="Times New Roman" w:eastAsia="Calibri" w:hAnsi="Times New Roman" w:cs="Times New Roman"/>
                <w:sz w:val="24"/>
                <w:szCs w:val="24"/>
              </w:rPr>
              <w:t>/picking</w:t>
            </w:r>
            <w:r w:rsidRPr="00F80E9D">
              <w:rPr>
                <w:rFonts w:ascii="Times New Roman" w:eastAsia="Calibri" w:hAnsi="Times New Roman" w:cs="Times New Roman"/>
                <w:sz w:val="24"/>
                <w:szCs w:val="24"/>
              </w:rPr>
              <w:t xml:space="preserve"> by hand……….1  </w:t>
            </w:r>
          </w:p>
          <w:p w:rsidR="00F80E9D" w:rsidRPr="00F80E9D" w:rsidRDefault="00F80E9D" w:rsidP="00F80E9D">
            <w:pPr>
              <w:spacing w:after="0" w:line="240" w:lineRule="auto"/>
              <w:rPr>
                <w:rFonts w:ascii="Times New Roman" w:eastAsia="Calibri" w:hAnsi="Times New Roman" w:cs="Times New Roman"/>
                <w:sz w:val="24"/>
                <w:szCs w:val="24"/>
              </w:rPr>
            </w:pPr>
            <w:r w:rsidRPr="00F80E9D">
              <w:rPr>
                <w:rFonts w:ascii="Times New Roman" w:eastAsia="Calibri" w:hAnsi="Times New Roman" w:cs="Times New Roman"/>
                <w:sz w:val="24"/>
                <w:szCs w:val="24"/>
              </w:rPr>
              <w:t>Cutting down</w:t>
            </w:r>
            <w:r w:rsidR="00D959F9">
              <w:rPr>
                <w:rFonts w:ascii="Times New Roman" w:eastAsia="Calibri" w:hAnsi="Times New Roman" w:cs="Times New Roman"/>
                <w:sz w:val="24"/>
                <w:szCs w:val="24"/>
              </w:rPr>
              <w:t xml:space="preserve"> whole tree</w:t>
            </w:r>
            <w:r w:rsidRPr="00F80E9D">
              <w:rPr>
                <w:rFonts w:ascii="Times New Roman" w:eastAsia="Calibri" w:hAnsi="Times New Roman" w:cs="Times New Roman"/>
                <w:sz w:val="24"/>
                <w:szCs w:val="24"/>
              </w:rPr>
              <w:t>…………….2</w:t>
            </w:r>
          </w:p>
          <w:p w:rsidR="00F80E9D" w:rsidRPr="00F80E9D" w:rsidRDefault="00F80E9D" w:rsidP="00F80E9D">
            <w:pPr>
              <w:spacing w:after="0" w:line="240" w:lineRule="auto"/>
              <w:rPr>
                <w:rFonts w:ascii="Times New Roman" w:eastAsia="Calibri" w:hAnsi="Times New Roman" w:cs="Times New Roman"/>
                <w:sz w:val="24"/>
                <w:szCs w:val="24"/>
              </w:rPr>
            </w:pPr>
            <w:r w:rsidRPr="00F80E9D">
              <w:rPr>
                <w:rFonts w:ascii="Times New Roman" w:eastAsia="Calibri" w:hAnsi="Times New Roman" w:cs="Times New Roman"/>
                <w:sz w:val="24"/>
                <w:szCs w:val="24"/>
              </w:rPr>
              <w:t>Shaking the</w:t>
            </w:r>
            <w:r w:rsidR="00BF7CC0">
              <w:rPr>
                <w:rFonts w:ascii="Times New Roman" w:eastAsia="Calibri" w:hAnsi="Times New Roman" w:cs="Times New Roman"/>
                <w:sz w:val="24"/>
                <w:szCs w:val="24"/>
              </w:rPr>
              <w:t xml:space="preserve"> tree to make fruits drop…</w:t>
            </w:r>
            <w:r w:rsidRPr="00F80E9D">
              <w:rPr>
                <w:rFonts w:ascii="Times New Roman" w:eastAsia="Calibri" w:hAnsi="Times New Roman" w:cs="Times New Roman"/>
                <w:sz w:val="24"/>
                <w:szCs w:val="24"/>
              </w:rPr>
              <w:t>3</w:t>
            </w:r>
          </w:p>
          <w:p w:rsidR="00F80E9D" w:rsidRPr="00F80E9D" w:rsidRDefault="00F80E9D" w:rsidP="00F80E9D">
            <w:pPr>
              <w:spacing w:after="0" w:line="240" w:lineRule="auto"/>
              <w:rPr>
                <w:rFonts w:ascii="Times New Roman" w:eastAsia="Calibri" w:hAnsi="Times New Roman" w:cs="Times New Roman"/>
                <w:sz w:val="24"/>
                <w:szCs w:val="24"/>
              </w:rPr>
            </w:pPr>
            <w:r w:rsidRPr="00F80E9D">
              <w:rPr>
                <w:rFonts w:ascii="Times New Roman" w:eastAsia="Calibri" w:hAnsi="Times New Roman" w:cs="Times New Roman"/>
                <w:sz w:val="24"/>
                <w:szCs w:val="24"/>
              </w:rPr>
              <w:t>Up-rooting the entire plant/tree………4</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Fire &amp; smoking…………</w:t>
            </w:r>
            <w:r w:rsidR="00BF7CC0">
              <w:rPr>
                <w:rFonts w:ascii="Times New Roman" w:eastAsia="Times New Roman" w:hAnsi="Times New Roman" w:cs="Times New Roman"/>
                <w:sz w:val="24"/>
                <w:szCs w:val="24"/>
              </w:rPr>
              <w:t>…………….</w:t>
            </w:r>
            <w:r w:rsidRPr="00F80E9D">
              <w:rPr>
                <w:rFonts w:ascii="Times New Roman" w:eastAsia="Times New Roman" w:hAnsi="Times New Roman" w:cs="Times New Roman"/>
                <w:sz w:val="24"/>
                <w:szCs w:val="24"/>
              </w:rPr>
              <w:t>5</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Other(Specify)…………...</w:t>
            </w:r>
            <w:r w:rsidR="00BF7CC0">
              <w:rPr>
                <w:rFonts w:ascii="Times New Roman" w:eastAsia="Times New Roman" w:hAnsi="Times New Roman" w:cs="Times New Roman"/>
                <w:sz w:val="24"/>
                <w:szCs w:val="24"/>
              </w:rPr>
              <w:t>....................</w:t>
            </w:r>
            <w:r w:rsidRPr="00F80E9D">
              <w:rPr>
                <w:rFonts w:ascii="Times New Roman" w:eastAsia="Times New Roman" w:hAnsi="Times New Roman" w:cs="Times New Roman"/>
                <w:sz w:val="24"/>
                <w:szCs w:val="24"/>
              </w:rPr>
              <w:t>6</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Calibri" w:hAnsi="Times New Roman" w:cs="Times New Roman"/>
                <w:sz w:val="24"/>
                <w:szCs w:val="24"/>
              </w:rPr>
            </w:pPr>
            <w:r w:rsidRPr="00F80E9D">
              <w:rPr>
                <w:rFonts w:ascii="Times New Roman" w:eastAsia="Calibri" w:hAnsi="Times New Roman" w:cs="Times New Roman"/>
                <w:sz w:val="24"/>
                <w:szCs w:val="24"/>
              </w:rPr>
              <w:t xml:space="preserve">7.4 Main </w:t>
            </w:r>
            <w:r w:rsidR="00D959F9">
              <w:rPr>
                <w:rFonts w:ascii="Times New Roman" w:eastAsia="Calibri" w:hAnsi="Times New Roman" w:cs="Times New Roman"/>
                <w:sz w:val="24"/>
                <w:szCs w:val="24"/>
              </w:rPr>
              <w:t>p</w:t>
            </w:r>
            <w:r w:rsidR="00D959F9" w:rsidRPr="00F80E9D">
              <w:rPr>
                <w:rFonts w:ascii="Times New Roman" w:eastAsia="Calibri" w:hAnsi="Times New Roman" w:cs="Times New Roman"/>
                <w:sz w:val="24"/>
                <w:szCs w:val="24"/>
              </w:rPr>
              <w:t xml:space="preserve">urpose </w:t>
            </w:r>
            <w:r w:rsidRPr="00F80E9D">
              <w:rPr>
                <w:rFonts w:ascii="Times New Roman" w:eastAsia="Calibri" w:hAnsi="Times New Roman" w:cs="Times New Roman"/>
                <w:sz w:val="24"/>
                <w:szCs w:val="24"/>
              </w:rPr>
              <w:t>for extract</w:t>
            </w:r>
            <w:r w:rsidR="00D959F9">
              <w:rPr>
                <w:rFonts w:ascii="Times New Roman" w:eastAsia="Calibri" w:hAnsi="Times New Roman" w:cs="Times New Roman"/>
                <w:sz w:val="24"/>
                <w:szCs w:val="24"/>
              </w:rPr>
              <w:t>ing</w:t>
            </w:r>
            <w:ins w:id="3" w:author="Gumbo, Davison" w:date="2013-07-24T03:06:00Z">
              <w:r w:rsidR="00D959F9">
                <w:rPr>
                  <w:rFonts w:ascii="Times New Roman" w:eastAsia="Calibri" w:hAnsi="Times New Roman" w:cs="Times New Roman"/>
                  <w:sz w:val="24"/>
                  <w:szCs w:val="24"/>
                </w:rPr>
                <w:t xml:space="preserve"> </w:t>
              </w:r>
            </w:ins>
            <w:r w:rsidRPr="00F80E9D">
              <w:rPr>
                <w:rFonts w:ascii="Times New Roman" w:eastAsia="Calibri" w:hAnsi="Times New Roman" w:cs="Times New Roman"/>
                <w:sz w:val="24"/>
                <w:szCs w:val="24"/>
              </w:rPr>
              <w:t>forest produce</w:t>
            </w:r>
            <w:r w:rsidR="00D959F9">
              <w:rPr>
                <w:rFonts w:ascii="Times New Roman" w:eastAsia="Calibri" w:hAnsi="Times New Roman" w:cs="Times New Roman"/>
                <w:sz w:val="24"/>
                <w:szCs w:val="24"/>
              </w:rPr>
              <w:t xml:space="preserve"> and products</w:t>
            </w:r>
            <w:r w:rsidRPr="00F80E9D">
              <w:rPr>
                <w:rFonts w:ascii="Times New Roman" w:eastAsia="Calibri" w:hAnsi="Times New Roman" w:cs="Times New Roman"/>
                <w:sz w:val="24"/>
                <w:szCs w:val="24"/>
              </w:rPr>
              <w:t>?</w:t>
            </w:r>
          </w:p>
          <w:p w:rsidR="00F80E9D" w:rsidRPr="00F80E9D" w:rsidRDefault="00F80E9D" w:rsidP="00F80E9D">
            <w:pPr>
              <w:spacing w:after="0" w:line="240" w:lineRule="auto"/>
              <w:rPr>
                <w:rFonts w:ascii="Times New Roman" w:eastAsia="Times New Roman" w:hAnsi="Times New Roman" w:cs="Times New Roman"/>
                <w:sz w:val="24"/>
                <w:szCs w:val="24"/>
              </w:rPr>
            </w:pP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Domestic Use ……………….1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Cash Sales/Trade…………….2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Bartering &amp; exchange…………3  </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Domestic use &amp; trades…………4    </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Calibri" w:hAnsi="Times New Roman" w:cs="Times New Roman"/>
                <w:sz w:val="24"/>
                <w:szCs w:val="24"/>
              </w:rPr>
            </w:pPr>
            <w:r w:rsidRPr="00F80E9D">
              <w:rPr>
                <w:rFonts w:ascii="Times New Roman" w:eastAsia="Calibri" w:hAnsi="Times New Roman" w:cs="Times New Roman"/>
                <w:sz w:val="24"/>
                <w:szCs w:val="24"/>
              </w:rPr>
              <w:t xml:space="preserve">7.5 What is the source of knowledge for harvesting forest products? </w:t>
            </w:r>
          </w:p>
          <w:p w:rsidR="00F80E9D" w:rsidRPr="00F80E9D" w:rsidRDefault="00F80E9D" w:rsidP="00F80E9D">
            <w:pPr>
              <w:spacing w:after="0" w:line="240" w:lineRule="auto"/>
              <w:rPr>
                <w:rFonts w:ascii="Times New Roman" w:eastAsia="Calibri" w:hAnsi="Times New Roman" w:cs="Times New Roman"/>
                <w:b/>
                <w:sz w:val="24"/>
                <w:szCs w:val="24"/>
              </w:rPr>
            </w:pPr>
          </w:p>
          <w:p w:rsidR="00F80E9D" w:rsidRPr="00F80E9D" w:rsidRDefault="00F80E9D" w:rsidP="00F80E9D">
            <w:pPr>
              <w:spacing w:after="0" w:line="240" w:lineRule="auto"/>
              <w:rPr>
                <w:rFonts w:ascii="Times New Roman" w:eastAsia="Calibri" w:hAnsi="Times New Roman" w:cs="Times New Roman"/>
                <w:sz w:val="24"/>
                <w:szCs w:val="24"/>
              </w:rPr>
            </w:pP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Agriculture extension…………….1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Community members……………..2</w:t>
            </w:r>
          </w:p>
          <w:p w:rsidR="00F80E9D" w:rsidRPr="00F80E9D" w:rsidRDefault="00B5425C"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Household</w:t>
            </w:r>
            <w:r w:rsidR="00F80E9D" w:rsidRPr="00F80E9D">
              <w:rPr>
                <w:rFonts w:ascii="Times New Roman" w:eastAsia="Times New Roman" w:hAnsi="Times New Roman" w:cs="Times New Roman"/>
                <w:sz w:val="24"/>
                <w:szCs w:val="24"/>
              </w:rPr>
              <w:t xml:space="preserve"> members……........................3</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Forest extension……………………4</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NGO………………………………..5</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School………………………………6</w:t>
            </w:r>
          </w:p>
          <w:p w:rsidR="00F80E9D" w:rsidRPr="00F80E9D" w:rsidRDefault="00D959F9"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lastRenderedPageBreak/>
              <w:t>Self-taught</w:t>
            </w:r>
            <w:r w:rsidR="00F80E9D" w:rsidRPr="00F80E9D">
              <w:rPr>
                <w:rFonts w:ascii="Times New Roman" w:eastAsia="Times New Roman" w:hAnsi="Times New Roman" w:cs="Times New Roman"/>
                <w:sz w:val="24"/>
                <w:szCs w:val="24"/>
              </w:rPr>
              <w:t>………………………….7</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 (specify)………………………..8</w:t>
            </w:r>
          </w:p>
        </w:tc>
      </w:tr>
      <w:tr w:rsidR="00F80E9D" w:rsidRPr="00F80E9D" w:rsidTr="00C4066C">
        <w:tc>
          <w:tcPr>
            <w:tcW w:w="4788" w:type="dxa"/>
          </w:tcPr>
          <w:p w:rsidR="00F80E9D" w:rsidRPr="00F80E9D" w:rsidRDefault="00F80E9D" w:rsidP="00F80E9D">
            <w:pPr>
              <w:spacing w:after="0" w:line="240" w:lineRule="auto"/>
              <w:ind w:left="360" w:hanging="360"/>
              <w:rPr>
                <w:rFonts w:ascii="Times New Roman" w:eastAsia="Calibri" w:hAnsi="Times New Roman" w:cs="Times New Roman"/>
                <w:sz w:val="24"/>
                <w:szCs w:val="24"/>
              </w:rPr>
            </w:pPr>
            <w:r w:rsidRPr="00F80E9D">
              <w:rPr>
                <w:rFonts w:ascii="Times New Roman" w:eastAsia="Calibri" w:hAnsi="Times New Roman" w:cs="Times New Roman"/>
                <w:sz w:val="24"/>
                <w:szCs w:val="24"/>
              </w:rPr>
              <w:lastRenderedPageBreak/>
              <w:t xml:space="preserve">7.6 </w:t>
            </w:r>
            <w:r w:rsidR="00CC6BE4">
              <w:rPr>
                <w:rFonts w:ascii="Times New Roman" w:eastAsia="Calibri" w:hAnsi="Times New Roman" w:cs="Times New Roman"/>
                <w:sz w:val="24"/>
                <w:szCs w:val="24"/>
              </w:rPr>
              <w:t xml:space="preserve">(a) </w:t>
            </w:r>
            <w:r w:rsidRPr="00F80E9D">
              <w:rPr>
                <w:rFonts w:ascii="Times New Roman" w:eastAsia="Calibri" w:hAnsi="Times New Roman" w:cs="Times New Roman"/>
                <w:sz w:val="24"/>
                <w:szCs w:val="24"/>
              </w:rPr>
              <w:t>Is it easy to obtain the forest product that you prefer (want) from your local forest?</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Yes or no</w:t>
            </w:r>
          </w:p>
        </w:tc>
      </w:tr>
      <w:tr w:rsidR="00D959F9" w:rsidRPr="00F80E9D" w:rsidTr="00C4066C">
        <w:tc>
          <w:tcPr>
            <w:tcW w:w="4788" w:type="dxa"/>
          </w:tcPr>
          <w:p w:rsidR="00D959F9" w:rsidRPr="00F80E9D" w:rsidRDefault="00D959F9" w:rsidP="00CC6BE4">
            <w:pPr>
              <w:spacing w:after="0" w:line="240" w:lineRule="auto"/>
              <w:ind w:left="360" w:hanging="360"/>
              <w:rPr>
                <w:rFonts w:ascii="Times New Roman" w:eastAsia="Calibri" w:hAnsi="Times New Roman" w:cs="Times New Roman"/>
                <w:sz w:val="24"/>
                <w:szCs w:val="24"/>
              </w:rPr>
            </w:pPr>
            <w:r>
              <w:rPr>
                <w:rFonts w:ascii="Times New Roman" w:eastAsia="Calibri" w:hAnsi="Times New Roman" w:cs="Times New Roman"/>
                <w:sz w:val="24"/>
                <w:szCs w:val="24"/>
              </w:rPr>
              <w:t>7.</w:t>
            </w:r>
            <w:r w:rsidR="00CC6BE4">
              <w:rPr>
                <w:rFonts w:ascii="Times New Roman" w:eastAsia="Calibri" w:hAnsi="Times New Roman" w:cs="Times New Roman"/>
                <w:sz w:val="24"/>
                <w:szCs w:val="24"/>
              </w:rPr>
              <w:t>6 (b)</w:t>
            </w:r>
            <w:r>
              <w:rPr>
                <w:rFonts w:ascii="Times New Roman" w:eastAsia="Calibri" w:hAnsi="Times New Roman" w:cs="Times New Roman"/>
                <w:sz w:val="24"/>
                <w:szCs w:val="24"/>
              </w:rPr>
              <w:t xml:space="preserve"> </w:t>
            </w:r>
            <w:r w:rsidR="007E46CE">
              <w:rPr>
                <w:rFonts w:ascii="Times New Roman" w:eastAsia="Calibri" w:hAnsi="Times New Roman" w:cs="Times New Roman"/>
                <w:sz w:val="24"/>
                <w:szCs w:val="24"/>
              </w:rPr>
              <w:t>How far did</w:t>
            </w:r>
            <w:r w:rsidR="00CC6BE4">
              <w:rPr>
                <w:rFonts w:ascii="Times New Roman" w:eastAsia="Calibri" w:hAnsi="Times New Roman" w:cs="Times New Roman"/>
                <w:sz w:val="24"/>
                <w:szCs w:val="24"/>
              </w:rPr>
              <w:t xml:space="preserve"> you have to travel (or how long did it take) to obtain forest produce 5 years ago and now (2013)?</w:t>
            </w:r>
          </w:p>
        </w:tc>
        <w:tc>
          <w:tcPr>
            <w:tcW w:w="4788" w:type="dxa"/>
          </w:tcPr>
          <w:p w:rsidR="00D959F9" w:rsidRDefault="00CC6BE4"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KM                       Time</w:t>
            </w:r>
          </w:p>
          <w:p w:rsidR="00CC6BE4" w:rsidRDefault="00CC6BE4"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years ago    …………….         …………..</w:t>
            </w:r>
          </w:p>
          <w:p w:rsidR="00CC6BE4" w:rsidRPr="00F80E9D" w:rsidRDefault="00CC6BE4"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(2013)    …………….       …………….</w:t>
            </w:r>
          </w:p>
        </w:tc>
      </w:tr>
      <w:tr w:rsidR="00F80E9D" w:rsidRPr="00F80E9D" w:rsidTr="00C4066C">
        <w:tc>
          <w:tcPr>
            <w:tcW w:w="4788" w:type="dxa"/>
          </w:tcPr>
          <w:p w:rsidR="00F80E9D" w:rsidRPr="00F80E9D" w:rsidRDefault="00F80E9D" w:rsidP="00D959F9">
            <w:pPr>
              <w:spacing w:after="0" w:line="240" w:lineRule="auto"/>
              <w:ind w:left="360" w:hanging="360"/>
              <w:rPr>
                <w:rFonts w:ascii="Times New Roman" w:eastAsia="Calibri" w:hAnsi="Times New Roman" w:cs="Times New Roman"/>
                <w:sz w:val="24"/>
                <w:szCs w:val="24"/>
              </w:rPr>
            </w:pPr>
            <w:r w:rsidRPr="00F80E9D">
              <w:rPr>
                <w:rFonts w:ascii="Times New Roman" w:eastAsia="Calibri" w:hAnsi="Times New Roman" w:cs="Times New Roman"/>
                <w:sz w:val="24"/>
                <w:szCs w:val="24"/>
              </w:rPr>
              <w:t xml:space="preserve">7.7 What factors inhibit access to forest produce </w:t>
            </w:r>
            <w:r w:rsidR="00D959F9">
              <w:rPr>
                <w:rFonts w:ascii="Times New Roman" w:eastAsia="Calibri" w:hAnsi="Times New Roman" w:cs="Times New Roman"/>
                <w:sz w:val="24"/>
                <w:szCs w:val="24"/>
              </w:rPr>
              <w:t xml:space="preserve">/ products </w:t>
            </w:r>
            <w:r w:rsidRPr="00F80E9D">
              <w:rPr>
                <w:rFonts w:ascii="Times New Roman" w:eastAsia="Calibri" w:hAnsi="Times New Roman" w:cs="Times New Roman"/>
                <w:sz w:val="24"/>
                <w:szCs w:val="24"/>
              </w:rPr>
              <w:t>in your areas?</w:t>
            </w:r>
          </w:p>
        </w:tc>
        <w:tc>
          <w:tcPr>
            <w:tcW w:w="478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Cost of </w:t>
            </w:r>
            <w:r w:rsidR="00073694" w:rsidRPr="00F80E9D">
              <w:rPr>
                <w:rFonts w:ascii="Times New Roman" w:eastAsia="Times New Roman" w:hAnsi="Times New Roman" w:cs="Times New Roman"/>
                <w:sz w:val="24"/>
                <w:szCs w:val="24"/>
              </w:rPr>
              <w:t>license</w:t>
            </w:r>
            <w:r w:rsidRPr="00F80E9D">
              <w:rPr>
                <w:rFonts w:ascii="Times New Roman" w:eastAsia="Times New Roman" w:hAnsi="Times New Roman" w:cs="Times New Roman"/>
                <w:sz w:val="24"/>
                <w:szCs w:val="24"/>
              </w:rPr>
              <w:t>…</w:t>
            </w:r>
            <w:r w:rsidR="00D959F9">
              <w:rPr>
                <w:rFonts w:ascii="Times New Roman" w:eastAsia="Times New Roman" w:hAnsi="Times New Roman" w:cs="Times New Roman"/>
                <w:sz w:val="24"/>
                <w:szCs w:val="24"/>
              </w:rPr>
              <w:t>…</w:t>
            </w:r>
            <w:r w:rsidRPr="00F80E9D">
              <w:rPr>
                <w:rFonts w:ascii="Times New Roman" w:eastAsia="Times New Roman" w:hAnsi="Times New Roman" w:cs="Times New Roman"/>
                <w:sz w:val="24"/>
                <w:szCs w:val="24"/>
              </w:rPr>
              <w:t>..............................1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Distance to source…………………..2</w:t>
            </w:r>
          </w:p>
          <w:p w:rsidR="00F80E9D" w:rsidRPr="00F80E9D" w:rsidRDefault="00073694"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Labor</w:t>
            </w:r>
            <w:r w:rsidR="00F80E9D" w:rsidRPr="00F80E9D">
              <w:rPr>
                <w:rFonts w:ascii="Times New Roman" w:eastAsia="Times New Roman" w:hAnsi="Times New Roman" w:cs="Times New Roman"/>
                <w:sz w:val="24"/>
                <w:szCs w:val="24"/>
              </w:rPr>
              <w:t xml:space="preserve"> constraints…………………..3</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Produce scarcity…………………….4</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Restrictions from government………5</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Restrictions from the chief……….......7</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Other(specify)………………………..8</w:t>
            </w:r>
          </w:p>
        </w:tc>
      </w:tr>
    </w:tbl>
    <w:p w:rsidR="00F80E9D" w:rsidRPr="00F80E9D" w:rsidRDefault="00F80E9D" w:rsidP="00F80E9D">
      <w:pPr>
        <w:spacing w:before="240" w:after="0" w:line="240" w:lineRule="auto"/>
        <w:rPr>
          <w:rFonts w:ascii="Times New Roman" w:eastAsia="Times New Roman" w:hAnsi="Times New Roman" w:cs="Times New Roman"/>
          <w:b/>
          <w:sz w:val="24"/>
          <w:szCs w:val="24"/>
        </w:rPr>
      </w:pPr>
      <w:r w:rsidRPr="00F80E9D">
        <w:rPr>
          <w:rFonts w:ascii="Times New Roman" w:eastAsia="Times New Roman" w:hAnsi="Times New Roman" w:cs="Times New Roman"/>
          <w:b/>
          <w:sz w:val="24"/>
          <w:szCs w:val="24"/>
        </w:rPr>
        <w:t>8.0</w:t>
      </w:r>
      <w:r w:rsidRPr="00F80E9D">
        <w:rPr>
          <w:rFonts w:ascii="Times New Roman" w:eastAsia="Times New Roman" w:hAnsi="Times New Roman" w:cs="Times New Roman"/>
          <w:b/>
          <w:sz w:val="24"/>
          <w:szCs w:val="24"/>
        </w:rPr>
        <w:tab/>
        <w:t>Forest Resource Availability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80"/>
        <w:gridCol w:w="4770"/>
      </w:tblGrid>
      <w:tr w:rsidR="00F80E9D" w:rsidRPr="00F80E9D" w:rsidTr="00C4066C">
        <w:trPr>
          <w:trHeight w:val="638"/>
        </w:trPr>
        <w:tc>
          <w:tcPr>
            <w:tcW w:w="4680" w:type="dxa"/>
          </w:tcPr>
          <w:p w:rsidR="00F80E9D" w:rsidRPr="00F80E9D" w:rsidRDefault="00F80E9D" w:rsidP="00F80E9D">
            <w:pPr>
              <w:autoSpaceDE w:val="0"/>
              <w:autoSpaceDN w:val="0"/>
              <w:adjustRightInd w:val="0"/>
              <w:spacing w:after="0" w:line="240" w:lineRule="auto"/>
              <w:ind w:left="432" w:hanging="432"/>
              <w:rPr>
                <w:rFonts w:ascii="Times New Roman" w:eastAsia="Times New Roman" w:hAnsi="Times New Roman" w:cs="Times New Roman"/>
                <w:i/>
                <w:iCs/>
                <w:sz w:val="24"/>
                <w:szCs w:val="24"/>
              </w:rPr>
            </w:pPr>
            <w:r w:rsidRPr="00F80E9D">
              <w:rPr>
                <w:rFonts w:ascii="Times New Roman" w:eastAsia="Times New Roman" w:hAnsi="Times New Roman" w:cs="Times New Roman"/>
                <w:sz w:val="24"/>
                <w:szCs w:val="24"/>
              </w:rPr>
              <w:t xml:space="preserve">8.1. What is the most important product (MIP) from the forest for the livelihood of the household? </w:t>
            </w:r>
            <w:r w:rsidRPr="00F80E9D">
              <w:rPr>
                <w:rFonts w:ascii="Times New Roman" w:eastAsia="Times New Roman" w:hAnsi="Times New Roman" w:cs="Times New Roman"/>
                <w:i/>
                <w:sz w:val="24"/>
                <w:szCs w:val="24"/>
              </w:rPr>
              <w:t>List up to 5</w:t>
            </w:r>
          </w:p>
        </w:tc>
        <w:tc>
          <w:tcPr>
            <w:tcW w:w="4770" w:type="dxa"/>
          </w:tcPr>
          <w:p w:rsidR="00F80E9D" w:rsidRPr="00F80E9D" w:rsidRDefault="00F80E9D" w:rsidP="00F80E9D">
            <w:pPr>
              <w:numPr>
                <w:ilvl w:val="0"/>
                <w:numId w:val="2"/>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2"/>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2"/>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2"/>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2"/>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tc>
      </w:tr>
      <w:tr w:rsidR="00F80E9D" w:rsidRPr="00F80E9D" w:rsidTr="00C4066C">
        <w:tc>
          <w:tcPr>
            <w:tcW w:w="4680" w:type="dxa"/>
          </w:tcPr>
          <w:p w:rsidR="00F80E9D" w:rsidRPr="00F80E9D" w:rsidRDefault="00F80E9D" w:rsidP="00F80E9D">
            <w:pPr>
              <w:autoSpaceDE w:val="0"/>
              <w:autoSpaceDN w:val="0"/>
              <w:adjustRightInd w:val="0"/>
              <w:spacing w:after="0" w:line="240" w:lineRule="auto"/>
              <w:ind w:left="342" w:hanging="34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8.2 How has availability of the MIP changed over the past 5 years? </w:t>
            </w:r>
            <w:r w:rsidRPr="00F80E9D">
              <w:rPr>
                <w:rFonts w:ascii="Times New Roman" w:eastAsia="Times New Roman" w:hAnsi="Times New Roman" w:cs="Times New Roman"/>
                <w:i/>
                <w:sz w:val="20"/>
                <w:szCs w:val="20"/>
              </w:rPr>
              <w:t>List the same MIPs in question 8.1 and indicate where the product has declined, remained the same or increased using the codes 1, 2 and 3</w:t>
            </w:r>
          </w:p>
          <w:p w:rsidR="00F80E9D" w:rsidRPr="000749D5" w:rsidRDefault="00F80E9D" w:rsidP="00F80E9D">
            <w:pPr>
              <w:autoSpaceDE w:val="0"/>
              <w:autoSpaceDN w:val="0"/>
              <w:adjustRightInd w:val="0"/>
              <w:spacing w:after="0" w:line="240" w:lineRule="auto"/>
              <w:rPr>
                <w:rFonts w:ascii="Times New Roman" w:eastAsia="Times New Roman" w:hAnsi="Times New Roman" w:cs="Times New Roman"/>
                <w:b/>
                <w:i/>
                <w:iCs/>
                <w:sz w:val="24"/>
                <w:szCs w:val="24"/>
              </w:rPr>
            </w:pPr>
            <w:r w:rsidRPr="000749D5">
              <w:rPr>
                <w:rFonts w:ascii="Times New Roman" w:eastAsia="Times New Roman" w:hAnsi="Times New Roman" w:cs="Times New Roman"/>
                <w:b/>
                <w:i/>
                <w:iCs/>
                <w:sz w:val="24"/>
                <w:szCs w:val="24"/>
              </w:rPr>
              <w:t>Codes: 1=declined; 2=about the same; 3=increased</w:t>
            </w:r>
          </w:p>
        </w:tc>
        <w:tc>
          <w:tcPr>
            <w:tcW w:w="4770" w:type="dxa"/>
          </w:tcPr>
          <w:p w:rsidR="00F80E9D" w:rsidRPr="00F80E9D" w:rsidRDefault="00F80E9D" w:rsidP="00F80E9D">
            <w:pPr>
              <w:numPr>
                <w:ilvl w:val="0"/>
                <w:numId w:val="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F80E9D" w:rsidRPr="00F80E9D" w:rsidRDefault="00F80E9D" w:rsidP="00F80E9D">
            <w:pPr>
              <w:numPr>
                <w:ilvl w:val="0"/>
                <w:numId w:val="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tc>
      </w:tr>
      <w:tr w:rsidR="00F80E9D" w:rsidRPr="00F80E9D" w:rsidTr="00C4066C">
        <w:trPr>
          <w:trHeight w:val="620"/>
        </w:trPr>
        <w:tc>
          <w:tcPr>
            <w:tcW w:w="4680" w:type="dxa"/>
          </w:tcPr>
          <w:p w:rsidR="00F80E9D" w:rsidRPr="00F80E9D" w:rsidRDefault="00F80E9D" w:rsidP="00F80E9D">
            <w:pPr>
              <w:autoSpaceDE w:val="0"/>
              <w:autoSpaceDN w:val="0"/>
              <w:adjustRightInd w:val="0"/>
              <w:spacing w:after="0" w:line="240" w:lineRule="auto"/>
              <w:ind w:left="432" w:hanging="43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8.3. If the availability of the MIP in this category has </w:t>
            </w:r>
            <w:r w:rsidRPr="00F80E9D">
              <w:rPr>
                <w:rFonts w:ascii="Times New Roman" w:eastAsia="Times New Roman" w:hAnsi="Times New Roman" w:cs="Times New Roman"/>
                <w:b/>
                <w:bCs/>
                <w:sz w:val="24"/>
                <w:szCs w:val="24"/>
              </w:rPr>
              <w:t>declined</w:t>
            </w:r>
            <w:r w:rsidRPr="00F80E9D">
              <w:rPr>
                <w:rFonts w:ascii="Times New Roman" w:eastAsia="Times New Roman" w:hAnsi="Times New Roman" w:cs="Times New Roman"/>
                <w:sz w:val="24"/>
                <w:szCs w:val="24"/>
              </w:rPr>
              <w:t>, what are the reasons?</w:t>
            </w:r>
          </w:p>
        </w:tc>
        <w:tc>
          <w:tcPr>
            <w:tcW w:w="477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F80E9D" w:rsidRPr="00F80E9D" w:rsidTr="00C4066C">
        <w:trPr>
          <w:trHeight w:val="620"/>
        </w:trPr>
        <w:tc>
          <w:tcPr>
            <w:tcW w:w="4680" w:type="dxa"/>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8.4 If the availability of the MIP in this</w:t>
            </w:r>
          </w:p>
          <w:p w:rsidR="00F80E9D" w:rsidRPr="00F80E9D" w:rsidRDefault="00F80E9D" w:rsidP="00F80E9D">
            <w:pPr>
              <w:autoSpaceDE w:val="0"/>
              <w:autoSpaceDN w:val="0"/>
              <w:adjustRightInd w:val="0"/>
              <w:spacing w:after="0" w:line="240" w:lineRule="auto"/>
              <w:ind w:left="342"/>
              <w:rPr>
                <w:rFonts w:ascii="Times New Roman" w:eastAsia="Times New Roman" w:hAnsi="Times New Roman" w:cs="Times New Roman"/>
                <w:sz w:val="24"/>
                <w:szCs w:val="24"/>
              </w:rPr>
            </w:pPr>
            <w:proofErr w:type="gramStart"/>
            <w:r w:rsidRPr="00F80E9D">
              <w:rPr>
                <w:rFonts w:ascii="Times New Roman" w:eastAsia="Times New Roman" w:hAnsi="Times New Roman" w:cs="Times New Roman"/>
                <w:sz w:val="24"/>
                <w:szCs w:val="24"/>
              </w:rPr>
              <w:t>category</w:t>
            </w:r>
            <w:proofErr w:type="gramEnd"/>
            <w:r w:rsidRPr="00F80E9D">
              <w:rPr>
                <w:rFonts w:ascii="Times New Roman" w:eastAsia="Times New Roman" w:hAnsi="Times New Roman" w:cs="Times New Roman"/>
                <w:sz w:val="24"/>
                <w:szCs w:val="24"/>
              </w:rPr>
              <w:t xml:space="preserve"> has </w:t>
            </w:r>
            <w:r w:rsidRPr="00F80E9D">
              <w:rPr>
                <w:rFonts w:ascii="Times New Roman" w:eastAsia="Times New Roman" w:hAnsi="Times New Roman" w:cs="Times New Roman"/>
                <w:b/>
                <w:bCs/>
                <w:sz w:val="24"/>
                <w:szCs w:val="24"/>
              </w:rPr>
              <w:t>increased</w:t>
            </w:r>
            <w:r w:rsidRPr="00F80E9D">
              <w:rPr>
                <w:rFonts w:ascii="Times New Roman" w:eastAsia="Times New Roman" w:hAnsi="Times New Roman" w:cs="Times New Roman"/>
                <w:sz w:val="24"/>
                <w:szCs w:val="24"/>
              </w:rPr>
              <w:t>, what are the reasons?</w:t>
            </w:r>
          </w:p>
        </w:tc>
        <w:tc>
          <w:tcPr>
            <w:tcW w:w="477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D959F9" w:rsidRPr="00F80E9D" w:rsidTr="00C4066C">
        <w:trPr>
          <w:trHeight w:val="620"/>
        </w:trPr>
        <w:tc>
          <w:tcPr>
            <w:tcW w:w="4680" w:type="dxa"/>
          </w:tcPr>
          <w:p w:rsidR="00D959F9" w:rsidRPr="00F80E9D" w:rsidRDefault="00B5425C" w:rsidP="00B5425C">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8.5 What alternatives does the household use when the MIP is not readily available? </w:t>
            </w:r>
          </w:p>
        </w:tc>
        <w:tc>
          <w:tcPr>
            <w:tcW w:w="4770" w:type="dxa"/>
          </w:tcPr>
          <w:p w:rsidR="00B5425C" w:rsidRPr="00F80E9D" w:rsidRDefault="00B5425C" w:rsidP="00B5425C">
            <w:pPr>
              <w:numPr>
                <w:ilvl w:val="0"/>
                <w:numId w:val="3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B5425C" w:rsidRPr="00F80E9D" w:rsidRDefault="00B5425C" w:rsidP="00B5425C">
            <w:pPr>
              <w:numPr>
                <w:ilvl w:val="0"/>
                <w:numId w:val="3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B5425C" w:rsidRPr="00F80E9D" w:rsidRDefault="00B5425C" w:rsidP="00B5425C">
            <w:pPr>
              <w:numPr>
                <w:ilvl w:val="0"/>
                <w:numId w:val="3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D959F9" w:rsidRDefault="00B5425C" w:rsidP="00B5425C">
            <w:pPr>
              <w:numPr>
                <w:ilvl w:val="0"/>
                <w:numId w:val="33"/>
              </w:numPr>
              <w:spacing w:before="240" w:after="0" w:line="240" w:lineRule="auto"/>
              <w:contextualSpacing/>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w:t>
            </w:r>
          </w:p>
          <w:p w:rsidR="00B5425C" w:rsidRPr="00B5425C" w:rsidRDefault="00B5425C" w:rsidP="00B5425C">
            <w:pPr>
              <w:numPr>
                <w:ilvl w:val="0"/>
                <w:numId w:val="33"/>
              </w:numPr>
              <w:spacing w:before="240"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80E9D" w:rsidRPr="00F80E9D" w:rsidTr="00C4066C">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PrEx>
        <w:trPr>
          <w:trHeight w:val="100"/>
        </w:trPr>
        <w:tc>
          <w:tcPr>
            <w:tcW w:w="9450" w:type="dxa"/>
            <w:gridSpan w:val="2"/>
          </w:tcPr>
          <w:p w:rsidR="00F80E9D" w:rsidRPr="00F80E9D" w:rsidRDefault="00F80E9D" w:rsidP="00F80E9D">
            <w:pPr>
              <w:autoSpaceDE w:val="0"/>
              <w:autoSpaceDN w:val="0"/>
              <w:adjustRightInd w:val="0"/>
              <w:spacing w:after="0" w:line="240" w:lineRule="auto"/>
              <w:rPr>
                <w:rFonts w:ascii="Times New Roman" w:eastAsia="Times New Roman" w:hAnsi="Times New Roman" w:cs="Times New Roman"/>
                <w:sz w:val="24"/>
                <w:szCs w:val="24"/>
              </w:rPr>
            </w:pPr>
          </w:p>
        </w:tc>
      </w:tr>
      <w:tr w:rsidR="00F80E9D" w:rsidRPr="00F80E9D" w:rsidTr="00C4066C">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PrEx>
        <w:trPr>
          <w:trHeight w:val="100"/>
        </w:trPr>
        <w:tc>
          <w:tcPr>
            <w:tcW w:w="9450" w:type="dxa"/>
            <w:gridSpan w:val="2"/>
            <w:tcBorders>
              <w:right w:val="nil"/>
            </w:tcBorders>
          </w:tcPr>
          <w:p w:rsidR="006A6A4D" w:rsidRPr="00F80E9D" w:rsidRDefault="006A6A4D" w:rsidP="00F80E9D">
            <w:pPr>
              <w:spacing w:before="240" w:after="0" w:line="240" w:lineRule="auto"/>
              <w:rPr>
                <w:rFonts w:ascii="Times New Roman" w:eastAsia="Times New Roman" w:hAnsi="Times New Roman" w:cs="Times New Roman"/>
                <w:sz w:val="24"/>
                <w:szCs w:val="24"/>
              </w:rPr>
            </w:pPr>
          </w:p>
        </w:tc>
      </w:tr>
    </w:tbl>
    <w:p w:rsidR="00F80E9D" w:rsidRPr="00F80E9D" w:rsidRDefault="00B101B5" w:rsidP="00F80E9D">
      <w:pPr>
        <w:keepNext/>
        <w:keepLines/>
        <w:spacing w:before="200" w:after="0"/>
        <w:outlineLvl w:val="1"/>
        <w:rPr>
          <w:rFonts w:ascii="Times New Roman" w:eastAsia="Times New Roman" w:hAnsi="Times New Roman" w:cs="Times New Roman"/>
          <w:b/>
          <w:bCs/>
          <w:sz w:val="24"/>
          <w:szCs w:val="24"/>
          <w:highlight w:val="green"/>
        </w:rPr>
      </w:pPr>
      <w:r>
        <w:rPr>
          <w:rFonts w:ascii="Times New Roman" w:eastAsia="Times New Roman" w:hAnsi="Times New Roman" w:cs="Times New Roman"/>
          <w:b/>
          <w:bCs/>
          <w:sz w:val="24"/>
          <w:szCs w:val="24"/>
        </w:rPr>
        <w:t>9.</w:t>
      </w:r>
      <w:r w:rsidR="00F80E9D" w:rsidRPr="00F80E9D">
        <w:rPr>
          <w:rFonts w:ascii="Times New Roman" w:eastAsia="Times New Roman" w:hAnsi="Times New Roman" w:cs="Times New Roman"/>
          <w:b/>
          <w:bCs/>
          <w:sz w:val="24"/>
          <w:szCs w:val="24"/>
        </w:rPr>
        <w:t>0 Household participation in forest management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8"/>
        <w:gridCol w:w="6138"/>
      </w:tblGrid>
      <w:tr w:rsidR="00F80E9D" w:rsidRPr="00F80E9D" w:rsidTr="001E2BC4">
        <w:tc>
          <w:tcPr>
            <w:tcW w:w="3438" w:type="dxa"/>
          </w:tcPr>
          <w:p w:rsidR="00F80E9D" w:rsidRPr="0001217A" w:rsidRDefault="001E2BC4" w:rsidP="001E2BC4">
            <w:pPr>
              <w:spacing w:after="0" w:line="240" w:lineRule="auto"/>
              <w:rPr>
                <w:rFonts w:ascii="Times New Roman" w:eastAsia="Times New Roman" w:hAnsi="Times New Roman" w:cs="Times New Roman"/>
                <w:sz w:val="24"/>
                <w:szCs w:val="24"/>
              </w:rPr>
            </w:pPr>
            <w:r w:rsidRPr="0001217A">
              <w:rPr>
                <w:rFonts w:ascii="Times New Roman" w:eastAsia="Times New Roman" w:hAnsi="Times New Roman" w:cs="Times New Roman"/>
                <w:sz w:val="24"/>
                <w:szCs w:val="24"/>
              </w:rPr>
              <w:t>9.1 What t</w:t>
            </w:r>
            <w:r w:rsidR="00F80E9D" w:rsidRPr="0001217A">
              <w:rPr>
                <w:rFonts w:ascii="Times New Roman" w:eastAsia="Times New Roman" w:hAnsi="Times New Roman" w:cs="Times New Roman"/>
                <w:sz w:val="24"/>
                <w:szCs w:val="24"/>
              </w:rPr>
              <w:t xml:space="preserve">ype of management </w:t>
            </w:r>
            <w:r w:rsidRPr="0001217A">
              <w:rPr>
                <w:rFonts w:ascii="Times New Roman" w:eastAsia="Times New Roman" w:hAnsi="Times New Roman" w:cs="Times New Roman"/>
                <w:sz w:val="24"/>
                <w:szCs w:val="24"/>
              </w:rPr>
              <w:t xml:space="preserve">does your household participate </w:t>
            </w:r>
            <w:r w:rsidRPr="0001217A">
              <w:rPr>
                <w:rFonts w:ascii="Times New Roman" w:eastAsia="Times New Roman" w:hAnsi="Times New Roman" w:cs="Times New Roman"/>
                <w:sz w:val="24"/>
                <w:szCs w:val="24"/>
              </w:rPr>
              <w:lastRenderedPageBreak/>
              <w:t>in?</w:t>
            </w:r>
            <w:r w:rsidR="000107A4">
              <w:rPr>
                <w:rFonts w:ascii="Times New Roman" w:eastAsia="Times New Roman" w:hAnsi="Times New Roman" w:cs="Times New Roman"/>
                <w:sz w:val="24"/>
                <w:szCs w:val="24"/>
              </w:rPr>
              <w:t xml:space="preserve"> </w:t>
            </w:r>
            <w:r w:rsidR="000107A4" w:rsidRPr="000107A4">
              <w:rPr>
                <w:rFonts w:ascii="Times New Roman" w:eastAsia="Times New Roman" w:hAnsi="Times New Roman" w:cs="Times New Roman"/>
                <w:i/>
                <w:sz w:val="20"/>
                <w:szCs w:val="20"/>
              </w:rPr>
              <w:t>Circle as many as applicable</w:t>
            </w:r>
          </w:p>
        </w:tc>
        <w:tc>
          <w:tcPr>
            <w:tcW w:w="6138" w:type="dxa"/>
          </w:tcPr>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lastRenderedPageBreak/>
              <w:t>Planting of trees</w:t>
            </w:r>
            <w:r>
              <w:rPr>
                <w:rFonts w:ascii="Times New Roman" w:eastAsia="Times New Roman" w:hAnsi="Times New Roman" w:cs="Times New Roman"/>
                <w:sz w:val="24"/>
                <w:szCs w:val="24"/>
              </w:rPr>
              <w:t>…………………………………………1</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Cutting down undesired (competing) trees</w:t>
            </w:r>
            <w:r>
              <w:rPr>
                <w:rFonts w:ascii="Times New Roman" w:eastAsia="Times New Roman" w:hAnsi="Times New Roman" w:cs="Times New Roman"/>
                <w:sz w:val="24"/>
                <w:szCs w:val="24"/>
              </w:rPr>
              <w:t>……………..2</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lastRenderedPageBreak/>
              <w:t>Protecting certain desired (patches of) trees in the forest to promote the natural regeneration of these species</w:t>
            </w:r>
            <w:r>
              <w:rPr>
                <w:rFonts w:ascii="Times New Roman" w:eastAsia="Times New Roman" w:hAnsi="Times New Roman" w:cs="Times New Roman"/>
                <w:sz w:val="24"/>
                <w:szCs w:val="24"/>
              </w:rPr>
              <w:t>………………………………………………….3</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Protecting areas of forest for particular environmental services, like water catchment</w:t>
            </w:r>
            <w:r>
              <w:rPr>
                <w:rFonts w:ascii="Times New Roman" w:eastAsia="Times New Roman" w:hAnsi="Times New Roman" w:cs="Times New Roman"/>
                <w:sz w:val="24"/>
                <w:szCs w:val="24"/>
              </w:rPr>
              <w:t>…………………………4</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Establishing clear use rights for a limited number of people to particular forest products (e.g. honey trees)</w:t>
            </w:r>
            <w:r>
              <w:rPr>
                <w:rFonts w:ascii="Times New Roman" w:eastAsia="Times New Roman" w:hAnsi="Times New Roman" w:cs="Times New Roman"/>
                <w:sz w:val="24"/>
                <w:szCs w:val="24"/>
              </w:rPr>
              <w:t>…………..5</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Extension/education about forest management</w:t>
            </w:r>
            <w:r>
              <w:rPr>
                <w:rFonts w:ascii="Times New Roman" w:eastAsia="Times New Roman" w:hAnsi="Times New Roman" w:cs="Times New Roman"/>
                <w:sz w:val="24"/>
                <w:szCs w:val="24"/>
              </w:rPr>
              <w:t>…………..6</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 xml:space="preserve">Have established rules that protect the forest (e.g., no bush burning in or near forest </w:t>
            </w:r>
            <w:proofErr w:type="spellStart"/>
            <w:r w:rsidRPr="001E2BC4">
              <w:rPr>
                <w:rFonts w:ascii="Times New Roman" w:eastAsia="Times New Roman" w:hAnsi="Times New Roman" w:cs="Times New Roman"/>
                <w:sz w:val="24"/>
                <w:szCs w:val="24"/>
              </w:rPr>
              <w:t>etc</w:t>
            </w:r>
            <w:proofErr w:type="spellEnd"/>
            <w:r w:rsidRPr="001E2BC4">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p>
          <w:p w:rsidR="001E2BC4" w:rsidRPr="001E2BC4"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 xml:space="preserve">Mapping/inventory forest resources </w:t>
            </w:r>
            <w:r>
              <w:rPr>
                <w:rFonts w:ascii="Times New Roman" w:eastAsia="Times New Roman" w:hAnsi="Times New Roman" w:cs="Times New Roman"/>
                <w:sz w:val="24"/>
                <w:szCs w:val="24"/>
              </w:rPr>
              <w:t>………………………8</w:t>
            </w:r>
          </w:p>
          <w:p w:rsidR="00F80E9D" w:rsidRPr="00F80E9D" w:rsidRDefault="001E2BC4" w:rsidP="001E2BC4">
            <w:pPr>
              <w:spacing w:after="0" w:line="240" w:lineRule="auto"/>
              <w:rPr>
                <w:rFonts w:ascii="Times New Roman" w:eastAsia="Times New Roman" w:hAnsi="Times New Roman" w:cs="Times New Roman"/>
                <w:sz w:val="24"/>
                <w:szCs w:val="24"/>
              </w:rPr>
            </w:pPr>
            <w:r w:rsidRPr="001E2BC4">
              <w:rPr>
                <w:rFonts w:ascii="Times New Roman" w:eastAsia="Times New Roman" w:hAnsi="Times New Roman" w:cs="Times New Roman"/>
                <w:sz w:val="24"/>
                <w:szCs w:val="24"/>
              </w:rPr>
              <w:t>Other, specify</w:t>
            </w:r>
            <w:r>
              <w:rPr>
                <w:rFonts w:ascii="Times New Roman" w:eastAsia="Times New Roman" w:hAnsi="Times New Roman" w:cs="Times New Roman"/>
                <w:sz w:val="24"/>
                <w:szCs w:val="24"/>
              </w:rPr>
              <w:t>……………………………………………….</w:t>
            </w:r>
          </w:p>
        </w:tc>
      </w:tr>
      <w:tr w:rsidR="00AE2966" w:rsidRPr="00F80E9D" w:rsidTr="001E2BC4">
        <w:tc>
          <w:tcPr>
            <w:tcW w:w="3438" w:type="dxa"/>
          </w:tcPr>
          <w:p w:rsidR="00AE2966" w:rsidRPr="0001217A" w:rsidRDefault="00AE2966" w:rsidP="001E2B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9.2 Indicate the sourc</w:t>
            </w:r>
            <w:r w:rsidR="00940AD5">
              <w:rPr>
                <w:rFonts w:ascii="Times New Roman" w:eastAsia="Times New Roman" w:hAnsi="Times New Roman" w:cs="Times New Roman"/>
                <w:sz w:val="24"/>
                <w:szCs w:val="24"/>
              </w:rPr>
              <w:t>e of k</w:t>
            </w:r>
            <w:r>
              <w:rPr>
                <w:rFonts w:ascii="Times New Roman" w:eastAsia="Times New Roman" w:hAnsi="Times New Roman" w:cs="Times New Roman"/>
                <w:sz w:val="24"/>
                <w:szCs w:val="24"/>
              </w:rPr>
              <w:t xml:space="preserve">nowledge for forest management </w:t>
            </w:r>
          </w:p>
        </w:tc>
        <w:tc>
          <w:tcPr>
            <w:tcW w:w="6138" w:type="dxa"/>
          </w:tcPr>
          <w:p w:rsidR="00AE2966" w:rsidRDefault="00AE2966" w:rsidP="00AE29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Government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Forest department…………………..1</w:t>
            </w:r>
          </w:p>
          <w:p w:rsidR="00AE2966" w:rsidRDefault="00AE2966" w:rsidP="00AE29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NGOs……………………………………2</w:t>
            </w:r>
          </w:p>
          <w:p w:rsidR="00AE2966" w:rsidRDefault="00AE2966" w:rsidP="00AE29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NGO’s…………………………………………..3</w:t>
            </w:r>
          </w:p>
          <w:p w:rsidR="00AE2966" w:rsidRDefault="00AE2966" w:rsidP="00AE29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Religious organizations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Churches………………….4</w:t>
            </w:r>
          </w:p>
          <w:p w:rsidR="00AE2966" w:rsidRDefault="00AE2966" w:rsidP="00AE29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initiative……………………………………5</w:t>
            </w:r>
          </w:p>
          <w:p w:rsidR="00AE2966" w:rsidRPr="001E2BC4" w:rsidRDefault="00AE2966" w:rsidP="00AE29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(Specify)…………………………………………..6</w:t>
            </w:r>
          </w:p>
        </w:tc>
      </w:tr>
    </w:tbl>
    <w:p w:rsid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10.0</w:t>
      </w:r>
      <w:r w:rsidRPr="00F80E9D">
        <w:rPr>
          <w:rFonts w:ascii="Times New Roman" w:eastAsia="Times New Roman" w:hAnsi="Times New Roman" w:cs="Times New Roman"/>
          <w:b/>
          <w:bCs/>
          <w:sz w:val="24"/>
          <w:szCs w:val="24"/>
        </w:rPr>
        <w:tab/>
        <w:t>Household participation in Forest User Groups (FUG)</w:t>
      </w:r>
    </w:p>
    <w:p w:rsidR="007E1C19" w:rsidRPr="002900E5" w:rsidRDefault="007E1C19" w:rsidP="00F80E9D">
      <w:pPr>
        <w:keepNext/>
        <w:keepLines/>
        <w:spacing w:before="200" w:after="0"/>
        <w:outlineLvl w:val="1"/>
        <w:rPr>
          <w:rFonts w:ascii="Times New Roman" w:eastAsia="Times New Roman" w:hAnsi="Times New Roman" w:cs="Times New Roman"/>
          <w:b/>
          <w:bCs/>
        </w:rPr>
      </w:pPr>
      <w:r w:rsidRPr="002900E5">
        <w:rPr>
          <w:rFonts w:ascii="Times New Roman" w:eastAsia="Times New Roman" w:hAnsi="Times New Roman" w:cs="Times New Roman"/>
          <w:b/>
          <w:bCs/>
        </w:rPr>
        <w:t>Note: Ask these questions in this section only if the collection of any of the forest products is done through an organized user group.</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0"/>
        <w:gridCol w:w="2538"/>
      </w:tblGrid>
      <w:tr w:rsidR="00F80E9D" w:rsidRPr="00F80E9D" w:rsidTr="00C4066C">
        <w:tc>
          <w:tcPr>
            <w:tcW w:w="6930" w:type="dxa"/>
          </w:tcPr>
          <w:p w:rsidR="00F80E9D" w:rsidRPr="00F80E9D" w:rsidRDefault="00F80E9D" w:rsidP="00F80E9D">
            <w:pPr>
              <w:spacing w:before="240"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10.1 Are there any Forest User Groups in the village? </w:t>
            </w:r>
            <w:r w:rsidRPr="00F80E9D">
              <w:rPr>
                <w:rFonts w:ascii="Times New Roman" w:eastAsia="Times New Roman" w:hAnsi="Times New Roman" w:cs="Times New Roman"/>
                <w:i/>
                <w:sz w:val="20"/>
                <w:szCs w:val="20"/>
              </w:rPr>
              <w:t>Yes or no. If no, skip to Question 11.1</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r w:rsidRPr="00F80E9D">
              <w:rPr>
                <w:rFonts w:ascii="Times New Roman" w:eastAsia="Times New Roman" w:hAnsi="Times New Roman" w:cs="Times New Roman"/>
                <w:sz w:val="24"/>
                <w:szCs w:val="24"/>
              </w:rPr>
              <w:t xml:space="preserve">                          Yes/no</w:t>
            </w:r>
          </w:p>
        </w:tc>
      </w:tr>
      <w:tr w:rsidR="00F80E9D" w:rsidRPr="00F80E9D" w:rsidTr="00C4066C">
        <w:tc>
          <w:tcPr>
            <w:tcW w:w="6930" w:type="dxa"/>
          </w:tcPr>
          <w:p w:rsidR="00F80E9D" w:rsidRPr="00F80E9D" w:rsidRDefault="00F80E9D" w:rsidP="00F80E9D">
            <w:pPr>
              <w:spacing w:before="240"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10.2 Do you belong to any forest user group (FUG) in this village? </w:t>
            </w:r>
            <w:r w:rsidRPr="00F80E9D">
              <w:rPr>
                <w:rFonts w:ascii="Times New Roman" w:eastAsia="Times New Roman" w:hAnsi="Times New Roman" w:cs="Times New Roman"/>
                <w:i/>
                <w:sz w:val="20"/>
                <w:szCs w:val="20"/>
              </w:rPr>
              <w:t>If   no, skip to question 10.4</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r w:rsidRPr="00F80E9D">
              <w:rPr>
                <w:rFonts w:ascii="Times New Roman" w:eastAsia="Times New Roman" w:hAnsi="Times New Roman" w:cs="Times New Roman"/>
                <w:sz w:val="24"/>
                <w:szCs w:val="24"/>
              </w:rPr>
              <w:t xml:space="preserve">                          Yes/no</w:t>
            </w:r>
          </w:p>
        </w:tc>
      </w:tr>
      <w:tr w:rsidR="00F80E9D" w:rsidRPr="00F80E9D" w:rsidTr="00C4066C">
        <w:tc>
          <w:tcPr>
            <w:tcW w:w="6930" w:type="dxa"/>
          </w:tcPr>
          <w:p w:rsidR="00F80E9D" w:rsidRPr="00F80E9D" w:rsidRDefault="00F80E9D" w:rsidP="00F80E9D">
            <w:pPr>
              <w:spacing w:before="240"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10.3 If the answer to question 10.2 is</w:t>
            </w:r>
            <w:r w:rsidRPr="00F80E9D">
              <w:rPr>
                <w:rFonts w:ascii="Times New Roman" w:eastAsia="Times New Roman" w:hAnsi="Times New Roman" w:cs="Times New Roman"/>
                <w:b/>
                <w:sz w:val="24"/>
                <w:szCs w:val="24"/>
              </w:rPr>
              <w:t xml:space="preserve"> yes</w:t>
            </w:r>
            <w:r w:rsidRPr="00F80E9D">
              <w:rPr>
                <w:rFonts w:ascii="Times New Roman" w:eastAsia="Times New Roman" w:hAnsi="Times New Roman" w:cs="Times New Roman"/>
                <w:sz w:val="24"/>
                <w:szCs w:val="24"/>
              </w:rPr>
              <w:t xml:space="preserve">, How many? </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r w:rsidR="00F80E9D" w:rsidRPr="00F80E9D" w:rsidTr="00C4066C">
        <w:tc>
          <w:tcPr>
            <w:tcW w:w="693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10.4 If you do not belong to the FUG, what are the major reasons?</w:t>
            </w:r>
            <w:r w:rsidR="00096E98">
              <w:rPr>
                <w:rFonts w:ascii="Times New Roman" w:eastAsia="Times New Roman" w:hAnsi="Times New Roman" w:cs="Times New Roman"/>
                <w:sz w:val="24"/>
                <w:szCs w:val="24"/>
              </w:rPr>
              <w:t xml:space="preserve"> </w:t>
            </w:r>
            <w:r w:rsidR="00096E98" w:rsidRPr="00096E98">
              <w:rPr>
                <w:rFonts w:ascii="Times New Roman" w:eastAsia="Times New Roman" w:hAnsi="Times New Roman" w:cs="Times New Roman"/>
                <w:i/>
                <w:sz w:val="24"/>
                <w:szCs w:val="24"/>
              </w:rPr>
              <w:t>Skip to section 11</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r w:rsidR="00F80E9D" w:rsidRPr="00F80E9D" w:rsidTr="00C4066C">
        <w:tc>
          <w:tcPr>
            <w:tcW w:w="6930" w:type="dxa"/>
          </w:tcPr>
          <w:p w:rsidR="00F80E9D" w:rsidRPr="00F80E9D" w:rsidRDefault="00F80E9D" w:rsidP="00F80E9D">
            <w:pPr>
              <w:spacing w:before="240"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 xml:space="preserve">10.5 Is the FUG’s main purpose related to the management of a particular forest area or </w:t>
            </w:r>
            <w:r w:rsidR="007E1C19">
              <w:rPr>
                <w:rFonts w:ascii="Times New Roman" w:eastAsia="Times New Roman" w:hAnsi="Times New Roman" w:cs="Times New Roman"/>
                <w:sz w:val="24"/>
                <w:szCs w:val="24"/>
              </w:rPr>
              <w:t xml:space="preserve">harvesting </w:t>
            </w:r>
            <w:r w:rsidRPr="00F80E9D">
              <w:rPr>
                <w:rFonts w:ascii="Times New Roman" w:eastAsia="Times New Roman" w:hAnsi="Times New Roman" w:cs="Times New Roman"/>
                <w:sz w:val="24"/>
                <w:szCs w:val="24"/>
              </w:rPr>
              <w:t>of particular forest product(s)?</w:t>
            </w:r>
            <w:r w:rsidR="007E1C19">
              <w:rPr>
                <w:rFonts w:ascii="Times New Roman" w:eastAsia="Times New Roman" w:hAnsi="Times New Roman" w:cs="Times New Roman"/>
                <w:b/>
                <w:sz w:val="24"/>
                <w:szCs w:val="24"/>
              </w:rPr>
              <w:t xml:space="preserve"> Indicate 0 for management, 1 for harvesting and 2 for neither of the two and 3 for Both</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r w:rsidR="00F80E9D" w:rsidRPr="00F80E9D" w:rsidTr="00C4066C">
        <w:tc>
          <w:tcPr>
            <w:tcW w:w="6930"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10.6 How many members are there in the group?</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r w:rsidR="00F80E9D" w:rsidRPr="00F80E9D" w:rsidTr="00C4066C">
        <w:tc>
          <w:tcPr>
            <w:tcW w:w="6930"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10.7 How many times per year does the FUG have meetings?</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r w:rsidR="00F80E9D" w:rsidRPr="00F80E9D" w:rsidTr="00C4066C">
        <w:tc>
          <w:tcPr>
            <w:tcW w:w="6930" w:type="dxa"/>
          </w:tcPr>
          <w:p w:rsidR="00F80E9D" w:rsidRPr="00F80E9D" w:rsidRDefault="00F80E9D" w:rsidP="00F80E9D">
            <w:pPr>
              <w:spacing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10.8 Does the group have any support from government, company or NGOs? Indicate which one</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r w:rsidR="00F80E9D" w:rsidRPr="00F80E9D" w:rsidTr="00C4066C">
        <w:tc>
          <w:tcPr>
            <w:tcW w:w="6930" w:type="dxa"/>
          </w:tcPr>
          <w:p w:rsidR="00F80E9D" w:rsidRPr="00F80E9D" w:rsidRDefault="00F80E9D" w:rsidP="00F80E9D">
            <w:pPr>
              <w:spacing w:before="240"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10.9 Are there benefits that your household has enjoyed from the forest by belonging to this user group?</w:t>
            </w:r>
          </w:p>
        </w:tc>
        <w:tc>
          <w:tcPr>
            <w:tcW w:w="2538" w:type="dxa"/>
          </w:tcPr>
          <w:p w:rsidR="00F80E9D" w:rsidRPr="00F80E9D" w:rsidRDefault="00F80E9D" w:rsidP="00F80E9D">
            <w:pPr>
              <w:spacing w:before="240" w:after="0" w:line="240" w:lineRule="auto"/>
              <w:rPr>
                <w:rFonts w:ascii="Times New Roman" w:eastAsia="Times New Roman" w:hAnsi="Times New Roman" w:cs="Times New Roman"/>
                <w:b/>
                <w:sz w:val="24"/>
                <w:szCs w:val="24"/>
              </w:rPr>
            </w:pPr>
          </w:p>
        </w:tc>
      </w:tr>
    </w:tbl>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lastRenderedPageBreak/>
        <w:t>11.0 Household perception of Forest Institutions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32"/>
        <w:gridCol w:w="5736"/>
      </w:tblGrid>
      <w:tr w:rsidR="00F80E9D" w:rsidRPr="00F80E9D" w:rsidTr="006A6A4D">
        <w:tc>
          <w:tcPr>
            <w:tcW w:w="3870" w:type="dxa"/>
          </w:tcPr>
          <w:p w:rsidR="00F80E9D" w:rsidRPr="00F80E9D" w:rsidRDefault="00F80E9D" w:rsidP="00F80E9D">
            <w:pPr>
              <w:spacing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11.1 Are you aware of any rules guiding forest use and management in your area</w:t>
            </w:r>
          </w:p>
        </w:tc>
        <w:tc>
          <w:tcPr>
            <w:tcW w:w="5598" w:type="dxa"/>
          </w:tcPr>
          <w:p w:rsidR="00F80E9D" w:rsidRPr="00F80E9D" w:rsidRDefault="00F80E9D" w:rsidP="00F80E9D">
            <w:pPr>
              <w:spacing w:after="0" w:line="240" w:lineRule="auto"/>
              <w:rPr>
                <w:rFonts w:ascii="Times New Roman" w:eastAsia="Times New Roman" w:hAnsi="Times New Roman" w:cs="Times New Roman"/>
                <w:i/>
                <w:sz w:val="24"/>
                <w:szCs w:val="24"/>
              </w:rPr>
            </w:pPr>
            <w:r w:rsidRPr="00F80E9D">
              <w:rPr>
                <w:rFonts w:ascii="Times New Roman" w:eastAsia="Times New Roman" w:hAnsi="Times New Roman" w:cs="Times New Roman"/>
                <w:i/>
                <w:sz w:val="24"/>
                <w:szCs w:val="24"/>
              </w:rPr>
              <w:t xml:space="preserve">                      Yes or no</w:t>
            </w:r>
          </w:p>
        </w:tc>
      </w:tr>
      <w:tr w:rsidR="00F80E9D" w:rsidRPr="00F80E9D" w:rsidTr="006A6A4D">
        <w:tc>
          <w:tcPr>
            <w:tcW w:w="3870"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11.2 What are these rules aimed at?</w:t>
            </w:r>
            <w:r w:rsidR="00CE3722">
              <w:rPr>
                <w:rFonts w:ascii="Times New Roman" w:eastAsia="Times New Roman" w:hAnsi="Times New Roman" w:cs="Times New Roman"/>
                <w:sz w:val="24"/>
                <w:szCs w:val="24"/>
              </w:rPr>
              <w:t xml:space="preserve"> </w:t>
            </w:r>
            <w:r w:rsidRPr="00F80E9D">
              <w:rPr>
                <w:rFonts w:ascii="Times New Roman" w:eastAsia="Times New Roman" w:hAnsi="Times New Roman" w:cs="Times New Roman"/>
                <w:i/>
                <w:sz w:val="24"/>
                <w:szCs w:val="24"/>
              </w:rPr>
              <w:t>List up to 5</w:t>
            </w:r>
          </w:p>
        </w:tc>
        <w:tc>
          <w:tcPr>
            <w:tcW w:w="5598" w:type="dxa"/>
          </w:tcPr>
          <w:p w:rsid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w:t>
            </w:r>
            <w:r w:rsidR="006A6A4D">
              <w:rPr>
                <w:rFonts w:ascii="Times New Roman" w:eastAsia="Times New Roman" w:hAnsi="Times New Roman" w:cs="Times New Roman"/>
                <w:sz w:val="24"/>
                <w:szCs w:val="24"/>
              </w:rPr>
              <w:t>……………………………………</w:t>
            </w:r>
          </w:p>
          <w:p w:rsidR="006A6A4D" w:rsidRPr="00F80E9D" w:rsidRDefault="006A6A4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2……………………</w:t>
            </w:r>
            <w:r w:rsidR="006A6A4D">
              <w:rPr>
                <w:rFonts w:ascii="Times New Roman" w:eastAsia="Times New Roman" w:hAnsi="Times New Roman" w:cs="Times New Roman"/>
                <w:sz w:val="24"/>
                <w:szCs w:val="24"/>
              </w:rPr>
              <w:t>……………………………………</w:t>
            </w:r>
          </w:p>
          <w:p w:rsidR="006A6A4D" w:rsidRPr="00F80E9D" w:rsidRDefault="006A6A4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3……………</w:t>
            </w:r>
            <w:r w:rsidR="006A6A4D">
              <w:rPr>
                <w:rFonts w:ascii="Times New Roman" w:eastAsia="Times New Roman" w:hAnsi="Times New Roman" w:cs="Times New Roman"/>
                <w:sz w:val="24"/>
                <w:szCs w:val="24"/>
              </w:rPr>
              <w:t>…………………………………………….</w:t>
            </w:r>
          </w:p>
          <w:p w:rsidR="006A6A4D" w:rsidRPr="00F80E9D" w:rsidRDefault="006A6A4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4……………………</w:t>
            </w:r>
            <w:r w:rsidR="006A6A4D">
              <w:rPr>
                <w:rFonts w:ascii="Times New Roman" w:eastAsia="Times New Roman" w:hAnsi="Times New Roman" w:cs="Times New Roman"/>
                <w:sz w:val="24"/>
                <w:szCs w:val="24"/>
              </w:rPr>
              <w:t>…………………………………….</w:t>
            </w:r>
          </w:p>
          <w:p w:rsidR="006A6A4D" w:rsidRPr="00F80E9D" w:rsidRDefault="006A6A4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5…………………......</w:t>
            </w:r>
            <w:r w:rsidR="006A6A4D">
              <w:rPr>
                <w:rFonts w:ascii="Times New Roman" w:eastAsia="Times New Roman" w:hAnsi="Times New Roman" w:cs="Times New Roman"/>
                <w:sz w:val="24"/>
                <w:szCs w:val="24"/>
              </w:rPr>
              <w:t>.....................................................</w:t>
            </w:r>
          </w:p>
          <w:p w:rsidR="006A6A4D" w:rsidRPr="00F80E9D" w:rsidRDefault="006A6A4D" w:rsidP="00F80E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80E9D" w:rsidRPr="00F80E9D" w:rsidTr="006A6A4D">
        <w:tc>
          <w:tcPr>
            <w:tcW w:w="3870"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11.3 Which institution</w:t>
            </w:r>
            <w:r w:rsidR="00D959F9">
              <w:rPr>
                <w:rFonts w:ascii="Times New Roman" w:eastAsia="Times New Roman" w:hAnsi="Times New Roman" w:cs="Times New Roman"/>
                <w:sz w:val="24"/>
                <w:szCs w:val="24"/>
              </w:rPr>
              <w:t>s</w:t>
            </w:r>
            <w:r w:rsidRPr="00F80E9D">
              <w:rPr>
                <w:rFonts w:ascii="Times New Roman" w:eastAsia="Times New Roman" w:hAnsi="Times New Roman" w:cs="Times New Roman"/>
                <w:sz w:val="24"/>
                <w:szCs w:val="24"/>
              </w:rPr>
              <w:t xml:space="preserve"> do you think control forest degradation in this area? </w:t>
            </w:r>
          </w:p>
          <w:p w:rsidR="00F80E9D" w:rsidRPr="00F80E9D" w:rsidRDefault="00F80E9D" w:rsidP="00F80E9D">
            <w:pPr>
              <w:spacing w:after="0" w:line="240" w:lineRule="auto"/>
              <w:ind w:left="522" w:hanging="522"/>
              <w:rPr>
                <w:rFonts w:ascii="Times New Roman" w:eastAsia="Times New Roman" w:hAnsi="Times New Roman" w:cs="Times New Roman"/>
                <w:sz w:val="24"/>
                <w:szCs w:val="24"/>
              </w:rPr>
            </w:pPr>
          </w:p>
        </w:tc>
        <w:tc>
          <w:tcPr>
            <w:tcW w:w="5598" w:type="dxa"/>
          </w:tcPr>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Chiefs</w:t>
            </w:r>
            <w:r w:rsidR="007E1C19">
              <w:rPr>
                <w:rFonts w:ascii="Times New Roman" w:eastAsia="Times New Roman" w:hAnsi="Times New Roman" w:cs="Times New Roman"/>
                <w:sz w:val="24"/>
                <w:szCs w:val="24"/>
              </w:rPr>
              <w:t>……………………………..1</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District Council</w:t>
            </w:r>
            <w:r w:rsidR="007E1C19">
              <w:rPr>
                <w:rFonts w:ascii="Times New Roman" w:eastAsia="Times New Roman" w:hAnsi="Times New Roman" w:cs="Times New Roman"/>
                <w:sz w:val="24"/>
                <w:szCs w:val="24"/>
              </w:rPr>
              <w:t>…………………...2</w:t>
            </w:r>
          </w:p>
          <w:p w:rsidR="00F80E9D" w:rsidRPr="00F80E9D" w:rsidRDefault="00F80E9D" w:rsidP="00F80E9D">
            <w:pPr>
              <w:spacing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Forest Department</w:t>
            </w:r>
            <w:r w:rsidR="007E1C19">
              <w:rPr>
                <w:rFonts w:ascii="Times New Roman" w:eastAsia="Times New Roman" w:hAnsi="Times New Roman" w:cs="Times New Roman"/>
                <w:sz w:val="24"/>
                <w:szCs w:val="24"/>
              </w:rPr>
              <w:t>…………………3</w:t>
            </w:r>
          </w:p>
        </w:tc>
      </w:tr>
      <w:tr w:rsidR="00F80E9D" w:rsidRPr="00F80E9D" w:rsidTr="006A6A4D">
        <w:trPr>
          <w:trHeight w:val="575"/>
        </w:trPr>
        <w:tc>
          <w:tcPr>
            <w:tcW w:w="3870" w:type="dxa"/>
          </w:tcPr>
          <w:p w:rsidR="00F80E9D" w:rsidRPr="00F80E9D" w:rsidRDefault="00F80E9D" w:rsidP="00F80E9D">
            <w:pPr>
              <w:spacing w:before="240" w:after="0" w:line="240" w:lineRule="auto"/>
              <w:ind w:left="522" w:hanging="522"/>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11.4 What role does the household expect government to play in forest regulations enforcement?</w:t>
            </w:r>
          </w:p>
        </w:tc>
        <w:tc>
          <w:tcPr>
            <w:tcW w:w="5598" w:type="dxa"/>
          </w:tcPr>
          <w:p w:rsidR="00F80E9D" w:rsidRDefault="007E1C19" w:rsidP="00F80E9D">
            <w:pPr>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rsidR="007E1C19" w:rsidRDefault="007E1C19" w:rsidP="00F80E9D">
            <w:pPr>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rsidR="007E1C19" w:rsidRDefault="007E1C19" w:rsidP="00F80E9D">
            <w:pPr>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rsidR="007E1C19" w:rsidRPr="00F80E9D" w:rsidRDefault="007E1C19" w:rsidP="00F80E9D">
            <w:pPr>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r>
    </w:tbl>
    <w:p w:rsidR="00F80E9D" w:rsidRPr="00F80E9D" w:rsidRDefault="00F80E9D" w:rsidP="00F80E9D">
      <w:pPr>
        <w:keepNext/>
        <w:keepLines/>
        <w:spacing w:before="200" w:after="0"/>
        <w:jc w:val="center"/>
        <w:outlineLvl w:val="1"/>
        <w:rPr>
          <w:rFonts w:ascii="Times New Roman" w:eastAsia="Times New Roman" w:hAnsi="Times New Roman" w:cs="Times New Roman"/>
          <w:b/>
          <w:bCs/>
          <w:color w:val="4F81BD"/>
          <w:sz w:val="24"/>
          <w:szCs w:val="24"/>
        </w:rPr>
      </w:pPr>
    </w:p>
    <w:p w:rsidR="00F80E9D" w:rsidRPr="00F80E9D" w:rsidRDefault="00F80E9D" w:rsidP="00F80E9D">
      <w:pPr>
        <w:keepNext/>
        <w:keepLines/>
        <w:spacing w:before="200" w:after="0"/>
        <w:jc w:val="center"/>
        <w:outlineLvl w:val="1"/>
        <w:rPr>
          <w:rFonts w:ascii="Times New Roman" w:eastAsia="Times New Roman" w:hAnsi="Times New Roman" w:cs="Times New Roman"/>
          <w:b/>
          <w:bCs/>
          <w:i/>
          <w:iCs/>
          <w:color w:val="4F81BD"/>
          <w:sz w:val="56"/>
          <w:szCs w:val="56"/>
        </w:rPr>
      </w:pPr>
      <w:r w:rsidRPr="00F80E9D">
        <w:rPr>
          <w:rFonts w:ascii="Times New Roman" w:eastAsia="Times New Roman" w:hAnsi="Times New Roman" w:cs="Times New Roman"/>
          <w:b/>
          <w:bCs/>
          <w:i/>
          <w:iCs/>
          <w:color w:val="4F81BD"/>
          <w:sz w:val="56"/>
          <w:szCs w:val="56"/>
        </w:rPr>
        <w:t>End of the interview.</w:t>
      </w:r>
    </w:p>
    <w:p w:rsidR="00F80E9D" w:rsidRPr="00F80E9D" w:rsidRDefault="00F80E9D" w:rsidP="00F80E9D">
      <w:pPr>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br w:type="page"/>
      </w:r>
    </w:p>
    <w:p w:rsidR="00F80E9D" w:rsidRPr="00F80E9D" w:rsidRDefault="00017F89" w:rsidP="00F80E9D">
      <w:pPr>
        <w:keepNext/>
        <w:keepLines/>
        <w:spacing w:before="200" w:after="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pict>
          <v:rect id="_x0000_i1025" style="width:0;height:1.5pt" o:hralign="center" o:hrstd="t" o:hr="t" fillcolor="#a0a0a0" stroked="f"/>
        </w:pict>
      </w:r>
    </w:p>
    <w:p w:rsidR="00F80E9D" w:rsidRPr="00F80E9D" w:rsidRDefault="00F80E9D" w:rsidP="00F80E9D">
      <w:pPr>
        <w:keepNext/>
        <w:keepLines/>
        <w:spacing w:before="200" w:after="0"/>
        <w:outlineLvl w:val="1"/>
        <w:rPr>
          <w:rFonts w:ascii="Times New Roman" w:eastAsia="Times New Roman" w:hAnsi="Times New Roman" w:cs="Times New Roman"/>
          <w:b/>
          <w:bCs/>
          <w:sz w:val="24"/>
          <w:szCs w:val="24"/>
        </w:rPr>
      </w:pPr>
      <w:r w:rsidRPr="00F80E9D">
        <w:rPr>
          <w:rFonts w:ascii="Times New Roman" w:eastAsia="Times New Roman" w:hAnsi="Times New Roman" w:cs="Times New Roman"/>
          <w:b/>
          <w:bCs/>
          <w:sz w:val="24"/>
          <w:szCs w:val="24"/>
        </w:rPr>
        <w:t xml:space="preserve"> Control information (For official use only)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0"/>
        <w:gridCol w:w="1260"/>
        <w:gridCol w:w="1620"/>
        <w:gridCol w:w="3528"/>
      </w:tblGrid>
      <w:tr w:rsidR="00F80E9D" w:rsidRPr="00F80E9D" w:rsidTr="00C4066C">
        <w:tc>
          <w:tcPr>
            <w:tcW w:w="30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Task</w:t>
            </w:r>
          </w:p>
        </w:tc>
        <w:tc>
          <w:tcPr>
            <w:tcW w:w="12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Date(s)</w:t>
            </w:r>
          </w:p>
        </w:tc>
        <w:tc>
          <w:tcPr>
            <w:tcW w:w="162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By who?</w:t>
            </w:r>
          </w:p>
        </w:tc>
        <w:tc>
          <w:tcPr>
            <w:tcW w:w="3528"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Status OK? If not,</w:t>
            </w:r>
            <w:r>
              <w:rPr>
                <w:rFonts w:ascii="Times New Roman" w:eastAsia="Times New Roman" w:hAnsi="Times New Roman" w:cs="Times New Roman"/>
                <w:sz w:val="24"/>
                <w:szCs w:val="24"/>
              </w:rPr>
              <w:t xml:space="preserve"> </w:t>
            </w:r>
            <w:r w:rsidRPr="00F80E9D">
              <w:rPr>
                <w:rFonts w:ascii="Times New Roman" w:eastAsia="Times New Roman" w:hAnsi="Times New Roman" w:cs="Times New Roman"/>
                <w:sz w:val="24"/>
                <w:szCs w:val="24"/>
              </w:rPr>
              <w:t>give comments</w:t>
            </w:r>
          </w:p>
        </w:tc>
      </w:tr>
      <w:tr w:rsidR="00F80E9D" w:rsidRPr="00F80E9D" w:rsidTr="00C4066C">
        <w:tc>
          <w:tcPr>
            <w:tcW w:w="30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Meeting with Household</w:t>
            </w:r>
          </w:p>
        </w:tc>
        <w:tc>
          <w:tcPr>
            <w:tcW w:w="12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162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3528"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F80E9D" w:rsidRPr="00F80E9D" w:rsidTr="00C4066C">
        <w:tc>
          <w:tcPr>
            <w:tcW w:w="30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Checking questionnaire</w:t>
            </w:r>
          </w:p>
        </w:tc>
        <w:tc>
          <w:tcPr>
            <w:tcW w:w="12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162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3528"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F80E9D" w:rsidRPr="00F80E9D" w:rsidTr="00C4066C">
        <w:tc>
          <w:tcPr>
            <w:tcW w:w="30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Coding questionnaire</w:t>
            </w:r>
          </w:p>
        </w:tc>
        <w:tc>
          <w:tcPr>
            <w:tcW w:w="12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162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3528"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F80E9D" w:rsidRPr="00F80E9D" w:rsidTr="00C4066C">
        <w:tc>
          <w:tcPr>
            <w:tcW w:w="30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Entering data</w:t>
            </w:r>
          </w:p>
        </w:tc>
        <w:tc>
          <w:tcPr>
            <w:tcW w:w="12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162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3528"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r w:rsidR="00F80E9D" w:rsidRPr="00F80E9D" w:rsidTr="00C4066C">
        <w:tc>
          <w:tcPr>
            <w:tcW w:w="30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r w:rsidRPr="00F80E9D">
              <w:rPr>
                <w:rFonts w:ascii="Times New Roman" w:eastAsia="Times New Roman" w:hAnsi="Times New Roman" w:cs="Times New Roman"/>
                <w:sz w:val="24"/>
                <w:szCs w:val="24"/>
              </w:rPr>
              <w:t>Checking &amp;approving data entry</w:t>
            </w:r>
          </w:p>
        </w:tc>
        <w:tc>
          <w:tcPr>
            <w:tcW w:w="126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1620"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c>
          <w:tcPr>
            <w:tcW w:w="3528" w:type="dxa"/>
          </w:tcPr>
          <w:p w:rsidR="00F80E9D" w:rsidRPr="00F80E9D" w:rsidRDefault="00F80E9D" w:rsidP="00F80E9D">
            <w:pPr>
              <w:spacing w:before="240" w:after="0" w:line="240" w:lineRule="auto"/>
              <w:rPr>
                <w:rFonts w:ascii="Times New Roman" w:eastAsia="Times New Roman" w:hAnsi="Times New Roman" w:cs="Times New Roman"/>
                <w:sz w:val="24"/>
                <w:szCs w:val="24"/>
              </w:rPr>
            </w:pPr>
          </w:p>
        </w:tc>
      </w:tr>
    </w:tbl>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F80E9D" w:rsidRPr="00F80E9D" w:rsidRDefault="00F80E9D" w:rsidP="00F80E9D">
      <w:pPr>
        <w:spacing w:after="0" w:line="240" w:lineRule="auto"/>
        <w:rPr>
          <w:rFonts w:ascii="Times New Roman" w:eastAsia="Times New Roman" w:hAnsi="Times New Roman" w:cs="Times New Roman"/>
          <w:sz w:val="24"/>
          <w:szCs w:val="24"/>
        </w:rPr>
      </w:pPr>
    </w:p>
    <w:p w:rsidR="00B978A2" w:rsidRPr="00F80E9D" w:rsidRDefault="00E8469B" w:rsidP="00F80E9D">
      <w:pPr>
        <w:rPr>
          <w:rFonts w:ascii="Times New Roman" w:eastAsia="Times New Roman" w:hAnsi="Times New Roman" w:cs="Times New Roman"/>
          <w:sz w:val="24"/>
          <w:szCs w:val="24"/>
        </w:rPr>
      </w:pPr>
      <w:r w:rsidRPr="00E8469B">
        <w:rPr>
          <w:rFonts w:ascii="Times New Roman" w:eastAsia="Times New Roman" w:hAnsi="Times New Roman" w:cs="Times New Roman"/>
          <w:sz w:val="24"/>
          <w:szCs w:val="24"/>
        </w:rPr>
        <w:br w:type="page"/>
      </w:r>
    </w:p>
    <w:p w:rsidR="000F1664" w:rsidRDefault="000F1664" w:rsidP="00533CA1">
      <w:pPr>
        <w:spacing w:after="0" w:line="240" w:lineRule="auto"/>
        <w:rPr>
          <w:rFonts w:ascii="Times New Roman" w:hAnsi="Times New Roman" w:cs="Times New Roman"/>
          <w:b/>
          <w:sz w:val="24"/>
          <w:szCs w:val="24"/>
        </w:rPr>
        <w:sectPr w:rsidR="000F1664" w:rsidSect="00486F24">
          <w:pgSz w:w="12240" w:h="15840"/>
          <w:pgMar w:top="1440" w:right="1440" w:bottom="1440" w:left="1440" w:header="720" w:footer="720" w:gutter="0"/>
          <w:cols w:space="720"/>
          <w:titlePg/>
          <w:docGrid w:linePitch="360"/>
        </w:sectPr>
      </w:pPr>
    </w:p>
    <w:p w:rsidR="000F1664" w:rsidRPr="000F1664" w:rsidRDefault="000F1664" w:rsidP="000F1664">
      <w:pPr>
        <w:keepNext/>
        <w:spacing w:before="240" w:after="60"/>
        <w:outlineLvl w:val="3"/>
        <w:rPr>
          <w:rFonts w:ascii="Times New Roman" w:eastAsia="Times New Roman" w:hAnsi="Times New Roman" w:cs="Times New Roman"/>
          <w:b/>
          <w:bCs/>
          <w:sz w:val="24"/>
          <w:szCs w:val="24"/>
        </w:rPr>
      </w:pPr>
      <w:r w:rsidRPr="000F1664">
        <w:rPr>
          <w:rFonts w:ascii="Times New Roman" w:eastAsia="Times New Roman" w:hAnsi="Times New Roman" w:cs="Times New Roman"/>
          <w:b/>
          <w:bCs/>
          <w:sz w:val="24"/>
          <w:szCs w:val="24"/>
        </w:rPr>
        <w:lastRenderedPageBreak/>
        <w:t xml:space="preserve">Annex 2 Bridge Survey </w:t>
      </w:r>
    </w:p>
    <w:p w:rsidR="000F1664" w:rsidRPr="000F1664" w:rsidRDefault="000F1664" w:rsidP="000F1664">
      <w:pPr>
        <w:spacing w:after="0" w:line="240" w:lineRule="auto"/>
        <w:rPr>
          <w:rFonts w:ascii="Times New Roman" w:eastAsia="Calibri" w:hAnsi="Times New Roman" w:cs="Times New Roman"/>
          <w:b/>
          <w:sz w:val="18"/>
          <w:szCs w:val="18"/>
        </w:rPr>
      </w:pPr>
    </w:p>
    <w:p w:rsidR="000F1664" w:rsidRPr="000F1664" w:rsidRDefault="000F1664" w:rsidP="000F1664">
      <w:pPr>
        <w:rPr>
          <w:rFonts w:ascii="Times New Roman" w:eastAsia="Times New Roman" w:hAnsi="Times New Roman" w:cs="Times New Roman"/>
          <w:b/>
          <w:bCs/>
          <w:sz w:val="18"/>
          <w:szCs w:val="18"/>
        </w:rPr>
      </w:pPr>
      <w:r w:rsidRPr="000F1664">
        <w:rPr>
          <w:rFonts w:ascii="Times New Roman" w:eastAsia="Times New Roman" w:hAnsi="Times New Roman" w:cs="Times New Roman"/>
          <w:b/>
          <w:bCs/>
          <w:sz w:val="18"/>
          <w:szCs w:val="18"/>
        </w:rPr>
        <w:t>Identification and Location Characteristics</w:t>
      </w:r>
    </w:p>
    <w:p w:rsidR="000F1664" w:rsidRPr="000F1664" w:rsidRDefault="000F1664" w:rsidP="0085571A">
      <w:pPr>
        <w:numPr>
          <w:ilvl w:val="0"/>
          <w:numId w:val="15"/>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Respondent’s name</w:t>
      </w:r>
      <w:r w:rsidR="00751750">
        <w:rPr>
          <w:rFonts w:ascii="Times New Roman" w:eastAsia="Calibri" w:hAnsi="Times New Roman" w:cs="Times New Roman"/>
          <w:sz w:val="18"/>
          <w:szCs w:val="18"/>
        </w:rPr>
        <w:t>…………………………………………………………………………………………………</w:t>
      </w:r>
    </w:p>
    <w:p w:rsidR="000F1664" w:rsidRPr="000F1664" w:rsidRDefault="000F1664" w:rsidP="0085571A">
      <w:pPr>
        <w:numPr>
          <w:ilvl w:val="0"/>
          <w:numId w:val="15"/>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Gender</w:t>
      </w:r>
      <w:r w:rsidR="00751750">
        <w:rPr>
          <w:rFonts w:ascii="Times New Roman" w:eastAsia="Calibri" w:hAnsi="Times New Roman" w:cs="Times New Roman"/>
          <w:sz w:val="18"/>
          <w:szCs w:val="18"/>
        </w:rPr>
        <w:t>…………………………………………………………………………………………………………...….</w:t>
      </w:r>
    </w:p>
    <w:p w:rsidR="000F1664" w:rsidRPr="000F1664" w:rsidRDefault="000F1664" w:rsidP="0085571A">
      <w:pPr>
        <w:numPr>
          <w:ilvl w:val="0"/>
          <w:numId w:val="15"/>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District</w:t>
      </w:r>
      <w:r w:rsidR="00751750">
        <w:rPr>
          <w:rFonts w:ascii="Times New Roman" w:eastAsia="Calibri" w:hAnsi="Times New Roman" w:cs="Times New Roman"/>
          <w:sz w:val="18"/>
          <w:szCs w:val="18"/>
        </w:rPr>
        <w:t>………………………………………………………………………………………………………………</w:t>
      </w:r>
    </w:p>
    <w:p w:rsidR="000F1664" w:rsidRPr="000F1664" w:rsidRDefault="000F1664" w:rsidP="0085571A">
      <w:pPr>
        <w:numPr>
          <w:ilvl w:val="0"/>
          <w:numId w:val="15"/>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 xml:space="preserve">Name </w:t>
      </w:r>
      <w:r w:rsidR="003C1201" w:rsidRPr="000F1664">
        <w:rPr>
          <w:rFonts w:ascii="Times New Roman" w:eastAsia="Calibri" w:hAnsi="Times New Roman" w:cs="Times New Roman"/>
          <w:sz w:val="18"/>
          <w:szCs w:val="18"/>
        </w:rPr>
        <w:t>of Road</w:t>
      </w:r>
      <w:r w:rsidR="00751750">
        <w:rPr>
          <w:rFonts w:ascii="Times New Roman" w:eastAsia="Calibri" w:hAnsi="Times New Roman" w:cs="Times New Roman"/>
          <w:sz w:val="18"/>
          <w:szCs w:val="18"/>
        </w:rPr>
        <w:t>………………………………………………………………………………………………………</w:t>
      </w:r>
    </w:p>
    <w:p w:rsidR="000F1664" w:rsidRPr="000F1664" w:rsidRDefault="000F1664" w:rsidP="0085571A">
      <w:pPr>
        <w:numPr>
          <w:ilvl w:val="0"/>
          <w:numId w:val="15"/>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 xml:space="preserve">Name </w:t>
      </w:r>
      <w:r w:rsidR="003C1201" w:rsidRPr="000F1664">
        <w:rPr>
          <w:rFonts w:ascii="Times New Roman" w:eastAsia="Calibri" w:hAnsi="Times New Roman" w:cs="Times New Roman"/>
          <w:sz w:val="18"/>
          <w:szCs w:val="18"/>
        </w:rPr>
        <w:t>of Check</w:t>
      </w:r>
      <w:r w:rsidRPr="000F1664">
        <w:rPr>
          <w:rFonts w:ascii="Times New Roman" w:eastAsia="Calibri" w:hAnsi="Times New Roman" w:cs="Times New Roman"/>
          <w:sz w:val="18"/>
          <w:szCs w:val="18"/>
        </w:rPr>
        <w:t xml:space="preserve"> Point</w:t>
      </w:r>
      <w:r w:rsidR="00751750">
        <w:rPr>
          <w:rFonts w:ascii="Times New Roman" w:eastAsia="Calibri" w:hAnsi="Times New Roman" w:cs="Times New Roman"/>
          <w:sz w:val="18"/>
          <w:szCs w:val="18"/>
        </w:rPr>
        <w:t>……………………………………………………………………………………………….</w:t>
      </w:r>
    </w:p>
    <w:p w:rsidR="000F1664" w:rsidRPr="000F1664" w:rsidRDefault="000F1664" w:rsidP="0085571A">
      <w:pPr>
        <w:numPr>
          <w:ilvl w:val="0"/>
          <w:numId w:val="15"/>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Average single transport cost per person to the main market using a car/truck</w:t>
      </w:r>
      <w:r w:rsidR="00751750">
        <w:rPr>
          <w:rFonts w:ascii="Times New Roman" w:eastAsia="Calibri" w:hAnsi="Times New Roman" w:cs="Times New Roman"/>
          <w:sz w:val="18"/>
          <w:szCs w:val="18"/>
        </w:rPr>
        <w:t xml:space="preserve">……………………………………  </w:t>
      </w:r>
    </w:p>
    <w:p w:rsidR="000F1664" w:rsidRPr="000F1664" w:rsidRDefault="000F1664" w:rsidP="0085571A">
      <w:pPr>
        <w:numPr>
          <w:ilvl w:val="0"/>
          <w:numId w:val="16"/>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Interviewer</w:t>
      </w:r>
      <w:r w:rsidR="00751750">
        <w:rPr>
          <w:rFonts w:ascii="Times New Roman" w:eastAsia="Calibri" w:hAnsi="Times New Roman" w:cs="Times New Roman"/>
          <w:sz w:val="18"/>
          <w:szCs w:val="18"/>
        </w:rPr>
        <w:t>……………………………………………………………………………………………………………</w:t>
      </w:r>
    </w:p>
    <w:p w:rsidR="000F1664" w:rsidRPr="000F1664" w:rsidRDefault="003C1201" w:rsidP="0085571A">
      <w:pPr>
        <w:numPr>
          <w:ilvl w:val="0"/>
          <w:numId w:val="16"/>
        </w:numPr>
        <w:spacing w:after="0" w:line="480" w:lineRule="auto"/>
        <w:rPr>
          <w:rFonts w:ascii="Times New Roman" w:eastAsia="Calibri" w:hAnsi="Times New Roman" w:cs="Times New Roman"/>
          <w:sz w:val="18"/>
          <w:szCs w:val="18"/>
        </w:rPr>
      </w:pPr>
      <w:r>
        <w:rPr>
          <w:rFonts w:ascii="Times New Roman" w:eastAsia="Calibri" w:hAnsi="Times New Roman" w:cs="Times New Roman"/>
          <w:sz w:val="18"/>
          <w:szCs w:val="18"/>
        </w:rPr>
        <w:t>Date of</w:t>
      </w:r>
      <w:r w:rsidR="00751750">
        <w:rPr>
          <w:rFonts w:ascii="Times New Roman" w:eastAsia="Calibri" w:hAnsi="Times New Roman" w:cs="Times New Roman"/>
          <w:sz w:val="18"/>
          <w:szCs w:val="18"/>
        </w:rPr>
        <w:t xml:space="preserve"> </w:t>
      </w:r>
      <w:r>
        <w:rPr>
          <w:rFonts w:ascii="Times New Roman" w:eastAsia="Calibri" w:hAnsi="Times New Roman" w:cs="Times New Roman"/>
          <w:sz w:val="18"/>
          <w:szCs w:val="18"/>
        </w:rPr>
        <w:t>Interview:</w:t>
      </w:r>
      <w:r w:rsidR="00751750">
        <w:rPr>
          <w:rFonts w:ascii="Times New Roman" w:eastAsia="Calibri" w:hAnsi="Times New Roman" w:cs="Times New Roman"/>
          <w:sz w:val="18"/>
          <w:szCs w:val="18"/>
        </w:rPr>
        <w:t>…………………………………………………………………………………………………..</w:t>
      </w:r>
    </w:p>
    <w:p w:rsidR="000F1664" w:rsidRPr="000F1664" w:rsidRDefault="000F1664" w:rsidP="0085571A">
      <w:pPr>
        <w:numPr>
          <w:ilvl w:val="0"/>
          <w:numId w:val="16"/>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 xml:space="preserve">Checked </w:t>
      </w:r>
      <w:r w:rsidR="003C1201" w:rsidRPr="000F1664">
        <w:rPr>
          <w:rFonts w:ascii="Times New Roman" w:eastAsia="Calibri" w:hAnsi="Times New Roman" w:cs="Times New Roman"/>
          <w:sz w:val="18"/>
          <w:szCs w:val="18"/>
        </w:rPr>
        <w:t xml:space="preserve">by </w:t>
      </w:r>
      <w:proofErr w:type="gramStart"/>
      <w:r w:rsidR="003C1201" w:rsidRPr="000F1664">
        <w:rPr>
          <w:rFonts w:ascii="Times New Roman" w:eastAsia="Calibri" w:hAnsi="Times New Roman" w:cs="Times New Roman"/>
          <w:sz w:val="18"/>
          <w:szCs w:val="18"/>
        </w:rPr>
        <w:t>(</w:t>
      </w:r>
      <w:r w:rsidRPr="000F1664">
        <w:rPr>
          <w:rFonts w:ascii="Times New Roman" w:eastAsia="Calibri" w:hAnsi="Times New Roman" w:cs="Times New Roman"/>
          <w:sz w:val="18"/>
          <w:szCs w:val="18"/>
        </w:rPr>
        <w:t xml:space="preserve"> supervisor’s</w:t>
      </w:r>
      <w:proofErr w:type="gramEnd"/>
      <w:r w:rsidRPr="000F1664">
        <w:rPr>
          <w:rFonts w:ascii="Times New Roman" w:eastAsia="Calibri" w:hAnsi="Times New Roman" w:cs="Times New Roman"/>
          <w:sz w:val="18"/>
          <w:szCs w:val="18"/>
        </w:rPr>
        <w:t xml:space="preserve"> name)</w:t>
      </w:r>
      <w:r w:rsidR="00751750">
        <w:rPr>
          <w:rFonts w:ascii="Times New Roman" w:eastAsia="Calibri" w:hAnsi="Times New Roman" w:cs="Times New Roman"/>
          <w:sz w:val="18"/>
          <w:szCs w:val="18"/>
        </w:rPr>
        <w:t>……………………………………………………………………………………</w:t>
      </w:r>
    </w:p>
    <w:p w:rsidR="000F1664" w:rsidRPr="000F1664" w:rsidRDefault="000F1664" w:rsidP="0085571A">
      <w:pPr>
        <w:numPr>
          <w:ilvl w:val="0"/>
          <w:numId w:val="16"/>
        </w:numPr>
        <w:spacing w:after="0" w:line="48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Date checked</w:t>
      </w:r>
      <w:r w:rsidR="00751750">
        <w:rPr>
          <w:rFonts w:ascii="Times New Roman" w:eastAsia="Calibri" w:hAnsi="Times New Roman" w:cs="Times New Roman"/>
          <w:sz w:val="18"/>
          <w:szCs w:val="18"/>
        </w:rPr>
        <w:t>…………………………………………………………………………………………………………</w:t>
      </w:r>
    </w:p>
    <w:p w:rsidR="000F1664" w:rsidRPr="000F1664" w:rsidRDefault="000F1664" w:rsidP="000F1664">
      <w:pPr>
        <w:spacing w:after="0" w:line="240" w:lineRule="auto"/>
        <w:rPr>
          <w:rFonts w:ascii="Times New Roman" w:eastAsia="Calibri" w:hAnsi="Times New Roman" w:cs="Times New Roman"/>
          <w:b/>
          <w:sz w:val="18"/>
          <w:szCs w:val="18"/>
        </w:rPr>
      </w:pPr>
      <w:r w:rsidRPr="000F1664">
        <w:rPr>
          <w:rFonts w:ascii="Times New Roman" w:eastAsia="Calibri" w:hAnsi="Times New Roman" w:cs="Times New Roman"/>
          <w:b/>
          <w:sz w:val="18"/>
          <w:szCs w:val="18"/>
        </w:rPr>
        <w:t xml:space="preserve"> </w:t>
      </w:r>
    </w:p>
    <w:p w:rsidR="000F1664" w:rsidRPr="000F1664" w:rsidRDefault="00585455" w:rsidP="000F1664">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 xml:space="preserve">Section 1: </w:t>
      </w:r>
      <w:r w:rsidR="000F1664" w:rsidRPr="000F1664">
        <w:rPr>
          <w:rFonts w:ascii="Times New Roman" w:eastAsia="Calibri" w:hAnsi="Times New Roman" w:cs="Times New Roman"/>
          <w:sz w:val="18"/>
          <w:szCs w:val="18"/>
        </w:rPr>
        <w:t>Transaction Costs and Volumes</w:t>
      </w:r>
    </w:p>
    <w:p w:rsidR="000F1664" w:rsidRPr="000F1664" w:rsidRDefault="000F1664" w:rsidP="000F1664">
      <w:pPr>
        <w:spacing w:after="0" w:line="240" w:lineRule="auto"/>
        <w:rPr>
          <w:rFonts w:ascii="Times New Roman" w:eastAsia="Calibri" w:hAnsi="Times New Roman" w:cs="Times New Roman"/>
          <w:sz w:val="18"/>
          <w:szCs w:val="18"/>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630"/>
        <w:gridCol w:w="810"/>
        <w:gridCol w:w="900"/>
        <w:gridCol w:w="720"/>
        <w:gridCol w:w="720"/>
        <w:gridCol w:w="900"/>
        <w:gridCol w:w="720"/>
        <w:gridCol w:w="990"/>
        <w:gridCol w:w="630"/>
        <w:gridCol w:w="630"/>
        <w:gridCol w:w="900"/>
        <w:gridCol w:w="1080"/>
        <w:gridCol w:w="810"/>
        <w:gridCol w:w="810"/>
        <w:gridCol w:w="630"/>
        <w:gridCol w:w="1080"/>
      </w:tblGrid>
      <w:tr w:rsidR="000F1664" w:rsidRPr="000F1664" w:rsidTr="000F1664">
        <w:tc>
          <w:tcPr>
            <w:tcW w:w="1458" w:type="dxa"/>
          </w:tcPr>
          <w:p w:rsidR="000F1664" w:rsidRPr="000F1664" w:rsidRDefault="000F1664" w:rsidP="000F1664">
            <w:pPr>
              <w:spacing w:after="0" w:line="240" w:lineRule="auto"/>
              <w:rPr>
                <w:rFonts w:ascii="Times New Roman" w:eastAsia="Calibri" w:hAnsi="Times New Roman" w:cs="Times New Roman"/>
                <w:b/>
                <w:sz w:val="18"/>
                <w:szCs w:val="18"/>
              </w:rPr>
            </w:pPr>
            <w:r w:rsidRPr="000F1664">
              <w:rPr>
                <w:rFonts w:ascii="Times New Roman" w:eastAsia="Calibri" w:hAnsi="Times New Roman" w:cs="Times New Roman"/>
                <w:b/>
                <w:sz w:val="18"/>
                <w:szCs w:val="18"/>
              </w:rPr>
              <w:t>Forest Product being transported</w:t>
            </w:r>
          </w:p>
        </w:tc>
        <w:tc>
          <w:tcPr>
            <w:tcW w:w="2340" w:type="dxa"/>
            <w:gridSpan w:val="3"/>
          </w:tcPr>
          <w:p w:rsidR="000F1664" w:rsidRPr="000F1664" w:rsidRDefault="000F1664" w:rsidP="000F1664">
            <w:pPr>
              <w:spacing w:after="0" w:line="240" w:lineRule="auto"/>
              <w:jc w:val="center"/>
              <w:rPr>
                <w:rFonts w:ascii="Times New Roman" w:eastAsia="Calibri" w:hAnsi="Times New Roman" w:cs="Times New Roman"/>
                <w:b/>
                <w:sz w:val="18"/>
                <w:szCs w:val="18"/>
              </w:rPr>
            </w:pPr>
            <w:r w:rsidRPr="000F1664">
              <w:rPr>
                <w:rFonts w:ascii="Times New Roman" w:eastAsia="Calibri" w:hAnsi="Times New Roman" w:cs="Times New Roman"/>
                <w:b/>
                <w:sz w:val="18"/>
                <w:szCs w:val="18"/>
              </w:rPr>
              <w:t>State of Product</w:t>
            </w:r>
          </w:p>
        </w:tc>
        <w:tc>
          <w:tcPr>
            <w:tcW w:w="3060" w:type="dxa"/>
            <w:gridSpan w:val="4"/>
          </w:tcPr>
          <w:p w:rsidR="000F1664" w:rsidRPr="000F1664" w:rsidRDefault="000F1664" w:rsidP="000F1664">
            <w:pPr>
              <w:spacing w:after="0" w:line="240" w:lineRule="auto"/>
              <w:jc w:val="center"/>
              <w:rPr>
                <w:rFonts w:ascii="Times New Roman" w:eastAsia="Calibri" w:hAnsi="Times New Roman" w:cs="Times New Roman"/>
                <w:b/>
                <w:sz w:val="18"/>
                <w:szCs w:val="18"/>
              </w:rPr>
            </w:pPr>
            <w:r w:rsidRPr="000F1664">
              <w:rPr>
                <w:rFonts w:ascii="Times New Roman" w:eastAsia="Calibri" w:hAnsi="Times New Roman" w:cs="Times New Roman"/>
                <w:b/>
                <w:sz w:val="18"/>
                <w:szCs w:val="18"/>
              </w:rPr>
              <w:t>Mode of Transport</w:t>
            </w:r>
          </w:p>
        </w:tc>
        <w:tc>
          <w:tcPr>
            <w:tcW w:w="2250" w:type="dxa"/>
            <w:gridSpan w:val="3"/>
          </w:tcPr>
          <w:p w:rsidR="000F1664" w:rsidRPr="000F1664" w:rsidRDefault="000F1664" w:rsidP="000F1664">
            <w:pPr>
              <w:spacing w:after="0" w:line="240" w:lineRule="auto"/>
              <w:jc w:val="center"/>
              <w:rPr>
                <w:rFonts w:ascii="Times New Roman" w:eastAsia="Calibri" w:hAnsi="Times New Roman" w:cs="Times New Roman"/>
                <w:b/>
                <w:sz w:val="18"/>
                <w:szCs w:val="18"/>
              </w:rPr>
            </w:pPr>
            <w:r w:rsidRPr="000F1664">
              <w:rPr>
                <w:rFonts w:ascii="Times New Roman" w:eastAsia="Calibri" w:hAnsi="Times New Roman" w:cs="Times New Roman"/>
                <w:b/>
                <w:sz w:val="18"/>
                <w:szCs w:val="18"/>
              </w:rPr>
              <w:t>Quantities/Mass/Volume</w:t>
            </w:r>
          </w:p>
        </w:tc>
        <w:tc>
          <w:tcPr>
            <w:tcW w:w="2790" w:type="dxa"/>
            <w:gridSpan w:val="3"/>
          </w:tcPr>
          <w:p w:rsidR="000F1664" w:rsidRPr="000F1664" w:rsidRDefault="000F1664" w:rsidP="000F1664">
            <w:pPr>
              <w:spacing w:after="0" w:line="240" w:lineRule="auto"/>
              <w:jc w:val="center"/>
              <w:rPr>
                <w:rFonts w:ascii="Times New Roman" w:eastAsia="Calibri" w:hAnsi="Times New Roman" w:cs="Times New Roman"/>
                <w:b/>
                <w:sz w:val="18"/>
                <w:szCs w:val="18"/>
              </w:rPr>
            </w:pPr>
            <w:r w:rsidRPr="000F1664">
              <w:rPr>
                <w:rFonts w:ascii="Times New Roman" w:eastAsia="Calibri" w:hAnsi="Times New Roman" w:cs="Times New Roman"/>
                <w:b/>
                <w:sz w:val="18"/>
                <w:szCs w:val="18"/>
              </w:rPr>
              <w:t>Costs in  Zambian Kwacha</w:t>
            </w:r>
          </w:p>
        </w:tc>
        <w:tc>
          <w:tcPr>
            <w:tcW w:w="1440" w:type="dxa"/>
            <w:gridSpan w:val="2"/>
          </w:tcPr>
          <w:p w:rsidR="000F1664" w:rsidRPr="000F1664" w:rsidRDefault="000F1664" w:rsidP="000F1664">
            <w:pPr>
              <w:spacing w:after="0" w:line="240" w:lineRule="auto"/>
              <w:rPr>
                <w:rFonts w:ascii="Times New Roman" w:eastAsia="Calibri" w:hAnsi="Times New Roman" w:cs="Times New Roman"/>
                <w:b/>
                <w:sz w:val="18"/>
                <w:szCs w:val="18"/>
              </w:rPr>
            </w:pPr>
            <w:r w:rsidRPr="000F1664">
              <w:rPr>
                <w:rFonts w:ascii="Times New Roman" w:eastAsia="Calibri" w:hAnsi="Times New Roman" w:cs="Times New Roman"/>
                <w:b/>
                <w:sz w:val="18"/>
                <w:szCs w:val="18"/>
              </w:rPr>
              <w:t>Origin of Product</w:t>
            </w:r>
          </w:p>
        </w:tc>
        <w:tc>
          <w:tcPr>
            <w:tcW w:w="1080" w:type="dxa"/>
          </w:tcPr>
          <w:p w:rsidR="000F1664" w:rsidRPr="000F1664" w:rsidRDefault="000F1664" w:rsidP="000F1664">
            <w:pPr>
              <w:spacing w:after="0" w:line="240" w:lineRule="auto"/>
              <w:rPr>
                <w:rFonts w:ascii="Times New Roman" w:eastAsia="Calibri" w:hAnsi="Times New Roman" w:cs="Times New Roman"/>
                <w:b/>
                <w:sz w:val="18"/>
                <w:szCs w:val="18"/>
              </w:rPr>
            </w:pPr>
            <w:r w:rsidRPr="000F1664">
              <w:rPr>
                <w:rFonts w:ascii="Times New Roman" w:eastAsia="Calibri" w:hAnsi="Times New Roman" w:cs="Times New Roman"/>
                <w:b/>
                <w:sz w:val="18"/>
                <w:szCs w:val="18"/>
              </w:rPr>
              <w:t>Destination</w:t>
            </w:r>
          </w:p>
        </w:tc>
      </w:tr>
      <w:tr w:rsidR="000F1664" w:rsidRPr="000F1664" w:rsidTr="000F1664">
        <w:tc>
          <w:tcPr>
            <w:tcW w:w="1458" w:type="dxa"/>
          </w:tcPr>
          <w:p w:rsidR="000F1664" w:rsidRPr="000F1664" w:rsidRDefault="000F1664" w:rsidP="000F1664">
            <w:pPr>
              <w:spacing w:after="0" w:line="24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Raw</w:t>
            </w:r>
          </w:p>
        </w:tc>
        <w:tc>
          <w:tcPr>
            <w:tcW w:w="81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Semi-processed</w:t>
            </w:r>
          </w:p>
        </w:tc>
        <w:tc>
          <w:tcPr>
            <w:tcW w:w="90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Processed</w:t>
            </w:r>
          </w:p>
        </w:tc>
        <w:tc>
          <w:tcPr>
            <w:tcW w:w="72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Bicycle</w:t>
            </w:r>
          </w:p>
        </w:tc>
        <w:tc>
          <w:tcPr>
            <w:tcW w:w="72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Truck/</w:t>
            </w:r>
          </w:p>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Car</w:t>
            </w:r>
          </w:p>
        </w:tc>
        <w:tc>
          <w:tcPr>
            <w:tcW w:w="90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Scotch cart</w:t>
            </w:r>
          </w:p>
        </w:tc>
        <w:tc>
          <w:tcPr>
            <w:tcW w:w="72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Other</w:t>
            </w:r>
          </w:p>
        </w:tc>
        <w:tc>
          <w:tcPr>
            <w:tcW w:w="99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Packaging</w:t>
            </w:r>
          </w:p>
        </w:tc>
        <w:tc>
          <w:tcPr>
            <w:tcW w:w="63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Unit</w:t>
            </w:r>
          </w:p>
        </w:tc>
        <w:tc>
          <w:tcPr>
            <w:tcW w:w="63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No Units</w:t>
            </w:r>
          </w:p>
        </w:tc>
        <w:tc>
          <w:tcPr>
            <w:tcW w:w="90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transport</w:t>
            </w:r>
          </w:p>
        </w:tc>
        <w:tc>
          <w:tcPr>
            <w:tcW w:w="108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Conveyance</w:t>
            </w:r>
          </w:p>
        </w:tc>
        <w:tc>
          <w:tcPr>
            <w:tcW w:w="81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Levy</w:t>
            </w:r>
          </w:p>
        </w:tc>
        <w:tc>
          <w:tcPr>
            <w:tcW w:w="810" w:type="dxa"/>
          </w:tcPr>
          <w:p w:rsidR="000F1664" w:rsidRPr="000F1664" w:rsidRDefault="000F1664" w:rsidP="000F1664">
            <w:pPr>
              <w:spacing w:after="0" w:line="240" w:lineRule="auto"/>
              <w:ind w:right="1124"/>
              <w:rPr>
                <w:rFonts w:ascii="Times New Roman" w:eastAsia="Calibri" w:hAnsi="Times New Roman" w:cs="Times New Roman"/>
                <w:sz w:val="18"/>
                <w:szCs w:val="18"/>
              </w:rPr>
            </w:pPr>
            <w:r w:rsidRPr="000F1664">
              <w:rPr>
                <w:rFonts w:ascii="Times New Roman" w:eastAsia="Calibri" w:hAnsi="Times New Roman" w:cs="Times New Roman"/>
                <w:sz w:val="18"/>
                <w:szCs w:val="18"/>
              </w:rPr>
              <w:t>Town</w:t>
            </w:r>
          </w:p>
        </w:tc>
        <w:tc>
          <w:tcPr>
            <w:tcW w:w="630" w:type="dxa"/>
          </w:tcPr>
          <w:p w:rsidR="000F1664" w:rsidRPr="000F1664" w:rsidRDefault="000F1664" w:rsidP="000F1664">
            <w:pPr>
              <w:spacing w:after="0" w:line="24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Area</w:t>
            </w:r>
            <w:r w:rsidR="00402115">
              <w:rPr>
                <w:rFonts w:ascii="Times New Roman" w:eastAsia="Calibri" w:hAnsi="Times New Roman" w:cs="Times New Roman"/>
                <w:sz w:val="18"/>
                <w:szCs w:val="18"/>
              </w:rPr>
              <w:t xml:space="preserve"> </w:t>
            </w:r>
            <w:r w:rsidR="00402115">
              <w:rPr>
                <w:rFonts w:ascii="Times New Roman" w:eastAsia="Calibri" w:hAnsi="Times New Roman" w:cs="Times New Roman"/>
                <w:sz w:val="16"/>
                <w:szCs w:val="16"/>
              </w:rPr>
              <w:t>(</w:t>
            </w:r>
            <w:r w:rsidR="00402115" w:rsidRPr="00402115">
              <w:rPr>
                <w:rFonts w:ascii="Times New Roman" w:eastAsia="Calibri" w:hAnsi="Times New Roman" w:cs="Times New Roman"/>
                <w:sz w:val="16"/>
                <w:szCs w:val="16"/>
              </w:rPr>
              <w:t>Forest, GMA</w:t>
            </w:r>
            <w:r w:rsidR="00402115">
              <w:rPr>
                <w:rFonts w:ascii="Times New Roman" w:eastAsia="Calibri" w:hAnsi="Times New Roman" w:cs="Times New Roman"/>
                <w:sz w:val="16"/>
                <w:szCs w:val="16"/>
              </w:rPr>
              <w:t xml:space="preserve">, </w:t>
            </w:r>
            <w:proofErr w:type="spellStart"/>
            <w:r w:rsidR="00402115">
              <w:rPr>
                <w:rFonts w:ascii="Times New Roman" w:eastAsia="Calibri" w:hAnsi="Times New Roman" w:cs="Times New Roman"/>
                <w:sz w:val="16"/>
                <w:szCs w:val="16"/>
              </w:rPr>
              <w:t>etc</w:t>
            </w:r>
            <w:proofErr w:type="spellEnd"/>
            <w:r w:rsidR="00402115">
              <w:rPr>
                <w:rFonts w:ascii="Times New Roman" w:eastAsia="Calibri" w:hAnsi="Times New Roman" w:cs="Times New Roman"/>
                <w:sz w:val="16"/>
                <w:szCs w:val="16"/>
              </w:rPr>
              <w:t>)</w:t>
            </w:r>
          </w:p>
        </w:tc>
        <w:tc>
          <w:tcPr>
            <w:tcW w:w="1080" w:type="dxa"/>
          </w:tcPr>
          <w:p w:rsidR="000F1664" w:rsidRPr="000F1664" w:rsidRDefault="000F1664" w:rsidP="000F1664">
            <w:pPr>
              <w:spacing w:after="0" w:line="24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Mushroom</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Roots &amp; Tubers</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lastRenderedPageBreak/>
              <w:t>Fruits</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Edible Insects</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Edible Insects</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Bees’ Product</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Wild Vegetable</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Tree Leaves Vegetable</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Energy</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Ornamental</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Fiber/Construction</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r w:rsidR="000F1664" w:rsidRPr="000F1664" w:rsidTr="000F1664">
        <w:tc>
          <w:tcPr>
            <w:tcW w:w="1458" w:type="dxa"/>
          </w:tcPr>
          <w:p w:rsidR="000F1664" w:rsidRPr="000F1664" w:rsidRDefault="000F1664" w:rsidP="000F1664">
            <w:pPr>
              <w:spacing w:after="0" w:line="720" w:lineRule="auto"/>
              <w:rPr>
                <w:rFonts w:ascii="Times New Roman" w:eastAsia="Calibri" w:hAnsi="Times New Roman" w:cs="Times New Roman"/>
                <w:sz w:val="18"/>
                <w:szCs w:val="18"/>
              </w:rPr>
            </w:pPr>
            <w:r w:rsidRPr="000F1664">
              <w:rPr>
                <w:rFonts w:ascii="Times New Roman" w:eastAsia="Calibri" w:hAnsi="Times New Roman" w:cs="Times New Roman"/>
                <w:sz w:val="18"/>
                <w:szCs w:val="18"/>
              </w:rPr>
              <w:t>Medicinal</w:t>
            </w: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72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9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90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81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630" w:type="dxa"/>
          </w:tcPr>
          <w:p w:rsidR="000F1664" w:rsidRPr="000F1664" w:rsidRDefault="000F1664" w:rsidP="000F1664">
            <w:pPr>
              <w:spacing w:after="0" w:line="720" w:lineRule="auto"/>
              <w:rPr>
                <w:rFonts w:ascii="Times New Roman" w:eastAsia="Calibri" w:hAnsi="Times New Roman" w:cs="Times New Roman"/>
                <w:sz w:val="18"/>
                <w:szCs w:val="18"/>
              </w:rPr>
            </w:pPr>
          </w:p>
        </w:tc>
        <w:tc>
          <w:tcPr>
            <w:tcW w:w="1080" w:type="dxa"/>
          </w:tcPr>
          <w:p w:rsidR="000F1664" w:rsidRPr="000F1664" w:rsidRDefault="000F1664" w:rsidP="000F1664">
            <w:pPr>
              <w:spacing w:after="0" w:line="720" w:lineRule="auto"/>
              <w:rPr>
                <w:rFonts w:ascii="Times New Roman" w:eastAsia="Calibri" w:hAnsi="Times New Roman" w:cs="Times New Roman"/>
                <w:sz w:val="18"/>
                <w:szCs w:val="18"/>
              </w:rPr>
            </w:pPr>
          </w:p>
        </w:tc>
      </w:tr>
    </w:tbl>
    <w:p w:rsidR="000F1664" w:rsidRDefault="000F1664" w:rsidP="000F1664">
      <w:pPr>
        <w:rPr>
          <w:rFonts w:ascii="Calibri" w:eastAsia="Calibri" w:hAnsi="Calibri" w:cs="Times New Roman"/>
        </w:rPr>
      </w:pPr>
    </w:p>
    <w:p w:rsidR="00585455" w:rsidRPr="00585455" w:rsidRDefault="00585455" w:rsidP="000F1664">
      <w:pPr>
        <w:rPr>
          <w:rFonts w:ascii="Times New Roman" w:eastAsia="Calibri" w:hAnsi="Times New Roman" w:cs="Times New Roman"/>
          <w:b/>
        </w:rPr>
      </w:pPr>
      <w:r w:rsidRPr="00585455">
        <w:rPr>
          <w:rFonts w:ascii="Times New Roman" w:eastAsia="Calibri" w:hAnsi="Times New Roman" w:cs="Times New Roman"/>
          <w:b/>
        </w:rPr>
        <w:t>Section 2: Forest User Groups</w:t>
      </w:r>
    </w:p>
    <w:p w:rsidR="00585455" w:rsidRPr="00585455" w:rsidRDefault="00585455" w:rsidP="00585455">
      <w:pPr>
        <w:rPr>
          <w:rFonts w:ascii="Calibri" w:eastAsia="Calibri" w:hAnsi="Calibri" w:cs="Times New Roman"/>
        </w:rPr>
      </w:pPr>
      <w:r>
        <w:rPr>
          <w:rFonts w:ascii="Calibri" w:eastAsia="Calibri" w:hAnsi="Calibri" w:cs="Times New Roman"/>
        </w:rPr>
        <w:t>2</w:t>
      </w:r>
      <w:r w:rsidRPr="00585455">
        <w:rPr>
          <w:rFonts w:ascii="Calibri" w:eastAsia="Calibri" w:hAnsi="Calibri" w:cs="Times New Roman"/>
        </w:rPr>
        <w:t xml:space="preserve">.1 </w:t>
      </w:r>
      <w:r>
        <w:rPr>
          <w:rFonts w:ascii="Calibri" w:eastAsia="Calibri" w:hAnsi="Calibri" w:cs="Times New Roman"/>
        </w:rPr>
        <w:t>Do you belong to a F</w:t>
      </w:r>
      <w:r w:rsidRPr="00585455">
        <w:rPr>
          <w:rFonts w:ascii="Calibri" w:eastAsia="Calibri" w:hAnsi="Calibri" w:cs="Times New Roman"/>
        </w:rPr>
        <w:t>orest User Group</w:t>
      </w:r>
      <w:r>
        <w:rPr>
          <w:rFonts w:ascii="Calibri" w:eastAsia="Calibri" w:hAnsi="Calibri" w:cs="Times New Roman"/>
        </w:rPr>
        <w:t xml:space="preserve"> (</w:t>
      </w:r>
      <w:r w:rsidRPr="00585455">
        <w:rPr>
          <w:rFonts w:ascii="Calibri" w:eastAsia="Calibri" w:hAnsi="Calibri" w:cs="Times New Roman"/>
        </w:rPr>
        <w:t>s</w:t>
      </w:r>
      <w:r>
        <w:rPr>
          <w:rFonts w:ascii="Calibri" w:eastAsia="Calibri" w:hAnsi="Calibri" w:cs="Times New Roman"/>
        </w:rPr>
        <w:t>)</w:t>
      </w:r>
      <w:r w:rsidRPr="00585455">
        <w:rPr>
          <w:rFonts w:ascii="Calibri" w:eastAsia="Calibri" w:hAnsi="Calibri" w:cs="Times New Roman"/>
        </w:rPr>
        <w:t>? Yes or n</w:t>
      </w:r>
      <w:r>
        <w:rPr>
          <w:rFonts w:ascii="Calibri" w:eastAsia="Calibri" w:hAnsi="Calibri" w:cs="Times New Roman"/>
        </w:rPr>
        <w:t>o. ………………………………………………..</w:t>
      </w:r>
    </w:p>
    <w:p w:rsidR="00585455" w:rsidRDefault="00585455" w:rsidP="00585455">
      <w:pPr>
        <w:rPr>
          <w:rFonts w:ascii="Calibri" w:eastAsia="Calibri" w:hAnsi="Calibri" w:cs="Times New Roman"/>
        </w:rPr>
      </w:pPr>
      <w:r>
        <w:rPr>
          <w:rFonts w:ascii="Calibri" w:eastAsia="Calibri" w:hAnsi="Calibri" w:cs="Times New Roman"/>
        </w:rPr>
        <w:t>2.2</w:t>
      </w:r>
      <w:r w:rsidRPr="00585455">
        <w:rPr>
          <w:rFonts w:ascii="Calibri" w:eastAsia="Calibri" w:hAnsi="Calibri" w:cs="Times New Roman"/>
        </w:rPr>
        <w:t xml:space="preserve"> </w:t>
      </w:r>
      <w:r>
        <w:rPr>
          <w:rFonts w:ascii="Calibri" w:eastAsia="Calibri" w:hAnsi="Calibri" w:cs="Times New Roman"/>
        </w:rPr>
        <w:t xml:space="preserve">List the </w:t>
      </w:r>
      <w:r w:rsidRPr="00585455">
        <w:rPr>
          <w:rFonts w:ascii="Calibri" w:eastAsia="Calibri" w:hAnsi="Calibri" w:cs="Times New Roman"/>
        </w:rPr>
        <w:t xml:space="preserve">FUGs </w:t>
      </w:r>
      <w:r>
        <w:rPr>
          <w:rFonts w:ascii="Calibri" w:eastAsia="Calibri" w:hAnsi="Calibri" w:cs="Times New Roman"/>
        </w:rPr>
        <w:t>to which you belong?................................................................................</w:t>
      </w:r>
    </w:p>
    <w:p w:rsidR="00585455" w:rsidRDefault="00585455" w:rsidP="00585455">
      <w:pPr>
        <w:rPr>
          <w:rFonts w:ascii="Calibri" w:eastAsia="Calibri" w:hAnsi="Calibri" w:cs="Times New Roman"/>
        </w:rPr>
      </w:pPr>
      <w:r>
        <w:rPr>
          <w:rFonts w:ascii="Calibri" w:eastAsia="Calibri" w:hAnsi="Calibri" w:cs="Times New Roman"/>
        </w:rPr>
        <w:lastRenderedPageBreak/>
        <w:t>2.3 Does the Forest user group have forest management objectives or activities? List if any</w:t>
      </w:r>
    </w:p>
    <w:p w:rsidR="00585455" w:rsidRDefault="00585455" w:rsidP="00585455">
      <w:pPr>
        <w:rPr>
          <w:rFonts w:ascii="Calibri" w:eastAsia="Calibri" w:hAnsi="Calibri" w:cs="Times New Roman"/>
        </w:rPr>
      </w:pPr>
      <w:r>
        <w:rPr>
          <w:rFonts w:ascii="Calibri" w:eastAsia="Calibri" w:hAnsi="Calibri" w:cs="Times New Roman"/>
        </w:rPr>
        <w:t>(</w:t>
      </w:r>
      <w:proofErr w:type="spellStart"/>
      <w:r>
        <w:rPr>
          <w:rFonts w:ascii="Calibri" w:eastAsia="Calibri" w:hAnsi="Calibri" w:cs="Times New Roman"/>
        </w:rPr>
        <w:t>i</w:t>
      </w:r>
      <w:proofErr w:type="spellEnd"/>
      <w:r>
        <w:rPr>
          <w:rFonts w:ascii="Calibri" w:eastAsia="Calibri" w:hAnsi="Calibri" w:cs="Times New Roman"/>
        </w:rPr>
        <w:t>)……………………………………………………………………………………………………………………………………………………</w:t>
      </w:r>
    </w:p>
    <w:p w:rsidR="00585455" w:rsidRDefault="00585455" w:rsidP="00585455">
      <w:pPr>
        <w:rPr>
          <w:rFonts w:ascii="Calibri" w:eastAsia="Calibri" w:hAnsi="Calibri" w:cs="Times New Roman"/>
        </w:rPr>
      </w:pPr>
      <w:r>
        <w:rPr>
          <w:rFonts w:ascii="Calibri" w:eastAsia="Calibri" w:hAnsi="Calibri" w:cs="Times New Roman"/>
        </w:rPr>
        <w:t>(ii)…………………………………………………………………………………………………………………………………………………….</w:t>
      </w:r>
    </w:p>
    <w:p w:rsidR="00585455" w:rsidRDefault="00585455" w:rsidP="00585455">
      <w:pPr>
        <w:rPr>
          <w:rFonts w:ascii="Calibri" w:eastAsia="Calibri" w:hAnsi="Calibri" w:cs="Times New Roman"/>
        </w:rPr>
      </w:pPr>
      <w:r>
        <w:rPr>
          <w:rFonts w:ascii="Calibri" w:eastAsia="Calibri" w:hAnsi="Calibri" w:cs="Times New Roman"/>
        </w:rPr>
        <w:t>(iii)……………………………………………………………………………………………………………………………………………………</w:t>
      </w:r>
    </w:p>
    <w:p w:rsidR="00585455" w:rsidRDefault="00585455" w:rsidP="00585455">
      <w:pPr>
        <w:rPr>
          <w:rFonts w:ascii="Calibri" w:eastAsia="Calibri" w:hAnsi="Calibri" w:cs="Times New Roman"/>
        </w:rPr>
      </w:pPr>
      <w:r>
        <w:rPr>
          <w:rFonts w:ascii="Calibri" w:eastAsia="Calibri" w:hAnsi="Calibri" w:cs="Times New Roman"/>
        </w:rPr>
        <w:t>(</w:t>
      </w:r>
      <w:proofErr w:type="gramStart"/>
      <w:r>
        <w:rPr>
          <w:rFonts w:ascii="Calibri" w:eastAsia="Calibri" w:hAnsi="Calibri" w:cs="Times New Roman"/>
        </w:rPr>
        <w:t>vi</w:t>
      </w:r>
      <w:proofErr w:type="gramEnd"/>
      <w:r>
        <w:rPr>
          <w:rFonts w:ascii="Calibri" w:eastAsia="Calibri" w:hAnsi="Calibri" w:cs="Times New Roman"/>
        </w:rPr>
        <w:t>)……………………………………………………………………………………………………………………………………………………</w:t>
      </w:r>
    </w:p>
    <w:p w:rsidR="00585455" w:rsidRPr="00585455" w:rsidRDefault="00585455" w:rsidP="00585455">
      <w:pPr>
        <w:rPr>
          <w:rFonts w:ascii="Calibri" w:eastAsia="Calibri" w:hAnsi="Calibri" w:cs="Times New Roman"/>
        </w:rPr>
      </w:pPr>
      <w:r>
        <w:rPr>
          <w:rFonts w:ascii="Calibri" w:eastAsia="Calibri" w:hAnsi="Calibri" w:cs="Times New Roman"/>
        </w:rPr>
        <w:t>(v)………………………………………………………………………………………………………………………………………………………</w:t>
      </w:r>
    </w:p>
    <w:p w:rsidR="00585455" w:rsidRPr="00585455" w:rsidRDefault="00BB744B" w:rsidP="00585455">
      <w:pPr>
        <w:rPr>
          <w:rFonts w:ascii="Calibri" w:eastAsia="Calibri" w:hAnsi="Calibri" w:cs="Times New Roman"/>
        </w:rPr>
      </w:pPr>
      <w:r>
        <w:rPr>
          <w:rFonts w:ascii="Calibri" w:eastAsia="Calibri" w:hAnsi="Calibri" w:cs="Times New Roman"/>
        </w:rPr>
        <w:t>2.4</w:t>
      </w:r>
      <w:r w:rsidR="00585455">
        <w:rPr>
          <w:rFonts w:ascii="Calibri" w:eastAsia="Calibri" w:hAnsi="Calibri" w:cs="Times New Roman"/>
        </w:rPr>
        <w:t xml:space="preserve"> Do you harvest the forest products/produce through the FUG or as an individual or you buy from a middleman</w:t>
      </w:r>
      <w:r w:rsidR="00585455" w:rsidRPr="00585455">
        <w:rPr>
          <w:rFonts w:ascii="Calibri" w:eastAsia="Calibri" w:hAnsi="Calibri" w:cs="Times New Roman"/>
        </w:rPr>
        <w:t>?</w:t>
      </w:r>
      <w:r w:rsidR="00585455">
        <w:rPr>
          <w:rFonts w:ascii="Calibri" w:eastAsia="Calibri" w:hAnsi="Calibri" w:cs="Times New Roman"/>
        </w:rPr>
        <w:t xml:space="preserve"> ……………………..</w:t>
      </w:r>
    </w:p>
    <w:p w:rsidR="00585455" w:rsidRPr="000F1664" w:rsidRDefault="00585455" w:rsidP="00585455">
      <w:pPr>
        <w:rPr>
          <w:rFonts w:ascii="Calibri" w:eastAsia="Calibri" w:hAnsi="Calibri" w:cs="Times New Roman"/>
        </w:rPr>
      </w:pPr>
    </w:p>
    <w:p w:rsidR="00B978A2" w:rsidRDefault="00B978A2" w:rsidP="00533CA1">
      <w:pPr>
        <w:spacing w:after="0" w:line="240" w:lineRule="auto"/>
        <w:rPr>
          <w:rFonts w:ascii="Times New Roman" w:hAnsi="Times New Roman" w:cs="Times New Roman"/>
          <w:sz w:val="24"/>
          <w:szCs w:val="24"/>
        </w:rPr>
      </w:pPr>
    </w:p>
    <w:p w:rsidR="000F1664" w:rsidRDefault="000F1664" w:rsidP="00533CA1">
      <w:pPr>
        <w:spacing w:after="0" w:line="240" w:lineRule="auto"/>
        <w:rPr>
          <w:rFonts w:ascii="Times New Roman" w:hAnsi="Times New Roman" w:cs="Times New Roman"/>
          <w:sz w:val="24"/>
          <w:szCs w:val="24"/>
        </w:rPr>
        <w:sectPr w:rsidR="000F1664" w:rsidSect="00486F24">
          <w:pgSz w:w="15840" w:h="12240" w:orient="landscape"/>
          <w:pgMar w:top="1440" w:right="1440" w:bottom="1440" w:left="1440" w:header="720" w:footer="720" w:gutter="0"/>
          <w:cols w:space="720"/>
          <w:titlePg/>
          <w:docGrid w:linePitch="360"/>
        </w:sectPr>
      </w:pPr>
    </w:p>
    <w:p w:rsidR="00B978A2" w:rsidRDefault="00F80E9D" w:rsidP="00533CA1">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Annex 3 </w:t>
      </w:r>
      <w:r w:rsidR="00313598">
        <w:rPr>
          <w:rFonts w:ascii="Times New Roman" w:hAnsi="Times New Roman" w:cs="Times New Roman"/>
          <w:b/>
          <w:sz w:val="24"/>
          <w:szCs w:val="24"/>
        </w:rPr>
        <w:t xml:space="preserve">Information to be obtained from </w:t>
      </w:r>
      <w:r w:rsidR="00683A37" w:rsidRPr="009E37AB">
        <w:rPr>
          <w:rFonts w:ascii="Times New Roman" w:hAnsi="Times New Roman" w:cs="Times New Roman"/>
          <w:b/>
          <w:sz w:val="24"/>
          <w:szCs w:val="24"/>
        </w:rPr>
        <w:t>Key Informant Interviews</w:t>
      </w:r>
      <w:r w:rsidR="00313598">
        <w:rPr>
          <w:rFonts w:ascii="Times New Roman" w:hAnsi="Times New Roman" w:cs="Times New Roman"/>
          <w:b/>
          <w:sz w:val="24"/>
          <w:szCs w:val="24"/>
        </w:rPr>
        <w:t xml:space="preserve"> or Secondary sources</w:t>
      </w:r>
    </w:p>
    <w:p w:rsidR="00F80E9D" w:rsidRPr="009E37AB" w:rsidRDefault="00F80E9D" w:rsidP="00533CA1">
      <w:pPr>
        <w:spacing w:after="0" w:line="240" w:lineRule="auto"/>
        <w:rPr>
          <w:rFonts w:ascii="Times New Roman" w:hAnsi="Times New Roman" w:cs="Times New Roman"/>
          <w:b/>
          <w:sz w:val="24"/>
          <w:szCs w:val="24"/>
        </w:rPr>
      </w:pPr>
    </w:p>
    <w:p w:rsidR="009E37AB" w:rsidRPr="009E37AB" w:rsidRDefault="009E37AB" w:rsidP="00533CA1">
      <w:pPr>
        <w:spacing w:after="0" w:line="240" w:lineRule="auto"/>
        <w:rPr>
          <w:rFonts w:ascii="Times New Roman" w:hAnsi="Times New Roman" w:cs="Times New Roman"/>
          <w:b/>
          <w:sz w:val="24"/>
          <w:szCs w:val="24"/>
        </w:rPr>
      </w:pPr>
      <w:r w:rsidRPr="009E37AB">
        <w:rPr>
          <w:rFonts w:ascii="Times New Roman" w:hAnsi="Times New Roman" w:cs="Times New Roman"/>
          <w:b/>
          <w:sz w:val="24"/>
          <w:szCs w:val="24"/>
        </w:rPr>
        <w:t>1. General Information</w:t>
      </w:r>
    </w:p>
    <w:p w:rsidR="009E37AB" w:rsidRPr="009E37AB" w:rsidRDefault="009E37AB" w:rsidP="009E37A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1.1 Name of respondent: </w:t>
      </w:r>
      <w:r w:rsidRPr="009E37AB">
        <w:rPr>
          <w:rFonts w:ascii="Times New Roman" w:hAnsi="Times New Roman" w:cs="Times New Roman"/>
          <w:sz w:val="24"/>
          <w:szCs w:val="24"/>
        </w:rPr>
        <w:t>………………………………………………………………</w:t>
      </w:r>
    </w:p>
    <w:p w:rsidR="009E37AB" w:rsidRPr="009E37AB" w:rsidRDefault="009E37AB" w:rsidP="009E37AB">
      <w:pPr>
        <w:spacing w:after="0" w:line="240" w:lineRule="auto"/>
        <w:rPr>
          <w:rFonts w:ascii="Times New Roman" w:hAnsi="Times New Roman" w:cs="Times New Roman"/>
          <w:sz w:val="24"/>
          <w:szCs w:val="24"/>
        </w:rPr>
      </w:pPr>
      <w:r>
        <w:rPr>
          <w:rFonts w:ascii="Times New Roman" w:hAnsi="Times New Roman" w:cs="Times New Roman"/>
          <w:sz w:val="24"/>
          <w:szCs w:val="24"/>
        </w:rPr>
        <w:t>1.2 Name of institution/village/organization:</w:t>
      </w:r>
      <w:r w:rsidRPr="009E37AB">
        <w:rPr>
          <w:rFonts w:ascii="Times New Roman" w:hAnsi="Times New Roman" w:cs="Times New Roman"/>
          <w:sz w:val="24"/>
          <w:szCs w:val="24"/>
        </w:rPr>
        <w:t>…………………………………………</w:t>
      </w:r>
    </w:p>
    <w:p w:rsidR="00B978A2" w:rsidRDefault="009E37AB" w:rsidP="009E37AB">
      <w:pPr>
        <w:spacing w:after="0" w:line="240" w:lineRule="auto"/>
        <w:rPr>
          <w:rFonts w:ascii="Times New Roman" w:hAnsi="Times New Roman" w:cs="Times New Roman"/>
          <w:sz w:val="24"/>
          <w:szCs w:val="24"/>
        </w:rPr>
      </w:pPr>
      <w:r>
        <w:rPr>
          <w:rFonts w:ascii="Times New Roman" w:hAnsi="Times New Roman" w:cs="Times New Roman"/>
          <w:sz w:val="24"/>
          <w:szCs w:val="24"/>
        </w:rPr>
        <w:t>1.3 Position or respondent in institution/village/organization:</w:t>
      </w:r>
      <w:r w:rsidRPr="009E37AB">
        <w:rPr>
          <w:rFonts w:ascii="Times New Roman" w:hAnsi="Times New Roman" w:cs="Times New Roman"/>
          <w:sz w:val="24"/>
          <w:szCs w:val="24"/>
        </w:rPr>
        <w:t>……………………………………</w:t>
      </w:r>
    </w:p>
    <w:p w:rsidR="00ED09B2" w:rsidRPr="00ED09B2" w:rsidRDefault="00ED09B2" w:rsidP="00ED09B2">
      <w:pPr>
        <w:rPr>
          <w:i/>
        </w:rPr>
      </w:pPr>
    </w:p>
    <w:p w:rsidR="00ED09B2" w:rsidRPr="00ED09B2" w:rsidRDefault="00ED09B2" w:rsidP="0085571A">
      <w:pPr>
        <w:numPr>
          <w:ilvl w:val="0"/>
          <w:numId w:val="29"/>
        </w:numPr>
        <w:ind w:left="360"/>
        <w:contextualSpacing/>
        <w:rPr>
          <w:b/>
          <w:caps/>
          <w:sz w:val="24"/>
          <w:szCs w:val="24"/>
          <w:u w:val="single"/>
        </w:rPr>
      </w:pPr>
      <w:r w:rsidRPr="00ED09B2">
        <w:rPr>
          <w:b/>
          <w:sz w:val="24"/>
          <w:szCs w:val="24"/>
          <w:u w:val="single"/>
        </w:rPr>
        <w:t xml:space="preserve">BASIC INFORMATION ON DEMOGRAPHY, SETTLEMENT, AND INFRASTRUCTURE </w:t>
      </w:r>
    </w:p>
    <w:p w:rsidR="00ED09B2" w:rsidRPr="00ED09B2" w:rsidRDefault="00313598" w:rsidP="00ED09B2">
      <w:pPr>
        <w:contextualSpacing/>
        <w:rPr>
          <w:b/>
          <w:caps/>
          <w:sz w:val="24"/>
          <w:szCs w:val="24"/>
          <w:u w:val="single"/>
        </w:rPr>
      </w:pPr>
      <w:r>
        <w:rPr>
          <w:b/>
          <w:sz w:val="24"/>
          <w:szCs w:val="24"/>
        </w:rPr>
        <w:t xml:space="preserve">1A. </w:t>
      </w:r>
      <w:r w:rsidR="00ED09B2" w:rsidRPr="00ED09B2">
        <w:rPr>
          <w:b/>
          <w:sz w:val="24"/>
          <w:szCs w:val="24"/>
        </w:rPr>
        <w:t>DISTRICT LEVEL INFORMATION</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20"/>
        <w:gridCol w:w="1890"/>
        <w:gridCol w:w="4230"/>
      </w:tblGrid>
      <w:tr w:rsidR="00ED09B2" w:rsidRPr="00ED09B2" w:rsidTr="00327068">
        <w:tc>
          <w:tcPr>
            <w:tcW w:w="7020" w:type="dxa"/>
          </w:tcPr>
          <w:p w:rsidR="00ED09B2" w:rsidRPr="00ED09B2" w:rsidRDefault="00ED09B2" w:rsidP="00ED09B2">
            <w:pPr>
              <w:spacing w:after="0" w:line="240" w:lineRule="auto"/>
              <w:rPr>
                <w:b/>
              </w:rPr>
            </w:pPr>
            <w:r w:rsidRPr="00ED09B2">
              <w:rPr>
                <w:b/>
              </w:rPr>
              <w:t>Questions</w:t>
            </w:r>
          </w:p>
        </w:tc>
        <w:tc>
          <w:tcPr>
            <w:tcW w:w="1890" w:type="dxa"/>
          </w:tcPr>
          <w:p w:rsidR="00ED09B2" w:rsidRPr="00ED09B2" w:rsidRDefault="00ED09B2" w:rsidP="00ED09B2">
            <w:pPr>
              <w:spacing w:after="0" w:line="240" w:lineRule="auto"/>
              <w:ind w:left="-18"/>
              <w:rPr>
                <w:b/>
                <w:iCs/>
              </w:rPr>
            </w:pPr>
            <w:r w:rsidRPr="00ED09B2">
              <w:rPr>
                <w:b/>
                <w:iCs/>
              </w:rPr>
              <w:t>Answers</w:t>
            </w:r>
          </w:p>
        </w:tc>
        <w:tc>
          <w:tcPr>
            <w:tcW w:w="4230" w:type="dxa"/>
          </w:tcPr>
          <w:p w:rsidR="00ED09B2" w:rsidRPr="00ED09B2" w:rsidRDefault="00ED09B2" w:rsidP="00ED09B2">
            <w:pPr>
              <w:spacing w:after="0"/>
              <w:ind w:left="-18"/>
              <w:rPr>
                <w:b/>
                <w:iCs/>
              </w:rPr>
            </w:pPr>
            <w:r w:rsidRPr="00ED09B2">
              <w:rPr>
                <w:b/>
                <w:iCs/>
              </w:rPr>
              <w:t>Sources</w:t>
            </w:r>
          </w:p>
        </w:tc>
      </w:tr>
      <w:tr w:rsidR="00ED09B2" w:rsidRPr="00ED09B2" w:rsidTr="00327068">
        <w:tc>
          <w:tcPr>
            <w:tcW w:w="7020" w:type="dxa"/>
          </w:tcPr>
          <w:p w:rsidR="00ED09B2" w:rsidRPr="00ED09B2" w:rsidRDefault="00ED09B2" w:rsidP="0085571A">
            <w:pPr>
              <w:numPr>
                <w:ilvl w:val="0"/>
                <w:numId w:val="23"/>
              </w:numPr>
              <w:spacing w:after="0" w:line="240" w:lineRule="auto"/>
              <w:ind w:left="360"/>
            </w:pPr>
            <w:r w:rsidRPr="00ED09B2">
              <w:t>What has been the average annual rainfall (mm/year) in the dis</w:t>
            </w:r>
            <w:r w:rsidR="00C22E9E">
              <w:t xml:space="preserve">trict during the past 20 </w:t>
            </w:r>
            <w:proofErr w:type="gramStart"/>
            <w:r w:rsidR="00C22E9E">
              <w:t xml:space="preserve">years </w:t>
            </w:r>
            <w:r w:rsidRPr="00ED09B2">
              <w:t>?</w:t>
            </w:r>
            <w:proofErr w:type="gramEnd"/>
          </w:p>
        </w:tc>
        <w:tc>
          <w:tcPr>
            <w:tcW w:w="1890" w:type="dxa"/>
          </w:tcPr>
          <w:p w:rsidR="00ED09B2" w:rsidRPr="00ED09B2" w:rsidRDefault="00ED09B2" w:rsidP="00ED09B2">
            <w:pPr>
              <w:spacing w:after="0" w:line="240" w:lineRule="auto"/>
              <w:ind w:left="360"/>
              <w:jc w:val="right"/>
              <w:rPr>
                <w:i/>
                <w:iCs/>
              </w:rPr>
            </w:pPr>
          </w:p>
          <w:p w:rsidR="00ED09B2" w:rsidRPr="00ED09B2" w:rsidRDefault="00ED09B2" w:rsidP="00ED09B2">
            <w:pPr>
              <w:spacing w:after="0" w:line="240" w:lineRule="auto"/>
              <w:ind w:left="360"/>
              <w:jc w:val="right"/>
              <w:rPr>
                <w:i/>
                <w:iCs/>
              </w:rPr>
            </w:pPr>
            <w:r w:rsidRPr="00ED09B2">
              <w:rPr>
                <w:i/>
                <w:iCs/>
              </w:rPr>
              <w:t>mm/year</w:t>
            </w:r>
          </w:p>
        </w:tc>
        <w:tc>
          <w:tcPr>
            <w:tcW w:w="4230" w:type="dxa"/>
          </w:tcPr>
          <w:p w:rsidR="00ED09B2" w:rsidRPr="00ED09B2" w:rsidRDefault="00ED09B2" w:rsidP="00ED09B2">
            <w:pPr>
              <w:ind w:left="360"/>
              <w:jc w:val="right"/>
              <w:rPr>
                <w:i/>
                <w:iCs/>
              </w:rPr>
            </w:pPr>
          </w:p>
        </w:tc>
      </w:tr>
      <w:tr w:rsidR="00ED09B2" w:rsidRPr="00ED09B2" w:rsidTr="00327068">
        <w:trPr>
          <w:trHeight w:val="237"/>
        </w:trPr>
        <w:tc>
          <w:tcPr>
            <w:tcW w:w="7020" w:type="dxa"/>
          </w:tcPr>
          <w:p w:rsidR="00ED09B2" w:rsidRPr="00ED09B2" w:rsidRDefault="00ED09B2" w:rsidP="0085571A">
            <w:pPr>
              <w:numPr>
                <w:ilvl w:val="0"/>
                <w:numId w:val="23"/>
              </w:numPr>
              <w:spacing w:after="0" w:line="240" w:lineRule="auto"/>
              <w:ind w:left="360"/>
            </w:pPr>
            <w:r w:rsidRPr="00ED09B2">
              <w:t xml:space="preserve">What is the coefficient of variation in rainfall for the past 20 years? </w:t>
            </w:r>
            <w:r w:rsidRPr="00ED09B2">
              <w:br/>
            </w:r>
            <w:r w:rsidRPr="00ED09B2">
              <w:rPr>
                <w:i/>
              </w:rPr>
              <w:t>Note: To be filled in if data are readily available.</w:t>
            </w:r>
          </w:p>
        </w:tc>
        <w:tc>
          <w:tcPr>
            <w:tcW w:w="1890" w:type="dxa"/>
          </w:tcPr>
          <w:p w:rsidR="00ED09B2" w:rsidRPr="00ED09B2" w:rsidRDefault="00ED09B2" w:rsidP="00ED09B2">
            <w:pPr>
              <w:ind w:left="360"/>
              <w:jc w:val="right"/>
              <w:rPr>
                <w:i/>
                <w:iCs/>
              </w:rPr>
            </w:pPr>
          </w:p>
        </w:tc>
        <w:tc>
          <w:tcPr>
            <w:tcW w:w="4230" w:type="dxa"/>
          </w:tcPr>
          <w:p w:rsidR="00ED09B2" w:rsidRPr="00ED09B2" w:rsidRDefault="00ED09B2" w:rsidP="00ED09B2">
            <w:pPr>
              <w:ind w:left="360"/>
              <w:jc w:val="right"/>
              <w:rPr>
                <w:i/>
                <w:iCs/>
              </w:rPr>
            </w:pPr>
          </w:p>
        </w:tc>
      </w:tr>
      <w:tr w:rsidR="00ED09B2" w:rsidRPr="00ED09B2" w:rsidTr="00327068">
        <w:trPr>
          <w:trHeight w:val="237"/>
        </w:trPr>
        <w:tc>
          <w:tcPr>
            <w:tcW w:w="7020" w:type="dxa"/>
          </w:tcPr>
          <w:p w:rsidR="00ED09B2" w:rsidRPr="00ED09B2" w:rsidRDefault="00ED09B2" w:rsidP="0085571A">
            <w:pPr>
              <w:numPr>
                <w:ilvl w:val="0"/>
                <w:numId w:val="23"/>
              </w:numPr>
              <w:spacing w:after="0" w:line="240" w:lineRule="auto"/>
              <w:ind w:left="360"/>
            </w:pPr>
            <w:r w:rsidRPr="00ED09B2">
              <w:t>What is the per capita GDP at</w:t>
            </w:r>
            <w:r w:rsidR="00313598">
              <w:t xml:space="preserve"> the level of the district for 2012</w:t>
            </w:r>
            <w:r w:rsidRPr="00ED09B2">
              <w:t>?</w:t>
            </w:r>
            <w:r w:rsidR="00327068">
              <w:t xml:space="preserve"> </w:t>
            </w:r>
            <w:r w:rsidR="00327068" w:rsidRPr="00327068">
              <w:rPr>
                <w:sz w:val="16"/>
                <w:szCs w:val="16"/>
              </w:rPr>
              <w:t>Or Most recent available data</w:t>
            </w:r>
          </w:p>
        </w:tc>
        <w:tc>
          <w:tcPr>
            <w:tcW w:w="1890" w:type="dxa"/>
          </w:tcPr>
          <w:p w:rsidR="00ED09B2" w:rsidRPr="00ED09B2" w:rsidRDefault="00ED09B2" w:rsidP="00ED09B2">
            <w:pPr>
              <w:ind w:left="360"/>
              <w:jc w:val="right"/>
              <w:rPr>
                <w:i/>
                <w:iCs/>
              </w:rPr>
            </w:pPr>
          </w:p>
        </w:tc>
        <w:tc>
          <w:tcPr>
            <w:tcW w:w="4230" w:type="dxa"/>
          </w:tcPr>
          <w:p w:rsidR="00ED09B2" w:rsidRPr="00ED09B2" w:rsidRDefault="00ED09B2" w:rsidP="00ED09B2">
            <w:pPr>
              <w:ind w:left="360"/>
              <w:jc w:val="right"/>
              <w:rPr>
                <w:i/>
                <w:iCs/>
              </w:rPr>
            </w:pPr>
          </w:p>
        </w:tc>
      </w:tr>
    </w:tbl>
    <w:p w:rsidR="00ED09B2" w:rsidRPr="00ED09B2" w:rsidRDefault="00ED09B2" w:rsidP="00ED09B2">
      <w:pPr>
        <w:rPr>
          <w:b/>
          <w:caps/>
          <w:sz w:val="24"/>
          <w:szCs w:val="24"/>
        </w:rPr>
      </w:pPr>
    </w:p>
    <w:p w:rsidR="00ED09B2" w:rsidRPr="00ED09B2" w:rsidRDefault="00ED09B2" w:rsidP="00ED09B2">
      <w:pPr>
        <w:rPr>
          <w:b/>
          <w:caps/>
          <w:sz w:val="24"/>
          <w:szCs w:val="24"/>
        </w:rPr>
      </w:pPr>
      <w:r w:rsidRPr="00ED09B2">
        <w:rPr>
          <w:b/>
          <w:sz w:val="24"/>
          <w:szCs w:val="24"/>
        </w:rPr>
        <w:t>1B. DEMOGRAPHY AND SETTLEMENT AREA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3"/>
        <w:gridCol w:w="3117"/>
        <w:gridCol w:w="4770"/>
      </w:tblGrid>
      <w:tr w:rsidR="00ED09B2" w:rsidRPr="00ED09B2" w:rsidTr="00327068">
        <w:trPr>
          <w:cantSplit/>
          <w:tblHeader/>
        </w:trPr>
        <w:tc>
          <w:tcPr>
            <w:tcW w:w="5253" w:type="dxa"/>
          </w:tcPr>
          <w:p w:rsidR="00ED09B2" w:rsidRPr="00ED09B2" w:rsidRDefault="00ED09B2" w:rsidP="00ED09B2">
            <w:pPr>
              <w:spacing w:after="0" w:line="240" w:lineRule="auto"/>
              <w:ind w:left="342" w:hanging="342"/>
              <w:rPr>
                <w:b/>
              </w:rPr>
            </w:pPr>
            <w:r w:rsidRPr="00ED09B2">
              <w:rPr>
                <w:b/>
              </w:rPr>
              <w:t>Questions</w:t>
            </w:r>
          </w:p>
        </w:tc>
        <w:tc>
          <w:tcPr>
            <w:tcW w:w="3117" w:type="dxa"/>
          </w:tcPr>
          <w:p w:rsidR="00ED09B2" w:rsidRPr="00ED09B2" w:rsidRDefault="00ED09B2" w:rsidP="00ED09B2">
            <w:pPr>
              <w:spacing w:after="0" w:line="240" w:lineRule="auto"/>
              <w:ind w:left="-18"/>
              <w:rPr>
                <w:b/>
                <w:iCs/>
              </w:rPr>
            </w:pPr>
            <w:r w:rsidRPr="00ED09B2">
              <w:rPr>
                <w:b/>
                <w:iCs/>
              </w:rPr>
              <w:t>Answers</w:t>
            </w:r>
          </w:p>
        </w:tc>
        <w:tc>
          <w:tcPr>
            <w:tcW w:w="4770" w:type="dxa"/>
          </w:tcPr>
          <w:p w:rsidR="00ED09B2" w:rsidRPr="00ED09B2" w:rsidRDefault="00ED09B2" w:rsidP="00ED09B2">
            <w:pPr>
              <w:spacing w:after="0"/>
              <w:ind w:left="-18"/>
              <w:rPr>
                <w:b/>
                <w:iCs/>
              </w:rPr>
            </w:pPr>
            <w:r w:rsidRPr="00ED09B2">
              <w:rPr>
                <w:b/>
                <w:iCs/>
              </w:rPr>
              <w:t>Sources</w:t>
            </w: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contextualSpacing/>
            </w:pPr>
            <w:r w:rsidRPr="00ED09B2">
              <w:t xml:space="preserve">When was the village established?  </w:t>
            </w:r>
          </w:p>
          <w:p w:rsidR="00ED09B2" w:rsidRPr="00ED09B2" w:rsidRDefault="00ED09B2" w:rsidP="00ED09B2">
            <w:pPr>
              <w:spacing w:after="0" w:line="240" w:lineRule="auto"/>
              <w:ind w:left="342"/>
              <w:contextualSpacing/>
              <w:rPr>
                <w:i/>
                <w:sz w:val="20"/>
                <w:szCs w:val="20"/>
              </w:rPr>
            </w:pPr>
            <w:r w:rsidRPr="00ED09B2">
              <w:rPr>
                <w:i/>
                <w:sz w:val="20"/>
                <w:szCs w:val="20"/>
              </w:rPr>
              <w:t>Ask for year of actual settlement, not year of legal incorporation.</w:t>
            </w:r>
          </w:p>
        </w:tc>
        <w:tc>
          <w:tcPr>
            <w:tcW w:w="3117" w:type="dxa"/>
          </w:tcPr>
          <w:p w:rsidR="00ED09B2" w:rsidRPr="00ED09B2" w:rsidRDefault="00ED09B2" w:rsidP="00ED09B2">
            <w:pPr>
              <w:spacing w:after="0"/>
              <w:jc w:val="right"/>
              <w:rPr>
                <w:i/>
              </w:rPr>
            </w:pPr>
            <w:r w:rsidRPr="00ED09B2">
              <w:rPr>
                <w:i/>
              </w:rPr>
              <w:t>year</w:t>
            </w:r>
          </w:p>
          <w:p w:rsidR="00ED09B2" w:rsidRPr="00ED09B2" w:rsidRDefault="00ED09B2" w:rsidP="00ED09B2">
            <w:pPr>
              <w:spacing w:after="0"/>
              <w:jc w:val="right"/>
              <w:rPr>
                <w:i/>
                <w:iCs/>
              </w:rPr>
            </w:pPr>
            <w:r w:rsidRPr="00ED09B2">
              <w:t xml:space="preserve">Check </w:t>
            </w:r>
            <w:r w:rsidRPr="00ED09B2">
              <w:rPr>
                <w:rFonts w:ascii="MS Gothic" w:eastAsia="MS Gothic" w:hAnsi="MS Gothic" w:hint="eastAsia"/>
              </w:rPr>
              <w:t>☐</w:t>
            </w:r>
            <w:r w:rsidRPr="00ED09B2">
              <w:rPr>
                <w:rFonts w:ascii="MS Gothic" w:eastAsia="MS Gothic" w:hAnsi="MS Gothic"/>
              </w:rPr>
              <w:t xml:space="preserve"> </w:t>
            </w:r>
            <w:r w:rsidRPr="00ED09B2">
              <w:t>if this is an approximation</w:t>
            </w:r>
          </w:p>
        </w:tc>
        <w:tc>
          <w:tcPr>
            <w:tcW w:w="4770" w:type="dxa"/>
          </w:tcPr>
          <w:p w:rsidR="00ED09B2" w:rsidRPr="00ED09B2" w:rsidRDefault="00ED09B2" w:rsidP="00ED09B2">
            <w:pPr>
              <w:spacing w:after="0"/>
              <w:jc w:val="right"/>
              <w:rPr>
                <w:i/>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 xml:space="preserve">What is the total land area of the village? </w:t>
            </w:r>
          </w:p>
          <w:p w:rsidR="00ED09B2" w:rsidRPr="00ED09B2" w:rsidRDefault="00ED09B2" w:rsidP="00B02E4C">
            <w:pPr>
              <w:spacing w:after="0" w:line="240" w:lineRule="auto"/>
              <w:ind w:left="342"/>
            </w:pPr>
            <w:r w:rsidRPr="00ED09B2">
              <w:rPr>
                <w:i/>
                <w:sz w:val="20"/>
                <w:szCs w:val="20"/>
              </w:rPr>
              <w:t>Ask for total area claimed by the village, including disputed areas.</w:t>
            </w:r>
            <w:r w:rsidR="00327068">
              <w:rPr>
                <w:i/>
                <w:sz w:val="20"/>
                <w:szCs w:val="20"/>
              </w:rPr>
              <w:t xml:space="preserve"> </w:t>
            </w:r>
          </w:p>
        </w:tc>
        <w:tc>
          <w:tcPr>
            <w:tcW w:w="3117" w:type="dxa"/>
          </w:tcPr>
          <w:p w:rsidR="00ED09B2" w:rsidRPr="00ED09B2" w:rsidRDefault="00ED09B2" w:rsidP="00ED09B2">
            <w:pPr>
              <w:spacing w:after="0"/>
              <w:jc w:val="right"/>
              <w:rPr>
                <w:i/>
                <w:iCs/>
              </w:rPr>
            </w:pPr>
            <w:r w:rsidRPr="00ED09B2">
              <w:rPr>
                <w:i/>
                <w:iCs/>
              </w:rPr>
              <w:t>Ha</w:t>
            </w:r>
          </w:p>
          <w:p w:rsidR="00ED09B2" w:rsidRPr="00ED09B2" w:rsidRDefault="00ED09B2" w:rsidP="00ED09B2">
            <w:pPr>
              <w:spacing w:after="0"/>
              <w:jc w:val="right"/>
              <w:rPr>
                <w:i/>
                <w:iCs/>
              </w:rPr>
            </w:pPr>
            <w:r w:rsidRPr="00ED09B2">
              <w:t xml:space="preserve">Check </w:t>
            </w:r>
            <w:r w:rsidRPr="00ED09B2">
              <w:rPr>
                <w:rFonts w:ascii="MS Gothic" w:eastAsia="MS Gothic" w:hAnsi="MS Gothic" w:hint="eastAsia"/>
              </w:rPr>
              <w:t>☐</w:t>
            </w:r>
            <w:r w:rsidRPr="00ED09B2">
              <w:rPr>
                <w:rFonts w:ascii="MS Gothic" w:eastAsia="MS Gothic" w:hAnsi="MS Gothic"/>
              </w:rPr>
              <w:t xml:space="preserve"> </w:t>
            </w:r>
            <w:r w:rsidRPr="00ED09B2">
              <w:t>if this is an approximation</w:t>
            </w:r>
          </w:p>
        </w:tc>
        <w:tc>
          <w:tcPr>
            <w:tcW w:w="4770" w:type="dxa"/>
          </w:tcPr>
          <w:p w:rsidR="00ED09B2" w:rsidRPr="00ED09B2" w:rsidRDefault="00ED09B2" w:rsidP="00ED09B2">
            <w:pPr>
              <w:spacing w:after="0"/>
              <w:jc w:val="right"/>
              <w:rPr>
                <w:i/>
                <w:iCs/>
              </w:rPr>
            </w:pPr>
          </w:p>
        </w:tc>
      </w:tr>
    </w:tbl>
    <w:p w:rsidR="00ED09B2" w:rsidRPr="00ED09B2" w:rsidRDefault="00ED09B2" w:rsidP="00ED09B2">
      <w:r w:rsidRPr="00ED09B2">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3"/>
        <w:gridCol w:w="3117"/>
        <w:gridCol w:w="4770"/>
      </w:tblGrid>
      <w:tr w:rsidR="00ED09B2" w:rsidRPr="00ED09B2" w:rsidTr="00327068">
        <w:trPr>
          <w:cantSplit/>
          <w:tblHeader/>
        </w:trPr>
        <w:tc>
          <w:tcPr>
            <w:tcW w:w="5253" w:type="dxa"/>
          </w:tcPr>
          <w:p w:rsidR="00ED09B2" w:rsidRPr="00ED09B2" w:rsidRDefault="00ED09B2" w:rsidP="00ED09B2">
            <w:pPr>
              <w:spacing w:after="0" w:line="240" w:lineRule="auto"/>
              <w:ind w:left="342" w:hanging="342"/>
              <w:rPr>
                <w:b/>
              </w:rPr>
            </w:pPr>
            <w:r w:rsidRPr="00ED09B2">
              <w:rPr>
                <w:b/>
              </w:rPr>
              <w:lastRenderedPageBreak/>
              <w:t>Questions</w:t>
            </w:r>
          </w:p>
        </w:tc>
        <w:tc>
          <w:tcPr>
            <w:tcW w:w="3117" w:type="dxa"/>
          </w:tcPr>
          <w:p w:rsidR="00ED09B2" w:rsidRPr="00ED09B2" w:rsidRDefault="00ED09B2" w:rsidP="00ED09B2">
            <w:pPr>
              <w:spacing w:after="0" w:line="240" w:lineRule="auto"/>
              <w:ind w:left="-18"/>
              <w:rPr>
                <w:b/>
                <w:iCs/>
              </w:rPr>
            </w:pPr>
            <w:r w:rsidRPr="00ED09B2">
              <w:rPr>
                <w:b/>
                <w:iCs/>
              </w:rPr>
              <w:t>Answers</w:t>
            </w:r>
          </w:p>
        </w:tc>
        <w:tc>
          <w:tcPr>
            <w:tcW w:w="4770" w:type="dxa"/>
          </w:tcPr>
          <w:p w:rsidR="00ED09B2" w:rsidRPr="00ED09B2" w:rsidRDefault="00ED09B2" w:rsidP="00ED09B2">
            <w:pPr>
              <w:spacing w:after="0"/>
              <w:ind w:left="-18"/>
              <w:rPr>
                <w:b/>
                <w:iCs/>
              </w:rPr>
            </w:pPr>
            <w:r w:rsidRPr="00ED09B2">
              <w:rPr>
                <w:b/>
                <w:iCs/>
              </w:rPr>
              <w:t>Sources</w:t>
            </w: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 xml:space="preserve">What is the area of forest cover in the village?  </w:t>
            </w:r>
            <w:r w:rsidRPr="00ED09B2">
              <w:rPr>
                <w:sz w:val="20"/>
                <w:szCs w:val="20"/>
              </w:rPr>
              <w:t xml:space="preserve"> </w:t>
            </w:r>
            <w:r w:rsidRPr="00ED09B2">
              <w:rPr>
                <w:i/>
                <w:sz w:val="20"/>
                <w:szCs w:val="20"/>
              </w:rPr>
              <w:t xml:space="preserve">Here, forest cover is mature forest = </w:t>
            </w:r>
            <w:r w:rsidRPr="00ED09B2">
              <w:rPr>
                <w:rFonts w:eastAsia="Times New Roman" w:cs="Arial"/>
                <w:i/>
                <w:iCs/>
                <w:sz w:val="20"/>
                <w:szCs w:val="20"/>
              </w:rPr>
              <w:t>old-growth forest or advanced secondary succession in which pioneer species have been largely replaced by late stage species.</w:t>
            </w:r>
          </w:p>
          <w:p w:rsidR="00ED09B2" w:rsidRPr="00ED09B2" w:rsidRDefault="00ED09B2" w:rsidP="00ED09B2">
            <w:pPr>
              <w:spacing w:after="0" w:line="240" w:lineRule="auto"/>
              <w:ind w:left="342" w:hanging="342"/>
            </w:pPr>
          </w:p>
        </w:tc>
        <w:tc>
          <w:tcPr>
            <w:tcW w:w="3117" w:type="dxa"/>
          </w:tcPr>
          <w:p w:rsidR="00ED09B2" w:rsidRPr="00ED09B2" w:rsidRDefault="00ED09B2" w:rsidP="00ED09B2">
            <w:pPr>
              <w:spacing w:after="0"/>
              <w:jc w:val="right"/>
              <w:rPr>
                <w:i/>
                <w:iCs/>
              </w:rPr>
            </w:pPr>
            <w:r w:rsidRPr="00ED09B2">
              <w:rPr>
                <w:i/>
                <w:iCs/>
              </w:rPr>
              <w:t>Ha</w:t>
            </w:r>
          </w:p>
          <w:p w:rsidR="00ED09B2" w:rsidRPr="00ED09B2" w:rsidRDefault="00ED09B2" w:rsidP="00ED09B2">
            <w:pPr>
              <w:spacing w:after="0"/>
              <w:jc w:val="right"/>
              <w:rPr>
                <w:i/>
                <w:iCs/>
              </w:rPr>
            </w:pPr>
            <w:r w:rsidRPr="00ED09B2">
              <w:t xml:space="preserve">Check </w:t>
            </w:r>
            <w:r w:rsidRPr="00ED09B2">
              <w:rPr>
                <w:rFonts w:ascii="MS Gothic" w:eastAsia="MS Gothic" w:hAnsi="MS Gothic" w:hint="eastAsia"/>
              </w:rPr>
              <w:t>☐</w:t>
            </w:r>
            <w:r w:rsidRPr="00ED09B2">
              <w:rPr>
                <w:rFonts w:ascii="MS Gothic" w:eastAsia="MS Gothic" w:hAnsi="MS Gothic"/>
              </w:rPr>
              <w:t xml:space="preserve"> </w:t>
            </w:r>
            <w:r w:rsidRPr="00ED09B2">
              <w:t>if this is an approximation</w:t>
            </w:r>
          </w:p>
        </w:tc>
        <w:tc>
          <w:tcPr>
            <w:tcW w:w="4770" w:type="dxa"/>
          </w:tcPr>
          <w:p w:rsidR="00ED09B2" w:rsidRPr="00ED09B2" w:rsidRDefault="00ED09B2" w:rsidP="00ED09B2">
            <w:pPr>
              <w:spacing w:after="0"/>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What is the current population of the village?</w:t>
            </w:r>
          </w:p>
        </w:tc>
        <w:tc>
          <w:tcPr>
            <w:tcW w:w="3117" w:type="dxa"/>
          </w:tcPr>
          <w:p w:rsidR="00ED09B2" w:rsidRPr="00ED09B2" w:rsidRDefault="00ED09B2" w:rsidP="00ED09B2">
            <w:pPr>
              <w:jc w:val="right"/>
              <w:rPr>
                <w:i/>
                <w:iCs/>
              </w:rPr>
            </w:pPr>
            <w:r w:rsidRPr="00ED09B2">
              <w:rPr>
                <w:i/>
                <w:iCs/>
              </w:rPr>
              <w:t>persons</w:t>
            </w:r>
          </w:p>
        </w:tc>
        <w:tc>
          <w:tcPr>
            <w:tcW w:w="4770" w:type="dxa"/>
          </w:tcPr>
          <w:p w:rsidR="00ED09B2" w:rsidRPr="00ED09B2" w:rsidRDefault="00ED09B2" w:rsidP="00ED09B2">
            <w:pPr>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How many households are there currently in the village?</w:t>
            </w:r>
          </w:p>
        </w:tc>
        <w:tc>
          <w:tcPr>
            <w:tcW w:w="3117" w:type="dxa"/>
          </w:tcPr>
          <w:p w:rsidR="00ED09B2" w:rsidRPr="00ED09B2" w:rsidRDefault="00ED09B2" w:rsidP="00ED09B2">
            <w:pPr>
              <w:jc w:val="right"/>
              <w:rPr>
                <w:i/>
                <w:iCs/>
              </w:rPr>
            </w:pPr>
            <w:r w:rsidRPr="00ED09B2">
              <w:rPr>
                <w:i/>
                <w:iCs/>
              </w:rPr>
              <w:t>households</w:t>
            </w:r>
          </w:p>
        </w:tc>
        <w:tc>
          <w:tcPr>
            <w:tcW w:w="4770" w:type="dxa"/>
          </w:tcPr>
          <w:p w:rsidR="00ED09B2" w:rsidRPr="00ED09B2" w:rsidRDefault="00ED09B2" w:rsidP="00ED09B2">
            <w:pPr>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How many residents of the village are temporarily away right now for work?</w:t>
            </w:r>
          </w:p>
        </w:tc>
        <w:tc>
          <w:tcPr>
            <w:tcW w:w="3117" w:type="dxa"/>
          </w:tcPr>
          <w:p w:rsidR="00ED09B2" w:rsidRPr="00ED09B2" w:rsidRDefault="00ED09B2" w:rsidP="00ED09B2">
            <w:pPr>
              <w:jc w:val="right"/>
              <w:rPr>
                <w:i/>
                <w:iCs/>
              </w:rPr>
            </w:pPr>
            <w:r w:rsidRPr="00ED09B2">
              <w:rPr>
                <w:i/>
                <w:iCs/>
              </w:rPr>
              <w:t>persons</w:t>
            </w:r>
          </w:p>
        </w:tc>
        <w:tc>
          <w:tcPr>
            <w:tcW w:w="4770" w:type="dxa"/>
          </w:tcPr>
          <w:p w:rsidR="00ED09B2" w:rsidRPr="00ED09B2" w:rsidRDefault="00ED09B2" w:rsidP="00ED09B2">
            <w:pPr>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What was the total population of the village 2 years ago?</w:t>
            </w:r>
          </w:p>
        </w:tc>
        <w:tc>
          <w:tcPr>
            <w:tcW w:w="3117" w:type="dxa"/>
          </w:tcPr>
          <w:p w:rsidR="00ED09B2" w:rsidRPr="00ED09B2" w:rsidRDefault="00ED09B2" w:rsidP="00ED09B2">
            <w:pPr>
              <w:jc w:val="right"/>
              <w:rPr>
                <w:i/>
                <w:iCs/>
              </w:rPr>
            </w:pPr>
            <w:r w:rsidRPr="00ED09B2">
              <w:rPr>
                <w:i/>
                <w:iCs/>
              </w:rPr>
              <w:t>persons</w:t>
            </w:r>
          </w:p>
        </w:tc>
        <w:tc>
          <w:tcPr>
            <w:tcW w:w="4770" w:type="dxa"/>
          </w:tcPr>
          <w:p w:rsidR="00ED09B2" w:rsidRPr="00ED09B2" w:rsidRDefault="00ED09B2" w:rsidP="00ED09B2">
            <w:pPr>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How many households were in the village 2 years ago?</w:t>
            </w:r>
          </w:p>
        </w:tc>
        <w:tc>
          <w:tcPr>
            <w:tcW w:w="3117" w:type="dxa"/>
          </w:tcPr>
          <w:p w:rsidR="00ED09B2" w:rsidRPr="00ED09B2" w:rsidRDefault="00ED09B2" w:rsidP="00ED09B2">
            <w:pPr>
              <w:jc w:val="right"/>
              <w:rPr>
                <w:i/>
                <w:iCs/>
              </w:rPr>
            </w:pPr>
            <w:r w:rsidRPr="00ED09B2">
              <w:rPr>
                <w:i/>
                <w:iCs/>
              </w:rPr>
              <w:t>households</w:t>
            </w:r>
          </w:p>
        </w:tc>
        <w:tc>
          <w:tcPr>
            <w:tcW w:w="4770" w:type="dxa"/>
          </w:tcPr>
          <w:p w:rsidR="00ED09B2" w:rsidRPr="00ED09B2" w:rsidRDefault="00ED09B2" w:rsidP="00ED09B2">
            <w:pPr>
              <w:jc w:val="right"/>
              <w:rPr>
                <w:i/>
                <w:iCs/>
              </w:rPr>
            </w:pPr>
          </w:p>
        </w:tc>
      </w:tr>
      <w:tr w:rsidR="00ED09B2" w:rsidRPr="00ED09B2" w:rsidTr="00327068">
        <w:trPr>
          <w:trHeight w:val="818"/>
        </w:trPr>
        <w:tc>
          <w:tcPr>
            <w:tcW w:w="5253" w:type="dxa"/>
          </w:tcPr>
          <w:p w:rsidR="00ED09B2" w:rsidRPr="00ED09B2" w:rsidRDefault="00ED09B2" w:rsidP="0085571A">
            <w:pPr>
              <w:numPr>
                <w:ilvl w:val="0"/>
                <w:numId w:val="23"/>
              </w:numPr>
              <w:spacing w:after="0" w:line="240" w:lineRule="auto"/>
              <w:ind w:left="342" w:hanging="342"/>
            </w:pPr>
            <w:r w:rsidRPr="00ED09B2">
              <w:t>How many persons (approximately) living here now have moved to the village in the past 2 years (in-migration)?</w:t>
            </w:r>
          </w:p>
        </w:tc>
        <w:tc>
          <w:tcPr>
            <w:tcW w:w="3117" w:type="dxa"/>
          </w:tcPr>
          <w:p w:rsidR="00ED09B2" w:rsidRPr="00ED09B2" w:rsidRDefault="00ED09B2" w:rsidP="00ED09B2">
            <w:pPr>
              <w:spacing w:after="0" w:line="240" w:lineRule="auto"/>
              <w:jc w:val="right"/>
              <w:rPr>
                <w:i/>
                <w:iCs/>
              </w:rPr>
            </w:pPr>
          </w:p>
          <w:p w:rsidR="00ED09B2" w:rsidRPr="00ED09B2" w:rsidRDefault="00ED09B2" w:rsidP="00ED09B2">
            <w:pPr>
              <w:spacing w:after="0" w:line="240" w:lineRule="auto"/>
              <w:jc w:val="right"/>
              <w:rPr>
                <w:i/>
                <w:iCs/>
              </w:rPr>
            </w:pPr>
            <w:r w:rsidRPr="00ED09B2">
              <w:rPr>
                <w:i/>
                <w:iCs/>
              </w:rPr>
              <w:t>persons</w:t>
            </w:r>
          </w:p>
        </w:tc>
        <w:tc>
          <w:tcPr>
            <w:tcW w:w="4770" w:type="dxa"/>
          </w:tcPr>
          <w:p w:rsidR="00ED09B2" w:rsidRPr="00ED09B2" w:rsidRDefault="00ED09B2" w:rsidP="00ED09B2">
            <w:pPr>
              <w:spacing w:after="0" w:line="240" w:lineRule="auto"/>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How many persons (approximately) have left the village over the past 2 years (out-migration)?</w:t>
            </w:r>
          </w:p>
        </w:tc>
        <w:tc>
          <w:tcPr>
            <w:tcW w:w="3117" w:type="dxa"/>
          </w:tcPr>
          <w:p w:rsidR="00ED09B2" w:rsidRPr="00ED09B2" w:rsidRDefault="00ED09B2" w:rsidP="00ED09B2">
            <w:pPr>
              <w:spacing w:after="0" w:line="240" w:lineRule="auto"/>
              <w:jc w:val="right"/>
              <w:rPr>
                <w:i/>
                <w:iCs/>
              </w:rPr>
            </w:pPr>
          </w:p>
          <w:p w:rsidR="00ED09B2" w:rsidRPr="00ED09B2" w:rsidRDefault="00ED09B2" w:rsidP="00ED09B2">
            <w:pPr>
              <w:spacing w:after="0" w:line="240" w:lineRule="auto"/>
              <w:jc w:val="right"/>
              <w:rPr>
                <w:i/>
                <w:iCs/>
              </w:rPr>
            </w:pPr>
            <w:r w:rsidRPr="00ED09B2">
              <w:rPr>
                <w:i/>
                <w:iCs/>
              </w:rPr>
              <w:t>persons</w:t>
            </w:r>
          </w:p>
        </w:tc>
        <w:tc>
          <w:tcPr>
            <w:tcW w:w="4770" w:type="dxa"/>
          </w:tcPr>
          <w:p w:rsidR="00ED09B2" w:rsidRPr="00ED09B2" w:rsidRDefault="00ED09B2" w:rsidP="00ED09B2">
            <w:pPr>
              <w:spacing w:after="0" w:line="240" w:lineRule="auto"/>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 xml:space="preserve">What are the reasons why people have moved to the village in the last 2 years? </w:t>
            </w:r>
          </w:p>
          <w:p w:rsidR="00ED09B2" w:rsidRPr="00ED09B2" w:rsidRDefault="00ED09B2" w:rsidP="00ED09B2">
            <w:pPr>
              <w:spacing w:after="0" w:line="240" w:lineRule="auto"/>
              <w:ind w:left="342"/>
            </w:pPr>
            <w:r w:rsidRPr="00B02E4C">
              <w:rPr>
                <w:i/>
              </w:rPr>
              <w:t>Select all that apply; -8 if DNA, -9 if RDNK</w:t>
            </w:r>
          </w:p>
          <w:p w:rsidR="00ED09B2" w:rsidRPr="00ED09B2" w:rsidRDefault="00ED09B2" w:rsidP="0085571A">
            <w:pPr>
              <w:numPr>
                <w:ilvl w:val="1"/>
                <w:numId w:val="21"/>
              </w:numPr>
              <w:tabs>
                <w:tab w:val="num" w:pos="702"/>
              </w:tabs>
              <w:spacing w:after="0" w:line="240" w:lineRule="auto"/>
              <w:ind w:left="342" w:firstLine="0"/>
              <w:contextualSpacing/>
              <w:rPr>
                <w:i/>
                <w:sz w:val="18"/>
                <w:szCs w:val="18"/>
              </w:rPr>
            </w:pPr>
            <w:r w:rsidRPr="00ED09B2">
              <w:rPr>
                <w:i/>
                <w:sz w:val="18"/>
                <w:szCs w:val="18"/>
              </w:rPr>
              <w:t>Access to land and natural resources</w:t>
            </w:r>
          </w:p>
          <w:p w:rsidR="00ED09B2" w:rsidRPr="00ED09B2" w:rsidRDefault="00ED09B2" w:rsidP="0085571A">
            <w:pPr>
              <w:numPr>
                <w:ilvl w:val="1"/>
                <w:numId w:val="21"/>
              </w:numPr>
              <w:tabs>
                <w:tab w:val="num" w:pos="702"/>
              </w:tabs>
              <w:spacing w:after="0" w:line="240" w:lineRule="auto"/>
              <w:ind w:left="342" w:firstLine="0"/>
              <w:contextualSpacing/>
              <w:rPr>
                <w:i/>
                <w:sz w:val="18"/>
                <w:szCs w:val="18"/>
              </w:rPr>
            </w:pPr>
            <w:r w:rsidRPr="00ED09B2">
              <w:rPr>
                <w:i/>
                <w:sz w:val="18"/>
                <w:szCs w:val="18"/>
              </w:rPr>
              <w:t>Access to health care and social services</w:t>
            </w:r>
          </w:p>
          <w:p w:rsidR="00ED09B2" w:rsidRPr="00ED09B2" w:rsidRDefault="00ED09B2" w:rsidP="0085571A">
            <w:pPr>
              <w:numPr>
                <w:ilvl w:val="1"/>
                <w:numId w:val="21"/>
              </w:numPr>
              <w:tabs>
                <w:tab w:val="num" w:pos="702"/>
              </w:tabs>
              <w:spacing w:after="0" w:line="240" w:lineRule="auto"/>
              <w:ind w:left="342" w:firstLine="0"/>
              <w:contextualSpacing/>
              <w:rPr>
                <w:i/>
                <w:sz w:val="18"/>
                <w:szCs w:val="18"/>
              </w:rPr>
            </w:pPr>
            <w:r w:rsidRPr="00ED09B2">
              <w:rPr>
                <w:i/>
                <w:sz w:val="18"/>
                <w:szCs w:val="18"/>
              </w:rPr>
              <w:t>Family reasons (e.g. marriage, children)</w:t>
            </w:r>
          </w:p>
          <w:p w:rsidR="00ED09B2" w:rsidRPr="00ED09B2" w:rsidRDefault="00ED09B2" w:rsidP="0085571A">
            <w:pPr>
              <w:numPr>
                <w:ilvl w:val="1"/>
                <w:numId w:val="21"/>
              </w:numPr>
              <w:tabs>
                <w:tab w:val="num" w:pos="702"/>
              </w:tabs>
              <w:spacing w:after="0" w:line="240" w:lineRule="auto"/>
              <w:ind w:left="342" w:firstLine="0"/>
              <w:contextualSpacing/>
              <w:rPr>
                <w:i/>
                <w:sz w:val="18"/>
                <w:szCs w:val="18"/>
              </w:rPr>
            </w:pPr>
            <w:r w:rsidRPr="00ED09B2">
              <w:rPr>
                <w:i/>
                <w:sz w:val="18"/>
                <w:szCs w:val="18"/>
              </w:rPr>
              <w:t>Livelihood opportunity</w:t>
            </w:r>
          </w:p>
          <w:p w:rsidR="00ED09B2" w:rsidRPr="00ED09B2" w:rsidRDefault="00ED09B2" w:rsidP="0085571A">
            <w:pPr>
              <w:numPr>
                <w:ilvl w:val="1"/>
                <w:numId w:val="21"/>
              </w:numPr>
              <w:tabs>
                <w:tab w:val="num" w:pos="702"/>
              </w:tabs>
              <w:spacing w:after="0" w:line="240" w:lineRule="auto"/>
              <w:ind w:left="342" w:firstLine="0"/>
              <w:contextualSpacing/>
              <w:rPr>
                <w:i/>
                <w:sz w:val="18"/>
                <w:szCs w:val="18"/>
              </w:rPr>
            </w:pPr>
            <w:r w:rsidRPr="00ED09B2">
              <w:rPr>
                <w:i/>
                <w:sz w:val="18"/>
                <w:szCs w:val="18"/>
              </w:rPr>
              <w:t>Other, specify_______________________________</w:t>
            </w:r>
          </w:p>
        </w:tc>
        <w:tc>
          <w:tcPr>
            <w:tcW w:w="3117" w:type="dxa"/>
          </w:tcPr>
          <w:p w:rsidR="00ED09B2" w:rsidRPr="00ED09B2" w:rsidRDefault="00ED09B2" w:rsidP="00ED09B2">
            <w:pPr>
              <w:jc w:val="right"/>
              <w:rPr>
                <w:i/>
                <w:iCs/>
              </w:rPr>
            </w:pPr>
          </w:p>
        </w:tc>
        <w:tc>
          <w:tcPr>
            <w:tcW w:w="4770" w:type="dxa"/>
          </w:tcPr>
          <w:p w:rsidR="00ED09B2" w:rsidRPr="00ED09B2" w:rsidRDefault="00ED09B2" w:rsidP="00ED09B2">
            <w:pPr>
              <w:jc w:val="right"/>
              <w:rPr>
                <w:i/>
                <w:iCs/>
              </w:rPr>
            </w:pPr>
          </w:p>
        </w:tc>
      </w:tr>
      <w:tr w:rsidR="00ED09B2" w:rsidRPr="00ED09B2" w:rsidTr="00327068">
        <w:trPr>
          <w:cantSplit/>
        </w:trPr>
        <w:tc>
          <w:tcPr>
            <w:tcW w:w="5253" w:type="dxa"/>
          </w:tcPr>
          <w:p w:rsidR="00ED09B2" w:rsidRPr="00ED09B2" w:rsidRDefault="00ED09B2" w:rsidP="0085571A">
            <w:pPr>
              <w:numPr>
                <w:ilvl w:val="0"/>
                <w:numId w:val="23"/>
              </w:numPr>
              <w:spacing w:after="0" w:line="240" w:lineRule="auto"/>
              <w:ind w:left="342" w:hanging="342"/>
            </w:pPr>
            <w:r w:rsidRPr="00ED09B2">
              <w:lastRenderedPageBreak/>
              <w:t xml:space="preserve">What are the reasons why people have left the village in the last 2 years? </w:t>
            </w:r>
          </w:p>
          <w:p w:rsidR="00ED09B2" w:rsidRPr="00ED09B2" w:rsidRDefault="00ED09B2" w:rsidP="00ED09B2">
            <w:pPr>
              <w:spacing w:after="0" w:line="240" w:lineRule="auto"/>
              <w:ind w:left="342"/>
              <w:rPr>
                <w:i/>
              </w:rPr>
            </w:pPr>
            <w:r w:rsidRPr="00ED09B2">
              <w:rPr>
                <w:i/>
              </w:rPr>
              <w:t>Select all that apply</w:t>
            </w:r>
          </w:p>
          <w:p w:rsidR="00ED09B2" w:rsidRPr="00ED09B2" w:rsidRDefault="00ED09B2" w:rsidP="00ED09B2">
            <w:pPr>
              <w:spacing w:after="0" w:line="240" w:lineRule="auto"/>
              <w:ind w:left="342"/>
            </w:pPr>
            <w:r w:rsidRPr="00B02E4C">
              <w:rPr>
                <w:i/>
              </w:rPr>
              <w:t>-8  = does not apply, -9 = respondent does not know</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Natural disaster</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 xml:space="preserve">Hunger </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Poor infrastructure</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Little access to health care and social services</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Family reasons (e.g. marriage, children)</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Lack of livelihood opportunity</w:t>
            </w:r>
          </w:p>
          <w:p w:rsidR="00ED09B2" w:rsidRPr="00ED09B2" w:rsidRDefault="00ED09B2" w:rsidP="0085571A">
            <w:pPr>
              <w:numPr>
                <w:ilvl w:val="0"/>
                <w:numId w:val="19"/>
              </w:numPr>
              <w:spacing w:after="0" w:line="240" w:lineRule="auto"/>
              <w:ind w:firstLine="0"/>
              <w:contextualSpacing/>
              <w:rPr>
                <w:i/>
                <w:sz w:val="18"/>
                <w:szCs w:val="18"/>
              </w:rPr>
            </w:pPr>
            <w:r w:rsidRPr="00ED09B2">
              <w:rPr>
                <w:i/>
                <w:sz w:val="18"/>
                <w:szCs w:val="18"/>
              </w:rPr>
              <w:t>Other, specify____________________________________</w:t>
            </w:r>
          </w:p>
        </w:tc>
        <w:tc>
          <w:tcPr>
            <w:tcW w:w="3117" w:type="dxa"/>
          </w:tcPr>
          <w:p w:rsidR="00ED09B2" w:rsidRPr="00ED09B2" w:rsidRDefault="00ED09B2" w:rsidP="00ED09B2">
            <w:pPr>
              <w:jc w:val="right"/>
              <w:rPr>
                <w:i/>
                <w:iCs/>
              </w:rPr>
            </w:pPr>
          </w:p>
        </w:tc>
        <w:tc>
          <w:tcPr>
            <w:tcW w:w="4770" w:type="dxa"/>
          </w:tcPr>
          <w:p w:rsidR="00ED09B2" w:rsidRPr="00ED09B2" w:rsidRDefault="00ED09B2" w:rsidP="00ED09B2">
            <w:pPr>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 xml:space="preserve">How many different groups (ethnic groups, tribes or castes) are living in the village? </w:t>
            </w:r>
          </w:p>
          <w:p w:rsidR="00ED09B2" w:rsidRPr="00ED09B2" w:rsidRDefault="00ED09B2" w:rsidP="00ED09B2">
            <w:pPr>
              <w:spacing w:after="0" w:line="240" w:lineRule="auto"/>
              <w:ind w:left="342"/>
            </w:pPr>
            <w:r w:rsidRPr="00ED09B2">
              <w:rPr>
                <w:i/>
              </w:rPr>
              <w:t>-8  = does not apply</w:t>
            </w:r>
          </w:p>
        </w:tc>
        <w:tc>
          <w:tcPr>
            <w:tcW w:w="3117" w:type="dxa"/>
          </w:tcPr>
          <w:p w:rsidR="00ED09B2" w:rsidRPr="00ED09B2" w:rsidRDefault="00ED09B2" w:rsidP="00ED09B2">
            <w:pPr>
              <w:jc w:val="right"/>
              <w:rPr>
                <w:i/>
                <w:iCs/>
              </w:rPr>
            </w:pPr>
          </w:p>
        </w:tc>
        <w:tc>
          <w:tcPr>
            <w:tcW w:w="4770" w:type="dxa"/>
          </w:tcPr>
          <w:p w:rsidR="00ED09B2" w:rsidRPr="00ED09B2" w:rsidRDefault="00ED09B2" w:rsidP="00ED09B2">
            <w:pPr>
              <w:jc w:val="right"/>
              <w:rPr>
                <w:i/>
                <w:iCs/>
              </w:rPr>
            </w:pPr>
          </w:p>
        </w:tc>
      </w:tr>
      <w:tr w:rsidR="00ED09B2" w:rsidRPr="00ED09B2" w:rsidTr="00327068">
        <w:tc>
          <w:tcPr>
            <w:tcW w:w="5253" w:type="dxa"/>
          </w:tcPr>
          <w:p w:rsidR="00ED09B2" w:rsidRPr="00ED09B2" w:rsidRDefault="00ED09B2" w:rsidP="0085571A">
            <w:pPr>
              <w:numPr>
                <w:ilvl w:val="0"/>
                <w:numId w:val="23"/>
              </w:numPr>
              <w:spacing w:after="0" w:line="240" w:lineRule="auto"/>
              <w:ind w:left="342" w:hanging="342"/>
            </w:pPr>
            <w:r w:rsidRPr="00ED09B2">
              <w:t>What is the name of the largest group?</w:t>
            </w:r>
          </w:p>
          <w:p w:rsidR="00ED09B2" w:rsidRPr="00ED09B2" w:rsidRDefault="00ED09B2" w:rsidP="00ED09B2">
            <w:pPr>
              <w:spacing w:after="0" w:line="240" w:lineRule="auto"/>
              <w:ind w:left="342"/>
            </w:pPr>
            <w:r w:rsidRPr="00ED09B2">
              <w:rPr>
                <w:i/>
              </w:rPr>
              <w:t>-8  = does not apply</w:t>
            </w:r>
          </w:p>
        </w:tc>
        <w:tc>
          <w:tcPr>
            <w:tcW w:w="3117" w:type="dxa"/>
          </w:tcPr>
          <w:p w:rsidR="00ED09B2" w:rsidRPr="00ED09B2" w:rsidRDefault="00ED09B2" w:rsidP="00ED09B2">
            <w:pPr>
              <w:jc w:val="right"/>
              <w:rPr>
                <w:i/>
                <w:iCs/>
              </w:rPr>
            </w:pPr>
          </w:p>
        </w:tc>
        <w:tc>
          <w:tcPr>
            <w:tcW w:w="4770" w:type="dxa"/>
          </w:tcPr>
          <w:p w:rsidR="00ED09B2" w:rsidRPr="00ED09B2" w:rsidRDefault="00ED09B2" w:rsidP="00ED09B2">
            <w:pPr>
              <w:jc w:val="right"/>
              <w:rPr>
                <w:i/>
                <w:iCs/>
              </w:rPr>
            </w:pPr>
          </w:p>
        </w:tc>
      </w:tr>
    </w:tbl>
    <w:p w:rsidR="00ED09B2" w:rsidRPr="00ED09B2" w:rsidRDefault="00ED09B2" w:rsidP="00ED09B2">
      <w:pPr>
        <w:ind w:left="360"/>
        <w:contextualSpacing/>
        <w:rPr>
          <w:b/>
          <w:u w:val="single"/>
        </w:rPr>
      </w:pPr>
    </w:p>
    <w:p w:rsidR="00ED09B2" w:rsidRPr="00ED09B2" w:rsidRDefault="00ED09B2" w:rsidP="00ED09B2">
      <w:pPr>
        <w:contextualSpacing/>
        <w:rPr>
          <w:b/>
          <w:u w:val="single"/>
        </w:rPr>
      </w:pPr>
      <w:r w:rsidRPr="00ED09B2">
        <w:rPr>
          <w:b/>
          <w:sz w:val="24"/>
          <w:szCs w:val="24"/>
        </w:rPr>
        <w:t>1C. INFRASTRUCTURE</w:t>
      </w:r>
    </w:p>
    <w:tbl>
      <w:tblPr>
        <w:tblW w:w="131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20"/>
        <w:gridCol w:w="1080"/>
        <w:gridCol w:w="990"/>
        <w:gridCol w:w="1260"/>
        <w:gridCol w:w="4590"/>
      </w:tblGrid>
      <w:tr w:rsidR="00ED09B2" w:rsidRPr="00ED09B2" w:rsidTr="00327068">
        <w:trPr>
          <w:cantSplit/>
          <w:trHeight w:val="377"/>
        </w:trPr>
        <w:tc>
          <w:tcPr>
            <w:tcW w:w="5220" w:type="dxa"/>
          </w:tcPr>
          <w:p w:rsidR="00ED09B2" w:rsidRPr="00ED09B2" w:rsidRDefault="00ED09B2" w:rsidP="00ED09B2">
            <w:pPr>
              <w:spacing w:after="0" w:line="240" w:lineRule="auto"/>
              <w:ind w:left="342" w:hanging="342"/>
              <w:rPr>
                <w:b/>
              </w:rPr>
            </w:pPr>
            <w:r w:rsidRPr="00ED09B2">
              <w:rPr>
                <w:b/>
              </w:rPr>
              <w:t>Questions</w:t>
            </w:r>
          </w:p>
        </w:tc>
        <w:tc>
          <w:tcPr>
            <w:tcW w:w="3330" w:type="dxa"/>
            <w:gridSpan w:val="3"/>
          </w:tcPr>
          <w:p w:rsidR="00ED09B2" w:rsidRPr="00ED09B2" w:rsidRDefault="00ED09B2" w:rsidP="00ED09B2">
            <w:pPr>
              <w:spacing w:after="0" w:line="240" w:lineRule="auto"/>
              <w:rPr>
                <w:b/>
                <w:iCs/>
              </w:rPr>
            </w:pPr>
            <w:r w:rsidRPr="00ED09B2">
              <w:rPr>
                <w:b/>
                <w:iCs/>
              </w:rPr>
              <w:t>Answers</w:t>
            </w:r>
          </w:p>
        </w:tc>
        <w:tc>
          <w:tcPr>
            <w:tcW w:w="4590" w:type="dxa"/>
          </w:tcPr>
          <w:p w:rsidR="00ED09B2" w:rsidRPr="00ED09B2" w:rsidRDefault="00ED09B2" w:rsidP="00ED09B2">
            <w:pPr>
              <w:spacing w:after="0"/>
              <w:rPr>
                <w:b/>
                <w:iCs/>
              </w:rPr>
            </w:pPr>
            <w:r w:rsidRPr="00ED09B2">
              <w:rPr>
                <w:b/>
                <w:iCs/>
              </w:rPr>
              <w:t>Sources</w:t>
            </w:r>
          </w:p>
        </w:tc>
      </w:tr>
      <w:tr w:rsidR="00ED09B2" w:rsidRPr="00ED09B2" w:rsidTr="00327068">
        <w:trPr>
          <w:cantSplit/>
          <w:trHeight w:val="557"/>
        </w:trPr>
        <w:tc>
          <w:tcPr>
            <w:tcW w:w="5220" w:type="dxa"/>
          </w:tcPr>
          <w:p w:rsidR="00ED09B2" w:rsidRPr="00ED09B2" w:rsidRDefault="00ED09B2" w:rsidP="0085571A">
            <w:pPr>
              <w:numPr>
                <w:ilvl w:val="0"/>
                <w:numId w:val="23"/>
              </w:numPr>
              <w:spacing w:after="0" w:line="240" w:lineRule="auto"/>
              <w:ind w:left="342" w:hanging="342"/>
              <w:rPr>
                <w:iCs/>
              </w:rPr>
            </w:pPr>
            <w:r w:rsidRPr="00ED09B2">
              <w:rPr>
                <w:iCs/>
              </w:rPr>
              <w:t xml:space="preserve">Is there an operational health center in the village?  </w:t>
            </w:r>
            <w:r w:rsidRPr="00ED09B2">
              <w:rPr>
                <w:rFonts w:eastAsia="Times New Roman" w:cs="Arial"/>
                <w:i/>
              </w:rPr>
              <w:t>1 = yes; 0 = no</w:t>
            </w:r>
            <w:r w:rsidRPr="00ED09B2">
              <w:rPr>
                <w:i/>
              </w:rPr>
              <w:t xml:space="preserve"> </w:t>
            </w:r>
          </w:p>
          <w:p w:rsidR="00ED09B2" w:rsidRPr="00ED09B2" w:rsidRDefault="00ED09B2" w:rsidP="00ED09B2">
            <w:pPr>
              <w:spacing w:after="0" w:line="240" w:lineRule="auto"/>
              <w:ind w:left="342"/>
              <w:rPr>
                <w:iCs/>
              </w:rPr>
            </w:pPr>
            <w:r w:rsidRPr="00ED09B2">
              <w:rPr>
                <w:rFonts w:eastAsia="Times New Roman" w:cs="Arial"/>
                <w:i/>
              </w:rPr>
              <w:t>If the answer is 1 (=yes)</w:t>
            </w:r>
            <w:r w:rsidRPr="00ED09B2">
              <w:rPr>
                <w:i/>
              </w:rPr>
              <w:t>, go to 20.</w:t>
            </w:r>
            <w:r w:rsidRPr="00ED09B2">
              <w:rPr>
                <w:iCs/>
              </w:rPr>
              <w:t xml:space="preserve"> </w:t>
            </w:r>
          </w:p>
        </w:tc>
        <w:tc>
          <w:tcPr>
            <w:tcW w:w="3330" w:type="dxa"/>
            <w:gridSpan w:val="3"/>
          </w:tcPr>
          <w:p w:rsidR="00ED09B2" w:rsidRPr="00ED09B2" w:rsidRDefault="00ED09B2" w:rsidP="00ED09B2">
            <w:pPr>
              <w:spacing w:after="0" w:line="240" w:lineRule="auto"/>
              <w:jc w:val="right"/>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Height w:val="530"/>
        </w:trPr>
        <w:tc>
          <w:tcPr>
            <w:tcW w:w="5220" w:type="dxa"/>
          </w:tcPr>
          <w:p w:rsidR="00ED09B2" w:rsidRPr="00ED09B2" w:rsidRDefault="00ED09B2" w:rsidP="0085571A">
            <w:pPr>
              <w:numPr>
                <w:ilvl w:val="0"/>
                <w:numId w:val="23"/>
              </w:numPr>
              <w:spacing w:after="0" w:line="240" w:lineRule="auto"/>
              <w:ind w:left="342" w:hanging="342"/>
              <w:rPr>
                <w:iCs/>
              </w:rPr>
            </w:pPr>
            <w:r w:rsidRPr="00ED09B2">
              <w:rPr>
                <w:b/>
                <w:iCs/>
              </w:rPr>
              <w:t>If ‘no’:</w:t>
            </w:r>
            <w:r w:rsidRPr="00ED09B2">
              <w:rPr>
                <w:iCs/>
              </w:rPr>
              <w:t xml:space="preserve"> do people in the village have access to health services in another village or city, or from traveling health care providers</w:t>
            </w:r>
            <w:r w:rsidR="00327068">
              <w:rPr>
                <w:iCs/>
              </w:rPr>
              <w:t xml:space="preserve"> e.g. Mobile hospitals</w:t>
            </w:r>
            <w:r w:rsidRPr="00ED09B2">
              <w:rPr>
                <w:iCs/>
              </w:rPr>
              <w:t>?</w:t>
            </w:r>
          </w:p>
        </w:tc>
        <w:tc>
          <w:tcPr>
            <w:tcW w:w="3330" w:type="dxa"/>
            <w:gridSpan w:val="3"/>
          </w:tcPr>
          <w:p w:rsidR="00ED09B2" w:rsidRPr="00ED09B2" w:rsidRDefault="00ED09B2" w:rsidP="00ED09B2">
            <w:pPr>
              <w:spacing w:after="0" w:line="240" w:lineRule="auto"/>
              <w:jc w:val="right"/>
              <w:rPr>
                <w:i/>
              </w:rPr>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Pr>
        <w:tc>
          <w:tcPr>
            <w:tcW w:w="5220" w:type="dxa"/>
          </w:tcPr>
          <w:p w:rsidR="00ED09B2" w:rsidRPr="00ED09B2" w:rsidRDefault="00327068" w:rsidP="0085571A">
            <w:pPr>
              <w:numPr>
                <w:ilvl w:val="0"/>
                <w:numId w:val="23"/>
              </w:numPr>
              <w:spacing w:after="0" w:line="240" w:lineRule="auto"/>
              <w:ind w:left="342" w:hanging="342"/>
              <w:rPr>
                <w:iCs/>
              </w:rPr>
            </w:pPr>
            <w:r>
              <w:rPr>
                <w:iCs/>
              </w:rPr>
              <w:t>Is there an operational prima</w:t>
            </w:r>
            <w:r w:rsidR="00ED09B2" w:rsidRPr="00ED09B2">
              <w:rPr>
                <w:iCs/>
              </w:rPr>
              <w:t xml:space="preserve">ry school in the village?  </w:t>
            </w:r>
          </w:p>
          <w:p w:rsidR="00ED09B2" w:rsidRPr="00ED09B2" w:rsidRDefault="00ED09B2" w:rsidP="00ED09B2">
            <w:pPr>
              <w:spacing w:after="0" w:line="240" w:lineRule="auto"/>
              <w:ind w:left="342"/>
              <w:rPr>
                <w:iCs/>
              </w:rPr>
            </w:pPr>
            <w:r w:rsidRPr="00ED09B2">
              <w:rPr>
                <w:rFonts w:eastAsia="Times New Roman" w:cs="Arial"/>
                <w:i/>
              </w:rPr>
              <w:t>1 = yes; 0 = no</w:t>
            </w:r>
            <w:r w:rsidRPr="00ED09B2">
              <w:rPr>
                <w:i/>
              </w:rPr>
              <w:t xml:space="preserve"> </w:t>
            </w:r>
          </w:p>
          <w:p w:rsidR="00ED09B2" w:rsidRPr="00ED09B2" w:rsidRDefault="00ED09B2" w:rsidP="00ED09B2">
            <w:pPr>
              <w:spacing w:after="0" w:line="240" w:lineRule="auto"/>
              <w:ind w:left="342"/>
              <w:rPr>
                <w:iCs/>
              </w:rPr>
            </w:pPr>
            <w:r w:rsidRPr="00ED09B2">
              <w:rPr>
                <w:rFonts w:eastAsia="Times New Roman" w:cs="Arial"/>
                <w:i/>
              </w:rPr>
              <w:t>If the answer is 1 (=yes)</w:t>
            </w:r>
            <w:r w:rsidRPr="00ED09B2">
              <w:rPr>
                <w:i/>
              </w:rPr>
              <w:t xml:space="preserve"> go to 22.</w:t>
            </w:r>
          </w:p>
        </w:tc>
        <w:tc>
          <w:tcPr>
            <w:tcW w:w="3330" w:type="dxa"/>
            <w:gridSpan w:val="3"/>
          </w:tcPr>
          <w:p w:rsidR="00ED09B2" w:rsidRPr="00ED09B2" w:rsidRDefault="00ED09B2" w:rsidP="00ED09B2">
            <w:pPr>
              <w:spacing w:after="0" w:line="240" w:lineRule="auto"/>
              <w:jc w:val="right"/>
              <w:rPr>
                <w:i/>
              </w:rPr>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Pr>
        <w:tc>
          <w:tcPr>
            <w:tcW w:w="5220" w:type="dxa"/>
          </w:tcPr>
          <w:p w:rsidR="00ED09B2" w:rsidRPr="00ED09B2" w:rsidRDefault="00ED09B2" w:rsidP="0085571A">
            <w:pPr>
              <w:numPr>
                <w:ilvl w:val="0"/>
                <w:numId w:val="23"/>
              </w:numPr>
              <w:spacing w:after="0" w:line="240" w:lineRule="auto"/>
              <w:ind w:left="342" w:hanging="342"/>
              <w:rPr>
                <w:iCs/>
              </w:rPr>
            </w:pPr>
            <w:r w:rsidRPr="00ED09B2">
              <w:rPr>
                <w:b/>
                <w:iCs/>
              </w:rPr>
              <w:lastRenderedPageBreak/>
              <w:t>If ‘no’:</w:t>
            </w:r>
            <w:r w:rsidRPr="00ED09B2">
              <w:rPr>
                <w:iCs/>
              </w:rPr>
              <w:t xml:space="preserve"> do people in the vi</w:t>
            </w:r>
            <w:r w:rsidR="00327068">
              <w:rPr>
                <w:iCs/>
              </w:rPr>
              <w:t xml:space="preserve">llage have access to </w:t>
            </w:r>
            <w:proofErr w:type="gramStart"/>
            <w:r w:rsidR="00327068">
              <w:rPr>
                <w:iCs/>
              </w:rPr>
              <w:t>an</w:t>
            </w:r>
            <w:proofErr w:type="gramEnd"/>
            <w:r w:rsidR="00327068">
              <w:rPr>
                <w:iCs/>
              </w:rPr>
              <w:t xml:space="preserve"> prima</w:t>
            </w:r>
            <w:r w:rsidRPr="00ED09B2">
              <w:rPr>
                <w:iCs/>
              </w:rPr>
              <w:t>ry school in another village or city?</w:t>
            </w:r>
          </w:p>
        </w:tc>
        <w:tc>
          <w:tcPr>
            <w:tcW w:w="3330" w:type="dxa"/>
            <w:gridSpan w:val="3"/>
          </w:tcPr>
          <w:p w:rsidR="00ED09B2" w:rsidRPr="00ED09B2" w:rsidRDefault="00ED09B2" w:rsidP="00ED09B2">
            <w:pPr>
              <w:spacing w:after="0" w:line="240" w:lineRule="auto"/>
              <w:rPr>
                <w:i/>
              </w:rPr>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Pr>
        <w:tc>
          <w:tcPr>
            <w:tcW w:w="5220" w:type="dxa"/>
          </w:tcPr>
          <w:p w:rsidR="00ED09B2" w:rsidRPr="00ED09B2" w:rsidRDefault="00ED09B2" w:rsidP="0085571A">
            <w:pPr>
              <w:numPr>
                <w:ilvl w:val="0"/>
                <w:numId w:val="23"/>
              </w:numPr>
              <w:spacing w:after="0" w:line="240" w:lineRule="auto"/>
              <w:ind w:left="342" w:hanging="342"/>
            </w:pPr>
            <w:r w:rsidRPr="00ED09B2">
              <w:t xml:space="preserve">Is there </w:t>
            </w:r>
            <w:r w:rsidRPr="00ED09B2">
              <w:rPr>
                <w:iCs/>
              </w:rPr>
              <w:t xml:space="preserve">an operational </w:t>
            </w:r>
            <w:r w:rsidRPr="00ED09B2">
              <w:t xml:space="preserve">secondary school in the village?  </w:t>
            </w:r>
          </w:p>
          <w:p w:rsidR="00ED09B2" w:rsidRPr="00ED09B2" w:rsidRDefault="00ED09B2" w:rsidP="00ED09B2">
            <w:pPr>
              <w:spacing w:after="0" w:line="240" w:lineRule="auto"/>
              <w:ind w:left="342"/>
              <w:rPr>
                <w:iCs/>
              </w:rPr>
            </w:pPr>
            <w:r w:rsidRPr="00ED09B2">
              <w:rPr>
                <w:rFonts w:eastAsia="Times New Roman" w:cs="Arial"/>
                <w:i/>
              </w:rPr>
              <w:t>1 = yes; 0 = no</w:t>
            </w:r>
            <w:r w:rsidRPr="00ED09B2">
              <w:rPr>
                <w:i/>
              </w:rPr>
              <w:t xml:space="preserve"> </w:t>
            </w:r>
          </w:p>
          <w:p w:rsidR="00ED09B2" w:rsidRPr="00ED09B2" w:rsidRDefault="00ED09B2" w:rsidP="00ED09B2">
            <w:pPr>
              <w:spacing w:after="0" w:line="240" w:lineRule="auto"/>
              <w:ind w:left="342"/>
            </w:pPr>
            <w:r w:rsidRPr="00ED09B2">
              <w:rPr>
                <w:rFonts w:eastAsia="Times New Roman" w:cs="Arial"/>
                <w:i/>
              </w:rPr>
              <w:t>If the answer is 1 (=yes)</w:t>
            </w:r>
            <w:r w:rsidRPr="00ED09B2">
              <w:rPr>
                <w:i/>
              </w:rPr>
              <w:t>, go to 24.</w:t>
            </w:r>
          </w:p>
        </w:tc>
        <w:tc>
          <w:tcPr>
            <w:tcW w:w="3330" w:type="dxa"/>
            <w:gridSpan w:val="3"/>
            <w:vAlign w:val="bottom"/>
          </w:tcPr>
          <w:p w:rsidR="00ED09B2" w:rsidRPr="00ED09B2" w:rsidRDefault="00ED09B2" w:rsidP="00ED09B2">
            <w:pPr>
              <w:spacing w:after="0" w:line="240" w:lineRule="auto"/>
              <w:jc w:val="right"/>
              <w:rPr>
                <w:i/>
                <w:iCs/>
              </w:rPr>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Pr>
        <w:tc>
          <w:tcPr>
            <w:tcW w:w="5220" w:type="dxa"/>
          </w:tcPr>
          <w:p w:rsidR="00ED09B2" w:rsidRPr="00ED09B2" w:rsidRDefault="00ED09B2" w:rsidP="0085571A">
            <w:pPr>
              <w:numPr>
                <w:ilvl w:val="0"/>
                <w:numId w:val="23"/>
              </w:numPr>
              <w:spacing w:after="0" w:line="240" w:lineRule="auto"/>
              <w:ind w:left="342" w:hanging="342"/>
            </w:pPr>
            <w:r w:rsidRPr="00ED09B2">
              <w:rPr>
                <w:b/>
                <w:iCs/>
              </w:rPr>
              <w:t>If ‘no’:</w:t>
            </w:r>
            <w:r w:rsidRPr="00ED09B2">
              <w:rPr>
                <w:iCs/>
              </w:rPr>
              <w:t xml:space="preserve"> do people in the village have access to a secondary school in another village or city?</w:t>
            </w:r>
          </w:p>
        </w:tc>
        <w:tc>
          <w:tcPr>
            <w:tcW w:w="3330" w:type="dxa"/>
            <w:gridSpan w:val="3"/>
            <w:vAlign w:val="bottom"/>
          </w:tcPr>
          <w:p w:rsidR="00ED09B2" w:rsidRPr="00ED09B2" w:rsidRDefault="00ED09B2" w:rsidP="00ED09B2">
            <w:pPr>
              <w:spacing w:after="0" w:line="240" w:lineRule="auto"/>
              <w:jc w:val="right"/>
              <w:rPr>
                <w:i/>
              </w:rPr>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Pr>
        <w:tc>
          <w:tcPr>
            <w:tcW w:w="5220" w:type="dxa"/>
          </w:tcPr>
          <w:p w:rsidR="00ED09B2" w:rsidRPr="00ED09B2" w:rsidRDefault="00ED09B2" w:rsidP="0085571A">
            <w:pPr>
              <w:numPr>
                <w:ilvl w:val="0"/>
                <w:numId w:val="23"/>
              </w:numPr>
              <w:spacing w:after="0" w:line="240" w:lineRule="auto"/>
              <w:ind w:left="342" w:hanging="342"/>
              <w:rPr>
                <w:iCs/>
              </w:rPr>
            </w:pPr>
            <w:r w:rsidRPr="00ED09B2">
              <w:rPr>
                <w:iCs/>
              </w:rPr>
              <w:t>Is there a road within village boundaries that is</w:t>
            </w:r>
            <w:r w:rsidRPr="00ED09B2">
              <w:t xml:space="preserve"> usable by four-wheel vehicles during all seasons? </w:t>
            </w:r>
          </w:p>
          <w:p w:rsidR="00ED09B2" w:rsidRPr="00ED09B2" w:rsidRDefault="00ED09B2" w:rsidP="00ED09B2">
            <w:pPr>
              <w:spacing w:after="0" w:line="240" w:lineRule="auto"/>
              <w:ind w:left="342"/>
              <w:rPr>
                <w:iCs/>
              </w:rPr>
            </w:pPr>
            <w:r w:rsidRPr="00ED09B2">
              <w:rPr>
                <w:rFonts w:eastAsia="Times New Roman" w:cs="Arial"/>
                <w:i/>
              </w:rPr>
              <w:t>1 = yes; 0 = no</w:t>
            </w:r>
            <w:r w:rsidRPr="00ED09B2">
              <w:rPr>
                <w:i/>
              </w:rPr>
              <w:t xml:space="preserve"> </w:t>
            </w:r>
          </w:p>
          <w:p w:rsidR="00ED09B2" w:rsidRPr="00ED09B2" w:rsidRDefault="00ED09B2" w:rsidP="00ED09B2">
            <w:pPr>
              <w:spacing w:after="0" w:line="240" w:lineRule="auto"/>
              <w:ind w:left="342"/>
              <w:rPr>
                <w:iCs/>
              </w:rPr>
            </w:pPr>
            <w:r w:rsidRPr="00ED09B2">
              <w:rPr>
                <w:rFonts w:eastAsia="Times New Roman" w:cs="Arial"/>
                <w:i/>
              </w:rPr>
              <w:t>If the answer is 1 (=yes)</w:t>
            </w:r>
            <w:r w:rsidRPr="00ED09B2">
              <w:rPr>
                <w:i/>
              </w:rPr>
              <w:t>, go to 26.</w:t>
            </w:r>
          </w:p>
        </w:tc>
        <w:tc>
          <w:tcPr>
            <w:tcW w:w="3330" w:type="dxa"/>
            <w:gridSpan w:val="3"/>
          </w:tcPr>
          <w:p w:rsidR="00ED09B2" w:rsidRPr="00ED09B2" w:rsidRDefault="00ED09B2" w:rsidP="00ED09B2">
            <w:pPr>
              <w:spacing w:after="0" w:line="240" w:lineRule="auto"/>
              <w:jc w:val="right"/>
            </w:pPr>
          </w:p>
        </w:tc>
        <w:tc>
          <w:tcPr>
            <w:tcW w:w="4590" w:type="dxa"/>
          </w:tcPr>
          <w:p w:rsidR="00ED09B2" w:rsidRPr="00ED09B2" w:rsidRDefault="00ED09B2" w:rsidP="00ED09B2">
            <w:pPr>
              <w:spacing w:after="0" w:line="240" w:lineRule="auto"/>
              <w:jc w:val="right"/>
              <w:rPr>
                <w:i/>
                <w:iCs/>
              </w:rPr>
            </w:pPr>
          </w:p>
        </w:tc>
      </w:tr>
      <w:tr w:rsidR="00ED09B2" w:rsidRPr="00ED09B2" w:rsidTr="00327068">
        <w:trPr>
          <w:cantSplit/>
        </w:trPr>
        <w:tc>
          <w:tcPr>
            <w:tcW w:w="5220" w:type="dxa"/>
          </w:tcPr>
          <w:p w:rsidR="00ED09B2" w:rsidRPr="00ED09B2" w:rsidRDefault="00ED09B2" w:rsidP="0085571A">
            <w:pPr>
              <w:numPr>
                <w:ilvl w:val="0"/>
                <w:numId w:val="23"/>
              </w:numPr>
              <w:spacing w:after="0" w:line="240" w:lineRule="auto"/>
              <w:ind w:left="342" w:hanging="342"/>
              <w:rPr>
                <w:iCs/>
              </w:rPr>
            </w:pPr>
            <w:r w:rsidRPr="00ED09B2">
              <w:rPr>
                <w:b/>
                <w:iCs/>
              </w:rPr>
              <w:t>If ‘no’:</w:t>
            </w:r>
            <w:r w:rsidRPr="00ED09B2">
              <w:rPr>
                <w:iCs/>
              </w:rPr>
              <w:t xml:space="preserve"> what is the distance in kilometers to the nearest road usable by cars during all seasons?</w:t>
            </w:r>
          </w:p>
        </w:tc>
        <w:tc>
          <w:tcPr>
            <w:tcW w:w="3330" w:type="dxa"/>
            <w:gridSpan w:val="3"/>
          </w:tcPr>
          <w:p w:rsidR="00ED09B2" w:rsidRPr="00ED09B2" w:rsidRDefault="00ED09B2" w:rsidP="00ED09B2">
            <w:pPr>
              <w:spacing w:after="0" w:line="240" w:lineRule="auto"/>
              <w:jc w:val="right"/>
            </w:pPr>
          </w:p>
          <w:p w:rsidR="00ED09B2" w:rsidRPr="00ED09B2" w:rsidRDefault="00ED09B2" w:rsidP="00ED09B2">
            <w:pPr>
              <w:spacing w:after="0" w:line="240" w:lineRule="auto"/>
              <w:jc w:val="right"/>
              <w:rPr>
                <w:i/>
              </w:rPr>
            </w:pPr>
            <w:r w:rsidRPr="00ED09B2">
              <w:rPr>
                <w:i/>
              </w:rPr>
              <w:t>km</w:t>
            </w:r>
          </w:p>
        </w:tc>
        <w:tc>
          <w:tcPr>
            <w:tcW w:w="4590" w:type="dxa"/>
          </w:tcPr>
          <w:p w:rsidR="00ED09B2" w:rsidRPr="00ED09B2" w:rsidRDefault="00ED09B2" w:rsidP="00ED09B2">
            <w:pPr>
              <w:spacing w:after="0" w:line="240" w:lineRule="auto"/>
              <w:jc w:val="right"/>
            </w:pPr>
          </w:p>
        </w:tc>
      </w:tr>
      <w:tr w:rsidR="00ED09B2" w:rsidRPr="00ED09B2" w:rsidTr="00327068">
        <w:trPr>
          <w:cantSplit/>
        </w:trPr>
        <w:tc>
          <w:tcPr>
            <w:tcW w:w="5220" w:type="dxa"/>
          </w:tcPr>
          <w:p w:rsidR="00ED09B2" w:rsidRPr="00ED09B2" w:rsidRDefault="00ED09B2" w:rsidP="0085571A">
            <w:pPr>
              <w:numPr>
                <w:ilvl w:val="0"/>
                <w:numId w:val="23"/>
              </w:numPr>
              <w:spacing w:after="0" w:line="240" w:lineRule="auto"/>
              <w:ind w:left="342" w:hanging="342"/>
              <w:rPr>
                <w:iCs/>
              </w:rPr>
            </w:pPr>
            <w:r w:rsidRPr="00ED09B2">
              <w:rPr>
                <w:iCs/>
              </w:rPr>
              <w:t xml:space="preserve">Is there a river within village boundaries that is navigable during all seasons? </w:t>
            </w:r>
          </w:p>
          <w:p w:rsidR="00ED09B2" w:rsidRPr="00ED09B2" w:rsidRDefault="00ED09B2" w:rsidP="00ED09B2">
            <w:pPr>
              <w:spacing w:after="0" w:line="240" w:lineRule="auto"/>
              <w:ind w:left="342"/>
              <w:rPr>
                <w:iCs/>
              </w:rPr>
            </w:pPr>
            <w:r w:rsidRPr="00ED09B2">
              <w:rPr>
                <w:rFonts w:eastAsia="Times New Roman" w:cs="Arial"/>
                <w:i/>
              </w:rPr>
              <w:t>1 = yes; 0 = no</w:t>
            </w:r>
            <w:r w:rsidRPr="00ED09B2">
              <w:rPr>
                <w:i/>
              </w:rPr>
              <w:t xml:space="preserve"> </w:t>
            </w:r>
          </w:p>
          <w:p w:rsidR="00ED09B2" w:rsidRPr="00ED09B2" w:rsidRDefault="00ED09B2" w:rsidP="00ED09B2">
            <w:pPr>
              <w:spacing w:after="0" w:line="240" w:lineRule="auto"/>
              <w:ind w:left="342"/>
              <w:rPr>
                <w:iCs/>
              </w:rPr>
            </w:pPr>
            <w:r w:rsidRPr="00ED09B2">
              <w:rPr>
                <w:rFonts w:eastAsia="Times New Roman" w:cs="Arial"/>
                <w:i/>
              </w:rPr>
              <w:t>If the answer is 1 (=yes)</w:t>
            </w:r>
            <w:r w:rsidRPr="00ED09B2">
              <w:rPr>
                <w:i/>
                <w:iCs/>
              </w:rPr>
              <w:t>, go to 28.</w:t>
            </w:r>
          </w:p>
        </w:tc>
        <w:tc>
          <w:tcPr>
            <w:tcW w:w="3330" w:type="dxa"/>
            <w:gridSpan w:val="3"/>
          </w:tcPr>
          <w:p w:rsidR="00ED09B2" w:rsidRPr="00ED09B2" w:rsidRDefault="00ED09B2" w:rsidP="00ED09B2">
            <w:pPr>
              <w:spacing w:after="0" w:line="240" w:lineRule="auto"/>
              <w:rPr>
                <w:i/>
              </w:rPr>
            </w:pPr>
          </w:p>
          <w:p w:rsidR="00ED09B2" w:rsidRPr="00ED09B2" w:rsidRDefault="00ED09B2" w:rsidP="00ED09B2">
            <w:pPr>
              <w:spacing w:after="0" w:line="240" w:lineRule="auto"/>
              <w:jc w:val="right"/>
            </w:pPr>
          </w:p>
        </w:tc>
        <w:tc>
          <w:tcPr>
            <w:tcW w:w="4590" w:type="dxa"/>
          </w:tcPr>
          <w:p w:rsidR="00ED09B2" w:rsidRPr="00ED09B2" w:rsidRDefault="00ED09B2" w:rsidP="00ED09B2">
            <w:pPr>
              <w:spacing w:after="0" w:line="240" w:lineRule="auto"/>
              <w:jc w:val="right"/>
              <w:rPr>
                <w:i/>
              </w:rPr>
            </w:pPr>
          </w:p>
        </w:tc>
      </w:tr>
      <w:tr w:rsidR="00ED09B2" w:rsidRPr="00ED09B2" w:rsidTr="00327068">
        <w:trPr>
          <w:cantSplit/>
          <w:trHeight w:val="111"/>
        </w:trPr>
        <w:tc>
          <w:tcPr>
            <w:tcW w:w="5220" w:type="dxa"/>
          </w:tcPr>
          <w:p w:rsidR="00ED09B2" w:rsidRPr="00ED09B2" w:rsidRDefault="00ED09B2" w:rsidP="0085571A">
            <w:pPr>
              <w:numPr>
                <w:ilvl w:val="0"/>
                <w:numId w:val="23"/>
              </w:numPr>
              <w:spacing w:after="0" w:line="240" w:lineRule="auto"/>
              <w:ind w:left="342" w:hanging="342"/>
            </w:pPr>
            <w:r w:rsidRPr="00ED09B2">
              <w:rPr>
                <w:b/>
                <w:iCs/>
              </w:rPr>
              <w:t>If ‘no’</w:t>
            </w:r>
            <w:r w:rsidRPr="00ED09B2">
              <w:rPr>
                <w:iCs/>
              </w:rPr>
              <w:t>: what is the distance to the nearest river that is navigable during all seasons?</w:t>
            </w:r>
          </w:p>
        </w:tc>
        <w:tc>
          <w:tcPr>
            <w:tcW w:w="3330" w:type="dxa"/>
            <w:gridSpan w:val="3"/>
          </w:tcPr>
          <w:p w:rsidR="00ED09B2" w:rsidRPr="00ED09B2" w:rsidRDefault="00ED09B2" w:rsidP="00ED09B2">
            <w:pPr>
              <w:spacing w:after="0" w:line="240" w:lineRule="auto"/>
              <w:jc w:val="right"/>
              <w:rPr>
                <w:b/>
                <w:bCs/>
                <w:i/>
              </w:rPr>
            </w:pPr>
          </w:p>
          <w:p w:rsidR="00ED09B2" w:rsidRPr="00ED09B2" w:rsidRDefault="00ED09B2" w:rsidP="00ED09B2">
            <w:pPr>
              <w:spacing w:after="0" w:line="240" w:lineRule="auto"/>
              <w:jc w:val="right"/>
              <w:rPr>
                <w:i/>
              </w:rPr>
            </w:pPr>
            <w:r w:rsidRPr="00ED09B2">
              <w:rPr>
                <w:i/>
              </w:rPr>
              <w:t>Km</w:t>
            </w:r>
          </w:p>
        </w:tc>
        <w:tc>
          <w:tcPr>
            <w:tcW w:w="4590" w:type="dxa"/>
          </w:tcPr>
          <w:p w:rsidR="00ED09B2" w:rsidRPr="00ED09B2" w:rsidRDefault="00ED09B2" w:rsidP="00ED09B2">
            <w:pPr>
              <w:spacing w:after="0" w:line="240" w:lineRule="auto"/>
              <w:jc w:val="right"/>
              <w:rPr>
                <w:b/>
                <w:bCs/>
                <w:i/>
              </w:rPr>
            </w:pPr>
          </w:p>
        </w:tc>
      </w:tr>
      <w:tr w:rsidR="00ED09B2" w:rsidRPr="00ED09B2" w:rsidTr="00327068">
        <w:trPr>
          <w:cantSplit/>
          <w:trHeight w:val="111"/>
        </w:trPr>
        <w:tc>
          <w:tcPr>
            <w:tcW w:w="5220" w:type="dxa"/>
          </w:tcPr>
          <w:p w:rsidR="00ED09B2" w:rsidRPr="00ED09B2" w:rsidRDefault="00ED09B2" w:rsidP="0085571A">
            <w:pPr>
              <w:numPr>
                <w:ilvl w:val="0"/>
                <w:numId w:val="23"/>
              </w:numPr>
              <w:spacing w:after="0" w:line="240" w:lineRule="auto"/>
              <w:ind w:left="342" w:hanging="342"/>
              <w:rPr>
                <w:b/>
                <w:iCs/>
              </w:rPr>
            </w:pPr>
            <w:r w:rsidRPr="00ED09B2">
              <w:t xml:space="preserve">What is the distance from the village administrative center to the nearest market for durable goods (e.g. mattresses, cooking pots, farm implements)? </w:t>
            </w:r>
            <w:r w:rsidRPr="00ED09B2">
              <w:rPr>
                <w:i/>
              </w:rPr>
              <w:t xml:space="preserve">In km and in </w:t>
            </w:r>
            <w:r w:rsidRPr="00ED09B2">
              <w:rPr>
                <w:i/>
                <w:iCs/>
              </w:rPr>
              <w:t>minutes</w:t>
            </w:r>
            <w:r w:rsidRPr="00ED09B2">
              <w:rPr>
                <w:i/>
              </w:rPr>
              <w:t xml:space="preserve"> by most common means of transport</w:t>
            </w:r>
          </w:p>
        </w:tc>
        <w:tc>
          <w:tcPr>
            <w:tcW w:w="1080" w:type="dxa"/>
          </w:tcPr>
          <w:p w:rsidR="00ED09B2" w:rsidRPr="00ED09B2" w:rsidRDefault="00ED09B2" w:rsidP="00ED09B2">
            <w:pPr>
              <w:spacing w:after="0" w:line="240" w:lineRule="auto"/>
              <w:rPr>
                <w:b/>
                <w:bCs/>
              </w:rPr>
            </w:pPr>
            <w:r w:rsidRPr="00ED09B2">
              <w:rPr>
                <w:b/>
                <w:bCs/>
              </w:rPr>
              <w:t>1. km</w:t>
            </w:r>
          </w:p>
        </w:tc>
        <w:tc>
          <w:tcPr>
            <w:tcW w:w="990" w:type="dxa"/>
          </w:tcPr>
          <w:p w:rsidR="00ED09B2" w:rsidRPr="00ED09B2" w:rsidRDefault="00ED09B2" w:rsidP="00ED09B2">
            <w:pPr>
              <w:spacing w:after="0" w:line="240" w:lineRule="auto"/>
              <w:rPr>
                <w:b/>
                <w:bCs/>
              </w:rPr>
            </w:pPr>
            <w:r w:rsidRPr="00ED09B2">
              <w:rPr>
                <w:b/>
                <w:bCs/>
              </w:rPr>
              <w:t>2. min</w:t>
            </w:r>
          </w:p>
        </w:tc>
        <w:tc>
          <w:tcPr>
            <w:tcW w:w="1260" w:type="dxa"/>
          </w:tcPr>
          <w:p w:rsidR="00ED09B2" w:rsidRDefault="00ED09B2" w:rsidP="00085C5E">
            <w:pPr>
              <w:spacing w:after="0" w:line="240" w:lineRule="auto"/>
              <w:rPr>
                <w:b/>
                <w:bCs/>
              </w:rPr>
            </w:pPr>
            <w:r w:rsidRPr="00ED09B2">
              <w:rPr>
                <w:b/>
                <w:bCs/>
                <w:i/>
              </w:rPr>
              <w:t>3.</w:t>
            </w:r>
            <w:r w:rsidRPr="00ED09B2">
              <w:rPr>
                <w:b/>
                <w:bCs/>
              </w:rPr>
              <w:t>transport</w:t>
            </w:r>
          </w:p>
          <w:p w:rsidR="00085C5E" w:rsidRPr="00085C5E" w:rsidRDefault="00085C5E" w:rsidP="00085C5E">
            <w:pPr>
              <w:spacing w:after="0" w:line="240" w:lineRule="auto"/>
              <w:rPr>
                <w:bCs/>
              </w:rPr>
            </w:pPr>
            <w:r w:rsidRPr="00085C5E">
              <w:rPr>
                <w:bCs/>
              </w:rPr>
              <w:t>Walking…1</w:t>
            </w:r>
          </w:p>
          <w:p w:rsidR="00085C5E" w:rsidRPr="00085C5E" w:rsidRDefault="00085C5E" w:rsidP="00085C5E">
            <w:pPr>
              <w:spacing w:after="0" w:line="240" w:lineRule="auto"/>
              <w:rPr>
                <w:bCs/>
              </w:rPr>
            </w:pPr>
            <w:r w:rsidRPr="00085C5E">
              <w:rPr>
                <w:bCs/>
              </w:rPr>
              <w:t>Cycling….2</w:t>
            </w:r>
          </w:p>
          <w:p w:rsidR="00085C5E" w:rsidRPr="00ED09B2" w:rsidRDefault="00085C5E" w:rsidP="00085C5E">
            <w:pPr>
              <w:spacing w:after="0" w:line="240" w:lineRule="auto"/>
              <w:rPr>
                <w:b/>
                <w:bCs/>
                <w:i/>
              </w:rPr>
            </w:pPr>
            <w:r w:rsidRPr="00085C5E">
              <w:rPr>
                <w:bCs/>
              </w:rPr>
              <w:t>Driving….3</w:t>
            </w:r>
          </w:p>
        </w:tc>
        <w:tc>
          <w:tcPr>
            <w:tcW w:w="4590" w:type="dxa"/>
          </w:tcPr>
          <w:p w:rsidR="00ED09B2" w:rsidRPr="00ED09B2" w:rsidRDefault="00ED09B2" w:rsidP="00ED09B2">
            <w:pPr>
              <w:spacing w:after="0" w:line="240" w:lineRule="auto"/>
              <w:rPr>
                <w:b/>
                <w:bCs/>
                <w:i/>
              </w:rPr>
            </w:pPr>
          </w:p>
        </w:tc>
      </w:tr>
      <w:tr w:rsidR="00ED09B2" w:rsidRPr="00ED09B2" w:rsidTr="00327068">
        <w:trPr>
          <w:cantSplit/>
          <w:trHeight w:val="111"/>
        </w:trPr>
        <w:tc>
          <w:tcPr>
            <w:tcW w:w="5220" w:type="dxa"/>
          </w:tcPr>
          <w:p w:rsidR="00ED09B2" w:rsidRPr="00ED09B2" w:rsidRDefault="00ED09B2" w:rsidP="0085571A">
            <w:pPr>
              <w:numPr>
                <w:ilvl w:val="0"/>
                <w:numId w:val="23"/>
              </w:numPr>
              <w:spacing w:after="0" w:line="240" w:lineRule="auto"/>
              <w:ind w:left="342" w:hanging="342"/>
            </w:pPr>
            <w:r w:rsidRPr="00ED09B2">
              <w:t>Is there regular phone access in the village?</w:t>
            </w:r>
          </w:p>
          <w:p w:rsidR="00ED09B2" w:rsidRPr="00ED09B2" w:rsidRDefault="00ED09B2" w:rsidP="00ED09B2">
            <w:pPr>
              <w:spacing w:after="0" w:line="240" w:lineRule="auto"/>
              <w:ind w:left="342"/>
              <w:rPr>
                <w:i/>
              </w:rPr>
            </w:pPr>
            <w:r w:rsidRPr="00ED09B2">
              <w:rPr>
                <w:i/>
              </w:rPr>
              <w:t>Choose all that apply</w:t>
            </w:r>
          </w:p>
          <w:p w:rsidR="00ED09B2" w:rsidRPr="00ED09B2" w:rsidRDefault="00ED09B2" w:rsidP="00ED09B2">
            <w:pPr>
              <w:spacing w:after="0" w:line="240" w:lineRule="auto"/>
              <w:ind w:left="342"/>
              <w:rPr>
                <w:i/>
              </w:rPr>
            </w:pPr>
            <w:r w:rsidRPr="00ED09B2">
              <w:rPr>
                <w:i/>
              </w:rPr>
              <w:t xml:space="preserve"> Codes: 0=no; 1=public fixed phone ; 2=private fixed phone; 3=cell phone; 4=other(specify) _______</w:t>
            </w:r>
          </w:p>
        </w:tc>
        <w:tc>
          <w:tcPr>
            <w:tcW w:w="3330" w:type="dxa"/>
            <w:gridSpan w:val="3"/>
          </w:tcPr>
          <w:p w:rsidR="00ED09B2" w:rsidRPr="00ED09B2" w:rsidRDefault="00ED09B2" w:rsidP="00ED09B2">
            <w:pPr>
              <w:spacing w:after="0" w:line="240" w:lineRule="auto"/>
              <w:rPr>
                <w:i/>
              </w:rPr>
            </w:pPr>
          </w:p>
          <w:p w:rsidR="00ED09B2" w:rsidRPr="00ED09B2" w:rsidRDefault="00ED09B2" w:rsidP="00ED09B2">
            <w:pPr>
              <w:spacing w:after="0" w:line="240" w:lineRule="auto"/>
              <w:jc w:val="right"/>
              <w:rPr>
                <w:b/>
                <w:bCs/>
                <w:i/>
              </w:rPr>
            </w:pPr>
          </w:p>
        </w:tc>
        <w:tc>
          <w:tcPr>
            <w:tcW w:w="4590" w:type="dxa"/>
          </w:tcPr>
          <w:p w:rsidR="00ED09B2" w:rsidRPr="00ED09B2" w:rsidRDefault="00ED09B2" w:rsidP="00ED09B2">
            <w:pPr>
              <w:spacing w:after="0" w:line="240" w:lineRule="auto"/>
              <w:rPr>
                <w:b/>
                <w:bCs/>
                <w:i/>
              </w:rPr>
            </w:pPr>
          </w:p>
        </w:tc>
      </w:tr>
    </w:tbl>
    <w:p w:rsidR="00ED09B2" w:rsidRPr="00ED09B2" w:rsidRDefault="00ED09B2" w:rsidP="00ED09B2">
      <w:pPr>
        <w:ind w:left="360"/>
        <w:contextualSpacing/>
        <w:rPr>
          <w:b/>
          <w:sz w:val="24"/>
          <w:szCs w:val="24"/>
          <w:u w:val="single"/>
        </w:rPr>
      </w:pPr>
    </w:p>
    <w:p w:rsidR="00ED09B2" w:rsidRPr="00ED09B2" w:rsidRDefault="00ED09B2" w:rsidP="00ED09B2">
      <w:pPr>
        <w:ind w:left="360"/>
        <w:contextualSpacing/>
        <w:rPr>
          <w:b/>
          <w:sz w:val="24"/>
          <w:szCs w:val="24"/>
          <w:u w:val="single"/>
        </w:rPr>
      </w:pPr>
    </w:p>
    <w:p w:rsidR="00ED09B2" w:rsidRPr="00ED09B2" w:rsidRDefault="00ED09B2" w:rsidP="00ED09B2">
      <w:pPr>
        <w:ind w:left="360"/>
        <w:contextualSpacing/>
        <w:rPr>
          <w:b/>
          <w:sz w:val="24"/>
          <w:szCs w:val="24"/>
          <w:u w:val="single"/>
        </w:rPr>
      </w:pPr>
    </w:p>
    <w:p w:rsidR="00ED09B2" w:rsidRPr="00ED09B2" w:rsidRDefault="00ED09B2" w:rsidP="0085571A">
      <w:pPr>
        <w:numPr>
          <w:ilvl w:val="0"/>
          <w:numId w:val="21"/>
        </w:numPr>
        <w:contextualSpacing/>
        <w:rPr>
          <w:b/>
          <w:sz w:val="24"/>
          <w:szCs w:val="24"/>
          <w:u w:val="single"/>
        </w:rPr>
      </w:pPr>
      <w:r w:rsidRPr="00ED09B2">
        <w:rPr>
          <w:b/>
          <w:sz w:val="24"/>
          <w:szCs w:val="24"/>
          <w:u w:val="single"/>
        </w:rPr>
        <w:lastRenderedPageBreak/>
        <w:t>VILLAGE INSTITUTIONS AND FOREST USE REGULATIONS AND RULES</w:t>
      </w:r>
    </w:p>
    <w:p w:rsidR="00ED09B2" w:rsidRPr="00ED09B2" w:rsidRDefault="00ED09B2" w:rsidP="00ED09B2">
      <w:pPr>
        <w:contextualSpacing/>
        <w:rPr>
          <w:b/>
          <w:sz w:val="24"/>
          <w:szCs w:val="24"/>
          <w:u w:val="single"/>
        </w:rPr>
      </w:pPr>
    </w:p>
    <w:p w:rsidR="00ED09B2" w:rsidRPr="00ED09B2" w:rsidRDefault="00ED09B2" w:rsidP="00ED09B2">
      <w:pPr>
        <w:contextualSpacing/>
        <w:rPr>
          <w:b/>
          <w:sz w:val="24"/>
          <w:szCs w:val="24"/>
        </w:rPr>
      </w:pPr>
      <w:r w:rsidRPr="00ED09B2">
        <w:rPr>
          <w:b/>
          <w:sz w:val="24"/>
          <w:szCs w:val="24"/>
        </w:rPr>
        <w:t>2A. VILLAGE INSTITUTIONS</w:t>
      </w:r>
    </w:p>
    <w:tbl>
      <w:tblPr>
        <w:tblStyle w:val="TableGrid"/>
        <w:tblW w:w="0" w:type="auto"/>
        <w:tblLook w:val="04A0" w:firstRow="1" w:lastRow="0" w:firstColumn="1" w:lastColumn="0" w:noHBand="0" w:noVBand="1"/>
      </w:tblPr>
      <w:tblGrid>
        <w:gridCol w:w="4608"/>
        <w:gridCol w:w="4680"/>
        <w:gridCol w:w="3960"/>
      </w:tblGrid>
      <w:tr w:rsidR="00ED09B2" w:rsidRPr="00ED09B2" w:rsidTr="00327068">
        <w:tc>
          <w:tcPr>
            <w:tcW w:w="4608" w:type="dxa"/>
          </w:tcPr>
          <w:p w:rsidR="00ED09B2" w:rsidRPr="00ED09B2" w:rsidRDefault="00ED09B2" w:rsidP="00ED09B2">
            <w:pPr>
              <w:rPr>
                <w:b/>
              </w:rPr>
            </w:pPr>
            <w:r w:rsidRPr="00ED09B2">
              <w:rPr>
                <w:b/>
              </w:rPr>
              <w:t>Questions</w:t>
            </w:r>
          </w:p>
        </w:tc>
        <w:tc>
          <w:tcPr>
            <w:tcW w:w="4680" w:type="dxa"/>
          </w:tcPr>
          <w:p w:rsidR="00ED09B2" w:rsidRPr="00ED09B2" w:rsidRDefault="00ED09B2" w:rsidP="00ED09B2">
            <w:pPr>
              <w:rPr>
                <w:b/>
                <w:iCs/>
              </w:rPr>
            </w:pPr>
            <w:r w:rsidRPr="00ED09B2">
              <w:rPr>
                <w:b/>
                <w:iCs/>
              </w:rPr>
              <w:t>Answers</w:t>
            </w:r>
          </w:p>
        </w:tc>
        <w:tc>
          <w:tcPr>
            <w:tcW w:w="3960" w:type="dxa"/>
          </w:tcPr>
          <w:p w:rsidR="00ED09B2" w:rsidRPr="00ED09B2" w:rsidRDefault="00ED09B2" w:rsidP="00ED09B2">
            <w:pPr>
              <w:rPr>
                <w:b/>
                <w:iCs/>
              </w:rPr>
            </w:pPr>
            <w:r w:rsidRPr="00ED09B2">
              <w:rPr>
                <w:b/>
                <w:iCs/>
              </w:rPr>
              <w:t>Sources</w:t>
            </w:r>
          </w:p>
        </w:tc>
      </w:tr>
    </w:tbl>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14"/>
        <w:gridCol w:w="4674"/>
        <w:gridCol w:w="3960"/>
      </w:tblGrid>
      <w:tr w:rsidR="00ED09B2" w:rsidRPr="00ED09B2" w:rsidTr="00327068">
        <w:trPr>
          <w:trHeight w:val="1412"/>
        </w:trPr>
        <w:tc>
          <w:tcPr>
            <w:tcW w:w="4614" w:type="dxa"/>
          </w:tcPr>
          <w:p w:rsidR="00ED09B2" w:rsidRPr="00ED09B2" w:rsidRDefault="00ED09B2" w:rsidP="0085571A">
            <w:pPr>
              <w:numPr>
                <w:ilvl w:val="0"/>
                <w:numId w:val="20"/>
              </w:numPr>
              <w:shd w:val="clear" w:color="auto" w:fill="FFFFFF"/>
              <w:spacing w:after="0" w:line="240" w:lineRule="auto"/>
              <w:contextualSpacing/>
            </w:pPr>
            <w:r w:rsidRPr="00ED09B2">
              <w:t>List the main village decision making</w:t>
            </w:r>
            <w:r w:rsidR="00327068">
              <w:t xml:space="preserve"> bodies (e.g. village council</w:t>
            </w:r>
            <w:r w:rsidRPr="00ED09B2">
              <w:t xml:space="preserve">, association, unions, elders, school board).  </w:t>
            </w:r>
          </w:p>
          <w:p w:rsidR="00ED09B2" w:rsidRPr="00ED09B2" w:rsidRDefault="00ED09B2" w:rsidP="00ED09B2">
            <w:pPr>
              <w:shd w:val="clear" w:color="auto" w:fill="FFFFFF"/>
              <w:spacing w:after="0" w:line="240" w:lineRule="auto"/>
              <w:ind w:left="360"/>
              <w:contextualSpacing/>
            </w:pPr>
            <w:r w:rsidRPr="00ED09B2">
              <w:rPr>
                <w:i/>
              </w:rPr>
              <w:t>Circle the most important decision-making body in the list.</w:t>
            </w:r>
          </w:p>
        </w:tc>
        <w:tc>
          <w:tcPr>
            <w:tcW w:w="4674" w:type="dxa"/>
          </w:tcPr>
          <w:p w:rsidR="00ED09B2" w:rsidRPr="00ED09B2" w:rsidRDefault="00ED09B2" w:rsidP="0085571A">
            <w:pPr>
              <w:numPr>
                <w:ilvl w:val="0"/>
                <w:numId w:val="26"/>
              </w:numPr>
              <w:shd w:val="clear" w:color="auto" w:fill="FFFFFF"/>
              <w:spacing w:after="0" w:line="240" w:lineRule="auto"/>
              <w:ind w:left="0" w:firstLine="0"/>
              <w:contextualSpacing/>
            </w:pPr>
          </w:p>
          <w:p w:rsidR="00ED09B2" w:rsidRPr="00ED09B2" w:rsidRDefault="00ED09B2" w:rsidP="0085571A">
            <w:pPr>
              <w:numPr>
                <w:ilvl w:val="0"/>
                <w:numId w:val="26"/>
              </w:numPr>
              <w:shd w:val="clear" w:color="auto" w:fill="FFFFFF"/>
              <w:spacing w:after="0" w:line="240" w:lineRule="auto"/>
              <w:ind w:left="0" w:firstLine="0"/>
              <w:contextualSpacing/>
            </w:pPr>
          </w:p>
          <w:p w:rsidR="00ED09B2" w:rsidRPr="00ED09B2" w:rsidRDefault="00ED09B2" w:rsidP="0085571A">
            <w:pPr>
              <w:numPr>
                <w:ilvl w:val="0"/>
                <w:numId w:val="26"/>
              </w:numPr>
              <w:shd w:val="clear" w:color="auto" w:fill="FFFFFF"/>
              <w:spacing w:after="0" w:line="240" w:lineRule="auto"/>
              <w:ind w:left="0" w:firstLine="0"/>
              <w:contextualSpacing/>
            </w:pPr>
          </w:p>
          <w:p w:rsidR="00ED09B2" w:rsidRPr="00ED09B2" w:rsidRDefault="00ED09B2" w:rsidP="0085571A">
            <w:pPr>
              <w:numPr>
                <w:ilvl w:val="0"/>
                <w:numId w:val="26"/>
              </w:numPr>
              <w:shd w:val="clear" w:color="auto" w:fill="FFFFFF"/>
              <w:spacing w:after="0" w:line="240" w:lineRule="auto"/>
              <w:ind w:left="0" w:firstLine="0"/>
              <w:contextualSpacing/>
            </w:pPr>
          </w:p>
          <w:p w:rsidR="00ED09B2" w:rsidRPr="00ED09B2" w:rsidRDefault="00ED09B2" w:rsidP="0085571A">
            <w:pPr>
              <w:numPr>
                <w:ilvl w:val="0"/>
                <w:numId w:val="26"/>
              </w:numPr>
              <w:shd w:val="clear" w:color="auto" w:fill="FFFFFF"/>
              <w:spacing w:after="0" w:line="240" w:lineRule="auto"/>
              <w:ind w:left="0" w:firstLine="0"/>
              <w:contextualSpacing/>
            </w:pPr>
          </w:p>
          <w:p w:rsidR="00ED09B2" w:rsidRPr="00ED09B2" w:rsidRDefault="00ED09B2" w:rsidP="00ED09B2">
            <w:pPr>
              <w:spacing w:after="0" w:line="240" w:lineRule="auto"/>
              <w:ind w:hanging="1426"/>
              <w:contextualSpacing/>
            </w:pPr>
          </w:p>
        </w:tc>
        <w:tc>
          <w:tcPr>
            <w:tcW w:w="3960" w:type="dxa"/>
          </w:tcPr>
          <w:p w:rsidR="00ED09B2" w:rsidRPr="00ED09B2" w:rsidRDefault="00ED09B2" w:rsidP="00ED09B2">
            <w:pPr>
              <w:shd w:val="clear" w:color="auto" w:fill="FFFFFF"/>
              <w:spacing w:after="0" w:line="240" w:lineRule="auto"/>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Since when has the </w:t>
            </w:r>
            <w:r w:rsidR="00273B30">
              <w:t xml:space="preserve">most important </w:t>
            </w:r>
            <w:r w:rsidRPr="00ED09B2">
              <w:t xml:space="preserve">body been in existence? </w:t>
            </w:r>
          </w:p>
        </w:tc>
        <w:tc>
          <w:tcPr>
            <w:tcW w:w="467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hanging="1426"/>
              <w:contextualSpacing/>
            </w:pPr>
          </w:p>
          <w:p w:rsidR="00ED09B2" w:rsidRPr="00ED09B2" w:rsidRDefault="00ED09B2" w:rsidP="00ED09B2">
            <w:pPr>
              <w:ind w:left="1637" w:hanging="1426"/>
              <w:contextualSpacing/>
              <w:jc w:val="right"/>
              <w:rPr>
                <w:i/>
              </w:rPr>
            </w:pPr>
            <w:r w:rsidRPr="00ED09B2">
              <w:rPr>
                <w:i/>
              </w:rPr>
              <w:t>year</w:t>
            </w:r>
          </w:p>
        </w:tc>
        <w:tc>
          <w:tcPr>
            <w:tcW w:w="3960"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How are leaders of this decision-making body selected? </w:t>
            </w:r>
          </w:p>
          <w:p w:rsidR="00ED09B2" w:rsidRPr="00ED09B2" w:rsidRDefault="00ED09B2" w:rsidP="0085571A">
            <w:pPr>
              <w:numPr>
                <w:ilvl w:val="0"/>
                <w:numId w:val="24"/>
              </w:numPr>
              <w:shd w:val="clear" w:color="auto" w:fill="FFFFFF" w:themeFill="background1"/>
              <w:spacing w:after="0" w:line="240" w:lineRule="auto"/>
              <w:ind w:left="743" w:hanging="284"/>
              <w:contextualSpacing/>
              <w:rPr>
                <w:i/>
                <w:sz w:val="20"/>
                <w:szCs w:val="20"/>
              </w:rPr>
            </w:pPr>
            <w:r w:rsidRPr="00ED09B2">
              <w:rPr>
                <w:i/>
                <w:sz w:val="20"/>
                <w:szCs w:val="20"/>
              </w:rPr>
              <w:t xml:space="preserve">Appointed by higher authorities </w:t>
            </w:r>
          </w:p>
          <w:p w:rsidR="00ED09B2" w:rsidRPr="00ED09B2" w:rsidRDefault="00ED09B2" w:rsidP="0085571A">
            <w:pPr>
              <w:numPr>
                <w:ilvl w:val="0"/>
                <w:numId w:val="24"/>
              </w:numPr>
              <w:shd w:val="clear" w:color="auto" w:fill="FFFFFF" w:themeFill="background1"/>
              <w:spacing w:after="0" w:line="240" w:lineRule="auto"/>
              <w:ind w:left="743" w:hanging="284"/>
              <w:contextualSpacing/>
              <w:rPr>
                <w:i/>
                <w:sz w:val="20"/>
                <w:szCs w:val="20"/>
              </w:rPr>
            </w:pPr>
            <w:r w:rsidRPr="00ED09B2">
              <w:rPr>
                <w:i/>
                <w:sz w:val="20"/>
                <w:szCs w:val="20"/>
              </w:rPr>
              <w:t xml:space="preserve">By inheritance </w:t>
            </w:r>
          </w:p>
          <w:p w:rsidR="00ED09B2" w:rsidRPr="00ED09B2" w:rsidRDefault="00ED09B2" w:rsidP="0085571A">
            <w:pPr>
              <w:numPr>
                <w:ilvl w:val="0"/>
                <w:numId w:val="24"/>
              </w:numPr>
              <w:shd w:val="clear" w:color="auto" w:fill="FFFFFF"/>
              <w:spacing w:after="0" w:line="240" w:lineRule="auto"/>
              <w:ind w:left="743" w:hanging="284"/>
              <w:contextualSpacing/>
              <w:rPr>
                <w:i/>
                <w:sz w:val="20"/>
                <w:szCs w:val="20"/>
              </w:rPr>
            </w:pPr>
            <w:r w:rsidRPr="00ED09B2">
              <w:rPr>
                <w:i/>
                <w:sz w:val="20"/>
                <w:szCs w:val="20"/>
              </w:rPr>
              <w:t>Consensus in village meeting</w:t>
            </w:r>
          </w:p>
          <w:p w:rsidR="00ED09B2" w:rsidRPr="00ED09B2" w:rsidRDefault="00ED09B2" w:rsidP="0085571A">
            <w:pPr>
              <w:numPr>
                <w:ilvl w:val="0"/>
                <w:numId w:val="24"/>
              </w:numPr>
              <w:shd w:val="clear" w:color="auto" w:fill="FFFFFF"/>
              <w:spacing w:after="0" w:line="240" w:lineRule="auto"/>
              <w:ind w:left="743" w:hanging="284"/>
              <w:contextualSpacing/>
              <w:rPr>
                <w:i/>
                <w:sz w:val="20"/>
                <w:szCs w:val="20"/>
              </w:rPr>
            </w:pPr>
            <w:r w:rsidRPr="00ED09B2">
              <w:rPr>
                <w:i/>
                <w:sz w:val="20"/>
                <w:szCs w:val="20"/>
              </w:rPr>
              <w:t>Elections</w:t>
            </w:r>
          </w:p>
          <w:p w:rsidR="00ED09B2" w:rsidRPr="00ED09B2" w:rsidRDefault="00ED09B2" w:rsidP="0085571A">
            <w:pPr>
              <w:numPr>
                <w:ilvl w:val="0"/>
                <w:numId w:val="24"/>
              </w:numPr>
              <w:shd w:val="clear" w:color="auto" w:fill="FFFFFF"/>
              <w:spacing w:after="0" w:line="240" w:lineRule="auto"/>
              <w:ind w:left="743" w:hanging="284"/>
              <w:contextualSpacing/>
              <w:rPr>
                <w:sz w:val="20"/>
                <w:szCs w:val="20"/>
              </w:rPr>
            </w:pPr>
            <w:r w:rsidRPr="00ED09B2">
              <w:rPr>
                <w:i/>
                <w:sz w:val="20"/>
                <w:szCs w:val="20"/>
              </w:rPr>
              <w:t>Other, specify:</w:t>
            </w:r>
          </w:p>
        </w:tc>
        <w:tc>
          <w:tcPr>
            <w:tcW w:w="467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hanging="1426"/>
              <w:contextualSpacing/>
            </w:pPr>
          </w:p>
          <w:p w:rsidR="00ED09B2" w:rsidRPr="00ED09B2" w:rsidRDefault="00ED09B2" w:rsidP="00ED09B2">
            <w:pPr>
              <w:ind w:left="1637" w:hanging="1426"/>
              <w:contextualSpacing/>
            </w:pPr>
          </w:p>
          <w:p w:rsidR="00ED09B2" w:rsidRPr="00ED09B2" w:rsidRDefault="00ED09B2" w:rsidP="00ED09B2">
            <w:pPr>
              <w:ind w:left="1637" w:hanging="1426"/>
              <w:contextualSpacing/>
            </w:pPr>
          </w:p>
          <w:p w:rsidR="00ED09B2" w:rsidRPr="00ED09B2" w:rsidRDefault="00ED09B2" w:rsidP="00ED09B2">
            <w:pPr>
              <w:ind w:left="1637" w:hanging="1426"/>
              <w:contextualSpacing/>
            </w:pPr>
          </w:p>
          <w:p w:rsidR="00ED09B2" w:rsidRPr="00ED09B2" w:rsidRDefault="00ED09B2" w:rsidP="00ED09B2">
            <w:pPr>
              <w:ind w:left="1637" w:hanging="1426"/>
              <w:contextualSpacing/>
            </w:pPr>
          </w:p>
        </w:tc>
        <w:tc>
          <w:tcPr>
            <w:tcW w:w="3960"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How often does the body meet?</w:t>
            </w:r>
          </w:p>
          <w:p w:rsidR="00ED09B2" w:rsidRPr="00ED09B2" w:rsidRDefault="00ED09B2" w:rsidP="00ED09B2">
            <w:pPr>
              <w:shd w:val="clear" w:color="auto" w:fill="FFFFFF"/>
              <w:spacing w:after="0" w:line="240" w:lineRule="auto"/>
            </w:pPr>
          </w:p>
        </w:tc>
        <w:tc>
          <w:tcPr>
            <w:tcW w:w="467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hanging="1426"/>
              <w:contextualSpacing/>
            </w:pPr>
            <w:r w:rsidRPr="00ED09B2">
              <w:t xml:space="preserve"> </w:t>
            </w:r>
          </w:p>
          <w:p w:rsidR="00ED09B2" w:rsidRPr="00ED09B2" w:rsidRDefault="00ED09B2" w:rsidP="00ED09B2">
            <w:pPr>
              <w:ind w:left="1637" w:hanging="1426"/>
              <w:contextualSpacing/>
              <w:jc w:val="right"/>
              <w:rPr>
                <w:i/>
              </w:rPr>
            </w:pPr>
            <w:r w:rsidRPr="00ED09B2">
              <w:rPr>
                <w:i/>
              </w:rPr>
              <w:t>________ times per ___________</w:t>
            </w:r>
          </w:p>
        </w:tc>
        <w:tc>
          <w:tcPr>
            <w:tcW w:w="3960"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When was the last time the body met?  </w:t>
            </w:r>
            <w:r w:rsidRPr="00ED09B2">
              <w:rPr>
                <w:i/>
              </w:rPr>
              <w:t>Specify month/year</w:t>
            </w:r>
          </w:p>
        </w:tc>
        <w:tc>
          <w:tcPr>
            <w:tcW w:w="467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hanging="1426"/>
              <w:contextualSpacing/>
            </w:pPr>
          </w:p>
        </w:tc>
        <w:tc>
          <w:tcPr>
            <w:tcW w:w="3960"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Who is invited to attend meetings? </w:t>
            </w:r>
          </w:p>
          <w:p w:rsidR="00ED09B2" w:rsidRPr="00ED09B2" w:rsidRDefault="00ED09B2" w:rsidP="0085571A">
            <w:pPr>
              <w:numPr>
                <w:ilvl w:val="0"/>
                <w:numId w:val="25"/>
              </w:numPr>
              <w:shd w:val="clear" w:color="auto" w:fill="FFFFFF"/>
              <w:spacing w:after="0" w:line="240" w:lineRule="auto"/>
              <w:ind w:firstLine="99"/>
              <w:contextualSpacing/>
              <w:rPr>
                <w:i/>
                <w:sz w:val="18"/>
                <w:szCs w:val="18"/>
              </w:rPr>
            </w:pPr>
            <w:r w:rsidRPr="00ED09B2">
              <w:rPr>
                <w:i/>
                <w:sz w:val="18"/>
                <w:szCs w:val="18"/>
              </w:rPr>
              <w:t xml:space="preserve">Entire village, </w:t>
            </w:r>
          </w:p>
          <w:p w:rsidR="00ED09B2" w:rsidRPr="00ED09B2" w:rsidRDefault="00ED09B2" w:rsidP="0085571A">
            <w:pPr>
              <w:numPr>
                <w:ilvl w:val="0"/>
                <w:numId w:val="25"/>
              </w:numPr>
              <w:shd w:val="clear" w:color="auto" w:fill="FFFFFF"/>
              <w:spacing w:after="0" w:line="240" w:lineRule="auto"/>
              <w:ind w:firstLine="99"/>
              <w:contextualSpacing/>
              <w:rPr>
                <w:i/>
                <w:sz w:val="18"/>
                <w:szCs w:val="18"/>
              </w:rPr>
            </w:pPr>
            <w:r w:rsidRPr="00ED09B2">
              <w:rPr>
                <w:i/>
                <w:sz w:val="18"/>
                <w:szCs w:val="18"/>
              </w:rPr>
              <w:t xml:space="preserve">All adults </w:t>
            </w:r>
          </w:p>
          <w:p w:rsidR="00ED09B2" w:rsidRPr="00ED09B2" w:rsidRDefault="00ED09B2" w:rsidP="0085571A">
            <w:pPr>
              <w:numPr>
                <w:ilvl w:val="0"/>
                <w:numId w:val="25"/>
              </w:numPr>
              <w:shd w:val="clear" w:color="auto" w:fill="FFFFFF"/>
              <w:spacing w:after="0" w:line="240" w:lineRule="auto"/>
              <w:ind w:firstLine="99"/>
              <w:contextualSpacing/>
              <w:rPr>
                <w:i/>
                <w:sz w:val="18"/>
                <w:szCs w:val="18"/>
              </w:rPr>
            </w:pPr>
            <w:r w:rsidRPr="00ED09B2">
              <w:rPr>
                <w:i/>
                <w:sz w:val="18"/>
                <w:szCs w:val="18"/>
              </w:rPr>
              <w:t>All heads of household</w:t>
            </w:r>
          </w:p>
          <w:p w:rsidR="00ED09B2" w:rsidRPr="00ED09B2" w:rsidRDefault="00ED09B2" w:rsidP="0085571A">
            <w:pPr>
              <w:numPr>
                <w:ilvl w:val="0"/>
                <w:numId w:val="25"/>
              </w:numPr>
              <w:shd w:val="clear" w:color="auto" w:fill="FFFFFF"/>
              <w:spacing w:after="0" w:line="240" w:lineRule="auto"/>
              <w:ind w:firstLine="99"/>
              <w:contextualSpacing/>
              <w:rPr>
                <w:i/>
                <w:sz w:val="18"/>
                <w:szCs w:val="18"/>
              </w:rPr>
            </w:pPr>
            <w:r w:rsidRPr="00ED09B2">
              <w:rPr>
                <w:i/>
                <w:sz w:val="18"/>
                <w:szCs w:val="18"/>
              </w:rPr>
              <w:t>Members of the body</w:t>
            </w:r>
          </w:p>
          <w:p w:rsidR="00ED09B2" w:rsidRPr="00ED09B2" w:rsidRDefault="00ED09B2" w:rsidP="0085571A">
            <w:pPr>
              <w:numPr>
                <w:ilvl w:val="0"/>
                <w:numId w:val="25"/>
              </w:numPr>
              <w:shd w:val="clear" w:color="auto" w:fill="FFFFFF"/>
              <w:spacing w:after="0" w:line="240" w:lineRule="auto"/>
              <w:ind w:firstLine="99"/>
              <w:contextualSpacing/>
            </w:pPr>
            <w:r w:rsidRPr="00ED09B2">
              <w:rPr>
                <w:i/>
                <w:sz w:val="18"/>
                <w:szCs w:val="18"/>
              </w:rPr>
              <w:t>A select group: _____________________</w:t>
            </w:r>
          </w:p>
        </w:tc>
        <w:tc>
          <w:tcPr>
            <w:tcW w:w="467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hanging="1426"/>
              <w:contextualSpacing/>
            </w:pPr>
          </w:p>
        </w:tc>
        <w:tc>
          <w:tcPr>
            <w:tcW w:w="3960"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bl>
    <w:p w:rsidR="00ED09B2" w:rsidRPr="00ED09B2" w:rsidRDefault="00ED09B2" w:rsidP="00ED09B2">
      <w:r w:rsidRPr="00ED09B2">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14"/>
        <w:gridCol w:w="3864"/>
        <w:gridCol w:w="6"/>
        <w:gridCol w:w="4764"/>
      </w:tblGrid>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lastRenderedPageBreak/>
              <w:t xml:space="preserve">Does the body have a written budget? </w:t>
            </w:r>
          </w:p>
          <w:p w:rsidR="00ED09B2" w:rsidRPr="00ED09B2" w:rsidRDefault="00ED09B2" w:rsidP="00ED09B2">
            <w:pPr>
              <w:shd w:val="clear" w:color="auto" w:fill="FFFFFF"/>
              <w:spacing w:after="0" w:line="240" w:lineRule="auto"/>
              <w:ind w:left="360"/>
              <w:contextualSpacing/>
              <w:rPr>
                <w:rFonts w:eastAsia="Times New Roman" w:cs="Arial"/>
                <w:i/>
              </w:rPr>
            </w:pPr>
            <w:r w:rsidRPr="00ED09B2">
              <w:rPr>
                <w:rFonts w:eastAsia="Times New Roman" w:cs="Arial"/>
                <w:i/>
              </w:rPr>
              <w:t>1 = yes; 0 = no</w:t>
            </w:r>
          </w:p>
          <w:p w:rsidR="00ED09B2" w:rsidRPr="00ED09B2" w:rsidRDefault="00ED09B2" w:rsidP="00ED09B2">
            <w:pPr>
              <w:shd w:val="clear" w:color="auto" w:fill="FFFFFF"/>
              <w:spacing w:after="0" w:line="240" w:lineRule="auto"/>
              <w:ind w:left="360"/>
              <w:contextualSpacing/>
            </w:pPr>
            <w:r w:rsidRPr="00ED09B2">
              <w:rPr>
                <w:rFonts w:eastAsia="Times New Roman" w:cs="Arial"/>
                <w:i/>
              </w:rPr>
              <w:t>If the answer is 0 (=no)</w:t>
            </w:r>
            <w:r w:rsidRPr="00ED09B2">
              <w:rPr>
                <w:i/>
              </w:rPr>
              <w:t>, go to 10.</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pacing w:after="0" w:line="240" w:lineRule="auto"/>
              <w:ind w:left="1637" w:hanging="1426"/>
              <w:contextualSpacing/>
            </w:pPr>
          </w:p>
          <w:p w:rsidR="00ED09B2" w:rsidRPr="00ED09B2" w:rsidRDefault="00ED09B2" w:rsidP="00ED09B2">
            <w:pPr>
              <w:spacing w:after="0" w:line="240" w:lineRule="auto"/>
              <w:ind w:left="1637" w:hanging="1426"/>
              <w:contextualSpacing/>
              <w:jc w:val="right"/>
              <w:rPr>
                <w:i/>
              </w:rPr>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Is the budget available for public review? </w:t>
            </w:r>
          </w:p>
          <w:p w:rsidR="00ED09B2" w:rsidRPr="00ED09B2" w:rsidRDefault="00ED09B2" w:rsidP="00ED09B2">
            <w:pPr>
              <w:shd w:val="clear" w:color="auto" w:fill="FFFFFF"/>
              <w:spacing w:after="0" w:line="240" w:lineRule="auto"/>
              <w:ind w:left="360"/>
              <w:contextualSpacing/>
              <w:rPr>
                <w:rFonts w:eastAsia="Times New Roman" w:cs="Arial"/>
                <w:i/>
              </w:rPr>
            </w:pPr>
            <w:r w:rsidRPr="00ED09B2">
              <w:rPr>
                <w:rFonts w:eastAsia="Times New Roman" w:cs="Arial"/>
                <w:i/>
              </w:rPr>
              <w:t>1 = yes; 0 = no</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spacing w:after="0" w:line="240" w:lineRule="auto"/>
              <w:ind w:left="1637" w:hanging="1426"/>
              <w:contextualSpacing/>
            </w:pPr>
          </w:p>
          <w:p w:rsidR="00ED09B2" w:rsidRPr="00ED09B2" w:rsidRDefault="00ED09B2" w:rsidP="00ED09B2">
            <w:pPr>
              <w:spacing w:after="0" w:line="240" w:lineRule="auto"/>
              <w:ind w:left="1637" w:hanging="1426"/>
              <w:contextualSpacing/>
              <w:jc w:val="right"/>
              <w:rPr>
                <w:i/>
              </w:rPr>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pacing w:after="0" w:line="240" w:lineRule="auto"/>
              <w:contextualSpacing/>
            </w:pPr>
            <w:r w:rsidRPr="00ED09B2">
              <w:t xml:space="preserve">Are there opportunities for villagers for comment on the budget?  </w:t>
            </w:r>
          </w:p>
          <w:p w:rsidR="00ED09B2" w:rsidRPr="00ED09B2" w:rsidRDefault="00ED09B2" w:rsidP="00ED09B2">
            <w:pPr>
              <w:shd w:val="clear" w:color="auto" w:fill="FFFFFF"/>
              <w:spacing w:after="0" w:line="240" w:lineRule="auto"/>
              <w:ind w:left="360"/>
              <w:contextualSpacing/>
              <w:rPr>
                <w:rFonts w:eastAsia="Times New Roman" w:cs="Arial"/>
                <w:i/>
              </w:rPr>
            </w:pPr>
            <w:r w:rsidRPr="00ED09B2">
              <w:rPr>
                <w:rFonts w:eastAsia="Times New Roman" w:cs="Arial"/>
                <w:i/>
              </w:rPr>
              <w:t>1 = yes; 0 = no</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spacing w:after="0" w:line="240" w:lineRule="auto"/>
              <w:ind w:left="1637" w:hanging="1426"/>
              <w:contextualSpacing/>
            </w:pPr>
          </w:p>
          <w:p w:rsidR="00ED09B2" w:rsidRPr="00ED09B2" w:rsidRDefault="00ED09B2" w:rsidP="00ED09B2">
            <w:pPr>
              <w:shd w:val="clear" w:color="auto" w:fill="FFFFFF"/>
              <w:spacing w:after="0" w:line="240" w:lineRule="auto"/>
              <w:ind w:left="1637" w:hanging="1426"/>
              <w:contextualSpacing/>
              <w:jc w:val="right"/>
              <w:rPr>
                <w:i/>
              </w:rPr>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When were the last 2 selections of body leaders?  </w:t>
            </w:r>
            <w:r w:rsidRPr="00ED09B2">
              <w:rPr>
                <w:i/>
              </w:rPr>
              <w:t>Specify month/year.</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pacing w:after="0" w:line="240" w:lineRule="auto"/>
            </w:pPr>
            <w:r w:rsidRPr="00ED09B2">
              <w:t>1.</w:t>
            </w:r>
          </w:p>
          <w:p w:rsidR="00ED09B2" w:rsidRPr="00ED09B2" w:rsidRDefault="00ED09B2" w:rsidP="00ED09B2">
            <w:pPr>
              <w:spacing w:after="0" w:line="240" w:lineRule="auto"/>
            </w:pPr>
            <w:r w:rsidRPr="00ED09B2">
              <w:t>2.</w:t>
            </w: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Has an authority ever been removed from office?</w:t>
            </w:r>
          </w:p>
          <w:p w:rsidR="00ED09B2" w:rsidRPr="00ED09B2" w:rsidRDefault="00ED09B2" w:rsidP="00ED09B2">
            <w:pPr>
              <w:shd w:val="clear" w:color="auto" w:fill="FFFFFF"/>
              <w:spacing w:after="0" w:line="240" w:lineRule="auto"/>
              <w:ind w:left="360"/>
              <w:contextualSpacing/>
              <w:rPr>
                <w:rFonts w:eastAsia="Times New Roman" w:cs="Arial"/>
                <w:i/>
              </w:rPr>
            </w:pPr>
            <w:r w:rsidRPr="00ED09B2">
              <w:rPr>
                <w:rFonts w:eastAsia="Times New Roman" w:cs="Arial"/>
                <w:i/>
              </w:rPr>
              <w:t>1 = yes; 0 = no</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pacing w:after="0" w:line="240" w:lineRule="auto"/>
              <w:ind w:left="1637" w:hanging="1426"/>
              <w:contextualSpacing/>
            </w:pPr>
          </w:p>
          <w:p w:rsidR="00ED09B2" w:rsidRPr="00ED09B2" w:rsidRDefault="00ED09B2" w:rsidP="00ED09B2">
            <w:pPr>
              <w:spacing w:after="0" w:line="240" w:lineRule="auto"/>
              <w:ind w:left="1637" w:hanging="1426"/>
              <w:contextualSpacing/>
              <w:jc w:val="right"/>
              <w:rPr>
                <w:i/>
              </w:rPr>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Is there a formal financial institution (e.g. commercial bank, credit union, savings and loan, etc.) in the village?  </w:t>
            </w:r>
          </w:p>
          <w:p w:rsidR="00ED09B2" w:rsidRPr="00ED09B2" w:rsidRDefault="00ED09B2" w:rsidP="00ED09B2">
            <w:pPr>
              <w:shd w:val="clear" w:color="auto" w:fill="FFFFFF"/>
              <w:spacing w:after="0" w:line="240" w:lineRule="auto"/>
              <w:ind w:left="360"/>
              <w:rPr>
                <w:rFonts w:eastAsia="Times New Roman" w:cs="Arial"/>
                <w:i/>
              </w:rPr>
            </w:pPr>
            <w:r w:rsidRPr="00ED09B2">
              <w:rPr>
                <w:rFonts w:eastAsia="Times New Roman" w:cs="Arial"/>
                <w:i/>
              </w:rPr>
              <w:t>1 = yes; 0 = no</w:t>
            </w:r>
          </w:p>
          <w:p w:rsidR="00ED09B2" w:rsidRPr="00ED09B2" w:rsidRDefault="00ED09B2" w:rsidP="00ED09B2">
            <w:pPr>
              <w:shd w:val="clear" w:color="auto" w:fill="FFFFFF"/>
              <w:spacing w:after="0" w:line="240" w:lineRule="auto"/>
              <w:ind w:left="360"/>
              <w:contextualSpacing/>
            </w:pPr>
            <w:r w:rsidRPr="00ED09B2">
              <w:rPr>
                <w:rFonts w:eastAsia="Times New Roman" w:cs="Arial"/>
                <w:i/>
              </w:rPr>
              <w:t>If the answer is 0 (=no)</w:t>
            </w:r>
            <w:r w:rsidRPr="00ED09B2">
              <w:rPr>
                <w:i/>
              </w:rPr>
              <w:t>, go to Table 2B.</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pacing w:after="0" w:line="240" w:lineRule="auto"/>
              <w:ind w:left="1637" w:hanging="1426"/>
              <w:contextualSpacing/>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ind w:left="1637"/>
              <w:contextualSpacing/>
            </w:pPr>
          </w:p>
        </w:tc>
      </w:tr>
      <w:tr w:rsidR="00ED09B2" w:rsidRPr="00ED09B2" w:rsidTr="00327068">
        <w:trPr>
          <w:trHeight w:val="1097"/>
        </w:trPr>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If, yes, list the main financial institutions in the village.  </w:t>
            </w:r>
          </w:p>
          <w:p w:rsidR="00ED09B2" w:rsidRPr="00ED09B2" w:rsidRDefault="00ED09B2" w:rsidP="00ED09B2">
            <w:pPr>
              <w:shd w:val="clear" w:color="auto" w:fill="FFFFFF"/>
              <w:spacing w:after="0" w:line="240" w:lineRule="auto"/>
              <w:ind w:left="360"/>
              <w:contextualSpacing/>
            </w:pPr>
            <w:r w:rsidRPr="00ED09B2">
              <w:rPr>
                <w:i/>
              </w:rPr>
              <w:t>Circle the most important financial institution in the list.</w:t>
            </w:r>
          </w:p>
        </w:tc>
        <w:tc>
          <w:tcPr>
            <w:tcW w:w="3864" w:type="dxa"/>
            <w:tcBorders>
              <w:top w:val="single" w:sz="4" w:space="0" w:color="000000"/>
              <w:left w:val="single" w:sz="4" w:space="0" w:color="000000"/>
              <w:bottom w:val="single" w:sz="4" w:space="0" w:color="000000"/>
              <w:right w:val="single" w:sz="4" w:space="0" w:color="000000"/>
            </w:tcBorders>
            <w:shd w:val="clear" w:color="auto" w:fill="auto"/>
          </w:tcPr>
          <w:p w:rsidR="00ED09B2" w:rsidRPr="00ED09B2" w:rsidRDefault="00ED09B2" w:rsidP="0085571A">
            <w:pPr>
              <w:numPr>
                <w:ilvl w:val="0"/>
                <w:numId w:val="27"/>
              </w:numPr>
              <w:shd w:val="clear" w:color="auto" w:fill="FFFFFF"/>
              <w:spacing w:after="0" w:line="240" w:lineRule="auto"/>
              <w:contextualSpacing/>
            </w:pPr>
          </w:p>
          <w:p w:rsidR="00ED09B2" w:rsidRPr="00ED09B2" w:rsidRDefault="00ED09B2" w:rsidP="0085571A">
            <w:pPr>
              <w:numPr>
                <w:ilvl w:val="0"/>
                <w:numId w:val="27"/>
              </w:numPr>
              <w:shd w:val="clear" w:color="auto" w:fill="FFFFFF"/>
              <w:spacing w:after="0" w:line="240" w:lineRule="auto"/>
              <w:contextualSpacing/>
            </w:pPr>
          </w:p>
          <w:p w:rsidR="00ED09B2" w:rsidRPr="00ED09B2" w:rsidRDefault="00ED09B2" w:rsidP="0085571A">
            <w:pPr>
              <w:numPr>
                <w:ilvl w:val="0"/>
                <w:numId w:val="27"/>
              </w:numPr>
              <w:shd w:val="clear" w:color="auto" w:fill="FFFFFF"/>
              <w:spacing w:after="0" w:line="240" w:lineRule="auto"/>
              <w:contextualSpacing/>
            </w:pPr>
          </w:p>
          <w:p w:rsidR="00ED09B2" w:rsidRPr="00ED09B2" w:rsidRDefault="00ED09B2" w:rsidP="0085571A">
            <w:pPr>
              <w:numPr>
                <w:ilvl w:val="0"/>
                <w:numId w:val="27"/>
              </w:numPr>
              <w:shd w:val="clear" w:color="auto" w:fill="FFFFFF"/>
              <w:spacing w:after="0" w:line="240" w:lineRule="auto"/>
              <w:contextualSpacing/>
            </w:pPr>
          </w:p>
          <w:p w:rsidR="00ED09B2" w:rsidRPr="00ED09B2" w:rsidRDefault="00ED09B2" w:rsidP="0085571A">
            <w:pPr>
              <w:numPr>
                <w:ilvl w:val="0"/>
                <w:numId w:val="27"/>
              </w:numPr>
              <w:shd w:val="clear" w:color="auto" w:fill="FFFFFF"/>
              <w:spacing w:after="0" w:line="240" w:lineRule="auto"/>
              <w:contextualSpacing/>
            </w:pPr>
          </w:p>
          <w:p w:rsidR="00ED09B2" w:rsidRPr="00ED09B2" w:rsidRDefault="00ED09B2" w:rsidP="00ED09B2">
            <w:pPr>
              <w:spacing w:after="0" w:line="240" w:lineRule="auto"/>
              <w:ind w:hanging="1426"/>
              <w:contextualSpacing/>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spacing w:after="0" w:line="240" w:lineRule="auto"/>
              <w:ind w:left="1637"/>
              <w:contextualSpacing/>
            </w:pPr>
          </w:p>
          <w:p w:rsidR="00ED09B2" w:rsidRPr="00ED09B2" w:rsidRDefault="00ED09B2" w:rsidP="00ED09B2">
            <w:pPr>
              <w:shd w:val="clear" w:color="auto" w:fill="FFFFFF"/>
              <w:spacing w:after="0" w:line="240" w:lineRule="auto"/>
              <w:ind w:left="1637"/>
              <w:contextualSpacing/>
            </w:pPr>
          </w:p>
          <w:p w:rsidR="00ED09B2" w:rsidRPr="00ED09B2" w:rsidRDefault="00ED09B2" w:rsidP="00ED09B2">
            <w:pPr>
              <w:shd w:val="clear" w:color="auto" w:fill="FFFFFF"/>
              <w:spacing w:after="0" w:line="240" w:lineRule="auto"/>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What kind of services does this institution provide that support well-being of villagers?</w:t>
            </w:r>
          </w:p>
        </w:tc>
        <w:tc>
          <w:tcPr>
            <w:tcW w:w="3870" w:type="dxa"/>
            <w:gridSpan w:val="2"/>
            <w:tcBorders>
              <w:top w:val="single" w:sz="4" w:space="0" w:color="000000"/>
              <w:left w:val="single" w:sz="4" w:space="0" w:color="000000"/>
              <w:bottom w:val="single" w:sz="4" w:space="0" w:color="000000"/>
              <w:right w:val="single" w:sz="4" w:space="0" w:color="auto"/>
            </w:tcBorders>
          </w:tcPr>
          <w:p w:rsidR="00ED09B2" w:rsidRPr="00ED09B2" w:rsidRDefault="00ED09B2" w:rsidP="00ED09B2">
            <w:pPr>
              <w:shd w:val="clear" w:color="auto" w:fill="FFFFFF"/>
              <w:spacing w:after="0" w:line="240" w:lineRule="auto"/>
              <w:ind w:left="1637"/>
              <w:contextualSpacing/>
            </w:pPr>
          </w:p>
        </w:tc>
        <w:tc>
          <w:tcPr>
            <w:tcW w:w="4764" w:type="dxa"/>
            <w:tcBorders>
              <w:top w:val="single" w:sz="4" w:space="0" w:color="000000"/>
              <w:left w:val="single" w:sz="4" w:space="0" w:color="auto"/>
              <w:bottom w:val="single" w:sz="4" w:space="0" w:color="000000"/>
              <w:right w:val="single" w:sz="4" w:space="0" w:color="000000"/>
            </w:tcBorders>
          </w:tcPr>
          <w:p w:rsidR="00ED09B2" w:rsidRPr="00ED09B2" w:rsidRDefault="00ED09B2" w:rsidP="00ED09B2">
            <w:pPr>
              <w:shd w:val="clear" w:color="auto" w:fill="FFFFFF"/>
              <w:spacing w:after="0" w:line="240" w:lineRule="auto"/>
              <w:ind w:left="1637"/>
              <w:contextualSpacing/>
            </w:pPr>
          </w:p>
        </w:tc>
      </w:tr>
      <w:tr w:rsidR="00ED09B2" w:rsidRPr="00ED09B2" w:rsidTr="00327068">
        <w:tc>
          <w:tcPr>
            <w:tcW w:w="4614" w:type="dxa"/>
            <w:tcBorders>
              <w:top w:val="single" w:sz="4" w:space="0" w:color="000000"/>
              <w:left w:val="single" w:sz="4" w:space="0" w:color="000000"/>
              <w:bottom w:val="single" w:sz="4" w:space="0" w:color="000000"/>
              <w:right w:val="single" w:sz="4" w:space="0" w:color="000000"/>
            </w:tcBorders>
          </w:tcPr>
          <w:p w:rsidR="00ED09B2" w:rsidRPr="00ED09B2" w:rsidRDefault="00ED09B2" w:rsidP="0085571A">
            <w:pPr>
              <w:numPr>
                <w:ilvl w:val="0"/>
                <w:numId w:val="20"/>
              </w:numPr>
              <w:shd w:val="clear" w:color="auto" w:fill="FFFFFF"/>
              <w:spacing w:after="0" w:line="240" w:lineRule="auto"/>
              <w:contextualSpacing/>
            </w:pPr>
            <w:r w:rsidRPr="00ED09B2">
              <w:t xml:space="preserve">Are </w:t>
            </w:r>
            <w:r w:rsidRPr="00ED09B2">
              <w:rPr>
                <w:i/>
                <w:iCs/>
              </w:rPr>
              <w:t>informal</w:t>
            </w:r>
            <w:r w:rsidRPr="00ED09B2">
              <w:t xml:space="preserve"> credit institutions (e.g. savings clubs, money lenders) present in the village?</w:t>
            </w:r>
          </w:p>
          <w:p w:rsidR="00ED09B2" w:rsidRPr="00ED09B2" w:rsidRDefault="00ED09B2" w:rsidP="00ED09B2">
            <w:pPr>
              <w:shd w:val="clear" w:color="auto" w:fill="FFFFFF"/>
              <w:spacing w:after="0" w:line="240" w:lineRule="auto"/>
              <w:ind w:left="360"/>
              <w:contextualSpacing/>
            </w:pPr>
            <w:r w:rsidRPr="00ED09B2">
              <w:rPr>
                <w:rFonts w:eastAsia="Times New Roman" w:cs="Arial"/>
                <w:i/>
              </w:rPr>
              <w:t>1 = yes; 0 = no</w:t>
            </w:r>
          </w:p>
        </w:tc>
        <w:tc>
          <w:tcPr>
            <w:tcW w:w="3864" w:type="dxa"/>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spacing w:after="0" w:line="240" w:lineRule="auto"/>
              <w:ind w:left="1637"/>
              <w:contextualSpacing/>
              <w:rPr>
                <w:i/>
                <w:iCs/>
              </w:rPr>
            </w:pPr>
          </w:p>
          <w:p w:rsidR="00ED09B2" w:rsidRPr="00ED09B2" w:rsidRDefault="00ED09B2" w:rsidP="00ED09B2">
            <w:pPr>
              <w:shd w:val="clear" w:color="auto" w:fill="FFFFFF"/>
              <w:spacing w:after="0" w:line="240" w:lineRule="auto"/>
              <w:ind w:left="1637"/>
              <w:contextualSpacing/>
            </w:pPr>
          </w:p>
        </w:tc>
        <w:tc>
          <w:tcPr>
            <w:tcW w:w="4770" w:type="dxa"/>
            <w:gridSpan w:val="2"/>
            <w:tcBorders>
              <w:top w:val="single" w:sz="4" w:space="0" w:color="000000"/>
              <w:left w:val="single" w:sz="4" w:space="0" w:color="000000"/>
              <w:bottom w:val="single" w:sz="4" w:space="0" w:color="000000"/>
              <w:right w:val="single" w:sz="4" w:space="0" w:color="000000"/>
            </w:tcBorders>
          </w:tcPr>
          <w:p w:rsidR="00ED09B2" w:rsidRPr="00ED09B2" w:rsidRDefault="00ED09B2" w:rsidP="00ED09B2">
            <w:pPr>
              <w:shd w:val="clear" w:color="auto" w:fill="FFFFFF"/>
              <w:spacing w:after="0" w:line="240" w:lineRule="auto"/>
              <w:ind w:left="1637"/>
              <w:contextualSpacing/>
            </w:pPr>
          </w:p>
        </w:tc>
      </w:tr>
    </w:tbl>
    <w:p w:rsidR="00ED09B2" w:rsidRPr="00ED09B2" w:rsidRDefault="00ED09B2" w:rsidP="00ED09B2"/>
    <w:tbl>
      <w:tblPr>
        <w:tblpPr w:leftFromText="180" w:rightFromText="180" w:vertAnchor="text" w:horzAnchor="margin" w:tblpY="16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48"/>
        <w:gridCol w:w="3690"/>
        <w:gridCol w:w="1890"/>
        <w:gridCol w:w="3870"/>
        <w:gridCol w:w="1890"/>
      </w:tblGrid>
      <w:tr w:rsidR="00ED09B2" w:rsidRPr="00ED09B2" w:rsidTr="00327068">
        <w:trPr>
          <w:trHeight w:val="2237"/>
        </w:trPr>
        <w:tc>
          <w:tcPr>
            <w:tcW w:w="13788" w:type="dxa"/>
            <w:gridSpan w:val="5"/>
          </w:tcPr>
          <w:p w:rsidR="00ED09B2" w:rsidRPr="00ED09B2" w:rsidRDefault="00ED09B2" w:rsidP="00ED09B2">
            <w:pPr>
              <w:spacing w:after="0" w:line="240" w:lineRule="auto"/>
              <w:rPr>
                <w:b/>
                <w:sz w:val="24"/>
                <w:szCs w:val="24"/>
              </w:rPr>
            </w:pPr>
            <w:r w:rsidRPr="00ED09B2">
              <w:rPr>
                <w:b/>
                <w:sz w:val="24"/>
                <w:szCs w:val="24"/>
              </w:rPr>
              <w:lastRenderedPageBreak/>
              <w:t>TABLE 2B. FOREST USE REGULATIONS AND RULES</w:t>
            </w:r>
          </w:p>
          <w:p w:rsidR="00ED09B2" w:rsidRPr="00ED09B2" w:rsidRDefault="00ED09B2" w:rsidP="0085571A">
            <w:pPr>
              <w:numPr>
                <w:ilvl w:val="0"/>
                <w:numId w:val="28"/>
              </w:numPr>
              <w:spacing w:after="0" w:line="240" w:lineRule="auto"/>
              <w:ind w:left="270" w:hanging="270"/>
              <w:contextualSpacing/>
              <w:jc w:val="both"/>
              <w:rPr>
                <w:i/>
              </w:rPr>
            </w:pPr>
            <w:r w:rsidRPr="00ED09B2">
              <w:rPr>
                <w:i/>
              </w:rPr>
              <w:t xml:space="preserve">Ask for the most important state regulations and local rules related to each of the forest use categories listed below. Include only those forest uses that are relevant to the village, and include rules and regulations relevant to all forest users, whether they are villagers or outsiders. </w:t>
            </w:r>
          </w:p>
          <w:p w:rsidR="00ED09B2" w:rsidRPr="00ED09B2" w:rsidRDefault="00ED09B2" w:rsidP="0085571A">
            <w:pPr>
              <w:numPr>
                <w:ilvl w:val="0"/>
                <w:numId w:val="28"/>
              </w:numPr>
              <w:spacing w:after="0" w:line="240" w:lineRule="auto"/>
              <w:ind w:left="270" w:hanging="270"/>
              <w:contextualSpacing/>
              <w:jc w:val="both"/>
              <w:rPr>
                <w:i/>
              </w:rPr>
            </w:pPr>
            <w:r w:rsidRPr="00ED09B2">
              <w:rPr>
                <w:i/>
              </w:rPr>
              <w:t xml:space="preserve">Briefly list the regulations and rules in the appropriate boxes with source of information to the right of each box.  </w:t>
            </w:r>
          </w:p>
          <w:p w:rsidR="00ED09B2" w:rsidRPr="00ED09B2" w:rsidRDefault="00ED09B2" w:rsidP="0085571A">
            <w:pPr>
              <w:numPr>
                <w:ilvl w:val="0"/>
                <w:numId w:val="28"/>
              </w:numPr>
              <w:spacing w:after="0" w:line="240" w:lineRule="auto"/>
              <w:ind w:left="270" w:hanging="270"/>
              <w:contextualSpacing/>
              <w:jc w:val="both"/>
              <w:rPr>
                <w:i/>
              </w:rPr>
            </w:pPr>
            <w:r w:rsidRPr="00ED09B2">
              <w:rPr>
                <w:i/>
              </w:rPr>
              <w:t xml:space="preserve">In parentheses next to each regulation or rule, note whether it applies to all forests in the village or only to a particular type of land or forest tenure regime (e.g. state, community, private).  </w:t>
            </w:r>
          </w:p>
          <w:p w:rsidR="00ED09B2" w:rsidRPr="00ED09B2" w:rsidRDefault="00ED09B2" w:rsidP="0085571A">
            <w:pPr>
              <w:numPr>
                <w:ilvl w:val="0"/>
                <w:numId w:val="28"/>
              </w:numPr>
              <w:spacing w:after="0" w:line="240" w:lineRule="auto"/>
              <w:ind w:left="270" w:hanging="270"/>
              <w:contextualSpacing/>
              <w:jc w:val="both"/>
              <w:rPr>
                <w:i/>
              </w:rPr>
            </w:pPr>
            <w:r w:rsidRPr="00ED09B2">
              <w:rPr>
                <w:i/>
              </w:rPr>
              <w:t xml:space="preserve">Ask if a particular regulation or rule has changed in the last 2 years, and if it has, mark with an asterisk (*).  Also ask if a particular regulation or rule is new in the last 2 years, and if it is, mark with two asterisks (**). </w:t>
            </w:r>
          </w:p>
        </w:tc>
      </w:tr>
      <w:tr w:rsidR="00ED09B2" w:rsidRPr="00ED09B2" w:rsidTr="00327068">
        <w:tc>
          <w:tcPr>
            <w:tcW w:w="2448" w:type="dxa"/>
          </w:tcPr>
          <w:p w:rsidR="00ED09B2" w:rsidRPr="00ED09B2" w:rsidRDefault="00ED09B2" w:rsidP="00ED09B2">
            <w:pPr>
              <w:spacing w:after="0" w:line="240" w:lineRule="auto"/>
              <w:rPr>
                <w:b/>
              </w:rPr>
            </w:pPr>
            <w:r w:rsidRPr="00ED09B2">
              <w:rPr>
                <w:b/>
              </w:rPr>
              <w:t>Forest use</w:t>
            </w:r>
          </w:p>
        </w:tc>
        <w:tc>
          <w:tcPr>
            <w:tcW w:w="3690" w:type="dxa"/>
          </w:tcPr>
          <w:p w:rsidR="00ED09B2" w:rsidRPr="00ED09B2" w:rsidRDefault="00ED09B2" w:rsidP="00ED09B2">
            <w:pPr>
              <w:spacing w:after="0" w:line="240" w:lineRule="auto"/>
              <w:jc w:val="center"/>
              <w:rPr>
                <w:b/>
              </w:rPr>
            </w:pPr>
            <w:r w:rsidRPr="00ED09B2">
              <w:rPr>
                <w:b/>
              </w:rPr>
              <w:t>1. State regulations</w:t>
            </w:r>
          </w:p>
        </w:tc>
        <w:tc>
          <w:tcPr>
            <w:tcW w:w="1890" w:type="dxa"/>
          </w:tcPr>
          <w:p w:rsidR="00ED09B2" w:rsidRPr="00ED09B2" w:rsidRDefault="00ED09B2" w:rsidP="00ED09B2">
            <w:pPr>
              <w:spacing w:after="0" w:line="240" w:lineRule="auto"/>
              <w:jc w:val="center"/>
              <w:rPr>
                <w:b/>
              </w:rPr>
            </w:pPr>
            <w:r w:rsidRPr="00ED09B2">
              <w:rPr>
                <w:b/>
              </w:rPr>
              <w:t>Sources</w:t>
            </w:r>
          </w:p>
        </w:tc>
        <w:tc>
          <w:tcPr>
            <w:tcW w:w="3870" w:type="dxa"/>
          </w:tcPr>
          <w:p w:rsidR="00ED09B2" w:rsidRPr="00ED09B2" w:rsidRDefault="00ED09B2" w:rsidP="00ED09B2">
            <w:pPr>
              <w:spacing w:after="0" w:line="240" w:lineRule="auto"/>
              <w:jc w:val="center"/>
              <w:rPr>
                <w:b/>
              </w:rPr>
            </w:pPr>
            <w:r w:rsidRPr="00ED09B2">
              <w:rPr>
                <w:b/>
              </w:rPr>
              <w:t>2. Local rules</w:t>
            </w:r>
          </w:p>
        </w:tc>
        <w:tc>
          <w:tcPr>
            <w:tcW w:w="1890" w:type="dxa"/>
          </w:tcPr>
          <w:p w:rsidR="00ED09B2" w:rsidRPr="00ED09B2" w:rsidRDefault="00ED09B2" w:rsidP="00ED09B2">
            <w:pPr>
              <w:spacing w:after="0" w:line="240" w:lineRule="auto"/>
              <w:jc w:val="center"/>
              <w:rPr>
                <w:b/>
              </w:rPr>
            </w:pPr>
            <w:r w:rsidRPr="00ED09B2">
              <w:rPr>
                <w:b/>
              </w:rPr>
              <w:t>Sources</w:t>
            </w:r>
          </w:p>
        </w:tc>
      </w:tr>
      <w:tr w:rsidR="00ED09B2" w:rsidRPr="00ED09B2" w:rsidTr="00327068">
        <w:trPr>
          <w:trHeight w:val="1169"/>
        </w:trPr>
        <w:tc>
          <w:tcPr>
            <w:tcW w:w="2448" w:type="dxa"/>
          </w:tcPr>
          <w:p w:rsidR="00ED09B2" w:rsidRPr="00ED09B2" w:rsidRDefault="00ED09B2" w:rsidP="0085571A">
            <w:pPr>
              <w:numPr>
                <w:ilvl w:val="0"/>
                <w:numId w:val="30"/>
              </w:numPr>
              <w:spacing w:after="0" w:line="240" w:lineRule="auto"/>
              <w:contextualSpacing/>
              <w:rPr>
                <w:sz w:val="18"/>
                <w:szCs w:val="18"/>
              </w:rPr>
            </w:pPr>
            <w:r w:rsidRPr="00ED09B2">
              <w:rPr>
                <w:sz w:val="18"/>
                <w:szCs w:val="18"/>
              </w:rPr>
              <w:t>Commercial use of timber</w:t>
            </w:r>
          </w:p>
        </w:tc>
        <w:tc>
          <w:tcPr>
            <w:tcW w:w="3690" w:type="dxa"/>
          </w:tcPr>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c>
          <w:tcPr>
            <w:tcW w:w="3870" w:type="dxa"/>
          </w:tcPr>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r>
      <w:tr w:rsidR="00ED09B2" w:rsidRPr="00ED09B2" w:rsidTr="00327068">
        <w:trPr>
          <w:trHeight w:val="1196"/>
        </w:trPr>
        <w:tc>
          <w:tcPr>
            <w:tcW w:w="2448" w:type="dxa"/>
          </w:tcPr>
          <w:p w:rsidR="00ED09B2" w:rsidRPr="00ED09B2" w:rsidRDefault="00ED09B2" w:rsidP="0085571A">
            <w:pPr>
              <w:numPr>
                <w:ilvl w:val="0"/>
                <w:numId w:val="30"/>
              </w:numPr>
              <w:spacing w:after="0" w:line="240" w:lineRule="auto"/>
              <w:contextualSpacing/>
              <w:rPr>
                <w:sz w:val="18"/>
                <w:szCs w:val="18"/>
              </w:rPr>
            </w:pPr>
            <w:r w:rsidRPr="00ED09B2">
              <w:rPr>
                <w:sz w:val="18"/>
                <w:szCs w:val="18"/>
              </w:rPr>
              <w:t>Subsistence use of timber</w:t>
            </w:r>
          </w:p>
        </w:tc>
        <w:tc>
          <w:tcPr>
            <w:tcW w:w="3690" w:type="dxa"/>
          </w:tcPr>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c>
          <w:tcPr>
            <w:tcW w:w="3870" w:type="dxa"/>
          </w:tcPr>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r>
      <w:tr w:rsidR="00ED09B2" w:rsidRPr="00ED09B2" w:rsidTr="00327068">
        <w:tc>
          <w:tcPr>
            <w:tcW w:w="2448" w:type="dxa"/>
          </w:tcPr>
          <w:p w:rsidR="00ED09B2" w:rsidRPr="00ED09B2" w:rsidRDefault="00ED09B2" w:rsidP="0085571A">
            <w:pPr>
              <w:numPr>
                <w:ilvl w:val="0"/>
                <w:numId w:val="30"/>
              </w:numPr>
              <w:spacing w:after="0" w:line="240" w:lineRule="auto"/>
              <w:contextualSpacing/>
              <w:rPr>
                <w:sz w:val="18"/>
                <w:szCs w:val="18"/>
              </w:rPr>
            </w:pPr>
            <w:r w:rsidRPr="00ED09B2">
              <w:rPr>
                <w:sz w:val="18"/>
                <w:szCs w:val="18"/>
              </w:rPr>
              <w:t xml:space="preserve">Commercial use of NTFPs (including </w:t>
            </w:r>
            <w:proofErr w:type="spellStart"/>
            <w:r w:rsidRPr="00ED09B2">
              <w:rPr>
                <w:sz w:val="18"/>
                <w:szCs w:val="18"/>
              </w:rPr>
              <w:t>fuelwood</w:t>
            </w:r>
            <w:proofErr w:type="spellEnd"/>
            <w:r w:rsidRPr="00ED09B2">
              <w:rPr>
                <w:sz w:val="18"/>
                <w:szCs w:val="18"/>
              </w:rPr>
              <w:t xml:space="preserve"> and charcoal)</w:t>
            </w:r>
          </w:p>
        </w:tc>
        <w:tc>
          <w:tcPr>
            <w:tcW w:w="3690" w:type="dxa"/>
          </w:tcPr>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c>
          <w:tcPr>
            <w:tcW w:w="3870" w:type="dxa"/>
          </w:tcPr>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r>
      <w:tr w:rsidR="00ED09B2" w:rsidRPr="00ED09B2" w:rsidTr="00327068">
        <w:tc>
          <w:tcPr>
            <w:tcW w:w="2448" w:type="dxa"/>
          </w:tcPr>
          <w:p w:rsidR="00ED09B2" w:rsidRPr="00ED09B2" w:rsidRDefault="00ED09B2" w:rsidP="0085571A">
            <w:pPr>
              <w:numPr>
                <w:ilvl w:val="0"/>
                <w:numId w:val="30"/>
              </w:numPr>
              <w:spacing w:after="0" w:line="240" w:lineRule="auto"/>
              <w:contextualSpacing/>
              <w:rPr>
                <w:sz w:val="18"/>
                <w:szCs w:val="18"/>
              </w:rPr>
            </w:pPr>
            <w:r w:rsidRPr="00ED09B2">
              <w:rPr>
                <w:sz w:val="18"/>
                <w:szCs w:val="18"/>
              </w:rPr>
              <w:t>Subsistence use of NTFPs</w:t>
            </w:r>
          </w:p>
        </w:tc>
        <w:tc>
          <w:tcPr>
            <w:tcW w:w="3690" w:type="dxa"/>
          </w:tcPr>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c>
          <w:tcPr>
            <w:tcW w:w="3870" w:type="dxa"/>
          </w:tcPr>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r>
      <w:tr w:rsidR="00ED09B2" w:rsidRPr="00ED09B2" w:rsidTr="00327068">
        <w:trPr>
          <w:trHeight w:val="800"/>
        </w:trPr>
        <w:tc>
          <w:tcPr>
            <w:tcW w:w="2448" w:type="dxa"/>
          </w:tcPr>
          <w:p w:rsidR="00ED09B2" w:rsidRPr="00ED09B2" w:rsidRDefault="00ED09B2" w:rsidP="0085571A">
            <w:pPr>
              <w:numPr>
                <w:ilvl w:val="0"/>
                <w:numId w:val="30"/>
              </w:numPr>
              <w:spacing w:after="0" w:line="240" w:lineRule="auto"/>
              <w:contextualSpacing/>
              <w:rPr>
                <w:sz w:val="18"/>
                <w:szCs w:val="18"/>
              </w:rPr>
            </w:pPr>
            <w:r w:rsidRPr="00ED09B2">
              <w:rPr>
                <w:sz w:val="18"/>
                <w:szCs w:val="18"/>
              </w:rPr>
              <w:t>Conversion of forest (e.g. rules for clearing for agriculture; use of fire; etc.)</w:t>
            </w:r>
          </w:p>
        </w:tc>
        <w:tc>
          <w:tcPr>
            <w:tcW w:w="3690" w:type="dxa"/>
          </w:tcPr>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c>
          <w:tcPr>
            <w:tcW w:w="3870" w:type="dxa"/>
          </w:tcPr>
          <w:p w:rsidR="00ED09B2" w:rsidRPr="00ED09B2" w:rsidRDefault="00ED09B2" w:rsidP="00ED09B2">
            <w:pPr>
              <w:spacing w:after="0" w:line="240" w:lineRule="auto"/>
              <w:rPr>
                <w:sz w:val="20"/>
              </w:rPr>
            </w:pPr>
          </w:p>
        </w:tc>
        <w:tc>
          <w:tcPr>
            <w:tcW w:w="1890" w:type="dxa"/>
          </w:tcPr>
          <w:p w:rsidR="00ED09B2" w:rsidRPr="00ED09B2" w:rsidRDefault="00ED09B2" w:rsidP="00ED09B2">
            <w:pPr>
              <w:spacing w:after="0" w:line="240" w:lineRule="auto"/>
              <w:rPr>
                <w:sz w:val="20"/>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9"/>
        <w:gridCol w:w="1516"/>
        <w:gridCol w:w="1797"/>
        <w:gridCol w:w="1800"/>
        <w:gridCol w:w="4428"/>
      </w:tblGrid>
      <w:tr w:rsidR="00ED09B2" w:rsidRPr="00ED09B2" w:rsidTr="00327068">
        <w:trPr>
          <w:cantSplit/>
          <w:trHeight w:val="296"/>
        </w:trPr>
        <w:tc>
          <w:tcPr>
            <w:tcW w:w="5000" w:type="pct"/>
            <w:gridSpan w:val="5"/>
            <w:tcBorders>
              <w:top w:val="nil"/>
              <w:left w:val="nil"/>
              <w:right w:val="nil"/>
            </w:tcBorders>
          </w:tcPr>
          <w:p w:rsidR="00ED09B2" w:rsidRPr="00ED09B2" w:rsidRDefault="00ED09B2" w:rsidP="0085571A">
            <w:pPr>
              <w:numPr>
                <w:ilvl w:val="0"/>
                <w:numId w:val="21"/>
              </w:numPr>
              <w:spacing w:after="0" w:line="240" w:lineRule="auto"/>
              <w:contextualSpacing/>
              <w:rPr>
                <w:b/>
                <w:sz w:val="24"/>
                <w:szCs w:val="24"/>
                <w:u w:val="single"/>
              </w:rPr>
            </w:pPr>
            <w:r w:rsidRPr="00ED09B2">
              <w:rPr>
                <w:b/>
                <w:sz w:val="24"/>
                <w:szCs w:val="24"/>
                <w:u w:val="single"/>
              </w:rPr>
              <w:lastRenderedPageBreak/>
              <w:t>WAGES AND PRICES</w:t>
            </w:r>
          </w:p>
          <w:p w:rsidR="00ED09B2" w:rsidRPr="00ED09B2" w:rsidRDefault="00ED09B2" w:rsidP="00ED09B2">
            <w:pPr>
              <w:spacing w:after="0" w:line="240" w:lineRule="auto"/>
              <w:ind w:left="360"/>
              <w:contextualSpacing/>
              <w:rPr>
                <w:b/>
                <w:sz w:val="24"/>
                <w:szCs w:val="24"/>
                <w:u w:val="single"/>
              </w:rPr>
            </w:pPr>
          </w:p>
        </w:tc>
      </w:tr>
      <w:tr w:rsidR="00ED09B2" w:rsidRPr="00ED09B2" w:rsidTr="00327068">
        <w:trPr>
          <w:cantSplit/>
          <w:trHeight w:val="116"/>
        </w:trPr>
        <w:tc>
          <w:tcPr>
            <w:tcW w:w="2142" w:type="pct"/>
            <w:gridSpan w:val="2"/>
          </w:tcPr>
          <w:p w:rsidR="00ED09B2" w:rsidRPr="00ED09B2" w:rsidRDefault="00ED09B2" w:rsidP="00ED09B2">
            <w:pPr>
              <w:spacing w:after="0"/>
              <w:rPr>
                <w:b/>
              </w:rPr>
            </w:pPr>
            <w:r w:rsidRPr="00ED09B2">
              <w:rPr>
                <w:b/>
              </w:rPr>
              <w:t>Questions</w:t>
            </w:r>
          </w:p>
        </w:tc>
        <w:tc>
          <w:tcPr>
            <w:tcW w:w="1281" w:type="pct"/>
            <w:gridSpan w:val="2"/>
          </w:tcPr>
          <w:p w:rsidR="00ED09B2" w:rsidRPr="00ED09B2" w:rsidRDefault="00ED09B2" w:rsidP="00ED09B2">
            <w:pPr>
              <w:spacing w:after="0"/>
              <w:rPr>
                <w:b/>
                <w:iCs/>
              </w:rPr>
            </w:pPr>
            <w:r w:rsidRPr="00ED09B2">
              <w:rPr>
                <w:b/>
                <w:iCs/>
              </w:rPr>
              <w:t>Answers</w:t>
            </w:r>
          </w:p>
        </w:tc>
        <w:tc>
          <w:tcPr>
            <w:tcW w:w="1577" w:type="pct"/>
          </w:tcPr>
          <w:p w:rsidR="00ED09B2" w:rsidRPr="00ED09B2" w:rsidRDefault="00ED09B2" w:rsidP="00ED09B2">
            <w:pPr>
              <w:spacing w:after="0"/>
              <w:rPr>
                <w:b/>
                <w:iCs/>
              </w:rPr>
            </w:pPr>
            <w:r w:rsidRPr="00ED09B2">
              <w:rPr>
                <w:b/>
                <w:iCs/>
              </w:rPr>
              <w:t>Sources</w:t>
            </w:r>
          </w:p>
        </w:tc>
      </w:tr>
      <w:tr w:rsidR="00ED09B2" w:rsidRPr="00ED09B2" w:rsidTr="00327068">
        <w:trPr>
          <w:cantSplit/>
          <w:trHeight w:val="116"/>
        </w:trPr>
        <w:tc>
          <w:tcPr>
            <w:tcW w:w="1602" w:type="pct"/>
            <w:vMerge w:val="restart"/>
          </w:tcPr>
          <w:p w:rsidR="00ED09B2" w:rsidRPr="00ED09B2" w:rsidRDefault="00ED09B2" w:rsidP="0085571A">
            <w:pPr>
              <w:numPr>
                <w:ilvl w:val="0"/>
                <w:numId w:val="22"/>
              </w:numPr>
              <w:spacing w:after="0" w:line="240" w:lineRule="auto"/>
            </w:pPr>
            <w:r w:rsidRPr="00ED09B2">
              <w:t xml:space="preserve">What were the typical daily wage rates in the high wage and low wage season for unskilled agricultural/casual adult </w:t>
            </w:r>
            <w:r w:rsidRPr="00ED09B2">
              <w:rPr>
                <w:b/>
              </w:rPr>
              <w:t>male/female</w:t>
            </w:r>
            <w:r w:rsidRPr="00ED09B2">
              <w:t xml:space="preserve"> labor </w:t>
            </w:r>
            <w:r w:rsidRPr="00ED09B2">
              <w:rPr>
                <w:u w:val="single"/>
              </w:rPr>
              <w:t>in this village</w:t>
            </w:r>
            <w:r w:rsidRPr="00ED09B2">
              <w:t xml:space="preserve"> over the past 12 months? </w:t>
            </w:r>
          </w:p>
          <w:p w:rsidR="00ED09B2" w:rsidRPr="00ED09B2" w:rsidRDefault="00ED09B2" w:rsidP="00ED09B2">
            <w:pPr>
              <w:spacing w:after="0" w:line="240" w:lineRule="auto"/>
              <w:ind w:left="360"/>
            </w:pPr>
            <w:r w:rsidRPr="00ED09B2">
              <w:rPr>
                <w:i/>
                <w:iCs/>
              </w:rPr>
              <w:t>Indicate in local currency/day</w:t>
            </w:r>
          </w:p>
        </w:tc>
        <w:tc>
          <w:tcPr>
            <w:tcW w:w="540" w:type="pct"/>
            <w:shd w:val="clear" w:color="auto" w:fill="BFBFBF" w:themeFill="background1" w:themeFillShade="BF"/>
          </w:tcPr>
          <w:p w:rsidR="00ED09B2" w:rsidRPr="00ED09B2" w:rsidRDefault="00ED09B2" w:rsidP="00ED09B2">
            <w:pPr>
              <w:spacing w:after="0" w:line="240" w:lineRule="auto"/>
              <w:jc w:val="center"/>
            </w:pPr>
          </w:p>
        </w:tc>
        <w:tc>
          <w:tcPr>
            <w:tcW w:w="640" w:type="pct"/>
          </w:tcPr>
          <w:p w:rsidR="00ED09B2" w:rsidRPr="00ED09B2" w:rsidRDefault="00ED09B2" w:rsidP="00ED09B2">
            <w:pPr>
              <w:spacing w:after="0" w:line="240" w:lineRule="auto"/>
              <w:jc w:val="center"/>
              <w:rPr>
                <w:b/>
              </w:rPr>
            </w:pPr>
            <w:r w:rsidRPr="00ED09B2">
              <w:rPr>
                <w:b/>
              </w:rPr>
              <w:t>Male</w:t>
            </w:r>
          </w:p>
          <w:p w:rsidR="00ED09B2" w:rsidRPr="00ED09B2" w:rsidRDefault="00ED09B2" w:rsidP="00ED09B2">
            <w:pPr>
              <w:spacing w:after="0" w:line="240" w:lineRule="auto"/>
              <w:jc w:val="center"/>
              <w:rPr>
                <w:b/>
              </w:rPr>
            </w:pPr>
          </w:p>
        </w:tc>
        <w:tc>
          <w:tcPr>
            <w:tcW w:w="641" w:type="pct"/>
          </w:tcPr>
          <w:p w:rsidR="00ED09B2" w:rsidRPr="00ED09B2" w:rsidRDefault="00ED09B2" w:rsidP="00ED09B2">
            <w:pPr>
              <w:spacing w:after="0" w:line="240" w:lineRule="auto"/>
              <w:jc w:val="center"/>
              <w:rPr>
                <w:b/>
              </w:rPr>
            </w:pPr>
            <w:r w:rsidRPr="00ED09B2">
              <w:rPr>
                <w:b/>
              </w:rPr>
              <w:t>Female</w:t>
            </w:r>
          </w:p>
        </w:tc>
        <w:tc>
          <w:tcPr>
            <w:tcW w:w="1577" w:type="pct"/>
          </w:tcPr>
          <w:p w:rsidR="00ED09B2" w:rsidRPr="00ED09B2" w:rsidRDefault="00ED09B2" w:rsidP="00ED09B2">
            <w:pPr>
              <w:spacing w:after="0" w:line="240" w:lineRule="auto"/>
              <w:jc w:val="center"/>
              <w:rPr>
                <w:b/>
              </w:rPr>
            </w:pPr>
          </w:p>
        </w:tc>
      </w:tr>
      <w:tr w:rsidR="00ED09B2" w:rsidRPr="00ED09B2" w:rsidTr="00327068">
        <w:trPr>
          <w:cantSplit/>
          <w:trHeight w:val="521"/>
        </w:trPr>
        <w:tc>
          <w:tcPr>
            <w:tcW w:w="1602" w:type="pct"/>
            <w:vMerge/>
          </w:tcPr>
          <w:p w:rsidR="00ED09B2" w:rsidRPr="00ED09B2" w:rsidRDefault="00ED09B2" w:rsidP="0085571A">
            <w:pPr>
              <w:numPr>
                <w:ilvl w:val="0"/>
                <w:numId w:val="22"/>
              </w:numPr>
              <w:spacing w:after="0" w:line="240" w:lineRule="auto"/>
            </w:pPr>
          </w:p>
        </w:tc>
        <w:tc>
          <w:tcPr>
            <w:tcW w:w="540" w:type="pct"/>
          </w:tcPr>
          <w:p w:rsidR="00ED09B2" w:rsidRPr="00ED09B2" w:rsidRDefault="00ED09B2" w:rsidP="00ED09B2">
            <w:pPr>
              <w:spacing w:after="0" w:line="240" w:lineRule="auto"/>
              <w:rPr>
                <w:b/>
              </w:rPr>
            </w:pPr>
            <w:r w:rsidRPr="00ED09B2">
              <w:rPr>
                <w:b/>
              </w:rPr>
              <w:t>Maximum</w:t>
            </w:r>
          </w:p>
          <w:p w:rsidR="00ED09B2" w:rsidRPr="00ED09B2" w:rsidRDefault="00ED09B2" w:rsidP="00ED09B2">
            <w:pPr>
              <w:spacing w:after="0" w:line="240" w:lineRule="auto"/>
              <w:rPr>
                <w:b/>
              </w:rPr>
            </w:pPr>
          </w:p>
        </w:tc>
        <w:tc>
          <w:tcPr>
            <w:tcW w:w="640" w:type="pct"/>
          </w:tcPr>
          <w:p w:rsidR="00ED09B2" w:rsidRPr="00ED09B2" w:rsidRDefault="00ED09B2" w:rsidP="00ED09B2">
            <w:pPr>
              <w:spacing w:after="0" w:line="240" w:lineRule="auto"/>
            </w:pPr>
            <w:r w:rsidRPr="00ED09B2">
              <w:t>1.</w:t>
            </w:r>
          </w:p>
        </w:tc>
        <w:tc>
          <w:tcPr>
            <w:tcW w:w="641" w:type="pct"/>
          </w:tcPr>
          <w:p w:rsidR="00ED09B2" w:rsidRPr="00ED09B2" w:rsidRDefault="00ED09B2" w:rsidP="00ED09B2">
            <w:pPr>
              <w:spacing w:after="0" w:line="240" w:lineRule="auto"/>
            </w:pPr>
            <w:r w:rsidRPr="00ED09B2">
              <w:t>2.</w:t>
            </w:r>
          </w:p>
        </w:tc>
        <w:tc>
          <w:tcPr>
            <w:tcW w:w="1577" w:type="pct"/>
          </w:tcPr>
          <w:p w:rsidR="00ED09B2" w:rsidRPr="00ED09B2" w:rsidRDefault="00ED09B2" w:rsidP="00ED09B2">
            <w:pPr>
              <w:spacing w:after="0" w:line="240" w:lineRule="auto"/>
            </w:pPr>
          </w:p>
        </w:tc>
      </w:tr>
      <w:tr w:rsidR="00ED09B2" w:rsidRPr="00ED09B2" w:rsidTr="00327068">
        <w:trPr>
          <w:cantSplit/>
          <w:trHeight w:val="370"/>
        </w:trPr>
        <w:tc>
          <w:tcPr>
            <w:tcW w:w="1602" w:type="pct"/>
            <w:vMerge/>
          </w:tcPr>
          <w:p w:rsidR="00ED09B2" w:rsidRPr="00ED09B2" w:rsidRDefault="00ED09B2" w:rsidP="0085571A">
            <w:pPr>
              <w:numPr>
                <w:ilvl w:val="0"/>
                <w:numId w:val="22"/>
              </w:numPr>
              <w:spacing w:after="0" w:line="240" w:lineRule="auto"/>
            </w:pPr>
          </w:p>
        </w:tc>
        <w:tc>
          <w:tcPr>
            <w:tcW w:w="540" w:type="pct"/>
          </w:tcPr>
          <w:p w:rsidR="00ED09B2" w:rsidRPr="00ED09B2" w:rsidRDefault="00ED09B2" w:rsidP="00ED09B2">
            <w:pPr>
              <w:spacing w:after="0" w:line="240" w:lineRule="auto"/>
              <w:rPr>
                <w:b/>
              </w:rPr>
            </w:pPr>
            <w:r w:rsidRPr="00ED09B2">
              <w:rPr>
                <w:b/>
              </w:rPr>
              <w:t>Minimum</w:t>
            </w:r>
          </w:p>
        </w:tc>
        <w:tc>
          <w:tcPr>
            <w:tcW w:w="640" w:type="pct"/>
          </w:tcPr>
          <w:p w:rsidR="00ED09B2" w:rsidRPr="00ED09B2" w:rsidRDefault="00ED09B2" w:rsidP="00ED09B2">
            <w:pPr>
              <w:spacing w:after="0" w:line="240" w:lineRule="auto"/>
            </w:pPr>
            <w:r w:rsidRPr="00ED09B2">
              <w:t>3.</w:t>
            </w:r>
          </w:p>
        </w:tc>
        <w:tc>
          <w:tcPr>
            <w:tcW w:w="641" w:type="pct"/>
          </w:tcPr>
          <w:p w:rsidR="00ED09B2" w:rsidRPr="00ED09B2" w:rsidRDefault="00ED09B2" w:rsidP="00ED09B2">
            <w:pPr>
              <w:spacing w:after="0" w:line="240" w:lineRule="auto"/>
            </w:pPr>
            <w:r w:rsidRPr="00ED09B2">
              <w:t>4.</w:t>
            </w:r>
          </w:p>
        </w:tc>
        <w:tc>
          <w:tcPr>
            <w:tcW w:w="1577" w:type="pct"/>
          </w:tcPr>
          <w:p w:rsidR="00ED09B2" w:rsidRPr="00ED09B2" w:rsidRDefault="00ED09B2" w:rsidP="00ED09B2">
            <w:pPr>
              <w:spacing w:after="0" w:line="240" w:lineRule="auto"/>
            </w:pPr>
          </w:p>
        </w:tc>
      </w:tr>
      <w:tr w:rsidR="00ED09B2" w:rsidRPr="00ED09B2" w:rsidTr="00327068">
        <w:trPr>
          <w:cantSplit/>
        </w:trPr>
        <w:tc>
          <w:tcPr>
            <w:tcW w:w="2142" w:type="pct"/>
            <w:gridSpan w:val="2"/>
          </w:tcPr>
          <w:p w:rsidR="00ED09B2" w:rsidRPr="00ED09B2" w:rsidRDefault="00ED09B2" w:rsidP="0085571A">
            <w:pPr>
              <w:numPr>
                <w:ilvl w:val="0"/>
                <w:numId w:val="22"/>
              </w:numPr>
              <w:spacing w:after="0" w:line="240" w:lineRule="auto"/>
              <w:rPr>
                <w:i/>
                <w:iCs/>
              </w:rPr>
            </w:pPr>
            <w:r w:rsidRPr="00ED09B2">
              <w:t xml:space="preserve">What is the main staple food in the village?  </w:t>
            </w:r>
          </w:p>
          <w:p w:rsidR="00ED09B2" w:rsidRPr="00ED09B2" w:rsidRDefault="00ED09B2" w:rsidP="00CF5CFD">
            <w:pPr>
              <w:spacing w:after="0" w:line="240" w:lineRule="auto"/>
              <w:ind w:left="360"/>
              <w:rPr>
                <w:i/>
                <w:iCs/>
              </w:rPr>
            </w:pPr>
            <w:r w:rsidRPr="00ED09B2">
              <w:rPr>
                <w:i/>
              </w:rPr>
              <w:t>Please list only one</w:t>
            </w:r>
            <w:r w:rsidR="00CF5CFD">
              <w:t xml:space="preserve">. </w:t>
            </w:r>
          </w:p>
        </w:tc>
        <w:tc>
          <w:tcPr>
            <w:tcW w:w="1281" w:type="pct"/>
            <w:gridSpan w:val="2"/>
          </w:tcPr>
          <w:p w:rsidR="00ED09B2" w:rsidRPr="00ED09B2" w:rsidRDefault="00ED09B2" w:rsidP="00ED09B2">
            <w:pPr>
              <w:jc w:val="right"/>
              <w:rPr>
                <w:i/>
                <w:iCs/>
              </w:rPr>
            </w:pPr>
          </w:p>
        </w:tc>
        <w:tc>
          <w:tcPr>
            <w:tcW w:w="1577" w:type="pct"/>
          </w:tcPr>
          <w:p w:rsidR="00ED09B2" w:rsidRPr="00ED09B2" w:rsidRDefault="00ED09B2" w:rsidP="00ED09B2">
            <w:pPr>
              <w:jc w:val="right"/>
              <w:rPr>
                <w:i/>
                <w:iCs/>
              </w:rPr>
            </w:pPr>
          </w:p>
        </w:tc>
      </w:tr>
      <w:tr w:rsidR="00ED09B2" w:rsidRPr="00ED09B2" w:rsidTr="00327068">
        <w:trPr>
          <w:cantSplit/>
          <w:trHeight w:val="242"/>
        </w:trPr>
        <w:tc>
          <w:tcPr>
            <w:tcW w:w="2142" w:type="pct"/>
            <w:gridSpan w:val="2"/>
            <w:vMerge w:val="restart"/>
          </w:tcPr>
          <w:p w:rsidR="00ED09B2" w:rsidRPr="00ED09B2" w:rsidRDefault="00ED09B2" w:rsidP="0085571A">
            <w:pPr>
              <w:numPr>
                <w:ilvl w:val="0"/>
                <w:numId w:val="22"/>
              </w:numPr>
              <w:spacing w:after="0" w:line="240" w:lineRule="auto"/>
            </w:pPr>
            <w:r w:rsidRPr="00ED09B2">
              <w:t xml:space="preserve">What were the low and high prices of a kg of the main staple food during the past 12 months? </w:t>
            </w:r>
          </w:p>
          <w:p w:rsidR="00ED09B2" w:rsidRPr="00ED09B2" w:rsidRDefault="00ED09B2" w:rsidP="00ED09B2">
            <w:pPr>
              <w:spacing w:after="0" w:line="240" w:lineRule="auto"/>
              <w:ind w:left="360"/>
            </w:pPr>
            <w:r w:rsidRPr="00ED09B2">
              <w:rPr>
                <w:i/>
                <w:iCs/>
              </w:rPr>
              <w:t>Indicate in local currency/kg</w:t>
            </w:r>
          </w:p>
        </w:tc>
        <w:tc>
          <w:tcPr>
            <w:tcW w:w="640" w:type="pct"/>
            <w:shd w:val="clear" w:color="auto" w:fill="auto"/>
          </w:tcPr>
          <w:p w:rsidR="00ED09B2" w:rsidRPr="00ED09B2" w:rsidRDefault="00ED09B2" w:rsidP="00ED09B2">
            <w:pPr>
              <w:spacing w:after="0" w:line="240" w:lineRule="auto"/>
              <w:jc w:val="center"/>
              <w:rPr>
                <w:b/>
              </w:rPr>
            </w:pPr>
            <w:r w:rsidRPr="00ED09B2">
              <w:rPr>
                <w:b/>
              </w:rPr>
              <w:t>Low</w:t>
            </w:r>
          </w:p>
        </w:tc>
        <w:tc>
          <w:tcPr>
            <w:tcW w:w="641" w:type="pct"/>
            <w:shd w:val="clear" w:color="auto" w:fill="auto"/>
          </w:tcPr>
          <w:p w:rsidR="00ED09B2" w:rsidRPr="00ED09B2" w:rsidRDefault="00ED09B2" w:rsidP="00ED09B2">
            <w:pPr>
              <w:spacing w:after="0" w:line="240" w:lineRule="auto"/>
              <w:jc w:val="center"/>
              <w:rPr>
                <w:b/>
              </w:rPr>
            </w:pPr>
            <w:r w:rsidRPr="00ED09B2">
              <w:rPr>
                <w:b/>
              </w:rPr>
              <w:t>High</w:t>
            </w:r>
          </w:p>
        </w:tc>
        <w:tc>
          <w:tcPr>
            <w:tcW w:w="1577" w:type="pct"/>
          </w:tcPr>
          <w:p w:rsidR="00ED09B2" w:rsidRPr="00ED09B2" w:rsidRDefault="00ED09B2" w:rsidP="00ED09B2">
            <w:pPr>
              <w:jc w:val="center"/>
              <w:rPr>
                <w:b/>
              </w:rPr>
            </w:pPr>
          </w:p>
        </w:tc>
      </w:tr>
      <w:tr w:rsidR="00ED09B2" w:rsidRPr="00ED09B2" w:rsidTr="00327068">
        <w:trPr>
          <w:cantSplit/>
          <w:trHeight w:val="412"/>
        </w:trPr>
        <w:tc>
          <w:tcPr>
            <w:tcW w:w="2142" w:type="pct"/>
            <w:gridSpan w:val="2"/>
            <w:vMerge/>
          </w:tcPr>
          <w:p w:rsidR="00ED09B2" w:rsidRPr="00ED09B2" w:rsidRDefault="00ED09B2" w:rsidP="00ED09B2">
            <w:pPr>
              <w:spacing w:after="0" w:line="240" w:lineRule="auto"/>
            </w:pPr>
          </w:p>
        </w:tc>
        <w:tc>
          <w:tcPr>
            <w:tcW w:w="640" w:type="pct"/>
            <w:shd w:val="clear" w:color="auto" w:fill="auto"/>
          </w:tcPr>
          <w:p w:rsidR="00ED09B2" w:rsidRPr="00ED09B2" w:rsidRDefault="00ED09B2" w:rsidP="00ED09B2">
            <w:pPr>
              <w:spacing w:after="0" w:line="240" w:lineRule="auto"/>
            </w:pPr>
            <w:r w:rsidRPr="00ED09B2">
              <w:t>1.</w:t>
            </w:r>
          </w:p>
        </w:tc>
        <w:tc>
          <w:tcPr>
            <w:tcW w:w="641" w:type="pct"/>
            <w:shd w:val="clear" w:color="auto" w:fill="auto"/>
          </w:tcPr>
          <w:p w:rsidR="00ED09B2" w:rsidRPr="00ED09B2" w:rsidRDefault="00ED09B2" w:rsidP="00ED09B2">
            <w:pPr>
              <w:spacing w:after="0" w:line="240" w:lineRule="auto"/>
            </w:pPr>
            <w:r w:rsidRPr="00ED09B2">
              <w:t>2.</w:t>
            </w:r>
          </w:p>
        </w:tc>
        <w:tc>
          <w:tcPr>
            <w:tcW w:w="1577" w:type="pct"/>
          </w:tcPr>
          <w:p w:rsidR="00ED09B2" w:rsidRPr="00ED09B2" w:rsidRDefault="00ED09B2" w:rsidP="00ED09B2"/>
        </w:tc>
      </w:tr>
      <w:tr w:rsidR="00ED09B2" w:rsidRPr="00ED09B2" w:rsidTr="00327068">
        <w:trPr>
          <w:cantSplit/>
          <w:trHeight w:val="617"/>
        </w:trPr>
        <w:tc>
          <w:tcPr>
            <w:tcW w:w="2142" w:type="pct"/>
            <w:gridSpan w:val="2"/>
            <w:vMerge w:val="restart"/>
          </w:tcPr>
          <w:p w:rsidR="00ED09B2" w:rsidRPr="00ED09B2" w:rsidRDefault="00ED09B2" w:rsidP="0085571A">
            <w:pPr>
              <w:numPr>
                <w:ilvl w:val="0"/>
                <w:numId w:val="22"/>
              </w:numPr>
              <w:spacing w:after="0" w:line="240" w:lineRule="auto"/>
              <w:rPr>
                <w:i/>
                <w:iCs/>
              </w:rPr>
            </w:pPr>
            <w:r w:rsidRPr="00ED09B2">
              <w:t>What are the low and high sale values of one hectare of good agricultural land in the village? We mean land that is not degraded and not too steep</w:t>
            </w:r>
            <w:proofErr w:type="gramStart"/>
            <w:r w:rsidRPr="00ED09B2">
              <w:t>,  is</w:t>
            </w:r>
            <w:proofErr w:type="gramEnd"/>
            <w:r w:rsidRPr="00ED09B2">
              <w:t xml:space="preserve"> suitable for common crops, and is within 1km of the main road or settlement. </w:t>
            </w:r>
          </w:p>
          <w:p w:rsidR="00ED09B2" w:rsidRPr="00ED09B2" w:rsidRDefault="00ED09B2" w:rsidP="00ED09B2">
            <w:pPr>
              <w:spacing w:after="0" w:line="240" w:lineRule="auto"/>
              <w:ind w:left="360"/>
              <w:rPr>
                <w:i/>
                <w:iCs/>
              </w:rPr>
            </w:pPr>
            <w:r w:rsidRPr="00ED09B2">
              <w:rPr>
                <w:i/>
                <w:iCs/>
              </w:rPr>
              <w:t>Indicate in local currency per hectare. Low vs. high values may reflect internal versus external buyer.</w:t>
            </w:r>
          </w:p>
          <w:p w:rsidR="00ED09B2" w:rsidRPr="00ED09B2" w:rsidRDefault="00ED09B2" w:rsidP="00ED09B2">
            <w:pPr>
              <w:spacing w:after="0" w:line="240" w:lineRule="auto"/>
              <w:ind w:left="360"/>
            </w:pPr>
            <w:r w:rsidRPr="00ED09B2">
              <w:rPr>
                <w:i/>
                <w:iCs/>
              </w:rPr>
              <w:t xml:space="preserve"> </w:t>
            </w:r>
            <w:r w:rsidRPr="00ED09B2">
              <w:rPr>
                <w:i/>
              </w:rPr>
              <w:t>-8  = does not apply, -9 = respondent does not know</w:t>
            </w:r>
          </w:p>
        </w:tc>
        <w:tc>
          <w:tcPr>
            <w:tcW w:w="640" w:type="pct"/>
          </w:tcPr>
          <w:p w:rsidR="00ED09B2" w:rsidRPr="00ED09B2" w:rsidRDefault="00ED09B2" w:rsidP="00ED09B2">
            <w:pPr>
              <w:spacing w:after="0" w:line="240" w:lineRule="auto"/>
              <w:jc w:val="center"/>
              <w:rPr>
                <w:b/>
              </w:rPr>
            </w:pPr>
            <w:r w:rsidRPr="00ED09B2">
              <w:rPr>
                <w:b/>
              </w:rPr>
              <w:t>Low</w:t>
            </w:r>
          </w:p>
        </w:tc>
        <w:tc>
          <w:tcPr>
            <w:tcW w:w="641" w:type="pct"/>
          </w:tcPr>
          <w:p w:rsidR="00ED09B2" w:rsidRPr="00ED09B2" w:rsidRDefault="00ED09B2" w:rsidP="00ED09B2">
            <w:pPr>
              <w:spacing w:after="0" w:line="240" w:lineRule="auto"/>
              <w:jc w:val="center"/>
              <w:rPr>
                <w:b/>
              </w:rPr>
            </w:pPr>
            <w:r w:rsidRPr="00ED09B2">
              <w:rPr>
                <w:b/>
              </w:rPr>
              <w:t>High</w:t>
            </w:r>
          </w:p>
        </w:tc>
        <w:tc>
          <w:tcPr>
            <w:tcW w:w="1577" w:type="pct"/>
          </w:tcPr>
          <w:p w:rsidR="00ED09B2" w:rsidRPr="00ED09B2" w:rsidRDefault="00ED09B2" w:rsidP="00ED09B2">
            <w:pPr>
              <w:jc w:val="center"/>
              <w:rPr>
                <w:b/>
              </w:rPr>
            </w:pPr>
          </w:p>
        </w:tc>
      </w:tr>
      <w:tr w:rsidR="00ED09B2" w:rsidRPr="00ED09B2" w:rsidTr="00327068">
        <w:trPr>
          <w:cantSplit/>
          <w:trHeight w:val="617"/>
        </w:trPr>
        <w:tc>
          <w:tcPr>
            <w:tcW w:w="2142" w:type="pct"/>
            <w:gridSpan w:val="2"/>
            <w:vMerge/>
          </w:tcPr>
          <w:p w:rsidR="00ED09B2" w:rsidRPr="00ED09B2" w:rsidRDefault="00ED09B2" w:rsidP="0085571A">
            <w:pPr>
              <w:numPr>
                <w:ilvl w:val="0"/>
                <w:numId w:val="22"/>
              </w:numPr>
              <w:spacing w:after="0" w:line="240" w:lineRule="auto"/>
            </w:pPr>
          </w:p>
        </w:tc>
        <w:tc>
          <w:tcPr>
            <w:tcW w:w="640" w:type="pct"/>
          </w:tcPr>
          <w:p w:rsidR="00ED09B2" w:rsidRPr="00ED09B2" w:rsidRDefault="00ED09B2" w:rsidP="00ED09B2">
            <w:pPr>
              <w:rPr>
                <w:iCs/>
              </w:rPr>
            </w:pPr>
            <w:r w:rsidRPr="00ED09B2">
              <w:rPr>
                <w:iCs/>
              </w:rPr>
              <w:t>1.</w:t>
            </w:r>
          </w:p>
        </w:tc>
        <w:tc>
          <w:tcPr>
            <w:tcW w:w="641" w:type="pct"/>
          </w:tcPr>
          <w:p w:rsidR="00ED09B2" w:rsidRPr="00ED09B2" w:rsidRDefault="00ED09B2" w:rsidP="00ED09B2">
            <w:pPr>
              <w:rPr>
                <w:iCs/>
              </w:rPr>
            </w:pPr>
            <w:r w:rsidRPr="00ED09B2">
              <w:rPr>
                <w:iCs/>
              </w:rPr>
              <w:t>2.</w:t>
            </w:r>
          </w:p>
        </w:tc>
        <w:tc>
          <w:tcPr>
            <w:tcW w:w="1577" w:type="pct"/>
          </w:tcPr>
          <w:p w:rsidR="00ED09B2" w:rsidRPr="00ED09B2" w:rsidRDefault="00ED09B2" w:rsidP="00ED09B2">
            <w:pPr>
              <w:jc w:val="right"/>
              <w:rPr>
                <w:i/>
                <w:iCs/>
              </w:rPr>
            </w:pPr>
          </w:p>
        </w:tc>
      </w:tr>
    </w:tbl>
    <w:p w:rsidR="00ED09B2" w:rsidRPr="00ED09B2" w:rsidRDefault="00ED09B2" w:rsidP="00ED09B2">
      <w:pPr>
        <w:ind w:left="1080"/>
        <w:contextualSpacing/>
        <w:rPr>
          <w:b/>
        </w:rPr>
      </w:pPr>
    </w:p>
    <w:p w:rsidR="00ED09B2" w:rsidRPr="00ED09B2" w:rsidRDefault="00ED09B2" w:rsidP="00ED09B2">
      <w:pPr>
        <w:ind w:left="1080"/>
        <w:contextualSpacing/>
        <w:rPr>
          <w:b/>
        </w:rPr>
      </w:pPr>
    </w:p>
    <w:p w:rsidR="00ED09B2" w:rsidRPr="00ED09B2" w:rsidRDefault="00ED09B2" w:rsidP="00ED09B2">
      <w:pPr>
        <w:ind w:left="1080"/>
        <w:contextualSpacing/>
        <w:rPr>
          <w:b/>
        </w:rPr>
      </w:pPr>
    </w:p>
    <w:p w:rsidR="00ED09B2" w:rsidRPr="00ED09B2" w:rsidRDefault="00ED09B2" w:rsidP="00ED09B2">
      <w:pPr>
        <w:ind w:left="1080"/>
        <w:contextualSpacing/>
        <w:rPr>
          <w:b/>
        </w:rPr>
      </w:pPr>
    </w:p>
    <w:p w:rsidR="00ED09B2" w:rsidRPr="00ED09B2" w:rsidRDefault="00ED09B2" w:rsidP="00ED09B2">
      <w:pPr>
        <w:ind w:left="1080"/>
        <w:contextualSpacing/>
        <w:rPr>
          <w:b/>
        </w:rPr>
      </w:pPr>
    </w:p>
    <w:p w:rsidR="00ED09B2" w:rsidRPr="00ED09B2" w:rsidRDefault="00ED09B2" w:rsidP="00ED09B2">
      <w:pPr>
        <w:rPr>
          <w:b/>
        </w:rPr>
      </w:pPr>
    </w:p>
    <w:p w:rsidR="00ED09B2" w:rsidRPr="00ED09B2" w:rsidRDefault="00ED09B2" w:rsidP="00ED09B2">
      <w:pPr>
        <w:rPr>
          <w:b/>
        </w:rPr>
      </w:pPr>
    </w:p>
    <w:p w:rsidR="00ED09B2" w:rsidRPr="00ED09B2" w:rsidRDefault="00ED09B2" w:rsidP="0085571A">
      <w:pPr>
        <w:numPr>
          <w:ilvl w:val="0"/>
          <w:numId w:val="21"/>
        </w:numPr>
        <w:contextualSpacing/>
        <w:rPr>
          <w:b/>
          <w:sz w:val="24"/>
          <w:szCs w:val="24"/>
          <w:u w:val="single"/>
        </w:rPr>
      </w:pPr>
      <w:r w:rsidRPr="00ED09B2">
        <w:rPr>
          <w:b/>
          <w:sz w:val="24"/>
          <w:szCs w:val="24"/>
          <w:u w:val="single"/>
        </w:rPr>
        <w:lastRenderedPageBreak/>
        <w:t>DEVELOPMENT PROJECTS / INCOME TO VILLAGE</w:t>
      </w:r>
    </w:p>
    <w:tbl>
      <w:tblPr>
        <w:tblStyle w:val="TableGrid"/>
        <w:tblW w:w="0" w:type="auto"/>
        <w:tblInd w:w="108" w:type="dxa"/>
        <w:tblLook w:val="04A0" w:firstRow="1" w:lastRow="0" w:firstColumn="1" w:lastColumn="0" w:noHBand="0" w:noVBand="1"/>
      </w:tblPr>
      <w:tblGrid>
        <w:gridCol w:w="6840"/>
        <w:gridCol w:w="1908"/>
        <w:gridCol w:w="4032"/>
      </w:tblGrid>
      <w:tr w:rsidR="00ED09B2" w:rsidRPr="00ED09B2" w:rsidTr="00327068">
        <w:trPr>
          <w:trHeight w:val="368"/>
        </w:trPr>
        <w:tc>
          <w:tcPr>
            <w:tcW w:w="6840" w:type="dxa"/>
          </w:tcPr>
          <w:p w:rsidR="00ED09B2" w:rsidRPr="00ED09B2" w:rsidRDefault="00ED09B2" w:rsidP="00ED09B2">
            <w:pPr>
              <w:rPr>
                <w:b/>
              </w:rPr>
            </w:pPr>
            <w:r w:rsidRPr="00ED09B2">
              <w:rPr>
                <w:b/>
              </w:rPr>
              <w:t>Questions</w:t>
            </w:r>
          </w:p>
        </w:tc>
        <w:tc>
          <w:tcPr>
            <w:tcW w:w="1908" w:type="dxa"/>
          </w:tcPr>
          <w:p w:rsidR="00ED09B2" w:rsidRPr="00ED09B2" w:rsidRDefault="00ED09B2" w:rsidP="00ED09B2">
            <w:pPr>
              <w:rPr>
                <w:b/>
                <w:iCs/>
              </w:rPr>
            </w:pPr>
            <w:r w:rsidRPr="00ED09B2">
              <w:rPr>
                <w:b/>
                <w:iCs/>
              </w:rPr>
              <w:t>Answers</w:t>
            </w:r>
          </w:p>
        </w:tc>
        <w:tc>
          <w:tcPr>
            <w:tcW w:w="4032" w:type="dxa"/>
          </w:tcPr>
          <w:p w:rsidR="00ED09B2" w:rsidRPr="00ED09B2" w:rsidRDefault="00ED09B2" w:rsidP="00ED09B2">
            <w:pPr>
              <w:rPr>
                <w:b/>
                <w:iCs/>
              </w:rPr>
            </w:pPr>
            <w:r w:rsidRPr="00ED09B2">
              <w:rPr>
                <w:b/>
                <w:iCs/>
              </w:rPr>
              <w:t>Sources</w:t>
            </w:r>
          </w:p>
        </w:tc>
      </w:tr>
      <w:tr w:rsidR="00ED09B2" w:rsidRPr="00ED09B2" w:rsidTr="00327068">
        <w:trPr>
          <w:trHeight w:val="1084"/>
        </w:trPr>
        <w:tc>
          <w:tcPr>
            <w:tcW w:w="6840" w:type="dxa"/>
          </w:tcPr>
          <w:p w:rsidR="00ED09B2" w:rsidRPr="00ED09B2" w:rsidRDefault="00ED09B2" w:rsidP="00ED09B2">
            <w:pPr>
              <w:ind w:left="252" w:hanging="252"/>
              <w:rPr>
                <w:b/>
              </w:rPr>
            </w:pPr>
            <w:r w:rsidRPr="00ED09B2">
              <w:t>1.  Has the village received any of the following sources of external support (technical assistance, free inputs, etc.) from government, donors, or NGOs over the past 12 months?</w:t>
            </w:r>
          </w:p>
        </w:tc>
        <w:tc>
          <w:tcPr>
            <w:tcW w:w="1908" w:type="dxa"/>
          </w:tcPr>
          <w:p w:rsidR="00ED09B2" w:rsidRPr="00ED09B2" w:rsidRDefault="00ED09B2" w:rsidP="00ED09B2">
            <w:pPr>
              <w:rPr>
                <w:b/>
                <w:iCs/>
              </w:rPr>
            </w:pPr>
          </w:p>
        </w:tc>
        <w:tc>
          <w:tcPr>
            <w:tcW w:w="4032" w:type="dxa"/>
          </w:tcPr>
          <w:p w:rsidR="00ED09B2" w:rsidRPr="00ED09B2" w:rsidRDefault="00ED09B2" w:rsidP="00ED09B2">
            <w:pPr>
              <w:rPr>
                <w:b/>
                <w:iCs/>
              </w:rPr>
            </w:pPr>
          </w:p>
        </w:tc>
      </w:tr>
      <w:tr w:rsidR="00ED09B2" w:rsidRPr="00ED09B2" w:rsidTr="00327068">
        <w:tc>
          <w:tcPr>
            <w:tcW w:w="6840" w:type="dxa"/>
          </w:tcPr>
          <w:p w:rsidR="00ED09B2" w:rsidRPr="00ED09B2" w:rsidRDefault="00ED09B2" w:rsidP="00ED09B2">
            <w:pPr>
              <w:ind w:left="288"/>
              <w:rPr>
                <w:i/>
              </w:rPr>
            </w:pPr>
            <w:r w:rsidRPr="00ED09B2">
              <w:t xml:space="preserve">a.   Forestry </w:t>
            </w:r>
            <w:proofErr w:type="gramStart"/>
            <w:r w:rsidRPr="00ED09B2">
              <w:t>support .</w:t>
            </w:r>
            <w:proofErr w:type="gramEnd"/>
            <w:r w:rsidRPr="00ED09B2">
              <w:t xml:space="preserve">  </w:t>
            </w:r>
            <w:r w:rsidRPr="00ED09B2">
              <w:rPr>
                <w:i/>
              </w:rPr>
              <w:t>1=yes; 0=no</w:t>
            </w:r>
          </w:p>
          <w:p w:rsidR="00ED09B2" w:rsidRPr="00ED09B2" w:rsidRDefault="00ED09B2" w:rsidP="00ED09B2">
            <w:pPr>
              <w:ind w:left="288"/>
            </w:pPr>
          </w:p>
        </w:tc>
        <w:tc>
          <w:tcPr>
            <w:tcW w:w="1908" w:type="dxa"/>
          </w:tcPr>
          <w:p w:rsidR="00ED09B2" w:rsidRPr="00ED09B2" w:rsidRDefault="00ED09B2" w:rsidP="00ED09B2">
            <w:pPr>
              <w:jc w:val="right"/>
              <w:rPr>
                <w:i/>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pPr>
              <w:ind w:left="288"/>
            </w:pPr>
            <w:r w:rsidRPr="00ED09B2">
              <w:t xml:space="preserve">b.  Agroforestry </w:t>
            </w:r>
            <w:proofErr w:type="gramStart"/>
            <w:r w:rsidRPr="00ED09B2">
              <w:t>support .</w:t>
            </w:r>
            <w:proofErr w:type="gramEnd"/>
            <w:r w:rsidRPr="00ED09B2">
              <w:t xml:space="preserve">  </w:t>
            </w:r>
            <w:r w:rsidRPr="00ED09B2">
              <w:rPr>
                <w:i/>
              </w:rPr>
              <w:t>1=yes; 0=no</w:t>
            </w:r>
          </w:p>
          <w:p w:rsidR="00ED09B2" w:rsidRPr="00ED09B2" w:rsidRDefault="00ED09B2" w:rsidP="00ED09B2">
            <w:pPr>
              <w:ind w:left="288"/>
              <w:rPr>
                <w:u w:val="single"/>
              </w:rPr>
            </w:pPr>
          </w:p>
        </w:tc>
        <w:tc>
          <w:tcPr>
            <w:tcW w:w="1908" w:type="dxa"/>
          </w:tcPr>
          <w:p w:rsidR="00ED09B2" w:rsidRPr="00ED09B2" w:rsidRDefault="00ED09B2" w:rsidP="00ED09B2">
            <w:pPr>
              <w:jc w:val="right"/>
              <w:rPr>
                <w:b/>
                <w:i/>
                <w:u w:val="single"/>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r w:rsidRPr="00ED09B2">
              <w:t xml:space="preserve">      c.  Agricultural support.  </w:t>
            </w:r>
            <w:r w:rsidRPr="00ED09B2">
              <w:rPr>
                <w:i/>
              </w:rPr>
              <w:t>1=yes; 0=no</w:t>
            </w:r>
          </w:p>
          <w:p w:rsidR="00ED09B2" w:rsidRPr="00ED09B2" w:rsidRDefault="00ED09B2" w:rsidP="00ED09B2">
            <w:pPr>
              <w:rPr>
                <w:u w:val="single"/>
              </w:rPr>
            </w:pPr>
          </w:p>
        </w:tc>
        <w:tc>
          <w:tcPr>
            <w:tcW w:w="1908" w:type="dxa"/>
          </w:tcPr>
          <w:p w:rsidR="00ED09B2" w:rsidRPr="00ED09B2" w:rsidRDefault="00ED09B2" w:rsidP="00ED09B2">
            <w:pPr>
              <w:jc w:val="right"/>
              <w:rPr>
                <w:b/>
                <w:i/>
                <w:u w:val="single"/>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r w:rsidRPr="00ED09B2">
              <w:t xml:space="preserve">      d.  Fisheries </w:t>
            </w:r>
            <w:proofErr w:type="gramStart"/>
            <w:r w:rsidRPr="00ED09B2">
              <w:t>support .</w:t>
            </w:r>
            <w:proofErr w:type="gramEnd"/>
            <w:r w:rsidRPr="00ED09B2">
              <w:t xml:space="preserve">  </w:t>
            </w:r>
            <w:r w:rsidRPr="00ED09B2">
              <w:rPr>
                <w:i/>
              </w:rPr>
              <w:t>1=yes; 0=no</w:t>
            </w:r>
          </w:p>
          <w:p w:rsidR="00ED09B2" w:rsidRPr="00ED09B2" w:rsidRDefault="00ED09B2" w:rsidP="00ED09B2">
            <w:pPr>
              <w:rPr>
                <w:u w:val="single"/>
              </w:rPr>
            </w:pPr>
          </w:p>
        </w:tc>
        <w:tc>
          <w:tcPr>
            <w:tcW w:w="1908" w:type="dxa"/>
          </w:tcPr>
          <w:p w:rsidR="00ED09B2" w:rsidRPr="00ED09B2" w:rsidRDefault="00ED09B2" w:rsidP="00ED09B2">
            <w:pPr>
              <w:jc w:val="right"/>
              <w:rPr>
                <w:b/>
                <w:i/>
                <w:u w:val="single"/>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r w:rsidRPr="00ED09B2">
              <w:t xml:space="preserve">      e.  Infrastructural support.  </w:t>
            </w:r>
            <w:r w:rsidRPr="00ED09B2">
              <w:rPr>
                <w:i/>
              </w:rPr>
              <w:t>1=yes; 0=no</w:t>
            </w:r>
          </w:p>
          <w:p w:rsidR="00ED09B2" w:rsidRPr="00ED09B2" w:rsidRDefault="00ED09B2" w:rsidP="00ED09B2">
            <w:pPr>
              <w:rPr>
                <w:u w:val="single"/>
              </w:rPr>
            </w:pPr>
          </w:p>
        </w:tc>
        <w:tc>
          <w:tcPr>
            <w:tcW w:w="1908" w:type="dxa"/>
          </w:tcPr>
          <w:p w:rsidR="00ED09B2" w:rsidRPr="00ED09B2" w:rsidRDefault="00ED09B2" w:rsidP="00ED09B2">
            <w:pPr>
              <w:jc w:val="right"/>
              <w:rPr>
                <w:b/>
                <w:i/>
                <w:u w:val="single"/>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r w:rsidRPr="00ED09B2">
              <w:t xml:space="preserve">      f.  Educational, specify.  </w:t>
            </w:r>
            <w:r w:rsidRPr="00ED09B2">
              <w:rPr>
                <w:i/>
              </w:rPr>
              <w:t>1=yes; 0=no</w:t>
            </w:r>
          </w:p>
          <w:p w:rsidR="00ED09B2" w:rsidRPr="00ED09B2" w:rsidRDefault="00ED09B2" w:rsidP="00ED09B2">
            <w:pPr>
              <w:rPr>
                <w:u w:val="single"/>
              </w:rPr>
            </w:pPr>
          </w:p>
        </w:tc>
        <w:tc>
          <w:tcPr>
            <w:tcW w:w="1908" w:type="dxa"/>
          </w:tcPr>
          <w:p w:rsidR="00ED09B2" w:rsidRPr="00ED09B2" w:rsidRDefault="00ED09B2" w:rsidP="00ED09B2">
            <w:pPr>
              <w:jc w:val="right"/>
              <w:rPr>
                <w:i/>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r w:rsidRPr="00ED09B2">
              <w:t xml:space="preserve">      g.  Health, specify.  </w:t>
            </w:r>
            <w:r w:rsidRPr="00ED09B2">
              <w:rPr>
                <w:i/>
              </w:rPr>
              <w:t>1=yes; 0=no</w:t>
            </w:r>
          </w:p>
          <w:p w:rsidR="00ED09B2" w:rsidRPr="00ED09B2" w:rsidRDefault="00ED09B2" w:rsidP="00ED09B2"/>
        </w:tc>
        <w:tc>
          <w:tcPr>
            <w:tcW w:w="1908" w:type="dxa"/>
          </w:tcPr>
          <w:p w:rsidR="00ED09B2" w:rsidRPr="00ED09B2" w:rsidRDefault="00ED09B2" w:rsidP="00ED09B2">
            <w:pPr>
              <w:jc w:val="right"/>
              <w:rPr>
                <w:i/>
              </w:rPr>
            </w:pPr>
          </w:p>
        </w:tc>
        <w:tc>
          <w:tcPr>
            <w:tcW w:w="4032" w:type="dxa"/>
          </w:tcPr>
          <w:p w:rsidR="00ED09B2" w:rsidRPr="00ED09B2" w:rsidRDefault="00ED09B2" w:rsidP="00ED09B2">
            <w:pPr>
              <w:jc w:val="right"/>
              <w:rPr>
                <w:i/>
              </w:rPr>
            </w:pPr>
          </w:p>
        </w:tc>
      </w:tr>
      <w:tr w:rsidR="00ED09B2" w:rsidRPr="00ED09B2" w:rsidTr="00327068">
        <w:tc>
          <w:tcPr>
            <w:tcW w:w="6840" w:type="dxa"/>
          </w:tcPr>
          <w:p w:rsidR="00ED09B2" w:rsidRPr="00ED09B2" w:rsidRDefault="00ED09B2" w:rsidP="00ED09B2">
            <w:r w:rsidRPr="00ED09B2">
              <w:t xml:space="preserve">      h.  Other, specify.  </w:t>
            </w:r>
            <w:r w:rsidRPr="00ED09B2">
              <w:rPr>
                <w:i/>
              </w:rPr>
              <w:t>1=yes; 0=no</w:t>
            </w:r>
          </w:p>
          <w:p w:rsidR="00ED09B2" w:rsidRPr="00ED09B2" w:rsidRDefault="00ED09B2" w:rsidP="00ED09B2"/>
        </w:tc>
        <w:tc>
          <w:tcPr>
            <w:tcW w:w="1908" w:type="dxa"/>
          </w:tcPr>
          <w:p w:rsidR="00ED09B2" w:rsidRPr="00ED09B2" w:rsidRDefault="00ED09B2" w:rsidP="00ED09B2">
            <w:pPr>
              <w:jc w:val="right"/>
              <w:rPr>
                <w:i/>
              </w:rPr>
            </w:pPr>
          </w:p>
        </w:tc>
        <w:tc>
          <w:tcPr>
            <w:tcW w:w="4032" w:type="dxa"/>
          </w:tcPr>
          <w:p w:rsidR="00ED09B2" w:rsidRPr="00ED09B2" w:rsidRDefault="00ED09B2" w:rsidP="00ED09B2">
            <w:pPr>
              <w:jc w:val="right"/>
              <w:rPr>
                <w:i/>
              </w:rPr>
            </w:pP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0"/>
        <w:gridCol w:w="1908"/>
        <w:gridCol w:w="4032"/>
      </w:tblGrid>
      <w:tr w:rsidR="00ED09B2" w:rsidRPr="00ED09B2" w:rsidTr="00327068">
        <w:tc>
          <w:tcPr>
            <w:tcW w:w="6840" w:type="dxa"/>
          </w:tcPr>
          <w:p w:rsidR="00ED09B2" w:rsidRPr="00ED09B2" w:rsidRDefault="00ED09B2" w:rsidP="00ED09B2">
            <w:pPr>
              <w:spacing w:after="0" w:line="240" w:lineRule="auto"/>
              <w:ind w:left="342" w:hanging="342"/>
            </w:pPr>
            <w:r w:rsidRPr="00ED09B2">
              <w:t xml:space="preserve">2.   Have the village or individuals in the village received any payments (cash or in-kind) related to forestry or the environment over the past 12 months?  </w:t>
            </w:r>
          </w:p>
          <w:p w:rsidR="00ED09B2" w:rsidRPr="00ED09B2" w:rsidRDefault="00ED09B2" w:rsidP="00ED09B2">
            <w:pPr>
              <w:spacing w:after="0" w:line="240" w:lineRule="auto"/>
              <w:ind w:left="360"/>
              <w:contextualSpacing/>
              <w:rPr>
                <w:i/>
              </w:rPr>
            </w:pPr>
            <w:r w:rsidRPr="00ED09B2">
              <w:rPr>
                <w:i/>
              </w:rPr>
              <w:t xml:space="preserve">1=yes; 0=no. </w:t>
            </w:r>
          </w:p>
          <w:p w:rsidR="00ED09B2" w:rsidRPr="00ED09B2" w:rsidRDefault="00ED09B2" w:rsidP="00ED09B2">
            <w:pPr>
              <w:spacing w:after="0" w:line="240" w:lineRule="auto"/>
              <w:ind w:left="360"/>
              <w:contextualSpacing/>
              <w:rPr>
                <w:i/>
              </w:rPr>
            </w:pPr>
            <w:r w:rsidRPr="00ED09B2">
              <w:rPr>
                <w:i/>
              </w:rPr>
              <w:t xml:space="preserve"> If the answer is 1 = (yes), fill out Table 4 below</w:t>
            </w:r>
            <w:r w:rsidRPr="00ED09B2">
              <w:t xml:space="preserve">.  </w:t>
            </w:r>
          </w:p>
        </w:tc>
        <w:tc>
          <w:tcPr>
            <w:tcW w:w="1908" w:type="dxa"/>
          </w:tcPr>
          <w:p w:rsidR="00ED09B2" w:rsidRPr="00ED09B2" w:rsidRDefault="00ED09B2" w:rsidP="00ED09B2">
            <w:pPr>
              <w:spacing w:after="0" w:line="240" w:lineRule="auto"/>
              <w:jc w:val="right"/>
              <w:rPr>
                <w:i/>
              </w:rPr>
            </w:pPr>
          </w:p>
          <w:p w:rsidR="00ED09B2" w:rsidRPr="00ED09B2" w:rsidRDefault="00ED09B2" w:rsidP="00ED09B2">
            <w:pPr>
              <w:spacing w:after="0" w:line="240" w:lineRule="auto"/>
              <w:jc w:val="right"/>
              <w:rPr>
                <w:i/>
              </w:rPr>
            </w:pPr>
          </w:p>
          <w:p w:rsidR="00ED09B2" w:rsidRPr="00ED09B2" w:rsidRDefault="00ED09B2" w:rsidP="00ED09B2">
            <w:pPr>
              <w:spacing w:after="0" w:line="240" w:lineRule="auto"/>
              <w:jc w:val="right"/>
            </w:pPr>
          </w:p>
        </w:tc>
        <w:tc>
          <w:tcPr>
            <w:tcW w:w="4032" w:type="dxa"/>
          </w:tcPr>
          <w:p w:rsidR="00ED09B2" w:rsidRPr="00ED09B2" w:rsidRDefault="00ED09B2" w:rsidP="00ED09B2">
            <w:pPr>
              <w:spacing w:after="0" w:line="240" w:lineRule="auto"/>
              <w:jc w:val="center"/>
              <w:rPr>
                <w:i/>
              </w:rPr>
            </w:pPr>
          </w:p>
        </w:tc>
      </w:tr>
    </w:tbl>
    <w:p w:rsidR="00ED09B2" w:rsidRPr="00ED09B2" w:rsidRDefault="00ED09B2" w:rsidP="00ED09B2"/>
    <w:p w:rsidR="00ED09B2" w:rsidRPr="00ED09B2" w:rsidRDefault="00ED09B2" w:rsidP="00ED09B2"/>
    <w:p w:rsidR="00ED09B2" w:rsidRPr="00ED09B2" w:rsidRDefault="00ED09B2" w:rsidP="00ED09B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0"/>
        <w:gridCol w:w="1620"/>
        <w:gridCol w:w="1620"/>
        <w:gridCol w:w="1620"/>
        <w:gridCol w:w="1800"/>
        <w:gridCol w:w="3600"/>
      </w:tblGrid>
      <w:tr w:rsidR="00ED09B2" w:rsidRPr="00ED09B2" w:rsidTr="00327068">
        <w:trPr>
          <w:cantSplit/>
          <w:trHeight w:val="111"/>
        </w:trPr>
        <w:tc>
          <w:tcPr>
            <w:tcW w:w="13050" w:type="dxa"/>
            <w:gridSpan w:val="6"/>
          </w:tcPr>
          <w:p w:rsidR="00ED09B2" w:rsidRPr="00ED09B2" w:rsidRDefault="00ED09B2" w:rsidP="00ED09B2">
            <w:pPr>
              <w:spacing w:after="0"/>
              <w:rPr>
                <w:b/>
                <w:sz w:val="24"/>
                <w:szCs w:val="24"/>
              </w:rPr>
            </w:pPr>
            <w:r w:rsidRPr="00ED09B2">
              <w:rPr>
                <w:b/>
                <w:sz w:val="24"/>
                <w:szCs w:val="24"/>
              </w:rPr>
              <w:t>Table 4.  PAYMENTS RELATED TO FORESTRY OR THE ENVIRONMENT</w:t>
            </w:r>
          </w:p>
        </w:tc>
      </w:tr>
      <w:tr w:rsidR="00ED09B2" w:rsidRPr="00ED09B2" w:rsidTr="00327068">
        <w:trPr>
          <w:cantSplit/>
          <w:trHeight w:val="111"/>
        </w:trPr>
        <w:tc>
          <w:tcPr>
            <w:tcW w:w="2790" w:type="dxa"/>
          </w:tcPr>
          <w:p w:rsidR="00ED09B2" w:rsidRPr="00ED09B2" w:rsidRDefault="00ED09B2" w:rsidP="00ED09B2">
            <w:pPr>
              <w:spacing w:after="0"/>
              <w:rPr>
                <w:b/>
              </w:rPr>
            </w:pPr>
            <w:r w:rsidRPr="00ED09B2">
              <w:rPr>
                <w:b/>
              </w:rPr>
              <w:t>Payments related to:</w:t>
            </w:r>
          </w:p>
        </w:tc>
        <w:tc>
          <w:tcPr>
            <w:tcW w:w="1620" w:type="dxa"/>
          </w:tcPr>
          <w:p w:rsidR="00ED09B2" w:rsidRPr="00ED09B2" w:rsidRDefault="00ED09B2" w:rsidP="00ED09B2">
            <w:pPr>
              <w:spacing w:after="0"/>
              <w:jc w:val="center"/>
              <w:rPr>
                <w:i/>
              </w:rPr>
            </w:pPr>
            <w:r w:rsidRPr="00ED09B2">
              <w:rPr>
                <w:b/>
              </w:rPr>
              <w:t>1. Type of payment</w:t>
            </w:r>
          </w:p>
          <w:p w:rsidR="00ED09B2" w:rsidRPr="00ED09B2" w:rsidRDefault="00ED09B2" w:rsidP="00ED09B2">
            <w:pPr>
              <w:spacing w:after="0"/>
              <w:jc w:val="center"/>
              <w:rPr>
                <w:i/>
              </w:rPr>
            </w:pPr>
            <w:r w:rsidRPr="00ED09B2">
              <w:rPr>
                <w:i/>
              </w:rPr>
              <w:t>Codes below</w:t>
            </w:r>
          </w:p>
        </w:tc>
        <w:tc>
          <w:tcPr>
            <w:tcW w:w="1620" w:type="dxa"/>
          </w:tcPr>
          <w:p w:rsidR="00ED09B2" w:rsidRPr="00ED09B2" w:rsidRDefault="00ED09B2" w:rsidP="00ED09B2">
            <w:pPr>
              <w:spacing w:after="0"/>
              <w:jc w:val="center"/>
              <w:rPr>
                <w:b/>
              </w:rPr>
            </w:pPr>
            <w:r w:rsidRPr="00ED09B2">
              <w:rPr>
                <w:b/>
              </w:rPr>
              <w:t xml:space="preserve">2. From whom </w:t>
            </w:r>
            <w:r w:rsidRPr="00ED09B2">
              <w:rPr>
                <w:i/>
              </w:rPr>
              <w:t>Codes below</w:t>
            </w:r>
          </w:p>
        </w:tc>
        <w:tc>
          <w:tcPr>
            <w:tcW w:w="1620" w:type="dxa"/>
          </w:tcPr>
          <w:p w:rsidR="00ED09B2" w:rsidRPr="00ED09B2" w:rsidRDefault="00ED09B2" w:rsidP="00ED09B2">
            <w:pPr>
              <w:spacing w:after="0"/>
              <w:jc w:val="center"/>
              <w:rPr>
                <w:b/>
              </w:rPr>
            </w:pPr>
            <w:r w:rsidRPr="00ED09B2">
              <w:rPr>
                <w:b/>
              </w:rPr>
              <w:t xml:space="preserve">3. To whom   </w:t>
            </w:r>
            <w:r w:rsidRPr="00ED09B2">
              <w:rPr>
                <w:i/>
              </w:rPr>
              <w:t>Codes below</w:t>
            </w:r>
          </w:p>
        </w:tc>
        <w:tc>
          <w:tcPr>
            <w:tcW w:w="1800" w:type="dxa"/>
          </w:tcPr>
          <w:p w:rsidR="00ED09B2" w:rsidRPr="00ED09B2" w:rsidRDefault="00ED09B2" w:rsidP="00ED09B2">
            <w:pPr>
              <w:spacing w:after="0"/>
              <w:jc w:val="center"/>
              <w:rPr>
                <w:b/>
              </w:rPr>
            </w:pPr>
            <w:r w:rsidRPr="00ED09B2">
              <w:rPr>
                <w:b/>
              </w:rPr>
              <w:t xml:space="preserve">4. Amount in last 12 months       </w:t>
            </w:r>
          </w:p>
          <w:p w:rsidR="00ED09B2" w:rsidRPr="00ED09B2" w:rsidRDefault="00ED09B2" w:rsidP="00ED09B2">
            <w:pPr>
              <w:spacing w:after="0"/>
              <w:jc w:val="center"/>
              <w:rPr>
                <w:i/>
              </w:rPr>
            </w:pPr>
            <w:r w:rsidRPr="00ED09B2">
              <w:rPr>
                <w:i/>
              </w:rPr>
              <w:t>Cash/in-kind</w:t>
            </w:r>
          </w:p>
          <w:p w:rsidR="00ED09B2" w:rsidRPr="00ED09B2" w:rsidRDefault="00ED09B2" w:rsidP="00ED09B2">
            <w:pPr>
              <w:spacing w:after="0"/>
              <w:jc w:val="center"/>
              <w:rPr>
                <w:b/>
                <w:i/>
              </w:rPr>
            </w:pPr>
            <w:r w:rsidRPr="00ED09B2">
              <w:rPr>
                <w:i/>
              </w:rPr>
              <w:t>In local currency</w:t>
            </w:r>
          </w:p>
        </w:tc>
        <w:tc>
          <w:tcPr>
            <w:tcW w:w="3600" w:type="dxa"/>
          </w:tcPr>
          <w:p w:rsidR="00ED09B2" w:rsidRPr="00ED09B2" w:rsidRDefault="00ED09B2" w:rsidP="00ED09B2">
            <w:pPr>
              <w:spacing w:after="0"/>
              <w:jc w:val="center"/>
              <w:rPr>
                <w:b/>
              </w:rPr>
            </w:pPr>
            <w:r w:rsidRPr="00ED09B2">
              <w:rPr>
                <w:b/>
              </w:rPr>
              <w:t>Sources</w:t>
            </w:r>
          </w:p>
        </w:tc>
      </w:tr>
      <w:tr w:rsidR="00ED09B2" w:rsidRPr="00ED09B2" w:rsidTr="00327068">
        <w:trPr>
          <w:cantSplit/>
          <w:trHeight w:val="111"/>
        </w:trPr>
        <w:tc>
          <w:tcPr>
            <w:tcW w:w="2790" w:type="dxa"/>
          </w:tcPr>
          <w:p w:rsidR="00ED09B2" w:rsidRPr="00ED09B2" w:rsidRDefault="00ED09B2" w:rsidP="00ED09B2">
            <w:pPr>
              <w:spacing w:after="120"/>
            </w:pPr>
            <w:r w:rsidRPr="00ED09B2">
              <w:t>1. Tourism</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111"/>
        </w:trPr>
        <w:tc>
          <w:tcPr>
            <w:tcW w:w="2790" w:type="dxa"/>
          </w:tcPr>
          <w:p w:rsidR="00ED09B2" w:rsidRPr="00ED09B2" w:rsidRDefault="00FB648B" w:rsidP="00ED09B2">
            <w:pPr>
              <w:spacing w:after="120"/>
            </w:pPr>
            <w:r>
              <w:t xml:space="preserve">2. </w:t>
            </w:r>
            <w:r w:rsidRPr="00ED09B2">
              <w:t>Timber</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111"/>
        </w:trPr>
        <w:tc>
          <w:tcPr>
            <w:tcW w:w="2790" w:type="dxa"/>
          </w:tcPr>
          <w:p w:rsidR="00ED09B2" w:rsidRPr="00ED09B2" w:rsidRDefault="00ED09B2" w:rsidP="00ED09B2">
            <w:pPr>
              <w:spacing w:after="120"/>
            </w:pPr>
            <w:r w:rsidRPr="00ED09B2">
              <w:t xml:space="preserve">3. Water </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111"/>
        </w:trPr>
        <w:tc>
          <w:tcPr>
            <w:tcW w:w="2790" w:type="dxa"/>
          </w:tcPr>
          <w:p w:rsidR="00ED09B2" w:rsidRPr="00ED09B2" w:rsidRDefault="00ED09B2" w:rsidP="00ED09B2">
            <w:pPr>
              <w:spacing w:after="120"/>
            </w:pPr>
            <w:r w:rsidRPr="00ED09B2">
              <w:t>4. Biodiversity conservation</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111"/>
        </w:trPr>
        <w:tc>
          <w:tcPr>
            <w:tcW w:w="2790" w:type="dxa"/>
          </w:tcPr>
          <w:p w:rsidR="00ED09B2" w:rsidRPr="00ED09B2" w:rsidRDefault="00ED09B2" w:rsidP="00FB648B">
            <w:pPr>
              <w:spacing w:after="120"/>
            </w:pPr>
            <w:r w:rsidRPr="00ED09B2">
              <w:t xml:space="preserve">5. </w:t>
            </w:r>
            <w:r w:rsidR="00FB648B" w:rsidRPr="00ED09B2">
              <w:t>NTFPs, specify</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111"/>
        </w:trPr>
        <w:tc>
          <w:tcPr>
            <w:tcW w:w="2790" w:type="dxa"/>
          </w:tcPr>
          <w:p w:rsidR="00ED09B2" w:rsidRPr="00ED09B2" w:rsidRDefault="00ED09B2" w:rsidP="00FB648B">
            <w:pPr>
              <w:spacing w:after="120"/>
            </w:pPr>
            <w:r w:rsidRPr="00ED09B2">
              <w:t>6.:</w:t>
            </w:r>
            <w:r w:rsidR="00FB648B">
              <w:t xml:space="preserve"> </w:t>
            </w:r>
            <w:r w:rsidR="00FB648B" w:rsidRPr="00FB648B">
              <w:t>Other, specify</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530"/>
        </w:trPr>
        <w:tc>
          <w:tcPr>
            <w:tcW w:w="2790" w:type="dxa"/>
          </w:tcPr>
          <w:p w:rsidR="00ED09B2" w:rsidRPr="00ED09B2" w:rsidRDefault="00ED09B2" w:rsidP="00ED09B2">
            <w:pPr>
              <w:spacing w:after="120"/>
            </w:pPr>
            <w:r w:rsidRPr="00ED09B2">
              <w:t xml:space="preserve">7. Other, specify: </w:t>
            </w: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620" w:type="dxa"/>
          </w:tcPr>
          <w:p w:rsidR="00ED09B2" w:rsidRPr="00ED09B2" w:rsidRDefault="00ED09B2" w:rsidP="00ED09B2">
            <w:pPr>
              <w:spacing w:after="120"/>
              <w:jc w:val="right"/>
            </w:pPr>
          </w:p>
        </w:tc>
        <w:tc>
          <w:tcPr>
            <w:tcW w:w="1800" w:type="dxa"/>
          </w:tcPr>
          <w:p w:rsidR="00ED09B2" w:rsidRPr="00ED09B2" w:rsidRDefault="00ED09B2" w:rsidP="00ED09B2">
            <w:pPr>
              <w:spacing w:after="120"/>
              <w:jc w:val="right"/>
            </w:pPr>
          </w:p>
        </w:tc>
        <w:tc>
          <w:tcPr>
            <w:tcW w:w="3600" w:type="dxa"/>
          </w:tcPr>
          <w:p w:rsidR="00ED09B2" w:rsidRPr="00ED09B2" w:rsidRDefault="00ED09B2" w:rsidP="00ED09B2">
            <w:pPr>
              <w:spacing w:after="120"/>
              <w:jc w:val="right"/>
            </w:pPr>
          </w:p>
        </w:tc>
      </w:tr>
      <w:tr w:rsidR="00ED09B2" w:rsidRPr="00ED09B2" w:rsidTr="00327068">
        <w:trPr>
          <w:cantSplit/>
          <w:trHeight w:val="530"/>
        </w:trPr>
        <w:tc>
          <w:tcPr>
            <w:tcW w:w="2790" w:type="dxa"/>
            <w:tcBorders>
              <w:bottom w:val="single" w:sz="4" w:space="0" w:color="auto"/>
            </w:tcBorders>
          </w:tcPr>
          <w:p w:rsidR="00ED09B2" w:rsidRPr="00ED09B2" w:rsidRDefault="00ED09B2" w:rsidP="00ED09B2">
            <w:pPr>
              <w:spacing w:after="120"/>
            </w:pPr>
            <w:r w:rsidRPr="00ED09B2">
              <w:t>8. Other, specify:</w:t>
            </w:r>
          </w:p>
        </w:tc>
        <w:tc>
          <w:tcPr>
            <w:tcW w:w="1620" w:type="dxa"/>
            <w:tcBorders>
              <w:bottom w:val="single" w:sz="4" w:space="0" w:color="auto"/>
            </w:tcBorders>
          </w:tcPr>
          <w:p w:rsidR="00ED09B2" w:rsidRPr="00ED09B2" w:rsidRDefault="00ED09B2" w:rsidP="00ED09B2">
            <w:pPr>
              <w:spacing w:after="120"/>
              <w:jc w:val="right"/>
            </w:pPr>
          </w:p>
        </w:tc>
        <w:tc>
          <w:tcPr>
            <w:tcW w:w="1620" w:type="dxa"/>
            <w:tcBorders>
              <w:bottom w:val="single" w:sz="4" w:space="0" w:color="auto"/>
            </w:tcBorders>
          </w:tcPr>
          <w:p w:rsidR="00ED09B2" w:rsidRPr="00ED09B2" w:rsidRDefault="00ED09B2" w:rsidP="00ED09B2">
            <w:pPr>
              <w:spacing w:after="120"/>
              <w:jc w:val="right"/>
            </w:pPr>
          </w:p>
        </w:tc>
        <w:tc>
          <w:tcPr>
            <w:tcW w:w="1620" w:type="dxa"/>
            <w:tcBorders>
              <w:bottom w:val="single" w:sz="4" w:space="0" w:color="auto"/>
            </w:tcBorders>
          </w:tcPr>
          <w:p w:rsidR="00ED09B2" w:rsidRPr="00ED09B2" w:rsidRDefault="00ED09B2" w:rsidP="00ED09B2">
            <w:pPr>
              <w:spacing w:after="120"/>
              <w:jc w:val="right"/>
            </w:pPr>
          </w:p>
        </w:tc>
        <w:tc>
          <w:tcPr>
            <w:tcW w:w="1800" w:type="dxa"/>
            <w:tcBorders>
              <w:bottom w:val="single" w:sz="4" w:space="0" w:color="auto"/>
            </w:tcBorders>
          </w:tcPr>
          <w:p w:rsidR="00ED09B2" w:rsidRPr="00ED09B2" w:rsidRDefault="00ED09B2" w:rsidP="00ED09B2">
            <w:pPr>
              <w:spacing w:after="120"/>
              <w:jc w:val="right"/>
            </w:pPr>
          </w:p>
        </w:tc>
        <w:tc>
          <w:tcPr>
            <w:tcW w:w="3600" w:type="dxa"/>
            <w:tcBorders>
              <w:bottom w:val="single" w:sz="4" w:space="0" w:color="auto"/>
            </w:tcBorders>
          </w:tcPr>
          <w:p w:rsidR="00ED09B2" w:rsidRPr="00ED09B2" w:rsidRDefault="00ED09B2" w:rsidP="00ED09B2">
            <w:pPr>
              <w:spacing w:after="120"/>
              <w:jc w:val="right"/>
            </w:pPr>
          </w:p>
        </w:tc>
      </w:tr>
      <w:tr w:rsidR="00ED09B2" w:rsidRPr="00ED09B2" w:rsidTr="00327068">
        <w:trPr>
          <w:cantSplit/>
          <w:trHeight w:val="530"/>
        </w:trPr>
        <w:tc>
          <w:tcPr>
            <w:tcW w:w="2790" w:type="dxa"/>
            <w:tcBorders>
              <w:left w:val="nil"/>
              <w:right w:val="nil"/>
            </w:tcBorders>
          </w:tcPr>
          <w:p w:rsidR="00ED09B2" w:rsidRPr="00ED09B2" w:rsidRDefault="00ED09B2" w:rsidP="00ED09B2">
            <w:pPr>
              <w:spacing w:after="120"/>
            </w:pPr>
          </w:p>
        </w:tc>
        <w:tc>
          <w:tcPr>
            <w:tcW w:w="1620" w:type="dxa"/>
            <w:tcBorders>
              <w:left w:val="nil"/>
              <w:right w:val="nil"/>
            </w:tcBorders>
          </w:tcPr>
          <w:p w:rsidR="00ED09B2" w:rsidRPr="00ED09B2" w:rsidRDefault="00ED09B2" w:rsidP="00ED09B2">
            <w:pPr>
              <w:spacing w:after="120"/>
              <w:jc w:val="right"/>
            </w:pPr>
          </w:p>
        </w:tc>
        <w:tc>
          <w:tcPr>
            <w:tcW w:w="1620" w:type="dxa"/>
            <w:tcBorders>
              <w:left w:val="nil"/>
              <w:right w:val="nil"/>
            </w:tcBorders>
          </w:tcPr>
          <w:p w:rsidR="00ED09B2" w:rsidRPr="00ED09B2" w:rsidRDefault="00ED09B2" w:rsidP="00ED09B2">
            <w:pPr>
              <w:spacing w:after="120"/>
              <w:jc w:val="right"/>
            </w:pPr>
          </w:p>
        </w:tc>
        <w:tc>
          <w:tcPr>
            <w:tcW w:w="1620" w:type="dxa"/>
            <w:tcBorders>
              <w:left w:val="nil"/>
              <w:right w:val="nil"/>
            </w:tcBorders>
          </w:tcPr>
          <w:p w:rsidR="00ED09B2" w:rsidRPr="00ED09B2" w:rsidRDefault="00ED09B2" w:rsidP="00ED09B2">
            <w:pPr>
              <w:spacing w:after="120"/>
              <w:jc w:val="right"/>
            </w:pPr>
          </w:p>
        </w:tc>
        <w:tc>
          <w:tcPr>
            <w:tcW w:w="1800" w:type="dxa"/>
            <w:tcBorders>
              <w:left w:val="nil"/>
              <w:right w:val="nil"/>
            </w:tcBorders>
          </w:tcPr>
          <w:p w:rsidR="00ED09B2" w:rsidRPr="00ED09B2" w:rsidRDefault="00ED09B2" w:rsidP="00ED09B2">
            <w:pPr>
              <w:spacing w:after="120"/>
              <w:jc w:val="right"/>
            </w:pPr>
          </w:p>
        </w:tc>
        <w:tc>
          <w:tcPr>
            <w:tcW w:w="3600" w:type="dxa"/>
            <w:tcBorders>
              <w:left w:val="nil"/>
              <w:right w:val="nil"/>
            </w:tcBorders>
          </w:tcPr>
          <w:p w:rsidR="00ED09B2" w:rsidRPr="00ED09B2" w:rsidRDefault="00ED09B2" w:rsidP="00ED09B2">
            <w:pPr>
              <w:spacing w:after="120"/>
              <w:jc w:val="right"/>
            </w:pPr>
          </w:p>
        </w:tc>
      </w:tr>
    </w:tbl>
    <w:tbl>
      <w:tblPr>
        <w:tblStyle w:val="TableGrid"/>
        <w:tblW w:w="0" w:type="auto"/>
        <w:tblInd w:w="108" w:type="dxa"/>
        <w:tblLook w:val="04A0" w:firstRow="1" w:lastRow="0" w:firstColumn="1" w:lastColumn="0" w:noHBand="0" w:noVBand="1"/>
      </w:tblPr>
      <w:tblGrid>
        <w:gridCol w:w="13068"/>
      </w:tblGrid>
      <w:tr w:rsidR="00ED09B2" w:rsidRPr="00ED09B2" w:rsidTr="00327068">
        <w:tc>
          <w:tcPr>
            <w:tcW w:w="13068" w:type="dxa"/>
          </w:tcPr>
          <w:p w:rsidR="00ED09B2" w:rsidRPr="00ED09B2" w:rsidRDefault="00ED09B2" w:rsidP="00ED09B2">
            <w:pPr>
              <w:rPr>
                <w:i/>
                <w:sz w:val="20"/>
                <w:szCs w:val="20"/>
              </w:rPr>
            </w:pPr>
            <w:r w:rsidRPr="00ED09B2">
              <w:rPr>
                <w:b/>
                <w:sz w:val="20"/>
                <w:szCs w:val="20"/>
              </w:rPr>
              <w:t>Codes for type of payment (column 1)</w:t>
            </w:r>
            <w:r w:rsidRPr="00ED09B2">
              <w:rPr>
                <w:i/>
                <w:sz w:val="20"/>
                <w:szCs w:val="20"/>
              </w:rPr>
              <w:t xml:space="preserve">: </w:t>
            </w:r>
          </w:p>
          <w:p w:rsidR="00ED09B2" w:rsidRPr="00ED09B2" w:rsidRDefault="00ED09B2" w:rsidP="00ED09B2">
            <w:pPr>
              <w:rPr>
                <w:i/>
                <w:sz w:val="20"/>
                <w:szCs w:val="20"/>
              </w:rPr>
            </w:pPr>
            <w:r w:rsidRPr="00ED09B2">
              <w:rPr>
                <w:i/>
                <w:sz w:val="20"/>
                <w:szCs w:val="20"/>
              </w:rPr>
              <w:t xml:space="preserve"> 1=compensation; 2=tax; 3=permit fee; 4=royalty; 5=concession fee; 6=loans; 7=technical assistance; 8=Other (specify):____________________</w:t>
            </w:r>
          </w:p>
        </w:tc>
      </w:tr>
      <w:tr w:rsidR="00ED09B2" w:rsidRPr="00ED09B2" w:rsidTr="00327068">
        <w:tc>
          <w:tcPr>
            <w:tcW w:w="13068" w:type="dxa"/>
          </w:tcPr>
          <w:p w:rsidR="00ED09B2" w:rsidRPr="00ED09B2" w:rsidRDefault="00ED09B2" w:rsidP="00ED09B2">
            <w:pPr>
              <w:rPr>
                <w:sz w:val="20"/>
                <w:szCs w:val="20"/>
              </w:rPr>
            </w:pPr>
            <w:r w:rsidRPr="00ED09B2">
              <w:rPr>
                <w:b/>
                <w:sz w:val="20"/>
                <w:szCs w:val="20"/>
              </w:rPr>
              <w:t xml:space="preserve">Codes for payment </w:t>
            </w:r>
            <w:r w:rsidRPr="00ED09B2">
              <w:rPr>
                <w:b/>
                <w:sz w:val="20"/>
                <w:szCs w:val="20"/>
                <w:u w:val="single"/>
              </w:rPr>
              <w:t>from</w:t>
            </w:r>
            <w:r w:rsidRPr="00ED09B2">
              <w:rPr>
                <w:b/>
                <w:sz w:val="20"/>
                <w:szCs w:val="20"/>
              </w:rPr>
              <w:t xml:space="preserve"> whom (column 2):</w:t>
            </w:r>
            <w:r w:rsidRPr="00ED09B2">
              <w:rPr>
                <w:sz w:val="20"/>
                <w:szCs w:val="20"/>
              </w:rPr>
              <w:t xml:space="preserve"> </w:t>
            </w:r>
          </w:p>
          <w:p w:rsidR="00ED09B2" w:rsidRPr="00ED09B2" w:rsidRDefault="00ED09B2" w:rsidP="00ED09B2">
            <w:pPr>
              <w:rPr>
                <w:rFonts w:ascii="Calibri" w:hAnsi="Calibri"/>
                <w:sz w:val="20"/>
                <w:szCs w:val="20"/>
              </w:rPr>
            </w:pPr>
            <w:r w:rsidRPr="00ED09B2">
              <w:rPr>
                <w:rFonts w:ascii="Calibri" w:hAnsi="Calibri"/>
                <w:i/>
                <w:sz w:val="20"/>
                <w:szCs w:val="20"/>
              </w:rPr>
              <w:t>1=international NGO; 2=national NGO; 3=local NGO; 4=international government; 5=national government; 6=provincial/state government; 7=district/municipal government; 8=international company; 9=national company; 10=local company (outside village); 11=local company (inside village); 12=individual users (outside village); 13=individual users (from village); 14=Other (specify)</w:t>
            </w:r>
            <w:r w:rsidRPr="00ED09B2">
              <w:rPr>
                <w:rFonts w:ascii="Calibri" w:hAnsi="Calibri"/>
                <w:sz w:val="20"/>
                <w:szCs w:val="20"/>
              </w:rPr>
              <w:t>: ____________________</w:t>
            </w:r>
          </w:p>
        </w:tc>
      </w:tr>
      <w:tr w:rsidR="00ED09B2" w:rsidRPr="00ED09B2" w:rsidTr="00327068">
        <w:tc>
          <w:tcPr>
            <w:tcW w:w="13068" w:type="dxa"/>
          </w:tcPr>
          <w:p w:rsidR="00ED09B2" w:rsidRPr="00ED09B2" w:rsidRDefault="00ED09B2" w:rsidP="00ED09B2">
            <w:pPr>
              <w:rPr>
                <w:sz w:val="20"/>
                <w:szCs w:val="20"/>
              </w:rPr>
            </w:pPr>
            <w:r w:rsidRPr="00ED09B2">
              <w:rPr>
                <w:b/>
                <w:sz w:val="20"/>
                <w:szCs w:val="20"/>
              </w:rPr>
              <w:t xml:space="preserve">Codes for payment </w:t>
            </w:r>
            <w:r w:rsidRPr="00ED09B2">
              <w:rPr>
                <w:b/>
                <w:sz w:val="20"/>
                <w:szCs w:val="20"/>
                <w:u w:val="single"/>
              </w:rPr>
              <w:t>to</w:t>
            </w:r>
            <w:r w:rsidRPr="00ED09B2">
              <w:rPr>
                <w:b/>
                <w:sz w:val="20"/>
                <w:szCs w:val="20"/>
              </w:rPr>
              <w:t xml:space="preserve"> whom (column 3):</w:t>
            </w:r>
            <w:r w:rsidRPr="00ED09B2">
              <w:rPr>
                <w:sz w:val="20"/>
                <w:szCs w:val="20"/>
              </w:rPr>
              <w:t xml:space="preserve"> </w:t>
            </w:r>
          </w:p>
          <w:p w:rsidR="00ED09B2" w:rsidRPr="00ED09B2" w:rsidRDefault="00ED09B2" w:rsidP="00ED09B2">
            <w:pPr>
              <w:rPr>
                <w:rFonts w:ascii="Calibri" w:hAnsi="Calibri"/>
                <w:i/>
                <w:sz w:val="20"/>
                <w:szCs w:val="20"/>
              </w:rPr>
            </w:pPr>
            <w:r w:rsidRPr="00ED09B2">
              <w:rPr>
                <w:rFonts w:ascii="Calibri" w:hAnsi="Calibri"/>
                <w:i/>
                <w:sz w:val="20"/>
                <w:szCs w:val="20"/>
              </w:rPr>
              <w:t>1= village administration; 2= village user group; 3=all individual households; 4=a portion of households in the village; 5=a local NGO;</w:t>
            </w:r>
          </w:p>
          <w:p w:rsidR="00ED09B2" w:rsidRPr="00ED09B2" w:rsidRDefault="00ED09B2" w:rsidP="00ED09B2">
            <w:pPr>
              <w:rPr>
                <w:rFonts w:ascii="Calibri" w:hAnsi="Calibri"/>
                <w:sz w:val="20"/>
                <w:szCs w:val="20"/>
              </w:rPr>
            </w:pPr>
            <w:r w:rsidRPr="00ED09B2">
              <w:rPr>
                <w:rFonts w:ascii="Calibri" w:hAnsi="Calibri"/>
                <w:i/>
                <w:sz w:val="20"/>
                <w:szCs w:val="20"/>
              </w:rPr>
              <w:t xml:space="preserve"> 6=Other (specify)</w:t>
            </w:r>
            <w:r w:rsidRPr="00ED09B2">
              <w:rPr>
                <w:rFonts w:ascii="Calibri" w:hAnsi="Calibri"/>
                <w:sz w:val="20"/>
                <w:szCs w:val="20"/>
              </w:rPr>
              <w:t>: ____________________</w:t>
            </w:r>
          </w:p>
        </w:tc>
      </w:tr>
    </w:tbl>
    <w:p w:rsidR="00ED09B2" w:rsidRPr="00ED09B2" w:rsidRDefault="00ED09B2" w:rsidP="00ED09B2">
      <w:pPr>
        <w:rPr>
          <w:b/>
        </w:rPr>
        <w:sectPr w:rsidR="00ED09B2" w:rsidRPr="00ED09B2" w:rsidSect="00486F24">
          <w:headerReference w:type="even" r:id="rId16"/>
          <w:headerReference w:type="default" r:id="rId17"/>
          <w:headerReference w:type="first" r:id="rId18"/>
          <w:pgSz w:w="15840" w:h="12240" w:orient="landscape"/>
          <w:pgMar w:top="1800" w:right="1008" w:bottom="1800" w:left="1008" w:header="720" w:footer="720" w:gutter="0"/>
          <w:cols w:space="720"/>
          <w:titlePg/>
          <w:docGrid w:linePitch="360"/>
        </w:sectPr>
      </w:pPr>
    </w:p>
    <w:p w:rsidR="00ED09B2" w:rsidRPr="00ED09B2" w:rsidRDefault="00ED09B2" w:rsidP="0085571A">
      <w:pPr>
        <w:numPr>
          <w:ilvl w:val="0"/>
          <w:numId w:val="21"/>
        </w:numPr>
        <w:contextualSpacing/>
        <w:rPr>
          <w:b/>
          <w:sz w:val="24"/>
          <w:szCs w:val="24"/>
          <w:u w:val="single"/>
        </w:rPr>
      </w:pPr>
      <w:r w:rsidRPr="00ED09B2">
        <w:rPr>
          <w:b/>
          <w:sz w:val="24"/>
          <w:szCs w:val="24"/>
          <w:u w:val="single"/>
        </w:rPr>
        <w:lastRenderedPageBreak/>
        <w:t>VILLAGE LAND TENURE AND USE</w:t>
      </w:r>
    </w:p>
    <w:p w:rsidR="00ED09B2" w:rsidRPr="00ED09B2" w:rsidRDefault="00ED09B2" w:rsidP="00ED09B2">
      <w:pPr>
        <w:rPr>
          <w:i/>
          <w:sz w:val="24"/>
          <w:szCs w:val="24"/>
        </w:rPr>
      </w:pPr>
      <w:r w:rsidRPr="00ED09B2">
        <w:rPr>
          <w:i/>
          <w:sz w:val="24"/>
          <w:szCs w:val="24"/>
        </w:rPr>
        <w:t>Instructions for filling in Table 5</w:t>
      </w:r>
    </w:p>
    <w:p w:rsidR="00ED09B2" w:rsidRPr="00ED09B2" w:rsidRDefault="00ED09B2" w:rsidP="00ED09B2">
      <w:pPr>
        <w:contextualSpacing/>
        <w:jc w:val="both"/>
      </w:pPr>
      <w:r w:rsidRPr="00ED09B2">
        <w:t xml:space="preserve">This section involves asking questions to understand land tenure in the village. There are three sets of questions: one to determine who owns the land in the village; one to determine who actually uses the land; and one to determine if the land is managed or unmanaged.  </w:t>
      </w:r>
    </w:p>
    <w:p w:rsidR="00ED09B2" w:rsidRPr="00ED09B2" w:rsidRDefault="00ED09B2" w:rsidP="00ED09B2">
      <w:pPr>
        <w:tabs>
          <w:tab w:val="left" w:pos="270"/>
        </w:tabs>
        <w:jc w:val="both"/>
      </w:pPr>
      <w:r w:rsidRPr="00ED09B2">
        <w:rPr>
          <w:rFonts w:eastAsia="Calibri" w:cs="Consolas"/>
          <w:szCs w:val="28"/>
        </w:rPr>
        <w:t>The first step is to fill in the total area of the village (ha) at the bottom of column 3, row 4 from the value in Section 1B, Q2.  All subsequent tenure zone estimates are sub-units of this total and must add up to this total.</w:t>
      </w:r>
    </w:p>
    <w:p w:rsidR="00ED09B2" w:rsidRPr="00ED09B2" w:rsidRDefault="00ED09B2" w:rsidP="00ED09B2">
      <w:pPr>
        <w:tabs>
          <w:tab w:val="left" w:pos="270"/>
        </w:tabs>
        <w:jc w:val="both"/>
      </w:pPr>
      <w:r w:rsidRPr="00ED09B2">
        <w:t>Three sets of questions will be used to determine the 3-digit tenure codes. Use the questions below to fill in the table. See technical guidelines for definitions.</w:t>
      </w:r>
    </w:p>
    <w:p w:rsidR="00ED09B2" w:rsidRPr="00ED09B2" w:rsidRDefault="00ED09B2" w:rsidP="00ED09B2">
      <w:pPr>
        <w:tabs>
          <w:tab w:val="left" w:pos="270"/>
        </w:tabs>
        <w:jc w:val="both"/>
      </w:pPr>
      <w:r w:rsidRPr="00ED09B2">
        <w:t>Use available map or draw a rough diagram of the village area. Divide it into sections according to who owns the land. For each section, assess de jure owner/manager with this first set of questions:</w:t>
      </w:r>
    </w:p>
    <w:p w:rsidR="00ED09B2" w:rsidRPr="00ED09B2" w:rsidRDefault="00ED09B2" w:rsidP="00ED09B2">
      <w:pPr>
        <w:tabs>
          <w:tab w:val="left" w:pos="270"/>
        </w:tabs>
        <w:jc w:val="both"/>
      </w:pPr>
      <w:r w:rsidRPr="00ED09B2">
        <w:t xml:space="preserve">(1) </w:t>
      </w:r>
      <w:r w:rsidRPr="00ED09B2">
        <w:rPr>
          <w:b/>
        </w:rPr>
        <w:t>Land owner/manager.</w:t>
      </w:r>
      <w:r w:rsidRPr="00ED09B2">
        <w:t xml:space="preserve"> The first set of questions will assess who, from the point of view of the state or government, are the statutory (de jure) landowners or managers in this village.  </w:t>
      </w:r>
    </w:p>
    <w:p w:rsidR="00ED09B2" w:rsidRPr="00ED09B2" w:rsidRDefault="00ED09B2" w:rsidP="00ED09B2">
      <w:pPr>
        <w:jc w:val="both"/>
      </w:pPr>
      <w:r w:rsidRPr="00ED09B2">
        <w:t>The corresponding amount of land will be written in column 3. The approximate percentage of this area that is under forest cover will be written in column 4.</w:t>
      </w:r>
    </w:p>
    <w:p w:rsidR="00ED09B2" w:rsidRPr="00ED09B2" w:rsidRDefault="00ED09B2" w:rsidP="00ED09B2">
      <w:pPr>
        <w:jc w:val="both"/>
      </w:pPr>
      <w:r w:rsidRPr="00ED09B2">
        <w:t xml:space="preserve">a. Who or what entity holds the title to the land? </w:t>
      </w:r>
    </w:p>
    <w:p w:rsidR="00ED09B2" w:rsidRPr="00ED09B2" w:rsidRDefault="00ED09B2" w:rsidP="00ED09B2">
      <w:pPr>
        <w:jc w:val="both"/>
      </w:pPr>
      <w:r w:rsidRPr="00ED09B2">
        <w:t>If the answer is community or individual/ household/ private, write the amount of land in column 3 in rows 2a and 3a respectively. For any other answer, ask the following questions:</w:t>
      </w:r>
    </w:p>
    <w:p w:rsidR="00ED09B2" w:rsidRPr="00ED09B2" w:rsidRDefault="00ED09B2" w:rsidP="00ED09B2">
      <w:pPr>
        <w:jc w:val="both"/>
      </w:pPr>
      <w:r w:rsidRPr="00ED09B2">
        <w:t xml:space="preserve">b. Have any areas been formally granted to the village, or to individuals/ households/ private entities, for use or management of any kind, by the state (central government)? </w:t>
      </w:r>
    </w:p>
    <w:p w:rsidR="00ED09B2" w:rsidRPr="00ED09B2" w:rsidRDefault="00ED09B2" w:rsidP="00ED09B2">
      <w:pPr>
        <w:spacing w:after="0"/>
        <w:jc w:val="both"/>
      </w:pPr>
      <w:r w:rsidRPr="00ED09B2">
        <w:tab/>
        <w:t xml:space="preserve">If no, write the area of unassigned state land in column 3, row 1a. </w:t>
      </w:r>
    </w:p>
    <w:p w:rsidR="00ED09B2" w:rsidRPr="00ED09B2" w:rsidRDefault="00ED09B2" w:rsidP="00ED09B2">
      <w:pPr>
        <w:spacing w:after="0"/>
        <w:jc w:val="both"/>
      </w:pPr>
      <w:r w:rsidRPr="00ED09B2">
        <w:tab/>
        <w:t>If yes, ask the following questions:</w:t>
      </w:r>
    </w:p>
    <w:p w:rsidR="00ED09B2" w:rsidRPr="00ED09B2" w:rsidRDefault="00ED09B2" w:rsidP="00ED09B2">
      <w:pPr>
        <w:spacing w:after="0"/>
        <w:jc w:val="both"/>
      </w:pPr>
    </w:p>
    <w:p w:rsidR="00ED09B2" w:rsidRPr="00ED09B2" w:rsidRDefault="00ED09B2" w:rsidP="00ED09B2">
      <w:pPr>
        <w:jc w:val="both"/>
      </w:pPr>
      <w:r w:rsidRPr="00ED09B2">
        <w:t xml:space="preserve">c. Does this grant provide a permanent or semi-permanent right to the village [or individuals/ households/ private entities], backed up by the Constitution, law or other strong written agreement, that is not conditional on certain behavior and that cannot be overturned without due process and compensation by the state? </w:t>
      </w:r>
    </w:p>
    <w:p w:rsidR="00ED09B2" w:rsidRPr="00ED09B2" w:rsidRDefault="00ED09B2" w:rsidP="00ED09B2">
      <w:pPr>
        <w:spacing w:after="0"/>
        <w:ind w:left="720"/>
        <w:jc w:val="both"/>
      </w:pPr>
      <w:r w:rsidRPr="00ED09B2">
        <w:t>If no, these are weak agreements. Write the area in column 3, row 1b (village) or 1c (individual/households/private entity).</w:t>
      </w:r>
    </w:p>
    <w:p w:rsidR="00ED09B2" w:rsidRPr="00ED09B2" w:rsidRDefault="00ED09B2" w:rsidP="00ED09B2">
      <w:pPr>
        <w:spacing w:after="0"/>
        <w:ind w:left="720"/>
        <w:jc w:val="both"/>
      </w:pPr>
      <w:r w:rsidRPr="00ED09B2">
        <w:t>If yes, these are strong agreements.  Write the area in column 3, row 2b (village) or 3b (individual/households/ private entity)</w:t>
      </w:r>
    </w:p>
    <w:p w:rsidR="00ED09B2" w:rsidRPr="00ED09B2" w:rsidRDefault="00ED09B2" w:rsidP="00ED09B2">
      <w:pPr>
        <w:ind w:left="720"/>
        <w:jc w:val="both"/>
      </w:pPr>
      <w:r w:rsidRPr="00ED09B2">
        <w:t>For all of these areas, fill in columns 5 (type of agreement) and 6 (length of agreement).</w:t>
      </w:r>
    </w:p>
    <w:p w:rsidR="00ED09B2" w:rsidRPr="00ED09B2" w:rsidRDefault="00ED09B2" w:rsidP="00ED09B2">
      <w:pPr>
        <w:tabs>
          <w:tab w:val="left" w:pos="270"/>
        </w:tabs>
        <w:spacing w:after="0"/>
        <w:jc w:val="both"/>
      </w:pPr>
      <w:r w:rsidRPr="00ED09B2">
        <w:lastRenderedPageBreak/>
        <w:t>(2)</w:t>
      </w:r>
      <w:r w:rsidRPr="00ED09B2">
        <w:rPr>
          <w:b/>
        </w:rPr>
        <w:t xml:space="preserve"> Actual user.</w:t>
      </w:r>
      <w:r w:rsidRPr="00ED09B2">
        <w:t xml:space="preserve"> The second set of questions refers to the actual (de facto) users of the land. See codes 1-4 below, to be written in column 7.</w:t>
      </w:r>
    </w:p>
    <w:p w:rsidR="00ED09B2" w:rsidRPr="00ED09B2" w:rsidRDefault="00ED09B2" w:rsidP="00ED09B2">
      <w:pPr>
        <w:spacing w:after="0"/>
        <w:jc w:val="both"/>
      </w:pPr>
    </w:p>
    <w:p w:rsidR="00ED09B2" w:rsidRPr="00ED09B2" w:rsidRDefault="00ED09B2" w:rsidP="00ED09B2">
      <w:pPr>
        <w:spacing w:after="240"/>
        <w:jc w:val="both"/>
      </w:pPr>
      <w:r w:rsidRPr="00ED09B2">
        <w:t>Go back to the map or diagram. Make sure it is now divided according to the de jure areas and explanations referred to in columns 1 and 2.  Then specify the actual (de facto) users in each of these areas to facilitate responses.</w:t>
      </w:r>
    </w:p>
    <w:p w:rsidR="00ED09B2" w:rsidRPr="00ED09B2" w:rsidRDefault="00ED09B2" w:rsidP="00ED09B2">
      <w:pPr>
        <w:spacing w:after="0"/>
        <w:jc w:val="both"/>
      </w:pPr>
      <w:r w:rsidRPr="00ED09B2">
        <w:t xml:space="preserve">a. For each area of de jure owner/ manager, who are the actual (de facto) land users? </w:t>
      </w:r>
    </w:p>
    <w:p w:rsidR="00ED09B2" w:rsidRPr="00ED09B2" w:rsidRDefault="00ED09B2" w:rsidP="00ED09B2">
      <w:pPr>
        <w:spacing w:after="0"/>
        <w:jc w:val="both"/>
      </w:pPr>
    </w:p>
    <w:p w:rsidR="00ED09B2" w:rsidRPr="00ED09B2" w:rsidRDefault="00ED09B2" w:rsidP="00ED09B2">
      <w:pPr>
        <w:spacing w:after="0"/>
        <w:jc w:val="both"/>
      </w:pPr>
      <w:r w:rsidRPr="00ED09B2">
        <w:rPr>
          <w:b/>
        </w:rPr>
        <w:tab/>
      </w:r>
      <w:r w:rsidRPr="00ED09B2">
        <w:t xml:space="preserve">If there is one user, write this on the corresponding row in the table. </w:t>
      </w:r>
    </w:p>
    <w:p w:rsidR="00ED09B2" w:rsidRPr="00ED09B2" w:rsidRDefault="00ED09B2" w:rsidP="00ED09B2">
      <w:pPr>
        <w:spacing w:after="0"/>
        <w:jc w:val="both"/>
      </w:pPr>
      <w:r w:rsidRPr="00ED09B2">
        <w:tab/>
        <w:t>If there is more than one user, ask the following question:</w:t>
      </w:r>
    </w:p>
    <w:p w:rsidR="00ED09B2" w:rsidRPr="00ED09B2" w:rsidRDefault="00ED09B2" w:rsidP="00ED09B2">
      <w:pPr>
        <w:spacing w:after="0"/>
        <w:jc w:val="both"/>
      </w:pPr>
    </w:p>
    <w:p w:rsidR="00ED09B2" w:rsidRPr="00ED09B2" w:rsidRDefault="00ED09B2" w:rsidP="00ED09B2">
      <w:pPr>
        <w:spacing w:after="0"/>
        <w:jc w:val="both"/>
      </w:pPr>
      <w:r w:rsidRPr="00ED09B2">
        <w:t xml:space="preserve">b. Do these users use spatially separate areas? </w:t>
      </w:r>
    </w:p>
    <w:p w:rsidR="00ED09B2" w:rsidRPr="00ED09B2" w:rsidRDefault="00ED09B2" w:rsidP="00ED09B2">
      <w:pPr>
        <w:spacing w:after="0"/>
        <w:jc w:val="both"/>
      </w:pPr>
    </w:p>
    <w:p w:rsidR="00ED09B2" w:rsidRPr="00ED09B2" w:rsidRDefault="00ED09B2" w:rsidP="00ED09B2">
      <w:pPr>
        <w:spacing w:after="0"/>
        <w:jc w:val="both"/>
      </w:pPr>
      <w:r w:rsidRPr="00ED09B2">
        <w:t xml:space="preserve">If yes, use the additional lines in the corresponding row in </w:t>
      </w:r>
      <w:r w:rsidR="004D0E7C">
        <w:t xml:space="preserve">column 7 to note the different </w:t>
      </w:r>
      <w:r w:rsidRPr="00ED09B2">
        <w:t>user codes;</w:t>
      </w:r>
    </w:p>
    <w:p w:rsidR="00ED09B2" w:rsidRPr="00ED09B2" w:rsidRDefault="00ED09B2" w:rsidP="00ED09B2">
      <w:pPr>
        <w:spacing w:after="0"/>
        <w:jc w:val="both"/>
      </w:pPr>
      <w:r w:rsidRPr="00ED09B2">
        <w:t>If no, ask the following question:</w:t>
      </w:r>
    </w:p>
    <w:p w:rsidR="00ED09B2" w:rsidRPr="00ED09B2" w:rsidRDefault="00ED09B2" w:rsidP="00ED09B2">
      <w:pPr>
        <w:spacing w:after="0"/>
        <w:jc w:val="both"/>
      </w:pPr>
    </w:p>
    <w:p w:rsidR="00ED09B2" w:rsidRPr="00ED09B2" w:rsidRDefault="00ED09B2" w:rsidP="00ED09B2">
      <w:pPr>
        <w:spacing w:after="0"/>
        <w:jc w:val="both"/>
      </w:pPr>
      <w:r w:rsidRPr="00ED09B2">
        <w:t>c. Which is the primary user? Note the primary user on the corresponding line in the table. Note additional users in the lines provided below the table.</w:t>
      </w:r>
    </w:p>
    <w:p w:rsidR="00ED09B2" w:rsidRPr="00ED09B2" w:rsidRDefault="00ED09B2" w:rsidP="00ED09B2">
      <w:pPr>
        <w:spacing w:after="0"/>
      </w:pPr>
    </w:p>
    <w:p w:rsidR="00ED09B2" w:rsidRPr="00ED09B2" w:rsidRDefault="00ED09B2" w:rsidP="00ED09B2">
      <w:pPr>
        <w:pBdr>
          <w:top w:val="single" w:sz="4" w:space="1" w:color="auto"/>
          <w:left w:val="single" w:sz="4" w:space="0" w:color="auto"/>
          <w:bottom w:val="single" w:sz="4" w:space="1" w:color="auto"/>
          <w:right w:val="single" w:sz="4" w:space="4" w:color="auto"/>
        </w:pBdr>
        <w:spacing w:after="0"/>
        <w:rPr>
          <w:i/>
          <w:lang w:val="pt-BR"/>
        </w:rPr>
      </w:pPr>
      <w:r w:rsidRPr="00ED09B2">
        <w:rPr>
          <w:i/>
          <w:lang w:val="pt-BR"/>
        </w:rPr>
        <w:t xml:space="preserve">Codes for actual (de facto) users: </w:t>
      </w:r>
    </w:p>
    <w:p w:rsidR="00ED09B2" w:rsidRPr="00ED09B2" w:rsidRDefault="00ED09B2" w:rsidP="00ED09B2">
      <w:pPr>
        <w:pBdr>
          <w:top w:val="single" w:sz="4" w:space="1" w:color="auto"/>
          <w:left w:val="single" w:sz="4" w:space="0" w:color="auto"/>
          <w:bottom w:val="single" w:sz="4" w:space="1" w:color="auto"/>
          <w:right w:val="single" w:sz="4" w:space="4" w:color="auto"/>
        </w:pBdr>
        <w:spacing w:after="0"/>
        <w:rPr>
          <w:i/>
        </w:rPr>
      </w:pPr>
      <w:r w:rsidRPr="00ED09B2">
        <w:rPr>
          <w:i/>
        </w:rPr>
        <w:t>1 = the state; 2 = communit</w:t>
      </w:r>
      <w:r w:rsidR="00EB77F1">
        <w:rPr>
          <w:i/>
        </w:rPr>
        <w:t>y; 3 = individuals/ households;</w:t>
      </w:r>
      <w:r w:rsidRPr="00ED09B2">
        <w:rPr>
          <w:i/>
        </w:rPr>
        <w:t xml:space="preserve"> 4 = a private company</w:t>
      </w:r>
    </w:p>
    <w:p w:rsidR="00ED09B2" w:rsidRPr="00ED09B2" w:rsidRDefault="00ED09B2" w:rsidP="00ED09B2">
      <w:pPr>
        <w:spacing w:after="0"/>
        <w:rPr>
          <w:i/>
        </w:rPr>
      </w:pPr>
    </w:p>
    <w:p w:rsidR="00ED09B2" w:rsidRPr="00ED09B2" w:rsidRDefault="00ED09B2" w:rsidP="00ED09B2">
      <w:pPr>
        <w:tabs>
          <w:tab w:val="left" w:pos="270"/>
        </w:tabs>
        <w:spacing w:after="0"/>
        <w:jc w:val="both"/>
      </w:pPr>
      <w:r w:rsidRPr="00ED09B2">
        <w:t xml:space="preserve">(3) </w:t>
      </w:r>
      <w:r w:rsidRPr="00ED09B2">
        <w:rPr>
          <w:b/>
        </w:rPr>
        <w:t>Managed or open access.</w:t>
      </w:r>
      <w:r w:rsidRPr="00ED09B2">
        <w:t xml:space="preserve"> The third set of questions refers to whether the area of land is controlled or managed to some degree (there is some rule enforcement) or if it is open access. See codes 1-2 below, to be written in column 8.</w:t>
      </w:r>
    </w:p>
    <w:p w:rsidR="00ED09B2" w:rsidRPr="00ED09B2" w:rsidRDefault="00ED09B2" w:rsidP="00ED09B2">
      <w:pPr>
        <w:spacing w:after="0"/>
        <w:jc w:val="both"/>
      </w:pPr>
      <w:r w:rsidRPr="00ED09B2">
        <w:t>Are there any rules regarding access to or use of this land, and if so, are they enforced at all?</w:t>
      </w:r>
    </w:p>
    <w:p w:rsidR="00ED09B2" w:rsidRPr="00ED09B2" w:rsidRDefault="00ED09B2" w:rsidP="00ED09B2">
      <w:pPr>
        <w:spacing w:after="0"/>
        <w:jc w:val="both"/>
      </w:pPr>
      <w:r w:rsidRPr="00ED09B2">
        <w:t>If there are rules and they are enforced to some degree, note code 1.</w:t>
      </w:r>
    </w:p>
    <w:p w:rsidR="00ED09B2" w:rsidRPr="00ED09B2" w:rsidRDefault="00ED09B2" w:rsidP="00ED09B2">
      <w:pPr>
        <w:spacing w:after="0"/>
        <w:jc w:val="both"/>
      </w:pPr>
      <w:r w:rsidRPr="00ED09B2">
        <w:t>If there are no rules, or there are rules but they are not enforced, note code 2.</w:t>
      </w:r>
    </w:p>
    <w:p w:rsidR="00ED09B2" w:rsidRPr="00ED09B2" w:rsidRDefault="00ED09B2" w:rsidP="00ED09B2">
      <w:pPr>
        <w:spacing w:after="0"/>
      </w:pPr>
    </w:p>
    <w:p w:rsidR="00ED09B2" w:rsidRPr="00ED09B2" w:rsidRDefault="00ED09B2" w:rsidP="00ED09B2">
      <w:pPr>
        <w:pBdr>
          <w:top w:val="single" w:sz="4" w:space="1" w:color="auto"/>
          <w:left w:val="single" w:sz="4" w:space="0" w:color="auto"/>
          <w:bottom w:val="single" w:sz="4" w:space="1" w:color="auto"/>
          <w:right w:val="single" w:sz="4" w:space="4" w:color="auto"/>
        </w:pBdr>
        <w:spacing w:after="0"/>
        <w:rPr>
          <w:i/>
        </w:rPr>
      </w:pPr>
      <w:r w:rsidRPr="00ED09B2">
        <w:rPr>
          <w:i/>
        </w:rPr>
        <w:t>Codes for managed/open access:  1 = some rule enforcement; 2 = open access</w:t>
      </w:r>
    </w:p>
    <w:p w:rsidR="00ED09B2" w:rsidRPr="00ED09B2" w:rsidRDefault="00ED09B2" w:rsidP="00ED09B2">
      <w:pPr>
        <w:spacing w:after="0"/>
      </w:pPr>
    </w:p>
    <w:p w:rsidR="00ED09B2" w:rsidRPr="00ED09B2" w:rsidRDefault="00ED09B2" w:rsidP="00ED09B2">
      <w:pPr>
        <w:tabs>
          <w:tab w:val="left" w:pos="270"/>
        </w:tabs>
      </w:pPr>
      <w:r w:rsidRPr="00ED09B2">
        <w:t xml:space="preserve">Fill out column 9 with the </w:t>
      </w:r>
      <w:r w:rsidRPr="00ED09B2">
        <w:rPr>
          <w:b/>
        </w:rPr>
        <w:t>three</w:t>
      </w:r>
      <w:r w:rsidRPr="00ED09B2">
        <w:t>-</w:t>
      </w:r>
      <w:r w:rsidRPr="00ED09B2">
        <w:rPr>
          <w:b/>
        </w:rPr>
        <w:t xml:space="preserve">digit code. </w:t>
      </w:r>
      <w:r w:rsidRPr="00ED09B2">
        <w:t>The code is derived from the numbers in columns 1 [digit 1], 7 [digit 2] and 8 [digit 3]. These codes will be used in later tables, and specific questions will be asked about each area. As these categories are being derived through key informant interviews, be sure you can clearly describe to participants in the village survey the areas or locations that correspond to each code.  See technical guidelines for ideas.</w:t>
      </w:r>
    </w:p>
    <w:p w:rsidR="00ED09B2" w:rsidRPr="00ED09B2" w:rsidRDefault="00ED09B2" w:rsidP="00ED09B2">
      <w:pPr>
        <w:tabs>
          <w:tab w:val="left" w:pos="270"/>
        </w:tabs>
      </w:pPr>
      <w:r w:rsidRPr="00ED09B2">
        <w:t xml:space="preserve"> If the same 3-digit code is repeated on different rows in this table, in future questions note the row number on which it appears in parenthesis after the code e.g. 132 (1b).</w:t>
      </w:r>
    </w:p>
    <w:p w:rsidR="00ED09B2" w:rsidRPr="00ED09B2" w:rsidRDefault="00ED09B2" w:rsidP="00ED09B2">
      <w:pPr>
        <w:rPr>
          <w:i/>
        </w:rPr>
      </w:pPr>
    </w:p>
    <w:p w:rsidR="00ED09B2" w:rsidRPr="00ED09B2" w:rsidRDefault="00ED09B2" w:rsidP="00ED09B2">
      <w:pPr>
        <w:sectPr w:rsidR="00ED09B2" w:rsidRPr="00ED09B2" w:rsidSect="00486F24">
          <w:pgSz w:w="12240" w:h="15840"/>
          <w:pgMar w:top="1008" w:right="1800" w:bottom="1008" w:left="1800" w:header="720" w:footer="720" w:gutter="0"/>
          <w:cols w:space="720"/>
          <w:titlePg/>
          <w:docGrid w:linePitch="360"/>
        </w:sectPr>
      </w:pPr>
    </w:p>
    <w:tbl>
      <w:tblPr>
        <w:tblStyle w:val="TableGrid"/>
        <w:tblpPr w:leftFromText="180" w:rightFromText="180" w:vertAnchor="page" w:horzAnchor="margin" w:tblpY="1381"/>
        <w:tblW w:w="13878" w:type="dxa"/>
        <w:tblLayout w:type="fixed"/>
        <w:tblLook w:val="00A0" w:firstRow="1" w:lastRow="0" w:firstColumn="1" w:lastColumn="0" w:noHBand="0" w:noVBand="0"/>
      </w:tblPr>
      <w:tblGrid>
        <w:gridCol w:w="1638"/>
        <w:gridCol w:w="3870"/>
        <w:gridCol w:w="1080"/>
        <w:gridCol w:w="1080"/>
        <w:gridCol w:w="1080"/>
        <w:gridCol w:w="1080"/>
        <w:gridCol w:w="1350"/>
        <w:gridCol w:w="1350"/>
        <w:gridCol w:w="1350"/>
      </w:tblGrid>
      <w:tr w:rsidR="00ED09B2" w:rsidRPr="00ED09B2" w:rsidTr="00327068">
        <w:tc>
          <w:tcPr>
            <w:tcW w:w="13878" w:type="dxa"/>
            <w:gridSpan w:val="9"/>
          </w:tcPr>
          <w:p w:rsidR="00ED09B2" w:rsidRPr="00ED09B2" w:rsidRDefault="00ED09B2" w:rsidP="00ED09B2">
            <w:pPr>
              <w:rPr>
                <w:b/>
              </w:rPr>
            </w:pPr>
            <w:r w:rsidRPr="00ED09B2">
              <w:rPr>
                <w:b/>
                <w:sz w:val="24"/>
                <w:szCs w:val="24"/>
              </w:rPr>
              <w:lastRenderedPageBreak/>
              <w:t>TABLE 5. VILLAGE LAND TENURE AND USE</w:t>
            </w:r>
          </w:p>
        </w:tc>
      </w:tr>
      <w:tr w:rsidR="00ED09B2" w:rsidRPr="00ED09B2" w:rsidTr="00327068">
        <w:tc>
          <w:tcPr>
            <w:tcW w:w="1638" w:type="dxa"/>
          </w:tcPr>
          <w:p w:rsidR="00ED09B2" w:rsidRPr="00ED09B2" w:rsidRDefault="00ED09B2" w:rsidP="00ED09B2">
            <w:pPr>
              <w:rPr>
                <w:b/>
              </w:rPr>
            </w:pPr>
            <w:r w:rsidRPr="00ED09B2">
              <w:rPr>
                <w:b/>
              </w:rPr>
              <w:t xml:space="preserve">1. Village land owner/ </w:t>
            </w:r>
            <w:proofErr w:type="spellStart"/>
            <w:r w:rsidRPr="00ED09B2">
              <w:rPr>
                <w:b/>
              </w:rPr>
              <w:t>mana-ger</w:t>
            </w:r>
            <w:proofErr w:type="spellEnd"/>
            <w:r w:rsidRPr="00ED09B2">
              <w:rPr>
                <w:b/>
              </w:rPr>
              <w:t xml:space="preserve"> by law</w:t>
            </w:r>
          </w:p>
          <w:p w:rsidR="00ED09B2" w:rsidRPr="00ED09B2" w:rsidRDefault="00ED09B2" w:rsidP="00ED09B2">
            <w:pPr>
              <w:rPr>
                <w:b/>
              </w:rPr>
            </w:pPr>
            <w:r w:rsidRPr="00ED09B2">
              <w:rPr>
                <w:i/>
              </w:rPr>
              <w:t>Digit 1 of tenure code</w:t>
            </w:r>
          </w:p>
        </w:tc>
        <w:tc>
          <w:tcPr>
            <w:tcW w:w="3870" w:type="dxa"/>
          </w:tcPr>
          <w:p w:rsidR="00ED09B2" w:rsidRPr="00ED09B2" w:rsidRDefault="00ED09B2" w:rsidP="00ED09B2">
            <w:pPr>
              <w:rPr>
                <w:b/>
              </w:rPr>
            </w:pPr>
            <w:r w:rsidRPr="00ED09B2">
              <w:rPr>
                <w:b/>
              </w:rPr>
              <w:t xml:space="preserve">2. Explanation </w:t>
            </w:r>
          </w:p>
          <w:p w:rsidR="00ED09B2" w:rsidRPr="00ED09B2" w:rsidRDefault="00ED09B2" w:rsidP="00ED09B2">
            <w:pPr>
              <w:rPr>
                <w:i/>
              </w:rPr>
            </w:pPr>
            <w:r w:rsidRPr="00ED09B2">
              <w:rPr>
                <w:i/>
              </w:rPr>
              <w:t>not part of 3-digit code</w:t>
            </w:r>
          </w:p>
        </w:tc>
        <w:tc>
          <w:tcPr>
            <w:tcW w:w="1080" w:type="dxa"/>
            <w:tcBorders>
              <w:bottom w:val="single" w:sz="4" w:space="0" w:color="000000" w:themeColor="text1"/>
            </w:tcBorders>
          </w:tcPr>
          <w:p w:rsidR="00ED09B2" w:rsidRPr="00ED09B2" w:rsidRDefault="00ED09B2" w:rsidP="00ED09B2">
            <w:pPr>
              <w:rPr>
                <w:b/>
              </w:rPr>
            </w:pPr>
            <w:r w:rsidRPr="00ED09B2">
              <w:rPr>
                <w:b/>
              </w:rPr>
              <w:t xml:space="preserve">3. Area </w:t>
            </w:r>
            <w:r w:rsidRPr="00ED09B2">
              <w:rPr>
                <w:i/>
              </w:rPr>
              <w:t>approx. ha</w:t>
            </w:r>
          </w:p>
        </w:tc>
        <w:tc>
          <w:tcPr>
            <w:tcW w:w="1080" w:type="dxa"/>
            <w:tcBorders>
              <w:bottom w:val="single" w:sz="4" w:space="0" w:color="000000" w:themeColor="text1"/>
            </w:tcBorders>
          </w:tcPr>
          <w:p w:rsidR="00ED09B2" w:rsidRPr="00ED09B2" w:rsidRDefault="00ED09B2" w:rsidP="00ED09B2">
            <w:pPr>
              <w:rPr>
                <w:b/>
              </w:rPr>
            </w:pPr>
            <w:r w:rsidRPr="00ED09B2">
              <w:rPr>
                <w:b/>
              </w:rPr>
              <w:t>4.  % under forest cover</w:t>
            </w:r>
          </w:p>
        </w:tc>
        <w:tc>
          <w:tcPr>
            <w:tcW w:w="1080" w:type="dxa"/>
            <w:tcBorders>
              <w:bottom w:val="single" w:sz="4" w:space="0" w:color="000000" w:themeColor="text1"/>
            </w:tcBorders>
          </w:tcPr>
          <w:p w:rsidR="00ED09B2" w:rsidRPr="00ED09B2" w:rsidRDefault="00ED09B2" w:rsidP="00ED09B2">
            <w:r w:rsidRPr="00ED09B2">
              <w:rPr>
                <w:b/>
              </w:rPr>
              <w:t>5. Type of agree-</w:t>
            </w:r>
            <w:proofErr w:type="spellStart"/>
            <w:proofErr w:type="gramStart"/>
            <w:r w:rsidRPr="00ED09B2">
              <w:rPr>
                <w:b/>
              </w:rPr>
              <w:t>ment</w:t>
            </w:r>
            <w:proofErr w:type="spellEnd"/>
            <w:r w:rsidRPr="00ED09B2">
              <w:rPr>
                <w:b/>
              </w:rPr>
              <w:t xml:space="preserve"> .</w:t>
            </w:r>
            <w:proofErr w:type="gramEnd"/>
            <w:r w:rsidRPr="00ED09B2">
              <w:rPr>
                <w:b/>
              </w:rPr>
              <w:t xml:space="preserve"> </w:t>
            </w:r>
            <w:r w:rsidRPr="00ED09B2">
              <w:rPr>
                <w:i/>
              </w:rPr>
              <w:t>Codes</w:t>
            </w:r>
            <w:r w:rsidRPr="00ED09B2">
              <w:t>**</w:t>
            </w:r>
          </w:p>
          <w:p w:rsidR="00ED09B2" w:rsidRPr="00ED09B2" w:rsidRDefault="00ED09B2" w:rsidP="00ED09B2">
            <w:pPr>
              <w:rPr>
                <w:b/>
                <w:i/>
              </w:rPr>
            </w:pPr>
            <w:r w:rsidRPr="00ED09B2">
              <w:rPr>
                <w:i/>
              </w:rPr>
              <w:t>below</w:t>
            </w:r>
          </w:p>
        </w:tc>
        <w:tc>
          <w:tcPr>
            <w:tcW w:w="1080" w:type="dxa"/>
            <w:tcBorders>
              <w:bottom w:val="single" w:sz="4" w:space="0" w:color="000000" w:themeColor="text1"/>
            </w:tcBorders>
          </w:tcPr>
          <w:p w:rsidR="00ED09B2" w:rsidRPr="00ED09B2" w:rsidRDefault="00ED09B2" w:rsidP="00ED09B2">
            <w:r w:rsidRPr="00ED09B2">
              <w:rPr>
                <w:b/>
              </w:rPr>
              <w:t>6. Length of agree-</w:t>
            </w:r>
            <w:proofErr w:type="spellStart"/>
            <w:r w:rsidRPr="00ED09B2">
              <w:rPr>
                <w:b/>
              </w:rPr>
              <w:t>ment</w:t>
            </w:r>
            <w:proofErr w:type="spellEnd"/>
          </w:p>
          <w:p w:rsidR="00ED09B2" w:rsidRPr="00ED09B2" w:rsidRDefault="00ED09B2" w:rsidP="00ED09B2">
            <w:r w:rsidRPr="00ED09B2">
              <w:rPr>
                <w:i/>
              </w:rPr>
              <w:t>Codes</w:t>
            </w:r>
            <w:r w:rsidRPr="00ED09B2">
              <w:t>***</w:t>
            </w:r>
          </w:p>
          <w:p w:rsidR="00ED09B2" w:rsidRPr="00ED09B2" w:rsidRDefault="00ED09B2" w:rsidP="00ED09B2">
            <w:pPr>
              <w:rPr>
                <w:i/>
              </w:rPr>
            </w:pPr>
            <w:r w:rsidRPr="00ED09B2">
              <w:rPr>
                <w:i/>
              </w:rPr>
              <w:t>below</w:t>
            </w:r>
          </w:p>
        </w:tc>
        <w:tc>
          <w:tcPr>
            <w:tcW w:w="1350" w:type="dxa"/>
          </w:tcPr>
          <w:p w:rsidR="00ED09B2" w:rsidRPr="00ED09B2" w:rsidRDefault="00ED09B2" w:rsidP="00ED09B2">
            <w:pPr>
              <w:rPr>
                <w:b/>
              </w:rPr>
            </w:pPr>
            <w:r w:rsidRPr="00ED09B2">
              <w:rPr>
                <w:b/>
              </w:rPr>
              <w:t xml:space="preserve">7. Actual user </w:t>
            </w:r>
          </w:p>
          <w:p w:rsidR="00ED09B2" w:rsidRPr="00ED09B2" w:rsidRDefault="00ED09B2" w:rsidP="00ED09B2">
            <w:pPr>
              <w:rPr>
                <w:i/>
              </w:rPr>
            </w:pPr>
          </w:p>
          <w:p w:rsidR="00ED09B2" w:rsidRPr="00ED09B2" w:rsidRDefault="00ED09B2" w:rsidP="00ED09B2">
            <w:r w:rsidRPr="00ED09B2">
              <w:rPr>
                <w:i/>
              </w:rPr>
              <w:t>Digit 2 of tenure code</w:t>
            </w:r>
          </w:p>
        </w:tc>
        <w:tc>
          <w:tcPr>
            <w:tcW w:w="1350" w:type="dxa"/>
          </w:tcPr>
          <w:p w:rsidR="00ED09B2" w:rsidRPr="00ED09B2" w:rsidRDefault="00ED09B2" w:rsidP="00ED09B2">
            <w:pPr>
              <w:rPr>
                <w:b/>
                <w:i/>
              </w:rPr>
            </w:pPr>
            <w:r w:rsidRPr="00ED09B2">
              <w:rPr>
                <w:b/>
              </w:rPr>
              <w:t xml:space="preserve">8. Managed or open access? </w:t>
            </w:r>
          </w:p>
          <w:p w:rsidR="00ED09B2" w:rsidRPr="00ED09B2" w:rsidRDefault="00ED09B2" w:rsidP="00ED09B2">
            <w:r w:rsidRPr="00ED09B2">
              <w:rPr>
                <w:i/>
              </w:rPr>
              <w:t>Digit 3 of tenure code</w:t>
            </w:r>
          </w:p>
        </w:tc>
        <w:tc>
          <w:tcPr>
            <w:tcW w:w="1350" w:type="dxa"/>
          </w:tcPr>
          <w:p w:rsidR="00ED09B2" w:rsidRPr="00ED09B2" w:rsidRDefault="00ED09B2" w:rsidP="00ED09B2">
            <w:pPr>
              <w:rPr>
                <w:b/>
              </w:rPr>
            </w:pPr>
            <w:r w:rsidRPr="00ED09B2">
              <w:rPr>
                <w:b/>
              </w:rPr>
              <w:t xml:space="preserve">9. Three-digit code </w:t>
            </w:r>
            <w:r w:rsidRPr="00ED09B2">
              <w:rPr>
                <w:i/>
              </w:rPr>
              <w:t>From</w:t>
            </w:r>
            <w:r w:rsidRPr="00ED09B2">
              <w:rPr>
                <w:b/>
                <w:i/>
              </w:rPr>
              <w:t xml:space="preserve"> c</w:t>
            </w:r>
            <w:r w:rsidRPr="00ED09B2">
              <w:rPr>
                <w:i/>
              </w:rPr>
              <w:t>olumns     1, 7 and 8</w:t>
            </w:r>
          </w:p>
        </w:tc>
      </w:tr>
      <w:tr w:rsidR="00ED09B2" w:rsidRPr="00ED09B2" w:rsidTr="00327068">
        <w:trPr>
          <w:trHeight w:val="247"/>
        </w:trPr>
        <w:tc>
          <w:tcPr>
            <w:tcW w:w="1638" w:type="dxa"/>
            <w:vMerge w:val="restart"/>
          </w:tcPr>
          <w:p w:rsidR="00ED09B2" w:rsidRPr="00ED09B2" w:rsidRDefault="00ED09B2" w:rsidP="00ED09B2">
            <w:r w:rsidRPr="00ED09B2">
              <w:t xml:space="preserve">1. State </w:t>
            </w:r>
          </w:p>
          <w:p w:rsidR="00ED09B2" w:rsidRPr="00ED09B2" w:rsidRDefault="00ED09B2" w:rsidP="00ED09B2">
            <w:pPr>
              <w:rPr>
                <w:i/>
              </w:rPr>
            </w:pPr>
            <w:r w:rsidRPr="00ED09B2">
              <w:rPr>
                <w:i/>
              </w:rPr>
              <w:t>code 1</w:t>
            </w:r>
          </w:p>
        </w:tc>
        <w:tc>
          <w:tcPr>
            <w:tcW w:w="3870" w:type="dxa"/>
            <w:vMerge w:val="restart"/>
          </w:tcPr>
          <w:p w:rsidR="00ED09B2" w:rsidRPr="00ED09B2" w:rsidRDefault="00ED09B2" w:rsidP="00ED09B2">
            <w:pPr>
              <w:ind w:left="342" w:hanging="342"/>
            </w:pPr>
            <w:r w:rsidRPr="00ED09B2">
              <w:t>1a. State lands, legally “unclaimed”, unassigned according to state, including unrecognized customary claims</w:t>
            </w:r>
          </w:p>
        </w:tc>
        <w:tc>
          <w:tcPr>
            <w:tcW w:w="1080" w:type="dxa"/>
            <w:vMerge w:val="restart"/>
            <w:shd w:val="clear" w:color="auto" w:fill="FFFFFF" w:themeFill="background1"/>
          </w:tcPr>
          <w:p w:rsidR="00ED09B2" w:rsidRPr="00ED09B2" w:rsidRDefault="00ED09B2" w:rsidP="00ED09B2"/>
        </w:tc>
        <w:tc>
          <w:tcPr>
            <w:tcW w:w="1080" w:type="dxa"/>
            <w:vMerge w:val="restart"/>
            <w:shd w:val="clear" w:color="auto" w:fill="FFFFFF" w:themeFill="background1"/>
          </w:tcPr>
          <w:p w:rsidR="00ED09B2" w:rsidRPr="00ED09B2" w:rsidRDefault="00ED09B2" w:rsidP="00ED09B2"/>
        </w:tc>
        <w:tc>
          <w:tcPr>
            <w:tcW w:w="1080" w:type="dxa"/>
            <w:vMerge w:val="restart"/>
            <w:shd w:val="clear" w:color="auto" w:fill="D9D9D9" w:themeFill="background1" w:themeFillShade="D9"/>
          </w:tcPr>
          <w:p w:rsidR="00ED09B2" w:rsidRPr="00ED09B2" w:rsidRDefault="00ED09B2" w:rsidP="00ED09B2"/>
        </w:tc>
        <w:tc>
          <w:tcPr>
            <w:tcW w:w="1080" w:type="dxa"/>
            <w:vMerge w:val="restart"/>
            <w:shd w:val="clear" w:color="auto" w:fill="D9D9D9" w:themeFill="background1" w:themeFillShade="D9"/>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c>
          <w:tcPr>
            <w:tcW w:w="1350" w:type="dxa"/>
            <w:tcBorders>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Pr>
          <w:p w:rsidR="00ED09B2" w:rsidRPr="00ED09B2" w:rsidRDefault="00ED09B2" w:rsidP="00ED09B2">
            <w:pPr>
              <w:ind w:left="342" w:hanging="342"/>
            </w:pPr>
          </w:p>
        </w:tc>
        <w:tc>
          <w:tcPr>
            <w:tcW w:w="1080" w:type="dxa"/>
            <w:vMerge/>
            <w:shd w:val="clear" w:color="auto" w:fill="FFFFFF" w:themeFill="background1"/>
          </w:tcPr>
          <w:p w:rsidR="00ED09B2" w:rsidRPr="00ED09B2" w:rsidRDefault="00ED09B2" w:rsidP="00ED09B2"/>
        </w:tc>
        <w:tc>
          <w:tcPr>
            <w:tcW w:w="1080" w:type="dxa"/>
            <w:vMerge/>
            <w:shd w:val="clear" w:color="auto" w:fill="FFFFFF" w:themeFill="background1"/>
          </w:tcPr>
          <w:p w:rsidR="00ED09B2" w:rsidRPr="00ED09B2" w:rsidRDefault="00ED09B2" w:rsidP="00ED09B2"/>
        </w:tc>
        <w:tc>
          <w:tcPr>
            <w:tcW w:w="1080" w:type="dxa"/>
            <w:vMerge/>
            <w:shd w:val="clear" w:color="auto" w:fill="D9D9D9" w:themeFill="background1" w:themeFillShade="D9"/>
          </w:tcPr>
          <w:p w:rsidR="00ED09B2" w:rsidRPr="00ED09B2" w:rsidRDefault="00ED09B2" w:rsidP="00ED09B2"/>
        </w:tc>
        <w:tc>
          <w:tcPr>
            <w:tcW w:w="1080" w:type="dxa"/>
            <w:vMerge/>
            <w:shd w:val="clear" w:color="auto" w:fill="D9D9D9" w:themeFill="background1" w:themeFillShade="D9"/>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c>
          <w:tcPr>
            <w:tcW w:w="1350" w:type="dxa"/>
            <w:tcBorders>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Borders>
              <w:bottom w:val="single" w:sz="4" w:space="0" w:color="auto"/>
            </w:tcBorders>
          </w:tcPr>
          <w:p w:rsidR="00ED09B2" w:rsidRPr="00ED09B2" w:rsidRDefault="00ED09B2" w:rsidP="00ED09B2">
            <w:pPr>
              <w:ind w:left="342" w:hanging="342"/>
            </w:pPr>
          </w:p>
        </w:tc>
        <w:tc>
          <w:tcPr>
            <w:tcW w:w="1080" w:type="dxa"/>
            <w:vMerge/>
            <w:tcBorders>
              <w:bottom w:val="single" w:sz="4" w:space="0" w:color="000000" w:themeColor="text1"/>
            </w:tcBorders>
            <w:shd w:val="clear" w:color="auto" w:fill="FFFFFF" w:themeFill="background1"/>
          </w:tcPr>
          <w:p w:rsidR="00ED09B2" w:rsidRPr="00ED09B2" w:rsidRDefault="00ED09B2" w:rsidP="00ED09B2"/>
        </w:tc>
        <w:tc>
          <w:tcPr>
            <w:tcW w:w="1080" w:type="dxa"/>
            <w:vMerge/>
            <w:tcBorders>
              <w:bottom w:val="single" w:sz="4" w:space="0" w:color="000000" w:themeColor="text1"/>
            </w:tcBorders>
            <w:shd w:val="clear" w:color="auto" w:fill="FFFFFF" w:themeFill="background1"/>
          </w:tcPr>
          <w:p w:rsidR="00ED09B2" w:rsidRPr="00ED09B2" w:rsidRDefault="00ED09B2" w:rsidP="00ED09B2"/>
        </w:tc>
        <w:tc>
          <w:tcPr>
            <w:tcW w:w="1080" w:type="dxa"/>
            <w:vMerge/>
            <w:tcBorders>
              <w:bottom w:val="single" w:sz="4" w:space="0" w:color="000000" w:themeColor="text1"/>
            </w:tcBorders>
            <w:shd w:val="clear" w:color="auto" w:fill="D9D9D9" w:themeFill="background1" w:themeFillShade="D9"/>
          </w:tcPr>
          <w:p w:rsidR="00ED09B2" w:rsidRPr="00ED09B2" w:rsidRDefault="00ED09B2" w:rsidP="00ED09B2"/>
        </w:tc>
        <w:tc>
          <w:tcPr>
            <w:tcW w:w="1080" w:type="dxa"/>
            <w:vMerge/>
            <w:tcBorders>
              <w:bottom w:val="single" w:sz="4" w:space="0" w:color="000000" w:themeColor="text1"/>
            </w:tcBorders>
            <w:shd w:val="clear" w:color="auto" w:fill="D9D9D9" w:themeFill="background1" w:themeFillShade="D9"/>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val="restart"/>
            <w:tcBorders>
              <w:top w:val="single" w:sz="4" w:space="0" w:color="auto"/>
            </w:tcBorders>
          </w:tcPr>
          <w:p w:rsidR="00ED09B2" w:rsidRPr="00ED09B2" w:rsidRDefault="00ED09B2" w:rsidP="00ED09B2">
            <w:pPr>
              <w:ind w:left="342" w:hanging="342"/>
            </w:pPr>
            <w:r w:rsidRPr="00ED09B2">
              <w:t>1b. Assigned to village (weak agreement)</w:t>
            </w:r>
          </w:p>
          <w:p w:rsidR="00ED09B2" w:rsidRPr="00ED09B2" w:rsidRDefault="00ED09B2" w:rsidP="00ED09B2">
            <w:pPr>
              <w:ind w:left="342" w:hanging="342"/>
            </w:pPr>
          </w:p>
        </w:tc>
        <w:tc>
          <w:tcPr>
            <w:tcW w:w="1080" w:type="dxa"/>
            <w:vMerge w:val="restart"/>
            <w:tcBorders>
              <w:top w:val="single" w:sz="4" w:space="0" w:color="000000" w:themeColor="text1"/>
            </w:tcBorders>
          </w:tcPr>
          <w:p w:rsidR="00ED09B2" w:rsidRPr="00ED09B2" w:rsidRDefault="00ED09B2" w:rsidP="00ED09B2"/>
        </w:tc>
        <w:tc>
          <w:tcPr>
            <w:tcW w:w="1080" w:type="dxa"/>
            <w:vMerge w:val="restart"/>
            <w:tcBorders>
              <w:top w:val="single" w:sz="4" w:space="0" w:color="000000" w:themeColor="text1"/>
            </w:tcBorders>
          </w:tcPr>
          <w:p w:rsidR="00ED09B2" w:rsidRPr="00ED09B2" w:rsidRDefault="00ED09B2" w:rsidP="00ED09B2"/>
        </w:tc>
        <w:tc>
          <w:tcPr>
            <w:tcW w:w="1080" w:type="dxa"/>
            <w:vMerge w:val="restart"/>
            <w:tcBorders>
              <w:top w:val="single" w:sz="4" w:space="0" w:color="000000" w:themeColor="text1"/>
            </w:tcBorders>
          </w:tcPr>
          <w:p w:rsidR="00ED09B2" w:rsidRPr="00ED09B2" w:rsidRDefault="00ED09B2" w:rsidP="00ED09B2"/>
        </w:tc>
        <w:tc>
          <w:tcPr>
            <w:tcW w:w="1080" w:type="dxa"/>
            <w:vMerge w:val="restart"/>
            <w:tcBorders>
              <w:top w:val="single" w:sz="4" w:space="0" w:color="000000" w:themeColor="text1"/>
            </w:tcBorders>
          </w:tcPr>
          <w:p w:rsidR="00ED09B2" w:rsidRPr="00ED09B2" w:rsidRDefault="00ED09B2" w:rsidP="00ED09B2"/>
        </w:tc>
        <w:tc>
          <w:tcPr>
            <w:tcW w:w="1350" w:type="dxa"/>
            <w:tcBorders>
              <w:top w:val="single" w:sz="4" w:space="0" w:color="auto"/>
            </w:tcBorders>
          </w:tcPr>
          <w:p w:rsidR="00ED09B2" w:rsidRPr="00ED09B2" w:rsidRDefault="00ED09B2" w:rsidP="00ED09B2"/>
        </w:tc>
        <w:tc>
          <w:tcPr>
            <w:tcW w:w="1350" w:type="dxa"/>
            <w:tcBorders>
              <w:top w:val="single" w:sz="4" w:space="0" w:color="auto"/>
            </w:tcBorders>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Pr>
          <w:p w:rsidR="00ED09B2" w:rsidRPr="00ED09B2" w:rsidRDefault="00ED09B2" w:rsidP="00ED09B2">
            <w:pPr>
              <w:ind w:left="342" w:hanging="342"/>
            </w:pPr>
          </w:p>
        </w:tc>
        <w:tc>
          <w:tcPr>
            <w:tcW w:w="108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Borders>
              <w:bottom w:val="single" w:sz="4" w:space="0" w:color="auto"/>
            </w:tcBorders>
          </w:tcPr>
          <w:p w:rsidR="00ED09B2" w:rsidRPr="00ED09B2" w:rsidRDefault="00ED09B2" w:rsidP="00ED09B2">
            <w:pPr>
              <w:ind w:left="342" w:hanging="342"/>
            </w:pPr>
          </w:p>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val="restart"/>
            <w:tcBorders>
              <w:top w:val="single" w:sz="4" w:space="0" w:color="auto"/>
            </w:tcBorders>
          </w:tcPr>
          <w:p w:rsidR="00ED09B2" w:rsidRPr="00ED09B2" w:rsidRDefault="00ED09B2" w:rsidP="00ED09B2">
            <w:pPr>
              <w:ind w:left="342" w:hanging="342"/>
            </w:pPr>
            <w:r w:rsidRPr="00ED09B2">
              <w:t>1c. Assigned to individuals, households or private entity (weak agreement)</w:t>
            </w:r>
          </w:p>
          <w:p w:rsidR="00ED09B2" w:rsidRPr="00ED09B2" w:rsidRDefault="00ED09B2" w:rsidP="00ED09B2">
            <w:pPr>
              <w:ind w:left="342" w:hanging="342"/>
            </w:pPr>
          </w:p>
        </w:tc>
        <w:tc>
          <w:tcPr>
            <w:tcW w:w="1080" w:type="dxa"/>
            <w:vMerge w:val="restart"/>
            <w:tcBorders>
              <w:top w:val="single" w:sz="4" w:space="0" w:color="auto"/>
            </w:tcBorders>
          </w:tcPr>
          <w:p w:rsidR="00ED09B2" w:rsidRPr="00ED09B2" w:rsidRDefault="00ED09B2" w:rsidP="00ED09B2"/>
        </w:tc>
        <w:tc>
          <w:tcPr>
            <w:tcW w:w="1080" w:type="dxa"/>
            <w:vMerge w:val="restart"/>
            <w:tcBorders>
              <w:top w:val="single" w:sz="4" w:space="0" w:color="auto"/>
            </w:tcBorders>
          </w:tcPr>
          <w:p w:rsidR="00ED09B2" w:rsidRPr="00ED09B2" w:rsidRDefault="00ED09B2" w:rsidP="00ED09B2"/>
        </w:tc>
        <w:tc>
          <w:tcPr>
            <w:tcW w:w="1080" w:type="dxa"/>
            <w:vMerge w:val="restart"/>
            <w:tcBorders>
              <w:top w:val="single" w:sz="4" w:space="0" w:color="auto"/>
            </w:tcBorders>
          </w:tcPr>
          <w:p w:rsidR="00ED09B2" w:rsidRPr="00ED09B2" w:rsidRDefault="00ED09B2" w:rsidP="00ED09B2"/>
        </w:tc>
        <w:tc>
          <w:tcPr>
            <w:tcW w:w="1080" w:type="dxa"/>
            <w:vMerge w:val="restart"/>
            <w:tcBorders>
              <w:top w:val="single" w:sz="4" w:space="0" w:color="auto"/>
            </w:tcBorders>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c>
          <w:tcPr>
            <w:tcW w:w="1350" w:type="dxa"/>
            <w:tcBorders>
              <w:top w:val="single" w:sz="4" w:space="0" w:color="auto"/>
            </w:tcBorders>
          </w:tcPr>
          <w:p w:rsidR="00ED09B2" w:rsidRPr="00ED09B2" w:rsidRDefault="00ED09B2" w:rsidP="00ED09B2"/>
        </w:tc>
        <w:tc>
          <w:tcPr>
            <w:tcW w:w="1350" w:type="dxa"/>
            <w:tcBorders>
              <w:top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Borders>
              <w:bottom w:val="single" w:sz="4" w:space="0" w:color="000000" w:themeColor="text1"/>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r>
      <w:tr w:rsidR="00ED09B2" w:rsidRPr="00ED09B2" w:rsidTr="00327068">
        <w:trPr>
          <w:trHeight w:val="247"/>
        </w:trPr>
        <w:tc>
          <w:tcPr>
            <w:tcW w:w="1638" w:type="dxa"/>
            <w:vMerge w:val="restart"/>
          </w:tcPr>
          <w:p w:rsidR="00ED09B2" w:rsidRPr="00ED09B2" w:rsidRDefault="00ED09B2" w:rsidP="00ED09B2">
            <w:r w:rsidRPr="00ED09B2">
              <w:t>2. Community</w:t>
            </w:r>
          </w:p>
          <w:p w:rsidR="00ED09B2" w:rsidRPr="00ED09B2" w:rsidRDefault="00ED09B2" w:rsidP="00ED09B2">
            <w:pPr>
              <w:rPr>
                <w:i/>
              </w:rPr>
            </w:pPr>
            <w:r w:rsidRPr="00ED09B2">
              <w:rPr>
                <w:i/>
              </w:rPr>
              <w:t>code 2</w:t>
            </w:r>
          </w:p>
        </w:tc>
        <w:tc>
          <w:tcPr>
            <w:tcW w:w="3870" w:type="dxa"/>
            <w:vMerge w:val="restart"/>
          </w:tcPr>
          <w:p w:rsidR="00ED09B2" w:rsidRPr="00ED09B2" w:rsidRDefault="00ED09B2" w:rsidP="00ED09B2">
            <w:pPr>
              <w:ind w:left="342" w:hanging="342"/>
            </w:pPr>
            <w:r w:rsidRPr="00ED09B2">
              <w:t>2a. Titled lands</w:t>
            </w:r>
          </w:p>
          <w:p w:rsidR="00ED09B2" w:rsidRPr="00ED09B2" w:rsidRDefault="00ED09B2" w:rsidP="00ED09B2">
            <w:pPr>
              <w:ind w:left="342" w:hanging="342"/>
            </w:pPr>
          </w:p>
          <w:p w:rsidR="00ED09B2" w:rsidRPr="00ED09B2" w:rsidRDefault="00ED09B2" w:rsidP="00ED09B2">
            <w:pPr>
              <w:ind w:left="342" w:hanging="342"/>
            </w:pPr>
          </w:p>
        </w:tc>
        <w:tc>
          <w:tcPr>
            <w:tcW w:w="1080" w:type="dxa"/>
            <w:vMerge w:val="restart"/>
            <w:tcBorders>
              <w:top w:val="single" w:sz="4" w:space="0" w:color="auto"/>
            </w:tcBorders>
            <w:shd w:val="clear" w:color="auto" w:fill="FFFFFF" w:themeFill="background1"/>
          </w:tcPr>
          <w:p w:rsidR="00ED09B2" w:rsidRPr="00ED09B2" w:rsidRDefault="00ED09B2" w:rsidP="00ED09B2"/>
        </w:tc>
        <w:tc>
          <w:tcPr>
            <w:tcW w:w="1080" w:type="dxa"/>
            <w:vMerge w:val="restart"/>
            <w:tcBorders>
              <w:top w:val="single" w:sz="4" w:space="0" w:color="auto"/>
            </w:tcBorders>
            <w:shd w:val="clear" w:color="auto" w:fill="FFFFFF" w:themeFill="background1"/>
          </w:tcPr>
          <w:p w:rsidR="00ED09B2" w:rsidRPr="00ED09B2" w:rsidRDefault="00ED09B2" w:rsidP="00ED09B2"/>
        </w:tc>
        <w:tc>
          <w:tcPr>
            <w:tcW w:w="1080" w:type="dxa"/>
            <w:vMerge w:val="restart"/>
            <w:tcBorders>
              <w:top w:val="single" w:sz="4" w:space="0" w:color="auto"/>
            </w:tcBorders>
            <w:shd w:val="clear" w:color="auto" w:fill="D9D9D9" w:themeFill="background1" w:themeFillShade="D9"/>
          </w:tcPr>
          <w:p w:rsidR="00ED09B2" w:rsidRPr="00ED09B2" w:rsidRDefault="00ED09B2" w:rsidP="00ED09B2"/>
        </w:tc>
        <w:tc>
          <w:tcPr>
            <w:tcW w:w="1080" w:type="dxa"/>
            <w:vMerge w:val="restart"/>
            <w:tcBorders>
              <w:top w:val="single" w:sz="4" w:space="0" w:color="auto"/>
            </w:tcBorders>
            <w:shd w:val="clear" w:color="auto" w:fill="D9D9D9" w:themeFill="background1" w:themeFillShade="D9"/>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Pr>
          <w:p w:rsidR="00ED09B2" w:rsidRPr="00ED09B2" w:rsidRDefault="00ED09B2" w:rsidP="00ED09B2">
            <w:pPr>
              <w:ind w:left="342" w:hanging="342"/>
            </w:pPr>
          </w:p>
        </w:tc>
        <w:tc>
          <w:tcPr>
            <w:tcW w:w="1080" w:type="dxa"/>
            <w:vMerge/>
            <w:shd w:val="clear" w:color="auto" w:fill="FFFFFF" w:themeFill="background1"/>
          </w:tcPr>
          <w:p w:rsidR="00ED09B2" w:rsidRPr="00ED09B2" w:rsidRDefault="00ED09B2" w:rsidP="00ED09B2"/>
        </w:tc>
        <w:tc>
          <w:tcPr>
            <w:tcW w:w="1080" w:type="dxa"/>
            <w:vMerge/>
            <w:shd w:val="clear" w:color="auto" w:fill="FFFFFF" w:themeFill="background1"/>
          </w:tcPr>
          <w:p w:rsidR="00ED09B2" w:rsidRPr="00ED09B2" w:rsidRDefault="00ED09B2" w:rsidP="00ED09B2"/>
        </w:tc>
        <w:tc>
          <w:tcPr>
            <w:tcW w:w="1080" w:type="dxa"/>
            <w:vMerge/>
            <w:shd w:val="clear" w:color="auto" w:fill="D9D9D9" w:themeFill="background1" w:themeFillShade="D9"/>
          </w:tcPr>
          <w:p w:rsidR="00ED09B2" w:rsidRPr="00ED09B2" w:rsidRDefault="00ED09B2" w:rsidP="00ED09B2"/>
        </w:tc>
        <w:tc>
          <w:tcPr>
            <w:tcW w:w="1080" w:type="dxa"/>
            <w:vMerge/>
            <w:shd w:val="clear" w:color="auto" w:fill="D9D9D9" w:themeFill="background1" w:themeFillShade="D9"/>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Borders>
              <w:bottom w:val="single" w:sz="4" w:space="0" w:color="auto"/>
            </w:tcBorders>
          </w:tcPr>
          <w:p w:rsidR="00ED09B2" w:rsidRPr="00ED09B2" w:rsidRDefault="00ED09B2" w:rsidP="00ED09B2">
            <w:pPr>
              <w:ind w:left="342" w:hanging="342"/>
            </w:pPr>
          </w:p>
        </w:tc>
        <w:tc>
          <w:tcPr>
            <w:tcW w:w="1080" w:type="dxa"/>
            <w:vMerge/>
            <w:tcBorders>
              <w:bottom w:val="single" w:sz="4" w:space="0" w:color="000000" w:themeColor="text1"/>
            </w:tcBorders>
            <w:shd w:val="clear" w:color="auto" w:fill="FFFFFF" w:themeFill="background1"/>
          </w:tcPr>
          <w:p w:rsidR="00ED09B2" w:rsidRPr="00ED09B2" w:rsidRDefault="00ED09B2" w:rsidP="00ED09B2"/>
        </w:tc>
        <w:tc>
          <w:tcPr>
            <w:tcW w:w="1080" w:type="dxa"/>
            <w:vMerge/>
            <w:tcBorders>
              <w:bottom w:val="single" w:sz="4" w:space="0" w:color="000000" w:themeColor="text1"/>
            </w:tcBorders>
            <w:shd w:val="clear" w:color="auto" w:fill="FFFFFF" w:themeFill="background1"/>
          </w:tcPr>
          <w:p w:rsidR="00ED09B2" w:rsidRPr="00ED09B2" w:rsidRDefault="00ED09B2" w:rsidP="00ED09B2"/>
        </w:tc>
        <w:tc>
          <w:tcPr>
            <w:tcW w:w="1080" w:type="dxa"/>
            <w:vMerge/>
            <w:tcBorders>
              <w:bottom w:val="single" w:sz="4" w:space="0" w:color="000000" w:themeColor="text1"/>
            </w:tcBorders>
            <w:shd w:val="clear" w:color="auto" w:fill="D9D9D9" w:themeFill="background1" w:themeFillShade="D9"/>
          </w:tcPr>
          <w:p w:rsidR="00ED09B2" w:rsidRPr="00ED09B2" w:rsidRDefault="00ED09B2" w:rsidP="00ED09B2"/>
        </w:tc>
        <w:tc>
          <w:tcPr>
            <w:tcW w:w="1080" w:type="dxa"/>
            <w:vMerge/>
            <w:tcBorders>
              <w:bottom w:val="single" w:sz="4" w:space="0" w:color="000000" w:themeColor="text1"/>
            </w:tcBorders>
            <w:shd w:val="clear" w:color="auto" w:fill="D9D9D9" w:themeFill="background1" w:themeFillShade="D9"/>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val="restart"/>
            <w:tcBorders>
              <w:top w:val="single" w:sz="4" w:space="0" w:color="auto"/>
            </w:tcBorders>
          </w:tcPr>
          <w:p w:rsidR="00ED09B2" w:rsidRPr="00ED09B2" w:rsidRDefault="00ED09B2" w:rsidP="00ED09B2">
            <w:pPr>
              <w:ind w:left="342" w:hanging="342"/>
            </w:pPr>
            <w:r w:rsidRPr="00ED09B2">
              <w:t>2b. Recognized formal owner/manager without title (strong agreement)</w:t>
            </w:r>
          </w:p>
          <w:p w:rsidR="00ED09B2" w:rsidRPr="00ED09B2" w:rsidRDefault="00ED09B2" w:rsidP="00ED09B2">
            <w:pPr>
              <w:ind w:left="342" w:hanging="342"/>
            </w:pPr>
          </w:p>
        </w:tc>
        <w:tc>
          <w:tcPr>
            <w:tcW w:w="1080" w:type="dxa"/>
            <w:vMerge w:val="restart"/>
            <w:tcBorders>
              <w:top w:val="single" w:sz="4" w:space="0" w:color="000000" w:themeColor="text1"/>
            </w:tcBorders>
          </w:tcPr>
          <w:p w:rsidR="00ED09B2" w:rsidRPr="00ED09B2" w:rsidRDefault="00ED09B2" w:rsidP="00ED09B2"/>
        </w:tc>
        <w:tc>
          <w:tcPr>
            <w:tcW w:w="1080" w:type="dxa"/>
            <w:vMerge w:val="restart"/>
            <w:tcBorders>
              <w:top w:val="single" w:sz="4" w:space="0" w:color="000000" w:themeColor="text1"/>
            </w:tcBorders>
          </w:tcPr>
          <w:p w:rsidR="00ED09B2" w:rsidRPr="00ED09B2" w:rsidRDefault="00ED09B2" w:rsidP="00ED09B2"/>
        </w:tc>
        <w:tc>
          <w:tcPr>
            <w:tcW w:w="1080" w:type="dxa"/>
            <w:vMerge w:val="restart"/>
            <w:tcBorders>
              <w:top w:val="single" w:sz="4" w:space="0" w:color="000000" w:themeColor="text1"/>
            </w:tcBorders>
          </w:tcPr>
          <w:p w:rsidR="00ED09B2" w:rsidRPr="00ED09B2" w:rsidRDefault="00ED09B2" w:rsidP="00ED09B2"/>
        </w:tc>
        <w:tc>
          <w:tcPr>
            <w:tcW w:w="1080" w:type="dxa"/>
            <w:vMerge w:val="restart"/>
            <w:tcBorders>
              <w:top w:val="single" w:sz="4" w:space="0" w:color="000000" w:themeColor="text1"/>
            </w:tcBorders>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c>
          <w:tcPr>
            <w:tcW w:w="1350" w:type="dxa"/>
            <w:tcBorders>
              <w:top w:val="single" w:sz="4" w:space="0" w:color="auto"/>
            </w:tcBorders>
          </w:tcPr>
          <w:p w:rsidR="00ED09B2" w:rsidRPr="00ED09B2" w:rsidRDefault="00ED09B2" w:rsidP="00ED09B2"/>
        </w:tc>
        <w:tc>
          <w:tcPr>
            <w:tcW w:w="1350" w:type="dxa"/>
            <w:tcBorders>
              <w:top w:val="single" w:sz="4" w:space="0" w:color="auto"/>
            </w:tcBorders>
          </w:tcPr>
          <w:p w:rsidR="00ED09B2" w:rsidRPr="00ED09B2" w:rsidRDefault="00ED09B2" w:rsidP="00ED09B2"/>
        </w:tc>
      </w:tr>
      <w:tr w:rsidR="00ED09B2" w:rsidRPr="00ED09B2" w:rsidTr="00327068">
        <w:trPr>
          <w:trHeight w:val="247"/>
        </w:trPr>
        <w:tc>
          <w:tcPr>
            <w:tcW w:w="1638" w:type="dxa"/>
            <w:vMerge/>
          </w:tcPr>
          <w:p w:rsidR="00ED09B2" w:rsidRPr="00ED09B2" w:rsidRDefault="00ED09B2" w:rsidP="00ED09B2"/>
        </w:tc>
        <w:tc>
          <w:tcPr>
            <w:tcW w:w="3870" w:type="dxa"/>
            <w:vMerge/>
          </w:tcPr>
          <w:p w:rsidR="00ED09B2" w:rsidRPr="00ED09B2" w:rsidRDefault="00ED09B2" w:rsidP="00ED09B2">
            <w:pPr>
              <w:ind w:left="342" w:hanging="342"/>
            </w:pPr>
          </w:p>
        </w:tc>
        <w:tc>
          <w:tcPr>
            <w:tcW w:w="108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080" w:type="dxa"/>
            <w:vMerge/>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r>
      <w:tr w:rsidR="00ED09B2" w:rsidRPr="00ED09B2" w:rsidTr="00327068">
        <w:trPr>
          <w:trHeight w:val="247"/>
        </w:trPr>
        <w:tc>
          <w:tcPr>
            <w:tcW w:w="1638" w:type="dxa"/>
            <w:vMerge/>
            <w:tcBorders>
              <w:bottom w:val="single" w:sz="4" w:space="0" w:color="000000" w:themeColor="text1"/>
            </w:tcBorders>
          </w:tcPr>
          <w:p w:rsidR="00ED09B2" w:rsidRPr="00ED09B2" w:rsidRDefault="00ED09B2" w:rsidP="00ED09B2"/>
        </w:tc>
        <w:tc>
          <w:tcPr>
            <w:tcW w:w="3870" w:type="dxa"/>
            <w:vMerge/>
            <w:tcBorders>
              <w:bottom w:val="single" w:sz="4" w:space="0" w:color="auto"/>
            </w:tcBorders>
          </w:tcPr>
          <w:p w:rsidR="00ED09B2" w:rsidRPr="00ED09B2" w:rsidRDefault="00ED09B2" w:rsidP="00ED09B2">
            <w:pPr>
              <w:ind w:left="342" w:hanging="342"/>
            </w:pPr>
          </w:p>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080" w:type="dxa"/>
            <w:vMerge/>
            <w:tcBorders>
              <w:bottom w:val="single" w:sz="4" w:space="0" w:color="auto"/>
            </w:tcBorders>
          </w:tcPr>
          <w:p w:rsidR="00ED09B2" w:rsidRPr="00ED09B2" w:rsidRDefault="00ED09B2" w:rsidP="00ED09B2"/>
        </w:tc>
        <w:tc>
          <w:tcPr>
            <w:tcW w:w="1350" w:type="dxa"/>
            <w:tcBorders>
              <w:top w:val="single" w:sz="4" w:space="0" w:color="auto"/>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Borders>
              <w:bottom w:val="single" w:sz="4" w:space="0" w:color="auto"/>
            </w:tcBorders>
          </w:tcPr>
          <w:p w:rsidR="00ED09B2" w:rsidRPr="00ED09B2" w:rsidRDefault="00ED09B2" w:rsidP="00ED09B2"/>
        </w:tc>
      </w:tr>
      <w:tr w:rsidR="00ED09B2" w:rsidRPr="00ED09B2" w:rsidTr="00327068">
        <w:trPr>
          <w:trHeight w:val="166"/>
        </w:trPr>
        <w:tc>
          <w:tcPr>
            <w:tcW w:w="1638" w:type="dxa"/>
            <w:vMerge w:val="restart"/>
          </w:tcPr>
          <w:p w:rsidR="00ED09B2" w:rsidRPr="00ED09B2" w:rsidRDefault="00ED09B2" w:rsidP="00ED09B2">
            <w:r w:rsidRPr="00ED09B2">
              <w:t>3. Individual, household or private</w:t>
            </w:r>
          </w:p>
          <w:p w:rsidR="00ED09B2" w:rsidRPr="00ED09B2" w:rsidRDefault="00ED09B2" w:rsidP="00ED09B2">
            <w:pPr>
              <w:rPr>
                <w:i/>
              </w:rPr>
            </w:pPr>
            <w:r w:rsidRPr="00ED09B2">
              <w:rPr>
                <w:i/>
              </w:rPr>
              <w:t>code 3</w:t>
            </w:r>
          </w:p>
        </w:tc>
        <w:tc>
          <w:tcPr>
            <w:tcW w:w="3870" w:type="dxa"/>
            <w:vMerge w:val="restart"/>
          </w:tcPr>
          <w:p w:rsidR="00ED09B2" w:rsidRPr="00ED09B2" w:rsidRDefault="00ED09B2" w:rsidP="00ED09B2">
            <w:pPr>
              <w:ind w:left="342" w:hanging="342"/>
            </w:pPr>
            <w:r w:rsidRPr="00ED09B2">
              <w:t>3a. Titled lands</w:t>
            </w:r>
          </w:p>
          <w:p w:rsidR="00ED09B2" w:rsidRPr="00ED09B2" w:rsidRDefault="00ED09B2" w:rsidP="00ED09B2">
            <w:pPr>
              <w:ind w:left="342" w:hanging="342"/>
            </w:pPr>
          </w:p>
        </w:tc>
        <w:tc>
          <w:tcPr>
            <w:tcW w:w="1080" w:type="dxa"/>
            <w:vMerge w:val="restart"/>
            <w:tcBorders>
              <w:top w:val="single" w:sz="4" w:space="0" w:color="auto"/>
            </w:tcBorders>
            <w:shd w:val="clear" w:color="auto" w:fill="FFFFFF" w:themeFill="background1"/>
          </w:tcPr>
          <w:p w:rsidR="00ED09B2" w:rsidRPr="00ED09B2" w:rsidRDefault="00ED09B2" w:rsidP="00ED09B2"/>
        </w:tc>
        <w:tc>
          <w:tcPr>
            <w:tcW w:w="1080" w:type="dxa"/>
            <w:vMerge w:val="restart"/>
            <w:tcBorders>
              <w:top w:val="single" w:sz="4" w:space="0" w:color="auto"/>
            </w:tcBorders>
            <w:shd w:val="clear" w:color="auto" w:fill="FFFFFF" w:themeFill="background1"/>
          </w:tcPr>
          <w:p w:rsidR="00ED09B2" w:rsidRPr="00ED09B2" w:rsidRDefault="00ED09B2" w:rsidP="00ED09B2"/>
        </w:tc>
        <w:tc>
          <w:tcPr>
            <w:tcW w:w="1080" w:type="dxa"/>
            <w:vMerge w:val="restart"/>
            <w:tcBorders>
              <w:top w:val="single" w:sz="4" w:space="0" w:color="auto"/>
            </w:tcBorders>
            <w:shd w:val="clear" w:color="auto" w:fill="D9D9D9" w:themeFill="background1" w:themeFillShade="D9"/>
          </w:tcPr>
          <w:p w:rsidR="00ED09B2" w:rsidRPr="00ED09B2" w:rsidRDefault="00ED09B2" w:rsidP="00ED09B2"/>
        </w:tc>
        <w:tc>
          <w:tcPr>
            <w:tcW w:w="1080" w:type="dxa"/>
            <w:vMerge w:val="restart"/>
            <w:tcBorders>
              <w:top w:val="single" w:sz="4" w:space="0" w:color="auto"/>
            </w:tcBorders>
            <w:shd w:val="clear" w:color="auto" w:fill="D9D9D9" w:themeFill="background1" w:themeFillShade="D9"/>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r>
      <w:tr w:rsidR="00ED09B2" w:rsidRPr="00ED09B2" w:rsidTr="00327068">
        <w:trPr>
          <w:trHeight w:val="164"/>
        </w:trPr>
        <w:tc>
          <w:tcPr>
            <w:tcW w:w="1638" w:type="dxa"/>
            <w:vMerge/>
          </w:tcPr>
          <w:p w:rsidR="00ED09B2" w:rsidRPr="00ED09B2" w:rsidRDefault="00ED09B2" w:rsidP="00ED09B2"/>
        </w:tc>
        <w:tc>
          <w:tcPr>
            <w:tcW w:w="3870" w:type="dxa"/>
            <w:vMerge/>
          </w:tcPr>
          <w:p w:rsidR="00ED09B2" w:rsidRPr="00ED09B2" w:rsidRDefault="00ED09B2" w:rsidP="00ED09B2">
            <w:pPr>
              <w:ind w:left="342" w:hanging="342"/>
            </w:pPr>
          </w:p>
        </w:tc>
        <w:tc>
          <w:tcPr>
            <w:tcW w:w="1080" w:type="dxa"/>
            <w:vMerge/>
            <w:shd w:val="clear" w:color="auto" w:fill="FFFFFF" w:themeFill="background1"/>
          </w:tcPr>
          <w:p w:rsidR="00ED09B2" w:rsidRPr="00ED09B2" w:rsidRDefault="00ED09B2" w:rsidP="00ED09B2"/>
        </w:tc>
        <w:tc>
          <w:tcPr>
            <w:tcW w:w="1080" w:type="dxa"/>
            <w:vMerge/>
            <w:shd w:val="clear" w:color="auto" w:fill="FFFFFF" w:themeFill="background1"/>
          </w:tcPr>
          <w:p w:rsidR="00ED09B2" w:rsidRPr="00ED09B2" w:rsidRDefault="00ED09B2" w:rsidP="00ED09B2"/>
        </w:tc>
        <w:tc>
          <w:tcPr>
            <w:tcW w:w="1080" w:type="dxa"/>
            <w:vMerge/>
            <w:shd w:val="clear" w:color="auto" w:fill="D9D9D9" w:themeFill="background1" w:themeFillShade="D9"/>
          </w:tcPr>
          <w:p w:rsidR="00ED09B2" w:rsidRPr="00ED09B2" w:rsidRDefault="00ED09B2" w:rsidP="00ED09B2"/>
        </w:tc>
        <w:tc>
          <w:tcPr>
            <w:tcW w:w="1080" w:type="dxa"/>
            <w:vMerge/>
            <w:shd w:val="clear" w:color="auto" w:fill="D9D9D9" w:themeFill="background1" w:themeFillShade="D9"/>
          </w:tcPr>
          <w:p w:rsidR="00ED09B2" w:rsidRPr="00ED09B2" w:rsidRDefault="00ED09B2" w:rsidP="00ED09B2"/>
        </w:tc>
        <w:tc>
          <w:tcPr>
            <w:tcW w:w="1350" w:type="dxa"/>
            <w:tcBorders>
              <w:bottom w:val="single" w:sz="4" w:space="0" w:color="auto"/>
            </w:tcBorders>
          </w:tcPr>
          <w:p w:rsidR="00ED09B2" w:rsidRPr="00ED09B2" w:rsidRDefault="00ED09B2" w:rsidP="00ED09B2"/>
        </w:tc>
        <w:tc>
          <w:tcPr>
            <w:tcW w:w="1350" w:type="dxa"/>
          </w:tcPr>
          <w:p w:rsidR="00ED09B2" w:rsidRPr="00ED09B2" w:rsidRDefault="00ED09B2" w:rsidP="00ED09B2"/>
        </w:tc>
        <w:tc>
          <w:tcPr>
            <w:tcW w:w="1350" w:type="dxa"/>
          </w:tcPr>
          <w:p w:rsidR="00ED09B2" w:rsidRPr="00ED09B2" w:rsidRDefault="00ED09B2" w:rsidP="00ED09B2"/>
        </w:tc>
      </w:tr>
      <w:tr w:rsidR="00ED09B2" w:rsidRPr="00ED09B2" w:rsidTr="00327068">
        <w:trPr>
          <w:trHeight w:val="268"/>
        </w:trPr>
        <w:tc>
          <w:tcPr>
            <w:tcW w:w="1638" w:type="dxa"/>
            <w:vMerge/>
          </w:tcPr>
          <w:p w:rsidR="00ED09B2" w:rsidRPr="00ED09B2" w:rsidRDefault="00ED09B2" w:rsidP="00ED09B2"/>
        </w:tc>
        <w:tc>
          <w:tcPr>
            <w:tcW w:w="3870" w:type="dxa"/>
            <w:vMerge w:val="restart"/>
            <w:tcBorders>
              <w:top w:val="single" w:sz="4" w:space="0" w:color="auto"/>
            </w:tcBorders>
          </w:tcPr>
          <w:p w:rsidR="00ED09B2" w:rsidRPr="00ED09B2" w:rsidRDefault="00ED09B2" w:rsidP="00ED09B2">
            <w:pPr>
              <w:ind w:left="342" w:hanging="342"/>
            </w:pPr>
            <w:r w:rsidRPr="00ED09B2">
              <w:t>3b. Recognized formal owner/manager without title (strong agreement)</w:t>
            </w:r>
          </w:p>
        </w:tc>
        <w:tc>
          <w:tcPr>
            <w:tcW w:w="1080" w:type="dxa"/>
            <w:vMerge w:val="restart"/>
            <w:tcBorders>
              <w:top w:val="single" w:sz="4" w:space="0" w:color="auto"/>
            </w:tcBorders>
          </w:tcPr>
          <w:p w:rsidR="00ED09B2" w:rsidRPr="00ED09B2" w:rsidRDefault="00ED09B2" w:rsidP="00ED09B2"/>
        </w:tc>
        <w:tc>
          <w:tcPr>
            <w:tcW w:w="1080" w:type="dxa"/>
            <w:vMerge w:val="restart"/>
            <w:tcBorders>
              <w:top w:val="single" w:sz="4" w:space="0" w:color="auto"/>
            </w:tcBorders>
          </w:tcPr>
          <w:p w:rsidR="00ED09B2" w:rsidRPr="00ED09B2" w:rsidRDefault="00ED09B2" w:rsidP="00ED09B2"/>
        </w:tc>
        <w:tc>
          <w:tcPr>
            <w:tcW w:w="1080" w:type="dxa"/>
            <w:vMerge w:val="restart"/>
            <w:tcBorders>
              <w:top w:val="single" w:sz="4" w:space="0" w:color="auto"/>
            </w:tcBorders>
          </w:tcPr>
          <w:p w:rsidR="00ED09B2" w:rsidRPr="00ED09B2" w:rsidRDefault="00ED09B2" w:rsidP="00ED09B2"/>
        </w:tc>
        <w:tc>
          <w:tcPr>
            <w:tcW w:w="1080" w:type="dxa"/>
            <w:vMerge w:val="restart"/>
            <w:tcBorders>
              <w:top w:val="single" w:sz="4" w:space="0" w:color="auto"/>
            </w:tcBorders>
          </w:tcPr>
          <w:p w:rsidR="00ED09B2" w:rsidRPr="00ED09B2" w:rsidRDefault="00ED09B2" w:rsidP="00ED09B2"/>
        </w:tc>
        <w:tc>
          <w:tcPr>
            <w:tcW w:w="1350" w:type="dxa"/>
            <w:tcBorders>
              <w:top w:val="single" w:sz="4" w:space="0" w:color="auto"/>
              <w:bottom w:val="single" w:sz="4" w:space="0" w:color="000000" w:themeColor="text1"/>
            </w:tcBorders>
          </w:tcPr>
          <w:p w:rsidR="00ED09B2" w:rsidRPr="00ED09B2" w:rsidRDefault="00ED09B2" w:rsidP="00ED09B2"/>
        </w:tc>
        <w:tc>
          <w:tcPr>
            <w:tcW w:w="1350" w:type="dxa"/>
            <w:tcBorders>
              <w:top w:val="single" w:sz="4" w:space="0" w:color="auto"/>
            </w:tcBorders>
          </w:tcPr>
          <w:p w:rsidR="00ED09B2" w:rsidRPr="00ED09B2" w:rsidRDefault="00ED09B2" w:rsidP="00ED09B2"/>
        </w:tc>
        <w:tc>
          <w:tcPr>
            <w:tcW w:w="1350" w:type="dxa"/>
            <w:tcBorders>
              <w:top w:val="single" w:sz="4" w:space="0" w:color="auto"/>
            </w:tcBorders>
          </w:tcPr>
          <w:p w:rsidR="00ED09B2" w:rsidRPr="00ED09B2" w:rsidRDefault="00ED09B2" w:rsidP="00ED09B2"/>
        </w:tc>
      </w:tr>
      <w:tr w:rsidR="00ED09B2" w:rsidRPr="00ED09B2" w:rsidTr="00327068">
        <w:trPr>
          <w:trHeight w:val="267"/>
        </w:trPr>
        <w:tc>
          <w:tcPr>
            <w:tcW w:w="1638" w:type="dxa"/>
            <w:vMerge/>
            <w:tcBorders>
              <w:bottom w:val="single" w:sz="4" w:space="0" w:color="000000" w:themeColor="text1"/>
            </w:tcBorders>
          </w:tcPr>
          <w:p w:rsidR="00ED09B2" w:rsidRPr="00ED09B2" w:rsidRDefault="00ED09B2" w:rsidP="00ED09B2"/>
        </w:tc>
        <w:tc>
          <w:tcPr>
            <w:tcW w:w="3870" w:type="dxa"/>
            <w:vMerge/>
            <w:tcBorders>
              <w:bottom w:val="single" w:sz="4" w:space="0" w:color="000000" w:themeColor="text1"/>
            </w:tcBorders>
          </w:tcPr>
          <w:p w:rsidR="00ED09B2" w:rsidRPr="00ED09B2" w:rsidRDefault="00ED09B2" w:rsidP="00ED09B2"/>
        </w:tc>
        <w:tc>
          <w:tcPr>
            <w:tcW w:w="1080" w:type="dxa"/>
            <w:vMerge/>
            <w:tcBorders>
              <w:bottom w:val="single" w:sz="4" w:space="0" w:color="000000" w:themeColor="text1"/>
            </w:tcBorders>
          </w:tcPr>
          <w:p w:rsidR="00ED09B2" w:rsidRPr="00ED09B2" w:rsidRDefault="00ED09B2" w:rsidP="00ED09B2"/>
        </w:tc>
        <w:tc>
          <w:tcPr>
            <w:tcW w:w="1080" w:type="dxa"/>
            <w:vMerge/>
            <w:tcBorders>
              <w:bottom w:val="single" w:sz="4" w:space="0" w:color="000000" w:themeColor="text1"/>
            </w:tcBorders>
          </w:tcPr>
          <w:p w:rsidR="00ED09B2" w:rsidRPr="00ED09B2" w:rsidRDefault="00ED09B2" w:rsidP="00ED09B2"/>
        </w:tc>
        <w:tc>
          <w:tcPr>
            <w:tcW w:w="1080" w:type="dxa"/>
            <w:vMerge/>
            <w:tcBorders>
              <w:bottom w:val="single" w:sz="4" w:space="0" w:color="000000" w:themeColor="text1"/>
            </w:tcBorders>
          </w:tcPr>
          <w:p w:rsidR="00ED09B2" w:rsidRPr="00ED09B2" w:rsidRDefault="00ED09B2" w:rsidP="00ED09B2"/>
        </w:tc>
        <w:tc>
          <w:tcPr>
            <w:tcW w:w="1080" w:type="dxa"/>
            <w:vMerge/>
            <w:tcBorders>
              <w:bottom w:val="single" w:sz="4" w:space="0" w:color="000000" w:themeColor="text1"/>
            </w:tcBorders>
          </w:tcPr>
          <w:p w:rsidR="00ED09B2" w:rsidRPr="00ED09B2" w:rsidRDefault="00ED09B2" w:rsidP="00ED09B2"/>
        </w:tc>
        <w:tc>
          <w:tcPr>
            <w:tcW w:w="1350" w:type="dxa"/>
            <w:tcBorders>
              <w:top w:val="single" w:sz="4" w:space="0" w:color="auto"/>
              <w:bottom w:val="single" w:sz="4" w:space="0" w:color="000000" w:themeColor="text1"/>
            </w:tcBorders>
          </w:tcPr>
          <w:p w:rsidR="00ED09B2" w:rsidRPr="00ED09B2" w:rsidRDefault="00ED09B2" w:rsidP="00ED09B2"/>
        </w:tc>
        <w:tc>
          <w:tcPr>
            <w:tcW w:w="1350" w:type="dxa"/>
            <w:tcBorders>
              <w:bottom w:val="single" w:sz="4" w:space="0" w:color="000000" w:themeColor="text1"/>
            </w:tcBorders>
          </w:tcPr>
          <w:p w:rsidR="00ED09B2" w:rsidRPr="00ED09B2" w:rsidRDefault="00ED09B2" w:rsidP="00ED09B2"/>
        </w:tc>
        <w:tc>
          <w:tcPr>
            <w:tcW w:w="1350" w:type="dxa"/>
            <w:tcBorders>
              <w:bottom w:val="single" w:sz="4" w:space="0" w:color="000000" w:themeColor="text1"/>
            </w:tcBorders>
          </w:tcPr>
          <w:p w:rsidR="00ED09B2" w:rsidRPr="00ED09B2" w:rsidRDefault="00ED09B2" w:rsidP="00ED09B2"/>
        </w:tc>
      </w:tr>
      <w:tr w:rsidR="00ED09B2" w:rsidRPr="00ED09B2" w:rsidTr="00327068">
        <w:trPr>
          <w:trHeight w:val="57"/>
        </w:trPr>
        <w:tc>
          <w:tcPr>
            <w:tcW w:w="1638" w:type="dxa"/>
          </w:tcPr>
          <w:p w:rsidR="00ED09B2" w:rsidRPr="00ED09B2" w:rsidRDefault="00ED09B2" w:rsidP="00ED09B2">
            <w:pPr>
              <w:rPr>
                <w:sz w:val="18"/>
                <w:szCs w:val="18"/>
              </w:rPr>
            </w:pPr>
            <w:r w:rsidRPr="00ED09B2">
              <w:t>4. Total area</w:t>
            </w:r>
            <w:r w:rsidRPr="00ED09B2">
              <w:rPr>
                <w:b/>
              </w:rPr>
              <w:t>*</w:t>
            </w:r>
          </w:p>
          <w:p w:rsidR="00ED09B2" w:rsidRPr="00ED09B2" w:rsidRDefault="00ED09B2" w:rsidP="00ED09B2">
            <w:pPr>
              <w:rPr>
                <w:sz w:val="18"/>
                <w:szCs w:val="18"/>
              </w:rPr>
            </w:pPr>
          </w:p>
          <w:p w:rsidR="00ED09B2" w:rsidRPr="00ED09B2" w:rsidRDefault="00ED09B2" w:rsidP="00ED09B2">
            <w:pPr>
              <w:rPr>
                <w:sz w:val="18"/>
                <w:szCs w:val="18"/>
              </w:rPr>
            </w:pPr>
          </w:p>
        </w:tc>
        <w:tc>
          <w:tcPr>
            <w:tcW w:w="3870" w:type="dxa"/>
            <w:shd w:val="solid" w:color="D9D9D9" w:themeColor="background1" w:themeShade="D9" w:fill="auto"/>
          </w:tcPr>
          <w:p w:rsidR="00ED09B2" w:rsidRPr="00ED09B2" w:rsidRDefault="00ED09B2" w:rsidP="00ED09B2"/>
        </w:tc>
        <w:tc>
          <w:tcPr>
            <w:tcW w:w="1080" w:type="dxa"/>
            <w:shd w:val="clear" w:color="auto" w:fill="FFFFFF" w:themeFill="background1"/>
          </w:tcPr>
          <w:p w:rsidR="00ED09B2" w:rsidRPr="00ED09B2" w:rsidRDefault="00ED09B2" w:rsidP="00ED09B2">
            <w:pPr>
              <w:rPr>
                <w:b/>
              </w:rPr>
            </w:pPr>
          </w:p>
        </w:tc>
        <w:tc>
          <w:tcPr>
            <w:tcW w:w="1080" w:type="dxa"/>
            <w:shd w:val="solid" w:color="D9D9D9" w:themeColor="background1" w:themeShade="D9" w:fill="auto"/>
          </w:tcPr>
          <w:p w:rsidR="00ED09B2" w:rsidRPr="00ED09B2" w:rsidRDefault="00ED09B2" w:rsidP="00ED09B2">
            <w:pPr>
              <w:jc w:val="center"/>
            </w:pPr>
          </w:p>
        </w:tc>
        <w:tc>
          <w:tcPr>
            <w:tcW w:w="1080" w:type="dxa"/>
            <w:shd w:val="solid" w:color="D9D9D9" w:themeColor="background1" w:themeShade="D9" w:fill="auto"/>
          </w:tcPr>
          <w:p w:rsidR="00ED09B2" w:rsidRPr="00ED09B2" w:rsidRDefault="00ED09B2" w:rsidP="00ED09B2"/>
        </w:tc>
        <w:tc>
          <w:tcPr>
            <w:tcW w:w="1080" w:type="dxa"/>
            <w:shd w:val="clear" w:color="auto" w:fill="D9D9D9" w:themeFill="background1" w:themeFillShade="D9"/>
          </w:tcPr>
          <w:p w:rsidR="00ED09B2" w:rsidRPr="00ED09B2" w:rsidRDefault="00ED09B2" w:rsidP="00ED09B2"/>
        </w:tc>
        <w:tc>
          <w:tcPr>
            <w:tcW w:w="1350" w:type="dxa"/>
            <w:shd w:val="solid" w:color="D9D9D9" w:themeColor="background1" w:themeShade="D9" w:fill="auto"/>
          </w:tcPr>
          <w:p w:rsidR="00ED09B2" w:rsidRPr="00ED09B2" w:rsidRDefault="00ED09B2" w:rsidP="00ED09B2"/>
        </w:tc>
        <w:tc>
          <w:tcPr>
            <w:tcW w:w="1350" w:type="dxa"/>
            <w:shd w:val="solid" w:color="D9D9D9" w:themeColor="background1" w:themeShade="D9" w:fill="auto"/>
          </w:tcPr>
          <w:p w:rsidR="00ED09B2" w:rsidRPr="00ED09B2" w:rsidRDefault="00ED09B2" w:rsidP="00ED09B2"/>
        </w:tc>
        <w:tc>
          <w:tcPr>
            <w:tcW w:w="1350" w:type="dxa"/>
            <w:shd w:val="solid" w:color="D9D9D9" w:themeColor="background1" w:themeShade="D9" w:fill="auto"/>
          </w:tcPr>
          <w:p w:rsidR="00ED09B2" w:rsidRPr="00ED09B2" w:rsidRDefault="00ED09B2" w:rsidP="00ED09B2"/>
        </w:tc>
      </w:tr>
    </w:tbl>
    <w:p w:rsidR="00ED09B2" w:rsidRPr="00ED09B2" w:rsidRDefault="00ED09B2" w:rsidP="00ED09B2">
      <w:pPr>
        <w:spacing w:after="0"/>
        <w:ind w:right="-7"/>
        <w:rPr>
          <w:sz w:val="20"/>
        </w:rPr>
      </w:pPr>
      <w:r w:rsidRPr="00ED09B2">
        <w:rPr>
          <w:i/>
          <w:sz w:val="20"/>
        </w:rPr>
        <w:t xml:space="preserve">*Total area should agree with area reported in Section 1, Table 1B, Question 5. </w:t>
      </w:r>
    </w:p>
    <w:p w:rsidR="00ED09B2" w:rsidRPr="00ED09B2" w:rsidRDefault="00ED09B2" w:rsidP="00ED09B2">
      <w:pPr>
        <w:spacing w:after="0"/>
        <w:ind w:right="-7"/>
        <w:rPr>
          <w:sz w:val="20"/>
        </w:rPr>
      </w:pPr>
      <w:r w:rsidRPr="00ED09B2">
        <w:rPr>
          <w:sz w:val="20"/>
        </w:rPr>
        <w:t>**</w:t>
      </w:r>
      <w:r w:rsidRPr="00ED09B2">
        <w:rPr>
          <w:i/>
          <w:sz w:val="20"/>
        </w:rPr>
        <w:t>Codes for type of agreement (use all that apply): 1 = Constitution, 2 = national law or decree, 3 = ministerial decree, 4 = concession, 5 = contract, 6 = acquired through projects, 7 = other (specify), -9 don’t know. Note: agreements for owner/manager are only likely to be only types 1, 2 in this list.</w:t>
      </w:r>
    </w:p>
    <w:p w:rsidR="00ED09B2" w:rsidRPr="00ED09B2" w:rsidRDefault="00ED09B2" w:rsidP="00ED09B2">
      <w:pPr>
        <w:rPr>
          <w:i/>
          <w:sz w:val="20"/>
        </w:rPr>
        <w:sectPr w:rsidR="00ED09B2" w:rsidRPr="00ED09B2" w:rsidSect="00486F24">
          <w:pgSz w:w="15840" w:h="12240" w:orient="landscape"/>
          <w:pgMar w:top="1800" w:right="1008" w:bottom="1800" w:left="1008" w:header="720" w:footer="720" w:gutter="0"/>
          <w:cols w:space="720"/>
          <w:titlePg/>
          <w:docGrid w:linePitch="360"/>
        </w:sectPr>
      </w:pPr>
      <w:r w:rsidRPr="00ED09B2">
        <w:rPr>
          <w:i/>
          <w:sz w:val="20"/>
        </w:rPr>
        <w:t>***If forever or in perpetuity, use 1000; -9 = respondent does not know</w:t>
      </w:r>
    </w:p>
    <w:tbl>
      <w:tblPr>
        <w:tblStyle w:val="TableGrid"/>
        <w:tblW w:w="0" w:type="auto"/>
        <w:tblLook w:val="04A0" w:firstRow="1" w:lastRow="0" w:firstColumn="1" w:lastColumn="0" w:noHBand="0" w:noVBand="1"/>
      </w:tblPr>
      <w:tblGrid>
        <w:gridCol w:w="6948"/>
        <w:gridCol w:w="1908"/>
      </w:tblGrid>
      <w:tr w:rsidR="00ED09B2" w:rsidRPr="00ED09B2" w:rsidTr="00327068">
        <w:tc>
          <w:tcPr>
            <w:tcW w:w="8856" w:type="dxa"/>
            <w:gridSpan w:val="2"/>
            <w:shd w:val="clear" w:color="auto" w:fill="auto"/>
          </w:tcPr>
          <w:p w:rsidR="00ED09B2" w:rsidRPr="00ED09B2" w:rsidRDefault="00ED09B2" w:rsidP="0085571A">
            <w:pPr>
              <w:numPr>
                <w:ilvl w:val="1"/>
                <w:numId w:val="30"/>
              </w:numPr>
              <w:tabs>
                <w:tab w:val="num" w:pos="270"/>
              </w:tabs>
              <w:ind w:left="270" w:hanging="270"/>
              <w:contextualSpacing/>
              <w:rPr>
                <w:i/>
              </w:rPr>
            </w:pPr>
            <w:r w:rsidRPr="00ED09B2">
              <w:rPr>
                <w:i/>
              </w:rPr>
              <w:lastRenderedPageBreak/>
              <w:t>Please use this space to provide any details that are not captured by the codes</w:t>
            </w:r>
          </w:p>
          <w:p w:rsidR="00ED09B2" w:rsidRPr="00ED09B2" w:rsidRDefault="00ED09B2" w:rsidP="00ED09B2">
            <w:pPr>
              <w:tabs>
                <w:tab w:val="left" w:pos="270"/>
              </w:tabs>
              <w:ind w:left="270"/>
              <w:rPr>
                <w:i/>
              </w:rPr>
            </w:pPr>
            <w:r w:rsidRPr="00ED09B2">
              <w:rPr>
                <w:i/>
              </w:rPr>
              <w:t xml:space="preserve"> (e.g. names of “agreements” such as “Extractive Reserve”), other notes or concerns; </w:t>
            </w:r>
          </w:p>
          <w:p w:rsidR="00ED09B2" w:rsidRPr="00ED09B2" w:rsidRDefault="00ED09B2" w:rsidP="00ED09B2">
            <w:pPr>
              <w:tabs>
                <w:tab w:val="left" w:pos="270"/>
              </w:tabs>
              <w:ind w:left="270"/>
            </w:pPr>
            <w:r w:rsidRPr="00ED09B2">
              <w:rPr>
                <w:i/>
              </w:rPr>
              <w:t>Use 3-digit code for reference if referring to a specific area</w:t>
            </w:r>
            <w:r w:rsidRPr="00ED09B2">
              <w:t>.</w:t>
            </w: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p w:rsidR="00ED09B2" w:rsidRPr="00ED09B2" w:rsidRDefault="00ED09B2" w:rsidP="00ED09B2">
            <w:pPr>
              <w:rPr>
                <w:i/>
              </w:rPr>
            </w:pPr>
          </w:p>
        </w:tc>
      </w:tr>
      <w:tr w:rsidR="00ED09B2" w:rsidRPr="00ED09B2" w:rsidTr="00327068">
        <w:tc>
          <w:tcPr>
            <w:tcW w:w="6948" w:type="dxa"/>
            <w:shd w:val="clear" w:color="auto" w:fill="auto"/>
          </w:tcPr>
          <w:p w:rsidR="00ED09B2" w:rsidRPr="00ED09B2" w:rsidRDefault="00ED09B2" w:rsidP="0085571A">
            <w:pPr>
              <w:numPr>
                <w:ilvl w:val="1"/>
                <w:numId w:val="30"/>
              </w:numPr>
              <w:tabs>
                <w:tab w:val="num" w:pos="270"/>
              </w:tabs>
              <w:ind w:left="270" w:hanging="270"/>
              <w:contextualSpacing/>
            </w:pPr>
            <w:r w:rsidRPr="00ED09B2">
              <w:t xml:space="preserve">Is any of the land in the village under dispute?  </w:t>
            </w:r>
          </w:p>
          <w:p w:rsidR="00ED09B2" w:rsidRPr="00ED09B2" w:rsidRDefault="00ED09B2" w:rsidP="00ED09B2">
            <w:pPr>
              <w:tabs>
                <w:tab w:val="num" w:pos="270"/>
              </w:tabs>
              <w:ind w:left="270"/>
              <w:contextualSpacing/>
              <w:rPr>
                <w:b/>
                <w:i/>
              </w:rPr>
            </w:pPr>
            <w:r w:rsidRPr="00ED09B2">
              <w:rPr>
                <w:i/>
              </w:rPr>
              <w:t>1=yes; 0=no.  .  If ‘no’ end this section.</w:t>
            </w:r>
          </w:p>
        </w:tc>
        <w:tc>
          <w:tcPr>
            <w:tcW w:w="1908" w:type="dxa"/>
            <w:shd w:val="clear" w:color="auto" w:fill="auto"/>
          </w:tcPr>
          <w:p w:rsidR="00ED09B2" w:rsidRPr="00ED09B2" w:rsidRDefault="00ED09B2" w:rsidP="00ED09B2">
            <w:pPr>
              <w:tabs>
                <w:tab w:val="num" w:pos="270"/>
              </w:tabs>
              <w:ind w:left="270" w:hanging="270"/>
              <w:rPr>
                <w:i/>
              </w:rPr>
            </w:pPr>
            <w:r w:rsidRPr="00ED09B2">
              <w:rPr>
                <w:i/>
              </w:rPr>
              <w:t xml:space="preserve"> </w:t>
            </w:r>
          </w:p>
          <w:p w:rsidR="00ED09B2" w:rsidRPr="00ED09B2" w:rsidRDefault="00ED09B2" w:rsidP="00ED09B2">
            <w:pPr>
              <w:tabs>
                <w:tab w:val="num" w:pos="270"/>
              </w:tabs>
              <w:ind w:left="270" w:hanging="270"/>
              <w:jc w:val="right"/>
              <w:rPr>
                <w:i/>
              </w:rPr>
            </w:pPr>
            <w:r w:rsidRPr="00ED09B2">
              <w:rPr>
                <w:i/>
              </w:rPr>
              <w:t xml:space="preserve"> </w:t>
            </w:r>
          </w:p>
        </w:tc>
      </w:tr>
      <w:tr w:rsidR="00ED09B2" w:rsidRPr="00ED09B2" w:rsidTr="00327068">
        <w:tc>
          <w:tcPr>
            <w:tcW w:w="6948" w:type="dxa"/>
            <w:shd w:val="clear" w:color="auto" w:fill="auto"/>
          </w:tcPr>
          <w:p w:rsidR="00ED09B2" w:rsidRPr="00ED09B2" w:rsidRDefault="00ED09B2" w:rsidP="0085571A">
            <w:pPr>
              <w:numPr>
                <w:ilvl w:val="1"/>
                <w:numId w:val="30"/>
              </w:numPr>
              <w:tabs>
                <w:tab w:val="num" w:pos="270"/>
              </w:tabs>
              <w:ind w:left="270" w:hanging="270"/>
              <w:contextualSpacing/>
            </w:pPr>
            <w:r w:rsidRPr="00ED09B2">
              <w:rPr>
                <w:i/>
              </w:rPr>
              <w:t>If the answer to question 2 is 1 (yes)</w:t>
            </w:r>
            <w:r w:rsidRPr="00ED09B2">
              <w:t xml:space="preserve">: </w:t>
            </w:r>
          </w:p>
          <w:p w:rsidR="00ED09B2" w:rsidRPr="00ED09B2" w:rsidRDefault="00ED09B2" w:rsidP="00ED09B2">
            <w:pPr>
              <w:tabs>
                <w:tab w:val="num" w:pos="270"/>
              </w:tabs>
              <w:ind w:left="270"/>
              <w:rPr>
                <w:i/>
              </w:rPr>
            </w:pPr>
            <w:r w:rsidRPr="00ED09B2">
              <w:t>What is the total area of village land under dispute?</w:t>
            </w:r>
            <w:r w:rsidRPr="00ED09B2">
              <w:rPr>
                <w:i/>
              </w:rPr>
              <w:t xml:space="preserve">  </w:t>
            </w:r>
          </w:p>
          <w:p w:rsidR="00ED09B2" w:rsidRPr="00ED09B2" w:rsidRDefault="00ED09B2" w:rsidP="00ED09B2">
            <w:pPr>
              <w:tabs>
                <w:tab w:val="num" w:pos="270"/>
              </w:tabs>
              <w:ind w:left="270"/>
              <w:rPr>
                <w:b/>
              </w:rPr>
            </w:pPr>
            <w:r w:rsidRPr="00ED09B2">
              <w:rPr>
                <w:i/>
              </w:rPr>
              <w:t>Indicate the amount in hectares.</w:t>
            </w:r>
          </w:p>
          <w:p w:rsidR="00ED09B2" w:rsidRPr="00ED09B2" w:rsidRDefault="00ED09B2" w:rsidP="00ED09B2">
            <w:pPr>
              <w:tabs>
                <w:tab w:val="num" w:pos="270"/>
              </w:tabs>
              <w:ind w:left="270"/>
            </w:pPr>
            <w:r w:rsidRPr="00ED09B2">
              <w:rPr>
                <w:i/>
              </w:rPr>
              <w:t>-8= does not apply (no land under dispute); -9=respondent does not know</w:t>
            </w:r>
          </w:p>
        </w:tc>
        <w:tc>
          <w:tcPr>
            <w:tcW w:w="1908" w:type="dxa"/>
            <w:shd w:val="clear" w:color="auto" w:fill="auto"/>
          </w:tcPr>
          <w:p w:rsidR="00ED09B2" w:rsidRPr="00ED09B2" w:rsidRDefault="00ED09B2" w:rsidP="00ED09B2">
            <w:pPr>
              <w:tabs>
                <w:tab w:val="num" w:pos="270"/>
              </w:tabs>
              <w:ind w:left="270" w:hanging="270"/>
              <w:jc w:val="right"/>
              <w:rPr>
                <w:i/>
              </w:rPr>
            </w:pPr>
          </w:p>
          <w:p w:rsidR="00ED09B2" w:rsidRPr="00ED09B2" w:rsidRDefault="00ED09B2" w:rsidP="00ED09B2">
            <w:pPr>
              <w:tabs>
                <w:tab w:val="num" w:pos="270"/>
              </w:tabs>
              <w:ind w:left="270" w:hanging="270"/>
              <w:jc w:val="right"/>
              <w:rPr>
                <w:i/>
              </w:rPr>
            </w:pPr>
            <w:r w:rsidRPr="00ED09B2">
              <w:rPr>
                <w:i/>
              </w:rPr>
              <w:t>ha</w:t>
            </w:r>
          </w:p>
        </w:tc>
      </w:tr>
      <w:tr w:rsidR="00ED09B2" w:rsidRPr="00ED09B2" w:rsidTr="00327068">
        <w:tc>
          <w:tcPr>
            <w:tcW w:w="8856" w:type="dxa"/>
            <w:gridSpan w:val="2"/>
            <w:shd w:val="clear" w:color="auto" w:fill="auto"/>
          </w:tcPr>
          <w:p w:rsidR="00ED09B2" w:rsidRPr="00ED09B2" w:rsidRDefault="00ED09B2" w:rsidP="0085571A">
            <w:pPr>
              <w:numPr>
                <w:ilvl w:val="1"/>
                <w:numId w:val="30"/>
              </w:numPr>
              <w:tabs>
                <w:tab w:val="num" w:pos="270"/>
              </w:tabs>
              <w:ind w:left="270" w:hanging="270"/>
              <w:contextualSpacing/>
            </w:pPr>
            <w:r w:rsidRPr="00ED09B2">
              <w:rPr>
                <w:i/>
              </w:rPr>
              <w:t>If the answer to question 2 is 1 (yes)</w:t>
            </w:r>
            <w:r w:rsidRPr="00ED09B2">
              <w:t xml:space="preserve">: </w:t>
            </w:r>
          </w:p>
          <w:p w:rsidR="00ED09B2" w:rsidRPr="00ED09B2" w:rsidRDefault="00ED09B2" w:rsidP="00ED09B2">
            <w:pPr>
              <w:tabs>
                <w:tab w:val="num" w:pos="270"/>
              </w:tabs>
              <w:ind w:left="270"/>
              <w:contextualSpacing/>
            </w:pPr>
            <w:r w:rsidRPr="00ED09B2">
              <w:t>Please explain the nature of the dispute.</w:t>
            </w:r>
          </w:p>
          <w:p w:rsidR="00ED09B2" w:rsidRPr="00ED09B2" w:rsidRDefault="00ED09B2" w:rsidP="00ED09B2">
            <w:pPr>
              <w:tabs>
                <w:tab w:val="num" w:pos="270"/>
              </w:tabs>
              <w:ind w:left="270"/>
              <w:rPr>
                <w:i/>
              </w:rPr>
            </w:pPr>
            <w:r w:rsidRPr="00ED09B2">
              <w:rPr>
                <w:i/>
              </w:rPr>
              <w:t>If there is an unrecognized customary land claim in the village, it should be recorded here.</w:t>
            </w:r>
          </w:p>
          <w:p w:rsidR="00ED09B2" w:rsidRPr="00ED09B2" w:rsidRDefault="00ED09B2" w:rsidP="00ED09B2">
            <w:pPr>
              <w:tabs>
                <w:tab w:val="num" w:pos="270"/>
              </w:tabs>
              <w:ind w:left="270"/>
            </w:pPr>
            <w:r w:rsidRPr="00ED09B2">
              <w:rPr>
                <w:i/>
              </w:rPr>
              <w:t xml:space="preserve"> -8= does not apply (no land under dispute); 9=respondent does not know</w:t>
            </w:r>
          </w:p>
          <w:p w:rsidR="00ED09B2" w:rsidRPr="00ED09B2" w:rsidRDefault="00ED09B2" w:rsidP="00ED09B2">
            <w:pPr>
              <w:tabs>
                <w:tab w:val="num" w:pos="270"/>
              </w:tabs>
              <w:ind w:left="270" w:hanging="270"/>
              <w:contextualSpacing/>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p w:rsidR="00ED09B2" w:rsidRPr="00ED09B2" w:rsidRDefault="00ED09B2" w:rsidP="00ED09B2">
            <w:pPr>
              <w:tabs>
                <w:tab w:val="num" w:pos="270"/>
              </w:tabs>
              <w:ind w:left="270" w:hanging="270"/>
              <w:rPr>
                <w:b/>
              </w:rPr>
            </w:pPr>
          </w:p>
        </w:tc>
      </w:tr>
    </w:tbl>
    <w:p w:rsidR="00ED09B2" w:rsidRPr="00ED09B2" w:rsidRDefault="00ED09B2" w:rsidP="00ED09B2">
      <w:pPr>
        <w:spacing w:after="0"/>
        <w:rPr>
          <w:b/>
        </w:rPr>
      </w:pPr>
    </w:p>
    <w:p w:rsidR="00ED09B2" w:rsidRPr="00ED09B2" w:rsidRDefault="00ED09B2" w:rsidP="00ED09B2">
      <w:pPr>
        <w:spacing w:after="0"/>
        <w:rPr>
          <w:b/>
        </w:rPr>
      </w:pPr>
    </w:p>
    <w:p w:rsidR="00ED09B2" w:rsidRPr="00ED09B2" w:rsidRDefault="00ED09B2" w:rsidP="00ED09B2">
      <w:pPr>
        <w:spacing w:after="0"/>
        <w:contextualSpacing/>
        <w:rPr>
          <w:b/>
        </w:rPr>
      </w:pPr>
    </w:p>
    <w:p w:rsidR="00ED09B2" w:rsidRPr="00ED09B2" w:rsidRDefault="00ED09B2" w:rsidP="00ED09B2">
      <w:pPr>
        <w:spacing w:after="0"/>
        <w:contextualSpacing/>
        <w:rPr>
          <w:b/>
        </w:rPr>
      </w:pPr>
    </w:p>
    <w:p w:rsidR="00ED09B2" w:rsidRPr="00ED09B2" w:rsidRDefault="00ED09B2" w:rsidP="00ED09B2">
      <w:pPr>
        <w:spacing w:after="0"/>
        <w:contextualSpacing/>
        <w:rPr>
          <w:b/>
        </w:rPr>
        <w:sectPr w:rsidR="00ED09B2" w:rsidRPr="00ED09B2" w:rsidSect="00486F24">
          <w:pgSz w:w="12240" w:h="15840"/>
          <w:pgMar w:top="1008" w:right="1800" w:bottom="1008" w:left="1800" w:header="720" w:footer="720" w:gutter="0"/>
          <w:cols w:space="720"/>
          <w:titlePg/>
          <w:docGrid w:linePitch="360"/>
        </w:sectPr>
      </w:pPr>
    </w:p>
    <w:p w:rsidR="00C2456C" w:rsidRPr="00C2456C" w:rsidRDefault="00F80E9D" w:rsidP="00C2456C">
      <w:pPr>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Annex 4</w:t>
      </w:r>
      <w:r w:rsidR="00C2456C" w:rsidRPr="00C2456C">
        <w:rPr>
          <w:rFonts w:ascii="Times New Roman" w:eastAsia="Calibri" w:hAnsi="Times New Roman" w:cs="Times New Roman"/>
          <w:b/>
          <w:sz w:val="24"/>
          <w:szCs w:val="24"/>
        </w:rPr>
        <w:t xml:space="preserve"> </w:t>
      </w:r>
      <w:r w:rsidR="00C22E9E">
        <w:rPr>
          <w:rFonts w:ascii="Times New Roman" w:eastAsia="Calibri" w:hAnsi="Times New Roman" w:cs="Times New Roman"/>
          <w:b/>
          <w:sz w:val="24"/>
          <w:szCs w:val="24"/>
        </w:rPr>
        <w:t>Village meetings</w:t>
      </w:r>
      <w:r w:rsidR="00FA0327">
        <w:rPr>
          <w:rFonts w:ascii="Times New Roman" w:eastAsia="Calibri" w:hAnsi="Times New Roman" w:cs="Times New Roman"/>
          <w:b/>
          <w:sz w:val="24"/>
          <w:szCs w:val="24"/>
        </w:rPr>
        <w:t xml:space="preserve"> </w:t>
      </w:r>
      <w:r w:rsidR="00863F71">
        <w:rPr>
          <w:rFonts w:ascii="Times New Roman" w:eastAsia="Calibri" w:hAnsi="Times New Roman" w:cs="Times New Roman"/>
          <w:b/>
          <w:sz w:val="24"/>
          <w:szCs w:val="24"/>
        </w:rPr>
        <w:t>(</w:t>
      </w:r>
      <w:r w:rsidR="00FA0327">
        <w:rPr>
          <w:rFonts w:ascii="Times New Roman" w:eastAsia="Calibri" w:hAnsi="Times New Roman" w:cs="Times New Roman"/>
          <w:b/>
          <w:sz w:val="24"/>
          <w:szCs w:val="24"/>
        </w:rPr>
        <w:t>Focus Group discussions</w:t>
      </w:r>
      <w:r w:rsidR="00863F71">
        <w:rPr>
          <w:rFonts w:ascii="Times New Roman" w:eastAsia="Calibri" w:hAnsi="Times New Roman" w:cs="Times New Roman"/>
          <w:b/>
          <w:sz w:val="24"/>
          <w:szCs w:val="24"/>
        </w:rPr>
        <w:t>)</w:t>
      </w:r>
      <w:r w:rsidR="00C22E9E">
        <w:rPr>
          <w:rFonts w:ascii="Times New Roman" w:eastAsia="Calibri" w:hAnsi="Times New Roman" w:cs="Times New Roman"/>
          <w:b/>
          <w:sz w:val="24"/>
          <w:szCs w:val="24"/>
        </w:rPr>
        <w:t xml:space="preserve"> </w:t>
      </w:r>
    </w:p>
    <w:p w:rsidR="00ED09B2" w:rsidRPr="0087451C" w:rsidRDefault="00C2456C" w:rsidP="00ED09B2">
      <w:pPr>
        <w:keepNext/>
        <w:keepLines/>
        <w:spacing w:before="200" w:after="0"/>
        <w:outlineLvl w:val="2"/>
        <w:rPr>
          <w:rFonts w:asciiTheme="majorHAnsi" w:eastAsiaTheme="majorEastAsia" w:hAnsiTheme="majorHAnsi" w:cstheme="majorBidi"/>
          <w:b/>
          <w:bCs/>
        </w:rPr>
      </w:pPr>
      <w:r w:rsidRPr="00C2456C">
        <w:rPr>
          <w:rFonts w:ascii="Times New Roman" w:eastAsia="Calibri" w:hAnsi="Times New Roman" w:cs="Times New Roman"/>
          <w:b/>
          <w:sz w:val="24"/>
          <w:szCs w:val="24"/>
        </w:rPr>
        <w:t xml:space="preserve"> </w:t>
      </w:r>
      <w:r w:rsidR="00FA0327">
        <w:rPr>
          <w:rFonts w:asciiTheme="majorHAnsi" w:eastAsiaTheme="majorEastAsia" w:hAnsiTheme="majorHAnsi" w:cstheme="majorBidi"/>
          <w:b/>
          <w:bCs/>
        </w:rPr>
        <w:t>1</w:t>
      </w:r>
      <w:r w:rsidR="00ED09B2" w:rsidRPr="0087451C">
        <w:rPr>
          <w:rFonts w:asciiTheme="majorHAnsi" w:eastAsiaTheme="majorEastAsia" w:hAnsiTheme="majorHAnsi" w:cstheme="majorBidi"/>
          <w:b/>
          <w:bCs/>
        </w:rPr>
        <w:t xml:space="preserve">. What are the main forest types, users and products in the </w:t>
      </w:r>
      <w:proofErr w:type="gramStart"/>
      <w:r w:rsidR="00ED09B2" w:rsidRPr="0087451C">
        <w:rPr>
          <w:rFonts w:asciiTheme="majorHAnsi" w:eastAsiaTheme="majorEastAsia" w:hAnsiTheme="majorHAnsi" w:cstheme="majorBidi"/>
          <w:b/>
          <w:bCs/>
        </w:rPr>
        <w:t>village</w:t>
      </w:r>
      <w:proofErr w:type="gramEnd"/>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 xml:space="preserve">Note: The purpose is to link forest types, users and products. </w:t>
      </w:r>
    </w:p>
    <w:p w:rsidR="00ED09B2" w:rsidRPr="00FA0327" w:rsidRDefault="00FA0327" w:rsidP="00ED09B2">
      <w:pPr>
        <w:spacing w:before="240" w:after="0" w:line="240" w:lineRule="auto"/>
        <w:rPr>
          <w:rFonts w:ascii="Times New Roman" w:hAnsi="Times New Roman" w:cs="Times New Roman"/>
          <w:i/>
        </w:rPr>
      </w:pPr>
      <w:r w:rsidRPr="00FA0327">
        <w:rPr>
          <w:rFonts w:ascii="Times New Roman" w:hAnsi="Times New Roman" w:cs="Times New Roman"/>
          <w:i/>
        </w:rPr>
        <w:t>The area of these forests will be collaborated with GIS data</w:t>
      </w:r>
    </w:p>
    <w:tbl>
      <w:tblPr>
        <w:tblStyle w:val="TableGrid"/>
        <w:tblW w:w="9810" w:type="dxa"/>
        <w:tblInd w:w="108" w:type="dxa"/>
        <w:tblLayout w:type="fixed"/>
        <w:tblLook w:val="04A0" w:firstRow="1" w:lastRow="0" w:firstColumn="1" w:lastColumn="0" w:noHBand="0" w:noVBand="1"/>
      </w:tblPr>
      <w:tblGrid>
        <w:gridCol w:w="1170"/>
        <w:gridCol w:w="1440"/>
        <w:gridCol w:w="1080"/>
        <w:gridCol w:w="1080"/>
        <w:gridCol w:w="990"/>
        <w:gridCol w:w="990"/>
        <w:gridCol w:w="990"/>
        <w:gridCol w:w="990"/>
        <w:gridCol w:w="1080"/>
      </w:tblGrid>
      <w:tr w:rsidR="00ED09B2" w:rsidRPr="0087451C" w:rsidTr="00327068">
        <w:trPr>
          <w:trHeight w:val="165"/>
        </w:trPr>
        <w:tc>
          <w:tcPr>
            <w:tcW w:w="1170" w:type="dxa"/>
            <w:vMerge w:val="restart"/>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1.Type of forest</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(code- forest)</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p>
          <w:p w:rsidR="00ED09B2" w:rsidRPr="0087451C" w:rsidRDefault="00ED09B2" w:rsidP="00327068">
            <w:pPr>
              <w:spacing w:before="240" w:after="200" w:line="276" w:lineRule="auto"/>
              <w:rPr>
                <w:rFonts w:ascii="Times New Roman" w:hAnsi="Times New Roman" w:cs="Times New Roman"/>
              </w:rPr>
            </w:pPr>
          </w:p>
        </w:tc>
        <w:tc>
          <w:tcPr>
            <w:tcW w:w="1440" w:type="dxa"/>
            <w:vMerge w:val="restart"/>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2.Ownership</w:t>
            </w:r>
          </w:p>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i/>
                <w:iCs/>
              </w:rPr>
              <w:t>(code-tenure</w:t>
            </w:r>
          </w:p>
        </w:tc>
        <w:tc>
          <w:tcPr>
            <w:tcW w:w="1080" w:type="dxa"/>
            <w:vMerge w:val="restart"/>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3. Approx.</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area</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(ha)</w:t>
            </w:r>
          </w:p>
          <w:p w:rsidR="00ED09B2" w:rsidRPr="0087451C" w:rsidRDefault="00ED09B2" w:rsidP="00327068">
            <w:pPr>
              <w:spacing w:before="240" w:after="200" w:line="276" w:lineRule="auto"/>
              <w:rPr>
                <w:rFonts w:ascii="Times New Roman" w:hAnsi="Times New Roman" w:cs="Times New Roman"/>
              </w:rPr>
            </w:pPr>
          </w:p>
        </w:tc>
        <w:tc>
          <w:tcPr>
            <w:tcW w:w="3060" w:type="dxa"/>
            <w:gridSpan w:val="3"/>
            <w:tcBorders>
              <w:top w:val="single" w:sz="4" w:space="0" w:color="auto"/>
              <w:bottom w:val="single" w:sz="4" w:space="0" w:color="auto"/>
              <w:right w:val="single" w:sz="4" w:space="0" w:color="auto"/>
            </w:tcBorders>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b/>
                <w:bCs/>
              </w:rPr>
              <w:t>Main users (max. 3)</w:t>
            </w:r>
          </w:p>
        </w:tc>
        <w:tc>
          <w:tcPr>
            <w:tcW w:w="3060" w:type="dxa"/>
            <w:gridSpan w:val="3"/>
            <w:tcBorders>
              <w:top w:val="single" w:sz="4" w:space="0" w:color="auto"/>
              <w:bottom w:val="single" w:sz="4" w:space="0" w:color="auto"/>
              <w:right w:val="single" w:sz="4" w:space="0" w:color="auto"/>
            </w:tcBorders>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Main products</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b/>
                <w:bCs/>
              </w:rPr>
              <w:t xml:space="preserve">(max. 3) </w:t>
            </w:r>
            <w:r w:rsidRPr="0087451C">
              <w:rPr>
                <w:rFonts w:ascii="Times New Roman" w:hAnsi="Times New Roman" w:cs="Times New Roman"/>
                <w:i/>
                <w:iCs/>
              </w:rPr>
              <w:t>(code-product)</w:t>
            </w:r>
          </w:p>
        </w:tc>
      </w:tr>
      <w:tr w:rsidR="00ED09B2" w:rsidRPr="0087451C" w:rsidTr="00327068">
        <w:trPr>
          <w:trHeight w:val="827"/>
        </w:trPr>
        <w:tc>
          <w:tcPr>
            <w:tcW w:w="1170" w:type="dxa"/>
            <w:vMerge/>
          </w:tcPr>
          <w:p w:rsidR="00ED09B2" w:rsidRPr="0087451C" w:rsidRDefault="00ED09B2" w:rsidP="00327068">
            <w:pPr>
              <w:spacing w:before="240" w:after="200" w:line="276" w:lineRule="auto"/>
              <w:rPr>
                <w:rFonts w:ascii="Times New Roman" w:hAnsi="Times New Roman" w:cs="Times New Roman"/>
              </w:rPr>
            </w:pPr>
          </w:p>
        </w:tc>
        <w:tc>
          <w:tcPr>
            <w:tcW w:w="1440" w:type="dxa"/>
            <w:vMerge/>
          </w:tcPr>
          <w:p w:rsidR="00ED09B2" w:rsidRPr="0087451C" w:rsidRDefault="00ED09B2" w:rsidP="00327068">
            <w:pPr>
              <w:spacing w:before="240" w:after="200" w:line="276" w:lineRule="auto"/>
              <w:rPr>
                <w:rFonts w:ascii="Times New Roman" w:hAnsi="Times New Roman" w:cs="Times New Roman"/>
              </w:rPr>
            </w:pPr>
          </w:p>
        </w:tc>
        <w:tc>
          <w:tcPr>
            <w:tcW w:w="1080" w:type="dxa"/>
            <w:vMerge/>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4.Rank 1</w:t>
            </w: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5.Rank2</w:t>
            </w: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6.Rank3</w:t>
            </w: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7.Rank1</w:t>
            </w: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8.Rank2</w:t>
            </w: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9.Rank3</w:t>
            </w:r>
          </w:p>
        </w:tc>
      </w:tr>
      <w:tr w:rsidR="00ED09B2" w:rsidRPr="0087451C" w:rsidTr="00327068">
        <w:tc>
          <w:tcPr>
            <w:tcW w:w="1170" w:type="dxa"/>
          </w:tcPr>
          <w:p w:rsidR="00ED09B2" w:rsidRPr="0087451C" w:rsidRDefault="00ED09B2" w:rsidP="00327068">
            <w:pPr>
              <w:spacing w:before="240" w:after="200" w:line="276" w:lineRule="auto"/>
              <w:rPr>
                <w:rFonts w:ascii="Times New Roman" w:hAnsi="Times New Roman" w:cs="Times New Roman"/>
              </w:rPr>
            </w:pPr>
          </w:p>
        </w:tc>
        <w:tc>
          <w:tcPr>
            <w:tcW w:w="144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1170" w:type="dxa"/>
          </w:tcPr>
          <w:p w:rsidR="00ED09B2" w:rsidRPr="0087451C" w:rsidRDefault="00ED09B2" w:rsidP="00327068">
            <w:pPr>
              <w:spacing w:before="240" w:after="200" w:line="276" w:lineRule="auto"/>
              <w:rPr>
                <w:rFonts w:ascii="Times New Roman" w:hAnsi="Times New Roman" w:cs="Times New Roman"/>
              </w:rPr>
            </w:pPr>
          </w:p>
        </w:tc>
        <w:tc>
          <w:tcPr>
            <w:tcW w:w="144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1170" w:type="dxa"/>
          </w:tcPr>
          <w:p w:rsidR="00ED09B2" w:rsidRPr="0087451C" w:rsidRDefault="00ED09B2" w:rsidP="00327068">
            <w:pPr>
              <w:spacing w:before="240" w:after="200" w:line="276" w:lineRule="auto"/>
              <w:rPr>
                <w:rFonts w:ascii="Times New Roman" w:hAnsi="Times New Roman" w:cs="Times New Roman"/>
              </w:rPr>
            </w:pPr>
          </w:p>
        </w:tc>
        <w:tc>
          <w:tcPr>
            <w:tcW w:w="144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1170" w:type="dxa"/>
          </w:tcPr>
          <w:p w:rsidR="00ED09B2" w:rsidRPr="0087451C" w:rsidRDefault="00ED09B2" w:rsidP="00327068">
            <w:pPr>
              <w:spacing w:before="240" w:after="200" w:line="276" w:lineRule="auto"/>
              <w:rPr>
                <w:rFonts w:ascii="Times New Roman" w:hAnsi="Times New Roman" w:cs="Times New Roman"/>
              </w:rPr>
            </w:pPr>
          </w:p>
        </w:tc>
        <w:tc>
          <w:tcPr>
            <w:tcW w:w="144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1170" w:type="dxa"/>
          </w:tcPr>
          <w:p w:rsidR="00ED09B2" w:rsidRPr="0087451C" w:rsidRDefault="00ED09B2" w:rsidP="00327068">
            <w:pPr>
              <w:spacing w:before="240" w:after="200" w:line="276" w:lineRule="auto"/>
              <w:rPr>
                <w:rFonts w:ascii="Times New Roman" w:hAnsi="Times New Roman" w:cs="Times New Roman"/>
              </w:rPr>
            </w:pPr>
          </w:p>
        </w:tc>
        <w:tc>
          <w:tcPr>
            <w:tcW w:w="1440" w:type="dxa"/>
            <w:tcBorders>
              <w:right w:val="single" w:sz="4" w:space="0" w:color="auto"/>
            </w:tcBorders>
          </w:tcPr>
          <w:p w:rsidR="00ED09B2" w:rsidRPr="0087451C" w:rsidRDefault="00ED09B2" w:rsidP="00327068">
            <w:pPr>
              <w:spacing w:before="240" w:after="200" w:line="276" w:lineRule="auto"/>
              <w:rPr>
                <w:rFonts w:ascii="Times New Roman" w:hAnsi="Times New Roman" w:cs="Times New Roman"/>
              </w:rPr>
            </w:pPr>
          </w:p>
        </w:tc>
        <w:tc>
          <w:tcPr>
            <w:tcW w:w="1080" w:type="dxa"/>
            <w:tcBorders>
              <w:left w:val="single" w:sz="4" w:space="0" w:color="auto"/>
              <w:bottom w:val="single" w:sz="4" w:space="0" w:color="auto"/>
              <w:right w:val="single" w:sz="4" w:space="0" w:color="auto"/>
            </w:tcBorders>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9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1080" w:type="dxa"/>
            <w:tcBorders>
              <w:top w:val="single" w:sz="4" w:space="0" w:color="auto"/>
              <w:bottom w:val="single" w:sz="4" w:space="0" w:color="auto"/>
              <w:right w:val="single" w:sz="4" w:space="0" w:color="auto"/>
            </w:tcBorders>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43"/>
        </w:trPr>
        <w:tc>
          <w:tcPr>
            <w:tcW w:w="1170" w:type="dxa"/>
          </w:tcPr>
          <w:p w:rsidR="00ED09B2" w:rsidRPr="0087451C" w:rsidRDefault="00ED09B2" w:rsidP="00327068">
            <w:pPr>
              <w:spacing w:before="240" w:after="200" w:line="276" w:lineRule="auto"/>
              <w:rPr>
                <w:rFonts w:ascii="Times New Roman" w:hAnsi="Times New Roman" w:cs="Times New Roman"/>
              </w:rPr>
            </w:pPr>
          </w:p>
        </w:tc>
        <w:tc>
          <w:tcPr>
            <w:tcW w:w="144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c>
          <w:tcPr>
            <w:tcW w:w="990" w:type="dxa"/>
          </w:tcPr>
          <w:p w:rsidR="00ED09B2" w:rsidRPr="0087451C" w:rsidRDefault="00ED09B2" w:rsidP="00327068">
            <w:pPr>
              <w:spacing w:before="240" w:after="200" w:line="276" w:lineRule="auto"/>
              <w:rPr>
                <w:rFonts w:ascii="Times New Roman" w:hAnsi="Times New Roman" w:cs="Times New Roman"/>
              </w:rPr>
            </w:pPr>
          </w:p>
        </w:tc>
        <w:tc>
          <w:tcPr>
            <w:tcW w:w="990" w:type="dxa"/>
          </w:tcPr>
          <w:p w:rsidR="00ED09B2" w:rsidRPr="0087451C" w:rsidRDefault="00ED09B2" w:rsidP="00327068">
            <w:pPr>
              <w:spacing w:before="240" w:after="200" w:line="276" w:lineRule="auto"/>
              <w:rPr>
                <w:rFonts w:ascii="Times New Roman" w:hAnsi="Times New Roman" w:cs="Times New Roman"/>
              </w:rPr>
            </w:pPr>
          </w:p>
        </w:tc>
        <w:tc>
          <w:tcPr>
            <w:tcW w:w="990" w:type="dxa"/>
          </w:tcPr>
          <w:p w:rsidR="00ED09B2" w:rsidRPr="0087451C" w:rsidRDefault="00ED09B2" w:rsidP="00327068">
            <w:pPr>
              <w:spacing w:before="240" w:after="200" w:line="276" w:lineRule="auto"/>
              <w:rPr>
                <w:rFonts w:ascii="Times New Roman" w:hAnsi="Times New Roman" w:cs="Times New Roman"/>
              </w:rPr>
            </w:pPr>
          </w:p>
        </w:tc>
        <w:tc>
          <w:tcPr>
            <w:tcW w:w="990" w:type="dxa"/>
          </w:tcPr>
          <w:p w:rsidR="00ED09B2" w:rsidRPr="0087451C" w:rsidRDefault="00ED09B2" w:rsidP="00327068">
            <w:pPr>
              <w:spacing w:before="240" w:after="200" w:line="276" w:lineRule="auto"/>
              <w:rPr>
                <w:rFonts w:ascii="Times New Roman" w:hAnsi="Times New Roman" w:cs="Times New Roman"/>
              </w:rPr>
            </w:pPr>
          </w:p>
        </w:tc>
        <w:tc>
          <w:tcPr>
            <w:tcW w:w="1080" w:type="dxa"/>
          </w:tcPr>
          <w:p w:rsidR="00ED09B2" w:rsidRPr="0087451C" w:rsidRDefault="00ED09B2" w:rsidP="00327068">
            <w:pPr>
              <w:spacing w:before="240" w:after="200" w:line="276" w:lineRule="auto"/>
              <w:rPr>
                <w:rFonts w:ascii="Times New Roman" w:hAnsi="Times New Roman" w:cs="Times New Roman"/>
              </w:rPr>
            </w:pPr>
          </w:p>
        </w:tc>
      </w:tr>
    </w:tbl>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1) By “main users” is meant those who have acquired the highest value of forest products (subsistence and cash) from a given forest type in the past 12 months.</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Codes: Choose the most appropriate among the following groups (as some do overlap):</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1 = villagers that are members of FUG;</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2 = villagers not members of FUG;</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3 = subsistence oriented users in the village;</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4 = small-scale commercial users in the village;</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5 = large-scale commercial users in the village;</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6 = subsistence oriented users from outside the village;</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7 = small-scale commercial users from outside the village;</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8 = large-scale commercial users from outside the village;</w:t>
      </w:r>
    </w:p>
    <w:p w:rsidR="00ED09B2" w:rsidRPr="0087451C" w:rsidRDefault="00ED09B2" w:rsidP="00ED09B2">
      <w:pPr>
        <w:autoSpaceDE w:val="0"/>
        <w:autoSpaceDN w:val="0"/>
        <w:adjustRightInd w:val="0"/>
        <w:spacing w:after="0" w:line="240" w:lineRule="auto"/>
        <w:rPr>
          <w:rFonts w:ascii="Times New Roman" w:hAnsi="Times New Roman" w:cs="Times New Roman"/>
          <w:i/>
          <w:iCs/>
        </w:rPr>
      </w:pPr>
      <w:r w:rsidRPr="0087451C">
        <w:rPr>
          <w:rFonts w:ascii="Times New Roman" w:hAnsi="Times New Roman" w:cs="Times New Roman"/>
          <w:i/>
          <w:iCs/>
        </w:rPr>
        <w:t>9 = other, specify:</w:t>
      </w:r>
    </w:p>
    <w:p w:rsidR="00ED09B2" w:rsidRPr="0087451C" w:rsidRDefault="00FA0327" w:rsidP="00ED09B2">
      <w:pPr>
        <w:keepNext/>
        <w:keepLines/>
        <w:spacing w:before="200" w:after="0"/>
        <w:outlineLvl w:val="2"/>
        <w:rPr>
          <w:rFonts w:asciiTheme="majorHAnsi" w:eastAsiaTheme="majorEastAsia" w:hAnsiTheme="majorHAnsi" w:cstheme="majorBidi"/>
          <w:b/>
          <w:bCs/>
        </w:rPr>
      </w:pPr>
      <w:r>
        <w:rPr>
          <w:rFonts w:asciiTheme="majorHAnsi" w:eastAsiaTheme="majorEastAsia" w:hAnsiTheme="majorHAnsi" w:cstheme="majorBidi"/>
          <w:b/>
          <w:bCs/>
        </w:rPr>
        <w:t>2</w:t>
      </w:r>
      <w:r w:rsidR="00ED09B2" w:rsidRPr="0087451C">
        <w:rPr>
          <w:rFonts w:asciiTheme="majorHAnsi" w:eastAsiaTheme="majorEastAsia" w:hAnsiTheme="majorHAnsi" w:cstheme="majorBidi"/>
          <w:b/>
          <w:bCs/>
        </w:rPr>
        <w:t>. Does the village practice any form of active and deliberate forest management</w:t>
      </w:r>
    </w:p>
    <w:tbl>
      <w:tblPr>
        <w:tblStyle w:val="TableGrid"/>
        <w:tblW w:w="9498" w:type="dxa"/>
        <w:tblInd w:w="108" w:type="dxa"/>
        <w:tblLook w:val="04A0" w:firstRow="1" w:lastRow="0" w:firstColumn="1" w:lastColumn="0" w:noHBand="0" w:noVBand="1"/>
      </w:tblPr>
      <w:tblGrid>
        <w:gridCol w:w="7494"/>
        <w:gridCol w:w="2004"/>
      </w:tblGrid>
      <w:tr w:rsidR="00ED09B2" w:rsidRPr="0087451C" w:rsidTr="00327068">
        <w:trPr>
          <w:trHeight w:val="466"/>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 xml:space="preserve">Type of management </w:t>
            </w:r>
          </w:p>
        </w:tc>
        <w:tc>
          <w:tcPr>
            <w:tcW w:w="2004" w:type="dxa"/>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Code1)</w:t>
            </w:r>
          </w:p>
        </w:tc>
      </w:tr>
      <w:tr w:rsidR="00ED09B2" w:rsidRPr="0087451C" w:rsidTr="00327068">
        <w:trPr>
          <w:trHeight w:val="496"/>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lastRenderedPageBreak/>
              <w:t>1. Planting of trees</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81"/>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2. Cutting down undesired (competing) trees</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96"/>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3. Protecting certain desired (patches of) trees in the forest to promote the natural regeneration of these species</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96"/>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4. Protecting areas of forest for particular environmental services, like water catchment</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81"/>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5. Establishing clear use rights for a limited number of people to particular forest products (e.g. honey trees)</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96"/>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6. Extension/education about forest management</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96"/>
        </w:trPr>
        <w:tc>
          <w:tcPr>
            <w:tcW w:w="7494" w:type="dxa"/>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rPr>
              <w:t>7. Enacted bylaw (e.g., no bush burning in or near forest)</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481"/>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8. Mapping/inventory forest resources (e.g. mapping Brazil nut stands)</w:t>
            </w:r>
          </w:p>
        </w:tc>
        <w:tc>
          <w:tcPr>
            <w:tcW w:w="2004"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512"/>
        </w:trPr>
        <w:tc>
          <w:tcPr>
            <w:tcW w:w="74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9. Other, specify</w:t>
            </w:r>
          </w:p>
        </w:tc>
        <w:tc>
          <w:tcPr>
            <w:tcW w:w="2004" w:type="dxa"/>
          </w:tcPr>
          <w:p w:rsidR="00ED09B2" w:rsidRPr="0087451C" w:rsidRDefault="00ED09B2" w:rsidP="00327068">
            <w:pPr>
              <w:spacing w:before="240" w:after="200" w:line="276" w:lineRule="auto"/>
              <w:rPr>
                <w:rFonts w:ascii="Times New Roman" w:hAnsi="Times New Roman" w:cs="Times New Roman"/>
              </w:rPr>
            </w:pPr>
          </w:p>
        </w:tc>
      </w:tr>
    </w:tbl>
    <w:p w:rsidR="00ED09B2" w:rsidRPr="0087451C" w:rsidRDefault="00ED09B2" w:rsidP="00ED09B2">
      <w:pPr>
        <w:spacing w:before="240" w:after="0" w:line="240" w:lineRule="auto"/>
        <w:rPr>
          <w:rFonts w:ascii="Times New Roman" w:hAnsi="Times New Roman" w:cs="Times New Roman"/>
          <w:b/>
        </w:rPr>
      </w:pPr>
      <w:r w:rsidRPr="0087451C">
        <w:rPr>
          <w:rFonts w:ascii="Times New Roman" w:hAnsi="Times New Roman" w:cs="Times New Roman"/>
          <w:i/>
          <w:iCs/>
        </w:rPr>
        <w:t>1) Codes: 0=no, not at all; 1=yes, but only to a limited extent; 2=yes, they are common.</w:t>
      </w:r>
    </w:p>
    <w:p w:rsidR="00ED09B2" w:rsidRPr="00B02E4C" w:rsidRDefault="00ED09B2" w:rsidP="00ED09B2">
      <w:pPr>
        <w:keepNext/>
        <w:keepLines/>
        <w:spacing w:before="200" w:after="0"/>
        <w:outlineLvl w:val="1"/>
        <w:rPr>
          <w:rFonts w:asciiTheme="majorHAnsi" w:eastAsiaTheme="majorEastAsia" w:hAnsiTheme="majorHAnsi" w:cstheme="majorBidi"/>
          <w:b/>
          <w:bCs/>
          <w:sz w:val="26"/>
          <w:szCs w:val="26"/>
        </w:rPr>
      </w:pPr>
      <w:r w:rsidRPr="00B02E4C">
        <w:rPr>
          <w:rFonts w:asciiTheme="majorHAnsi" w:eastAsiaTheme="majorEastAsia" w:hAnsiTheme="majorHAnsi" w:cstheme="majorBidi"/>
          <w:b/>
          <w:bCs/>
          <w:sz w:val="26"/>
          <w:szCs w:val="26"/>
        </w:rPr>
        <w:t>3. Forest resource base</w:t>
      </w:r>
    </w:p>
    <w:p w:rsidR="00ED09B2" w:rsidRPr="0087451C" w:rsidRDefault="00ED09B2" w:rsidP="00ED09B2">
      <w:pPr>
        <w:spacing w:before="240" w:after="0" w:line="240" w:lineRule="auto"/>
        <w:rPr>
          <w:rFonts w:ascii="Times New Roman" w:hAnsi="Times New Roman" w:cs="Times New Roman"/>
        </w:rPr>
      </w:pPr>
      <w:r w:rsidRPr="00B02E4C">
        <w:rPr>
          <w:rFonts w:ascii="Times New Roman" w:hAnsi="Times New Roman" w:cs="Times New Roman"/>
        </w:rPr>
        <w:t>Note: the questions should be asked in a village meeting or focus group for each of the categories in turn (i.e. column by column and not row by row).</w:t>
      </w:r>
    </w:p>
    <w:tbl>
      <w:tblPr>
        <w:tblStyle w:val="TableGrid"/>
        <w:tblW w:w="0" w:type="auto"/>
        <w:tblInd w:w="108" w:type="dxa"/>
        <w:tblLook w:val="04A0" w:firstRow="1" w:lastRow="0" w:firstColumn="1" w:lastColumn="0" w:noHBand="0" w:noVBand="1"/>
      </w:tblPr>
      <w:tblGrid>
        <w:gridCol w:w="1206"/>
        <w:gridCol w:w="2508"/>
        <w:gridCol w:w="1109"/>
        <w:gridCol w:w="925"/>
        <w:gridCol w:w="924"/>
        <w:gridCol w:w="947"/>
        <w:gridCol w:w="887"/>
        <w:gridCol w:w="962"/>
      </w:tblGrid>
      <w:tr w:rsidR="00ED09B2" w:rsidRPr="0087451C" w:rsidTr="00327068">
        <w:trPr>
          <w:trHeight w:val="1457"/>
        </w:trPr>
        <w:tc>
          <w:tcPr>
            <w:tcW w:w="3759" w:type="dxa"/>
            <w:gridSpan w:val="2"/>
          </w:tcPr>
          <w:p w:rsidR="00ED09B2" w:rsidRPr="0087451C" w:rsidRDefault="00ED09B2" w:rsidP="00327068">
            <w:pPr>
              <w:spacing w:before="240" w:after="200" w:line="276" w:lineRule="auto"/>
              <w:rPr>
                <w:rFonts w:ascii="Times New Roman" w:hAnsi="Times New Roman" w:cs="Times New Roman"/>
              </w:rPr>
            </w:pPr>
          </w:p>
        </w:tc>
        <w:tc>
          <w:tcPr>
            <w:tcW w:w="1105"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Firewood</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or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charcoal</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p>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2.</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Timber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or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other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wood</w:t>
            </w:r>
          </w:p>
          <w:p w:rsidR="00ED09B2" w:rsidRPr="0087451C" w:rsidRDefault="00ED09B2" w:rsidP="00327068">
            <w:pPr>
              <w:spacing w:before="240" w:after="200" w:line="276" w:lineRule="auto"/>
              <w:rPr>
                <w:rFonts w:ascii="Times New Roman" w:hAnsi="Times New Roman" w:cs="Times New Roman"/>
              </w:rPr>
            </w:pPr>
          </w:p>
        </w:tc>
        <w:tc>
          <w:tcPr>
            <w:tcW w:w="947"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3.</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Food</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from</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the forest</w:t>
            </w:r>
          </w:p>
          <w:p w:rsidR="00ED09B2" w:rsidRPr="0087451C" w:rsidRDefault="00ED09B2" w:rsidP="00327068">
            <w:pPr>
              <w:spacing w:before="240" w:after="200" w:line="276" w:lineRule="auto"/>
              <w:rPr>
                <w:rFonts w:ascii="Times New Roman" w:hAnsi="Times New Roman" w:cs="Times New Roman"/>
              </w:rPr>
            </w:pPr>
          </w:p>
        </w:tc>
        <w:tc>
          <w:tcPr>
            <w:tcW w:w="958"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4.</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Medici</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ne from</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the forest</w:t>
            </w:r>
          </w:p>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5.</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Forage</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from</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b/>
                <w:bCs/>
              </w:rPr>
              <w:t>the forest</w:t>
            </w:r>
          </w:p>
        </w:tc>
        <w:tc>
          <w:tcPr>
            <w:tcW w:w="921"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6.</w:t>
            </w:r>
          </w:p>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Other1)</w:t>
            </w:r>
          </w:p>
        </w:tc>
      </w:tr>
      <w:tr w:rsidR="00ED09B2" w:rsidRPr="0087451C" w:rsidTr="00327068">
        <w:trPr>
          <w:trHeight w:val="638"/>
        </w:trPr>
        <w:tc>
          <w:tcPr>
            <w:tcW w:w="3759" w:type="dxa"/>
            <w:gridSpan w:val="2"/>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rPr>
              <w:t xml:space="preserve">1. What is the most important product (MIP) for the livelihood of the people in the village (in this category)? 2) </w:t>
            </w:r>
            <w:r w:rsidRPr="0087451C">
              <w:rPr>
                <w:rFonts w:ascii="Times New Roman" w:hAnsi="Times New Roman" w:cs="Times New Roman"/>
                <w:i/>
                <w:iCs/>
              </w:rPr>
              <w:lastRenderedPageBreak/>
              <w:t>(name)</w:t>
            </w:r>
          </w:p>
        </w:tc>
        <w:tc>
          <w:tcPr>
            <w:tcW w:w="1105" w:type="dxa"/>
          </w:tcPr>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spacing w:before="240" w:after="200" w:line="276" w:lineRule="auto"/>
              <w:rPr>
                <w:rFonts w:ascii="Times New Roman" w:hAnsi="Times New Roman" w:cs="Times New Roman"/>
              </w:rPr>
            </w:pPr>
          </w:p>
        </w:tc>
        <w:tc>
          <w:tcPr>
            <w:tcW w:w="947" w:type="dxa"/>
          </w:tcPr>
          <w:p w:rsidR="00ED09B2" w:rsidRPr="0087451C" w:rsidRDefault="00ED09B2" w:rsidP="00327068">
            <w:pPr>
              <w:spacing w:before="240" w:after="200" w:line="276" w:lineRule="auto"/>
              <w:rPr>
                <w:rFonts w:ascii="Times New Roman" w:hAnsi="Times New Roman" w:cs="Times New Roman"/>
              </w:rPr>
            </w:pPr>
          </w:p>
        </w:tc>
        <w:tc>
          <w:tcPr>
            <w:tcW w:w="958" w:type="dxa"/>
          </w:tcPr>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spacing w:before="240" w:after="200" w:line="276" w:lineRule="auto"/>
              <w:rPr>
                <w:rFonts w:ascii="Times New Roman" w:hAnsi="Times New Roman" w:cs="Times New Roman"/>
              </w:rPr>
            </w:pPr>
          </w:p>
        </w:tc>
        <w:tc>
          <w:tcPr>
            <w:tcW w:w="921"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3759" w:type="dxa"/>
            <w:gridSpan w:val="2"/>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rPr>
              <w:lastRenderedPageBreak/>
              <w:t xml:space="preserve">2. </w:t>
            </w:r>
            <w:r w:rsidRPr="0087451C">
              <w:rPr>
                <w:rFonts w:ascii="Times New Roman" w:hAnsi="Times New Roman" w:cs="Times New Roman"/>
                <w:i/>
                <w:iCs/>
                <w:highlight w:val="lightGray"/>
              </w:rPr>
              <w:t>(code-product)</w:t>
            </w:r>
          </w:p>
        </w:tc>
        <w:tc>
          <w:tcPr>
            <w:tcW w:w="1105" w:type="dxa"/>
          </w:tcPr>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spacing w:before="240" w:after="200" w:line="276" w:lineRule="auto"/>
              <w:rPr>
                <w:rFonts w:ascii="Times New Roman" w:hAnsi="Times New Roman" w:cs="Times New Roman"/>
              </w:rPr>
            </w:pPr>
          </w:p>
        </w:tc>
        <w:tc>
          <w:tcPr>
            <w:tcW w:w="947" w:type="dxa"/>
          </w:tcPr>
          <w:p w:rsidR="00ED09B2" w:rsidRPr="0087451C" w:rsidRDefault="00ED09B2" w:rsidP="00327068">
            <w:pPr>
              <w:spacing w:before="240" w:after="200" w:line="276" w:lineRule="auto"/>
              <w:rPr>
                <w:rFonts w:ascii="Times New Roman" w:hAnsi="Times New Roman" w:cs="Times New Roman"/>
              </w:rPr>
            </w:pPr>
          </w:p>
        </w:tc>
        <w:tc>
          <w:tcPr>
            <w:tcW w:w="958" w:type="dxa"/>
          </w:tcPr>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spacing w:before="240" w:after="200" w:line="276" w:lineRule="auto"/>
              <w:rPr>
                <w:rFonts w:ascii="Times New Roman" w:hAnsi="Times New Roman" w:cs="Times New Roman"/>
              </w:rPr>
            </w:pPr>
          </w:p>
        </w:tc>
        <w:tc>
          <w:tcPr>
            <w:tcW w:w="921"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rPr>
          <w:trHeight w:val="620"/>
        </w:trPr>
        <w:tc>
          <w:tcPr>
            <w:tcW w:w="3759" w:type="dxa"/>
            <w:gridSpan w:val="2"/>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3. How has availability of the MIP changed over the past 5 years? </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i/>
                <w:iCs/>
                <w:highlight w:val="lightGray"/>
              </w:rPr>
              <w:t xml:space="preserve">Codes: 1=declined; 2=about the same; </w:t>
            </w:r>
            <w:r w:rsidRPr="0087451C">
              <w:rPr>
                <w:rFonts w:ascii="Times New Roman" w:hAnsi="Times New Roman" w:cs="Times New Roman"/>
                <w:i/>
                <w:iCs/>
                <w:sz w:val="20"/>
                <w:szCs w:val="20"/>
                <w:highlight w:val="lightGray"/>
              </w:rPr>
              <w:t>3=increased</w:t>
            </w:r>
          </w:p>
        </w:tc>
        <w:tc>
          <w:tcPr>
            <w:tcW w:w="1105" w:type="dxa"/>
          </w:tcPr>
          <w:p w:rsidR="00ED09B2" w:rsidRPr="0087451C" w:rsidRDefault="00ED09B2" w:rsidP="00327068">
            <w:pPr>
              <w:spacing w:before="240" w:after="200" w:line="276" w:lineRule="auto"/>
              <w:rPr>
                <w:rFonts w:ascii="Times New Roman" w:hAnsi="Times New Roman" w:cs="Times New Roman"/>
              </w:rPr>
            </w:pPr>
          </w:p>
        </w:tc>
        <w:tc>
          <w:tcPr>
            <w:tcW w:w="889" w:type="dxa"/>
          </w:tcPr>
          <w:p w:rsidR="00ED09B2" w:rsidRPr="0087451C" w:rsidRDefault="00ED09B2" w:rsidP="00327068">
            <w:pPr>
              <w:spacing w:before="240" w:after="200" w:line="276" w:lineRule="auto"/>
              <w:rPr>
                <w:rFonts w:ascii="Times New Roman" w:hAnsi="Times New Roman" w:cs="Times New Roman"/>
              </w:rPr>
            </w:pPr>
          </w:p>
        </w:tc>
        <w:tc>
          <w:tcPr>
            <w:tcW w:w="947" w:type="dxa"/>
          </w:tcPr>
          <w:p w:rsidR="00ED09B2" w:rsidRPr="0087451C" w:rsidRDefault="00ED09B2" w:rsidP="00327068">
            <w:pPr>
              <w:spacing w:before="240" w:after="200" w:line="276" w:lineRule="auto"/>
              <w:rPr>
                <w:rFonts w:ascii="Times New Roman" w:hAnsi="Times New Roman" w:cs="Times New Roman"/>
              </w:rPr>
            </w:pPr>
          </w:p>
        </w:tc>
        <w:tc>
          <w:tcPr>
            <w:tcW w:w="958" w:type="dxa"/>
            <w:tcBorders>
              <w:right w:val="single" w:sz="4" w:space="0" w:color="auto"/>
            </w:tcBorders>
          </w:tcPr>
          <w:p w:rsidR="00ED09B2" w:rsidRPr="0087451C" w:rsidRDefault="00ED09B2" w:rsidP="00327068">
            <w:pPr>
              <w:spacing w:before="240" w:after="200" w:line="276" w:lineRule="auto"/>
              <w:rPr>
                <w:rFonts w:ascii="Times New Roman" w:hAnsi="Times New Roman" w:cs="Times New Roman"/>
              </w:rPr>
            </w:pPr>
          </w:p>
        </w:tc>
        <w:tc>
          <w:tcPr>
            <w:tcW w:w="889" w:type="dxa"/>
            <w:tcBorders>
              <w:left w:val="single" w:sz="4" w:space="0" w:color="auto"/>
            </w:tcBorders>
          </w:tcPr>
          <w:p w:rsidR="00ED09B2" w:rsidRPr="0087451C" w:rsidRDefault="00ED09B2" w:rsidP="00327068">
            <w:pPr>
              <w:spacing w:before="240" w:after="200" w:line="276" w:lineRule="auto"/>
              <w:rPr>
                <w:rFonts w:ascii="Times New Roman" w:hAnsi="Times New Roman" w:cs="Times New Roman"/>
              </w:rPr>
            </w:pPr>
          </w:p>
        </w:tc>
        <w:tc>
          <w:tcPr>
            <w:tcW w:w="921"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65"/>
        </w:trPr>
        <w:tc>
          <w:tcPr>
            <w:tcW w:w="1206" w:type="dxa"/>
            <w:vMerge w:val="restart"/>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4. If the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availability of</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the MIP in this</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category has</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b/>
                <w:bCs/>
              </w:rPr>
              <w:t>declined</w:t>
            </w:r>
            <w:r w:rsidRPr="0087451C">
              <w:rPr>
                <w:rFonts w:ascii="Times New Roman" w:hAnsi="Times New Roman" w:cs="Times New Roman"/>
              </w:rPr>
              <w:t>, what</w:t>
            </w:r>
          </w:p>
          <w:p w:rsidR="00ED09B2" w:rsidRPr="0087451C" w:rsidRDefault="00ED09B2" w:rsidP="00327068">
            <w:pPr>
              <w:autoSpaceDE w:val="0"/>
              <w:autoSpaceDN w:val="0"/>
              <w:adjustRightInd w:val="0"/>
              <w:spacing w:after="200" w:line="276" w:lineRule="auto"/>
              <w:rPr>
                <w:rFonts w:ascii="Times New Roman" w:hAnsi="Times New Roman" w:cs="Times New Roman"/>
              </w:rPr>
            </w:pPr>
            <w:proofErr w:type="gramStart"/>
            <w:r w:rsidRPr="0087451C">
              <w:rPr>
                <w:rFonts w:ascii="Times New Roman" w:hAnsi="Times New Roman" w:cs="Times New Roman"/>
              </w:rPr>
              <w:t>are</w:t>
            </w:r>
            <w:proofErr w:type="gramEnd"/>
            <w:r w:rsidRPr="0087451C">
              <w:rPr>
                <w:rFonts w:ascii="Times New Roman" w:hAnsi="Times New Roman" w:cs="Times New Roman"/>
              </w:rPr>
              <w:t xml:space="preserve"> the reasons?</w:t>
            </w:r>
          </w:p>
          <w:p w:rsidR="00ED09B2" w:rsidRPr="0087451C" w:rsidRDefault="00ED09B2" w:rsidP="00327068">
            <w:pPr>
              <w:autoSpaceDE w:val="0"/>
              <w:autoSpaceDN w:val="0"/>
              <w:adjustRightInd w:val="0"/>
              <w:spacing w:after="200" w:line="276" w:lineRule="auto"/>
              <w:rPr>
                <w:rFonts w:ascii="Times New Roman" w:hAnsi="Times New Roman" w:cs="Times New Roman"/>
                <w:i/>
                <w:iCs/>
                <w:highlight w:val="lightGray"/>
              </w:rPr>
            </w:pPr>
            <w:r w:rsidRPr="0087451C">
              <w:rPr>
                <w:rFonts w:ascii="Times New Roman" w:hAnsi="Times New Roman" w:cs="Times New Roman"/>
                <w:i/>
                <w:iCs/>
                <w:highlight w:val="lightGray"/>
              </w:rPr>
              <w:t>Please rank the</w:t>
            </w:r>
          </w:p>
          <w:p w:rsidR="00ED09B2" w:rsidRPr="0087451C" w:rsidRDefault="00ED09B2" w:rsidP="00327068">
            <w:pPr>
              <w:autoSpaceDE w:val="0"/>
              <w:autoSpaceDN w:val="0"/>
              <w:adjustRightInd w:val="0"/>
              <w:spacing w:after="200" w:line="276" w:lineRule="auto"/>
              <w:rPr>
                <w:rFonts w:ascii="Times New Roman" w:hAnsi="Times New Roman" w:cs="Times New Roman"/>
                <w:i/>
                <w:iCs/>
                <w:highlight w:val="lightGray"/>
              </w:rPr>
            </w:pPr>
            <w:r w:rsidRPr="0087451C">
              <w:rPr>
                <w:rFonts w:ascii="Times New Roman" w:hAnsi="Times New Roman" w:cs="Times New Roman"/>
                <w:i/>
                <w:iCs/>
                <w:highlight w:val="lightGray"/>
              </w:rPr>
              <w:t>most important</w:t>
            </w:r>
          </w:p>
          <w:p w:rsidR="00ED09B2" w:rsidRPr="0087451C" w:rsidRDefault="00ED09B2" w:rsidP="00327068">
            <w:pPr>
              <w:autoSpaceDE w:val="0"/>
              <w:autoSpaceDN w:val="0"/>
              <w:adjustRightInd w:val="0"/>
              <w:spacing w:after="200" w:line="276" w:lineRule="auto"/>
              <w:rPr>
                <w:rFonts w:ascii="Times New Roman" w:hAnsi="Times New Roman" w:cs="Times New Roman"/>
                <w:i/>
                <w:iCs/>
                <w:highlight w:val="lightGray"/>
              </w:rPr>
            </w:pPr>
            <w:proofErr w:type="gramStart"/>
            <w:r w:rsidRPr="0087451C">
              <w:rPr>
                <w:rFonts w:ascii="Times New Roman" w:hAnsi="Times New Roman" w:cs="Times New Roman"/>
                <w:i/>
                <w:iCs/>
                <w:highlight w:val="lightGray"/>
              </w:rPr>
              <w:t>reasons</w:t>
            </w:r>
            <w:proofErr w:type="gramEnd"/>
            <w:r w:rsidRPr="0087451C">
              <w:rPr>
                <w:rFonts w:ascii="Times New Roman" w:hAnsi="Times New Roman" w:cs="Times New Roman"/>
                <w:i/>
                <w:iCs/>
                <w:highlight w:val="lightGray"/>
              </w:rPr>
              <w:t>, max. 3</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i/>
                <w:iCs/>
                <w:highlight w:val="lightGray"/>
              </w:rPr>
              <w:t>(</w:t>
            </w:r>
            <w:proofErr w:type="gramStart"/>
            <w:r w:rsidRPr="0087451C">
              <w:rPr>
                <w:rFonts w:ascii="Times New Roman" w:hAnsi="Times New Roman" w:cs="Times New Roman"/>
                <w:i/>
                <w:iCs/>
                <w:highlight w:val="lightGray"/>
              </w:rPr>
              <w:t>leave</w:t>
            </w:r>
            <w:proofErr w:type="gramEnd"/>
            <w:r w:rsidRPr="0087451C">
              <w:rPr>
                <w:rFonts w:ascii="Times New Roman" w:hAnsi="Times New Roman" w:cs="Times New Roman"/>
                <w:i/>
                <w:iCs/>
                <w:highlight w:val="lightGray"/>
              </w:rPr>
              <w:t xml:space="preserve"> rest blank).</w:t>
            </w: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 xml:space="preserve">Reason </w:t>
            </w:r>
          </w:p>
          <w:p w:rsidR="00ED09B2" w:rsidRPr="0087451C" w:rsidRDefault="00ED09B2" w:rsidP="00327068">
            <w:pPr>
              <w:spacing w:before="240" w:after="200" w:line="276" w:lineRule="auto"/>
              <w:rPr>
                <w:rFonts w:ascii="Times New Roman" w:hAnsi="Times New Roman" w:cs="Times New Roman"/>
              </w:rPr>
            </w:pPr>
          </w:p>
        </w:tc>
        <w:tc>
          <w:tcPr>
            <w:tcW w:w="1105"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 1-3</w:t>
            </w: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 Reduced forest area due to small-scale clearing for agriculture</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2. Reduced forest area due to large-scale projects</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(Plantations, new settlements, etc.)</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0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3. Reduced forest area due people from outside buying land and restricting access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4. Increased use of MIP due to more local (village) people collecting more</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3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5. Increased use of MIP due to more people from other villages collecting more</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6. Restrictions on use by central or state government (e.g., for forest conservation)</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7. Local restrictions on forest use (e.g., community rules)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7"/>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8. Climatic changes, e.g.,</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drought and less rainfall</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9. Other, specify:</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9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10. Timber harvesting</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11. Charcoal burning</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12. Brick burning</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13. Poor harvesting practices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14. Product attacked/consumed</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by forest dwelling vermin</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15. Bush burning</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16. Increased marketing potential for product</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7"/>
        </w:trPr>
        <w:tc>
          <w:tcPr>
            <w:tcW w:w="1206" w:type="dxa"/>
            <w:vMerge w:val="restart"/>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5. If the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availability of</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the MIP in this</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category has</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b/>
                <w:bCs/>
              </w:rPr>
              <w:t>increased</w:t>
            </w:r>
            <w:r w:rsidRPr="0087451C">
              <w:rPr>
                <w:rFonts w:ascii="Times New Roman" w:hAnsi="Times New Roman" w:cs="Times New Roman"/>
              </w:rPr>
              <w:t>, what</w:t>
            </w:r>
          </w:p>
          <w:p w:rsidR="00ED09B2" w:rsidRPr="0087451C" w:rsidRDefault="00ED09B2" w:rsidP="00327068">
            <w:pPr>
              <w:autoSpaceDE w:val="0"/>
              <w:autoSpaceDN w:val="0"/>
              <w:adjustRightInd w:val="0"/>
              <w:spacing w:after="200" w:line="276" w:lineRule="auto"/>
              <w:rPr>
                <w:rFonts w:ascii="Times New Roman" w:hAnsi="Times New Roman" w:cs="Times New Roman"/>
              </w:rPr>
            </w:pPr>
            <w:proofErr w:type="gramStart"/>
            <w:r w:rsidRPr="0087451C">
              <w:rPr>
                <w:rFonts w:ascii="Times New Roman" w:hAnsi="Times New Roman" w:cs="Times New Roman"/>
              </w:rPr>
              <w:lastRenderedPageBreak/>
              <w:t>are</w:t>
            </w:r>
            <w:proofErr w:type="gramEnd"/>
            <w:r w:rsidRPr="0087451C">
              <w:rPr>
                <w:rFonts w:ascii="Times New Roman" w:hAnsi="Times New Roman" w:cs="Times New Roman"/>
              </w:rPr>
              <w:t xml:space="preserve"> the reasons?</w:t>
            </w:r>
          </w:p>
          <w:p w:rsidR="00ED09B2" w:rsidRPr="0087451C" w:rsidRDefault="00ED09B2" w:rsidP="00327068">
            <w:pPr>
              <w:autoSpaceDE w:val="0"/>
              <w:autoSpaceDN w:val="0"/>
              <w:adjustRightInd w:val="0"/>
              <w:spacing w:after="200" w:line="276" w:lineRule="auto"/>
              <w:rPr>
                <w:rFonts w:ascii="Times New Roman" w:hAnsi="Times New Roman" w:cs="Times New Roman"/>
                <w:i/>
                <w:iCs/>
                <w:highlight w:val="lightGray"/>
              </w:rPr>
            </w:pPr>
            <w:r w:rsidRPr="0087451C">
              <w:rPr>
                <w:rFonts w:ascii="Times New Roman" w:hAnsi="Times New Roman" w:cs="Times New Roman"/>
                <w:i/>
                <w:iCs/>
                <w:highlight w:val="lightGray"/>
              </w:rPr>
              <w:t>Please rank the</w:t>
            </w:r>
          </w:p>
          <w:p w:rsidR="00ED09B2" w:rsidRPr="0087451C" w:rsidRDefault="00ED09B2" w:rsidP="00327068">
            <w:pPr>
              <w:autoSpaceDE w:val="0"/>
              <w:autoSpaceDN w:val="0"/>
              <w:adjustRightInd w:val="0"/>
              <w:spacing w:after="200" w:line="276" w:lineRule="auto"/>
              <w:rPr>
                <w:rFonts w:ascii="Times New Roman" w:hAnsi="Times New Roman" w:cs="Times New Roman"/>
              </w:rPr>
            </w:pPr>
            <w:proofErr w:type="gramStart"/>
            <w:r w:rsidRPr="0087451C">
              <w:rPr>
                <w:rFonts w:ascii="Times New Roman" w:hAnsi="Times New Roman" w:cs="Times New Roman"/>
                <w:i/>
                <w:iCs/>
                <w:highlight w:val="lightGray"/>
              </w:rPr>
              <w:t>most</w:t>
            </w:r>
            <w:proofErr w:type="gramEnd"/>
            <w:r w:rsidRPr="0087451C">
              <w:rPr>
                <w:rFonts w:ascii="Times New Roman" w:hAnsi="Times New Roman" w:cs="Times New Roman"/>
                <w:i/>
                <w:iCs/>
                <w:highlight w:val="lightGray"/>
              </w:rPr>
              <w:t xml:space="preserve"> important reasons, max. 3.</w:t>
            </w: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 xml:space="preserve">Reason </w:t>
            </w:r>
          </w:p>
          <w:p w:rsidR="00ED09B2" w:rsidRPr="0087451C" w:rsidRDefault="00ED09B2" w:rsidP="00327068">
            <w:pPr>
              <w:spacing w:before="240" w:after="200" w:line="276" w:lineRule="auto"/>
              <w:rPr>
                <w:rFonts w:ascii="Times New Roman" w:hAnsi="Times New Roman" w:cs="Times New Roman"/>
              </w:rPr>
            </w:pPr>
          </w:p>
        </w:tc>
        <w:tc>
          <w:tcPr>
            <w:tcW w:w="1105"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 1-3</w:t>
            </w: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 Less clearing of forests for</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agriculture (incl. pastoralism)</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9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2. Fewer local (village) people collecting less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3. Fewer people from other villages collecting less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4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4. Reduced use from large-scale commercial users/projects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5. Changes in management of forests</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6. Climatic changes, e.g., more rainfall</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3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7. Forest clearing that increases supply of product (e.g. fuel wood)</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3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8. Tree planting</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8"/>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9. Other, specify:</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9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10. More illegal access of</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protected area</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4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11. Improved access rights to product</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2"/>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12. More secondary forest (as people clear land and forest regenerates)</w:t>
            </w:r>
          </w:p>
          <w:p w:rsidR="00ED09B2" w:rsidRPr="0087451C" w:rsidRDefault="00ED09B2" w:rsidP="00327068">
            <w:pPr>
              <w:autoSpaceDE w:val="0"/>
              <w:autoSpaceDN w:val="0"/>
              <w:adjustRightInd w:val="0"/>
              <w:spacing w:after="200" w:line="276" w:lineRule="auto"/>
              <w:rPr>
                <w:rFonts w:ascii="Times New Roman" w:hAnsi="Times New Roman" w:cs="Times New Roman"/>
              </w:rPr>
            </w:pP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20"/>
        </w:trPr>
        <w:tc>
          <w:tcPr>
            <w:tcW w:w="1206" w:type="dxa"/>
            <w:vMerge w:val="restart"/>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6. What would</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be most</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important to</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increase </w:t>
            </w:r>
            <w:r w:rsidRPr="0087451C">
              <w:rPr>
                <w:rFonts w:ascii="Times New Roman" w:hAnsi="Times New Roman" w:cs="Times New Roman"/>
              </w:rPr>
              <w:lastRenderedPageBreak/>
              <w:t>the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benefits (use or</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income) from the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MIP?</w:t>
            </w:r>
          </w:p>
          <w:p w:rsidR="00ED09B2" w:rsidRPr="0087451C" w:rsidRDefault="00ED09B2" w:rsidP="00327068">
            <w:pPr>
              <w:autoSpaceDE w:val="0"/>
              <w:autoSpaceDN w:val="0"/>
              <w:adjustRightInd w:val="0"/>
              <w:spacing w:after="200" w:line="276" w:lineRule="auto"/>
              <w:rPr>
                <w:rFonts w:ascii="Times New Roman" w:hAnsi="Times New Roman" w:cs="Times New Roman"/>
                <w:i/>
                <w:iCs/>
                <w:highlight w:val="lightGray"/>
              </w:rPr>
            </w:pPr>
            <w:r w:rsidRPr="0087451C">
              <w:rPr>
                <w:rFonts w:ascii="Times New Roman" w:hAnsi="Times New Roman" w:cs="Times New Roman"/>
                <w:i/>
                <w:iCs/>
                <w:highlight w:val="lightGray"/>
              </w:rPr>
              <w:t>Please rank the</w:t>
            </w:r>
          </w:p>
          <w:p w:rsidR="00ED09B2" w:rsidRPr="0087451C" w:rsidRDefault="00ED09B2" w:rsidP="00327068">
            <w:pPr>
              <w:autoSpaceDE w:val="0"/>
              <w:autoSpaceDN w:val="0"/>
              <w:adjustRightInd w:val="0"/>
              <w:spacing w:after="200" w:line="276" w:lineRule="auto"/>
              <w:rPr>
                <w:rFonts w:ascii="Times New Roman" w:hAnsi="Times New Roman" w:cs="Times New Roman"/>
              </w:rPr>
            </w:pPr>
            <w:proofErr w:type="gramStart"/>
            <w:r w:rsidRPr="0087451C">
              <w:rPr>
                <w:rFonts w:ascii="Times New Roman" w:hAnsi="Times New Roman" w:cs="Times New Roman"/>
                <w:i/>
                <w:iCs/>
                <w:highlight w:val="lightGray"/>
              </w:rPr>
              <w:t>most</w:t>
            </w:r>
            <w:proofErr w:type="gramEnd"/>
            <w:r w:rsidRPr="0087451C">
              <w:rPr>
                <w:rFonts w:ascii="Times New Roman" w:hAnsi="Times New Roman" w:cs="Times New Roman"/>
                <w:i/>
                <w:iCs/>
                <w:highlight w:val="lightGray"/>
              </w:rPr>
              <w:t xml:space="preserve"> important reasons, max. 3</w:t>
            </w:r>
            <w:r w:rsidRPr="0087451C">
              <w:rPr>
                <w:rFonts w:ascii="Times New Roman" w:hAnsi="Times New Roman" w:cs="Times New Roman"/>
                <w:i/>
                <w:iCs/>
              </w:rPr>
              <w:t>.</w:t>
            </w: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 xml:space="preserve">Action </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p>
          <w:p w:rsidR="00ED09B2" w:rsidRPr="0087451C" w:rsidRDefault="00ED09B2" w:rsidP="00327068">
            <w:pPr>
              <w:spacing w:before="240" w:after="200" w:line="276" w:lineRule="auto"/>
              <w:rPr>
                <w:rFonts w:ascii="Times New Roman" w:hAnsi="Times New Roman" w:cs="Times New Roman"/>
              </w:rPr>
            </w:pPr>
          </w:p>
        </w:tc>
        <w:tc>
          <w:tcPr>
            <w:tcW w:w="1105"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1-3</w:t>
            </w:r>
          </w:p>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Rank</w:t>
            </w:r>
          </w:p>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b/>
                <w:bCs/>
              </w:rPr>
              <w:t>1-3</w:t>
            </w: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1. Better access to the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forest/MIP, i.e., more use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lastRenderedPageBreak/>
              <w:t>rights to village</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2. Better protection of forest/MIP (avoid overuse)</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3. Better skills and knowledge on how to collect/use it</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4. Better access to credit/capital and  equipment/technology</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5. Better access to markets and reduced price risk</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4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6. Invest in planting trees/forest product</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7. Develop forest user</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groups/collective action in</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harvesting</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5"/>
        </w:trPr>
        <w:tc>
          <w:tcPr>
            <w:tcW w:w="1206" w:type="dxa"/>
            <w:vMerge/>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rPr>
              <w:t>8. Control fire</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5"/>
        </w:trPr>
        <w:tc>
          <w:tcPr>
            <w:tcW w:w="1206" w:type="dxa"/>
          </w:tcPr>
          <w:p w:rsidR="00ED09B2" w:rsidRPr="0087451C" w:rsidRDefault="00ED09B2" w:rsidP="00327068">
            <w:pPr>
              <w:spacing w:before="240" w:after="200" w:line="276" w:lineRule="auto"/>
              <w:rPr>
                <w:rFonts w:ascii="Times New Roman" w:hAnsi="Times New Roman" w:cs="Times New Roman"/>
              </w:rPr>
            </w:pPr>
          </w:p>
        </w:tc>
        <w:tc>
          <w:tcPr>
            <w:tcW w:w="2553" w:type="dxa"/>
          </w:tcPr>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rPr>
              <w:t>9. Other, specify:</w:t>
            </w:r>
          </w:p>
        </w:tc>
        <w:tc>
          <w:tcPr>
            <w:tcW w:w="1105"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47"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58"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889" w:type="dxa"/>
            <w:shd w:val="clear" w:color="auto" w:fill="auto"/>
          </w:tcPr>
          <w:p w:rsidR="00ED09B2" w:rsidRPr="0087451C" w:rsidRDefault="00ED09B2" w:rsidP="00327068">
            <w:pPr>
              <w:spacing w:before="240" w:after="200" w:line="276" w:lineRule="auto"/>
              <w:rPr>
                <w:rFonts w:ascii="Times New Roman" w:hAnsi="Times New Roman" w:cs="Times New Roman"/>
              </w:rPr>
            </w:pPr>
          </w:p>
        </w:tc>
        <w:tc>
          <w:tcPr>
            <w:tcW w:w="921" w:type="dxa"/>
            <w:shd w:val="clear" w:color="auto" w:fill="auto"/>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468" w:type="dxa"/>
            <w:gridSpan w:val="8"/>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1) Select the most important product for the village that </w:t>
            </w:r>
            <w:proofErr w:type="gramStart"/>
            <w:r w:rsidRPr="0087451C">
              <w:rPr>
                <w:rFonts w:ascii="Times New Roman" w:hAnsi="Times New Roman" w:cs="Times New Roman"/>
              </w:rPr>
              <w:t>do</w:t>
            </w:r>
            <w:proofErr w:type="gramEnd"/>
            <w:r w:rsidRPr="0087451C">
              <w:rPr>
                <w:rFonts w:ascii="Times New Roman" w:hAnsi="Times New Roman" w:cs="Times New Roman"/>
              </w:rPr>
              <w:t xml:space="preserve"> not fall into any of the other five categories.</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2) “Most important” is defined as the most important for the wellbeing of the village, whether it </w:t>
            </w:r>
            <w:proofErr w:type="gramStart"/>
            <w:r w:rsidRPr="0087451C">
              <w:rPr>
                <w:rFonts w:ascii="Times New Roman" w:hAnsi="Times New Roman" w:cs="Times New Roman"/>
              </w:rPr>
              <w:t>be</w:t>
            </w:r>
            <w:proofErr w:type="gramEnd"/>
            <w:r w:rsidRPr="0087451C">
              <w:rPr>
                <w:rFonts w:ascii="Times New Roman" w:hAnsi="Times New Roman" w:cs="Times New Roman"/>
              </w:rPr>
              <w:t xml:space="preserve"> through direct use in the home, or through sale for cash, or both.</w:t>
            </w:r>
          </w:p>
          <w:p w:rsidR="00ED09B2" w:rsidRPr="00863F71" w:rsidRDefault="00ED09B2" w:rsidP="00327068">
            <w:pPr>
              <w:keepNext/>
              <w:keepLines/>
              <w:spacing w:before="200" w:line="276" w:lineRule="auto"/>
              <w:outlineLvl w:val="1"/>
              <w:rPr>
                <w:rFonts w:asciiTheme="majorHAnsi" w:eastAsiaTheme="majorEastAsia" w:hAnsiTheme="majorHAnsi" w:cstheme="majorBidi"/>
                <w:b/>
                <w:bCs/>
                <w:sz w:val="26"/>
                <w:szCs w:val="26"/>
              </w:rPr>
            </w:pPr>
            <w:r w:rsidRPr="00863F71">
              <w:rPr>
                <w:rFonts w:asciiTheme="majorHAnsi" w:eastAsiaTheme="majorEastAsia" w:hAnsiTheme="majorHAnsi" w:cstheme="majorBidi"/>
                <w:b/>
                <w:bCs/>
                <w:sz w:val="26"/>
                <w:szCs w:val="26"/>
              </w:rPr>
              <w:t>4. Forest institutions</w:t>
            </w:r>
          </w:p>
          <w:p w:rsidR="00ED09B2" w:rsidRPr="00863F71" w:rsidRDefault="00ED09B2" w:rsidP="00327068">
            <w:pPr>
              <w:autoSpaceDE w:val="0"/>
              <w:autoSpaceDN w:val="0"/>
              <w:adjustRightInd w:val="0"/>
              <w:spacing w:after="200" w:line="276" w:lineRule="auto"/>
              <w:rPr>
                <w:rFonts w:ascii="Times New Roman" w:hAnsi="Times New Roman" w:cs="Times New Roman"/>
                <w:i/>
                <w:iCs/>
              </w:rPr>
            </w:pPr>
            <w:r w:rsidRPr="00863F71">
              <w:rPr>
                <w:rFonts w:ascii="Times New Roman" w:hAnsi="Times New Roman" w:cs="Times New Roman"/>
                <w:i/>
                <w:iCs/>
              </w:rPr>
              <w:t>Note: The questions should be asked in a village meeting or focus group for each of the cate</w:t>
            </w:r>
            <w:r w:rsidR="00863F71" w:rsidRPr="00863F71">
              <w:rPr>
                <w:rFonts w:ascii="Times New Roman" w:hAnsi="Times New Roman" w:cs="Times New Roman"/>
                <w:i/>
                <w:iCs/>
              </w:rPr>
              <w:t xml:space="preserve">gories in turn (i.e., column by </w:t>
            </w:r>
            <w:r w:rsidRPr="00863F71">
              <w:rPr>
                <w:rFonts w:ascii="Times New Roman" w:hAnsi="Times New Roman" w:cs="Times New Roman"/>
                <w:i/>
                <w:iCs/>
              </w:rPr>
              <w:t>Column and not row by row).</w:t>
            </w:r>
          </w:p>
          <w:p w:rsidR="00ED09B2" w:rsidRPr="0087451C" w:rsidRDefault="00ED09B2" w:rsidP="00327068">
            <w:pPr>
              <w:spacing w:before="240" w:after="200" w:line="276" w:lineRule="auto"/>
              <w:rPr>
                <w:rFonts w:ascii="Times New Roman" w:hAnsi="Times New Roman" w:cs="Times New Roman"/>
              </w:rPr>
            </w:pPr>
            <w:r w:rsidRPr="0087451C">
              <w:rPr>
                <w:rFonts w:ascii="Times New Roman" w:hAnsi="Times New Roman" w:cs="Times New Roman"/>
                <w:i/>
                <w:iCs/>
              </w:rPr>
              <w:t>Note: The MIP in each category should be identical to those in the table above.</w:t>
            </w:r>
          </w:p>
          <w:tbl>
            <w:tblPr>
              <w:tblStyle w:val="TableGrid"/>
              <w:tblW w:w="0" w:type="auto"/>
              <w:tblLook w:val="04A0" w:firstRow="1" w:lastRow="0" w:firstColumn="1" w:lastColumn="0" w:noHBand="0" w:noVBand="1"/>
            </w:tblPr>
            <w:tblGrid>
              <w:gridCol w:w="2977"/>
              <w:gridCol w:w="1249"/>
              <w:gridCol w:w="925"/>
              <w:gridCol w:w="890"/>
              <w:gridCol w:w="896"/>
              <w:gridCol w:w="1149"/>
              <w:gridCol w:w="1156"/>
            </w:tblGrid>
            <w:tr w:rsidR="00ED09B2" w:rsidRPr="0087451C" w:rsidTr="00327068">
              <w:tc>
                <w:tcPr>
                  <w:tcW w:w="2994" w:type="dxa"/>
                </w:tcPr>
                <w:p w:rsidR="00ED09B2" w:rsidRPr="0087451C" w:rsidRDefault="00ED09B2" w:rsidP="00327068">
                  <w:pPr>
                    <w:spacing w:before="240" w:after="200" w:line="276" w:lineRule="auto"/>
                    <w:rPr>
                      <w:rFonts w:ascii="Times New Roman" w:hAnsi="Times New Roman" w:cs="Times New Roman"/>
                    </w:rPr>
                  </w:pPr>
                </w:p>
              </w:tc>
              <w:tc>
                <w:tcPr>
                  <w:tcW w:w="1251"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1.</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Firewood</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Or charcoal</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p>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2.</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Timber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or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other</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wood</w:t>
                  </w:r>
                </w:p>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3.</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Food</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from</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the</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forest</w:t>
                  </w:r>
                </w:p>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4.</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Medici</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ne from</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b/>
                      <w:bCs/>
                    </w:rPr>
                    <w:t>the forest</w:t>
                  </w:r>
                </w:p>
              </w:tc>
              <w:tc>
                <w:tcPr>
                  <w:tcW w:w="1153" w:type="dxa"/>
                </w:tcPr>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5.</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Forage</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lastRenderedPageBreak/>
                    <w:t>from</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the</w:t>
                  </w:r>
                </w:p>
                <w:p w:rsidR="00ED09B2" w:rsidRPr="0087451C" w:rsidRDefault="00ED09B2" w:rsidP="00327068">
                  <w:pPr>
                    <w:autoSpaceDE w:val="0"/>
                    <w:autoSpaceDN w:val="0"/>
                    <w:adjustRightInd w:val="0"/>
                    <w:spacing w:after="200" w:line="276" w:lineRule="auto"/>
                    <w:rPr>
                      <w:rFonts w:ascii="Times New Roman" w:hAnsi="Times New Roman" w:cs="Times New Roman"/>
                      <w:b/>
                      <w:bCs/>
                    </w:rPr>
                  </w:pPr>
                  <w:r w:rsidRPr="0087451C">
                    <w:rPr>
                      <w:rFonts w:ascii="Times New Roman" w:hAnsi="Times New Roman" w:cs="Times New Roman"/>
                      <w:b/>
                      <w:bCs/>
                    </w:rPr>
                    <w:t>forest</w:t>
                  </w:r>
                </w:p>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863F71" w:rsidP="00327068">
                  <w:pPr>
                    <w:autoSpaceDE w:val="0"/>
                    <w:autoSpaceDN w:val="0"/>
                    <w:adjustRightInd w:val="0"/>
                    <w:spacing w:after="200" w:line="276" w:lineRule="auto"/>
                    <w:rPr>
                      <w:rFonts w:ascii="Times New Roman" w:hAnsi="Times New Roman" w:cs="Times New Roman"/>
                    </w:rPr>
                  </w:pPr>
                  <w:r>
                    <w:rPr>
                      <w:rFonts w:ascii="Times New Roman" w:hAnsi="Times New Roman" w:cs="Times New Roman"/>
                      <w:b/>
                      <w:bCs/>
                    </w:rPr>
                    <w:lastRenderedPageBreak/>
                    <w:t>6.(Other, specify</w:t>
                  </w:r>
                  <w:r w:rsidR="00ED09B2" w:rsidRPr="0087451C">
                    <w:rPr>
                      <w:rFonts w:ascii="Times New Roman" w:hAnsi="Times New Roman" w:cs="Times New Roman"/>
                      <w:b/>
                      <w:bCs/>
                    </w:rPr>
                    <w:t>)</w:t>
                  </w: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lastRenderedPageBreak/>
                    <w:t xml:space="preserve">1. What is the most </w:t>
                  </w:r>
                  <w:r w:rsidR="00863F71">
                    <w:rPr>
                      <w:rFonts w:ascii="Times New Roman" w:hAnsi="Times New Roman" w:cs="Times New Roman"/>
                    </w:rPr>
                    <w:t xml:space="preserve">important product (MIP) for the </w:t>
                  </w:r>
                  <w:r w:rsidRPr="0087451C">
                    <w:rPr>
                      <w:rFonts w:ascii="Times New Roman" w:hAnsi="Times New Roman" w:cs="Times New Roman"/>
                    </w:rPr>
                    <w:t xml:space="preserve">livelihood of the people in the village (in this category)? </w:t>
                  </w:r>
                  <w:r w:rsidRPr="0087451C">
                    <w:rPr>
                      <w:rFonts w:ascii="Times New Roman" w:hAnsi="Times New Roman" w:cs="Times New Roman"/>
                      <w:i/>
                      <w:iCs/>
                    </w:rPr>
                    <w:t>(name)</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rPr>
                    <w:t xml:space="preserve">2. </w:t>
                  </w:r>
                  <w:r w:rsidRPr="0087451C">
                    <w:rPr>
                      <w:rFonts w:ascii="Times New Roman" w:hAnsi="Times New Roman" w:cs="Times New Roman"/>
                      <w:i/>
                      <w:iCs/>
                      <w:highlight w:val="lightGray"/>
                    </w:rPr>
                    <w:t>(code-product)</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3. In what type of forest do you get the MIP?</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highlight w:val="lightGray"/>
                    </w:rPr>
                    <w:t>(code-forest)</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4. What is the ownership status of this forest </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i/>
                      <w:iCs/>
                      <w:highlight w:val="lightGray"/>
                    </w:rPr>
                    <w:t>(code-tenure)</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5. Are there customary rules regulating the use of the</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MIP in the village?</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highlight w:val="lightGray"/>
                    </w:rPr>
                    <w:t>Codes: 0=none/very few; 1=yes, but vague/unclear; 2=yes, clear rules exist If code ‘0’, go to 7.</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i/>
                      <w:iCs/>
                    </w:rPr>
                    <w:t xml:space="preserve">6. </w:t>
                  </w:r>
                  <w:r w:rsidRPr="0087451C">
                    <w:rPr>
                      <w:rFonts w:ascii="Times New Roman" w:hAnsi="Times New Roman" w:cs="Times New Roman"/>
                      <w:b/>
                      <w:bCs/>
                    </w:rPr>
                    <w:t>If ‘yes’</w:t>
                  </w:r>
                  <w:r w:rsidRPr="0087451C">
                    <w:rPr>
                      <w:rFonts w:ascii="Times New Roman" w:hAnsi="Times New Roman" w:cs="Times New Roman"/>
                    </w:rPr>
                    <w:t xml:space="preserve">: are the </w:t>
                  </w:r>
                  <w:r w:rsidRPr="0087451C">
                    <w:rPr>
                      <w:rFonts w:ascii="Times New Roman" w:hAnsi="Times New Roman" w:cs="Times New Roman"/>
                      <w:i/>
                      <w:iCs/>
                    </w:rPr>
                    <w:t xml:space="preserve">customary </w:t>
                  </w:r>
                  <w:r w:rsidRPr="0087451C">
                    <w:rPr>
                      <w:rFonts w:ascii="Times New Roman" w:hAnsi="Times New Roman" w:cs="Times New Roman"/>
                    </w:rPr>
                    <w:t>rules regarding forest use enforced /respected by the population of the village?1)</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7. Are there </w:t>
                  </w:r>
                  <w:r w:rsidRPr="0087451C">
                    <w:rPr>
                      <w:rFonts w:ascii="Times New Roman" w:hAnsi="Times New Roman" w:cs="Times New Roman"/>
                      <w:i/>
                      <w:iCs/>
                    </w:rPr>
                    <w:t xml:space="preserve">government </w:t>
                  </w:r>
                  <w:r w:rsidRPr="0087451C">
                    <w:rPr>
                      <w:rFonts w:ascii="Times New Roman" w:hAnsi="Times New Roman" w:cs="Times New Roman"/>
                    </w:rPr>
                    <w:t>rules that regulate forest use?</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highlight w:val="lightGray"/>
                    </w:rPr>
                    <w:t xml:space="preserve">Codes: 0=none/very few; 1=yes, but vague/unclear; 2=yes, clear rules exist If code </w:t>
                  </w:r>
                  <w:r w:rsidRPr="0087451C">
                    <w:rPr>
                      <w:rFonts w:ascii="Times New Roman" w:hAnsi="Times New Roman" w:cs="Times New Roman"/>
                      <w:i/>
                      <w:iCs/>
                      <w:highlight w:val="lightGray"/>
                    </w:rPr>
                    <w:lastRenderedPageBreak/>
                    <w:t>‘0’, go to 9.</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lastRenderedPageBreak/>
                    <w:t xml:space="preserve">8. </w:t>
                  </w:r>
                  <w:r w:rsidRPr="0087451C">
                    <w:rPr>
                      <w:rFonts w:ascii="Times New Roman" w:hAnsi="Times New Roman" w:cs="Times New Roman"/>
                      <w:b/>
                      <w:bCs/>
                    </w:rPr>
                    <w:t xml:space="preserve">If ‘yes’ (code ‘1’ or ‘2’ above): </w:t>
                  </w:r>
                  <w:r w:rsidRPr="0087451C">
                    <w:rPr>
                      <w:rFonts w:ascii="Times New Roman" w:hAnsi="Times New Roman" w:cs="Times New Roman"/>
                    </w:rPr>
                    <w:t xml:space="preserve">are the </w:t>
                  </w:r>
                  <w:r w:rsidRPr="0087451C">
                    <w:rPr>
                      <w:rFonts w:ascii="Times New Roman" w:hAnsi="Times New Roman" w:cs="Times New Roman"/>
                      <w:i/>
                      <w:iCs/>
                    </w:rPr>
                    <w:t xml:space="preserve">government </w:t>
                  </w:r>
                  <w:r w:rsidRPr="0087451C">
                    <w:rPr>
                      <w:rFonts w:ascii="Times New Roman" w:hAnsi="Times New Roman" w:cs="Times New Roman"/>
                    </w:rPr>
                    <w:t>rules enforced/respected by the members in the village?1)</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 9. Do the villagers require any permission to harvest the MIP?</w:t>
                  </w:r>
                </w:p>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highlight w:val="lightGray"/>
                    </w:rPr>
                    <w:t>Codes: 0=no; 1=yes, users have to inform the authorities; 2=yes, written permission needed If code ‘0’, go to next section</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b/>
                      <w:bCs/>
                    </w:rPr>
                    <w:t xml:space="preserve">10. If ‘yes’ (code ‘1’ or ‘2’ above): </w:t>
                  </w:r>
                  <w:r w:rsidRPr="0087451C">
                    <w:rPr>
                      <w:rFonts w:ascii="Times New Roman" w:hAnsi="Times New Roman" w:cs="Times New Roman"/>
                    </w:rPr>
                    <w:t>does the user have to pay for the permission?</w:t>
                  </w:r>
                </w:p>
              </w:tc>
              <w:tc>
                <w:tcPr>
                  <w:tcW w:w="1251"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 xml:space="preserve">        (1-0)</w:t>
                  </w:r>
                </w:p>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(1-0)</w:t>
                  </w:r>
                </w:p>
                <w:p w:rsidR="00ED09B2" w:rsidRPr="0087451C" w:rsidRDefault="00ED09B2" w:rsidP="00327068">
                  <w:pPr>
                    <w:autoSpaceDE w:val="0"/>
                    <w:autoSpaceDN w:val="0"/>
                    <w:adjustRightInd w:val="0"/>
                    <w:spacing w:after="200" w:line="276" w:lineRule="auto"/>
                    <w:rPr>
                      <w:rFonts w:ascii="Times New Roman" w:hAnsi="Times New Roman" w:cs="Times New Roman"/>
                    </w:rPr>
                  </w:pPr>
                </w:p>
              </w:tc>
              <w:tc>
                <w:tcPr>
                  <w:tcW w:w="892"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(1-0)</w:t>
                  </w:r>
                </w:p>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(1-0)</w:t>
                  </w:r>
                </w:p>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(1-0)</w:t>
                  </w:r>
                </w:p>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autoSpaceDE w:val="0"/>
                    <w:autoSpaceDN w:val="0"/>
                    <w:adjustRightInd w:val="0"/>
                    <w:spacing w:after="200" w:line="276" w:lineRule="auto"/>
                    <w:rPr>
                      <w:rFonts w:ascii="Times New Roman" w:hAnsi="Times New Roman" w:cs="Times New Roman"/>
                      <w:i/>
                      <w:iCs/>
                    </w:rPr>
                  </w:pPr>
                  <w:r w:rsidRPr="0087451C">
                    <w:rPr>
                      <w:rFonts w:ascii="Times New Roman" w:hAnsi="Times New Roman" w:cs="Times New Roman"/>
                      <w:i/>
                      <w:iCs/>
                    </w:rPr>
                    <w:t>(1-0)</w:t>
                  </w:r>
                </w:p>
                <w:p w:rsidR="00ED09B2" w:rsidRPr="0087451C" w:rsidRDefault="00ED09B2" w:rsidP="00327068">
                  <w:pPr>
                    <w:spacing w:before="240" w:after="200" w:line="276" w:lineRule="auto"/>
                    <w:rPr>
                      <w:rFonts w:ascii="Times New Roman" w:hAnsi="Times New Roman" w:cs="Times New Roman"/>
                    </w:rPr>
                  </w:pPr>
                </w:p>
              </w:tc>
            </w:tr>
            <w:tr w:rsidR="00ED09B2" w:rsidRPr="0087451C" w:rsidTr="00327068">
              <w:tc>
                <w:tcPr>
                  <w:tcW w:w="2994" w:type="dxa"/>
                </w:tcPr>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rPr>
                    <w:t xml:space="preserve">11. </w:t>
                  </w:r>
                  <w:r w:rsidRPr="0087451C">
                    <w:rPr>
                      <w:rFonts w:ascii="Times New Roman" w:hAnsi="Times New Roman" w:cs="Times New Roman"/>
                      <w:b/>
                      <w:bCs/>
                    </w:rPr>
                    <w:t>If ‘yes’</w:t>
                  </w:r>
                  <w:r w:rsidRPr="0087451C">
                    <w:rPr>
                      <w:rFonts w:ascii="Times New Roman" w:hAnsi="Times New Roman" w:cs="Times New Roman"/>
                    </w:rPr>
                    <w:t>: who issues this permit?</w:t>
                  </w:r>
                </w:p>
                <w:p w:rsidR="00ED09B2" w:rsidRPr="0087451C" w:rsidRDefault="00ED09B2" w:rsidP="00327068">
                  <w:pPr>
                    <w:autoSpaceDE w:val="0"/>
                    <w:autoSpaceDN w:val="0"/>
                    <w:adjustRightInd w:val="0"/>
                    <w:spacing w:after="200" w:line="276" w:lineRule="auto"/>
                    <w:rPr>
                      <w:rFonts w:ascii="Times New Roman" w:hAnsi="Times New Roman" w:cs="Times New Roman"/>
                      <w:i/>
                      <w:iCs/>
                      <w:highlight w:val="lightGray"/>
                    </w:rPr>
                  </w:pPr>
                  <w:r w:rsidRPr="0087451C">
                    <w:rPr>
                      <w:rFonts w:ascii="Times New Roman" w:hAnsi="Times New Roman" w:cs="Times New Roman"/>
                      <w:i/>
                      <w:iCs/>
                      <w:highlight w:val="lightGray"/>
                    </w:rPr>
                    <w:t>Codes: 1=village head; 2=FUG; 3=forest officer</w:t>
                  </w:r>
                </w:p>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i/>
                      <w:iCs/>
                      <w:highlight w:val="lightGray"/>
                    </w:rPr>
                    <w:t>(forest departments); 4=other government official;9=other, specify:</w:t>
                  </w:r>
                </w:p>
              </w:tc>
              <w:tc>
                <w:tcPr>
                  <w:tcW w:w="1251" w:type="dxa"/>
                </w:tcPr>
                <w:p w:rsidR="00ED09B2" w:rsidRPr="0087451C" w:rsidRDefault="00ED09B2" w:rsidP="00327068">
                  <w:pPr>
                    <w:spacing w:before="240" w:after="200" w:line="276" w:lineRule="auto"/>
                    <w:rPr>
                      <w:rFonts w:ascii="Times New Roman" w:hAnsi="Times New Roman" w:cs="Times New Roman"/>
                    </w:rPr>
                  </w:pPr>
                </w:p>
              </w:tc>
              <w:tc>
                <w:tcPr>
                  <w:tcW w:w="899" w:type="dxa"/>
                </w:tcPr>
                <w:p w:rsidR="00ED09B2" w:rsidRPr="0087451C" w:rsidRDefault="00ED09B2" w:rsidP="00327068">
                  <w:pPr>
                    <w:spacing w:before="240" w:after="200" w:line="276" w:lineRule="auto"/>
                    <w:rPr>
                      <w:rFonts w:ascii="Times New Roman" w:hAnsi="Times New Roman" w:cs="Times New Roman"/>
                    </w:rPr>
                  </w:pPr>
                </w:p>
              </w:tc>
              <w:tc>
                <w:tcPr>
                  <w:tcW w:w="892" w:type="dxa"/>
                </w:tcPr>
                <w:p w:rsidR="00ED09B2" w:rsidRPr="0087451C" w:rsidRDefault="00ED09B2" w:rsidP="00327068">
                  <w:pPr>
                    <w:spacing w:before="240" w:after="200" w:line="276" w:lineRule="auto"/>
                    <w:rPr>
                      <w:rFonts w:ascii="Times New Roman" w:hAnsi="Times New Roman" w:cs="Times New Roman"/>
                    </w:rPr>
                  </w:pPr>
                </w:p>
              </w:tc>
              <w:tc>
                <w:tcPr>
                  <w:tcW w:w="896" w:type="dxa"/>
                </w:tcPr>
                <w:p w:rsidR="00ED09B2" w:rsidRPr="0087451C" w:rsidRDefault="00ED09B2" w:rsidP="00327068">
                  <w:pPr>
                    <w:spacing w:before="240" w:after="200" w:line="276" w:lineRule="auto"/>
                    <w:rPr>
                      <w:rFonts w:ascii="Times New Roman" w:hAnsi="Times New Roman" w:cs="Times New Roman"/>
                    </w:rPr>
                  </w:pPr>
                </w:p>
              </w:tc>
              <w:tc>
                <w:tcPr>
                  <w:tcW w:w="1153" w:type="dxa"/>
                </w:tcPr>
                <w:p w:rsidR="00ED09B2" w:rsidRPr="0087451C" w:rsidRDefault="00ED09B2" w:rsidP="00327068">
                  <w:pPr>
                    <w:spacing w:before="240" w:after="200" w:line="276" w:lineRule="auto"/>
                    <w:rPr>
                      <w:rFonts w:ascii="Times New Roman" w:hAnsi="Times New Roman" w:cs="Times New Roman"/>
                    </w:rPr>
                  </w:pPr>
                </w:p>
              </w:tc>
              <w:tc>
                <w:tcPr>
                  <w:tcW w:w="1157" w:type="dxa"/>
                </w:tcPr>
                <w:p w:rsidR="00ED09B2" w:rsidRPr="0087451C" w:rsidRDefault="00ED09B2" w:rsidP="00327068">
                  <w:pPr>
                    <w:spacing w:before="240" w:after="200" w:line="276" w:lineRule="auto"/>
                    <w:rPr>
                      <w:rFonts w:ascii="Times New Roman" w:hAnsi="Times New Roman" w:cs="Times New Roman"/>
                    </w:rPr>
                  </w:pPr>
                </w:p>
              </w:tc>
            </w:tr>
          </w:tbl>
          <w:p w:rsidR="00ED09B2" w:rsidRPr="0087451C" w:rsidRDefault="00ED09B2" w:rsidP="00327068">
            <w:pPr>
              <w:autoSpaceDE w:val="0"/>
              <w:autoSpaceDN w:val="0"/>
              <w:adjustRightInd w:val="0"/>
              <w:spacing w:after="200" w:line="276" w:lineRule="auto"/>
              <w:rPr>
                <w:rFonts w:ascii="Times New Roman" w:hAnsi="Times New Roman" w:cs="Times New Roman"/>
              </w:rPr>
            </w:pPr>
            <w:r w:rsidRPr="0087451C">
              <w:rPr>
                <w:rFonts w:ascii="Times New Roman" w:hAnsi="Times New Roman" w:cs="Times New Roman"/>
                <w:i/>
                <w:iCs/>
              </w:rPr>
              <w:t>1) Codes: 0=no/very little; 1=to a certain extent by some groups of villagers; 2=to a certain extent by everyone; 3=yes, but only by some groups of villagers; 4=yes, by everyone; 9=no particular rules exist.</w:t>
            </w:r>
          </w:p>
        </w:tc>
      </w:tr>
      <w:tr w:rsidR="00ED09B2" w:rsidRPr="0087451C" w:rsidTr="00327068">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9468" w:type="dxa"/>
            <w:gridSpan w:val="8"/>
          </w:tcPr>
          <w:p w:rsidR="00ED09B2" w:rsidRPr="0087451C" w:rsidRDefault="00ED09B2" w:rsidP="00327068">
            <w:pPr>
              <w:spacing w:before="240" w:after="200" w:line="276" w:lineRule="auto"/>
              <w:rPr>
                <w:rFonts w:ascii="Times New Roman" w:hAnsi="Times New Roman" w:cs="Times New Roman"/>
              </w:rPr>
            </w:pPr>
          </w:p>
        </w:tc>
      </w:tr>
    </w:tbl>
    <w:p w:rsidR="0065645A" w:rsidRDefault="0065645A" w:rsidP="00ED09B2">
      <w:pPr>
        <w:keepNext/>
        <w:keepLines/>
        <w:spacing w:before="200" w:after="0"/>
        <w:outlineLvl w:val="1"/>
        <w:rPr>
          <w:rFonts w:asciiTheme="majorHAnsi" w:eastAsiaTheme="majorEastAsia" w:hAnsiTheme="majorHAnsi" w:cstheme="majorBidi"/>
          <w:b/>
          <w:bCs/>
          <w:sz w:val="26"/>
          <w:szCs w:val="26"/>
        </w:rPr>
      </w:pPr>
    </w:p>
    <w:p w:rsidR="0065645A" w:rsidRDefault="0065645A">
      <w:pPr>
        <w:rPr>
          <w:rFonts w:asciiTheme="majorHAnsi" w:eastAsiaTheme="majorEastAsia" w:hAnsiTheme="majorHAnsi" w:cstheme="majorBidi"/>
          <w:b/>
          <w:bCs/>
          <w:sz w:val="26"/>
          <w:szCs w:val="26"/>
        </w:rPr>
      </w:pPr>
      <w:r>
        <w:rPr>
          <w:rFonts w:asciiTheme="majorHAnsi" w:eastAsiaTheme="majorEastAsia" w:hAnsiTheme="majorHAnsi" w:cstheme="majorBidi"/>
          <w:b/>
          <w:bCs/>
          <w:sz w:val="26"/>
          <w:szCs w:val="26"/>
        </w:rPr>
        <w:br w:type="page"/>
      </w:r>
    </w:p>
    <w:p w:rsidR="00995288" w:rsidRDefault="00995288" w:rsidP="00ED09B2">
      <w:pPr>
        <w:keepNext/>
        <w:keepLines/>
        <w:spacing w:before="200" w:after="0"/>
        <w:outlineLvl w:val="1"/>
        <w:rPr>
          <w:rFonts w:asciiTheme="majorHAnsi" w:eastAsiaTheme="majorEastAsia" w:hAnsiTheme="majorHAnsi" w:cstheme="majorBidi"/>
          <w:b/>
          <w:bCs/>
          <w:sz w:val="26"/>
          <w:szCs w:val="26"/>
        </w:rPr>
        <w:sectPr w:rsidR="00995288" w:rsidSect="00486F24">
          <w:pgSz w:w="12240" w:h="15840"/>
          <w:pgMar w:top="1440" w:right="1440" w:bottom="1440" w:left="1440" w:header="720" w:footer="720" w:gutter="0"/>
          <w:cols w:space="720"/>
          <w:titlePg/>
          <w:docGrid w:linePitch="360"/>
        </w:sectPr>
      </w:pPr>
    </w:p>
    <w:p w:rsidR="00D85999" w:rsidRPr="000A7CE8" w:rsidRDefault="00D85999" w:rsidP="00D85999">
      <w:pPr>
        <w:pStyle w:val="Title"/>
        <w:rPr>
          <w:rFonts w:asciiTheme="minorHAnsi" w:hAnsiTheme="minorHAnsi" w:cs="Times New Roman"/>
          <w:b/>
          <w:sz w:val="24"/>
          <w:szCs w:val="24"/>
        </w:rPr>
      </w:pPr>
      <w:r w:rsidRPr="000A7CE8">
        <w:rPr>
          <w:rFonts w:asciiTheme="minorHAnsi" w:hAnsiTheme="minorHAnsi" w:cs="Times New Roman"/>
          <w:b/>
          <w:sz w:val="24"/>
          <w:szCs w:val="24"/>
        </w:rPr>
        <w:lastRenderedPageBreak/>
        <w:t>NFP Focused group Discussion and Key Infor</w:t>
      </w:r>
      <w:r>
        <w:rPr>
          <w:rFonts w:asciiTheme="minorHAnsi" w:hAnsiTheme="minorHAnsi" w:cs="Times New Roman"/>
          <w:b/>
          <w:sz w:val="24"/>
          <w:szCs w:val="24"/>
        </w:rPr>
        <w:t xml:space="preserve">mant Interviews– </w:t>
      </w:r>
    </w:p>
    <w:p w:rsidR="00D85999" w:rsidRPr="00610107" w:rsidRDefault="00D85999" w:rsidP="00D85999">
      <w:pPr>
        <w:pStyle w:val="Heading1"/>
        <w:spacing w:line="240" w:lineRule="auto"/>
        <w:rPr>
          <w:rFonts w:asciiTheme="minorHAnsi" w:hAnsiTheme="minorHAnsi" w:cs="Times New Roman"/>
          <w:sz w:val="24"/>
          <w:szCs w:val="24"/>
        </w:rPr>
      </w:pPr>
      <w:r w:rsidRPr="00610107">
        <w:rPr>
          <w:rFonts w:asciiTheme="minorHAnsi" w:hAnsiTheme="minorHAnsi" w:cs="Times New Roman"/>
          <w:sz w:val="24"/>
          <w:szCs w:val="24"/>
        </w:rPr>
        <w:t xml:space="preserve">1.0 </w:t>
      </w:r>
      <w:r>
        <w:rPr>
          <w:rFonts w:asciiTheme="minorHAnsi" w:hAnsiTheme="minorHAnsi" w:cs="Times New Roman"/>
          <w:sz w:val="24"/>
          <w:szCs w:val="24"/>
        </w:rPr>
        <w:tab/>
      </w:r>
      <w:r w:rsidRPr="00610107">
        <w:rPr>
          <w:rFonts w:asciiTheme="minorHAnsi" w:hAnsiTheme="minorHAnsi" w:cs="Times New Roman"/>
          <w:sz w:val="24"/>
          <w:szCs w:val="24"/>
        </w:rPr>
        <w:t>Introduction</w:t>
      </w:r>
    </w:p>
    <w:p w:rsidR="00D85999" w:rsidRPr="00610107" w:rsidRDefault="00D85999" w:rsidP="00D85999">
      <w:pPr>
        <w:spacing w:line="240" w:lineRule="auto"/>
        <w:jc w:val="both"/>
        <w:rPr>
          <w:rFonts w:cs="Times New Roman"/>
          <w:sz w:val="24"/>
          <w:szCs w:val="24"/>
          <w:lang w:val="en-ZA"/>
        </w:rPr>
      </w:pPr>
      <w:r w:rsidRPr="00610107">
        <w:rPr>
          <w:rFonts w:cs="Times New Roman"/>
          <w:sz w:val="24"/>
          <w:szCs w:val="24"/>
        </w:rPr>
        <w:t xml:space="preserve">In seeking to further collect data </w:t>
      </w:r>
      <w:r>
        <w:rPr>
          <w:rFonts w:cs="Times New Roman"/>
          <w:sz w:val="24"/>
          <w:szCs w:val="24"/>
        </w:rPr>
        <w:t>on the socio-</w:t>
      </w:r>
      <w:r w:rsidRPr="00610107">
        <w:rPr>
          <w:rFonts w:cs="Times New Roman"/>
          <w:sz w:val="24"/>
          <w:szCs w:val="24"/>
        </w:rPr>
        <w:t xml:space="preserve">economic status of the communities in the NFP focus villages, the social research unit intends to conduct focused group discussions and </w:t>
      </w:r>
      <w:r>
        <w:rPr>
          <w:rFonts w:cs="Times New Roman"/>
          <w:sz w:val="24"/>
          <w:szCs w:val="24"/>
        </w:rPr>
        <w:t xml:space="preserve">finalize the remaining </w:t>
      </w:r>
      <w:r w:rsidRPr="00610107">
        <w:rPr>
          <w:rFonts w:cs="Times New Roman"/>
          <w:sz w:val="24"/>
          <w:szCs w:val="24"/>
        </w:rPr>
        <w:t>key informant interviews in order to generate more data</w:t>
      </w:r>
      <w:r>
        <w:rPr>
          <w:rFonts w:cs="Times New Roman"/>
          <w:sz w:val="24"/>
          <w:szCs w:val="24"/>
        </w:rPr>
        <w:t xml:space="preserve"> and obtain further clarification</w:t>
      </w:r>
      <w:r w:rsidRPr="00610107">
        <w:rPr>
          <w:rFonts w:cs="Times New Roman"/>
          <w:sz w:val="24"/>
          <w:szCs w:val="24"/>
        </w:rPr>
        <w:t xml:space="preserve"> on iss</w:t>
      </w:r>
      <w:r>
        <w:rPr>
          <w:rFonts w:cs="Times New Roman"/>
          <w:sz w:val="24"/>
          <w:szCs w:val="24"/>
        </w:rPr>
        <w:t>ues that were not captured or w</w:t>
      </w:r>
      <w:r w:rsidRPr="00610107">
        <w:rPr>
          <w:rFonts w:cs="Times New Roman"/>
          <w:sz w:val="24"/>
          <w:szCs w:val="24"/>
        </w:rPr>
        <w:t xml:space="preserve">ere not accurately answered in the </w:t>
      </w:r>
      <w:r w:rsidRPr="000A7CE8">
        <w:rPr>
          <w:rFonts w:cs="Times New Roman"/>
          <w:sz w:val="24"/>
          <w:szCs w:val="24"/>
        </w:rPr>
        <w:t>questionnaire</w:t>
      </w:r>
      <w:r>
        <w:rPr>
          <w:rFonts w:cs="Times New Roman"/>
          <w:sz w:val="24"/>
          <w:szCs w:val="24"/>
        </w:rPr>
        <w:t xml:space="preserve"> for the</w:t>
      </w:r>
      <w:r w:rsidRPr="00610107">
        <w:rPr>
          <w:rFonts w:cs="Times New Roman"/>
          <w:sz w:val="24"/>
          <w:szCs w:val="24"/>
        </w:rPr>
        <w:t xml:space="preserve"> household survey</w:t>
      </w:r>
      <w:r>
        <w:rPr>
          <w:rFonts w:cs="Times New Roman"/>
          <w:sz w:val="24"/>
          <w:szCs w:val="24"/>
        </w:rPr>
        <w:t xml:space="preserve"> that was conducted in 2013</w:t>
      </w:r>
      <w:r w:rsidRPr="00610107">
        <w:rPr>
          <w:rFonts w:cs="Times New Roman"/>
          <w:sz w:val="24"/>
          <w:szCs w:val="24"/>
        </w:rPr>
        <w:t xml:space="preserve">. </w:t>
      </w:r>
      <w:r>
        <w:rPr>
          <w:rFonts w:cs="Times New Roman"/>
          <w:sz w:val="24"/>
          <w:szCs w:val="24"/>
        </w:rPr>
        <w:t>The Focus group discussions will take place between 16</w:t>
      </w:r>
      <w:r w:rsidRPr="001E78B7">
        <w:rPr>
          <w:rFonts w:cs="Times New Roman"/>
          <w:sz w:val="24"/>
          <w:szCs w:val="24"/>
          <w:vertAlign w:val="superscript"/>
        </w:rPr>
        <w:t>th</w:t>
      </w:r>
      <w:r>
        <w:rPr>
          <w:rFonts w:cs="Times New Roman"/>
          <w:sz w:val="24"/>
          <w:szCs w:val="24"/>
        </w:rPr>
        <w:t xml:space="preserve"> and 22</w:t>
      </w:r>
      <w:r w:rsidRPr="001E78B7">
        <w:rPr>
          <w:rFonts w:cs="Times New Roman"/>
          <w:sz w:val="24"/>
          <w:szCs w:val="24"/>
          <w:vertAlign w:val="superscript"/>
        </w:rPr>
        <w:t>nd</w:t>
      </w:r>
      <w:r>
        <w:rPr>
          <w:rFonts w:cs="Times New Roman"/>
          <w:sz w:val="24"/>
          <w:szCs w:val="24"/>
        </w:rPr>
        <w:t xml:space="preserve"> February 2014. </w:t>
      </w:r>
      <w:r w:rsidRPr="00610107">
        <w:rPr>
          <w:rFonts w:cs="Times New Roman"/>
          <w:sz w:val="24"/>
          <w:szCs w:val="24"/>
        </w:rPr>
        <w:t xml:space="preserve">The output of these meetings and the </w:t>
      </w:r>
      <w:r w:rsidRPr="00610107">
        <w:rPr>
          <w:rFonts w:cs="Times New Roman"/>
          <w:sz w:val="24"/>
          <w:szCs w:val="24"/>
          <w:lang w:val="en-ZA"/>
        </w:rPr>
        <w:t>Key informant interviews will</w:t>
      </w:r>
      <w:r>
        <w:rPr>
          <w:rFonts w:cs="Times New Roman"/>
          <w:sz w:val="24"/>
          <w:szCs w:val="24"/>
          <w:lang w:val="en-ZA"/>
        </w:rPr>
        <w:t xml:space="preserve"> help in triangulating data obtained using different instruments. The results will also</w:t>
      </w:r>
      <w:r w:rsidRPr="00610107">
        <w:rPr>
          <w:rFonts w:cs="Times New Roman"/>
          <w:sz w:val="24"/>
          <w:szCs w:val="24"/>
          <w:lang w:val="en-ZA"/>
        </w:rPr>
        <w:t xml:space="preserve"> be used in data analysis and report writing.</w:t>
      </w:r>
    </w:p>
    <w:p w:rsidR="00D85999" w:rsidRPr="00610107" w:rsidRDefault="00D85999" w:rsidP="00D85999">
      <w:pPr>
        <w:pStyle w:val="Heading1"/>
        <w:spacing w:line="240" w:lineRule="auto"/>
        <w:rPr>
          <w:rFonts w:asciiTheme="minorHAnsi" w:hAnsiTheme="minorHAnsi" w:cs="Times New Roman"/>
          <w:color w:val="auto"/>
          <w:sz w:val="24"/>
          <w:szCs w:val="24"/>
        </w:rPr>
      </w:pPr>
      <w:r w:rsidRPr="00610107">
        <w:rPr>
          <w:rFonts w:asciiTheme="minorHAnsi" w:hAnsiTheme="minorHAnsi" w:cs="Times New Roman"/>
          <w:sz w:val="24"/>
          <w:szCs w:val="24"/>
        </w:rPr>
        <w:t xml:space="preserve">2.0 </w:t>
      </w:r>
      <w:r>
        <w:rPr>
          <w:rFonts w:asciiTheme="minorHAnsi" w:hAnsiTheme="minorHAnsi" w:cs="Times New Roman"/>
          <w:sz w:val="24"/>
          <w:szCs w:val="24"/>
        </w:rPr>
        <w:tab/>
      </w:r>
      <w:r w:rsidRPr="00610107">
        <w:rPr>
          <w:rFonts w:asciiTheme="minorHAnsi" w:hAnsiTheme="minorHAnsi" w:cs="Times New Roman"/>
          <w:sz w:val="24"/>
          <w:szCs w:val="24"/>
        </w:rPr>
        <w:t xml:space="preserve">Objectives </w:t>
      </w:r>
    </w:p>
    <w:p w:rsidR="00D85999" w:rsidRPr="00610107" w:rsidRDefault="00D85999" w:rsidP="00D85999">
      <w:pPr>
        <w:pStyle w:val="ListParagraph"/>
        <w:numPr>
          <w:ilvl w:val="0"/>
          <w:numId w:val="38"/>
        </w:numPr>
        <w:spacing w:line="240" w:lineRule="auto"/>
        <w:jc w:val="both"/>
        <w:rPr>
          <w:rFonts w:cs="Times New Roman"/>
          <w:sz w:val="24"/>
          <w:szCs w:val="24"/>
        </w:rPr>
      </w:pPr>
      <w:r w:rsidRPr="00610107">
        <w:rPr>
          <w:rFonts w:cs="Times New Roman"/>
          <w:sz w:val="24"/>
          <w:szCs w:val="24"/>
        </w:rPr>
        <w:t>To brief</w:t>
      </w:r>
      <w:r>
        <w:rPr>
          <w:rFonts w:cs="Times New Roman"/>
          <w:sz w:val="24"/>
          <w:szCs w:val="24"/>
        </w:rPr>
        <w:t xml:space="preserve"> participants on the highlights of the</w:t>
      </w:r>
      <w:r w:rsidRPr="00610107">
        <w:rPr>
          <w:rFonts w:cs="Times New Roman"/>
          <w:sz w:val="24"/>
          <w:szCs w:val="24"/>
        </w:rPr>
        <w:t xml:space="preserve"> findings on the research conducted in their village.</w:t>
      </w:r>
    </w:p>
    <w:p w:rsidR="00D85999" w:rsidRPr="00610107" w:rsidRDefault="00D85999" w:rsidP="00D85999">
      <w:pPr>
        <w:pStyle w:val="ListParagraph"/>
        <w:numPr>
          <w:ilvl w:val="0"/>
          <w:numId w:val="38"/>
        </w:numPr>
        <w:spacing w:line="240" w:lineRule="auto"/>
        <w:jc w:val="both"/>
        <w:rPr>
          <w:rFonts w:cs="Times New Roman"/>
          <w:sz w:val="24"/>
          <w:szCs w:val="24"/>
        </w:rPr>
      </w:pPr>
      <w:r w:rsidRPr="00610107">
        <w:rPr>
          <w:rFonts w:cs="Times New Roman"/>
          <w:sz w:val="24"/>
          <w:szCs w:val="24"/>
        </w:rPr>
        <w:t>To facilitate discussions with selected members of the community to help answer questions that were not captured or not properly answered in household survey questionnaires.</w:t>
      </w:r>
    </w:p>
    <w:p w:rsidR="00D85999" w:rsidRDefault="00D85999" w:rsidP="00D85999">
      <w:pPr>
        <w:pStyle w:val="ListParagraph"/>
        <w:numPr>
          <w:ilvl w:val="0"/>
          <w:numId w:val="38"/>
        </w:numPr>
        <w:spacing w:line="240" w:lineRule="auto"/>
        <w:jc w:val="both"/>
        <w:rPr>
          <w:rFonts w:cs="Times New Roman"/>
          <w:sz w:val="24"/>
          <w:szCs w:val="24"/>
        </w:rPr>
      </w:pPr>
      <w:r>
        <w:rPr>
          <w:rFonts w:cs="Times New Roman"/>
          <w:sz w:val="24"/>
          <w:szCs w:val="24"/>
        </w:rPr>
        <w:t>To fill the information gaps.</w:t>
      </w:r>
    </w:p>
    <w:p w:rsidR="00D85999" w:rsidRPr="000A7CE8" w:rsidRDefault="00D85999" w:rsidP="00D85999">
      <w:pPr>
        <w:pStyle w:val="ListParagraph"/>
        <w:numPr>
          <w:ilvl w:val="0"/>
          <w:numId w:val="38"/>
        </w:numPr>
        <w:spacing w:line="240" w:lineRule="auto"/>
        <w:jc w:val="both"/>
        <w:rPr>
          <w:rFonts w:cs="Times New Roman"/>
          <w:sz w:val="24"/>
          <w:szCs w:val="24"/>
        </w:rPr>
      </w:pPr>
      <w:r w:rsidRPr="00610107">
        <w:rPr>
          <w:rFonts w:cs="Times New Roman"/>
          <w:sz w:val="24"/>
          <w:szCs w:val="24"/>
        </w:rPr>
        <w:t xml:space="preserve">To complete the Key informant interviews targeted at village headmen/women in </w:t>
      </w:r>
      <w:proofErr w:type="spellStart"/>
      <w:r w:rsidRPr="00610107">
        <w:rPr>
          <w:rFonts w:cs="Times New Roman"/>
          <w:sz w:val="24"/>
          <w:szCs w:val="24"/>
        </w:rPr>
        <w:t>Mwape</w:t>
      </w:r>
      <w:proofErr w:type="spellEnd"/>
      <w:r w:rsidRPr="00610107">
        <w:rPr>
          <w:rFonts w:cs="Times New Roman"/>
          <w:sz w:val="24"/>
          <w:szCs w:val="24"/>
        </w:rPr>
        <w:t xml:space="preserve">, </w:t>
      </w:r>
      <w:proofErr w:type="spellStart"/>
      <w:r w:rsidRPr="00610107">
        <w:rPr>
          <w:rFonts w:cs="Times New Roman"/>
          <w:sz w:val="24"/>
          <w:szCs w:val="24"/>
        </w:rPr>
        <w:t>Chinsimbwe</w:t>
      </w:r>
      <w:proofErr w:type="spellEnd"/>
      <w:r w:rsidRPr="000A7CE8">
        <w:rPr>
          <w:rFonts w:cs="Times New Roman"/>
          <w:sz w:val="24"/>
          <w:szCs w:val="24"/>
        </w:rPr>
        <w:t xml:space="preserve">, </w:t>
      </w:r>
      <w:proofErr w:type="spellStart"/>
      <w:r w:rsidRPr="000A7CE8">
        <w:rPr>
          <w:rFonts w:cs="Times New Roman"/>
          <w:sz w:val="24"/>
          <w:szCs w:val="24"/>
        </w:rPr>
        <w:t>Pondani</w:t>
      </w:r>
      <w:proofErr w:type="spellEnd"/>
      <w:r w:rsidRPr="000A7CE8">
        <w:rPr>
          <w:rFonts w:cs="Times New Roman"/>
          <w:sz w:val="24"/>
          <w:szCs w:val="24"/>
        </w:rPr>
        <w:t xml:space="preserve"> and </w:t>
      </w:r>
      <w:proofErr w:type="spellStart"/>
      <w:r w:rsidRPr="000A7CE8">
        <w:rPr>
          <w:rFonts w:cs="Times New Roman"/>
          <w:sz w:val="24"/>
          <w:szCs w:val="24"/>
        </w:rPr>
        <w:t>Ndake</w:t>
      </w:r>
      <w:proofErr w:type="spellEnd"/>
      <w:r>
        <w:rPr>
          <w:rFonts w:cs="Times New Roman"/>
          <w:sz w:val="24"/>
          <w:szCs w:val="24"/>
        </w:rPr>
        <w:t>.</w:t>
      </w:r>
    </w:p>
    <w:p w:rsidR="00D85999" w:rsidRDefault="00D85999" w:rsidP="00D85999">
      <w:pPr>
        <w:pStyle w:val="ListParagraph"/>
        <w:numPr>
          <w:ilvl w:val="0"/>
          <w:numId w:val="38"/>
        </w:numPr>
        <w:spacing w:line="240" w:lineRule="auto"/>
        <w:jc w:val="both"/>
        <w:rPr>
          <w:rFonts w:cs="Times New Roman"/>
          <w:sz w:val="24"/>
          <w:szCs w:val="24"/>
        </w:rPr>
      </w:pPr>
      <w:r w:rsidRPr="00610107">
        <w:rPr>
          <w:rFonts w:cs="Times New Roman"/>
          <w:sz w:val="24"/>
          <w:szCs w:val="24"/>
        </w:rPr>
        <w:t>To conduct an interview with ZAWA on the frequency of poaching in the NFP catchment area.</w:t>
      </w:r>
      <w:r>
        <w:rPr>
          <w:rFonts w:cs="Times New Roman"/>
          <w:sz w:val="24"/>
          <w:szCs w:val="24"/>
        </w:rPr>
        <w:t xml:space="preserve"> </w:t>
      </w:r>
    </w:p>
    <w:p w:rsidR="00D85999" w:rsidRPr="00610107" w:rsidRDefault="00D85999" w:rsidP="00D85999">
      <w:pPr>
        <w:pStyle w:val="Heading1"/>
        <w:spacing w:line="240" w:lineRule="auto"/>
        <w:rPr>
          <w:rFonts w:asciiTheme="minorHAnsi" w:eastAsia="Calibri" w:hAnsiTheme="minorHAnsi" w:cs="Times New Roman"/>
          <w:sz w:val="24"/>
          <w:szCs w:val="24"/>
          <w:lang w:val="en-ZW" w:eastAsia="en-ZW"/>
        </w:rPr>
      </w:pPr>
      <w:r w:rsidRPr="00610107">
        <w:rPr>
          <w:rFonts w:asciiTheme="minorHAnsi" w:eastAsia="Calibri" w:hAnsiTheme="minorHAnsi" w:cs="Times New Roman"/>
          <w:sz w:val="24"/>
          <w:szCs w:val="24"/>
          <w:lang w:val="en-ZW" w:eastAsia="en-ZW"/>
        </w:rPr>
        <w:t xml:space="preserve">3.0 </w:t>
      </w:r>
      <w:r>
        <w:rPr>
          <w:rFonts w:asciiTheme="minorHAnsi" w:eastAsia="Calibri" w:hAnsiTheme="minorHAnsi" w:cs="Times New Roman"/>
          <w:sz w:val="24"/>
          <w:szCs w:val="24"/>
          <w:lang w:val="en-ZW" w:eastAsia="en-ZW"/>
        </w:rPr>
        <w:tab/>
      </w:r>
      <w:r w:rsidRPr="00610107">
        <w:rPr>
          <w:rFonts w:asciiTheme="minorHAnsi" w:eastAsia="Calibri" w:hAnsiTheme="minorHAnsi" w:cs="Times New Roman"/>
          <w:sz w:val="24"/>
          <w:szCs w:val="24"/>
          <w:lang w:val="en-ZW" w:eastAsia="en-ZW"/>
        </w:rPr>
        <w:t>Methodology</w:t>
      </w:r>
    </w:p>
    <w:p w:rsidR="00D85999" w:rsidRPr="00610107" w:rsidRDefault="00D85999" w:rsidP="00D85999">
      <w:pPr>
        <w:spacing w:after="0" w:line="240" w:lineRule="auto"/>
        <w:jc w:val="both"/>
        <w:rPr>
          <w:rFonts w:eastAsia="Calibri" w:cs="Times New Roman"/>
          <w:sz w:val="24"/>
          <w:szCs w:val="24"/>
          <w:lang w:val="en-ZW" w:eastAsia="en-ZW"/>
        </w:rPr>
      </w:pPr>
      <w:r w:rsidRPr="00610107">
        <w:rPr>
          <w:rFonts w:eastAsia="Calibri" w:cs="Times New Roman"/>
          <w:sz w:val="24"/>
          <w:szCs w:val="24"/>
          <w:lang w:val="en-ZW" w:eastAsia="en-ZW"/>
        </w:rPr>
        <w:t xml:space="preserve">Selection of participants will follow the criteria outlined in 4.0 below. The </w:t>
      </w:r>
      <w:r>
        <w:rPr>
          <w:rFonts w:eastAsia="Calibri" w:cs="Times New Roman"/>
          <w:sz w:val="24"/>
          <w:szCs w:val="24"/>
          <w:lang w:val="en-ZW" w:eastAsia="en-ZW"/>
        </w:rPr>
        <w:t>FDGs will be conducted using plenary and group work methods. The group work will have sessions for</w:t>
      </w:r>
      <w:r w:rsidRPr="00610107">
        <w:rPr>
          <w:rFonts w:eastAsia="Calibri" w:cs="Times New Roman"/>
          <w:sz w:val="24"/>
          <w:szCs w:val="24"/>
          <w:lang w:val="en-ZW" w:eastAsia="en-ZW"/>
        </w:rPr>
        <w:t xml:space="preserve"> men and women separated to discuss gender sensitive questions.</w:t>
      </w:r>
    </w:p>
    <w:p w:rsidR="00D85999" w:rsidRPr="00610107" w:rsidRDefault="00D85999" w:rsidP="00D85999">
      <w:pPr>
        <w:spacing w:after="0" w:line="240" w:lineRule="auto"/>
        <w:jc w:val="both"/>
        <w:rPr>
          <w:rFonts w:eastAsia="Calibri" w:cs="Times New Roman"/>
          <w:sz w:val="24"/>
          <w:szCs w:val="24"/>
          <w:lang w:val="en-ZW" w:eastAsia="en-ZW"/>
        </w:rPr>
      </w:pPr>
    </w:p>
    <w:p w:rsidR="00D85999" w:rsidRDefault="00D85999" w:rsidP="00D85999">
      <w:pPr>
        <w:spacing w:after="0" w:line="240" w:lineRule="auto"/>
        <w:jc w:val="both"/>
        <w:rPr>
          <w:rFonts w:eastAsia="Calibri" w:cs="Times New Roman"/>
          <w:sz w:val="24"/>
          <w:szCs w:val="24"/>
          <w:lang w:val="en-ZW" w:eastAsia="en-ZW"/>
        </w:rPr>
      </w:pPr>
      <w:r w:rsidRPr="00610107">
        <w:rPr>
          <w:rFonts w:eastAsia="Calibri" w:cs="Times New Roman"/>
          <w:sz w:val="24"/>
          <w:szCs w:val="24"/>
          <w:lang w:val="en-ZW" w:eastAsia="en-ZW"/>
        </w:rPr>
        <w:t>Participants from Chinsimbwe will have their meetings from Mwape village due to the inaccessibility of their village by road.</w:t>
      </w:r>
      <w:r>
        <w:rPr>
          <w:rFonts w:eastAsia="Calibri" w:cs="Times New Roman"/>
          <w:sz w:val="24"/>
          <w:szCs w:val="24"/>
          <w:lang w:val="en-ZW" w:eastAsia="en-ZW"/>
        </w:rPr>
        <w:t xml:space="preserve"> The Team will have to drive up to the Mwape village bridge and use available means of transport to cross over to Mwape village. </w:t>
      </w:r>
    </w:p>
    <w:p w:rsidR="00D85999" w:rsidRPr="00C05282" w:rsidRDefault="00D85999" w:rsidP="00D85999">
      <w:pPr>
        <w:spacing w:after="0" w:line="240" w:lineRule="auto"/>
        <w:jc w:val="both"/>
        <w:rPr>
          <w:rFonts w:eastAsia="Calibri" w:cs="Times New Roman"/>
          <w:b/>
          <w:lang w:val="en-ZW" w:eastAsia="en-ZW"/>
        </w:rPr>
      </w:pPr>
      <w:r w:rsidRPr="00C05282">
        <w:rPr>
          <w:rFonts w:eastAsia="Calibri" w:cs="Times New Roman"/>
          <w:b/>
          <w:lang w:val="en-ZW" w:eastAsia="en-ZW"/>
        </w:rPr>
        <w:t>Note: Mwape meeting will only take place if the place is accessible</w:t>
      </w:r>
    </w:p>
    <w:p w:rsidR="00D85999" w:rsidRPr="00610107" w:rsidRDefault="00D85999" w:rsidP="00D85999">
      <w:pPr>
        <w:pStyle w:val="Heading1"/>
        <w:spacing w:line="240" w:lineRule="auto"/>
        <w:rPr>
          <w:rFonts w:asciiTheme="minorHAnsi" w:hAnsiTheme="minorHAnsi" w:cs="Times New Roman"/>
          <w:sz w:val="24"/>
          <w:szCs w:val="24"/>
        </w:rPr>
      </w:pPr>
      <w:r w:rsidRPr="00610107">
        <w:rPr>
          <w:rFonts w:asciiTheme="minorHAnsi" w:hAnsiTheme="minorHAnsi" w:cs="Times New Roman"/>
          <w:sz w:val="24"/>
          <w:szCs w:val="24"/>
        </w:rPr>
        <w:t xml:space="preserve">4.0 </w:t>
      </w:r>
      <w:r>
        <w:rPr>
          <w:rFonts w:asciiTheme="minorHAnsi" w:hAnsiTheme="minorHAnsi" w:cs="Times New Roman"/>
          <w:sz w:val="24"/>
          <w:szCs w:val="24"/>
        </w:rPr>
        <w:tab/>
      </w:r>
      <w:r w:rsidRPr="00610107">
        <w:rPr>
          <w:rFonts w:asciiTheme="minorHAnsi" w:hAnsiTheme="minorHAnsi" w:cs="Times New Roman"/>
          <w:sz w:val="24"/>
          <w:szCs w:val="24"/>
        </w:rPr>
        <w:t>Criteria for choosing participants for the Focus Group Discussions</w:t>
      </w:r>
      <w:r>
        <w:rPr>
          <w:rFonts w:asciiTheme="minorHAnsi" w:hAnsiTheme="minorHAnsi" w:cs="Times New Roman"/>
          <w:sz w:val="24"/>
          <w:szCs w:val="24"/>
        </w:rPr>
        <w:t xml:space="preserve"> and Key Informants</w:t>
      </w:r>
    </w:p>
    <w:p w:rsidR="00D85999" w:rsidRPr="00610107" w:rsidRDefault="00D85999" w:rsidP="00D85999">
      <w:pPr>
        <w:pStyle w:val="ListParagraph"/>
        <w:numPr>
          <w:ilvl w:val="0"/>
          <w:numId w:val="39"/>
        </w:numPr>
        <w:spacing w:line="240" w:lineRule="auto"/>
        <w:rPr>
          <w:rFonts w:cs="Times New Roman"/>
          <w:sz w:val="24"/>
          <w:szCs w:val="24"/>
        </w:rPr>
      </w:pPr>
      <w:r w:rsidRPr="00610107">
        <w:rPr>
          <w:rFonts w:cs="Times New Roman"/>
          <w:sz w:val="24"/>
          <w:szCs w:val="24"/>
        </w:rPr>
        <w:t xml:space="preserve">Total participants for each </w:t>
      </w:r>
      <w:r>
        <w:rPr>
          <w:rFonts w:cs="Times New Roman"/>
          <w:sz w:val="24"/>
          <w:szCs w:val="24"/>
        </w:rPr>
        <w:t xml:space="preserve">Focus group discussion </w:t>
      </w:r>
      <w:r w:rsidRPr="00610107">
        <w:rPr>
          <w:rFonts w:cs="Times New Roman"/>
          <w:sz w:val="24"/>
          <w:szCs w:val="24"/>
        </w:rPr>
        <w:t xml:space="preserve">meeting </w:t>
      </w:r>
      <w:r>
        <w:rPr>
          <w:rFonts w:cs="Times New Roman"/>
          <w:sz w:val="24"/>
          <w:szCs w:val="24"/>
        </w:rPr>
        <w:t xml:space="preserve">is </w:t>
      </w:r>
      <w:r w:rsidRPr="00610107">
        <w:rPr>
          <w:rFonts w:cs="Times New Roman"/>
          <w:sz w:val="24"/>
          <w:szCs w:val="24"/>
        </w:rPr>
        <w:t>14 [50% women and 50% men (If possible)]</w:t>
      </w:r>
    </w:p>
    <w:p w:rsidR="00D85999" w:rsidRPr="00610107" w:rsidRDefault="00D85999" w:rsidP="00D85999">
      <w:pPr>
        <w:pStyle w:val="ListParagraph"/>
        <w:numPr>
          <w:ilvl w:val="1"/>
          <w:numId w:val="39"/>
        </w:numPr>
        <w:spacing w:line="240" w:lineRule="auto"/>
        <w:rPr>
          <w:rFonts w:cs="Times New Roman"/>
          <w:sz w:val="24"/>
          <w:szCs w:val="24"/>
        </w:rPr>
      </w:pPr>
      <w:r w:rsidRPr="00610107">
        <w:rPr>
          <w:rFonts w:cs="Times New Roman"/>
          <w:sz w:val="24"/>
          <w:szCs w:val="24"/>
        </w:rPr>
        <w:lastRenderedPageBreak/>
        <w:t xml:space="preserve">Knowledgeable on </w:t>
      </w:r>
      <w:r>
        <w:rPr>
          <w:rFonts w:cs="Times New Roman"/>
          <w:sz w:val="24"/>
          <w:szCs w:val="24"/>
        </w:rPr>
        <w:t>how people in the village uses forests</w:t>
      </w:r>
      <w:r w:rsidRPr="00610107">
        <w:rPr>
          <w:rFonts w:cs="Times New Roman"/>
          <w:sz w:val="24"/>
          <w:szCs w:val="24"/>
        </w:rPr>
        <w:t xml:space="preserve"> and able to participate effectively </w:t>
      </w:r>
    </w:p>
    <w:p w:rsidR="00D85999" w:rsidRPr="00610107" w:rsidRDefault="00D85999" w:rsidP="00D85999">
      <w:pPr>
        <w:pStyle w:val="ListParagraph"/>
        <w:numPr>
          <w:ilvl w:val="1"/>
          <w:numId w:val="39"/>
        </w:numPr>
        <w:spacing w:line="240" w:lineRule="auto"/>
        <w:rPr>
          <w:rFonts w:cs="Times New Roman"/>
          <w:sz w:val="24"/>
          <w:szCs w:val="24"/>
        </w:rPr>
      </w:pPr>
      <w:r w:rsidRPr="00610107">
        <w:rPr>
          <w:rFonts w:cs="Times New Roman"/>
          <w:sz w:val="24"/>
          <w:szCs w:val="24"/>
        </w:rPr>
        <w:t>1 youth (18-24 years old)</w:t>
      </w:r>
    </w:p>
    <w:p w:rsidR="00D85999" w:rsidRPr="00610107" w:rsidRDefault="00D85999" w:rsidP="00D85999">
      <w:pPr>
        <w:pStyle w:val="ListParagraph"/>
        <w:numPr>
          <w:ilvl w:val="1"/>
          <w:numId w:val="39"/>
        </w:numPr>
        <w:spacing w:line="240" w:lineRule="auto"/>
        <w:rPr>
          <w:rFonts w:cs="Times New Roman"/>
          <w:sz w:val="24"/>
          <w:szCs w:val="24"/>
        </w:rPr>
      </w:pPr>
      <w:r w:rsidRPr="00610107">
        <w:rPr>
          <w:rFonts w:cs="Times New Roman"/>
          <w:sz w:val="24"/>
          <w:szCs w:val="24"/>
        </w:rPr>
        <w:t>2 participants over 55years old</w:t>
      </w:r>
    </w:p>
    <w:p w:rsidR="00D85999" w:rsidRPr="00610107" w:rsidRDefault="00D85999" w:rsidP="00D85999">
      <w:pPr>
        <w:pStyle w:val="ListParagraph"/>
        <w:numPr>
          <w:ilvl w:val="1"/>
          <w:numId w:val="39"/>
        </w:numPr>
        <w:spacing w:line="240" w:lineRule="auto"/>
        <w:rPr>
          <w:rFonts w:cs="Times New Roman"/>
          <w:sz w:val="24"/>
          <w:szCs w:val="24"/>
        </w:rPr>
      </w:pPr>
      <w:r w:rsidRPr="00610107">
        <w:rPr>
          <w:rFonts w:cs="Times New Roman"/>
          <w:sz w:val="24"/>
          <w:szCs w:val="24"/>
        </w:rPr>
        <w:t>1 headman/woman</w:t>
      </w:r>
    </w:p>
    <w:p w:rsidR="00D85999" w:rsidRPr="00610107" w:rsidRDefault="00D85999" w:rsidP="00D85999">
      <w:pPr>
        <w:pStyle w:val="ListParagraph"/>
        <w:numPr>
          <w:ilvl w:val="1"/>
          <w:numId w:val="39"/>
        </w:numPr>
        <w:spacing w:line="240" w:lineRule="auto"/>
        <w:rPr>
          <w:rFonts w:cs="Times New Roman"/>
          <w:sz w:val="24"/>
          <w:szCs w:val="24"/>
        </w:rPr>
      </w:pPr>
      <w:r w:rsidRPr="00610107">
        <w:rPr>
          <w:rFonts w:cs="Times New Roman"/>
          <w:sz w:val="24"/>
          <w:szCs w:val="24"/>
        </w:rPr>
        <w:t>10 participants 25 -55 years old</w:t>
      </w:r>
    </w:p>
    <w:p w:rsidR="00D85999" w:rsidRPr="00610107" w:rsidRDefault="00D85999" w:rsidP="00D85999">
      <w:pPr>
        <w:spacing w:line="240" w:lineRule="auto"/>
        <w:ind w:left="360"/>
        <w:rPr>
          <w:rFonts w:cs="Times New Roman"/>
          <w:sz w:val="24"/>
          <w:szCs w:val="24"/>
        </w:rPr>
      </w:pPr>
      <w:r w:rsidRPr="00610107">
        <w:rPr>
          <w:rFonts w:cs="Times New Roman"/>
          <w:sz w:val="24"/>
          <w:szCs w:val="24"/>
        </w:rPr>
        <w:t>Example of selection (Numbers will be balanced depending on village circumstance)</w:t>
      </w:r>
    </w:p>
    <w:p w:rsidR="00D85999" w:rsidRPr="00610107" w:rsidRDefault="00D85999" w:rsidP="00D85999">
      <w:pPr>
        <w:spacing w:line="240" w:lineRule="auto"/>
        <w:rPr>
          <w:rFonts w:cs="Times New Roman"/>
          <w:b/>
          <w:sz w:val="24"/>
          <w:szCs w:val="24"/>
        </w:rPr>
      </w:pPr>
    </w:p>
    <w:tbl>
      <w:tblPr>
        <w:tblStyle w:val="TableGrid"/>
        <w:tblW w:w="0" w:type="auto"/>
        <w:tblInd w:w="675" w:type="dxa"/>
        <w:tblLook w:val="04A0" w:firstRow="1" w:lastRow="0" w:firstColumn="1" w:lastColumn="0" w:noHBand="0" w:noVBand="1"/>
      </w:tblPr>
      <w:tblGrid>
        <w:gridCol w:w="2365"/>
        <w:gridCol w:w="2238"/>
        <w:gridCol w:w="2190"/>
        <w:gridCol w:w="2108"/>
      </w:tblGrid>
      <w:tr w:rsidR="00D85999" w:rsidRPr="00610107" w:rsidTr="00846EC1">
        <w:tc>
          <w:tcPr>
            <w:tcW w:w="2365" w:type="dxa"/>
          </w:tcPr>
          <w:p w:rsidR="00D85999" w:rsidRPr="00610107" w:rsidRDefault="00D85999" w:rsidP="00846EC1">
            <w:pPr>
              <w:rPr>
                <w:rFonts w:cs="Times New Roman"/>
                <w:b/>
                <w:sz w:val="24"/>
                <w:szCs w:val="24"/>
              </w:rPr>
            </w:pPr>
          </w:p>
        </w:tc>
        <w:tc>
          <w:tcPr>
            <w:tcW w:w="2238" w:type="dxa"/>
          </w:tcPr>
          <w:p w:rsidR="00D85999" w:rsidRPr="00610107" w:rsidRDefault="00D85999" w:rsidP="00846EC1">
            <w:pPr>
              <w:jc w:val="center"/>
              <w:rPr>
                <w:rFonts w:cs="Times New Roman"/>
                <w:b/>
                <w:sz w:val="24"/>
                <w:szCs w:val="24"/>
              </w:rPr>
            </w:pPr>
            <w:r w:rsidRPr="00610107">
              <w:rPr>
                <w:rFonts w:cs="Times New Roman"/>
                <w:b/>
                <w:sz w:val="24"/>
                <w:szCs w:val="24"/>
              </w:rPr>
              <w:t>Female</w:t>
            </w:r>
          </w:p>
        </w:tc>
        <w:tc>
          <w:tcPr>
            <w:tcW w:w="2190" w:type="dxa"/>
          </w:tcPr>
          <w:p w:rsidR="00D85999" w:rsidRPr="00610107" w:rsidRDefault="00D85999" w:rsidP="00846EC1">
            <w:pPr>
              <w:jc w:val="center"/>
              <w:rPr>
                <w:rFonts w:cs="Times New Roman"/>
                <w:b/>
                <w:sz w:val="24"/>
                <w:szCs w:val="24"/>
              </w:rPr>
            </w:pPr>
            <w:r w:rsidRPr="00610107">
              <w:rPr>
                <w:rFonts w:cs="Times New Roman"/>
                <w:b/>
                <w:sz w:val="24"/>
                <w:szCs w:val="24"/>
              </w:rPr>
              <w:t>Males</w:t>
            </w:r>
          </w:p>
        </w:tc>
        <w:tc>
          <w:tcPr>
            <w:tcW w:w="2108" w:type="dxa"/>
          </w:tcPr>
          <w:p w:rsidR="00D85999" w:rsidRPr="00610107" w:rsidRDefault="00D85999" w:rsidP="00846EC1">
            <w:pPr>
              <w:jc w:val="center"/>
              <w:rPr>
                <w:rFonts w:cs="Times New Roman"/>
                <w:b/>
                <w:sz w:val="24"/>
                <w:szCs w:val="24"/>
              </w:rPr>
            </w:pPr>
            <w:r>
              <w:rPr>
                <w:rFonts w:cs="Times New Roman"/>
                <w:b/>
                <w:sz w:val="24"/>
                <w:szCs w:val="24"/>
              </w:rPr>
              <w:t>Grand total</w:t>
            </w:r>
          </w:p>
        </w:tc>
      </w:tr>
      <w:tr w:rsidR="00D85999" w:rsidRPr="00610107" w:rsidTr="00846EC1">
        <w:tc>
          <w:tcPr>
            <w:tcW w:w="2365" w:type="dxa"/>
          </w:tcPr>
          <w:p w:rsidR="00D85999" w:rsidRPr="00610107" w:rsidRDefault="00D85999" w:rsidP="00846EC1">
            <w:pPr>
              <w:rPr>
                <w:rFonts w:cs="Times New Roman"/>
                <w:sz w:val="24"/>
                <w:szCs w:val="24"/>
              </w:rPr>
            </w:pPr>
            <w:r w:rsidRPr="00610107">
              <w:rPr>
                <w:rFonts w:cs="Times New Roman"/>
                <w:sz w:val="24"/>
                <w:szCs w:val="24"/>
              </w:rPr>
              <w:t>Youth</w:t>
            </w:r>
          </w:p>
        </w:tc>
        <w:tc>
          <w:tcPr>
            <w:tcW w:w="2238" w:type="dxa"/>
          </w:tcPr>
          <w:p w:rsidR="00D85999" w:rsidRPr="00610107" w:rsidRDefault="00D85999" w:rsidP="00846EC1">
            <w:pPr>
              <w:jc w:val="center"/>
              <w:rPr>
                <w:rFonts w:cs="Times New Roman"/>
                <w:sz w:val="24"/>
                <w:szCs w:val="24"/>
              </w:rPr>
            </w:pPr>
            <w:r w:rsidRPr="00610107">
              <w:rPr>
                <w:rFonts w:cs="Times New Roman"/>
                <w:sz w:val="24"/>
                <w:szCs w:val="24"/>
              </w:rPr>
              <w:t>1</w:t>
            </w:r>
          </w:p>
        </w:tc>
        <w:tc>
          <w:tcPr>
            <w:tcW w:w="2190" w:type="dxa"/>
          </w:tcPr>
          <w:p w:rsidR="00D85999" w:rsidRPr="00610107" w:rsidRDefault="00D85999" w:rsidP="00846EC1">
            <w:pPr>
              <w:jc w:val="center"/>
              <w:rPr>
                <w:rFonts w:cs="Times New Roman"/>
                <w:sz w:val="24"/>
                <w:szCs w:val="24"/>
              </w:rPr>
            </w:pPr>
            <w:r w:rsidRPr="00610107">
              <w:rPr>
                <w:rFonts w:cs="Times New Roman"/>
                <w:sz w:val="24"/>
                <w:szCs w:val="24"/>
              </w:rPr>
              <w:t>0</w:t>
            </w:r>
          </w:p>
        </w:tc>
        <w:tc>
          <w:tcPr>
            <w:tcW w:w="2108" w:type="dxa"/>
          </w:tcPr>
          <w:p w:rsidR="00D85999" w:rsidRPr="00610107" w:rsidRDefault="00D85999" w:rsidP="00846EC1">
            <w:pPr>
              <w:jc w:val="center"/>
              <w:rPr>
                <w:rFonts w:cs="Times New Roman"/>
                <w:sz w:val="24"/>
                <w:szCs w:val="24"/>
              </w:rPr>
            </w:pPr>
            <w:r>
              <w:rPr>
                <w:rFonts w:cs="Times New Roman"/>
                <w:sz w:val="24"/>
                <w:szCs w:val="24"/>
              </w:rPr>
              <w:t>1</w:t>
            </w:r>
          </w:p>
        </w:tc>
      </w:tr>
      <w:tr w:rsidR="00D85999" w:rsidRPr="00610107" w:rsidTr="00846EC1">
        <w:tc>
          <w:tcPr>
            <w:tcW w:w="2365" w:type="dxa"/>
          </w:tcPr>
          <w:p w:rsidR="00D85999" w:rsidRPr="00610107" w:rsidRDefault="00D85999" w:rsidP="00846EC1">
            <w:pPr>
              <w:rPr>
                <w:rFonts w:cs="Times New Roman"/>
                <w:sz w:val="24"/>
                <w:szCs w:val="24"/>
              </w:rPr>
            </w:pPr>
            <w:r w:rsidRPr="00610107">
              <w:rPr>
                <w:rFonts w:cs="Times New Roman"/>
                <w:sz w:val="24"/>
                <w:szCs w:val="24"/>
              </w:rPr>
              <w:t>Village head</w:t>
            </w:r>
          </w:p>
        </w:tc>
        <w:tc>
          <w:tcPr>
            <w:tcW w:w="2238" w:type="dxa"/>
          </w:tcPr>
          <w:p w:rsidR="00D85999" w:rsidRPr="00610107" w:rsidRDefault="00D85999" w:rsidP="00846EC1">
            <w:pPr>
              <w:jc w:val="center"/>
              <w:rPr>
                <w:rFonts w:cs="Times New Roman"/>
                <w:sz w:val="24"/>
                <w:szCs w:val="24"/>
              </w:rPr>
            </w:pPr>
            <w:r w:rsidRPr="00610107">
              <w:rPr>
                <w:rFonts w:cs="Times New Roman"/>
                <w:sz w:val="24"/>
                <w:szCs w:val="24"/>
              </w:rPr>
              <w:t>1</w:t>
            </w:r>
          </w:p>
        </w:tc>
        <w:tc>
          <w:tcPr>
            <w:tcW w:w="2190" w:type="dxa"/>
          </w:tcPr>
          <w:p w:rsidR="00D85999" w:rsidRPr="00610107" w:rsidRDefault="00D85999" w:rsidP="00846EC1">
            <w:pPr>
              <w:jc w:val="center"/>
              <w:rPr>
                <w:rFonts w:cs="Times New Roman"/>
                <w:sz w:val="24"/>
                <w:szCs w:val="24"/>
              </w:rPr>
            </w:pPr>
            <w:r w:rsidRPr="00610107">
              <w:rPr>
                <w:rFonts w:cs="Times New Roman"/>
                <w:sz w:val="24"/>
                <w:szCs w:val="24"/>
              </w:rPr>
              <w:t>1</w:t>
            </w:r>
          </w:p>
        </w:tc>
        <w:tc>
          <w:tcPr>
            <w:tcW w:w="2108" w:type="dxa"/>
          </w:tcPr>
          <w:p w:rsidR="00D85999" w:rsidRPr="00610107" w:rsidRDefault="00D85999" w:rsidP="00846EC1">
            <w:pPr>
              <w:jc w:val="center"/>
              <w:rPr>
                <w:rFonts w:cs="Times New Roman"/>
                <w:sz w:val="24"/>
                <w:szCs w:val="24"/>
              </w:rPr>
            </w:pPr>
            <w:r>
              <w:rPr>
                <w:rFonts w:cs="Times New Roman"/>
                <w:sz w:val="24"/>
                <w:szCs w:val="24"/>
              </w:rPr>
              <w:t>2</w:t>
            </w:r>
          </w:p>
        </w:tc>
      </w:tr>
      <w:tr w:rsidR="00D85999" w:rsidRPr="00610107" w:rsidTr="00846EC1">
        <w:tc>
          <w:tcPr>
            <w:tcW w:w="2365" w:type="dxa"/>
          </w:tcPr>
          <w:p w:rsidR="00D85999" w:rsidRPr="00610107" w:rsidRDefault="00D85999" w:rsidP="00846EC1">
            <w:pPr>
              <w:rPr>
                <w:rFonts w:cs="Times New Roman"/>
                <w:sz w:val="24"/>
                <w:szCs w:val="24"/>
              </w:rPr>
            </w:pPr>
            <w:r w:rsidRPr="00610107">
              <w:rPr>
                <w:rFonts w:cs="Times New Roman"/>
                <w:sz w:val="24"/>
                <w:szCs w:val="24"/>
              </w:rPr>
              <w:t>Over 55 years</w:t>
            </w:r>
          </w:p>
        </w:tc>
        <w:tc>
          <w:tcPr>
            <w:tcW w:w="2238" w:type="dxa"/>
          </w:tcPr>
          <w:p w:rsidR="00D85999" w:rsidRPr="00610107" w:rsidRDefault="00D85999" w:rsidP="00846EC1">
            <w:pPr>
              <w:jc w:val="center"/>
              <w:rPr>
                <w:rFonts w:cs="Times New Roman"/>
                <w:sz w:val="24"/>
                <w:szCs w:val="24"/>
              </w:rPr>
            </w:pPr>
            <w:r w:rsidRPr="00610107">
              <w:rPr>
                <w:rFonts w:cs="Times New Roman"/>
                <w:sz w:val="24"/>
                <w:szCs w:val="24"/>
              </w:rPr>
              <w:t>1</w:t>
            </w:r>
          </w:p>
        </w:tc>
        <w:tc>
          <w:tcPr>
            <w:tcW w:w="2190" w:type="dxa"/>
          </w:tcPr>
          <w:p w:rsidR="00D85999" w:rsidRPr="00610107" w:rsidRDefault="00D85999" w:rsidP="00846EC1">
            <w:pPr>
              <w:jc w:val="center"/>
              <w:rPr>
                <w:rFonts w:cs="Times New Roman"/>
                <w:sz w:val="24"/>
                <w:szCs w:val="24"/>
              </w:rPr>
            </w:pPr>
            <w:r w:rsidRPr="00610107">
              <w:rPr>
                <w:rFonts w:cs="Times New Roman"/>
                <w:sz w:val="24"/>
                <w:szCs w:val="24"/>
              </w:rPr>
              <w:t>1</w:t>
            </w:r>
          </w:p>
        </w:tc>
        <w:tc>
          <w:tcPr>
            <w:tcW w:w="2108" w:type="dxa"/>
          </w:tcPr>
          <w:p w:rsidR="00D85999" w:rsidRPr="00610107" w:rsidRDefault="00D85999" w:rsidP="00846EC1">
            <w:pPr>
              <w:jc w:val="center"/>
              <w:rPr>
                <w:rFonts w:cs="Times New Roman"/>
                <w:sz w:val="24"/>
                <w:szCs w:val="24"/>
              </w:rPr>
            </w:pPr>
            <w:r>
              <w:rPr>
                <w:rFonts w:cs="Times New Roman"/>
                <w:sz w:val="24"/>
                <w:szCs w:val="24"/>
              </w:rPr>
              <w:t>2</w:t>
            </w:r>
          </w:p>
        </w:tc>
      </w:tr>
      <w:tr w:rsidR="00D85999" w:rsidRPr="00610107" w:rsidTr="00846EC1">
        <w:tc>
          <w:tcPr>
            <w:tcW w:w="2365" w:type="dxa"/>
          </w:tcPr>
          <w:p w:rsidR="00D85999" w:rsidRPr="00610107" w:rsidRDefault="00D85999" w:rsidP="00846EC1">
            <w:pPr>
              <w:rPr>
                <w:rFonts w:cs="Times New Roman"/>
                <w:sz w:val="24"/>
                <w:szCs w:val="24"/>
              </w:rPr>
            </w:pPr>
            <w:r w:rsidRPr="00610107">
              <w:rPr>
                <w:rFonts w:cs="Times New Roman"/>
                <w:sz w:val="24"/>
                <w:szCs w:val="24"/>
              </w:rPr>
              <w:t>22-55 years old</w:t>
            </w:r>
          </w:p>
        </w:tc>
        <w:tc>
          <w:tcPr>
            <w:tcW w:w="2238" w:type="dxa"/>
          </w:tcPr>
          <w:p w:rsidR="00D85999" w:rsidRPr="00610107" w:rsidRDefault="00D85999" w:rsidP="00846EC1">
            <w:pPr>
              <w:jc w:val="center"/>
              <w:rPr>
                <w:rFonts w:cs="Times New Roman"/>
                <w:sz w:val="24"/>
                <w:szCs w:val="24"/>
              </w:rPr>
            </w:pPr>
            <w:r w:rsidRPr="00610107">
              <w:rPr>
                <w:rFonts w:cs="Times New Roman"/>
                <w:sz w:val="24"/>
                <w:szCs w:val="24"/>
              </w:rPr>
              <w:t>4</w:t>
            </w:r>
          </w:p>
        </w:tc>
        <w:tc>
          <w:tcPr>
            <w:tcW w:w="2190" w:type="dxa"/>
          </w:tcPr>
          <w:p w:rsidR="00D85999" w:rsidRPr="00610107" w:rsidRDefault="00D85999" w:rsidP="00846EC1">
            <w:pPr>
              <w:jc w:val="center"/>
              <w:rPr>
                <w:rFonts w:cs="Times New Roman"/>
                <w:sz w:val="24"/>
                <w:szCs w:val="24"/>
              </w:rPr>
            </w:pPr>
            <w:r w:rsidRPr="00610107">
              <w:rPr>
                <w:rFonts w:cs="Times New Roman"/>
                <w:sz w:val="24"/>
                <w:szCs w:val="24"/>
              </w:rPr>
              <w:t>5</w:t>
            </w:r>
          </w:p>
        </w:tc>
        <w:tc>
          <w:tcPr>
            <w:tcW w:w="2108" w:type="dxa"/>
          </w:tcPr>
          <w:p w:rsidR="00D85999" w:rsidRPr="00610107" w:rsidRDefault="00D85999" w:rsidP="00846EC1">
            <w:pPr>
              <w:jc w:val="center"/>
              <w:rPr>
                <w:rFonts w:cs="Times New Roman"/>
                <w:sz w:val="24"/>
                <w:szCs w:val="24"/>
              </w:rPr>
            </w:pPr>
            <w:r>
              <w:rPr>
                <w:rFonts w:cs="Times New Roman"/>
                <w:sz w:val="24"/>
                <w:szCs w:val="24"/>
              </w:rPr>
              <w:t>9</w:t>
            </w:r>
          </w:p>
        </w:tc>
      </w:tr>
      <w:tr w:rsidR="00D85999" w:rsidRPr="00610107" w:rsidTr="00846EC1">
        <w:tc>
          <w:tcPr>
            <w:tcW w:w="2365" w:type="dxa"/>
          </w:tcPr>
          <w:p w:rsidR="00D85999" w:rsidRPr="004C47A4" w:rsidRDefault="00D85999" w:rsidP="00846EC1">
            <w:pPr>
              <w:rPr>
                <w:rFonts w:cs="Times New Roman"/>
                <w:b/>
                <w:sz w:val="24"/>
                <w:szCs w:val="24"/>
              </w:rPr>
            </w:pPr>
            <w:r w:rsidRPr="004C47A4">
              <w:rPr>
                <w:rFonts w:cs="Times New Roman"/>
                <w:b/>
                <w:sz w:val="24"/>
                <w:szCs w:val="24"/>
              </w:rPr>
              <w:t>Total</w:t>
            </w:r>
          </w:p>
        </w:tc>
        <w:tc>
          <w:tcPr>
            <w:tcW w:w="2238" w:type="dxa"/>
          </w:tcPr>
          <w:p w:rsidR="00D85999" w:rsidRPr="004C47A4" w:rsidRDefault="00D85999" w:rsidP="00846EC1">
            <w:pPr>
              <w:jc w:val="center"/>
              <w:rPr>
                <w:rFonts w:cs="Times New Roman"/>
                <w:b/>
                <w:sz w:val="24"/>
                <w:szCs w:val="24"/>
              </w:rPr>
            </w:pPr>
            <w:r w:rsidRPr="004C47A4">
              <w:rPr>
                <w:rFonts w:cs="Times New Roman"/>
                <w:b/>
                <w:sz w:val="24"/>
                <w:szCs w:val="24"/>
              </w:rPr>
              <w:t>7</w:t>
            </w:r>
          </w:p>
        </w:tc>
        <w:tc>
          <w:tcPr>
            <w:tcW w:w="2190" w:type="dxa"/>
          </w:tcPr>
          <w:p w:rsidR="00D85999" w:rsidRPr="004C47A4" w:rsidRDefault="00D85999" w:rsidP="00846EC1">
            <w:pPr>
              <w:jc w:val="center"/>
              <w:rPr>
                <w:rFonts w:cs="Times New Roman"/>
                <w:b/>
                <w:sz w:val="24"/>
                <w:szCs w:val="24"/>
              </w:rPr>
            </w:pPr>
            <w:r w:rsidRPr="004C47A4">
              <w:rPr>
                <w:rFonts w:cs="Times New Roman"/>
                <w:b/>
                <w:sz w:val="24"/>
                <w:szCs w:val="24"/>
              </w:rPr>
              <w:t>7</w:t>
            </w:r>
          </w:p>
        </w:tc>
        <w:tc>
          <w:tcPr>
            <w:tcW w:w="2108" w:type="dxa"/>
          </w:tcPr>
          <w:p w:rsidR="00D85999" w:rsidRPr="004C47A4" w:rsidRDefault="00D85999" w:rsidP="00846EC1">
            <w:pPr>
              <w:jc w:val="center"/>
              <w:rPr>
                <w:rFonts w:cs="Times New Roman"/>
                <w:b/>
                <w:sz w:val="24"/>
                <w:szCs w:val="24"/>
              </w:rPr>
            </w:pPr>
            <w:r w:rsidRPr="004C47A4">
              <w:rPr>
                <w:rFonts w:cs="Times New Roman"/>
                <w:b/>
                <w:sz w:val="24"/>
                <w:szCs w:val="24"/>
              </w:rPr>
              <w:t>14</w:t>
            </w:r>
          </w:p>
        </w:tc>
      </w:tr>
    </w:tbl>
    <w:p w:rsidR="00D85999" w:rsidRPr="00610107" w:rsidRDefault="00D85999" w:rsidP="00D85999">
      <w:pPr>
        <w:spacing w:line="240" w:lineRule="auto"/>
        <w:rPr>
          <w:rFonts w:cs="Times New Roman"/>
          <w:sz w:val="24"/>
          <w:szCs w:val="24"/>
        </w:rPr>
      </w:pPr>
    </w:p>
    <w:p w:rsidR="00D85999" w:rsidRDefault="00D85999" w:rsidP="00D85999">
      <w:pPr>
        <w:pStyle w:val="ListParagraph"/>
        <w:numPr>
          <w:ilvl w:val="0"/>
          <w:numId w:val="41"/>
        </w:numPr>
        <w:spacing w:line="240" w:lineRule="auto"/>
        <w:rPr>
          <w:rFonts w:cs="Times New Roman"/>
          <w:sz w:val="24"/>
          <w:szCs w:val="24"/>
        </w:rPr>
      </w:pPr>
      <w:r w:rsidRPr="005B63E8">
        <w:rPr>
          <w:rFonts w:cs="Times New Roman"/>
          <w:sz w:val="24"/>
          <w:szCs w:val="24"/>
        </w:rPr>
        <w:t xml:space="preserve">VBR and Contact person for each village will participate </w:t>
      </w:r>
      <w:r>
        <w:rPr>
          <w:rFonts w:cs="Times New Roman"/>
          <w:sz w:val="24"/>
          <w:szCs w:val="24"/>
        </w:rPr>
        <w:t xml:space="preserve">in the FGDs </w:t>
      </w:r>
      <w:r w:rsidRPr="005B63E8">
        <w:rPr>
          <w:rFonts w:cs="Times New Roman"/>
          <w:sz w:val="24"/>
          <w:szCs w:val="24"/>
        </w:rPr>
        <w:t xml:space="preserve">and help with taking notes </w:t>
      </w:r>
    </w:p>
    <w:p w:rsidR="00D85999" w:rsidRDefault="00D85999" w:rsidP="00D85999">
      <w:pPr>
        <w:pStyle w:val="ListParagraph"/>
        <w:spacing w:line="240" w:lineRule="auto"/>
        <w:ind w:left="390"/>
        <w:rPr>
          <w:rFonts w:cs="Times New Roman"/>
          <w:sz w:val="24"/>
          <w:szCs w:val="24"/>
        </w:rPr>
      </w:pPr>
    </w:p>
    <w:p w:rsidR="00D85999" w:rsidRDefault="00D85999" w:rsidP="00D85999">
      <w:pPr>
        <w:spacing w:line="240" w:lineRule="auto"/>
        <w:rPr>
          <w:rFonts w:cs="Times New Roman"/>
          <w:sz w:val="24"/>
          <w:szCs w:val="24"/>
        </w:rPr>
      </w:pPr>
      <w:r>
        <w:rPr>
          <w:rFonts w:cs="Times New Roman"/>
          <w:sz w:val="24"/>
          <w:szCs w:val="24"/>
        </w:rPr>
        <w:t xml:space="preserve">6.0 </w:t>
      </w:r>
      <w:r w:rsidRPr="00092FF3">
        <w:rPr>
          <w:rFonts w:cs="Times New Roman"/>
          <w:sz w:val="24"/>
          <w:szCs w:val="24"/>
        </w:rPr>
        <w:t xml:space="preserve">The Key Informants are </w:t>
      </w:r>
      <w:r>
        <w:rPr>
          <w:rFonts w:cs="Times New Roman"/>
          <w:sz w:val="24"/>
          <w:szCs w:val="24"/>
        </w:rPr>
        <w:t>t</w:t>
      </w:r>
      <w:r w:rsidRPr="00092FF3">
        <w:rPr>
          <w:rFonts w:cs="Times New Roman"/>
          <w:sz w:val="24"/>
          <w:szCs w:val="24"/>
        </w:rPr>
        <w:t>he District Commissioner, Government Departments, Chiefs and their representatives and leaders of civil society organizations.</w:t>
      </w:r>
      <w:r>
        <w:rPr>
          <w:rFonts w:cs="Times New Roman"/>
          <w:sz w:val="24"/>
          <w:szCs w:val="24"/>
        </w:rPr>
        <w:t xml:space="preserve"> </w:t>
      </w:r>
    </w:p>
    <w:p w:rsidR="00D85999" w:rsidRPr="00092FF3" w:rsidRDefault="00D85999" w:rsidP="00D85999">
      <w:pPr>
        <w:spacing w:line="240" w:lineRule="auto"/>
        <w:rPr>
          <w:rFonts w:cs="Times New Roman"/>
          <w:b/>
          <w:sz w:val="20"/>
          <w:szCs w:val="20"/>
        </w:rPr>
      </w:pPr>
      <w:r w:rsidRPr="00092FF3">
        <w:rPr>
          <w:rFonts w:cs="Times New Roman"/>
          <w:b/>
          <w:sz w:val="20"/>
          <w:szCs w:val="20"/>
        </w:rPr>
        <w:t>Note: 50% of the Key informants have already been interviewed.</w:t>
      </w:r>
    </w:p>
    <w:p w:rsidR="00D85999" w:rsidRPr="001C01C8" w:rsidRDefault="00D85999" w:rsidP="00D85999">
      <w:pPr>
        <w:pStyle w:val="Heading1"/>
        <w:rPr>
          <w:rFonts w:asciiTheme="minorHAnsi" w:hAnsiTheme="minorHAnsi"/>
          <w:color w:val="auto"/>
          <w:sz w:val="24"/>
          <w:szCs w:val="24"/>
        </w:rPr>
      </w:pPr>
      <w:r w:rsidRPr="001C01C8">
        <w:rPr>
          <w:rFonts w:asciiTheme="minorHAnsi" w:hAnsiTheme="minorHAnsi"/>
          <w:color w:val="auto"/>
          <w:sz w:val="24"/>
          <w:szCs w:val="24"/>
        </w:rPr>
        <w:t>7.0</w:t>
      </w:r>
      <w:r w:rsidRPr="001C01C8">
        <w:rPr>
          <w:rFonts w:asciiTheme="minorHAnsi" w:hAnsiTheme="minorHAnsi"/>
          <w:color w:val="auto"/>
          <w:sz w:val="24"/>
          <w:szCs w:val="24"/>
        </w:rPr>
        <w:tab/>
        <w:t xml:space="preserve"> Expected outputs</w:t>
      </w:r>
    </w:p>
    <w:p w:rsidR="00D85999" w:rsidRPr="00610107" w:rsidRDefault="00D85999" w:rsidP="00D85999">
      <w:pPr>
        <w:pStyle w:val="ListParagraph"/>
        <w:numPr>
          <w:ilvl w:val="0"/>
          <w:numId w:val="40"/>
        </w:numPr>
        <w:spacing w:line="240" w:lineRule="auto"/>
        <w:rPr>
          <w:rFonts w:cs="Times New Roman"/>
          <w:sz w:val="24"/>
          <w:szCs w:val="24"/>
        </w:rPr>
      </w:pPr>
      <w:r w:rsidRPr="00610107">
        <w:rPr>
          <w:rFonts w:cs="Times New Roman"/>
          <w:sz w:val="24"/>
          <w:szCs w:val="24"/>
        </w:rPr>
        <w:t>Data to use in preparing NFP final reports and to support scientific writing</w:t>
      </w:r>
    </w:p>
    <w:p w:rsidR="00D85999" w:rsidRPr="00610107" w:rsidRDefault="00D85999" w:rsidP="00D85999">
      <w:pPr>
        <w:pStyle w:val="ListParagraph"/>
        <w:numPr>
          <w:ilvl w:val="0"/>
          <w:numId w:val="40"/>
        </w:numPr>
        <w:spacing w:line="240" w:lineRule="auto"/>
        <w:rPr>
          <w:rFonts w:cs="Times New Roman"/>
          <w:sz w:val="24"/>
          <w:szCs w:val="24"/>
        </w:rPr>
      </w:pPr>
      <w:r w:rsidRPr="00610107">
        <w:rPr>
          <w:rFonts w:cs="Times New Roman"/>
          <w:sz w:val="24"/>
          <w:szCs w:val="24"/>
        </w:rPr>
        <w:t>1 report on Focused Group Discussions highlighting the findings, challenges and recommendations.</w:t>
      </w:r>
    </w:p>
    <w:p w:rsidR="00D85999" w:rsidRPr="00610107" w:rsidRDefault="00D85999" w:rsidP="00D85999">
      <w:pPr>
        <w:pStyle w:val="ListParagraph"/>
        <w:numPr>
          <w:ilvl w:val="0"/>
          <w:numId w:val="40"/>
        </w:numPr>
        <w:spacing w:line="240" w:lineRule="auto"/>
        <w:rPr>
          <w:rFonts w:cs="Times New Roman"/>
          <w:sz w:val="24"/>
          <w:szCs w:val="24"/>
        </w:rPr>
      </w:pPr>
      <w:r w:rsidRPr="00610107">
        <w:rPr>
          <w:rFonts w:cs="Times New Roman"/>
          <w:sz w:val="24"/>
          <w:szCs w:val="24"/>
        </w:rPr>
        <w:t>1 report on the Key informant interviews.</w:t>
      </w:r>
    </w:p>
    <w:p w:rsidR="00995288" w:rsidRPr="00995288" w:rsidRDefault="00995288" w:rsidP="00995288">
      <w:pPr>
        <w:keepNext/>
        <w:keepLines/>
        <w:spacing w:before="480" w:after="0" w:line="259" w:lineRule="auto"/>
        <w:outlineLvl w:val="0"/>
        <w:rPr>
          <w:rFonts w:ascii="Calibri" w:eastAsia="Times New Roman" w:hAnsi="Calibri" w:cs="Times New Roman"/>
          <w:b/>
          <w:bCs/>
          <w:color w:val="1F497D"/>
          <w:sz w:val="32"/>
          <w:szCs w:val="32"/>
        </w:rPr>
      </w:pPr>
      <w:r w:rsidRPr="00995288">
        <w:rPr>
          <w:rFonts w:ascii="Calibri" w:eastAsia="Times New Roman" w:hAnsi="Calibri" w:cs="Times New Roman"/>
          <w:b/>
          <w:bCs/>
          <w:color w:val="1F497D"/>
          <w:sz w:val="32"/>
          <w:szCs w:val="32"/>
        </w:rPr>
        <w:lastRenderedPageBreak/>
        <w:t xml:space="preserve">Village meetings (Focus Group discussions) guiding questions </w:t>
      </w:r>
    </w:p>
    <w:p w:rsidR="00995288" w:rsidRPr="00995288" w:rsidRDefault="00995288" w:rsidP="00995288">
      <w:pPr>
        <w:contextualSpacing/>
        <w:rPr>
          <w:rFonts w:ascii="Calibri" w:eastAsia="Times New Roman" w:hAnsi="Calibri" w:cs="Times New Roman"/>
          <w:color w:val="000000"/>
          <w:sz w:val="24"/>
          <w:szCs w:val="24"/>
        </w:rPr>
      </w:pPr>
      <w:r w:rsidRPr="00995288">
        <w:rPr>
          <w:rFonts w:ascii="Calibri" w:eastAsia="Times New Roman" w:hAnsi="Calibri" w:cs="Times New Roman"/>
          <w:b/>
          <w:bCs/>
          <w:sz w:val="24"/>
          <w:szCs w:val="24"/>
        </w:rPr>
        <w:t>1. Forest resource base</w:t>
      </w:r>
    </w:p>
    <w:p w:rsidR="00995288" w:rsidRPr="00995288" w:rsidRDefault="00995288" w:rsidP="00995288">
      <w:pPr>
        <w:numPr>
          <w:ilvl w:val="0"/>
          <w:numId w:val="36"/>
        </w:numPr>
        <w:spacing w:before="240" w:after="0" w:line="240" w:lineRule="auto"/>
        <w:rPr>
          <w:rFonts w:ascii="Calibri" w:eastAsia="Calibri" w:hAnsi="Calibri" w:cs="Times New Roman"/>
          <w:sz w:val="24"/>
          <w:szCs w:val="24"/>
        </w:rPr>
      </w:pPr>
      <w:r w:rsidRPr="00995288">
        <w:rPr>
          <w:rFonts w:ascii="Calibri" w:eastAsia="Calibri" w:hAnsi="Calibri" w:cs="Times New Roman"/>
          <w:sz w:val="24"/>
          <w:szCs w:val="24"/>
        </w:rPr>
        <w:t>Note: the questions should be asked in a village meeting or focus group for each of the categories in turn (i.e. column by column and not row by row).</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6"/>
        <w:gridCol w:w="3624"/>
        <w:gridCol w:w="744"/>
        <w:gridCol w:w="731"/>
        <w:gridCol w:w="709"/>
        <w:gridCol w:w="894"/>
        <w:gridCol w:w="726"/>
        <w:gridCol w:w="704"/>
        <w:gridCol w:w="826"/>
        <w:gridCol w:w="950"/>
        <w:gridCol w:w="850"/>
        <w:gridCol w:w="900"/>
      </w:tblGrid>
      <w:tr w:rsidR="00995288" w:rsidRPr="00995288" w:rsidTr="002C4DC8">
        <w:trPr>
          <w:trHeight w:val="548"/>
        </w:trPr>
        <w:tc>
          <w:tcPr>
            <w:tcW w:w="49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75"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w:t>
            </w:r>
          </w:p>
        </w:tc>
        <w:tc>
          <w:tcPr>
            <w:tcW w:w="1603"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2.</w:t>
            </w:r>
          </w:p>
        </w:tc>
        <w:tc>
          <w:tcPr>
            <w:tcW w:w="143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3.</w:t>
            </w:r>
          </w:p>
        </w:tc>
        <w:tc>
          <w:tcPr>
            <w:tcW w:w="1776"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4.</w:t>
            </w:r>
          </w:p>
        </w:tc>
        <w:tc>
          <w:tcPr>
            <w:tcW w:w="17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5.</w:t>
            </w:r>
          </w:p>
        </w:tc>
      </w:tr>
      <w:tr w:rsidR="00995288" w:rsidRPr="00995288" w:rsidTr="002C4DC8">
        <w:trPr>
          <w:trHeight w:val="638"/>
        </w:trPr>
        <w:tc>
          <w:tcPr>
            <w:tcW w:w="49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i/>
                <w:iCs/>
                <w:sz w:val="24"/>
                <w:szCs w:val="24"/>
              </w:rPr>
            </w:pPr>
            <w:r w:rsidRPr="00995288">
              <w:rPr>
                <w:rFonts w:ascii="Calibri" w:eastAsia="Times New Roman" w:hAnsi="Calibri" w:cs="Times New Roman"/>
                <w:sz w:val="24"/>
                <w:szCs w:val="24"/>
              </w:rPr>
              <w:t xml:space="preserve">1. What is the most important product (MIP) for the livelihood of the people in the village? </w:t>
            </w:r>
            <w:r w:rsidRPr="00995288">
              <w:rPr>
                <w:rFonts w:ascii="Calibri" w:eastAsia="Times New Roman" w:hAnsi="Calibri" w:cs="Times New Roman"/>
                <w:i/>
                <w:iCs/>
                <w:sz w:val="24"/>
                <w:szCs w:val="24"/>
              </w:rPr>
              <w:t>(</w:t>
            </w:r>
            <w:r w:rsidRPr="00995288">
              <w:rPr>
                <w:rFonts w:ascii="Calibri" w:eastAsia="Times New Roman" w:hAnsi="Calibri" w:cs="Times New Roman"/>
                <w:i/>
                <w:iCs/>
                <w:sz w:val="24"/>
                <w:szCs w:val="24"/>
                <w:highlight w:val="lightGray"/>
              </w:rPr>
              <w:t>Indicate name of Village</w:t>
            </w:r>
            <w:r w:rsidRPr="00995288">
              <w:rPr>
                <w:rFonts w:ascii="Calibri" w:eastAsia="Times New Roman" w:hAnsi="Calibri" w:cs="Times New Roman"/>
                <w:i/>
                <w:iCs/>
                <w:sz w:val="24"/>
                <w:szCs w:val="24"/>
              </w:rPr>
              <w: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rPr>
          <w:trHeight w:val="638"/>
        </w:trPr>
        <w:tc>
          <w:tcPr>
            <w:tcW w:w="49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Quality of MIP (Desired size, species and quantity)</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highlight w:val="lightGray"/>
              </w:rPr>
              <w:t>Codes: 1=declined; 2=about the same; 3=increased</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rPr>
          <w:trHeight w:val="917"/>
        </w:trPr>
        <w:tc>
          <w:tcPr>
            <w:tcW w:w="4950" w:type="dxa"/>
            <w:gridSpan w:val="2"/>
            <w:vMerge w:val="restart"/>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How long does it take to get to the source of the MIPs? </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highlight w:val="lightGray"/>
              </w:rPr>
              <w:t>Indicate the number of minutes</w:t>
            </w:r>
          </w:p>
        </w:tc>
        <w:tc>
          <w:tcPr>
            <w:tcW w:w="744" w:type="dxa"/>
            <w:shd w:val="clear" w:color="auto" w:fill="auto"/>
          </w:tcPr>
          <w:p w:rsidR="00995288" w:rsidRPr="00995288" w:rsidRDefault="00995288" w:rsidP="00995288">
            <w:pPr>
              <w:spacing w:before="240" w:after="160" w:line="259" w:lineRule="auto"/>
              <w:rPr>
                <w:rFonts w:ascii="Calibri" w:eastAsia="Times New Roman" w:hAnsi="Calibri" w:cs="Times New Roman"/>
                <w:sz w:val="16"/>
                <w:szCs w:val="16"/>
              </w:rPr>
            </w:pPr>
            <w:r w:rsidRPr="00995288">
              <w:rPr>
                <w:rFonts w:ascii="Calibri" w:eastAsia="Times New Roman" w:hAnsi="Calibri" w:cs="Times New Roman"/>
                <w:sz w:val="16"/>
                <w:szCs w:val="16"/>
              </w:rPr>
              <w:t xml:space="preserve">5 years ago </w:t>
            </w:r>
          </w:p>
        </w:tc>
        <w:tc>
          <w:tcPr>
            <w:tcW w:w="731" w:type="dxa"/>
            <w:shd w:val="clear" w:color="auto" w:fill="auto"/>
          </w:tcPr>
          <w:p w:rsidR="00995288" w:rsidRPr="00995288" w:rsidRDefault="00995288" w:rsidP="00995288">
            <w:pPr>
              <w:spacing w:before="240" w:after="160" w:line="259" w:lineRule="auto"/>
              <w:rPr>
                <w:rFonts w:ascii="Calibri" w:eastAsia="Times New Roman" w:hAnsi="Calibri" w:cs="Times New Roman"/>
                <w:sz w:val="16"/>
                <w:szCs w:val="16"/>
              </w:rPr>
            </w:pPr>
            <w:r w:rsidRPr="00995288">
              <w:rPr>
                <w:rFonts w:ascii="Calibri" w:eastAsia="Times New Roman" w:hAnsi="Calibri" w:cs="Times New Roman"/>
                <w:sz w:val="16"/>
                <w:szCs w:val="16"/>
              </w:rPr>
              <w:t>Now (2014)</w:t>
            </w:r>
          </w:p>
        </w:tc>
        <w:tc>
          <w:tcPr>
            <w:tcW w:w="709"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5 years ago</w:t>
            </w:r>
          </w:p>
        </w:tc>
        <w:tc>
          <w:tcPr>
            <w:tcW w:w="894"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Now (2014)</w:t>
            </w:r>
          </w:p>
        </w:tc>
        <w:tc>
          <w:tcPr>
            <w:tcW w:w="726"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 xml:space="preserve">5 years ago </w:t>
            </w:r>
          </w:p>
        </w:tc>
        <w:tc>
          <w:tcPr>
            <w:tcW w:w="704"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Now (2014)</w:t>
            </w:r>
          </w:p>
        </w:tc>
        <w:tc>
          <w:tcPr>
            <w:tcW w:w="826"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5 years ago</w:t>
            </w:r>
          </w:p>
        </w:tc>
        <w:tc>
          <w:tcPr>
            <w:tcW w:w="950"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Now (2014)</w:t>
            </w:r>
          </w:p>
        </w:tc>
        <w:tc>
          <w:tcPr>
            <w:tcW w:w="850"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5 years ago</w:t>
            </w:r>
          </w:p>
        </w:tc>
        <w:tc>
          <w:tcPr>
            <w:tcW w:w="900" w:type="dxa"/>
            <w:shd w:val="clear" w:color="auto" w:fill="auto"/>
          </w:tcPr>
          <w:p w:rsidR="00995288" w:rsidRPr="00995288" w:rsidRDefault="00995288" w:rsidP="00995288">
            <w:pPr>
              <w:spacing w:after="160" w:line="259" w:lineRule="auto"/>
              <w:rPr>
                <w:rFonts w:ascii="Calibri" w:eastAsia="Calibri" w:hAnsi="Calibri" w:cs="Times New Roman"/>
                <w:sz w:val="16"/>
                <w:szCs w:val="16"/>
              </w:rPr>
            </w:pPr>
            <w:r w:rsidRPr="00995288">
              <w:rPr>
                <w:rFonts w:ascii="Calibri" w:eastAsia="Calibri" w:hAnsi="Calibri" w:cs="Times New Roman"/>
                <w:sz w:val="16"/>
                <w:szCs w:val="16"/>
              </w:rPr>
              <w:t>Now (2014)</w:t>
            </w:r>
          </w:p>
        </w:tc>
      </w:tr>
      <w:tr w:rsidR="00995288" w:rsidRPr="00995288" w:rsidTr="002C4DC8">
        <w:trPr>
          <w:trHeight w:val="915"/>
        </w:trPr>
        <w:tc>
          <w:tcPr>
            <w:tcW w:w="4950" w:type="dxa"/>
            <w:gridSpan w:val="2"/>
            <w:vMerge/>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p>
        </w:tc>
        <w:tc>
          <w:tcPr>
            <w:tcW w:w="744"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731"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709"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894"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726"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704"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826"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950"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850"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900"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rPr>
          <w:trHeight w:val="620"/>
        </w:trPr>
        <w:tc>
          <w:tcPr>
            <w:tcW w:w="49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2. How has availability of the MIP changed over the past 5 years? </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i/>
                <w:iCs/>
                <w:sz w:val="24"/>
                <w:szCs w:val="24"/>
                <w:highlight w:val="lightGray"/>
              </w:rPr>
              <w:t>Codes: 1=declined; 2=about the same; 3=increased</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tcBorders>
              <w:right w:val="single" w:sz="4" w:space="0" w:color="auto"/>
            </w:tcBorders>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tcBorders>
              <w:left w:val="single" w:sz="4" w:space="0" w:color="auto"/>
            </w:tcBorders>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65"/>
        </w:trPr>
        <w:tc>
          <w:tcPr>
            <w:tcW w:w="1326" w:type="dxa"/>
            <w:vMerge w:val="restart"/>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3. If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availability </w:t>
            </w:r>
            <w:r w:rsidRPr="00995288">
              <w:rPr>
                <w:rFonts w:ascii="Calibri" w:eastAsia="Times New Roman" w:hAnsi="Calibri" w:cs="Times New Roman"/>
                <w:sz w:val="24"/>
                <w:szCs w:val="24"/>
              </w:rPr>
              <w:lastRenderedPageBreak/>
              <w:t>of</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the MIP in this</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category has</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b/>
                <w:bCs/>
                <w:sz w:val="24"/>
                <w:szCs w:val="24"/>
              </w:rPr>
              <w:t>declined</w:t>
            </w:r>
            <w:r w:rsidRPr="00995288">
              <w:rPr>
                <w:rFonts w:ascii="Calibri" w:eastAsia="Times New Roman" w:hAnsi="Calibri" w:cs="Times New Roman"/>
                <w:sz w:val="24"/>
                <w:szCs w:val="24"/>
              </w:rPr>
              <w:t>, what</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proofErr w:type="gramStart"/>
            <w:r w:rsidRPr="00995288">
              <w:rPr>
                <w:rFonts w:ascii="Calibri" w:eastAsia="Times New Roman" w:hAnsi="Calibri" w:cs="Times New Roman"/>
                <w:sz w:val="24"/>
                <w:szCs w:val="24"/>
              </w:rPr>
              <w:t>are</w:t>
            </w:r>
            <w:proofErr w:type="gramEnd"/>
            <w:r w:rsidRPr="00995288">
              <w:rPr>
                <w:rFonts w:ascii="Calibri" w:eastAsia="Times New Roman" w:hAnsi="Calibri" w:cs="Times New Roman"/>
                <w:sz w:val="24"/>
                <w:szCs w:val="24"/>
              </w:rPr>
              <w:t xml:space="preserve"> the reasons?</w:t>
            </w:r>
          </w:p>
          <w:p w:rsidR="00995288" w:rsidRPr="00995288" w:rsidRDefault="00995288" w:rsidP="00995288">
            <w:pPr>
              <w:autoSpaceDE w:val="0"/>
              <w:autoSpaceDN w:val="0"/>
              <w:adjustRightInd w:val="0"/>
              <w:spacing w:after="160" w:line="259" w:lineRule="auto"/>
              <w:rPr>
                <w:rFonts w:ascii="Calibri" w:eastAsia="Times New Roman" w:hAnsi="Calibri" w:cs="Times New Roman"/>
                <w:i/>
                <w:iCs/>
                <w:sz w:val="24"/>
                <w:szCs w:val="24"/>
                <w:highlight w:val="lightGray"/>
              </w:rPr>
            </w:pPr>
            <w:r w:rsidRPr="00995288">
              <w:rPr>
                <w:rFonts w:ascii="Calibri" w:eastAsia="Times New Roman" w:hAnsi="Calibri" w:cs="Times New Roman"/>
                <w:i/>
                <w:iCs/>
                <w:sz w:val="24"/>
                <w:szCs w:val="24"/>
                <w:highlight w:val="lightGray"/>
              </w:rPr>
              <w:t>Please rank the</w:t>
            </w:r>
          </w:p>
          <w:p w:rsidR="00995288" w:rsidRPr="00995288" w:rsidRDefault="00995288" w:rsidP="00995288">
            <w:pPr>
              <w:autoSpaceDE w:val="0"/>
              <w:autoSpaceDN w:val="0"/>
              <w:adjustRightInd w:val="0"/>
              <w:spacing w:after="160" w:line="259" w:lineRule="auto"/>
              <w:rPr>
                <w:rFonts w:ascii="Calibri" w:eastAsia="Times New Roman" w:hAnsi="Calibri" w:cs="Times New Roman"/>
                <w:i/>
                <w:iCs/>
                <w:sz w:val="24"/>
                <w:szCs w:val="24"/>
                <w:highlight w:val="lightGray"/>
              </w:rPr>
            </w:pPr>
            <w:r w:rsidRPr="00995288">
              <w:rPr>
                <w:rFonts w:ascii="Calibri" w:eastAsia="Times New Roman" w:hAnsi="Calibri" w:cs="Times New Roman"/>
                <w:i/>
                <w:iCs/>
                <w:sz w:val="24"/>
                <w:szCs w:val="24"/>
                <w:highlight w:val="lightGray"/>
              </w:rPr>
              <w:t>most important</w:t>
            </w:r>
          </w:p>
          <w:p w:rsidR="00995288" w:rsidRPr="00995288" w:rsidRDefault="00995288" w:rsidP="00995288">
            <w:pPr>
              <w:autoSpaceDE w:val="0"/>
              <w:autoSpaceDN w:val="0"/>
              <w:adjustRightInd w:val="0"/>
              <w:spacing w:after="160" w:line="259" w:lineRule="auto"/>
              <w:rPr>
                <w:rFonts w:ascii="Calibri" w:eastAsia="Times New Roman" w:hAnsi="Calibri" w:cs="Times New Roman"/>
                <w:i/>
                <w:iCs/>
                <w:sz w:val="24"/>
                <w:szCs w:val="24"/>
                <w:highlight w:val="lightGray"/>
              </w:rPr>
            </w:pPr>
            <w:proofErr w:type="gramStart"/>
            <w:r w:rsidRPr="00995288">
              <w:rPr>
                <w:rFonts w:ascii="Calibri" w:eastAsia="Times New Roman" w:hAnsi="Calibri" w:cs="Times New Roman"/>
                <w:i/>
                <w:iCs/>
                <w:sz w:val="24"/>
                <w:szCs w:val="24"/>
                <w:highlight w:val="lightGray"/>
              </w:rPr>
              <w:t>reasons</w:t>
            </w:r>
            <w:proofErr w:type="gramEnd"/>
            <w:r w:rsidRPr="00995288">
              <w:rPr>
                <w:rFonts w:ascii="Calibri" w:eastAsia="Times New Roman" w:hAnsi="Calibri" w:cs="Times New Roman"/>
                <w:i/>
                <w:iCs/>
                <w:sz w:val="24"/>
                <w:szCs w:val="24"/>
                <w:highlight w:val="lightGray"/>
              </w:rPr>
              <w:t>, max. 3</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i/>
                <w:iCs/>
                <w:sz w:val="24"/>
                <w:szCs w:val="24"/>
                <w:highlight w:val="lightGray"/>
              </w:rPr>
              <w:t>(</w:t>
            </w:r>
            <w:proofErr w:type="gramStart"/>
            <w:r w:rsidRPr="00995288">
              <w:rPr>
                <w:rFonts w:ascii="Calibri" w:eastAsia="Times New Roman" w:hAnsi="Calibri" w:cs="Times New Roman"/>
                <w:i/>
                <w:iCs/>
                <w:sz w:val="24"/>
                <w:szCs w:val="24"/>
                <w:highlight w:val="lightGray"/>
              </w:rPr>
              <w:t>leave</w:t>
            </w:r>
            <w:proofErr w:type="gramEnd"/>
            <w:r w:rsidRPr="00995288">
              <w:rPr>
                <w:rFonts w:ascii="Calibri" w:eastAsia="Times New Roman" w:hAnsi="Calibri" w:cs="Times New Roman"/>
                <w:i/>
                <w:iCs/>
                <w:sz w:val="24"/>
                <w:szCs w:val="24"/>
                <w:highlight w:val="lightGray"/>
              </w:rPr>
              <w:t xml:space="preserve"> rest blank).</w:t>
            </w: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lastRenderedPageBreak/>
              <w:t xml:space="preserve">Reason </w:t>
            </w:r>
          </w:p>
          <w:p w:rsidR="00995288" w:rsidRPr="00995288" w:rsidRDefault="00995288" w:rsidP="00995288">
            <w:pPr>
              <w:spacing w:before="240" w:after="160" w:line="259" w:lineRule="auto"/>
              <w:rPr>
                <w:rFonts w:ascii="Calibri" w:eastAsia="Times New Roman" w:hAnsi="Calibri" w:cs="Times New Roman"/>
                <w:sz w:val="24"/>
                <w:szCs w:val="24"/>
              </w:rPr>
            </w:pPr>
          </w:p>
        </w:tc>
        <w:tc>
          <w:tcPr>
            <w:tcW w:w="1475"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603"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43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776"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7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 Reduced forest area due to small-scale clearing for agriculture</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2. Reduced forest area due to large-scale projects</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(Plantations, new settlements, commercial agriculture etc.)</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0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3. Reduced forest area due people from outside buying land and restricting access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4. Increased use of MIP due to more local (village) people collecting more</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3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5. Increased use of MIP due to more people from other villages. </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6. Restrictions on use by central or state government (e.g., for forest conservation or proscribed trees e.g., </w:t>
            </w:r>
            <w:proofErr w:type="spellStart"/>
            <w:r w:rsidRPr="00995288">
              <w:rPr>
                <w:rFonts w:ascii="Calibri" w:eastAsia="Times New Roman" w:hAnsi="Calibri" w:cs="Times New Roman"/>
                <w:sz w:val="24"/>
                <w:szCs w:val="24"/>
              </w:rPr>
              <w:t>Pterocarpus</w:t>
            </w:r>
            <w:proofErr w:type="spellEnd"/>
            <w:r w:rsidRPr="00995288">
              <w:rPr>
                <w:rFonts w:ascii="Calibri" w:eastAsia="Times New Roman" w:hAnsi="Calibri" w:cs="Times New Roman"/>
                <w:sz w:val="24"/>
                <w:szCs w:val="24"/>
              </w:rPr>
              <w:t xml:space="preserve"> </w:t>
            </w:r>
            <w:proofErr w:type="spellStart"/>
            <w:r w:rsidRPr="00995288">
              <w:rPr>
                <w:rFonts w:ascii="Calibri" w:eastAsia="Times New Roman" w:hAnsi="Calibri" w:cs="Times New Roman"/>
                <w:sz w:val="24"/>
                <w:szCs w:val="24"/>
              </w:rPr>
              <w:t>angolensis</w:t>
            </w:r>
            <w:proofErr w:type="spellEnd"/>
            <w:r w:rsidRPr="00995288">
              <w:rPr>
                <w:rFonts w:ascii="Calibri" w:eastAsia="Times New Roman" w:hAnsi="Calibri" w:cs="Times New Roman"/>
                <w:sz w:val="24"/>
                <w:szCs w:val="24"/>
              </w:rPr>
              <w:t xml:space="preserve"> or </w:t>
            </w:r>
            <w:proofErr w:type="spellStart"/>
            <w:r w:rsidRPr="00995288">
              <w:rPr>
                <w:rFonts w:ascii="Calibri" w:eastAsia="Times New Roman" w:hAnsi="Calibri" w:cs="Times New Roman"/>
                <w:sz w:val="24"/>
                <w:szCs w:val="24"/>
              </w:rPr>
              <w:t>Afzelia</w:t>
            </w:r>
            <w:proofErr w:type="spellEnd"/>
            <w:r w:rsidRPr="00995288">
              <w:rPr>
                <w:rFonts w:ascii="Calibri" w:eastAsia="Times New Roman" w:hAnsi="Calibri" w:cs="Times New Roman"/>
                <w:sz w:val="24"/>
                <w:szCs w:val="24"/>
              </w:rPr>
              <w:t xml:space="preserve"> </w:t>
            </w:r>
            <w:proofErr w:type="spellStart"/>
            <w:r w:rsidRPr="00995288">
              <w:rPr>
                <w:rFonts w:ascii="Calibri" w:eastAsia="Times New Roman" w:hAnsi="Calibri" w:cs="Times New Roman"/>
                <w:sz w:val="24"/>
                <w:szCs w:val="24"/>
              </w:rPr>
              <w:t>quansensis</w:t>
            </w:r>
            <w:proofErr w:type="spellEnd"/>
            <w:r w:rsidRPr="00995288">
              <w:rPr>
                <w:rFonts w:ascii="Calibri" w:eastAsia="Times New Roman" w:hAnsi="Calibri" w:cs="Times New Roman"/>
                <w:sz w:val="24"/>
                <w:szCs w:val="24"/>
              </w:rPr>
              <w: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7. Local restrictions on forest use (e.g., community rules, taboos)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7"/>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8. Changes in weather patterns changes, e.g.,</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drought and less rainfall</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9.: Commercial Timber harvesting</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9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10. Charcoal production</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11. Brick burning</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12. Poor harvesting practices (</w:t>
            </w:r>
            <w:proofErr w:type="spellStart"/>
            <w:r w:rsidRPr="00995288">
              <w:rPr>
                <w:rFonts w:ascii="Calibri" w:eastAsia="Times New Roman" w:hAnsi="Calibri" w:cs="Times New Roman"/>
                <w:sz w:val="24"/>
                <w:szCs w:val="24"/>
              </w:rPr>
              <w:t>E.g</w:t>
            </w:r>
            <w:proofErr w:type="spellEnd"/>
            <w:r w:rsidRPr="00995288">
              <w:rPr>
                <w:rFonts w:ascii="Calibri" w:eastAsia="Times New Roman" w:hAnsi="Calibri" w:cs="Times New Roman"/>
                <w:sz w:val="24"/>
                <w:szCs w:val="24"/>
              </w:rPr>
              <w:t xml:space="preserve"> cutting the trees when collecting caterpillars, clearing trees indiscriminately </w:t>
            </w:r>
            <w:proofErr w:type="spellStart"/>
            <w:r w:rsidRPr="00995288">
              <w:rPr>
                <w:rFonts w:ascii="Calibri" w:eastAsia="Times New Roman" w:hAnsi="Calibri" w:cs="Times New Roman"/>
                <w:sz w:val="24"/>
                <w:szCs w:val="24"/>
              </w:rPr>
              <w:t>etc</w:t>
            </w:r>
            <w:proofErr w:type="spellEnd"/>
            <w:r w:rsidRPr="00995288">
              <w:rPr>
                <w:rFonts w:ascii="Calibri" w:eastAsia="Times New Roman" w:hAnsi="Calibri" w:cs="Times New Roman"/>
                <w:sz w:val="24"/>
                <w:szCs w:val="24"/>
              </w:rPr>
              <w: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13. Product attacked/consumed</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by forest dwelling vermin (e.g., termites)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14. Bush burning</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15. Increased marketing potential for the forest product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16. Other, Specify</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7"/>
        </w:trPr>
        <w:tc>
          <w:tcPr>
            <w:tcW w:w="1326" w:type="dxa"/>
            <w:vMerge w:val="restart"/>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4. If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availability of</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the MIP in </w:t>
            </w:r>
            <w:r w:rsidRPr="00995288">
              <w:rPr>
                <w:rFonts w:ascii="Calibri" w:eastAsia="Times New Roman" w:hAnsi="Calibri" w:cs="Times New Roman"/>
                <w:sz w:val="24"/>
                <w:szCs w:val="24"/>
              </w:rPr>
              <w:lastRenderedPageBreak/>
              <w:t>this</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category has</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b/>
                <w:bCs/>
                <w:sz w:val="24"/>
                <w:szCs w:val="24"/>
              </w:rPr>
              <w:t>increased</w:t>
            </w:r>
            <w:r w:rsidRPr="00995288">
              <w:rPr>
                <w:rFonts w:ascii="Calibri" w:eastAsia="Times New Roman" w:hAnsi="Calibri" w:cs="Times New Roman"/>
                <w:sz w:val="24"/>
                <w:szCs w:val="24"/>
              </w:rPr>
              <w:t>, what</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proofErr w:type="gramStart"/>
            <w:r w:rsidRPr="00995288">
              <w:rPr>
                <w:rFonts w:ascii="Calibri" w:eastAsia="Times New Roman" w:hAnsi="Calibri" w:cs="Times New Roman"/>
                <w:sz w:val="24"/>
                <w:szCs w:val="24"/>
              </w:rPr>
              <w:t>are</w:t>
            </w:r>
            <w:proofErr w:type="gramEnd"/>
            <w:r w:rsidRPr="00995288">
              <w:rPr>
                <w:rFonts w:ascii="Calibri" w:eastAsia="Times New Roman" w:hAnsi="Calibri" w:cs="Times New Roman"/>
                <w:sz w:val="24"/>
                <w:szCs w:val="24"/>
              </w:rPr>
              <w:t xml:space="preserve"> the reasons?</w:t>
            </w:r>
          </w:p>
          <w:p w:rsidR="00995288" w:rsidRPr="00995288" w:rsidRDefault="00995288" w:rsidP="00995288">
            <w:pPr>
              <w:autoSpaceDE w:val="0"/>
              <w:autoSpaceDN w:val="0"/>
              <w:adjustRightInd w:val="0"/>
              <w:spacing w:after="160" w:line="259" w:lineRule="auto"/>
              <w:rPr>
                <w:rFonts w:ascii="Calibri" w:eastAsia="Times New Roman" w:hAnsi="Calibri" w:cs="Times New Roman"/>
                <w:i/>
                <w:iCs/>
                <w:sz w:val="24"/>
                <w:szCs w:val="24"/>
                <w:highlight w:val="lightGray"/>
              </w:rPr>
            </w:pPr>
            <w:r w:rsidRPr="00995288">
              <w:rPr>
                <w:rFonts w:ascii="Calibri" w:eastAsia="Times New Roman" w:hAnsi="Calibri" w:cs="Times New Roman"/>
                <w:i/>
                <w:iCs/>
                <w:sz w:val="24"/>
                <w:szCs w:val="24"/>
                <w:highlight w:val="lightGray"/>
              </w:rPr>
              <w:t>Please rank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proofErr w:type="gramStart"/>
            <w:r w:rsidRPr="00995288">
              <w:rPr>
                <w:rFonts w:ascii="Calibri" w:eastAsia="Times New Roman" w:hAnsi="Calibri" w:cs="Times New Roman"/>
                <w:i/>
                <w:iCs/>
                <w:sz w:val="24"/>
                <w:szCs w:val="24"/>
                <w:highlight w:val="lightGray"/>
              </w:rPr>
              <w:t>most</w:t>
            </w:r>
            <w:proofErr w:type="gramEnd"/>
            <w:r w:rsidRPr="00995288">
              <w:rPr>
                <w:rFonts w:ascii="Calibri" w:eastAsia="Times New Roman" w:hAnsi="Calibri" w:cs="Times New Roman"/>
                <w:i/>
                <w:iCs/>
                <w:sz w:val="24"/>
                <w:szCs w:val="24"/>
                <w:highlight w:val="lightGray"/>
              </w:rPr>
              <w:t xml:space="preserve"> important reasons, max. 3.</w:t>
            </w: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lastRenderedPageBreak/>
              <w:t xml:space="preserve">Reason </w:t>
            </w:r>
          </w:p>
          <w:p w:rsidR="00995288" w:rsidRPr="00995288" w:rsidRDefault="00995288" w:rsidP="00995288">
            <w:pPr>
              <w:spacing w:before="240" w:after="160" w:line="259" w:lineRule="auto"/>
              <w:rPr>
                <w:rFonts w:ascii="Calibri" w:eastAsia="Times New Roman" w:hAnsi="Calibri" w:cs="Times New Roman"/>
                <w:sz w:val="24"/>
                <w:szCs w:val="24"/>
              </w:rPr>
            </w:pPr>
          </w:p>
        </w:tc>
        <w:tc>
          <w:tcPr>
            <w:tcW w:w="1475"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603"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43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776"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7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 Less clearing of forests for agriculture (incl. pastoralism)</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9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2. Fewer local (village) people collecting less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3. Fewer people from other villages collecting less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4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4. Reduced use from large-scale commercial users/projects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5. Changes in management of forests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6. Climatic changes, e.g., more rainfall</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3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7. Forest clearing that increases supply of product (e.g. fuel wood)</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3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8. Tree planting</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58"/>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9. More secondary forest (as people clear land and forest regenerates)</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9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10. More illegal access of protected area</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4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11. Improved access rights to product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2"/>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12. Other, specify </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20"/>
        </w:trPr>
        <w:tc>
          <w:tcPr>
            <w:tcW w:w="1326" w:type="dxa"/>
            <w:vMerge w:val="restart"/>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lastRenderedPageBreak/>
              <w:t>6. What would</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be most</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important to</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increase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benefits (use or</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income) from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MIP?</w:t>
            </w:r>
          </w:p>
          <w:p w:rsidR="00995288" w:rsidRPr="00995288" w:rsidRDefault="00995288" w:rsidP="00995288">
            <w:pPr>
              <w:autoSpaceDE w:val="0"/>
              <w:autoSpaceDN w:val="0"/>
              <w:adjustRightInd w:val="0"/>
              <w:spacing w:after="160" w:line="259" w:lineRule="auto"/>
              <w:rPr>
                <w:rFonts w:ascii="Calibri" w:eastAsia="Times New Roman" w:hAnsi="Calibri" w:cs="Times New Roman"/>
                <w:i/>
                <w:iCs/>
                <w:sz w:val="24"/>
                <w:szCs w:val="24"/>
                <w:highlight w:val="lightGray"/>
              </w:rPr>
            </w:pPr>
            <w:r w:rsidRPr="00995288">
              <w:rPr>
                <w:rFonts w:ascii="Calibri" w:eastAsia="Times New Roman" w:hAnsi="Calibri" w:cs="Times New Roman"/>
                <w:i/>
                <w:iCs/>
                <w:sz w:val="24"/>
                <w:szCs w:val="24"/>
                <w:highlight w:val="lightGray"/>
              </w:rPr>
              <w:t>Please rank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proofErr w:type="gramStart"/>
            <w:r w:rsidRPr="00995288">
              <w:rPr>
                <w:rFonts w:ascii="Calibri" w:eastAsia="Times New Roman" w:hAnsi="Calibri" w:cs="Times New Roman"/>
                <w:i/>
                <w:iCs/>
                <w:sz w:val="24"/>
                <w:szCs w:val="24"/>
                <w:highlight w:val="lightGray"/>
              </w:rPr>
              <w:t>most</w:t>
            </w:r>
            <w:proofErr w:type="gramEnd"/>
            <w:r w:rsidRPr="00995288">
              <w:rPr>
                <w:rFonts w:ascii="Calibri" w:eastAsia="Times New Roman" w:hAnsi="Calibri" w:cs="Times New Roman"/>
                <w:i/>
                <w:iCs/>
                <w:sz w:val="24"/>
                <w:szCs w:val="24"/>
                <w:highlight w:val="lightGray"/>
              </w:rPr>
              <w:t xml:space="preserve"> important reasons, max. 3</w:t>
            </w:r>
            <w:r w:rsidRPr="00995288">
              <w:rPr>
                <w:rFonts w:ascii="Calibri" w:eastAsia="Times New Roman" w:hAnsi="Calibri" w:cs="Times New Roman"/>
                <w:i/>
                <w:iCs/>
                <w:sz w:val="24"/>
                <w:szCs w:val="24"/>
              </w:rPr>
              <w:t>.</w:t>
            </w: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 xml:space="preserve">Action </w:t>
            </w:r>
          </w:p>
          <w:p w:rsidR="00995288" w:rsidRPr="00995288" w:rsidRDefault="00995288" w:rsidP="00995288">
            <w:pPr>
              <w:spacing w:before="240" w:after="160" w:line="259" w:lineRule="auto"/>
              <w:rPr>
                <w:rFonts w:ascii="Calibri" w:eastAsia="Times New Roman" w:hAnsi="Calibri" w:cs="Times New Roman"/>
                <w:sz w:val="24"/>
                <w:szCs w:val="24"/>
              </w:rPr>
            </w:pPr>
          </w:p>
        </w:tc>
        <w:tc>
          <w:tcPr>
            <w:tcW w:w="1475"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603"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43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776"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c>
          <w:tcPr>
            <w:tcW w:w="1750" w:type="dxa"/>
            <w:gridSpan w:val="2"/>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Rank</w:t>
            </w:r>
          </w:p>
          <w:p w:rsidR="00995288" w:rsidRPr="00995288" w:rsidRDefault="00995288" w:rsidP="00995288">
            <w:pPr>
              <w:autoSpaceDE w:val="0"/>
              <w:autoSpaceDN w:val="0"/>
              <w:adjustRightInd w:val="0"/>
              <w:spacing w:after="160" w:line="259" w:lineRule="auto"/>
              <w:rPr>
                <w:rFonts w:ascii="Calibri" w:eastAsia="Times New Roman" w:hAnsi="Calibri" w:cs="Times New Roman"/>
                <w:b/>
                <w:bCs/>
                <w:sz w:val="24"/>
                <w:szCs w:val="24"/>
              </w:rPr>
            </w:pPr>
            <w:r w:rsidRPr="00995288">
              <w:rPr>
                <w:rFonts w:ascii="Calibri" w:eastAsia="Times New Roman" w:hAnsi="Calibri" w:cs="Times New Roman"/>
                <w:b/>
                <w:bCs/>
                <w:sz w:val="24"/>
                <w:szCs w:val="24"/>
              </w:rPr>
              <w:t>1-3</w:t>
            </w: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 Better access to the</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forest/MIP, i.e., more use rights to village</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2. Better protection of forest/MIP by communities (avoid overuse)</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3. Better skills and knowledge on how to collect/use it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4. Better access to credit/capital and equipment/technology</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 xml:space="preserve">5. Better access to markets </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4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6. Invest in planting trees/forest product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70"/>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7. Develop forest user</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groups/collective action in</w:t>
            </w:r>
          </w:p>
          <w:p w:rsidR="00995288" w:rsidRPr="00995288" w:rsidRDefault="00995288" w:rsidP="00995288">
            <w:pPr>
              <w:autoSpaceDE w:val="0"/>
              <w:autoSpaceDN w:val="0"/>
              <w:adjustRightInd w:val="0"/>
              <w:spacing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harvesting</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8. Control fire</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5"/>
        </w:trPr>
        <w:tc>
          <w:tcPr>
            <w:tcW w:w="1326" w:type="dxa"/>
            <w:vMerge/>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r w:rsidRPr="00995288">
              <w:rPr>
                <w:rFonts w:ascii="Calibri" w:eastAsia="Calibri" w:hAnsi="Calibri" w:cs="Times New Roman"/>
              </w:rPr>
              <w:t>9. Better management of the forest</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r w:rsidR="00995288" w:rsidRPr="00995288" w:rsidTr="002C4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5"/>
        </w:trPr>
        <w:tc>
          <w:tcPr>
            <w:tcW w:w="1326"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3624" w:type="dxa"/>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r w:rsidRPr="00995288">
              <w:rPr>
                <w:rFonts w:ascii="Calibri" w:eastAsia="Times New Roman" w:hAnsi="Calibri" w:cs="Times New Roman"/>
                <w:sz w:val="24"/>
                <w:szCs w:val="24"/>
              </w:rPr>
              <w:t>10. Other, specify:</w:t>
            </w:r>
          </w:p>
        </w:tc>
        <w:tc>
          <w:tcPr>
            <w:tcW w:w="1475"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603"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43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76"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c>
          <w:tcPr>
            <w:tcW w:w="1750" w:type="dxa"/>
            <w:gridSpan w:val="2"/>
            <w:shd w:val="clear" w:color="auto" w:fill="auto"/>
          </w:tcPr>
          <w:p w:rsidR="00995288" w:rsidRPr="00995288" w:rsidRDefault="00995288" w:rsidP="00995288">
            <w:pPr>
              <w:spacing w:before="240" w:after="160" w:line="259" w:lineRule="auto"/>
              <w:rPr>
                <w:rFonts w:ascii="Calibri" w:eastAsia="Times New Roman" w:hAnsi="Calibri" w:cs="Times New Roman"/>
                <w:sz w:val="24"/>
                <w:szCs w:val="24"/>
              </w:rPr>
            </w:pPr>
          </w:p>
        </w:tc>
      </w:tr>
    </w:tbl>
    <w:p w:rsidR="00995288" w:rsidRPr="00995288" w:rsidRDefault="00995288" w:rsidP="00995288">
      <w:pPr>
        <w:spacing w:after="160" w:line="259" w:lineRule="auto"/>
        <w:rPr>
          <w:rFonts w:ascii="Calibri" w:eastAsia="Calibri" w:hAnsi="Calibri" w:cs="Times New Roman"/>
          <w:sz w:val="24"/>
          <w:szCs w:val="24"/>
        </w:rPr>
      </w:pPr>
    </w:p>
    <w:p w:rsidR="00995288" w:rsidRPr="00995288" w:rsidRDefault="00995288" w:rsidP="00995288">
      <w:pPr>
        <w:spacing w:after="160" w:line="259" w:lineRule="auto"/>
        <w:rPr>
          <w:rFonts w:ascii="Calibri" w:eastAsia="Calibri" w:hAnsi="Calibri" w:cs="Times New Roman"/>
          <w:b/>
          <w:sz w:val="24"/>
          <w:szCs w:val="24"/>
        </w:rPr>
      </w:pPr>
      <w:r w:rsidRPr="00995288">
        <w:rPr>
          <w:rFonts w:ascii="Calibri" w:eastAsia="Calibri" w:hAnsi="Calibri" w:cs="Times New Roman"/>
          <w:b/>
          <w:sz w:val="24"/>
          <w:szCs w:val="24"/>
        </w:rPr>
        <w:t>Questions for discussion in the groups</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 xml:space="preserve">To what extent have local rules been used in the management of forests in this village over the years? </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Is there a link between statutory forest regulations and local-level rules for forest management?</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 xml:space="preserve">What are the local-level institutions </w:t>
      </w:r>
    </w:p>
    <w:p w:rsidR="00995288" w:rsidRPr="00995288" w:rsidRDefault="00995288" w:rsidP="00995288">
      <w:pPr>
        <w:numPr>
          <w:ilvl w:val="1"/>
          <w:numId w:val="37"/>
        </w:numPr>
        <w:spacing w:after="160" w:line="259" w:lineRule="auto"/>
        <w:contextualSpacing/>
        <w:rPr>
          <w:rFonts w:ascii="Calibri" w:eastAsia="Times New Roman" w:hAnsi="Calibri" w:cs="Times New Roman"/>
          <w:sz w:val="24"/>
          <w:szCs w:val="24"/>
        </w:rPr>
      </w:pPr>
      <w:proofErr w:type="gramStart"/>
      <w:r w:rsidRPr="00995288">
        <w:rPr>
          <w:rFonts w:ascii="Calibri" w:eastAsia="Times New Roman" w:hAnsi="Calibri" w:cs="Times New Roman"/>
          <w:sz w:val="24"/>
          <w:szCs w:val="24"/>
        </w:rPr>
        <w:t>guiding</w:t>
      </w:r>
      <w:proofErr w:type="gramEnd"/>
      <w:r w:rsidRPr="00995288">
        <w:rPr>
          <w:rFonts w:ascii="Calibri" w:eastAsia="Times New Roman" w:hAnsi="Calibri" w:cs="Times New Roman"/>
          <w:sz w:val="24"/>
          <w:szCs w:val="24"/>
        </w:rPr>
        <w:t xml:space="preserve"> access to and use of forest products /produce? </w:t>
      </w:r>
    </w:p>
    <w:p w:rsidR="00995288" w:rsidRPr="00995288" w:rsidRDefault="00995288" w:rsidP="00995288">
      <w:pPr>
        <w:numPr>
          <w:ilvl w:val="1"/>
          <w:numId w:val="37"/>
        </w:numPr>
        <w:spacing w:after="160" w:line="259" w:lineRule="auto"/>
        <w:contextualSpacing/>
        <w:rPr>
          <w:rFonts w:ascii="Calibri" w:eastAsia="Times New Roman" w:hAnsi="Calibri" w:cs="Times New Roman"/>
          <w:sz w:val="24"/>
          <w:szCs w:val="24"/>
        </w:rPr>
      </w:pPr>
      <w:proofErr w:type="gramStart"/>
      <w:r w:rsidRPr="00995288">
        <w:rPr>
          <w:rFonts w:ascii="Calibri" w:eastAsia="Times New Roman" w:hAnsi="Calibri" w:cs="Times New Roman"/>
          <w:sz w:val="24"/>
          <w:szCs w:val="24"/>
        </w:rPr>
        <w:t>guiding</w:t>
      </w:r>
      <w:proofErr w:type="gramEnd"/>
      <w:r w:rsidRPr="00995288">
        <w:rPr>
          <w:rFonts w:ascii="Calibri" w:eastAsia="Times New Roman" w:hAnsi="Calibri" w:cs="Times New Roman"/>
          <w:sz w:val="24"/>
          <w:szCs w:val="24"/>
        </w:rPr>
        <w:t xml:space="preserve"> management of forest services? </w:t>
      </w:r>
    </w:p>
    <w:p w:rsidR="00995288" w:rsidRPr="00995288" w:rsidRDefault="00995288" w:rsidP="00995288">
      <w:pPr>
        <w:numPr>
          <w:ilvl w:val="1"/>
          <w:numId w:val="37"/>
        </w:numPr>
        <w:spacing w:after="160" w:line="259" w:lineRule="auto"/>
        <w:contextualSpacing/>
        <w:rPr>
          <w:rFonts w:ascii="Calibri" w:eastAsia="Times New Roman" w:hAnsi="Calibri" w:cs="Times New Roman"/>
          <w:sz w:val="24"/>
          <w:szCs w:val="24"/>
        </w:rPr>
      </w:pPr>
      <w:proofErr w:type="gramStart"/>
      <w:r w:rsidRPr="00995288">
        <w:rPr>
          <w:rFonts w:ascii="Calibri" w:eastAsia="Times New Roman" w:hAnsi="Calibri" w:cs="Times New Roman"/>
          <w:sz w:val="24"/>
          <w:szCs w:val="24"/>
        </w:rPr>
        <w:t>safeguarding</w:t>
      </w:r>
      <w:proofErr w:type="gramEnd"/>
      <w:r w:rsidRPr="00995288">
        <w:rPr>
          <w:rFonts w:ascii="Calibri" w:eastAsia="Times New Roman" w:hAnsi="Calibri" w:cs="Times New Roman"/>
          <w:sz w:val="24"/>
          <w:szCs w:val="24"/>
        </w:rPr>
        <w:t xml:space="preserve"> the forest user rights of the local people?</w:t>
      </w:r>
    </w:p>
    <w:p w:rsidR="00995288" w:rsidRPr="00995288" w:rsidRDefault="00995288" w:rsidP="00995288">
      <w:pPr>
        <w:numPr>
          <w:ilvl w:val="1"/>
          <w:numId w:val="37"/>
        </w:numPr>
        <w:spacing w:after="160" w:line="259" w:lineRule="auto"/>
        <w:contextualSpacing/>
        <w:rPr>
          <w:rFonts w:ascii="Calibri" w:eastAsia="Times New Roman" w:hAnsi="Calibri" w:cs="Times New Roman"/>
          <w:sz w:val="24"/>
          <w:szCs w:val="24"/>
        </w:rPr>
      </w:pPr>
      <w:proofErr w:type="gramStart"/>
      <w:r w:rsidRPr="00995288">
        <w:rPr>
          <w:rFonts w:ascii="Calibri" w:eastAsia="Times New Roman" w:hAnsi="Calibri" w:cs="Times New Roman"/>
          <w:sz w:val="24"/>
          <w:szCs w:val="24"/>
        </w:rPr>
        <w:t>leading</w:t>
      </w:r>
      <w:proofErr w:type="gramEnd"/>
      <w:r w:rsidRPr="00995288">
        <w:rPr>
          <w:rFonts w:ascii="Calibri" w:eastAsia="Times New Roman" w:hAnsi="Calibri" w:cs="Times New Roman"/>
          <w:sz w:val="24"/>
          <w:szCs w:val="24"/>
        </w:rPr>
        <w:t xml:space="preserve"> in the forest conservation activities?</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Has there been any concession that was awarded in your village in the past 5 years? How has this affected the village?</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 xml:space="preserve">What is the process of opening up new land for agricultural purposes? </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Which (what) local-level entities are taking the lead in the provision and approval of arable land expansions?</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 xml:space="preserve">How has the population changed in the past 10 years in this village? </w:t>
      </w:r>
    </w:p>
    <w:p w:rsidR="00995288" w:rsidRPr="00995288" w:rsidRDefault="00995288" w:rsidP="00995288">
      <w:pPr>
        <w:numPr>
          <w:ilvl w:val="0"/>
          <w:numId w:val="37"/>
        </w:numPr>
        <w:spacing w:after="160" w:line="259" w:lineRule="auto"/>
        <w:contextualSpacing/>
        <w:rPr>
          <w:rFonts w:ascii="Calibri" w:eastAsia="Times New Roman" w:hAnsi="Calibri" w:cs="Times New Roman"/>
          <w:sz w:val="24"/>
          <w:szCs w:val="24"/>
        </w:rPr>
      </w:pPr>
      <w:r w:rsidRPr="00995288">
        <w:rPr>
          <w:rFonts w:ascii="Calibri" w:eastAsia="Times New Roman" w:hAnsi="Calibri" w:cs="Times New Roman"/>
          <w:sz w:val="24"/>
          <w:szCs w:val="24"/>
        </w:rPr>
        <w:t xml:space="preserve">What has been the implication of this population change on forest resources? </w:t>
      </w:r>
    </w:p>
    <w:p w:rsidR="00995288" w:rsidRPr="00995288" w:rsidRDefault="00995288" w:rsidP="00995288">
      <w:pPr>
        <w:spacing w:after="160" w:line="259" w:lineRule="auto"/>
        <w:rPr>
          <w:rFonts w:ascii="Calibri" w:eastAsia="Calibri" w:hAnsi="Calibri" w:cs="Times New Roman"/>
          <w:sz w:val="24"/>
          <w:szCs w:val="24"/>
        </w:rPr>
      </w:pPr>
    </w:p>
    <w:p w:rsidR="00995288" w:rsidRPr="00995288" w:rsidRDefault="00995288" w:rsidP="00995288">
      <w:pPr>
        <w:spacing w:after="160" w:line="259" w:lineRule="auto"/>
        <w:rPr>
          <w:rFonts w:ascii="Calibri" w:eastAsia="Calibri" w:hAnsi="Calibri" w:cs="Times New Roman"/>
          <w:sz w:val="24"/>
          <w:szCs w:val="24"/>
        </w:rPr>
      </w:pPr>
    </w:p>
    <w:p w:rsidR="00995288" w:rsidRPr="00995288" w:rsidRDefault="00995288" w:rsidP="00995288">
      <w:pPr>
        <w:spacing w:after="160" w:line="259" w:lineRule="auto"/>
        <w:rPr>
          <w:rFonts w:ascii="Calibri" w:eastAsia="Calibri" w:hAnsi="Calibri" w:cs="Times New Roman"/>
          <w:sz w:val="24"/>
          <w:szCs w:val="24"/>
        </w:rPr>
      </w:pPr>
    </w:p>
    <w:p w:rsidR="00995288" w:rsidRDefault="00995288" w:rsidP="00ED09B2">
      <w:pPr>
        <w:keepNext/>
        <w:keepLines/>
        <w:spacing w:before="200" w:after="0"/>
        <w:outlineLvl w:val="1"/>
        <w:rPr>
          <w:rFonts w:asciiTheme="majorHAnsi" w:eastAsiaTheme="majorEastAsia" w:hAnsiTheme="majorHAnsi" w:cstheme="majorBidi"/>
          <w:b/>
          <w:bCs/>
          <w:sz w:val="26"/>
          <w:szCs w:val="26"/>
        </w:rPr>
      </w:pPr>
    </w:p>
    <w:p w:rsidR="00995288" w:rsidRDefault="00995288" w:rsidP="00ED09B2">
      <w:pPr>
        <w:keepNext/>
        <w:keepLines/>
        <w:spacing w:before="200" w:after="0"/>
        <w:outlineLvl w:val="1"/>
        <w:rPr>
          <w:rFonts w:asciiTheme="majorHAnsi" w:eastAsiaTheme="majorEastAsia" w:hAnsiTheme="majorHAnsi" w:cstheme="majorBidi"/>
          <w:b/>
          <w:bCs/>
          <w:sz w:val="26"/>
          <w:szCs w:val="26"/>
        </w:rPr>
      </w:pPr>
    </w:p>
    <w:p w:rsidR="00995288" w:rsidRDefault="00995288" w:rsidP="00ED09B2">
      <w:pPr>
        <w:keepNext/>
        <w:keepLines/>
        <w:spacing w:before="200" w:after="0"/>
        <w:outlineLvl w:val="1"/>
        <w:rPr>
          <w:rFonts w:asciiTheme="majorHAnsi" w:eastAsiaTheme="majorEastAsia" w:hAnsiTheme="majorHAnsi" w:cstheme="majorBidi"/>
          <w:b/>
          <w:bCs/>
          <w:sz w:val="26"/>
          <w:szCs w:val="26"/>
        </w:rPr>
        <w:sectPr w:rsidR="00995288" w:rsidSect="00995288">
          <w:pgSz w:w="15840" w:h="12240" w:orient="landscape"/>
          <w:pgMar w:top="1440" w:right="1440" w:bottom="1440" w:left="1440" w:header="720" w:footer="720" w:gutter="0"/>
          <w:cols w:space="720"/>
          <w:titlePg/>
          <w:docGrid w:linePitch="360"/>
        </w:sectPr>
      </w:pPr>
    </w:p>
    <w:p w:rsidR="0065645A" w:rsidRPr="00863F71" w:rsidRDefault="0065645A" w:rsidP="00995288">
      <w:pPr>
        <w:keepNext/>
        <w:keepLines/>
        <w:spacing w:before="200" w:after="0"/>
        <w:outlineLvl w:val="1"/>
        <w:rPr>
          <w:rFonts w:asciiTheme="majorHAnsi" w:eastAsiaTheme="majorEastAsia" w:hAnsiTheme="majorHAnsi" w:cstheme="majorBidi"/>
          <w:b/>
          <w:bCs/>
          <w:sz w:val="26"/>
          <w:szCs w:val="26"/>
        </w:rPr>
      </w:pPr>
    </w:p>
    <w:sectPr w:rsidR="0065645A" w:rsidRPr="00863F71" w:rsidSect="00486F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31D1" w:rsidRDefault="007D31D1" w:rsidP="00A85389">
      <w:pPr>
        <w:spacing w:after="0" w:line="240" w:lineRule="auto"/>
      </w:pPr>
      <w:r>
        <w:separator/>
      </w:r>
    </w:p>
  </w:endnote>
  <w:endnote w:type="continuationSeparator" w:id="0">
    <w:p w:rsidR="007D31D1" w:rsidRDefault="007D31D1" w:rsidP="00A85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alisto MT">
    <w:panose1 w:val="02040603050505030304"/>
    <w:charset w:val="00"/>
    <w:family w:val="auto"/>
    <w:pitch w:val="variable"/>
    <w:sig w:usb0="00000003" w:usb1="00000000" w:usb2="00000000" w:usb3="00000000" w:csb0="00000001" w:csb1="00000000"/>
  </w:font>
  <w:font w:name="Calibri-Bold">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Bodoni MT Condensed">
    <w:altName w:val="Athelas Bold Italic"/>
    <w:charset w:val="00"/>
    <w:family w:val="roman"/>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9F5E1B" w:rsidRDefault="009F5E1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sdt>
    <w:sdtPr>
      <w:id w:val="-1797051329"/>
      <w:docPartObj>
        <w:docPartGallery w:val="Page Numbers (Bottom of Page)"/>
        <w:docPartUnique/>
      </w:docPartObj>
    </w:sdtPr>
    <w:sdtEndPr>
      <w:rPr>
        <w:noProof/>
      </w:rPr>
    </w:sdtEndPr>
    <w:sdtContent>
      <w:p w:rsidR="0065645A" w:rsidRDefault="0065645A">
        <w:pPr>
          <w:pStyle w:val="Footer"/>
          <w:jc w:val="right"/>
        </w:pPr>
        <w:r>
          <w:fldChar w:fldCharType="begin"/>
        </w:r>
        <w:r>
          <w:instrText xml:space="preserve"> PAGE   \* MERGEFORMAT </w:instrText>
        </w:r>
        <w:r>
          <w:fldChar w:fldCharType="separate"/>
        </w:r>
        <w:r w:rsidR="00017F89">
          <w:rPr>
            <w:noProof/>
          </w:rPr>
          <w:t>1</w:t>
        </w:r>
        <w:r>
          <w:rPr>
            <w:noProof/>
          </w:rPr>
          <w:fldChar w:fldCharType="end"/>
        </w:r>
      </w:p>
    </w:sdtContent>
  </w:sdt>
  <w:p w:rsidR="0065645A" w:rsidRDefault="0065645A">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65645A" w:rsidRDefault="0065645A">
    <w:pPr>
      <w:pStyle w:val="Footer"/>
      <w:jc w:val="right"/>
    </w:pPr>
  </w:p>
  <w:p w:rsidR="0065645A" w:rsidRDefault="0065645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31D1" w:rsidRDefault="007D31D1" w:rsidP="00A85389">
      <w:pPr>
        <w:spacing w:after="0" w:line="240" w:lineRule="auto"/>
      </w:pPr>
      <w:r>
        <w:separator/>
      </w:r>
    </w:p>
  </w:footnote>
  <w:footnote w:type="continuationSeparator" w:id="0">
    <w:p w:rsidR="007D31D1" w:rsidRDefault="007D31D1" w:rsidP="00A85389">
      <w:pPr>
        <w:spacing w:after="0" w:line="240" w:lineRule="auto"/>
      </w:pPr>
      <w:r>
        <w:continuationSeparator/>
      </w:r>
    </w:p>
  </w:footnote>
  <w:footnote w:id="1">
    <w:p w:rsidR="0065645A" w:rsidRPr="00EB61E4" w:rsidRDefault="0065645A" w:rsidP="00AE42DF">
      <w:pPr>
        <w:pStyle w:val="FootnoteText"/>
        <w:rPr>
          <w:sz w:val="14"/>
          <w:szCs w:val="16"/>
        </w:rPr>
      </w:pPr>
      <w:r w:rsidRPr="00EB61E4">
        <w:rPr>
          <w:rStyle w:val="FootnoteReference"/>
          <w:sz w:val="14"/>
          <w:szCs w:val="16"/>
        </w:rPr>
        <w:footnoteRef/>
      </w:r>
      <w:r w:rsidRPr="00EB61E4">
        <w:rPr>
          <w:sz w:val="14"/>
          <w:szCs w:val="16"/>
        </w:rPr>
        <w:t xml:space="preserve"> </w:t>
      </w:r>
      <w:r w:rsidRPr="005C4E82">
        <w:rPr>
          <w:sz w:val="16"/>
          <w:szCs w:val="16"/>
        </w:rPr>
        <w:t>Reducing Emissions from Deforestation and Forest Degradation</w:t>
      </w:r>
    </w:p>
  </w:footnote>
  <w:footnote w:id="2">
    <w:p w:rsidR="0065645A" w:rsidRPr="005C4E82" w:rsidRDefault="0065645A" w:rsidP="00AE42DF">
      <w:pPr>
        <w:pStyle w:val="FootnoteText"/>
        <w:rPr>
          <w:sz w:val="16"/>
          <w:szCs w:val="16"/>
        </w:rPr>
      </w:pPr>
      <w:r w:rsidRPr="00F61216">
        <w:rPr>
          <w:rStyle w:val="FootnoteReference"/>
          <w:sz w:val="16"/>
        </w:rPr>
        <w:footnoteRef/>
      </w:r>
      <w:r w:rsidRPr="00F61216">
        <w:rPr>
          <w:sz w:val="16"/>
        </w:rPr>
        <w:t xml:space="preserve"> </w:t>
      </w:r>
      <w:r w:rsidRPr="005C4E82">
        <w:rPr>
          <w:sz w:val="16"/>
          <w:szCs w:val="16"/>
        </w:rPr>
        <w:t>Consistent with I</w:t>
      </w:r>
      <w:r>
        <w:rPr>
          <w:sz w:val="16"/>
          <w:szCs w:val="16"/>
        </w:rPr>
        <w:t xml:space="preserve">ntegrated </w:t>
      </w:r>
      <w:r w:rsidRPr="005C4E82">
        <w:rPr>
          <w:sz w:val="16"/>
          <w:szCs w:val="16"/>
        </w:rPr>
        <w:t>L</w:t>
      </w:r>
      <w:r>
        <w:rPr>
          <w:sz w:val="16"/>
          <w:szCs w:val="16"/>
        </w:rPr>
        <w:t xml:space="preserve">and </w:t>
      </w:r>
      <w:r w:rsidRPr="005C4E82">
        <w:rPr>
          <w:sz w:val="16"/>
          <w:szCs w:val="16"/>
        </w:rPr>
        <w:t>U</w:t>
      </w:r>
      <w:r>
        <w:rPr>
          <w:sz w:val="16"/>
          <w:szCs w:val="16"/>
        </w:rPr>
        <w:t xml:space="preserve">se </w:t>
      </w:r>
      <w:r w:rsidRPr="005C4E82">
        <w:rPr>
          <w:sz w:val="16"/>
          <w:szCs w:val="16"/>
        </w:rPr>
        <w:t>A</w:t>
      </w:r>
      <w:r>
        <w:rPr>
          <w:sz w:val="16"/>
          <w:szCs w:val="16"/>
        </w:rPr>
        <w:t>ssessments</w:t>
      </w:r>
      <w:r w:rsidRPr="005C4E82">
        <w:rPr>
          <w:sz w:val="16"/>
          <w:szCs w:val="16"/>
        </w:rPr>
        <w:t xml:space="preserve"> II objectives</w:t>
      </w:r>
    </w:p>
  </w:footnote>
  <w:footnote w:id="3">
    <w:p w:rsidR="0065645A" w:rsidRPr="005C4E82" w:rsidRDefault="0065645A" w:rsidP="00AE42DF">
      <w:pPr>
        <w:pStyle w:val="FootnoteText"/>
        <w:rPr>
          <w:sz w:val="16"/>
          <w:szCs w:val="16"/>
        </w:rPr>
      </w:pPr>
      <w:r w:rsidRPr="005C4E82">
        <w:rPr>
          <w:rStyle w:val="FootnoteReference"/>
          <w:sz w:val="16"/>
          <w:szCs w:val="16"/>
        </w:rPr>
        <w:footnoteRef/>
      </w:r>
      <w:r w:rsidRPr="005C4E82">
        <w:rPr>
          <w:sz w:val="16"/>
          <w:szCs w:val="16"/>
        </w:rPr>
        <w:t xml:space="preserve"> These arose from the stakeholder consultations held in January 2013 (see report no….Moombe </w:t>
      </w:r>
      <w:r w:rsidRPr="005C4E82">
        <w:rPr>
          <w:i/>
          <w:sz w:val="16"/>
          <w:szCs w:val="16"/>
        </w:rPr>
        <w:t>et al</w:t>
      </w:r>
      <w:r w:rsidRPr="005C4E82">
        <w:rPr>
          <w:sz w:val="16"/>
          <w:szCs w:val="16"/>
        </w:rPr>
        <w:t>., 2013)</w:t>
      </w:r>
    </w:p>
  </w:footnote>
  <w:footnote w:id="4">
    <w:p w:rsidR="0065645A" w:rsidRPr="005C4E82" w:rsidRDefault="0065645A" w:rsidP="00AE42DF">
      <w:pPr>
        <w:pStyle w:val="FootnoteText"/>
        <w:rPr>
          <w:sz w:val="16"/>
          <w:szCs w:val="16"/>
        </w:rPr>
      </w:pPr>
      <w:r>
        <w:rPr>
          <w:rStyle w:val="FootnoteReference"/>
        </w:rPr>
        <w:footnoteRef/>
      </w:r>
      <w:r>
        <w:t xml:space="preserve"> </w:t>
      </w:r>
      <w:r w:rsidRPr="005C4E82">
        <w:rPr>
          <w:sz w:val="16"/>
          <w:szCs w:val="16"/>
        </w:rPr>
        <w:t xml:space="preserve">This corresponds with </w:t>
      </w:r>
      <w:r w:rsidRPr="005C4E82">
        <w:rPr>
          <w:rFonts w:eastAsia="Times New Roman" w:cs="Times New Roman"/>
          <w:sz w:val="16"/>
          <w:szCs w:val="16"/>
        </w:rPr>
        <w:t>Section 5 in FLES</w:t>
      </w:r>
    </w:p>
  </w:footnote>
  <w:footnote w:id="5">
    <w:p w:rsidR="0065645A" w:rsidRDefault="0065645A" w:rsidP="00AE42DF">
      <w:pPr>
        <w:pStyle w:val="FootnoteText"/>
      </w:pPr>
      <w:r w:rsidRPr="005C4E82">
        <w:rPr>
          <w:rStyle w:val="FootnoteReference"/>
          <w:sz w:val="16"/>
          <w:szCs w:val="16"/>
        </w:rPr>
        <w:footnoteRef/>
      </w:r>
      <w:r w:rsidRPr="005C4E82">
        <w:rPr>
          <w:sz w:val="16"/>
          <w:szCs w:val="16"/>
        </w:rPr>
        <w:t xml:space="preserve"> This corresponds with </w:t>
      </w:r>
      <w:r w:rsidRPr="005C4E82">
        <w:rPr>
          <w:rFonts w:eastAsia="Times New Roman" w:cs="Times New Roman"/>
          <w:sz w:val="16"/>
          <w:szCs w:val="16"/>
        </w:rPr>
        <w:t>Section 7 in FLES</w:t>
      </w:r>
    </w:p>
  </w:footnote>
  <w:footnote w:id="6">
    <w:p w:rsidR="0065645A" w:rsidRPr="00466A98" w:rsidRDefault="0065645A">
      <w:pPr>
        <w:pStyle w:val="FootnoteText"/>
        <w:rPr>
          <w:sz w:val="18"/>
          <w:szCs w:val="18"/>
        </w:rPr>
      </w:pPr>
      <w:r>
        <w:rPr>
          <w:rStyle w:val="FootnoteReference"/>
        </w:rPr>
        <w:footnoteRef/>
      </w:r>
      <w:r>
        <w:t xml:space="preserve"> </w:t>
      </w:r>
      <w:r w:rsidRPr="00466A98">
        <w:rPr>
          <w:sz w:val="18"/>
          <w:szCs w:val="18"/>
        </w:rPr>
        <w:t>This questionnaire was obtained from CIFOR’s research tools for the REDD comparative study</w:t>
      </w:r>
    </w:p>
  </w:footnote>
  <w:footnote w:id="7">
    <w:p w:rsidR="0065645A" w:rsidRPr="00466A98" w:rsidRDefault="0065645A">
      <w:pPr>
        <w:pStyle w:val="FootnoteText"/>
        <w:rPr>
          <w:sz w:val="18"/>
          <w:szCs w:val="18"/>
        </w:rPr>
      </w:pPr>
      <w:r w:rsidRPr="00466A98">
        <w:rPr>
          <w:rStyle w:val="FootnoteReference"/>
          <w:sz w:val="18"/>
          <w:szCs w:val="18"/>
        </w:rPr>
        <w:footnoteRef/>
      </w:r>
      <w:r w:rsidRPr="00466A98">
        <w:rPr>
          <w:sz w:val="18"/>
          <w:szCs w:val="18"/>
        </w:rPr>
        <w:t xml:space="preserve"> This questionnaire was adapted from CIFOR’s PEN projects</w:t>
      </w:r>
    </w:p>
  </w:footnote>
  <w:footnote w:id="8">
    <w:p w:rsidR="0065645A" w:rsidRDefault="0065645A">
      <w:pPr>
        <w:pStyle w:val="FootnoteText"/>
      </w:pPr>
      <w:r>
        <w:rPr>
          <w:rStyle w:val="FootnoteReference"/>
        </w:rPr>
        <w:footnoteRef/>
      </w:r>
      <w:r>
        <w:t xml:space="preserve"> </w:t>
      </w:r>
      <w:r w:rsidRPr="00BA7BD5">
        <w:rPr>
          <w:sz w:val="16"/>
          <w:szCs w:val="16"/>
        </w:rPr>
        <w:t>Forest Livelihood and Economic Survey</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9F5E1B" w:rsidRDefault="009F5E1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65645A" w:rsidRDefault="00017F89">
    <w:pPr>
      <w:pStyle w:val="Header"/>
    </w:pPr>
    <w:sdt>
      <w:sdtPr>
        <w:id w:val="-171954683"/>
        <w:docPartObj>
          <w:docPartGallery w:val="Watermarks"/>
          <w:docPartUnique/>
        </w:docPartObj>
      </w:sdtPr>
      <w:sdtEndPr/>
      <w:sdtContent>
        <w:r>
          <w:rPr>
            <w:noProof/>
            <w:lang w:eastAsia="zh-TW"/>
          </w:rPr>
          <w:pict>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00286" o:spid="_x0000_s2049" type="#_x0000_t136" style="position:absolute;margin-left:0;margin-top:0;width:479.85pt;height:179.95pt;rotation:315;z-index:-251658752;mso-position-horizontal:center;mso-position-horizontal-relative:margin;mso-position-vertical:center;mso-position-vertical-relative:margin" o:allowincell="f" fillcolor="silver" stroked="f">
              <v:fill opacity=".5"/>
              <v:textpath style="font-family:&quot;Calibri&quot;;font-size:1pt" string="Final DRAFT"/>
              <w10:wrap anchorx="margin" anchory="margin"/>
            </v:shape>
          </w:pict>
        </w:r>
      </w:sdtContent>
    </w:sdt>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9F5E1B" w:rsidRDefault="009F5E1B">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9F5E1B" w:rsidRDefault="009F5E1B">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9F5E1B" w:rsidRDefault="009F5E1B">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65645A" w:rsidRPr="00E94C02" w:rsidRDefault="0065645A" w:rsidP="00327068">
    <w:pPr>
      <w:pStyle w:val="Header"/>
      <w:rPr>
        <w:rFonts w:ascii="Bodoni MT Condensed" w:hAnsi="Bodoni MT Condensed"/>
        <w:i/>
        <w:sz w:val="20"/>
        <w:szCs w:val="20"/>
      </w:rPr>
    </w:pPr>
  </w:p>
  <w:p w:rsidR="0065645A" w:rsidRDefault="0065645A">
    <w:pPr>
      <w:pStyle w:val="Header"/>
    </w:pPr>
  </w:p>
  <w:p w:rsidR="0065645A" w:rsidRDefault="0065645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4E8C"/>
    <w:multiLevelType w:val="hybridMultilevel"/>
    <w:tmpl w:val="13E2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1808FC"/>
    <w:multiLevelType w:val="hybridMultilevel"/>
    <w:tmpl w:val="58B0BE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6A4A0B"/>
    <w:multiLevelType w:val="hybridMultilevel"/>
    <w:tmpl w:val="7CB47F6A"/>
    <w:lvl w:ilvl="0" w:tplc="674AE43E">
      <w:start w:val="1"/>
      <w:numFmt w:val="decimal"/>
      <w:lvlText w:val="%1."/>
      <w:lvlJc w:val="left"/>
      <w:pPr>
        <w:ind w:left="360" w:hanging="360"/>
      </w:pPr>
      <w:rPr>
        <w:rFonts w:hint="default"/>
        <w:i w:val="0"/>
        <w:sz w:val="18"/>
        <w:szCs w:val="18"/>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nsid w:val="071443CF"/>
    <w:multiLevelType w:val="hybridMultilevel"/>
    <w:tmpl w:val="6F4087C2"/>
    <w:lvl w:ilvl="0" w:tplc="9BD25680">
      <w:start w:val="1"/>
      <w:numFmt w:val="decimal"/>
      <w:lvlText w:val="%1."/>
      <w:lvlJc w:val="left"/>
      <w:pPr>
        <w:tabs>
          <w:tab w:val="num" w:pos="360"/>
        </w:tabs>
        <w:ind w:left="360" w:hanging="360"/>
      </w:pPr>
      <w:rPr>
        <w:b/>
      </w:rPr>
    </w:lvl>
    <w:lvl w:ilvl="1" w:tplc="9F364FF0">
      <w:start w:val="1"/>
      <w:numFmt w:val="decimal"/>
      <w:lvlText w:val="%2."/>
      <w:lvlJc w:val="left"/>
      <w:pPr>
        <w:tabs>
          <w:tab w:val="num" w:pos="1080"/>
        </w:tabs>
        <w:ind w:left="1080" w:hanging="360"/>
      </w:pPr>
      <w:rPr>
        <w:rFonts w:hint="default"/>
        <w:i w:val="0"/>
        <w:sz w:val="22"/>
        <w:szCs w:val="22"/>
      </w:rPr>
    </w:lvl>
    <w:lvl w:ilvl="2" w:tplc="0409001B" w:tentative="1">
      <w:start w:val="1"/>
      <w:numFmt w:val="lowerRoman"/>
      <w:lvlText w:val="%3."/>
      <w:lvlJc w:val="right"/>
      <w:pPr>
        <w:tabs>
          <w:tab w:val="num" w:pos="1800"/>
        </w:tabs>
        <w:ind w:left="1800" w:hanging="180"/>
      </w:pPr>
    </w:lvl>
    <w:lvl w:ilvl="3" w:tplc="A774BC38">
      <w:start w:val="1"/>
      <w:numFmt w:val="decimal"/>
      <w:lvlText w:val="%4."/>
      <w:lvlJc w:val="left"/>
      <w:pPr>
        <w:tabs>
          <w:tab w:val="num" w:pos="2520"/>
        </w:tabs>
        <w:ind w:left="2520" w:hanging="360"/>
      </w:pPr>
      <w:rPr>
        <w:sz w:val="22"/>
        <w:szCs w:val="22"/>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17D26E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nsid w:val="121731BC"/>
    <w:multiLevelType w:val="hybridMultilevel"/>
    <w:tmpl w:val="B734C1FA"/>
    <w:lvl w:ilvl="0" w:tplc="2E6C5EEA">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6">
    <w:nsid w:val="153839F3"/>
    <w:multiLevelType w:val="hybridMultilevel"/>
    <w:tmpl w:val="CA48A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5DF49C1"/>
    <w:multiLevelType w:val="hybridMultilevel"/>
    <w:tmpl w:val="B734C1FA"/>
    <w:lvl w:ilvl="0" w:tplc="2E6C5EEA">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8">
    <w:nsid w:val="162134DD"/>
    <w:multiLevelType w:val="hybridMultilevel"/>
    <w:tmpl w:val="089A62F8"/>
    <w:lvl w:ilvl="0" w:tplc="9BD25680">
      <w:start w:val="1"/>
      <w:numFmt w:val="decimal"/>
      <w:lvlText w:val="%1."/>
      <w:lvlJc w:val="left"/>
      <w:pPr>
        <w:tabs>
          <w:tab w:val="num" w:pos="360"/>
        </w:tabs>
        <w:ind w:left="360" w:hanging="360"/>
      </w:pPr>
      <w:rPr>
        <w:b/>
      </w:rPr>
    </w:lvl>
    <w:lvl w:ilvl="1" w:tplc="9F364FF0">
      <w:start w:val="1"/>
      <w:numFmt w:val="decimal"/>
      <w:lvlText w:val="%2."/>
      <w:lvlJc w:val="left"/>
      <w:pPr>
        <w:tabs>
          <w:tab w:val="num" w:pos="1080"/>
        </w:tabs>
        <w:ind w:left="1080" w:hanging="360"/>
      </w:pPr>
      <w:rPr>
        <w:rFonts w:hint="default"/>
        <w:i w:val="0"/>
        <w:sz w:val="22"/>
        <w:szCs w:val="22"/>
      </w:rPr>
    </w:lvl>
    <w:lvl w:ilvl="2" w:tplc="0409001B" w:tentative="1">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16754712"/>
    <w:multiLevelType w:val="hybridMultilevel"/>
    <w:tmpl w:val="B734C1FA"/>
    <w:lvl w:ilvl="0" w:tplc="2E6C5EEA">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10">
    <w:nsid w:val="1DAB5A08"/>
    <w:multiLevelType w:val="hybridMultilevel"/>
    <w:tmpl w:val="B734C1FA"/>
    <w:lvl w:ilvl="0" w:tplc="2E6C5EEA">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11">
    <w:nsid w:val="20422B0D"/>
    <w:multiLevelType w:val="hybridMultilevel"/>
    <w:tmpl w:val="72B62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5564AE"/>
    <w:multiLevelType w:val="hybridMultilevel"/>
    <w:tmpl w:val="7E1A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FB1FB2"/>
    <w:multiLevelType w:val="hybridMultilevel"/>
    <w:tmpl w:val="605AE936"/>
    <w:lvl w:ilvl="0" w:tplc="9EA836D8">
      <w:start w:val="1"/>
      <w:numFmt w:val="decimal"/>
      <w:lvlText w:val="%1."/>
      <w:lvlJc w:val="left"/>
      <w:pPr>
        <w:tabs>
          <w:tab w:val="num" w:pos="360"/>
        </w:tabs>
        <w:ind w:left="360" w:hanging="360"/>
      </w:pPr>
      <w:rPr>
        <w:rFonts w:hint="default"/>
        <w:i w:val="0"/>
      </w:rPr>
    </w:lvl>
    <w:lvl w:ilvl="1" w:tplc="1350552E">
      <w:start w:val="2"/>
      <w:numFmt w:val="decimal"/>
      <w:lvlText w:val="%2."/>
      <w:lvlJc w:val="left"/>
      <w:pPr>
        <w:tabs>
          <w:tab w:val="num" w:pos="1440"/>
        </w:tabs>
        <w:ind w:left="1440" w:hanging="360"/>
      </w:pPr>
      <w:rPr>
        <w:rFonts w:hint="default"/>
      </w:r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14">
    <w:nsid w:val="26107200"/>
    <w:multiLevelType w:val="hybridMultilevel"/>
    <w:tmpl w:val="785CDA0A"/>
    <w:lvl w:ilvl="0" w:tplc="08090019">
      <w:start w:val="1"/>
      <w:numFmt w:val="lowerLetter"/>
      <w:lvlText w:val="%1."/>
      <w:lvlJc w:val="left"/>
      <w:pPr>
        <w:ind w:left="1637"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nsid w:val="273D0272"/>
    <w:multiLevelType w:val="hybridMultilevel"/>
    <w:tmpl w:val="DE867DCA"/>
    <w:lvl w:ilvl="0" w:tplc="0809000F">
      <w:start w:val="1"/>
      <w:numFmt w:val="decimal"/>
      <w:lvlText w:val="%1."/>
      <w:lvlJc w:val="left"/>
      <w:pPr>
        <w:ind w:left="36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3E4EB772">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nsid w:val="2C99289F"/>
    <w:multiLevelType w:val="hybridMultilevel"/>
    <w:tmpl w:val="E88AB8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6711F5"/>
    <w:multiLevelType w:val="hybridMultilevel"/>
    <w:tmpl w:val="1638E5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260070"/>
    <w:multiLevelType w:val="hybridMultilevel"/>
    <w:tmpl w:val="2800E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5674D3"/>
    <w:multiLevelType w:val="hybridMultilevel"/>
    <w:tmpl w:val="A01260BC"/>
    <w:lvl w:ilvl="0" w:tplc="08090019">
      <w:start w:val="1"/>
      <w:numFmt w:val="lowerLetter"/>
      <w:lvlText w:val="%1."/>
      <w:lvlJc w:val="left"/>
      <w:pPr>
        <w:ind w:left="360"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nsid w:val="38456618"/>
    <w:multiLevelType w:val="hybridMultilevel"/>
    <w:tmpl w:val="C41855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3CB1000B"/>
    <w:multiLevelType w:val="hybridMultilevel"/>
    <w:tmpl w:val="B0CC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96014E"/>
    <w:multiLevelType w:val="hybridMultilevel"/>
    <w:tmpl w:val="905CC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50545E"/>
    <w:multiLevelType w:val="hybridMultilevel"/>
    <w:tmpl w:val="E7F40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DC4BF2"/>
    <w:multiLevelType w:val="hybridMultilevel"/>
    <w:tmpl w:val="8780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40526BE"/>
    <w:multiLevelType w:val="hybridMultilevel"/>
    <w:tmpl w:val="345AB89A"/>
    <w:lvl w:ilvl="0" w:tplc="8CD2DD2C">
      <w:start w:val="1"/>
      <w:numFmt w:val="decimal"/>
      <w:lvlText w:val="%1."/>
      <w:lvlJc w:val="left"/>
      <w:pPr>
        <w:ind w:left="720" w:hanging="360"/>
      </w:pPr>
      <w:rPr>
        <w:rFonts w:cs="Times New Roman"/>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49034DF3"/>
    <w:multiLevelType w:val="hybridMultilevel"/>
    <w:tmpl w:val="3C76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5E306D"/>
    <w:multiLevelType w:val="hybridMultilevel"/>
    <w:tmpl w:val="0F323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B0F4E2A"/>
    <w:multiLevelType w:val="hybridMultilevel"/>
    <w:tmpl w:val="EDCE9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0021485"/>
    <w:multiLevelType w:val="hybridMultilevel"/>
    <w:tmpl w:val="B7860FF0"/>
    <w:lvl w:ilvl="0" w:tplc="BC36F68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71562E"/>
    <w:multiLevelType w:val="multilevel"/>
    <w:tmpl w:val="B76ACC9A"/>
    <w:lvl w:ilvl="0">
      <w:start w:val="5"/>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nsid w:val="56530162"/>
    <w:multiLevelType w:val="hybridMultilevel"/>
    <w:tmpl w:val="41D027AA"/>
    <w:lvl w:ilvl="0" w:tplc="05CCA2AE">
      <w:start w:val="1"/>
      <w:numFmt w:val="decimal"/>
      <w:lvlText w:val="%1."/>
      <w:lvlJc w:val="left"/>
      <w:pPr>
        <w:ind w:left="342" w:hanging="360"/>
      </w:pPr>
      <w:rPr>
        <w:rFonts w:hint="default"/>
        <w:i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2">
    <w:nsid w:val="576913F2"/>
    <w:multiLevelType w:val="hybridMultilevel"/>
    <w:tmpl w:val="E1EC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9F1D05"/>
    <w:multiLevelType w:val="hybridMultilevel"/>
    <w:tmpl w:val="B8F4133C"/>
    <w:lvl w:ilvl="0" w:tplc="BC36F68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A203E2D"/>
    <w:multiLevelType w:val="hybridMultilevel"/>
    <w:tmpl w:val="0A8C0148"/>
    <w:lvl w:ilvl="0" w:tplc="2E6C5EEA">
      <w:start w:val="1"/>
      <w:numFmt w:val="decimal"/>
      <w:lvlText w:val="%1."/>
      <w:lvlJc w:val="left"/>
      <w:pPr>
        <w:ind w:left="3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F0D31FC"/>
    <w:multiLevelType w:val="hybridMultilevel"/>
    <w:tmpl w:val="A828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8F133E4"/>
    <w:multiLevelType w:val="hybridMultilevel"/>
    <w:tmpl w:val="CCEE5D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nsid w:val="6C414664"/>
    <w:multiLevelType w:val="hybridMultilevel"/>
    <w:tmpl w:val="B114D208"/>
    <w:lvl w:ilvl="0" w:tplc="04090011">
      <w:start w:val="1"/>
      <w:numFmt w:val="decimal"/>
      <w:lvlText w:val="%1)"/>
      <w:lvlJc w:val="left"/>
      <w:pPr>
        <w:ind w:left="360" w:hanging="360"/>
      </w:pPr>
    </w:lvl>
    <w:lvl w:ilvl="1" w:tplc="308E3F56">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E5E6C01"/>
    <w:multiLevelType w:val="hybridMultilevel"/>
    <w:tmpl w:val="B734C1FA"/>
    <w:lvl w:ilvl="0" w:tplc="2E6C5EEA">
      <w:start w:val="1"/>
      <w:numFmt w:val="decimal"/>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39">
    <w:nsid w:val="72AE5B0A"/>
    <w:multiLevelType w:val="hybridMultilevel"/>
    <w:tmpl w:val="BDDE6C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E2020F"/>
    <w:multiLevelType w:val="hybridMultilevel"/>
    <w:tmpl w:val="C436D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8"/>
  </w:num>
  <w:num w:numId="3">
    <w:abstractNumId w:val="7"/>
  </w:num>
  <w:num w:numId="4">
    <w:abstractNumId w:val="1"/>
  </w:num>
  <w:num w:numId="5">
    <w:abstractNumId w:val="27"/>
  </w:num>
  <w:num w:numId="6">
    <w:abstractNumId w:val="37"/>
  </w:num>
  <w:num w:numId="7">
    <w:abstractNumId w:val="28"/>
  </w:num>
  <w:num w:numId="8">
    <w:abstractNumId w:val="6"/>
  </w:num>
  <w:num w:numId="9">
    <w:abstractNumId w:val="22"/>
  </w:num>
  <w:num w:numId="10">
    <w:abstractNumId w:val="24"/>
  </w:num>
  <w:num w:numId="11">
    <w:abstractNumId w:val="35"/>
  </w:num>
  <w:num w:numId="12">
    <w:abstractNumId w:val="12"/>
  </w:num>
  <w:num w:numId="13">
    <w:abstractNumId w:val="39"/>
  </w:num>
  <w:num w:numId="14">
    <w:abstractNumId w:val="16"/>
  </w:num>
  <w:num w:numId="15">
    <w:abstractNumId w:val="32"/>
  </w:num>
  <w:num w:numId="16">
    <w:abstractNumId w:val="17"/>
  </w:num>
  <w:num w:numId="17">
    <w:abstractNumId w:val="21"/>
  </w:num>
  <w:num w:numId="18">
    <w:abstractNumId w:val="23"/>
  </w:num>
  <w:num w:numId="19">
    <w:abstractNumId w:val="31"/>
  </w:num>
  <w:num w:numId="20">
    <w:abstractNumId w:val="15"/>
  </w:num>
  <w:num w:numId="21">
    <w:abstractNumId w:val="3"/>
  </w:num>
  <w:num w:numId="22">
    <w:abstractNumId w:val="13"/>
  </w:num>
  <w:num w:numId="23">
    <w:abstractNumId w:val="25"/>
  </w:num>
  <w:num w:numId="24">
    <w:abstractNumId w:val="2"/>
  </w:num>
  <w:num w:numId="25">
    <w:abstractNumId w:val="4"/>
  </w:num>
  <w:num w:numId="26">
    <w:abstractNumId w:val="14"/>
  </w:num>
  <w:num w:numId="27">
    <w:abstractNumId w:val="19"/>
  </w:num>
  <w:num w:numId="28">
    <w:abstractNumId w:val="0"/>
  </w:num>
  <w:num w:numId="29">
    <w:abstractNumId w:val="40"/>
  </w:num>
  <w:num w:numId="30">
    <w:abstractNumId w:val="8"/>
  </w:num>
  <w:num w:numId="31">
    <w:abstractNumId w:val="33"/>
  </w:num>
  <w:num w:numId="32">
    <w:abstractNumId w:val="10"/>
  </w:num>
  <w:num w:numId="33">
    <w:abstractNumId w:val="9"/>
  </w:num>
  <w:num w:numId="34">
    <w:abstractNumId w:val="34"/>
  </w:num>
  <w:num w:numId="35">
    <w:abstractNumId w:val="29"/>
  </w:num>
  <w:num w:numId="36">
    <w:abstractNumId w:val="26"/>
  </w:num>
  <w:num w:numId="37">
    <w:abstractNumId w:val="11"/>
  </w:num>
  <w:num w:numId="38">
    <w:abstractNumId w:val="18"/>
  </w:num>
  <w:num w:numId="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768"/>
    <w:rsid w:val="000107A4"/>
    <w:rsid w:val="0001134B"/>
    <w:rsid w:val="0001217A"/>
    <w:rsid w:val="00016285"/>
    <w:rsid w:val="00017F89"/>
    <w:rsid w:val="00052504"/>
    <w:rsid w:val="000605C9"/>
    <w:rsid w:val="00063C79"/>
    <w:rsid w:val="00073694"/>
    <w:rsid w:val="000749D5"/>
    <w:rsid w:val="0007796C"/>
    <w:rsid w:val="00085C5E"/>
    <w:rsid w:val="0008782C"/>
    <w:rsid w:val="00096E98"/>
    <w:rsid w:val="000A2D94"/>
    <w:rsid w:val="000A78EF"/>
    <w:rsid w:val="000B0740"/>
    <w:rsid w:val="000B5834"/>
    <w:rsid w:val="000B769F"/>
    <w:rsid w:val="000C66A8"/>
    <w:rsid w:val="000C6B92"/>
    <w:rsid w:val="000D2F8F"/>
    <w:rsid w:val="000D45E6"/>
    <w:rsid w:val="000F05B0"/>
    <w:rsid w:val="000F1664"/>
    <w:rsid w:val="001008AF"/>
    <w:rsid w:val="00107E8F"/>
    <w:rsid w:val="00124EE5"/>
    <w:rsid w:val="00131580"/>
    <w:rsid w:val="001452B6"/>
    <w:rsid w:val="00151E2F"/>
    <w:rsid w:val="00155157"/>
    <w:rsid w:val="00164502"/>
    <w:rsid w:val="0016764A"/>
    <w:rsid w:val="001704C1"/>
    <w:rsid w:val="001814B9"/>
    <w:rsid w:val="001846AB"/>
    <w:rsid w:val="0019768F"/>
    <w:rsid w:val="001B35FA"/>
    <w:rsid w:val="001B4EAE"/>
    <w:rsid w:val="001C01C8"/>
    <w:rsid w:val="001C3A9F"/>
    <w:rsid w:val="001C7175"/>
    <w:rsid w:val="001D2CC6"/>
    <w:rsid w:val="001D6455"/>
    <w:rsid w:val="001D75C3"/>
    <w:rsid w:val="001E1944"/>
    <w:rsid w:val="001E2BC4"/>
    <w:rsid w:val="001E6618"/>
    <w:rsid w:val="001F368B"/>
    <w:rsid w:val="00202EBA"/>
    <w:rsid w:val="00203B04"/>
    <w:rsid w:val="00204A0D"/>
    <w:rsid w:val="0021364C"/>
    <w:rsid w:val="0023137B"/>
    <w:rsid w:val="00235397"/>
    <w:rsid w:val="00245B08"/>
    <w:rsid w:val="00252E98"/>
    <w:rsid w:val="002534DE"/>
    <w:rsid w:val="0025420A"/>
    <w:rsid w:val="0026136B"/>
    <w:rsid w:val="0026772A"/>
    <w:rsid w:val="00273B30"/>
    <w:rsid w:val="002838BA"/>
    <w:rsid w:val="00286A6D"/>
    <w:rsid w:val="002900E5"/>
    <w:rsid w:val="002B30CE"/>
    <w:rsid w:val="002C0342"/>
    <w:rsid w:val="002C6DF8"/>
    <w:rsid w:val="002C79E3"/>
    <w:rsid w:val="002E02EC"/>
    <w:rsid w:val="002E1F6A"/>
    <w:rsid w:val="002E3CCF"/>
    <w:rsid w:val="002E610D"/>
    <w:rsid w:val="002F0094"/>
    <w:rsid w:val="002F2363"/>
    <w:rsid w:val="002F65F5"/>
    <w:rsid w:val="002F6E77"/>
    <w:rsid w:val="003003EC"/>
    <w:rsid w:val="0031127F"/>
    <w:rsid w:val="00313598"/>
    <w:rsid w:val="0032632A"/>
    <w:rsid w:val="00327068"/>
    <w:rsid w:val="00331948"/>
    <w:rsid w:val="00343029"/>
    <w:rsid w:val="00351FC9"/>
    <w:rsid w:val="00355DC4"/>
    <w:rsid w:val="00357334"/>
    <w:rsid w:val="00360FDE"/>
    <w:rsid w:val="00365449"/>
    <w:rsid w:val="00371696"/>
    <w:rsid w:val="00383C01"/>
    <w:rsid w:val="00397B31"/>
    <w:rsid w:val="003A64AE"/>
    <w:rsid w:val="003B31C4"/>
    <w:rsid w:val="003B6322"/>
    <w:rsid w:val="003C1201"/>
    <w:rsid w:val="003D1F26"/>
    <w:rsid w:val="003D2663"/>
    <w:rsid w:val="003D3847"/>
    <w:rsid w:val="003E25AB"/>
    <w:rsid w:val="003E2B52"/>
    <w:rsid w:val="003F0548"/>
    <w:rsid w:val="003F1E86"/>
    <w:rsid w:val="003F37A3"/>
    <w:rsid w:val="003F4D1E"/>
    <w:rsid w:val="003F6815"/>
    <w:rsid w:val="00402115"/>
    <w:rsid w:val="004118BB"/>
    <w:rsid w:val="0041653A"/>
    <w:rsid w:val="00425B21"/>
    <w:rsid w:val="00426487"/>
    <w:rsid w:val="004304A6"/>
    <w:rsid w:val="00437E48"/>
    <w:rsid w:val="00457ECC"/>
    <w:rsid w:val="00466A98"/>
    <w:rsid w:val="00473657"/>
    <w:rsid w:val="00473E12"/>
    <w:rsid w:val="00475F8A"/>
    <w:rsid w:val="004776EC"/>
    <w:rsid w:val="00482A12"/>
    <w:rsid w:val="00483746"/>
    <w:rsid w:val="004868A1"/>
    <w:rsid w:val="00486F24"/>
    <w:rsid w:val="004A13B5"/>
    <w:rsid w:val="004B3FBD"/>
    <w:rsid w:val="004B57A1"/>
    <w:rsid w:val="004D0E7C"/>
    <w:rsid w:val="004D2261"/>
    <w:rsid w:val="004D2CBF"/>
    <w:rsid w:val="004D3305"/>
    <w:rsid w:val="004D6BD8"/>
    <w:rsid w:val="004E0C95"/>
    <w:rsid w:val="004E2AE5"/>
    <w:rsid w:val="005016B1"/>
    <w:rsid w:val="0051207C"/>
    <w:rsid w:val="00527EF3"/>
    <w:rsid w:val="00533CA1"/>
    <w:rsid w:val="005417FD"/>
    <w:rsid w:val="005455C9"/>
    <w:rsid w:val="00546F04"/>
    <w:rsid w:val="0056024D"/>
    <w:rsid w:val="00575535"/>
    <w:rsid w:val="0057597E"/>
    <w:rsid w:val="005826A9"/>
    <w:rsid w:val="00584616"/>
    <w:rsid w:val="00584E19"/>
    <w:rsid w:val="00585455"/>
    <w:rsid w:val="005B3355"/>
    <w:rsid w:val="005B4967"/>
    <w:rsid w:val="005C2E00"/>
    <w:rsid w:val="005C4E82"/>
    <w:rsid w:val="005C7586"/>
    <w:rsid w:val="005D74D6"/>
    <w:rsid w:val="005E4123"/>
    <w:rsid w:val="005F6D17"/>
    <w:rsid w:val="00602133"/>
    <w:rsid w:val="00603373"/>
    <w:rsid w:val="006033DB"/>
    <w:rsid w:val="00607B40"/>
    <w:rsid w:val="006251A3"/>
    <w:rsid w:val="00634C33"/>
    <w:rsid w:val="006379A6"/>
    <w:rsid w:val="00646D29"/>
    <w:rsid w:val="0065645A"/>
    <w:rsid w:val="00662E02"/>
    <w:rsid w:val="00670E21"/>
    <w:rsid w:val="00672B6E"/>
    <w:rsid w:val="00677B1A"/>
    <w:rsid w:val="00683A37"/>
    <w:rsid w:val="00687F3D"/>
    <w:rsid w:val="00690F15"/>
    <w:rsid w:val="0069222D"/>
    <w:rsid w:val="006A6A4D"/>
    <w:rsid w:val="006B07FC"/>
    <w:rsid w:val="006B3DAE"/>
    <w:rsid w:val="006C483E"/>
    <w:rsid w:val="006C6AC3"/>
    <w:rsid w:val="006D1D9D"/>
    <w:rsid w:val="006D6DD8"/>
    <w:rsid w:val="006F0EED"/>
    <w:rsid w:val="00710356"/>
    <w:rsid w:val="007145F8"/>
    <w:rsid w:val="00715B5B"/>
    <w:rsid w:val="00715CA6"/>
    <w:rsid w:val="00721D8D"/>
    <w:rsid w:val="007314C0"/>
    <w:rsid w:val="007331D3"/>
    <w:rsid w:val="0074423C"/>
    <w:rsid w:val="00744DCB"/>
    <w:rsid w:val="00751750"/>
    <w:rsid w:val="0075375A"/>
    <w:rsid w:val="00754818"/>
    <w:rsid w:val="00757F98"/>
    <w:rsid w:val="00761EDD"/>
    <w:rsid w:val="00764494"/>
    <w:rsid w:val="00767627"/>
    <w:rsid w:val="007755E6"/>
    <w:rsid w:val="00792D69"/>
    <w:rsid w:val="007965E1"/>
    <w:rsid w:val="007A108C"/>
    <w:rsid w:val="007A4B5E"/>
    <w:rsid w:val="007B232B"/>
    <w:rsid w:val="007D31D1"/>
    <w:rsid w:val="007D58E0"/>
    <w:rsid w:val="007D766D"/>
    <w:rsid w:val="007E1C19"/>
    <w:rsid w:val="007E46CE"/>
    <w:rsid w:val="00811760"/>
    <w:rsid w:val="008120B1"/>
    <w:rsid w:val="008230C7"/>
    <w:rsid w:val="008272A5"/>
    <w:rsid w:val="00827C68"/>
    <w:rsid w:val="00830794"/>
    <w:rsid w:val="00831E0A"/>
    <w:rsid w:val="00850AC2"/>
    <w:rsid w:val="00853FD1"/>
    <w:rsid w:val="0085571A"/>
    <w:rsid w:val="00862377"/>
    <w:rsid w:val="00863F71"/>
    <w:rsid w:val="0087451C"/>
    <w:rsid w:val="008779B8"/>
    <w:rsid w:val="00881B11"/>
    <w:rsid w:val="00892A2D"/>
    <w:rsid w:val="008A5D73"/>
    <w:rsid w:val="008B048A"/>
    <w:rsid w:val="008B2193"/>
    <w:rsid w:val="008E08B2"/>
    <w:rsid w:val="008E7C96"/>
    <w:rsid w:val="008F7331"/>
    <w:rsid w:val="00916B68"/>
    <w:rsid w:val="00921837"/>
    <w:rsid w:val="009327CE"/>
    <w:rsid w:val="00940AD5"/>
    <w:rsid w:val="00945CF1"/>
    <w:rsid w:val="00947359"/>
    <w:rsid w:val="00947B32"/>
    <w:rsid w:val="00947EA8"/>
    <w:rsid w:val="00971B10"/>
    <w:rsid w:val="009915D8"/>
    <w:rsid w:val="00995288"/>
    <w:rsid w:val="009963BD"/>
    <w:rsid w:val="009A5881"/>
    <w:rsid w:val="009B4CD0"/>
    <w:rsid w:val="009E37AB"/>
    <w:rsid w:val="009F5E1B"/>
    <w:rsid w:val="00A01945"/>
    <w:rsid w:val="00A05A89"/>
    <w:rsid w:val="00A10C45"/>
    <w:rsid w:val="00A160C0"/>
    <w:rsid w:val="00A210AE"/>
    <w:rsid w:val="00A223E9"/>
    <w:rsid w:val="00A47911"/>
    <w:rsid w:val="00A56033"/>
    <w:rsid w:val="00A57768"/>
    <w:rsid w:val="00A632E7"/>
    <w:rsid w:val="00A7342D"/>
    <w:rsid w:val="00A81EF4"/>
    <w:rsid w:val="00A85389"/>
    <w:rsid w:val="00A95214"/>
    <w:rsid w:val="00AA4B3D"/>
    <w:rsid w:val="00AA665F"/>
    <w:rsid w:val="00AB1075"/>
    <w:rsid w:val="00AC6339"/>
    <w:rsid w:val="00AD3FC2"/>
    <w:rsid w:val="00AD7214"/>
    <w:rsid w:val="00AE2966"/>
    <w:rsid w:val="00AE42DF"/>
    <w:rsid w:val="00AF2DF1"/>
    <w:rsid w:val="00AF7CEB"/>
    <w:rsid w:val="00B02E4C"/>
    <w:rsid w:val="00B046F0"/>
    <w:rsid w:val="00B04F7D"/>
    <w:rsid w:val="00B101B5"/>
    <w:rsid w:val="00B11DCA"/>
    <w:rsid w:val="00B131F2"/>
    <w:rsid w:val="00B15328"/>
    <w:rsid w:val="00B31F19"/>
    <w:rsid w:val="00B41704"/>
    <w:rsid w:val="00B51495"/>
    <w:rsid w:val="00B5425C"/>
    <w:rsid w:val="00B66542"/>
    <w:rsid w:val="00B73F3F"/>
    <w:rsid w:val="00B92CDF"/>
    <w:rsid w:val="00B9552D"/>
    <w:rsid w:val="00B96336"/>
    <w:rsid w:val="00B97495"/>
    <w:rsid w:val="00B978A2"/>
    <w:rsid w:val="00BA7BD5"/>
    <w:rsid w:val="00BA7E48"/>
    <w:rsid w:val="00BB070D"/>
    <w:rsid w:val="00BB31A7"/>
    <w:rsid w:val="00BB744B"/>
    <w:rsid w:val="00BC23A0"/>
    <w:rsid w:val="00BD1512"/>
    <w:rsid w:val="00BD1E11"/>
    <w:rsid w:val="00BD3339"/>
    <w:rsid w:val="00BD61A9"/>
    <w:rsid w:val="00BE4ACE"/>
    <w:rsid w:val="00BF78BC"/>
    <w:rsid w:val="00BF7CC0"/>
    <w:rsid w:val="00C0066A"/>
    <w:rsid w:val="00C14E6D"/>
    <w:rsid w:val="00C212A4"/>
    <w:rsid w:val="00C22E9E"/>
    <w:rsid w:val="00C2456C"/>
    <w:rsid w:val="00C25EDA"/>
    <w:rsid w:val="00C32AEA"/>
    <w:rsid w:val="00C34939"/>
    <w:rsid w:val="00C4066C"/>
    <w:rsid w:val="00C46C5C"/>
    <w:rsid w:val="00C654B2"/>
    <w:rsid w:val="00C70933"/>
    <w:rsid w:val="00C74B00"/>
    <w:rsid w:val="00C8220B"/>
    <w:rsid w:val="00C82DB4"/>
    <w:rsid w:val="00C84E5B"/>
    <w:rsid w:val="00C84F4C"/>
    <w:rsid w:val="00C856E9"/>
    <w:rsid w:val="00C93D50"/>
    <w:rsid w:val="00CC5269"/>
    <w:rsid w:val="00CC6BE4"/>
    <w:rsid w:val="00CD045E"/>
    <w:rsid w:val="00CE3722"/>
    <w:rsid w:val="00CF0869"/>
    <w:rsid w:val="00CF1354"/>
    <w:rsid w:val="00CF20B5"/>
    <w:rsid w:val="00CF5CFD"/>
    <w:rsid w:val="00D14E5D"/>
    <w:rsid w:val="00D16C42"/>
    <w:rsid w:val="00D22C85"/>
    <w:rsid w:val="00D30523"/>
    <w:rsid w:val="00D354B5"/>
    <w:rsid w:val="00D448F0"/>
    <w:rsid w:val="00D44C86"/>
    <w:rsid w:val="00D50E51"/>
    <w:rsid w:val="00D51046"/>
    <w:rsid w:val="00D70E2F"/>
    <w:rsid w:val="00D76FB0"/>
    <w:rsid w:val="00D85999"/>
    <w:rsid w:val="00D9280E"/>
    <w:rsid w:val="00D959F9"/>
    <w:rsid w:val="00D97050"/>
    <w:rsid w:val="00DA00BC"/>
    <w:rsid w:val="00DA4394"/>
    <w:rsid w:val="00DA6485"/>
    <w:rsid w:val="00DD0727"/>
    <w:rsid w:val="00DD4A34"/>
    <w:rsid w:val="00DD59D0"/>
    <w:rsid w:val="00DE0A31"/>
    <w:rsid w:val="00DE56B6"/>
    <w:rsid w:val="00DF45C1"/>
    <w:rsid w:val="00DF5D94"/>
    <w:rsid w:val="00E00FD8"/>
    <w:rsid w:val="00E01515"/>
    <w:rsid w:val="00E01622"/>
    <w:rsid w:val="00E03546"/>
    <w:rsid w:val="00E11821"/>
    <w:rsid w:val="00E13168"/>
    <w:rsid w:val="00E232A8"/>
    <w:rsid w:val="00E269B1"/>
    <w:rsid w:val="00E67DE9"/>
    <w:rsid w:val="00E819EF"/>
    <w:rsid w:val="00E8469B"/>
    <w:rsid w:val="00E87757"/>
    <w:rsid w:val="00E90F79"/>
    <w:rsid w:val="00E96817"/>
    <w:rsid w:val="00EB3605"/>
    <w:rsid w:val="00EB363A"/>
    <w:rsid w:val="00EB77F1"/>
    <w:rsid w:val="00EC14CF"/>
    <w:rsid w:val="00ED09B2"/>
    <w:rsid w:val="00ED0B8D"/>
    <w:rsid w:val="00EE2C21"/>
    <w:rsid w:val="00EE6899"/>
    <w:rsid w:val="00EF0DF3"/>
    <w:rsid w:val="00EF52F2"/>
    <w:rsid w:val="00F03AFA"/>
    <w:rsid w:val="00F26171"/>
    <w:rsid w:val="00F31963"/>
    <w:rsid w:val="00F53553"/>
    <w:rsid w:val="00F613CF"/>
    <w:rsid w:val="00F74A3B"/>
    <w:rsid w:val="00F80E9D"/>
    <w:rsid w:val="00F83063"/>
    <w:rsid w:val="00F84FBE"/>
    <w:rsid w:val="00F960AC"/>
    <w:rsid w:val="00FA0327"/>
    <w:rsid w:val="00FA6F36"/>
    <w:rsid w:val="00FB648B"/>
    <w:rsid w:val="00FB6732"/>
    <w:rsid w:val="00FB72AD"/>
    <w:rsid w:val="00FE70DE"/>
    <w:rsid w:val="00FE72C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25C"/>
  </w:style>
  <w:style w:type="paragraph" w:styleId="Heading1">
    <w:name w:val="heading 1"/>
    <w:basedOn w:val="Normal"/>
    <w:next w:val="Normal"/>
    <w:link w:val="Heading1Char"/>
    <w:uiPriority w:val="9"/>
    <w:qFormat/>
    <w:rsid w:val="00A853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853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538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77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A57768"/>
    <w:pPr>
      <w:ind w:left="720"/>
      <w:contextualSpacing/>
    </w:pPr>
  </w:style>
  <w:style w:type="paragraph" w:styleId="Header">
    <w:name w:val="header"/>
    <w:basedOn w:val="Normal"/>
    <w:link w:val="HeaderChar"/>
    <w:unhideWhenUsed/>
    <w:rsid w:val="00A85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389"/>
  </w:style>
  <w:style w:type="paragraph" w:styleId="Footer">
    <w:name w:val="footer"/>
    <w:basedOn w:val="Normal"/>
    <w:link w:val="FooterChar"/>
    <w:uiPriority w:val="99"/>
    <w:unhideWhenUsed/>
    <w:rsid w:val="00A85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389"/>
  </w:style>
  <w:style w:type="character" w:customStyle="1" w:styleId="Heading1Char">
    <w:name w:val="Heading 1 Char"/>
    <w:basedOn w:val="DefaultParagraphFont"/>
    <w:link w:val="Heading1"/>
    <w:uiPriority w:val="9"/>
    <w:rsid w:val="00A853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8538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5389"/>
    <w:rPr>
      <w:rFonts w:asciiTheme="majorHAnsi" w:eastAsiaTheme="majorEastAsia" w:hAnsiTheme="majorHAnsi" w:cstheme="majorBidi"/>
      <w:b/>
      <w:bCs/>
      <w:color w:val="4F81BD" w:themeColor="accent1"/>
    </w:rPr>
  </w:style>
  <w:style w:type="table" w:styleId="MediumShading2-Accent5">
    <w:name w:val="Medium Shading 2 Accent 5"/>
    <w:basedOn w:val="TableNormal"/>
    <w:uiPriority w:val="64"/>
    <w:rsid w:val="004D3305"/>
    <w:pPr>
      <w:spacing w:after="0" w:line="240" w:lineRule="auto"/>
    </w:pPr>
    <w:rPr>
      <w:rFonts w:eastAsiaTheme="minorHAnsi"/>
      <w:lang w:val="en-ZW"/>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FB6732"/>
    <w:pPr>
      <w:spacing w:after="0" w:line="240" w:lineRule="auto"/>
    </w:pPr>
    <w:rPr>
      <w:rFonts w:eastAsiaTheme="minorHAnsi"/>
      <w:lang w:val="en-ZW"/>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alloonText">
    <w:name w:val="Balloon Text"/>
    <w:basedOn w:val="Normal"/>
    <w:link w:val="BalloonTextChar"/>
    <w:uiPriority w:val="99"/>
    <w:semiHidden/>
    <w:unhideWhenUsed/>
    <w:rsid w:val="00634C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C33"/>
    <w:rPr>
      <w:rFonts w:ascii="Tahoma" w:hAnsi="Tahoma" w:cs="Tahoma"/>
      <w:sz w:val="16"/>
      <w:szCs w:val="16"/>
    </w:rPr>
  </w:style>
  <w:style w:type="character" w:styleId="CommentReference">
    <w:name w:val="annotation reference"/>
    <w:basedOn w:val="DefaultParagraphFont"/>
    <w:uiPriority w:val="99"/>
    <w:unhideWhenUsed/>
    <w:rsid w:val="00F03AFA"/>
    <w:rPr>
      <w:sz w:val="16"/>
      <w:szCs w:val="16"/>
    </w:rPr>
  </w:style>
  <w:style w:type="paragraph" w:styleId="CommentText">
    <w:name w:val="annotation text"/>
    <w:basedOn w:val="Normal"/>
    <w:link w:val="CommentTextChar"/>
    <w:uiPriority w:val="99"/>
    <w:unhideWhenUsed/>
    <w:rsid w:val="00F03AFA"/>
    <w:pPr>
      <w:spacing w:line="240" w:lineRule="auto"/>
    </w:pPr>
    <w:rPr>
      <w:sz w:val="20"/>
      <w:szCs w:val="20"/>
    </w:rPr>
  </w:style>
  <w:style w:type="character" w:customStyle="1" w:styleId="CommentTextChar">
    <w:name w:val="Comment Text Char"/>
    <w:basedOn w:val="DefaultParagraphFont"/>
    <w:link w:val="CommentText"/>
    <w:uiPriority w:val="99"/>
    <w:rsid w:val="00F03AFA"/>
    <w:rPr>
      <w:sz w:val="20"/>
      <w:szCs w:val="20"/>
    </w:rPr>
  </w:style>
  <w:style w:type="paragraph" w:styleId="CommentSubject">
    <w:name w:val="annotation subject"/>
    <w:basedOn w:val="CommentText"/>
    <w:next w:val="CommentText"/>
    <w:link w:val="CommentSubjectChar"/>
    <w:uiPriority w:val="99"/>
    <w:semiHidden/>
    <w:unhideWhenUsed/>
    <w:rsid w:val="00F03AFA"/>
    <w:rPr>
      <w:b/>
      <w:bCs/>
    </w:rPr>
  </w:style>
  <w:style w:type="character" w:customStyle="1" w:styleId="CommentSubjectChar">
    <w:name w:val="Comment Subject Char"/>
    <w:basedOn w:val="CommentTextChar"/>
    <w:link w:val="CommentSubject"/>
    <w:uiPriority w:val="99"/>
    <w:semiHidden/>
    <w:rsid w:val="00F03AFA"/>
    <w:rPr>
      <w:b/>
      <w:bCs/>
      <w:sz w:val="20"/>
      <w:szCs w:val="20"/>
    </w:rPr>
  </w:style>
  <w:style w:type="paragraph" w:styleId="FootnoteText">
    <w:name w:val="footnote text"/>
    <w:basedOn w:val="Normal"/>
    <w:link w:val="FootnoteTextChar"/>
    <w:unhideWhenUsed/>
    <w:rsid w:val="00AE42DF"/>
    <w:pPr>
      <w:spacing w:after="0" w:line="240" w:lineRule="auto"/>
    </w:pPr>
    <w:rPr>
      <w:rFonts w:ascii="Calisto MT" w:hAnsi="Calisto MT"/>
      <w:sz w:val="20"/>
      <w:szCs w:val="20"/>
    </w:rPr>
  </w:style>
  <w:style w:type="character" w:customStyle="1" w:styleId="FootnoteTextChar">
    <w:name w:val="Footnote Text Char"/>
    <w:basedOn w:val="DefaultParagraphFont"/>
    <w:link w:val="FootnoteText"/>
    <w:rsid w:val="00AE42DF"/>
    <w:rPr>
      <w:rFonts w:ascii="Calisto MT" w:hAnsi="Calisto MT"/>
      <w:sz w:val="20"/>
      <w:szCs w:val="20"/>
    </w:rPr>
  </w:style>
  <w:style w:type="character" w:styleId="FootnoteReference">
    <w:name w:val="footnote reference"/>
    <w:basedOn w:val="DefaultParagraphFont"/>
    <w:unhideWhenUsed/>
    <w:rsid w:val="00AE42DF"/>
    <w:rPr>
      <w:vertAlign w:val="superscript"/>
    </w:rPr>
  </w:style>
  <w:style w:type="paragraph" w:styleId="NoSpacing">
    <w:name w:val="No Spacing"/>
    <w:link w:val="NoSpacingChar"/>
    <w:uiPriority w:val="1"/>
    <w:qFormat/>
    <w:rsid w:val="00AE42DF"/>
    <w:pPr>
      <w:spacing w:after="0" w:line="240" w:lineRule="auto"/>
    </w:pPr>
    <w:rPr>
      <w:rFonts w:eastAsiaTheme="minorHAnsi"/>
    </w:rPr>
  </w:style>
  <w:style w:type="character" w:customStyle="1" w:styleId="NoSpacingChar">
    <w:name w:val="No Spacing Char"/>
    <w:basedOn w:val="DefaultParagraphFont"/>
    <w:link w:val="NoSpacing"/>
    <w:uiPriority w:val="1"/>
    <w:rsid w:val="00AE42DF"/>
    <w:rPr>
      <w:rFonts w:eastAsiaTheme="minorHAnsi"/>
    </w:rPr>
  </w:style>
  <w:style w:type="numbering" w:customStyle="1" w:styleId="NoList1">
    <w:name w:val="No List1"/>
    <w:next w:val="NoList"/>
    <w:uiPriority w:val="99"/>
    <w:semiHidden/>
    <w:unhideWhenUsed/>
    <w:rsid w:val="00E8469B"/>
  </w:style>
  <w:style w:type="character" w:customStyle="1" w:styleId="BalloonTextChar1">
    <w:name w:val="Balloon Text Char1"/>
    <w:basedOn w:val="DefaultParagraphFont"/>
    <w:uiPriority w:val="99"/>
    <w:semiHidden/>
    <w:rsid w:val="00ED09B2"/>
    <w:rPr>
      <w:rFonts w:ascii="Tahoma" w:hAnsi="Tahoma" w:cs="Tahoma"/>
      <w:sz w:val="16"/>
      <w:szCs w:val="16"/>
    </w:rPr>
  </w:style>
  <w:style w:type="paragraph" w:styleId="Revision">
    <w:name w:val="Revision"/>
    <w:hidden/>
    <w:uiPriority w:val="99"/>
    <w:semiHidden/>
    <w:rsid w:val="00ED09B2"/>
    <w:pPr>
      <w:spacing w:after="0" w:line="240" w:lineRule="auto"/>
    </w:pPr>
  </w:style>
  <w:style w:type="character" w:styleId="Hyperlink">
    <w:name w:val="Hyperlink"/>
    <w:basedOn w:val="DefaultParagraphFont"/>
    <w:uiPriority w:val="99"/>
    <w:unhideWhenUsed/>
    <w:rsid w:val="00ED09B2"/>
    <w:rPr>
      <w:color w:val="0000FF" w:themeColor="hyperlink"/>
      <w:u w:val="single"/>
    </w:rPr>
  </w:style>
  <w:style w:type="character" w:styleId="Strong">
    <w:name w:val="Strong"/>
    <w:basedOn w:val="DefaultParagraphFont"/>
    <w:uiPriority w:val="22"/>
    <w:qFormat/>
    <w:rsid w:val="00ED09B2"/>
    <w:rPr>
      <w:b/>
      <w:bCs/>
    </w:rPr>
  </w:style>
  <w:style w:type="paragraph" w:styleId="NormalWeb">
    <w:name w:val="Normal (Web)"/>
    <w:basedOn w:val="Normal"/>
    <w:rsid w:val="00ED09B2"/>
    <w:rPr>
      <w:rFonts w:ascii="Times New Roman" w:hAnsi="Times New Roman" w:cs="Times New Roman"/>
      <w:sz w:val="24"/>
      <w:szCs w:val="24"/>
    </w:rPr>
  </w:style>
  <w:style w:type="character" w:styleId="PageNumber">
    <w:name w:val="page number"/>
    <w:basedOn w:val="DefaultParagraphFont"/>
    <w:rsid w:val="00ED09B2"/>
  </w:style>
  <w:style w:type="character" w:customStyle="1" w:styleId="ListParagraphChar">
    <w:name w:val="List Paragraph Char"/>
    <w:basedOn w:val="DefaultParagraphFont"/>
    <w:link w:val="ListParagraph"/>
    <w:uiPriority w:val="34"/>
    <w:rsid w:val="00D85999"/>
  </w:style>
  <w:style w:type="paragraph" w:styleId="Title">
    <w:name w:val="Title"/>
    <w:basedOn w:val="Normal"/>
    <w:next w:val="Normal"/>
    <w:link w:val="TitleChar"/>
    <w:uiPriority w:val="10"/>
    <w:qFormat/>
    <w:rsid w:val="00D8599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5999"/>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25C"/>
  </w:style>
  <w:style w:type="paragraph" w:styleId="Heading1">
    <w:name w:val="heading 1"/>
    <w:basedOn w:val="Normal"/>
    <w:next w:val="Normal"/>
    <w:link w:val="Heading1Char"/>
    <w:uiPriority w:val="9"/>
    <w:qFormat/>
    <w:rsid w:val="00A853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853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8538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77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A57768"/>
    <w:pPr>
      <w:ind w:left="720"/>
      <w:contextualSpacing/>
    </w:pPr>
  </w:style>
  <w:style w:type="paragraph" w:styleId="Header">
    <w:name w:val="header"/>
    <w:basedOn w:val="Normal"/>
    <w:link w:val="HeaderChar"/>
    <w:unhideWhenUsed/>
    <w:rsid w:val="00A85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389"/>
  </w:style>
  <w:style w:type="paragraph" w:styleId="Footer">
    <w:name w:val="footer"/>
    <w:basedOn w:val="Normal"/>
    <w:link w:val="FooterChar"/>
    <w:uiPriority w:val="99"/>
    <w:unhideWhenUsed/>
    <w:rsid w:val="00A85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389"/>
  </w:style>
  <w:style w:type="character" w:customStyle="1" w:styleId="Heading1Char">
    <w:name w:val="Heading 1 Char"/>
    <w:basedOn w:val="DefaultParagraphFont"/>
    <w:link w:val="Heading1"/>
    <w:uiPriority w:val="9"/>
    <w:rsid w:val="00A853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8538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85389"/>
    <w:rPr>
      <w:rFonts w:asciiTheme="majorHAnsi" w:eastAsiaTheme="majorEastAsia" w:hAnsiTheme="majorHAnsi" w:cstheme="majorBidi"/>
      <w:b/>
      <w:bCs/>
      <w:color w:val="4F81BD" w:themeColor="accent1"/>
    </w:rPr>
  </w:style>
  <w:style w:type="table" w:styleId="MediumShading2-Accent5">
    <w:name w:val="Medium Shading 2 Accent 5"/>
    <w:basedOn w:val="TableNormal"/>
    <w:uiPriority w:val="64"/>
    <w:rsid w:val="004D3305"/>
    <w:pPr>
      <w:spacing w:after="0" w:line="240" w:lineRule="auto"/>
    </w:pPr>
    <w:rPr>
      <w:rFonts w:eastAsiaTheme="minorHAnsi"/>
      <w:lang w:val="en-ZW"/>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FB6732"/>
    <w:pPr>
      <w:spacing w:after="0" w:line="240" w:lineRule="auto"/>
    </w:pPr>
    <w:rPr>
      <w:rFonts w:eastAsiaTheme="minorHAnsi"/>
      <w:lang w:val="en-ZW"/>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alloonText">
    <w:name w:val="Balloon Text"/>
    <w:basedOn w:val="Normal"/>
    <w:link w:val="BalloonTextChar"/>
    <w:uiPriority w:val="99"/>
    <w:semiHidden/>
    <w:unhideWhenUsed/>
    <w:rsid w:val="00634C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4C33"/>
    <w:rPr>
      <w:rFonts w:ascii="Tahoma" w:hAnsi="Tahoma" w:cs="Tahoma"/>
      <w:sz w:val="16"/>
      <w:szCs w:val="16"/>
    </w:rPr>
  </w:style>
  <w:style w:type="character" w:styleId="CommentReference">
    <w:name w:val="annotation reference"/>
    <w:basedOn w:val="DefaultParagraphFont"/>
    <w:uiPriority w:val="99"/>
    <w:unhideWhenUsed/>
    <w:rsid w:val="00F03AFA"/>
    <w:rPr>
      <w:sz w:val="16"/>
      <w:szCs w:val="16"/>
    </w:rPr>
  </w:style>
  <w:style w:type="paragraph" w:styleId="CommentText">
    <w:name w:val="annotation text"/>
    <w:basedOn w:val="Normal"/>
    <w:link w:val="CommentTextChar"/>
    <w:uiPriority w:val="99"/>
    <w:unhideWhenUsed/>
    <w:rsid w:val="00F03AFA"/>
    <w:pPr>
      <w:spacing w:line="240" w:lineRule="auto"/>
    </w:pPr>
    <w:rPr>
      <w:sz w:val="20"/>
      <w:szCs w:val="20"/>
    </w:rPr>
  </w:style>
  <w:style w:type="character" w:customStyle="1" w:styleId="CommentTextChar">
    <w:name w:val="Comment Text Char"/>
    <w:basedOn w:val="DefaultParagraphFont"/>
    <w:link w:val="CommentText"/>
    <w:uiPriority w:val="99"/>
    <w:rsid w:val="00F03AFA"/>
    <w:rPr>
      <w:sz w:val="20"/>
      <w:szCs w:val="20"/>
    </w:rPr>
  </w:style>
  <w:style w:type="paragraph" w:styleId="CommentSubject">
    <w:name w:val="annotation subject"/>
    <w:basedOn w:val="CommentText"/>
    <w:next w:val="CommentText"/>
    <w:link w:val="CommentSubjectChar"/>
    <w:uiPriority w:val="99"/>
    <w:semiHidden/>
    <w:unhideWhenUsed/>
    <w:rsid w:val="00F03AFA"/>
    <w:rPr>
      <w:b/>
      <w:bCs/>
    </w:rPr>
  </w:style>
  <w:style w:type="character" w:customStyle="1" w:styleId="CommentSubjectChar">
    <w:name w:val="Comment Subject Char"/>
    <w:basedOn w:val="CommentTextChar"/>
    <w:link w:val="CommentSubject"/>
    <w:uiPriority w:val="99"/>
    <w:semiHidden/>
    <w:rsid w:val="00F03AFA"/>
    <w:rPr>
      <w:b/>
      <w:bCs/>
      <w:sz w:val="20"/>
      <w:szCs w:val="20"/>
    </w:rPr>
  </w:style>
  <w:style w:type="paragraph" w:styleId="FootnoteText">
    <w:name w:val="footnote text"/>
    <w:basedOn w:val="Normal"/>
    <w:link w:val="FootnoteTextChar"/>
    <w:unhideWhenUsed/>
    <w:rsid w:val="00AE42DF"/>
    <w:pPr>
      <w:spacing w:after="0" w:line="240" w:lineRule="auto"/>
    </w:pPr>
    <w:rPr>
      <w:rFonts w:ascii="Calisto MT" w:hAnsi="Calisto MT"/>
      <w:sz w:val="20"/>
      <w:szCs w:val="20"/>
    </w:rPr>
  </w:style>
  <w:style w:type="character" w:customStyle="1" w:styleId="FootnoteTextChar">
    <w:name w:val="Footnote Text Char"/>
    <w:basedOn w:val="DefaultParagraphFont"/>
    <w:link w:val="FootnoteText"/>
    <w:rsid w:val="00AE42DF"/>
    <w:rPr>
      <w:rFonts w:ascii="Calisto MT" w:hAnsi="Calisto MT"/>
      <w:sz w:val="20"/>
      <w:szCs w:val="20"/>
    </w:rPr>
  </w:style>
  <w:style w:type="character" w:styleId="FootnoteReference">
    <w:name w:val="footnote reference"/>
    <w:basedOn w:val="DefaultParagraphFont"/>
    <w:unhideWhenUsed/>
    <w:rsid w:val="00AE42DF"/>
    <w:rPr>
      <w:vertAlign w:val="superscript"/>
    </w:rPr>
  </w:style>
  <w:style w:type="paragraph" w:styleId="NoSpacing">
    <w:name w:val="No Spacing"/>
    <w:link w:val="NoSpacingChar"/>
    <w:uiPriority w:val="1"/>
    <w:qFormat/>
    <w:rsid w:val="00AE42DF"/>
    <w:pPr>
      <w:spacing w:after="0" w:line="240" w:lineRule="auto"/>
    </w:pPr>
    <w:rPr>
      <w:rFonts w:eastAsiaTheme="minorHAnsi"/>
    </w:rPr>
  </w:style>
  <w:style w:type="character" w:customStyle="1" w:styleId="NoSpacingChar">
    <w:name w:val="No Spacing Char"/>
    <w:basedOn w:val="DefaultParagraphFont"/>
    <w:link w:val="NoSpacing"/>
    <w:uiPriority w:val="1"/>
    <w:rsid w:val="00AE42DF"/>
    <w:rPr>
      <w:rFonts w:eastAsiaTheme="minorHAnsi"/>
    </w:rPr>
  </w:style>
  <w:style w:type="numbering" w:customStyle="1" w:styleId="NoList1">
    <w:name w:val="No List1"/>
    <w:next w:val="NoList"/>
    <w:uiPriority w:val="99"/>
    <w:semiHidden/>
    <w:unhideWhenUsed/>
    <w:rsid w:val="00E8469B"/>
  </w:style>
  <w:style w:type="character" w:customStyle="1" w:styleId="BalloonTextChar1">
    <w:name w:val="Balloon Text Char1"/>
    <w:basedOn w:val="DefaultParagraphFont"/>
    <w:uiPriority w:val="99"/>
    <w:semiHidden/>
    <w:rsid w:val="00ED09B2"/>
    <w:rPr>
      <w:rFonts w:ascii="Tahoma" w:hAnsi="Tahoma" w:cs="Tahoma"/>
      <w:sz w:val="16"/>
      <w:szCs w:val="16"/>
    </w:rPr>
  </w:style>
  <w:style w:type="paragraph" w:styleId="Revision">
    <w:name w:val="Revision"/>
    <w:hidden/>
    <w:uiPriority w:val="99"/>
    <w:semiHidden/>
    <w:rsid w:val="00ED09B2"/>
    <w:pPr>
      <w:spacing w:after="0" w:line="240" w:lineRule="auto"/>
    </w:pPr>
  </w:style>
  <w:style w:type="character" w:styleId="Hyperlink">
    <w:name w:val="Hyperlink"/>
    <w:basedOn w:val="DefaultParagraphFont"/>
    <w:uiPriority w:val="99"/>
    <w:unhideWhenUsed/>
    <w:rsid w:val="00ED09B2"/>
    <w:rPr>
      <w:color w:val="0000FF" w:themeColor="hyperlink"/>
      <w:u w:val="single"/>
    </w:rPr>
  </w:style>
  <w:style w:type="character" w:styleId="Strong">
    <w:name w:val="Strong"/>
    <w:basedOn w:val="DefaultParagraphFont"/>
    <w:uiPriority w:val="22"/>
    <w:qFormat/>
    <w:rsid w:val="00ED09B2"/>
    <w:rPr>
      <w:b/>
      <w:bCs/>
    </w:rPr>
  </w:style>
  <w:style w:type="paragraph" w:styleId="NormalWeb">
    <w:name w:val="Normal (Web)"/>
    <w:basedOn w:val="Normal"/>
    <w:rsid w:val="00ED09B2"/>
    <w:rPr>
      <w:rFonts w:ascii="Times New Roman" w:hAnsi="Times New Roman" w:cs="Times New Roman"/>
      <w:sz w:val="24"/>
      <w:szCs w:val="24"/>
    </w:rPr>
  </w:style>
  <w:style w:type="character" w:styleId="PageNumber">
    <w:name w:val="page number"/>
    <w:basedOn w:val="DefaultParagraphFont"/>
    <w:rsid w:val="00ED09B2"/>
  </w:style>
  <w:style w:type="character" w:customStyle="1" w:styleId="ListParagraphChar">
    <w:name w:val="List Paragraph Char"/>
    <w:basedOn w:val="DefaultParagraphFont"/>
    <w:link w:val="ListParagraph"/>
    <w:uiPriority w:val="34"/>
    <w:rsid w:val="00D85999"/>
  </w:style>
  <w:style w:type="paragraph" w:styleId="Title">
    <w:name w:val="Title"/>
    <w:basedOn w:val="Normal"/>
    <w:next w:val="Normal"/>
    <w:link w:val="TitleChar"/>
    <w:uiPriority w:val="10"/>
    <w:qFormat/>
    <w:rsid w:val="00D8599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599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2013-05-02T00:00:00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B6EC5A-BAA9-5B4D-BA47-177425754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9597</Words>
  <Characters>54705</Characters>
  <Application>Microsoft Macintosh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Social Research Tools for the Nyimba Forest Project</vt:lpstr>
    </vt:vector>
  </TitlesOfParts>
  <Company>Center for International Forestry Research</Company>
  <LinksUpToDate>false</LinksUpToDate>
  <CharactersWithSpaces>64174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Research Tools for the Nyimba Forest Project</dc:title>
  <dc:subject>Tools include Questionnaires, Interview guides and Focus Group discussion questions</dc:subject>
  <dc:creator>CIFOR Zambia</dc:creator>
  <cp:lastModifiedBy>Heather Huntington</cp:lastModifiedBy>
  <cp:revision>2</cp:revision>
  <cp:lastPrinted>2013-07-29T10:02:00Z</cp:lastPrinted>
  <dcterms:created xsi:type="dcterms:W3CDTF">2014-11-06T17:52:00Z</dcterms:created>
  <dcterms:modified xsi:type="dcterms:W3CDTF">2014-11-06T17:52:00Z</dcterms:modified>
</cp:coreProperties>
</file>