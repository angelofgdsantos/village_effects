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B03AAB" w14:textId="6C6F46E6" w:rsidR="00A921C9" w:rsidRPr="00A719E1" w:rsidRDefault="00A921C9" w:rsidP="009D36BC">
      <w:pPr>
        <w:pStyle w:val="Heading1"/>
        <w:rPr>
          <w:rFonts w:ascii="Gill Sans Std Light" w:hAnsi="Gill Sans Std Light"/>
          <w:color w:val="auto"/>
        </w:rPr>
      </w:pPr>
      <w:r w:rsidRPr="00A719E1">
        <w:rPr>
          <w:rFonts w:ascii="Gill Sans Std Light" w:hAnsi="Gill Sans Std Light"/>
          <w:color w:val="auto"/>
        </w:rPr>
        <w:t>Zambia C</w:t>
      </w:r>
      <w:r w:rsidR="00662117" w:rsidRPr="00A719E1">
        <w:rPr>
          <w:rFonts w:ascii="Gill Sans Std Light" w:hAnsi="Gill Sans Std Light"/>
          <w:color w:val="auto"/>
        </w:rPr>
        <w:t>ommunity</w:t>
      </w:r>
      <w:r w:rsidR="00321132" w:rsidRPr="00A719E1">
        <w:rPr>
          <w:rFonts w:ascii="Gill Sans Std Light" w:hAnsi="Gill Sans Std Light"/>
          <w:color w:val="auto"/>
        </w:rPr>
        <w:t xml:space="preserve">-Based </w:t>
      </w:r>
      <w:r w:rsidR="00662117" w:rsidRPr="00A719E1">
        <w:rPr>
          <w:rFonts w:ascii="Gill Sans Std Light" w:hAnsi="Gill Sans Std Light"/>
          <w:color w:val="auto"/>
        </w:rPr>
        <w:t xml:space="preserve">Forest Management Program </w:t>
      </w:r>
      <w:r w:rsidR="0087413E" w:rsidRPr="00A719E1">
        <w:rPr>
          <w:rFonts w:ascii="Gill Sans Std Light" w:hAnsi="Gill Sans Std Light"/>
          <w:color w:val="auto"/>
        </w:rPr>
        <w:t>(CFP)</w:t>
      </w:r>
      <w:r w:rsidRPr="00A719E1">
        <w:rPr>
          <w:rFonts w:ascii="Gill Sans Std Light" w:hAnsi="Gill Sans Std Light"/>
          <w:color w:val="auto"/>
        </w:rPr>
        <w:t>: D</w:t>
      </w:r>
      <w:r w:rsidR="00F36419" w:rsidRPr="00A719E1">
        <w:rPr>
          <w:rFonts w:ascii="Gill Sans Std Light" w:hAnsi="Gill Sans Std Light"/>
          <w:color w:val="auto"/>
        </w:rPr>
        <w:t>raft</w:t>
      </w:r>
      <w:r w:rsidRPr="00A719E1">
        <w:rPr>
          <w:rFonts w:ascii="Gill Sans Std Light" w:hAnsi="Gill Sans Std Light"/>
          <w:color w:val="auto"/>
        </w:rPr>
        <w:t xml:space="preserve"> </w:t>
      </w:r>
      <w:r w:rsidR="00222653" w:rsidRPr="00A719E1">
        <w:rPr>
          <w:rFonts w:ascii="Gill Sans Std Light" w:hAnsi="Gill Sans Std Light"/>
          <w:color w:val="auto"/>
        </w:rPr>
        <w:t xml:space="preserve">Impact </w:t>
      </w:r>
      <w:r w:rsidRPr="00A719E1">
        <w:rPr>
          <w:rFonts w:ascii="Gill Sans Std Light" w:hAnsi="Gill Sans Std Light"/>
          <w:color w:val="auto"/>
        </w:rPr>
        <w:t xml:space="preserve">Evaluation Questions </w:t>
      </w:r>
    </w:p>
    <w:p w14:paraId="0CC76D65" w14:textId="08B13129" w:rsidR="00A921C9" w:rsidRPr="00A719E1" w:rsidRDefault="00A921C9" w:rsidP="00A921C9">
      <w:pPr>
        <w:tabs>
          <w:tab w:val="left" w:pos="1246"/>
        </w:tabs>
        <w:spacing w:after="0" w:line="240" w:lineRule="auto"/>
        <w:ind w:left="108"/>
        <w:rPr>
          <w:rFonts w:ascii="Gill Sans Std Light" w:eastAsia="Times New Roman" w:hAnsi="Gill Sans Std Light" w:cs="Times New Roman"/>
          <w:bCs/>
          <w:i/>
        </w:rPr>
      </w:pPr>
      <w:r w:rsidRPr="00A719E1">
        <w:rPr>
          <w:rFonts w:ascii="Gill Sans Std Light" w:eastAsia="Times New Roman" w:hAnsi="Gill Sans Std Light" w:cs="Times New Roman"/>
          <w:bCs/>
          <w:i/>
        </w:rPr>
        <w:t>(</w:t>
      </w:r>
      <w:r w:rsidR="00916011">
        <w:rPr>
          <w:rFonts w:ascii="Gill Sans Std Light" w:eastAsia="Times New Roman" w:hAnsi="Gill Sans Std Light" w:cs="Times New Roman"/>
          <w:bCs/>
          <w:i/>
        </w:rPr>
        <w:t>November 7</w:t>
      </w:r>
      <w:r w:rsidRPr="00A719E1">
        <w:rPr>
          <w:rFonts w:ascii="Gill Sans Std Light" w:eastAsia="Times New Roman" w:hAnsi="Gill Sans Std Light" w:cs="Times New Roman"/>
          <w:bCs/>
          <w:i/>
        </w:rPr>
        <w:t>, 2014)</w:t>
      </w:r>
    </w:p>
    <w:p w14:paraId="59BC62CE" w14:textId="77777777" w:rsidR="00EB36CF" w:rsidRPr="00A719E1" w:rsidRDefault="00EB36CF" w:rsidP="0023707B">
      <w:pPr>
        <w:tabs>
          <w:tab w:val="left" w:pos="1246"/>
        </w:tabs>
        <w:spacing w:after="0" w:line="240" w:lineRule="auto"/>
        <w:rPr>
          <w:rFonts w:ascii="Gill Sans Std Light" w:eastAsia="Times New Roman" w:hAnsi="Gill Sans Std Light" w:cs="Times New Roman"/>
          <w:bCs/>
          <w:i/>
        </w:rPr>
      </w:pPr>
    </w:p>
    <w:p w14:paraId="2B274BA2" w14:textId="77777777" w:rsidR="00997CED" w:rsidRPr="00A719E1" w:rsidRDefault="00222653" w:rsidP="001E6042">
      <w:pPr>
        <w:tabs>
          <w:tab w:val="left" w:pos="1246"/>
        </w:tabs>
        <w:spacing w:line="280" w:lineRule="exact"/>
        <w:rPr>
          <w:rFonts w:ascii="Gill Sans Std Light" w:eastAsia="Times New Roman" w:hAnsi="Gill Sans Std Light" w:cs="Times New Roman"/>
          <w:bCs/>
          <w:i/>
        </w:rPr>
      </w:pPr>
      <w:r w:rsidRPr="00A719E1">
        <w:rPr>
          <w:rFonts w:ascii="Gill Sans Std Light" w:eastAsia="Times New Roman" w:hAnsi="Gill Sans Std Light" w:cs="Times New Roman"/>
          <w:bCs/>
        </w:rPr>
        <w:t xml:space="preserve">Global Climate Change Evaluation Agenda Questions: </w:t>
      </w:r>
      <w:r w:rsidR="00743727" w:rsidRPr="00A719E1">
        <w:rPr>
          <w:rFonts w:ascii="Gill Sans Std Light" w:eastAsia="Times New Roman" w:hAnsi="Gill Sans Std Light" w:cs="Times New Roman"/>
          <w:bCs/>
        </w:rPr>
        <w:t>The GCC elements of the impact evaluation of the Zambia Community For</w:t>
      </w:r>
      <w:bookmarkStart w:id="0" w:name="_GoBack"/>
      <w:bookmarkEnd w:id="0"/>
      <w:r w:rsidR="00743727" w:rsidRPr="00A719E1">
        <w:rPr>
          <w:rFonts w:ascii="Gill Sans Std Light" w:eastAsia="Times New Roman" w:hAnsi="Gill Sans Std Light" w:cs="Times New Roman"/>
          <w:bCs/>
        </w:rPr>
        <w:t xml:space="preserve">est Management Program (CFP) are grounded in part in the GCC Evaluation Agenda evaluation questions. </w:t>
      </w:r>
      <w:r w:rsidR="00C26816" w:rsidRPr="00A719E1">
        <w:rPr>
          <w:rFonts w:ascii="Gill Sans Std Light" w:eastAsia="Times New Roman" w:hAnsi="Gill Sans Std Light" w:cs="Times New Roman"/>
          <w:bCs/>
        </w:rPr>
        <w:t xml:space="preserve">The Global Climate Change Office </w:t>
      </w:r>
      <w:r w:rsidR="00E81ACB" w:rsidRPr="00A719E1">
        <w:rPr>
          <w:rFonts w:ascii="Gill Sans Std Light" w:eastAsia="Times New Roman" w:hAnsi="Gill Sans Std Light" w:cs="Times New Roman"/>
          <w:bCs/>
        </w:rPr>
        <w:t>has worked with people across USAID to d</w:t>
      </w:r>
      <w:r w:rsidR="00C26816" w:rsidRPr="00A719E1">
        <w:rPr>
          <w:rFonts w:ascii="Gill Sans Std Light" w:eastAsia="Times New Roman" w:hAnsi="Gill Sans Std Light" w:cs="Times New Roman"/>
          <w:bCs/>
        </w:rPr>
        <w:t>raft</w:t>
      </w:r>
      <w:r w:rsidR="00E81ACB" w:rsidRPr="00A719E1">
        <w:rPr>
          <w:rFonts w:ascii="Gill Sans Std Light" w:eastAsia="Times New Roman" w:hAnsi="Gill Sans Std Light" w:cs="Times New Roman"/>
          <w:bCs/>
        </w:rPr>
        <w:t xml:space="preserve"> a</w:t>
      </w:r>
      <w:r w:rsidR="00F71893" w:rsidRPr="00A719E1">
        <w:rPr>
          <w:rFonts w:ascii="Gill Sans Std Light" w:eastAsia="Times New Roman" w:hAnsi="Gill Sans Std Light" w:cs="Times New Roman"/>
          <w:bCs/>
        </w:rPr>
        <w:t xml:space="preserve"> </w:t>
      </w:r>
      <w:r w:rsidR="00CA6391" w:rsidRPr="00A719E1">
        <w:rPr>
          <w:rFonts w:ascii="Gill Sans Std Light" w:eastAsia="Times New Roman" w:hAnsi="Gill Sans Std Light" w:cs="Times New Roman"/>
          <w:bCs/>
        </w:rPr>
        <w:t>GCC</w:t>
      </w:r>
      <w:r w:rsidR="00E81ACB" w:rsidRPr="00A719E1">
        <w:rPr>
          <w:rFonts w:ascii="Gill Sans Std Light" w:eastAsia="Times New Roman" w:hAnsi="Gill Sans Std Light" w:cs="Times New Roman"/>
          <w:bCs/>
        </w:rPr>
        <w:t xml:space="preserve"> </w:t>
      </w:r>
      <w:r w:rsidR="00046F72" w:rsidRPr="00A719E1">
        <w:rPr>
          <w:rFonts w:ascii="Gill Sans Std Light" w:eastAsia="Times New Roman" w:hAnsi="Gill Sans Std Light" w:cs="Times New Roman"/>
          <w:bCs/>
        </w:rPr>
        <w:t>E</w:t>
      </w:r>
      <w:r w:rsidR="00E81ACB" w:rsidRPr="00A719E1">
        <w:rPr>
          <w:rFonts w:ascii="Gill Sans Std Light" w:eastAsia="Times New Roman" w:hAnsi="Gill Sans Std Light" w:cs="Times New Roman"/>
          <w:bCs/>
        </w:rPr>
        <w:t xml:space="preserve">valuation </w:t>
      </w:r>
      <w:r w:rsidR="00046F72" w:rsidRPr="00A719E1">
        <w:rPr>
          <w:rFonts w:ascii="Gill Sans Std Light" w:eastAsia="Times New Roman" w:hAnsi="Gill Sans Std Light" w:cs="Times New Roman"/>
          <w:bCs/>
        </w:rPr>
        <w:t>A</w:t>
      </w:r>
      <w:r w:rsidR="00E81ACB" w:rsidRPr="00A719E1">
        <w:rPr>
          <w:rFonts w:ascii="Gill Sans Std Light" w:eastAsia="Times New Roman" w:hAnsi="Gill Sans Std Light" w:cs="Times New Roman"/>
          <w:bCs/>
        </w:rPr>
        <w:t>genda</w:t>
      </w:r>
      <w:r w:rsidR="00CA6391" w:rsidRPr="00A719E1">
        <w:rPr>
          <w:rFonts w:ascii="Gill Sans Std Light" w:eastAsia="Times New Roman" w:hAnsi="Gill Sans Std Light" w:cs="Times New Roman"/>
          <w:bCs/>
        </w:rPr>
        <w:t xml:space="preserve"> </w:t>
      </w:r>
      <w:r w:rsidR="00046F72" w:rsidRPr="00A719E1">
        <w:rPr>
          <w:rFonts w:ascii="Gill Sans Std Light" w:eastAsia="Times New Roman" w:hAnsi="Gill Sans Std Light" w:cs="Times New Roman"/>
          <w:bCs/>
        </w:rPr>
        <w:t xml:space="preserve">that provides </w:t>
      </w:r>
      <w:r w:rsidR="00C26816" w:rsidRPr="00A719E1">
        <w:rPr>
          <w:rFonts w:ascii="Gill Sans Std Light" w:hAnsi="Gill Sans Std Light" w:cs="Gill Sans"/>
        </w:rPr>
        <w:t>an overarching framework for future climate change programming by laying out a set of key questions that, if answered through impact evaluations or other rigorous research, will support the theory of change in the USAID Climate Change and Development Results Framework.</w:t>
      </w:r>
      <w:r w:rsidR="00046F72" w:rsidRPr="00A719E1">
        <w:rPr>
          <w:rFonts w:ascii="Gill Sans Std Light" w:hAnsi="Gill Sans Std Light" w:cs="Gill Sans"/>
        </w:rPr>
        <w:t xml:space="preserve"> </w:t>
      </w:r>
      <w:r w:rsidR="00C26816" w:rsidRPr="00A719E1">
        <w:rPr>
          <w:rFonts w:ascii="Gill Sans Std Light" w:hAnsi="Gill Sans Std Light" w:cs="Gill Sans"/>
        </w:rPr>
        <w:t xml:space="preserve">This Evaluation Agenda is designed to communicate learning goals and serve as a coordination device among development partners undertaking evaluations. </w:t>
      </w:r>
      <w:r w:rsidR="00F71893" w:rsidRPr="00A719E1">
        <w:rPr>
          <w:rFonts w:ascii="Gill Sans Std Light" w:hAnsi="Gill Sans Std Light" w:cs="Gill Sans"/>
        </w:rPr>
        <w:t>The</w:t>
      </w:r>
      <w:r w:rsidR="00046F72" w:rsidRPr="00A719E1">
        <w:rPr>
          <w:rFonts w:ascii="Gill Sans Std Light" w:hAnsi="Gill Sans Std Light" w:cs="Gill Sans"/>
        </w:rPr>
        <w:t xml:space="preserve"> following are the draft </w:t>
      </w:r>
      <w:r w:rsidR="00997CED" w:rsidRPr="00A719E1">
        <w:rPr>
          <w:rFonts w:ascii="Gill Sans Std Light" w:hAnsi="Gill Sans Std Light"/>
        </w:rPr>
        <w:t xml:space="preserve">Global Climate Change Evaluation Agenda (EA) </w:t>
      </w:r>
      <w:r w:rsidR="00F71893" w:rsidRPr="00A719E1">
        <w:rPr>
          <w:rFonts w:ascii="Gill Sans Std Light" w:hAnsi="Gill Sans Std Light"/>
        </w:rPr>
        <w:t>q</w:t>
      </w:r>
      <w:r w:rsidR="00997CED" w:rsidRPr="00A719E1">
        <w:rPr>
          <w:rFonts w:ascii="Gill Sans Std Light" w:hAnsi="Gill Sans Std Light"/>
        </w:rPr>
        <w:t xml:space="preserve">uestions </w:t>
      </w:r>
      <w:r w:rsidR="00F71893" w:rsidRPr="00A719E1">
        <w:rPr>
          <w:rFonts w:ascii="Gill Sans Std Light" w:hAnsi="Gill Sans Std Light"/>
        </w:rPr>
        <w:t>that are most r</w:t>
      </w:r>
      <w:r w:rsidR="00997CED" w:rsidRPr="00A719E1">
        <w:rPr>
          <w:rFonts w:ascii="Gill Sans Std Light" w:hAnsi="Gill Sans Std Light"/>
        </w:rPr>
        <w:t xml:space="preserve">elevant to the </w:t>
      </w:r>
      <w:r w:rsidR="00F71893" w:rsidRPr="00A719E1">
        <w:rPr>
          <w:rFonts w:ascii="Gill Sans Std Light" w:hAnsi="Gill Sans Std Light"/>
        </w:rPr>
        <w:t xml:space="preserve">evaluation of the </w:t>
      </w:r>
      <w:r w:rsidR="00997CED" w:rsidRPr="00A719E1">
        <w:rPr>
          <w:rFonts w:ascii="Gill Sans Std Light" w:hAnsi="Gill Sans Std Light"/>
        </w:rPr>
        <w:t>CFP</w:t>
      </w:r>
      <w:r w:rsidR="00A24BA5" w:rsidRPr="00A719E1">
        <w:rPr>
          <w:rFonts w:ascii="Gill Sans Std Light" w:hAnsi="Gill Sans Std Light"/>
        </w:rPr>
        <w:t xml:space="preserve">. </w:t>
      </w:r>
    </w:p>
    <w:p w14:paraId="1D8D54AE" w14:textId="77777777" w:rsidR="00A24BA5" w:rsidRPr="00A719E1" w:rsidRDefault="00A24BA5" w:rsidP="00A24BA5">
      <w:pPr>
        <w:tabs>
          <w:tab w:val="left" w:pos="4973"/>
          <w:tab w:val="left" w:pos="5873"/>
          <w:tab w:val="left" w:pos="7673"/>
        </w:tabs>
        <w:spacing w:after="0"/>
        <w:ind w:left="113" w:right="-72"/>
        <w:rPr>
          <w:rFonts w:ascii="Gill Sans Std Light" w:hAnsi="Gill Sans Std Light"/>
          <w:i/>
        </w:rPr>
      </w:pPr>
      <w:r w:rsidRPr="00A719E1">
        <w:rPr>
          <w:rFonts w:ascii="Gill Sans Std Light" w:hAnsi="Gill Sans Std Light"/>
          <w:i/>
        </w:rPr>
        <w:t xml:space="preserve">Are USAID Adaptation and Mitigation SOs more likely to be achieved if USAID invests </w:t>
      </w:r>
      <w:proofErr w:type="gramStart"/>
      <w:r w:rsidRPr="00A719E1">
        <w:rPr>
          <w:rFonts w:ascii="Gill Sans Std Light" w:hAnsi="Gill Sans Std Light"/>
          <w:i/>
        </w:rPr>
        <w:t xml:space="preserve">in </w:t>
      </w:r>
      <w:proofErr w:type="gramEnd"/>
      <w:r w:rsidRPr="00A719E1">
        <w:rPr>
          <w:rFonts w:ascii="Gill Sans Std Light" w:hAnsi="Gill Sans Std Light"/>
          <w:i/>
        </w:rPr>
        <w:t xml:space="preserve">… </w:t>
      </w:r>
    </w:p>
    <w:tbl>
      <w:tblPr>
        <w:tblW w:w="9540" w:type="dxa"/>
        <w:tblInd w:w="75" w:type="dxa"/>
        <w:tblBorders>
          <w:top w:val="single" w:sz="12" w:space="0" w:color="auto"/>
          <w:left w:val="single" w:sz="12" w:space="0" w:color="auto"/>
          <w:bottom w:val="single" w:sz="12" w:space="0" w:color="auto"/>
          <w:right w:val="single" w:sz="12" w:space="0" w:color="auto"/>
          <w:insideH w:val="single" w:sz="4" w:space="0" w:color="auto"/>
        </w:tblBorders>
        <w:tblLayout w:type="fixed"/>
        <w:tblLook w:val="04A0" w:firstRow="1" w:lastRow="0" w:firstColumn="1" w:lastColumn="0" w:noHBand="0" w:noVBand="1"/>
      </w:tblPr>
      <w:tblGrid>
        <w:gridCol w:w="9540"/>
      </w:tblGrid>
      <w:tr w:rsidR="00A24BA5" w:rsidRPr="00A719E1" w14:paraId="711A8DEB" w14:textId="77777777" w:rsidTr="00A9081C">
        <w:trPr>
          <w:trHeight w:val="20"/>
        </w:trPr>
        <w:tc>
          <w:tcPr>
            <w:tcW w:w="9540" w:type="dxa"/>
            <w:shd w:val="clear" w:color="auto" w:fill="auto"/>
          </w:tcPr>
          <w:p w14:paraId="51F64DFC" w14:textId="77777777" w:rsidR="00A24BA5" w:rsidRPr="00A719E1" w:rsidRDefault="00A24BA5" w:rsidP="00A9081C">
            <w:pPr>
              <w:spacing w:after="0" w:line="240" w:lineRule="exact"/>
              <w:ind w:left="-72" w:right="-72"/>
              <w:rPr>
                <w:rFonts w:ascii="Gill Sans Std Light" w:hAnsi="Gill Sans Std Light"/>
              </w:rPr>
            </w:pPr>
            <w:r w:rsidRPr="00A719E1">
              <w:rPr>
                <w:rFonts w:ascii="Gill Sans Std Light" w:hAnsi="Gill Sans Std Light"/>
              </w:rPr>
              <w:t xml:space="preserve">III. </w:t>
            </w:r>
            <w:proofErr w:type="gramStart"/>
            <w:r w:rsidRPr="00A719E1">
              <w:rPr>
                <w:rFonts w:ascii="Gill Sans Std Light" w:hAnsi="Gill Sans Std Light"/>
              </w:rPr>
              <w:t>developing</w:t>
            </w:r>
            <w:proofErr w:type="gramEnd"/>
            <w:r w:rsidRPr="00A719E1">
              <w:rPr>
                <w:rFonts w:ascii="Gill Sans Std Light" w:hAnsi="Gill Sans Std Light"/>
              </w:rPr>
              <w:t>, adopting, and enforcing relevant climate change policies, laws, regulations, etc.?</w:t>
            </w:r>
          </w:p>
        </w:tc>
      </w:tr>
      <w:tr w:rsidR="00A24BA5" w:rsidRPr="00A719E1" w14:paraId="3A83FA09" w14:textId="77777777" w:rsidTr="00A9081C">
        <w:trPr>
          <w:trHeight w:val="20"/>
        </w:trPr>
        <w:tc>
          <w:tcPr>
            <w:tcW w:w="9540" w:type="dxa"/>
            <w:shd w:val="clear" w:color="auto" w:fill="auto"/>
          </w:tcPr>
          <w:p w14:paraId="22C35441" w14:textId="77777777" w:rsidR="00A24BA5" w:rsidRPr="00A719E1" w:rsidRDefault="00A24BA5" w:rsidP="00A9081C">
            <w:pPr>
              <w:spacing w:after="0" w:line="240" w:lineRule="exact"/>
              <w:ind w:left="-72" w:right="-72"/>
              <w:rPr>
                <w:rFonts w:ascii="Gill Sans Std Light" w:hAnsi="Gill Sans Std Light"/>
              </w:rPr>
            </w:pPr>
            <w:r w:rsidRPr="00A719E1">
              <w:rPr>
                <w:rFonts w:ascii="Gill Sans Std Light" w:hAnsi="Gill Sans Std Light"/>
              </w:rPr>
              <w:t>IV: ensuring social and environmental protections as part of climate change adaptation and mitigation actions?</w:t>
            </w:r>
          </w:p>
        </w:tc>
      </w:tr>
      <w:tr w:rsidR="00A24BA5" w:rsidRPr="00A719E1" w14:paraId="70B243B7" w14:textId="77777777" w:rsidTr="00A9081C">
        <w:trPr>
          <w:trHeight w:val="20"/>
        </w:trPr>
        <w:tc>
          <w:tcPr>
            <w:tcW w:w="9540" w:type="dxa"/>
            <w:shd w:val="clear" w:color="auto" w:fill="auto"/>
          </w:tcPr>
          <w:p w14:paraId="741BFC7D" w14:textId="77777777" w:rsidR="00A24BA5" w:rsidRPr="00A719E1" w:rsidRDefault="00A24BA5" w:rsidP="00A9081C">
            <w:pPr>
              <w:spacing w:after="0" w:line="240" w:lineRule="exact"/>
              <w:ind w:left="-72" w:right="-72"/>
              <w:rPr>
                <w:rFonts w:ascii="Gill Sans Std Light" w:hAnsi="Gill Sans Std Light"/>
              </w:rPr>
            </w:pPr>
            <w:r w:rsidRPr="00A719E1">
              <w:rPr>
                <w:rFonts w:ascii="Gill Sans Std Light" w:hAnsi="Gill Sans Std Light"/>
              </w:rPr>
              <w:t>V: climate change mitigation and adaptation planning?</w:t>
            </w:r>
          </w:p>
        </w:tc>
      </w:tr>
      <w:tr w:rsidR="00A24BA5" w:rsidRPr="00A719E1" w14:paraId="09860DC7" w14:textId="77777777" w:rsidTr="00A9081C">
        <w:trPr>
          <w:trHeight w:val="20"/>
        </w:trPr>
        <w:tc>
          <w:tcPr>
            <w:tcW w:w="9540" w:type="dxa"/>
            <w:shd w:val="clear" w:color="auto" w:fill="auto"/>
          </w:tcPr>
          <w:p w14:paraId="01DCAA83" w14:textId="77777777" w:rsidR="00A24BA5" w:rsidRPr="00A719E1" w:rsidRDefault="00A24BA5" w:rsidP="00A9081C">
            <w:pPr>
              <w:spacing w:after="0" w:line="240" w:lineRule="exact"/>
              <w:ind w:left="-72" w:right="-72"/>
              <w:rPr>
                <w:rFonts w:ascii="Gill Sans Std Light" w:hAnsi="Gill Sans Std Light"/>
              </w:rPr>
            </w:pPr>
            <w:r w:rsidRPr="00A719E1">
              <w:rPr>
                <w:rFonts w:ascii="Gill Sans Std Light" w:hAnsi="Gill Sans Std Light"/>
              </w:rPr>
              <w:t>VI: improving the capacities of individuals and institutions to implement climate change adaptation and mitigation actions more effectively?</w:t>
            </w:r>
          </w:p>
        </w:tc>
      </w:tr>
      <w:tr w:rsidR="00A24BA5" w:rsidRPr="00A719E1" w14:paraId="6FB802C5" w14:textId="77777777" w:rsidTr="00A9081C">
        <w:trPr>
          <w:trHeight w:val="20"/>
        </w:trPr>
        <w:tc>
          <w:tcPr>
            <w:tcW w:w="9540" w:type="dxa"/>
            <w:shd w:val="clear" w:color="auto" w:fill="auto"/>
          </w:tcPr>
          <w:p w14:paraId="76CB48E2" w14:textId="77777777" w:rsidR="00A24BA5" w:rsidRPr="00A719E1" w:rsidRDefault="00A24BA5" w:rsidP="00A9081C">
            <w:pPr>
              <w:spacing w:after="0" w:line="240" w:lineRule="exact"/>
              <w:ind w:left="-72" w:right="-72"/>
              <w:rPr>
                <w:rFonts w:ascii="Gill Sans Std Light" w:hAnsi="Gill Sans Std Light"/>
              </w:rPr>
            </w:pPr>
            <w:r w:rsidRPr="00A719E1">
              <w:rPr>
                <w:rFonts w:ascii="Gill Sans Std Light" w:hAnsi="Gill Sans Std Light"/>
              </w:rPr>
              <w:t xml:space="preserve">VII: in developing, testing, demonstrating, and disseminating to </w:t>
            </w:r>
            <w:proofErr w:type="gramStart"/>
            <w:r w:rsidRPr="00A719E1">
              <w:rPr>
                <w:rFonts w:ascii="Gill Sans Std Light" w:hAnsi="Gill Sans Std Light"/>
              </w:rPr>
              <w:t>stakeholders</w:t>
            </w:r>
            <w:proofErr w:type="gramEnd"/>
            <w:r w:rsidRPr="00A719E1">
              <w:rPr>
                <w:rFonts w:ascii="Gill Sans Std Light" w:hAnsi="Gill Sans Std Light"/>
              </w:rPr>
              <w:t xml:space="preserve"> climate change mitigation and adaptation practices and technologies?</w:t>
            </w:r>
          </w:p>
        </w:tc>
      </w:tr>
      <w:tr w:rsidR="00A24BA5" w:rsidRPr="00A719E1" w14:paraId="577983E2" w14:textId="77777777" w:rsidTr="00A9081C">
        <w:trPr>
          <w:trHeight w:val="20"/>
        </w:trPr>
        <w:tc>
          <w:tcPr>
            <w:tcW w:w="9540" w:type="dxa"/>
            <w:shd w:val="clear" w:color="auto" w:fill="auto"/>
          </w:tcPr>
          <w:p w14:paraId="014F3A3A" w14:textId="77777777" w:rsidR="00A24BA5" w:rsidRPr="00A719E1" w:rsidRDefault="00A24BA5" w:rsidP="00A9081C">
            <w:pPr>
              <w:spacing w:after="0" w:line="240" w:lineRule="exact"/>
              <w:ind w:left="-72" w:right="-72"/>
              <w:rPr>
                <w:rFonts w:ascii="Gill Sans Std Light" w:hAnsi="Gill Sans Std Light"/>
              </w:rPr>
            </w:pPr>
            <w:r w:rsidRPr="00A719E1">
              <w:rPr>
                <w:rFonts w:ascii="Gill Sans Std Light" w:hAnsi="Gill Sans Std Light"/>
              </w:rPr>
              <w:t>VIII: lowering financial barriers to implementing climate change mitigation and adaptation actions?</w:t>
            </w:r>
          </w:p>
        </w:tc>
      </w:tr>
    </w:tbl>
    <w:p w14:paraId="6BC55383" w14:textId="77777777" w:rsidR="00A24BA5" w:rsidRPr="00A719E1" w:rsidRDefault="00A24BA5" w:rsidP="00997CED">
      <w:pPr>
        <w:tabs>
          <w:tab w:val="left" w:pos="4973"/>
          <w:tab w:val="left" w:pos="5873"/>
          <w:tab w:val="left" w:pos="7673"/>
        </w:tabs>
        <w:spacing w:after="0"/>
        <w:ind w:left="113" w:right="-72"/>
        <w:rPr>
          <w:rFonts w:ascii="Gill Sans Std Light" w:hAnsi="Gill Sans Std Light"/>
          <w:i/>
        </w:rPr>
      </w:pPr>
    </w:p>
    <w:p w14:paraId="0C21A8CD" w14:textId="77777777" w:rsidR="000E176A" w:rsidRPr="00A719E1" w:rsidRDefault="000E176A" w:rsidP="00A921C9">
      <w:pPr>
        <w:tabs>
          <w:tab w:val="left" w:pos="1246"/>
        </w:tabs>
        <w:spacing w:after="0" w:line="240" w:lineRule="auto"/>
        <w:ind w:left="108"/>
        <w:rPr>
          <w:rFonts w:ascii="Gill Sans Std Light" w:eastAsia="Times New Roman" w:hAnsi="Gill Sans Std Light" w:cs="Times New Roman"/>
          <w:bCs/>
          <w:i/>
        </w:rPr>
        <w:sectPr w:rsidR="000E176A" w:rsidRPr="00A719E1" w:rsidSect="000E176A">
          <w:footerReference w:type="default" r:id="rId9"/>
          <w:pgSz w:w="12240" w:h="15840"/>
          <w:pgMar w:top="1440" w:right="1152" w:bottom="1440" w:left="1296" w:header="720" w:footer="720" w:gutter="0"/>
          <w:cols w:space="720"/>
          <w:docGrid w:linePitch="360"/>
        </w:sectPr>
      </w:pPr>
    </w:p>
    <w:p w14:paraId="02557CA5" w14:textId="77777777" w:rsidR="00D57545" w:rsidRPr="00A719E1" w:rsidRDefault="00D57545" w:rsidP="00D57545">
      <w:pPr>
        <w:pStyle w:val="Heading1"/>
        <w:rPr>
          <w:rFonts w:ascii="Gill Sans Std Light" w:hAnsi="Gill Sans Std Light"/>
          <w:color w:val="auto"/>
          <w:sz w:val="22"/>
          <w:szCs w:val="22"/>
        </w:rPr>
      </w:pPr>
      <w:r w:rsidRPr="00A719E1">
        <w:rPr>
          <w:rFonts w:ascii="Gill Sans Std Light" w:hAnsi="Gill Sans Std Light"/>
          <w:color w:val="auto"/>
          <w:sz w:val="22"/>
          <w:szCs w:val="22"/>
        </w:rPr>
        <w:lastRenderedPageBreak/>
        <w:t>Zambia Community-Based Forest Management Program (CFP): Draft Impact Evaluation Questions for Discussion</w:t>
      </w:r>
    </w:p>
    <w:tbl>
      <w:tblPr>
        <w:tblStyle w:val="TableGrid"/>
        <w:tblpPr w:leftFromText="180" w:rightFromText="180" w:vertAnchor="text" w:tblpX="-10" w:tblpY="1"/>
        <w:tblOverlap w:val="never"/>
        <w:tblW w:w="12965" w:type="dxa"/>
        <w:tblLayout w:type="fixed"/>
        <w:tblLook w:val="04A0" w:firstRow="1" w:lastRow="0" w:firstColumn="1" w:lastColumn="0" w:noHBand="0" w:noVBand="1"/>
      </w:tblPr>
      <w:tblGrid>
        <w:gridCol w:w="4338"/>
        <w:gridCol w:w="4959"/>
        <w:gridCol w:w="2136"/>
        <w:gridCol w:w="39"/>
        <w:gridCol w:w="1493"/>
      </w:tblGrid>
      <w:tr w:rsidR="00586178" w:rsidRPr="00A719E1" w14:paraId="2DF2CC43" w14:textId="77777777" w:rsidTr="00517979">
        <w:trPr>
          <w:tblHeader/>
        </w:trPr>
        <w:tc>
          <w:tcPr>
            <w:tcW w:w="4338" w:type="dxa"/>
            <w:vMerge w:val="restart"/>
            <w:shd w:val="clear" w:color="auto" w:fill="DEEAF6" w:themeFill="accent1" w:themeFillTint="33"/>
            <w:vAlign w:val="center"/>
          </w:tcPr>
          <w:p w14:paraId="249B73F3" w14:textId="77777777" w:rsidR="00586178" w:rsidRPr="00A719E1" w:rsidRDefault="00586178" w:rsidP="0028225E">
            <w:pPr>
              <w:tabs>
                <w:tab w:val="left" w:pos="1246"/>
              </w:tabs>
              <w:jc w:val="center"/>
              <w:rPr>
                <w:rFonts w:ascii="Gill Sans Std Light" w:eastAsia="Times New Roman" w:hAnsi="Gill Sans Std Light" w:cs="Times New Roman"/>
                <w:bCs/>
              </w:rPr>
            </w:pPr>
            <w:r w:rsidRPr="00A719E1">
              <w:rPr>
                <w:rFonts w:ascii="Gill Sans Std Light" w:hAnsi="Gill Sans Std Light"/>
              </w:rPr>
              <w:t>Draft Evaluation Questions</w:t>
            </w:r>
          </w:p>
        </w:tc>
        <w:tc>
          <w:tcPr>
            <w:tcW w:w="4959" w:type="dxa"/>
            <w:vMerge w:val="restart"/>
            <w:shd w:val="clear" w:color="auto" w:fill="DEEAF6" w:themeFill="accent1" w:themeFillTint="33"/>
            <w:vAlign w:val="center"/>
          </w:tcPr>
          <w:p w14:paraId="7ABBF8FC" w14:textId="47C5F668" w:rsidR="00586178" w:rsidRPr="00A719E1" w:rsidRDefault="00586178" w:rsidP="0028225E">
            <w:pPr>
              <w:tabs>
                <w:tab w:val="left" w:pos="1246"/>
              </w:tabs>
              <w:ind w:right="-108"/>
              <w:jc w:val="center"/>
              <w:rPr>
                <w:rFonts w:ascii="Gill Sans Std Light" w:eastAsia="Times New Roman" w:hAnsi="Gill Sans Std Light" w:cs="Times New Roman"/>
                <w:bCs/>
              </w:rPr>
            </w:pPr>
            <w:r w:rsidRPr="00A719E1">
              <w:rPr>
                <w:rFonts w:ascii="Gill Sans Std Light" w:eastAsia="Times New Roman" w:hAnsi="Gill Sans Std Light"/>
                <w:bCs/>
              </w:rPr>
              <w:t>Illustrative Indicators/Measures</w:t>
            </w:r>
            <w:r w:rsidR="00D43838">
              <w:rPr>
                <w:rStyle w:val="FootnoteReference"/>
                <w:rFonts w:ascii="Gill Sans Std Light" w:eastAsia="Times New Roman" w:hAnsi="Gill Sans Std Light"/>
                <w:bCs/>
              </w:rPr>
              <w:footnoteReference w:id="1"/>
            </w:r>
          </w:p>
        </w:tc>
        <w:tc>
          <w:tcPr>
            <w:tcW w:w="3668" w:type="dxa"/>
            <w:gridSpan w:val="3"/>
            <w:shd w:val="clear" w:color="auto" w:fill="DEEAF6" w:themeFill="accent1" w:themeFillTint="33"/>
            <w:vAlign w:val="center"/>
          </w:tcPr>
          <w:p w14:paraId="184BC5DF" w14:textId="77777777" w:rsidR="00586178" w:rsidRPr="00A719E1" w:rsidRDefault="00586178" w:rsidP="0028225E">
            <w:pPr>
              <w:tabs>
                <w:tab w:val="left" w:pos="1246"/>
              </w:tabs>
              <w:jc w:val="center"/>
              <w:rPr>
                <w:rFonts w:ascii="Gill Sans Std Light" w:eastAsia="Times New Roman" w:hAnsi="Gill Sans Std Light" w:cs="Times New Roman"/>
                <w:bCs/>
              </w:rPr>
            </w:pPr>
            <w:r w:rsidRPr="00A719E1">
              <w:rPr>
                <w:rFonts w:ascii="Gill Sans Std Light" w:eastAsia="Times New Roman" w:hAnsi="Gill Sans Std Light"/>
                <w:bCs/>
              </w:rPr>
              <w:t>Illustrative Data Collection</w:t>
            </w:r>
          </w:p>
        </w:tc>
      </w:tr>
      <w:tr w:rsidR="00586178" w:rsidRPr="00A719E1" w14:paraId="3D4293CD" w14:textId="77777777" w:rsidTr="00517979">
        <w:trPr>
          <w:tblHeader/>
        </w:trPr>
        <w:tc>
          <w:tcPr>
            <w:tcW w:w="4338" w:type="dxa"/>
            <w:vMerge/>
            <w:shd w:val="clear" w:color="auto" w:fill="DEEAF6" w:themeFill="accent1" w:themeFillTint="33"/>
            <w:vAlign w:val="center"/>
          </w:tcPr>
          <w:p w14:paraId="5692EE6B" w14:textId="77777777" w:rsidR="00586178" w:rsidRPr="00A719E1" w:rsidRDefault="00586178" w:rsidP="0028225E">
            <w:pPr>
              <w:tabs>
                <w:tab w:val="left" w:pos="1246"/>
              </w:tabs>
              <w:jc w:val="center"/>
              <w:rPr>
                <w:rFonts w:ascii="Gill Sans Std Light" w:eastAsia="Times New Roman" w:hAnsi="Gill Sans Std Light" w:cs="Times New Roman"/>
              </w:rPr>
            </w:pPr>
          </w:p>
        </w:tc>
        <w:tc>
          <w:tcPr>
            <w:tcW w:w="4959" w:type="dxa"/>
            <w:vMerge/>
            <w:shd w:val="clear" w:color="auto" w:fill="DEEAF6" w:themeFill="accent1" w:themeFillTint="33"/>
            <w:vAlign w:val="center"/>
          </w:tcPr>
          <w:p w14:paraId="5DD17508" w14:textId="77777777" w:rsidR="00586178" w:rsidRPr="00A719E1" w:rsidRDefault="00586178" w:rsidP="0028225E">
            <w:pPr>
              <w:pStyle w:val="ListParagraph"/>
              <w:numPr>
                <w:ilvl w:val="0"/>
                <w:numId w:val="7"/>
              </w:numPr>
              <w:tabs>
                <w:tab w:val="left" w:pos="1246"/>
              </w:tabs>
              <w:ind w:left="252" w:right="-108" w:hanging="270"/>
              <w:jc w:val="center"/>
              <w:rPr>
                <w:rFonts w:ascii="Gill Sans Std Light" w:eastAsia="Times New Roman" w:hAnsi="Gill Sans Std Light" w:cs="Times New Roman"/>
                <w:bCs/>
              </w:rPr>
            </w:pPr>
          </w:p>
        </w:tc>
        <w:tc>
          <w:tcPr>
            <w:tcW w:w="2136" w:type="dxa"/>
            <w:shd w:val="clear" w:color="auto" w:fill="DEEAF6" w:themeFill="accent1" w:themeFillTint="33"/>
            <w:vAlign w:val="center"/>
          </w:tcPr>
          <w:p w14:paraId="47839EE7" w14:textId="77777777" w:rsidR="00586178" w:rsidRPr="00A719E1" w:rsidRDefault="00586178" w:rsidP="0028225E">
            <w:pPr>
              <w:tabs>
                <w:tab w:val="left" w:pos="1246"/>
              </w:tabs>
              <w:jc w:val="center"/>
              <w:rPr>
                <w:rFonts w:ascii="Gill Sans Std Light" w:eastAsia="Times New Roman" w:hAnsi="Gill Sans Std Light" w:cs="Times New Roman"/>
                <w:bCs/>
              </w:rPr>
            </w:pPr>
            <w:r w:rsidRPr="00A719E1">
              <w:rPr>
                <w:rFonts w:ascii="Gill Sans Std Light" w:eastAsia="Times New Roman" w:hAnsi="Gill Sans Std Light" w:cs="Times New Roman"/>
                <w:bCs/>
              </w:rPr>
              <w:t>Sources</w:t>
            </w:r>
          </w:p>
        </w:tc>
        <w:tc>
          <w:tcPr>
            <w:tcW w:w="1532" w:type="dxa"/>
            <w:gridSpan w:val="2"/>
            <w:shd w:val="clear" w:color="auto" w:fill="DEEAF6" w:themeFill="accent1" w:themeFillTint="33"/>
          </w:tcPr>
          <w:p w14:paraId="1F73EC72" w14:textId="77777777" w:rsidR="00586178" w:rsidRPr="00A719E1" w:rsidRDefault="00586178" w:rsidP="0028225E">
            <w:pPr>
              <w:tabs>
                <w:tab w:val="left" w:pos="1246"/>
              </w:tabs>
              <w:jc w:val="center"/>
              <w:rPr>
                <w:rFonts w:ascii="Gill Sans Std Light" w:eastAsia="Times New Roman" w:hAnsi="Gill Sans Std Light" w:cs="Times New Roman"/>
                <w:bCs/>
              </w:rPr>
            </w:pPr>
            <w:r w:rsidRPr="00A719E1">
              <w:rPr>
                <w:rFonts w:ascii="Gill Sans Std Light" w:eastAsia="Times New Roman" w:hAnsi="Gill Sans Std Light" w:cs="Times New Roman"/>
                <w:bCs/>
              </w:rPr>
              <w:t>Methods</w:t>
            </w:r>
          </w:p>
        </w:tc>
      </w:tr>
      <w:tr w:rsidR="00586178" w:rsidRPr="00A719E1" w14:paraId="3699BBC1" w14:textId="77777777" w:rsidTr="00517979">
        <w:tc>
          <w:tcPr>
            <w:tcW w:w="4338" w:type="dxa"/>
          </w:tcPr>
          <w:p w14:paraId="3E2CF6C4" w14:textId="77777777" w:rsidR="007D34AC" w:rsidRDefault="007D34AC" w:rsidP="0028225E">
            <w:pPr>
              <w:pStyle w:val="ListParagraph"/>
              <w:numPr>
                <w:ilvl w:val="0"/>
                <w:numId w:val="11"/>
              </w:numPr>
              <w:rPr>
                <w:rFonts w:ascii="Gill Sans Std Light" w:eastAsia="Times New Roman" w:hAnsi="Gill Sans Std Light" w:cs="Times New Roman"/>
              </w:rPr>
            </w:pPr>
            <w:r>
              <w:rPr>
                <w:rFonts w:ascii="Gill Sans Std Light" w:eastAsia="Times New Roman" w:hAnsi="Gill Sans Std Light" w:cs="Times New Roman"/>
              </w:rPr>
              <w:t xml:space="preserve">Does receipt of benefits to community members </w:t>
            </w:r>
            <w:r w:rsidR="0081346B">
              <w:rPr>
                <w:rFonts w:ascii="Gill Sans Std Light" w:eastAsia="Times New Roman" w:hAnsi="Gill Sans Std Light" w:cs="Times New Roman"/>
              </w:rPr>
              <w:t xml:space="preserve">through CFP </w:t>
            </w:r>
            <w:r>
              <w:rPr>
                <w:rFonts w:ascii="Gill Sans Std Light" w:eastAsia="Times New Roman" w:hAnsi="Gill Sans Std Light" w:cs="Times New Roman"/>
              </w:rPr>
              <w:t>result in reduced deforestation, degradation, and GHG emissions from the landscape?</w:t>
            </w:r>
          </w:p>
          <w:p w14:paraId="5E038821" w14:textId="77777777" w:rsidR="00240E55" w:rsidRDefault="00240E55" w:rsidP="0028225E">
            <w:pPr>
              <w:pStyle w:val="ListParagraph"/>
              <w:ind w:left="360"/>
              <w:rPr>
                <w:rFonts w:ascii="Gill Sans Std Light" w:eastAsia="Times New Roman" w:hAnsi="Gill Sans Std Light" w:cs="Times New Roman"/>
              </w:rPr>
            </w:pPr>
          </w:p>
          <w:p w14:paraId="488A4C67" w14:textId="77777777" w:rsidR="00240E55" w:rsidRPr="00240E55" w:rsidRDefault="00240E55" w:rsidP="0028225E">
            <w:pPr>
              <w:rPr>
                <w:rFonts w:ascii="Gill Sans Std Light" w:eastAsia="Times New Roman" w:hAnsi="Gill Sans Std Light" w:cs="Times New Roman"/>
              </w:rPr>
            </w:pPr>
            <w:r w:rsidRPr="00A719E1">
              <w:rPr>
                <w:rFonts w:ascii="Gill Sans Std Light" w:eastAsia="Times New Roman" w:hAnsi="Gill Sans Std Light" w:cs="Times New Roman"/>
                <w:i/>
              </w:rPr>
              <w:t>Benefits: livelihood support, eco-charcoal, improved participatory forest management, community level financial benefit</w:t>
            </w:r>
            <w:r>
              <w:rPr>
                <w:rFonts w:ascii="Gill Sans Std Light" w:eastAsia="Times New Roman" w:hAnsi="Gill Sans Std Light" w:cs="Times New Roman"/>
                <w:i/>
              </w:rPr>
              <w:t>s, carbon credits, sensitization, etc.</w:t>
            </w:r>
          </w:p>
        </w:tc>
        <w:tc>
          <w:tcPr>
            <w:tcW w:w="4959" w:type="dxa"/>
          </w:tcPr>
          <w:p w14:paraId="7CE5D851" w14:textId="2742C1E6" w:rsidR="006A3B07" w:rsidRPr="00D748EB" w:rsidRDefault="006A3B07" w:rsidP="00D748EB">
            <w:pPr>
              <w:pStyle w:val="ListParagraph"/>
              <w:keepNext/>
              <w:keepLines/>
              <w:spacing w:before="200" w:after="160" w:line="259" w:lineRule="auto"/>
              <w:ind w:left="360" w:right="-18"/>
              <w:outlineLvl w:val="8"/>
              <w:rPr>
                <w:rFonts w:ascii="Gill Sans Std Light" w:hAnsi="Gill Sans Std Light"/>
              </w:rPr>
            </w:pPr>
            <w:r>
              <w:rPr>
                <w:rFonts w:ascii="Gill Sans Std Light" w:hAnsi="Gill Sans Std Light"/>
              </w:rPr>
              <w:t>OUTCOMES/DEPENDENT VARIABLES</w:t>
            </w:r>
          </w:p>
          <w:p w14:paraId="3E37ED8D" w14:textId="7F7D17BA" w:rsidR="005403EE" w:rsidRPr="003628E7" w:rsidRDefault="003628E7" w:rsidP="0028225E">
            <w:pPr>
              <w:pStyle w:val="ListParagraph"/>
              <w:keepNext/>
              <w:keepLines/>
              <w:numPr>
                <w:ilvl w:val="0"/>
                <w:numId w:val="14"/>
              </w:numPr>
              <w:spacing w:before="200" w:after="160" w:line="259" w:lineRule="auto"/>
              <w:ind w:right="-18"/>
              <w:outlineLvl w:val="8"/>
              <w:rPr>
                <w:rFonts w:ascii="Gill Sans Std Light" w:hAnsi="Gill Sans Std Light"/>
              </w:rPr>
            </w:pPr>
            <w:r>
              <w:rPr>
                <w:rFonts w:ascii="Gill Sans Std Light" w:eastAsia="Times New Roman" w:hAnsi="Gill Sans Std Light" w:cs="Times New Roman"/>
              </w:rPr>
              <w:t>Changes in tree/forest cover</w:t>
            </w:r>
            <w:r w:rsidR="00D43838">
              <w:rPr>
                <w:rFonts w:ascii="Gill Sans Std Light" w:eastAsia="Times New Roman" w:hAnsi="Gill Sans Std Light" w:cs="Times New Roman"/>
              </w:rPr>
              <w:t>*</w:t>
            </w:r>
          </w:p>
          <w:p w14:paraId="4C328822" w14:textId="7D0440EA" w:rsidR="00EA5B4E" w:rsidRPr="003628E7" w:rsidRDefault="00EA5B4E" w:rsidP="0028225E">
            <w:pPr>
              <w:pStyle w:val="ListParagraph"/>
              <w:keepNext/>
              <w:keepLines/>
              <w:numPr>
                <w:ilvl w:val="0"/>
                <w:numId w:val="14"/>
              </w:numPr>
              <w:spacing w:before="200" w:after="160" w:line="259" w:lineRule="auto"/>
              <w:ind w:right="-18"/>
              <w:outlineLvl w:val="2"/>
              <w:rPr>
                <w:rFonts w:ascii="Gill Sans Std Light" w:hAnsi="Gill Sans Std Light"/>
              </w:rPr>
            </w:pPr>
            <w:r>
              <w:rPr>
                <w:rFonts w:ascii="Gill Sans Std Light" w:eastAsia="Times New Roman" w:hAnsi="Gill Sans Std Light" w:cs="Times New Roman"/>
              </w:rPr>
              <w:t>Number of ha of degraded soil</w:t>
            </w:r>
            <w:r w:rsidR="00D43838">
              <w:rPr>
                <w:rFonts w:ascii="Gill Sans Std Light" w:eastAsia="Times New Roman" w:hAnsi="Gill Sans Std Light" w:cs="Times New Roman"/>
              </w:rPr>
              <w:t>*</w:t>
            </w:r>
          </w:p>
          <w:p w14:paraId="33A58677" w14:textId="273B4513" w:rsidR="00EA5B4E" w:rsidRPr="00D43838" w:rsidRDefault="00EA5B4E" w:rsidP="0028225E">
            <w:pPr>
              <w:pStyle w:val="ListParagraph"/>
              <w:keepNext/>
              <w:keepLines/>
              <w:numPr>
                <w:ilvl w:val="0"/>
                <w:numId w:val="14"/>
              </w:numPr>
              <w:spacing w:before="200" w:after="160" w:line="259" w:lineRule="auto"/>
              <w:ind w:right="-18"/>
              <w:outlineLvl w:val="2"/>
              <w:rPr>
                <w:rFonts w:ascii="Gill Sans Std Light" w:eastAsia="Times New Roman" w:hAnsi="Gill Sans Std Light" w:cs="Times New Roman"/>
                <w:b/>
                <w:bCs/>
              </w:rPr>
            </w:pPr>
            <w:r w:rsidRPr="00D43838">
              <w:rPr>
                <w:rFonts w:ascii="Gill Sans Std Light" w:eastAsia="Times New Roman" w:hAnsi="Gill Sans Std Light" w:cs="Times New Roman"/>
              </w:rPr>
              <w:t>GHG emissions</w:t>
            </w:r>
            <w:r w:rsidR="00D43838">
              <w:rPr>
                <w:rFonts w:ascii="Gill Sans Std Light" w:eastAsia="Times New Roman" w:hAnsi="Gill Sans Std Light" w:cs="Times New Roman"/>
              </w:rPr>
              <w:t>*</w:t>
            </w:r>
          </w:p>
          <w:p w14:paraId="7B459829" w14:textId="27D5AB51" w:rsidR="00EA5B4E" w:rsidRDefault="00EA5B4E" w:rsidP="0028225E">
            <w:pPr>
              <w:pStyle w:val="ListParagraph"/>
              <w:numPr>
                <w:ilvl w:val="0"/>
                <w:numId w:val="14"/>
              </w:numPr>
              <w:spacing w:after="160" w:line="259" w:lineRule="auto"/>
              <w:ind w:right="-18"/>
              <w:rPr>
                <w:rFonts w:ascii="Gill Sans Std Light" w:hAnsi="Gill Sans Std Light"/>
              </w:rPr>
            </w:pPr>
            <w:r>
              <w:rPr>
                <w:rFonts w:ascii="Gill Sans Std Light" w:hAnsi="Gill Sans Std Light"/>
              </w:rPr>
              <w:t>GHG sequestration</w:t>
            </w:r>
            <w:r w:rsidR="00D43838">
              <w:rPr>
                <w:rFonts w:ascii="Gill Sans Std Light" w:hAnsi="Gill Sans Std Light"/>
              </w:rPr>
              <w:t>*</w:t>
            </w:r>
          </w:p>
          <w:p w14:paraId="4FF0B89F" w14:textId="77777777" w:rsidR="005031EB" w:rsidRPr="001C4E44" w:rsidRDefault="005031EB" w:rsidP="0028225E">
            <w:pPr>
              <w:pStyle w:val="ListParagraph"/>
              <w:numPr>
                <w:ilvl w:val="0"/>
                <w:numId w:val="14"/>
              </w:numPr>
              <w:ind w:right="-18"/>
              <w:rPr>
                <w:rFonts w:ascii="Gill Sans Std Light" w:hAnsi="Gill Sans Std Light"/>
              </w:rPr>
            </w:pPr>
            <w:r w:rsidRPr="00A719E1">
              <w:rPr>
                <w:rFonts w:ascii="Gill Sans Std Light" w:eastAsia="Times New Roman" w:hAnsi="Gill Sans Std Light" w:cs="Times New Roman"/>
              </w:rPr>
              <w:t>Change in actions that increase forest loss and/or GHG emissions</w:t>
            </w:r>
          </w:p>
          <w:p w14:paraId="60E798A1" w14:textId="77777777" w:rsidR="005031EB" w:rsidRDefault="005031EB" w:rsidP="0028225E">
            <w:pPr>
              <w:pStyle w:val="ListParagraph"/>
              <w:numPr>
                <w:ilvl w:val="0"/>
                <w:numId w:val="14"/>
              </w:numPr>
              <w:tabs>
                <w:tab w:val="left" w:pos="1246"/>
              </w:tabs>
              <w:ind w:right="-18"/>
              <w:rPr>
                <w:rFonts w:ascii="Gill Sans Std Light" w:hAnsi="Gill Sans Std Light"/>
              </w:rPr>
            </w:pPr>
            <w:r w:rsidRPr="00A719E1">
              <w:rPr>
                <w:rFonts w:ascii="Gill Sans Std Light" w:hAnsi="Gill Sans Std Light"/>
              </w:rPr>
              <w:t xml:space="preserve">Changes in use of forest resources </w:t>
            </w:r>
          </w:p>
          <w:p w14:paraId="49EA58CC" w14:textId="3E5D7781" w:rsidR="003628E7" w:rsidRDefault="003628E7" w:rsidP="0028225E">
            <w:pPr>
              <w:pStyle w:val="ListParagraph"/>
              <w:numPr>
                <w:ilvl w:val="0"/>
                <w:numId w:val="14"/>
              </w:numPr>
              <w:tabs>
                <w:tab w:val="left" w:pos="1246"/>
              </w:tabs>
              <w:ind w:right="-18"/>
              <w:rPr>
                <w:rFonts w:ascii="Gill Sans Std Light" w:hAnsi="Gill Sans Std Light"/>
              </w:rPr>
            </w:pPr>
            <w:r>
              <w:rPr>
                <w:rFonts w:ascii="Gill Sans Std Light" w:hAnsi="Gill Sans Std Light"/>
              </w:rPr>
              <w:t xml:space="preserve">Perceptions of forest degradation, animal availability, NTFP availability </w:t>
            </w:r>
          </w:p>
          <w:p w14:paraId="1625F396" w14:textId="77777777" w:rsidR="006A3B07" w:rsidRDefault="006A3B07" w:rsidP="0028225E">
            <w:pPr>
              <w:pStyle w:val="ListParagraph"/>
              <w:numPr>
                <w:ilvl w:val="0"/>
                <w:numId w:val="14"/>
              </w:numPr>
              <w:tabs>
                <w:tab w:val="left" w:pos="1246"/>
              </w:tabs>
              <w:ind w:right="-18"/>
              <w:rPr>
                <w:rFonts w:ascii="Gill Sans Std Light" w:hAnsi="Gill Sans Std Light"/>
              </w:rPr>
            </w:pPr>
            <w:r w:rsidRPr="00A719E1">
              <w:rPr>
                <w:rFonts w:ascii="Gill Sans Std Light" w:hAnsi="Gill Sans Std Light"/>
              </w:rPr>
              <w:t>Change in ranking of reported availability/access to forest resources</w:t>
            </w:r>
          </w:p>
          <w:p w14:paraId="139A0106" w14:textId="77777777" w:rsidR="006A3B07" w:rsidRPr="00A719E1" w:rsidRDefault="006A3B07" w:rsidP="0028225E">
            <w:pPr>
              <w:pStyle w:val="ListParagraph"/>
              <w:tabs>
                <w:tab w:val="left" w:pos="1246"/>
              </w:tabs>
              <w:ind w:left="360" w:right="-18"/>
              <w:rPr>
                <w:rFonts w:ascii="Gill Sans Std Light" w:hAnsi="Gill Sans Std Light"/>
              </w:rPr>
            </w:pPr>
          </w:p>
          <w:p w14:paraId="7CA1F344" w14:textId="594F245A" w:rsidR="00EA5B4E" w:rsidRPr="003628E7" w:rsidRDefault="00EA5B4E" w:rsidP="0028225E">
            <w:pPr>
              <w:ind w:right="-18"/>
              <w:rPr>
                <w:rFonts w:ascii="Gill Sans Std Light" w:hAnsi="Gill Sans Std Light"/>
              </w:rPr>
            </w:pPr>
          </w:p>
        </w:tc>
        <w:tc>
          <w:tcPr>
            <w:tcW w:w="2136" w:type="dxa"/>
            <w:shd w:val="clear" w:color="auto" w:fill="auto"/>
          </w:tcPr>
          <w:p w14:paraId="5BC6D52C" w14:textId="5D9E9926" w:rsidR="00586178" w:rsidRDefault="00EA5B4E" w:rsidP="0028225E">
            <w:pPr>
              <w:rPr>
                <w:rFonts w:ascii="Gill Sans Std Light" w:eastAsia="Times New Roman" w:hAnsi="Gill Sans Std Light" w:cs="Times New Roman"/>
              </w:rPr>
            </w:pPr>
            <w:r>
              <w:rPr>
                <w:rFonts w:ascii="Gill Sans Std Light" w:eastAsia="Times New Roman" w:hAnsi="Gill Sans Std Light" w:cs="Times New Roman"/>
              </w:rPr>
              <w:t xml:space="preserve">- </w:t>
            </w:r>
            <w:r w:rsidR="003628E7">
              <w:rPr>
                <w:rFonts w:ascii="Gill Sans Std Light" w:eastAsia="Times New Roman" w:hAnsi="Gill Sans Std Light" w:cs="Times New Roman"/>
              </w:rPr>
              <w:t>R</w:t>
            </w:r>
            <w:r>
              <w:rPr>
                <w:rFonts w:ascii="Gill Sans Std Light" w:eastAsia="Times New Roman" w:hAnsi="Gill Sans Std Light" w:cs="Times New Roman"/>
              </w:rPr>
              <w:t>emote sens</w:t>
            </w:r>
            <w:r w:rsidR="003628E7">
              <w:rPr>
                <w:rFonts w:ascii="Gill Sans Std Light" w:eastAsia="Times New Roman" w:hAnsi="Gill Sans Std Light" w:cs="Times New Roman"/>
              </w:rPr>
              <w:t>ing</w:t>
            </w:r>
            <w:r>
              <w:rPr>
                <w:rFonts w:ascii="Gill Sans Std Light" w:eastAsia="Times New Roman" w:hAnsi="Gill Sans Std Light" w:cs="Times New Roman"/>
              </w:rPr>
              <w:t xml:space="preserve"> data</w:t>
            </w:r>
          </w:p>
          <w:p w14:paraId="1B1E4648" w14:textId="49B22868" w:rsidR="00EA5B4E" w:rsidRDefault="00EA5B4E" w:rsidP="0028225E">
            <w:pPr>
              <w:rPr>
                <w:rFonts w:ascii="Gill Sans Std Light" w:eastAsia="Times New Roman" w:hAnsi="Gill Sans Std Light" w:cs="Times New Roman"/>
              </w:rPr>
            </w:pPr>
            <w:r>
              <w:rPr>
                <w:rFonts w:ascii="Gill Sans Std Light" w:eastAsia="Times New Roman" w:hAnsi="Gill Sans Std Light" w:cs="Times New Roman"/>
              </w:rPr>
              <w:t xml:space="preserve">- </w:t>
            </w:r>
            <w:r w:rsidR="003628E7">
              <w:rPr>
                <w:rFonts w:ascii="Gill Sans Std Light" w:eastAsia="Times New Roman" w:hAnsi="Gill Sans Std Light" w:cs="Times New Roman"/>
              </w:rPr>
              <w:t xml:space="preserve">HH, headperson, </w:t>
            </w:r>
            <w:r w:rsidR="00A871DF">
              <w:rPr>
                <w:rFonts w:ascii="Gill Sans Std Light" w:eastAsia="Times New Roman" w:hAnsi="Gill Sans Std Light" w:cs="Times New Roman"/>
              </w:rPr>
              <w:t xml:space="preserve">village level </w:t>
            </w:r>
            <w:r w:rsidR="003628E7">
              <w:rPr>
                <w:rFonts w:ascii="Gill Sans Std Light" w:eastAsia="Times New Roman" w:hAnsi="Gill Sans Std Light" w:cs="Times New Roman"/>
              </w:rPr>
              <w:t>KII</w:t>
            </w:r>
            <w:r w:rsidR="000E4A6F">
              <w:rPr>
                <w:rFonts w:ascii="Gill Sans Std Light" w:eastAsia="Times New Roman" w:hAnsi="Gill Sans Std Light" w:cs="Times New Roman"/>
              </w:rPr>
              <w:t xml:space="preserve"> surveys</w:t>
            </w:r>
          </w:p>
          <w:p w14:paraId="75903877" w14:textId="34151C2F" w:rsidR="001162EC" w:rsidRPr="000E4A6F" w:rsidRDefault="00EA5B4E" w:rsidP="0028225E">
            <w:pPr>
              <w:rPr>
                <w:rFonts w:ascii="Gill Sans Std Light" w:hAnsi="Gill Sans Std Light"/>
              </w:rPr>
            </w:pPr>
            <w:r w:rsidRPr="001162EC">
              <w:rPr>
                <w:rFonts w:ascii="Gill Sans Std Light" w:eastAsia="Times New Roman" w:hAnsi="Gill Sans Std Light" w:cs="Times New Roman"/>
              </w:rPr>
              <w:t xml:space="preserve">- </w:t>
            </w:r>
            <w:r w:rsidR="001162EC" w:rsidRPr="001162EC">
              <w:rPr>
                <w:bCs/>
              </w:rPr>
              <w:t>Secondary</w:t>
            </w:r>
            <w:r w:rsidR="001162EC" w:rsidRPr="008441D5">
              <w:rPr>
                <w:bCs/>
              </w:rPr>
              <w:t xml:space="preserve"> materials</w:t>
            </w:r>
            <w:r w:rsidR="000E4A6F">
              <w:rPr>
                <w:bCs/>
              </w:rPr>
              <w:t xml:space="preserve"> (</w:t>
            </w:r>
            <w:r w:rsidR="000E4A6F">
              <w:rPr>
                <w:rFonts w:ascii="Gill Sans Std Light" w:hAnsi="Gill Sans Std Light"/>
              </w:rPr>
              <w:t>(</w:t>
            </w:r>
            <w:r w:rsidR="000E4A6F" w:rsidRPr="00A719E1">
              <w:rPr>
                <w:rFonts w:ascii="Gill Sans Std Light" w:hAnsi="Gill Sans Std Light"/>
              </w:rPr>
              <w:t>Participatory Fo</w:t>
            </w:r>
            <w:r w:rsidR="000E4A6F">
              <w:rPr>
                <w:rFonts w:ascii="Gill Sans Std Light" w:hAnsi="Gill Sans Std Light"/>
              </w:rPr>
              <w:t>rest Management Plans (PFMPs),</w:t>
            </w:r>
            <w:r w:rsidR="000E4A6F" w:rsidRPr="00A719E1">
              <w:rPr>
                <w:rFonts w:ascii="Gill Sans Std Light" w:hAnsi="Gill Sans Std Light"/>
              </w:rPr>
              <w:t xml:space="preserve"> covenants, etc.</w:t>
            </w:r>
            <w:r w:rsidR="000E4A6F">
              <w:rPr>
                <w:rFonts w:ascii="Gill Sans Std Light" w:hAnsi="Gill Sans Std Light"/>
              </w:rPr>
              <w:t>)</w:t>
            </w:r>
            <w:r w:rsidR="001162EC" w:rsidRPr="008441D5">
              <w:rPr>
                <w:bCs/>
              </w:rPr>
              <w:t>, which document baseline conditions and trends</w:t>
            </w:r>
          </w:p>
          <w:p w14:paraId="5AF9E0ED" w14:textId="3F36C907" w:rsidR="000E4A6F" w:rsidRDefault="000E4A6F" w:rsidP="0028225E">
            <w:pPr>
              <w:rPr>
                <w:bCs/>
              </w:rPr>
            </w:pPr>
            <w:r>
              <w:rPr>
                <w:bCs/>
              </w:rPr>
              <w:t>- CFP project M&amp;E</w:t>
            </w:r>
          </w:p>
          <w:p w14:paraId="6881EA43" w14:textId="19B25B09" w:rsidR="00A871DF" w:rsidRPr="008441D5" w:rsidRDefault="00A871DF" w:rsidP="0028225E">
            <w:pPr>
              <w:rPr>
                <w:bCs/>
              </w:rPr>
            </w:pPr>
            <w:r>
              <w:rPr>
                <w:bCs/>
              </w:rPr>
              <w:t>-KII with district level officials and stakeholders</w:t>
            </w:r>
          </w:p>
          <w:p w14:paraId="6BFE6E76" w14:textId="4FA2A105" w:rsidR="00EA5B4E" w:rsidRPr="00A719E1" w:rsidRDefault="00EA5B4E" w:rsidP="0028225E">
            <w:pPr>
              <w:rPr>
                <w:rFonts w:ascii="Gill Sans Std Light" w:eastAsia="Times New Roman" w:hAnsi="Gill Sans Std Light" w:cs="Times New Roman"/>
              </w:rPr>
            </w:pPr>
          </w:p>
        </w:tc>
        <w:tc>
          <w:tcPr>
            <w:tcW w:w="1532" w:type="dxa"/>
            <w:gridSpan w:val="2"/>
          </w:tcPr>
          <w:p w14:paraId="464BA4AE" w14:textId="28662A63" w:rsidR="00586178" w:rsidRDefault="001E30CB" w:rsidP="0028225E">
            <w:pPr>
              <w:rPr>
                <w:rFonts w:ascii="Gill Sans Std Light" w:eastAsia="Times New Roman" w:hAnsi="Gill Sans Std Light" w:cs="Times New Roman"/>
              </w:rPr>
            </w:pPr>
            <w:r>
              <w:rPr>
                <w:rFonts w:ascii="Gill Sans Std Light" w:eastAsia="Times New Roman" w:hAnsi="Gill Sans Std Light" w:cs="Times New Roman"/>
              </w:rPr>
              <w:t>- GIS an</w:t>
            </w:r>
            <w:r w:rsidR="005C0AFA">
              <w:rPr>
                <w:rFonts w:ascii="Gill Sans Std Light" w:eastAsia="Times New Roman" w:hAnsi="Gill Sans Std Light" w:cs="Times New Roman"/>
              </w:rPr>
              <w:t>a</w:t>
            </w:r>
            <w:r>
              <w:rPr>
                <w:rFonts w:ascii="Gill Sans Std Light" w:eastAsia="Times New Roman" w:hAnsi="Gill Sans Std Light" w:cs="Times New Roman"/>
              </w:rPr>
              <w:t>lysis of satellite imagery</w:t>
            </w:r>
          </w:p>
          <w:p w14:paraId="34943D66" w14:textId="77777777" w:rsidR="0028225E" w:rsidRDefault="0028225E" w:rsidP="0028225E">
            <w:pPr>
              <w:rPr>
                <w:rFonts w:ascii="Gill Sans Std Light" w:eastAsia="Times New Roman" w:hAnsi="Gill Sans Std Light" w:cs="Times New Roman"/>
              </w:rPr>
            </w:pPr>
            <w:r>
              <w:rPr>
                <w:rFonts w:ascii="Gill Sans Std Light" w:eastAsia="Times New Roman" w:hAnsi="Gill Sans Std Light" w:cs="Times New Roman"/>
              </w:rPr>
              <w:t>- Analysis of survey data</w:t>
            </w:r>
          </w:p>
          <w:p w14:paraId="1AE0A153" w14:textId="7666A5F7" w:rsidR="00B57B88" w:rsidRPr="00A719E1" w:rsidRDefault="00B57B88" w:rsidP="0028225E">
            <w:pPr>
              <w:rPr>
                <w:rFonts w:ascii="Gill Sans Std Light" w:eastAsia="Times New Roman" w:hAnsi="Gill Sans Std Light" w:cs="Times New Roman"/>
              </w:rPr>
            </w:pPr>
            <w:r>
              <w:rPr>
                <w:rFonts w:ascii="Gill Sans Std Light" w:eastAsia="Times New Roman" w:hAnsi="Gill Sans Std Light" w:cs="Times New Roman"/>
              </w:rPr>
              <w:t xml:space="preserve">-Analysis of secondary data and </w:t>
            </w:r>
            <w:r w:rsidR="000E4A6F">
              <w:rPr>
                <w:rFonts w:ascii="Gill Sans Std Light" w:eastAsia="Times New Roman" w:hAnsi="Gill Sans Std Light" w:cs="Times New Roman"/>
              </w:rPr>
              <w:t xml:space="preserve">CFP </w:t>
            </w:r>
            <w:r>
              <w:rPr>
                <w:rFonts w:ascii="Gill Sans Std Light" w:eastAsia="Times New Roman" w:hAnsi="Gill Sans Std Light" w:cs="Times New Roman"/>
              </w:rPr>
              <w:t>project M&amp;E</w:t>
            </w:r>
          </w:p>
        </w:tc>
      </w:tr>
      <w:tr w:rsidR="00391FA2" w:rsidRPr="00A719E1" w14:paraId="4B2B6D01" w14:textId="77777777" w:rsidTr="00517979">
        <w:trPr>
          <w:trHeight w:val="10068"/>
        </w:trPr>
        <w:tc>
          <w:tcPr>
            <w:tcW w:w="4338" w:type="dxa"/>
          </w:tcPr>
          <w:p w14:paraId="42C4A358" w14:textId="41D82C3D" w:rsidR="00391FA2" w:rsidRPr="0057377E" w:rsidRDefault="00391FA2" w:rsidP="0028225E">
            <w:pPr>
              <w:pStyle w:val="ListParagraph"/>
              <w:numPr>
                <w:ilvl w:val="0"/>
                <w:numId w:val="11"/>
              </w:numPr>
              <w:rPr>
                <w:rFonts w:ascii="Gill Sans Std Light" w:eastAsia="Times New Roman" w:hAnsi="Gill Sans Std Light" w:cs="Times New Roman"/>
              </w:rPr>
            </w:pPr>
            <w:r w:rsidRPr="0057377E">
              <w:rPr>
                <w:rFonts w:ascii="Gill Sans Std Light" w:hAnsi="Gill Sans Std Light"/>
              </w:rPr>
              <w:lastRenderedPageBreak/>
              <w:t xml:space="preserve">Which benefits do community members cite as </w:t>
            </w:r>
            <w:r>
              <w:rPr>
                <w:rFonts w:ascii="Gill Sans Std Light" w:hAnsi="Gill Sans Std Light"/>
              </w:rPr>
              <w:t>effective incentives</w:t>
            </w:r>
            <w:r w:rsidRPr="0057377E">
              <w:rPr>
                <w:rFonts w:ascii="Gill Sans Std Light" w:hAnsi="Gill Sans Std Light"/>
              </w:rPr>
              <w:t xml:space="preserve"> for the adoption of behaviors that reduce deforestation, degradation, and GHG emissions from the landscape?</w:t>
            </w:r>
            <w:r>
              <w:rPr>
                <w:rStyle w:val="FootnoteReference"/>
                <w:rFonts w:ascii="Gill Sans Std Light" w:hAnsi="Gill Sans Std Light"/>
              </w:rPr>
              <w:footnoteReference w:id="2"/>
            </w:r>
          </w:p>
          <w:p w14:paraId="0CBB44B5" w14:textId="77777777" w:rsidR="00391FA2" w:rsidRPr="00A719E1" w:rsidRDefault="00391FA2" w:rsidP="0028225E">
            <w:pPr>
              <w:pStyle w:val="ListParagraph"/>
              <w:ind w:left="352"/>
              <w:rPr>
                <w:rFonts w:ascii="Gill Sans Std Light" w:eastAsia="Times New Roman" w:hAnsi="Gill Sans Std Light" w:cs="Times New Roman"/>
              </w:rPr>
            </w:pPr>
          </w:p>
          <w:p w14:paraId="07479026" w14:textId="77777777" w:rsidR="00391FA2" w:rsidRPr="00A719E1" w:rsidRDefault="00391FA2" w:rsidP="0028225E">
            <w:pPr>
              <w:rPr>
                <w:rFonts w:ascii="Gill Sans Std Light" w:eastAsia="Times New Roman" w:hAnsi="Gill Sans Std Light" w:cs="Times New Roman"/>
                <w:i/>
              </w:rPr>
            </w:pPr>
            <w:r w:rsidRPr="00A719E1">
              <w:rPr>
                <w:rFonts w:ascii="Gill Sans Std Light" w:eastAsia="Times New Roman" w:hAnsi="Gill Sans Std Light" w:cs="Times New Roman"/>
                <w:i/>
              </w:rPr>
              <w:t>Benefits: livelihood support, eco-charcoal, improved participatory forest management, community level financial benefit</w:t>
            </w:r>
            <w:r>
              <w:rPr>
                <w:rFonts w:ascii="Gill Sans Std Light" w:eastAsia="Times New Roman" w:hAnsi="Gill Sans Std Light" w:cs="Times New Roman"/>
                <w:i/>
              </w:rPr>
              <w:t>s, carbon credits, sensitization, etc.</w:t>
            </w:r>
          </w:p>
        </w:tc>
        <w:tc>
          <w:tcPr>
            <w:tcW w:w="4959" w:type="dxa"/>
          </w:tcPr>
          <w:p w14:paraId="12DD7492" w14:textId="4DB4CB7D" w:rsidR="00391FA2" w:rsidRPr="00E733C9" w:rsidRDefault="00391FA2" w:rsidP="00E733C9">
            <w:pPr>
              <w:ind w:right="-18"/>
              <w:jc w:val="center"/>
              <w:rPr>
                <w:rFonts w:ascii="Gill Sans Std Light" w:hAnsi="Gill Sans Std Light"/>
              </w:rPr>
            </w:pPr>
            <w:r w:rsidRPr="00E733C9">
              <w:rPr>
                <w:rFonts w:ascii="Gill Sans Std Light" w:hAnsi="Gill Sans Std Light"/>
              </w:rPr>
              <w:t>PREDICTORS/INDEPENDENT VARIABLES</w:t>
            </w:r>
          </w:p>
          <w:p w14:paraId="6374B4E4" w14:textId="61350572" w:rsidR="00391FA2" w:rsidRPr="00BA0398" w:rsidRDefault="00391FA2" w:rsidP="0028225E">
            <w:pPr>
              <w:pStyle w:val="ListParagraph"/>
              <w:numPr>
                <w:ilvl w:val="0"/>
                <w:numId w:val="7"/>
              </w:numPr>
              <w:tabs>
                <w:tab w:val="left" w:pos="1246"/>
              </w:tabs>
              <w:ind w:left="162" w:right="-18" w:hanging="180"/>
              <w:rPr>
                <w:rFonts w:ascii="Gill Sans Std Light" w:hAnsi="Gill Sans Std Light"/>
              </w:rPr>
            </w:pPr>
            <w:r w:rsidRPr="00BA0398">
              <w:rPr>
                <w:rFonts w:ascii="Gill Sans Std Light" w:hAnsi="Gill Sans Std Light"/>
              </w:rPr>
              <w:t>Amount and type of financial resources received (individual or HH level/community level (e.g. carbon credits</w:t>
            </w:r>
            <w:r w:rsidR="00472D63">
              <w:rPr>
                <w:rFonts w:ascii="Gill Sans Std Light" w:hAnsi="Gill Sans Std Light"/>
              </w:rPr>
              <w:t>, community infrastructure</w:t>
            </w:r>
            <w:r w:rsidRPr="00BA0398">
              <w:rPr>
                <w:rFonts w:ascii="Gill Sans Std Light" w:hAnsi="Gill Sans Std Light"/>
              </w:rPr>
              <w:t>))</w:t>
            </w:r>
          </w:p>
          <w:p w14:paraId="30CBFF68" w14:textId="6D9A81BF" w:rsidR="00391FA2" w:rsidRPr="00BA0398" w:rsidRDefault="00391FA2" w:rsidP="0028225E">
            <w:pPr>
              <w:pStyle w:val="ListParagraph"/>
              <w:numPr>
                <w:ilvl w:val="0"/>
                <w:numId w:val="7"/>
              </w:numPr>
              <w:tabs>
                <w:tab w:val="left" w:pos="1246"/>
              </w:tabs>
              <w:ind w:left="247" w:right="-108" w:hanging="270"/>
              <w:rPr>
                <w:rFonts w:ascii="Gill Sans Std Light" w:eastAsia="Times New Roman" w:hAnsi="Gill Sans Std Light" w:cs="Times New Roman"/>
              </w:rPr>
            </w:pPr>
            <w:r w:rsidRPr="00BA0398">
              <w:rPr>
                <w:rFonts w:ascii="Gill Sans Std Light" w:eastAsia="Times New Roman" w:hAnsi="Gill Sans Std Light" w:cs="Times New Roman"/>
              </w:rPr>
              <w:t>Livelihood support (e.g. eco-charcoaling, conservation farming, agroforestry – TBD during CFP project design phase)</w:t>
            </w:r>
          </w:p>
          <w:p w14:paraId="3BCB32C6" w14:textId="4C72C29F" w:rsidR="00391FA2" w:rsidRPr="00BA0398" w:rsidRDefault="00391FA2" w:rsidP="0028225E">
            <w:pPr>
              <w:pStyle w:val="ListParagraph"/>
              <w:numPr>
                <w:ilvl w:val="0"/>
                <w:numId w:val="7"/>
              </w:numPr>
              <w:spacing w:after="160" w:line="259" w:lineRule="auto"/>
              <w:ind w:left="162" w:hanging="180"/>
              <w:rPr>
                <w:rFonts w:ascii="Gill Sans Std Light" w:hAnsi="Gill Sans Std Light"/>
              </w:rPr>
            </w:pPr>
            <w:r w:rsidRPr="00BA0398">
              <w:rPr>
                <w:rFonts w:ascii="Gill Sans Std Light" w:eastAsia="Times New Roman" w:hAnsi="Gill Sans Std Light" w:cs="Times New Roman"/>
              </w:rPr>
              <w:t xml:space="preserve">Improved participatory forest management, </w:t>
            </w:r>
            <w:r w:rsidRPr="00BA0398">
              <w:rPr>
                <w:rFonts w:ascii="Gill Sans Std Light" w:hAnsi="Gill Sans Std Light"/>
              </w:rPr>
              <w:t>including changes in participation in natural resources decision-making processes at the local level</w:t>
            </w:r>
          </w:p>
          <w:p w14:paraId="5BBF6368" w14:textId="69A1396E" w:rsidR="00391FA2" w:rsidRPr="00BA0398" w:rsidRDefault="00391FA2" w:rsidP="0028225E">
            <w:pPr>
              <w:pStyle w:val="ListParagraph"/>
              <w:numPr>
                <w:ilvl w:val="0"/>
                <w:numId w:val="7"/>
              </w:numPr>
              <w:tabs>
                <w:tab w:val="left" w:pos="1246"/>
              </w:tabs>
              <w:ind w:left="247" w:right="-108" w:hanging="270"/>
              <w:rPr>
                <w:rFonts w:ascii="Gill Sans Std Light" w:eastAsia="Times New Roman" w:hAnsi="Gill Sans Std Light" w:cs="Times New Roman"/>
              </w:rPr>
            </w:pPr>
            <w:r w:rsidRPr="00BA0398">
              <w:rPr>
                <w:rFonts w:ascii="Gill Sans Std Light" w:hAnsi="Gill Sans Std Light"/>
              </w:rPr>
              <w:t>Design of benefit-sharing mechanisms for carbon credits</w:t>
            </w:r>
          </w:p>
          <w:p w14:paraId="1153B1BC" w14:textId="77777777" w:rsidR="00391FA2" w:rsidRDefault="00391FA2" w:rsidP="0028225E">
            <w:pPr>
              <w:pStyle w:val="ListParagraph"/>
              <w:numPr>
                <w:ilvl w:val="0"/>
                <w:numId w:val="7"/>
              </w:numPr>
              <w:spacing w:after="160" w:line="259" w:lineRule="auto"/>
              <w:ind w:left="162" w:right="-18" w:hanging="180"/>
              <w:rPr>
                <w:rFonts w:ascii="Gill Sans Std Light" w:hAnsi="Gill Sans Std Light"/>
              </w:rPr>
            </w:pPr>
            <w:r w:rsidRPr="00BA0398">
              <w:rPr>
                <w:rFonts w:ascii="Gill Sans Std Light" w:hAnsi="Gill Sans Std Light"/>
              </w:rPr>
              <w:t>Changes in actions undertaken to promote (environmental/climate change) education quality, natural resources management capacity-building (for example, sustainable community forestry, agricultural and livestock practices), forest governance (including accountability) and communication</w:t>
            </w:r>
          </w:p>
          <w:p w14:paraId="04B69AD2" w14:textId="1661D95B" w:rsidR="00391FA2" w:rsidRPr="00391FA2" w:rsidRDefault="00433008" w:rsidP="0028225E">
            <w:pPr>
              <w:pStyle w:val="ListParagraph"/>
              <w:numPr>
                <w:ilvl w:val="0"/>
                <w:numId w:val="7"/>
              </w:numPr>
              <w:ind w:left="162" w:right="-18" w:hanging="180"/>
              <w:rPr>
                <w:rFonts w:ascii="Gill Sans Std Light" w:hAnsi="Gill Sans Std Light"/>
              </w:rPr>
            </w:pPr>
            <w:r>
              <w:rPr>
                <w:rFonts w:ascii="Gill Sans Std Light" w:eastAsia="Times New Roman" w:hAnsi="Gill Sans Std Light" w:cs="Times New Roman"/>
              </w:rPr>
              <w:t>Enhancement of t</w:t>
            </w:r>
            <w:r w:rsidR="00391FA2">
              <w:rPr>
                <w:rFonts w:ascii="Gill Sans Std Light" w:eastAsia="Times New Roman" w:hAnsi="Gill Sans Std Light" w:cs="Times New Roman"/>
              </w:rPr>
              <w:t>enure security</w:t>
            </w:r>
          </w:p>
          <w:p w14:paraId="7835AFD0" w14:textId="77777777" w:rsidR="00391FA2" w:rsidRDefault="00391FA2" w:rsidP="0028225E">
            <w:pPr>
              <w:ind w:right="-18"/>
              <w:rPr>
                <w:rFonts w:ascii="Gill Sans Std Light" w:hAnsi="Gill Sans Std Light"/>
              </w:rPr>
            </w:pPr>
          </w:p>
          <w:p w14:paraId="0DA13BED" w14:textId="70289E88" w:rsidR="00391FA2" w:rsidRPr="00E733C9" w:rsidRDefault="00391FA2" w:rsidP="00E733C9">
            <w:pPr>
              <w:ind w:right="-18"/>
              <w:jc w:val="center"/>
              <w:rPr>
                <w:rFonts w:ascii="Gill Sans Std Light" w:eastAsia="Times New Roman" w:hAnsi="Gill Sans Std Light" w:cs="Times New Roman"/>
              </w:rPr>
            </w:pPr>
            <w:r w:rsidRPr="00DB5CE4">
              <w:rPr>
                <w:rFonts w:ascii="Gill Sans Std Light" w:eastAsia="Times New Roman" w:hAnsi="Gill Sans Std Light" w:cs="Times New Roman"/>
              </w:rPr>
              <w:t>OUTCOMES</w:t>
            </w:r>
          </w:p>
          <w:p w14:paraId="7D849DA7" w14:textId="77777777" w:rsidR="00391FA2" w:rsidRPr="00DB5CE4" w:rsidRDefault="00391FA2" w:rsidP="0028225E">
            <w:pPr>
              <w:pStyle w:val="ListParagraph"/>
              <w:numPr>
                <w:ilvl w:val="0"/>
                <w:numId w:val="7"/>
              </w:numPr>
              <w:tabs>
                <w:tab w:val="left" w:pos="1246"/>
              </w:tabs>
              <w:ind w:left="247" w:right="-108" w:hanging="270"/>
              <w:rPr>
                <w:rFonts w:ascii="Gill Sans Std Light" w:eastAsia="Times New Roman" w:hAnsi="Gill Sans Std Light" w:cs="Times New Roman"/>
              </w:rPr>
            </w:pPr>
            <w:r w:rsidRPr="00DB5CE4">
              <w:rPr>
                <w:rFonts w:ascii="Gill Sans Std Light" w:eastAsia="Times New Roman" w:hAnsi="Gill Sans Std Light" w:cs="Times New Roman"/>
              </w:rPr>
              <w:t xml:space="preserve">Changes in behaviors/activities employed by community members relating to one or more project approved technical specifications </w:t>
            </w:r>
          </w:p>
          <w:p w14:paraId="63A11676" w14:textId="77777777" w:rsidR="00391FA2" w:rsidRPr="00DB5CE4" w:rsidRDefault="00391FA2" w:rsidP="0028225E">
            <w:pPr>
              <w:pStyle w:val="ListParagraph"/>
              <w:numPr>
                <w:ilvl w:val="0"/>
                <w:numId w:val="7"/>
              </w:numPr>
              <w:ind w:left="162" w:right="-18" w:hanging="180"/>
              <w:rPr>
                <w:rFonts w:ascii="Gill Sans Std Light" w:hAnsi="Gill Sans Std Light"/>
              </w:rPr>
            </w:pPr>
            <w:r w:rsidRPr="00DB5CE4">
              <w:rPr>
                <w:rFonts w:ascii="Gill Sans Std Light" w:hAnsi="Gill Sans Std Light"/>
              </w:rPr>
              <w:t xml:space="preserve">Ranking of expected project benefits as being factors in the adoption and practice of behaviors that reduce deforestation, degradation, and GHG emissions from the landscape </w:t>
            </w:r>
          </w:p>
          <w:p w14:paraId="35E7A461" w14:textId="77777777" w:rsidR="00391FA2" w:rsidRPr="00DB5CE4" w:rsidRDefault="00391FA2" w:rsidP="0028225E">
            <w:pPr>
              <w:pStyle w:val="ListParagraph"/>
              <w:numPr>
                <w:ilvl w:val="0"/>
                <w:numId w:val="7"/>
              </w:numPr>
              <w:tabs>
                <w:tab w:val="left" w:pos="1246"/>
              </w:tabs>
              <w:ind w:left="162" w:right="-18" w:hanging="180"/>
              <w:rPr>
                <w:rFonts w:ascii="Gill Sans Std Light" w:hAnsi="Gill Sans Std Light"/>
              </w:rPr>
            </w:pPr>
            <w:r w:rsidRPr="00DB5CE4">
              <w:rPr>
                <w:rFonts w:ascii="Gill Sans Std Light" w:hAnsi="Gill Sans Std Light"/>
              </w:rPr>
              <w:t>Level of adherence to covenants signed</w:t>
            </w:r>
          </w:p>
          <w:p w14:paraId="3EA6BD7E" w14:textId="77777777" w:rsidR="00391FA2" w:rsidRDefault="00391FA2" w:rsidP="0028225E">
            <w:pPr>
              <w:ind w:right="-18"/>
              <w:rPr>
                <w:rFonts w:ascii="Gill Sans Std Light" w:hAnsi="Gill Sans Std Light"/>
              </w:rPr>
            </w:pPr>
          </w:p>
          <w:p w14:paraId="1DC0593A" w14:textId="77777777" w:rsidR="00391FA2" w:rsidRDefault="00391FA2" w:rsidP="0028225E">
            <w:pPr>
              <w:ind w:right="-18"/>
              <w:rPr>
                <w:rFonts w:ascii="Gill Sans Std Light" w:hAnsi="Gill Sans Std Light"/>
              </w:rPr>
            </w:pPr>
          </w:p>
          <w:p w14:paraId="772BC05D" w14:textId="77777777" w:rsidR="00391FA2" w:rsidRDefault="00391FA2" w:rsidP="0028225E">
            <w:pPr>
              <w:ind w:right="-18"/>
              <w:rPr>
                <w:rFonts w:ascii="Gill Sans Std Light" w:hAnsi="Gill Sans Std Light"/>
              </w:rPr>
            </w:pPr>
          </w:p>
          <w:p w14:paraId="4D852D93" w14:textId="579A54D7" w:rsidR="00391FA2" w:rsidRPr="00391FA2" w:rsidRDefault="00391FA2" w:rsidP="0028225E">
            <w:pPr>
              <w:ind w:right="-18"/>
              <w:rPr>
                <w:rFonts w:ascii="Gill Sans Std Light" w:hAnsi="Gill Sans Std Light"/>
              </w:rPr>
            </w:pPr>
          </w:p>
        </w:tc>
        <w:tc>
          <w:tcPr>
            <w:tcW w:w="2136" w:type="dxa"/>
            <w:shd w:val="clear" w:color="auto" w:fill="auto"/>
          </w:tcPr>
          <w:p w14:paraId="7B408713" w14:textId="52C4F1ED" w:rsidR="00391FA2" w:rsidRPr="000E4A6F" w:rsidRDefault="00391FA2" w:rsidP="0028225E">
            <w:pPr>
              <w:rPr>
                <w:ins w:id="1" w:author="Vanessa Retana" w:date="2014-10-24T18:27:00Z"/>
                <w:rFonts w:ascii="Gill Sans Std Light" w:eastAsia="Times New Roman" w:hAnsi="Gill Sans Std Light" w:cs="Times New Roman"/>
              </w:rPr>
            </w:pPr>
            <w:r>
              <w:rPr>
                <w:rFonts w:ascii="Gill Sans Std Light" w:eastAsia="Times New Roman" w:hAnsi="Gill Sans Std Light" w:cs="Times New Roman"/>
              </w:rPr>
              <w:t xml:space="preserve">- HH, village level KII, and FGD </w:t>
            </w:r>
          </w:p>
          <w:p w14:paraId="45EA2AFF" w14:textId="0B90CF4D" w:rsidR="00391FA2" w:rsidRDefault="00391FA2" w:rsidP="0028225E">
            <w:pPr>
              <w:rPr>
                <w:rFonts w:ascii="Gill Sans Std Light" w:eastAsia="Times New Roman" w:hAnsi="Gill Sans Std Light" w:cs="Times New Roman"/>
              </w:rPr>
            </w:pPr>
            <w:r>
              <w:rPr>
                <w:rFonts w:ascii="Gill Sans Std Light" w:eastAsia="Times New Roman" w:hAnsi="Gill Sans Std Light" w:cs="Times New Roman"/>
              </w:rPr>
              <w:t>-CFP project M&amp;E</w:t>
            </w:r>
          </w:p>
          <w:p w14:paraId="58D3DC6A" w14:textId="77777777" w:rsidR="00391FA2" w:rsidRPr="000E4A6F" w:rsidRDefault="00391FA2" w:rsidP="0028225E">
            <w:pPr>
              <w:rPr>
                <w:rFonts w:ascii="Gill Sans Std Light" w:hAnsi="Gill Sans Std Light"/>
              </w:rPr>
            </w:pPr>
            <w:r w:rsidRPr="001162EC">
              <w:rPr>
                <w:rFonts w:ascii="Gill Sans Std Light" w:eastAsia="Times New Roman" w:hAnsi="Gill Sans Std Light" w:cs="Times New Roman"/>
              </w:rPr>
              <w:t xml:space="preserve">- </w:t>
            </w:r>
            <w:r w:rsidRPr="001162EC">
              <w:rPr>
                <w:bCs/>
              </w:rPr>
              <w:t>Secondary</w:t>
            </w:r>
            <w:r w:rsidRPr="008441D5">
              <w:rPr>
                <w:bCs/>
              </w:rPr>
              <w:t xml:space="preserve"> materials</w:t>
            </w:r>
            <w:r>
              <w:rPr>
                <w:bCs/>
              </w:rPr>
              <w:t xml:space="preserve"> (</w:t>
            </w:r>
            <w:r>
              <w:rPr>
                <w:rFonts w:ascii="Gill Sans Std Light" w:hAnsi="Gill Sans Std Light"/>
              </w:rPr>
              <w:t>(</w:t>
            </w:r>
            <w:r w:rsidRPr="00A719E1">
              <w:rPr>
                <w:rFonts w:ascii="Gill Sans Std Light" w:hAnsi="Gill Sans Std Light"/>
              </w:rPr>
              <w:t>Participatory Fo</w:t>
            </w:r>
            <w:r>
              <w:rPr>
                <w:rFonts w:ascii="Gill Sans Std Light" w:hAnsi="Gill Sans Std Light"/>
              </w:rPr>
              <w:t>rest Management Plans (PFMPs),</w:t>
            </w:r>
            <w:r w:rsidRPr="00A719E1">
              <w:rPr>
                <w:rFonts w:ascii="Gill Sans Std Light" w:hAnsi="Gill Sans Std Light"/>
              </w:rPr>
              <w:t xml:space="preserve"> covenants, etc.</w:t>
            </w:r>
            <w:r>
              <w:rPr>
                <w:rFonts w:ascii="Gill Sans Std Light" w:hAnsi="Gill Sans Std Light"/>
              </w:rPr>
              <w:t>)</w:t>
            </w:r>
            <w:r w:rsidRPr="008441D5">
              <w:rPr>
                <w:bCs/>
              </w:rPr>
              <w:t>, which document baseline conditions and trends</w:t>
            </w:r>
          </w:p>
          <w:p w14:paraId="43BA3018" w14:textId="77777777" w:rsidR="00391FA2" w:rsidRDefault="00391FA2" w:rsidP="0028225E">
            <w:pPr>
              <w:rPr>
                <w:ins w:id="2" w:author="Vanessa Retana" w:date="2014-10-24T18:33:00Z"/>
                <w:rFonts w:ascii="Gill Sans Std Light" w:eastAsia="Times New Roman" w:hAnsi="Gill Sans Std Light" w:cs="Times New Roman"/>
              </w:rPr>
            </w:pPr>
          </w:p>
          <w:p w14:paraId="43805C84" w14:textId="77777777" w:rsidR="00391FA2" w:rsidRDefault="00391FA2" w:rsidP="0028225E">
            <w:pPr>
              <w:rPr>
                <w:ins w:id="3" w:author="Vanessa Retana" w:date="2014-10-20T18:14:00Z"/>
                <w:rFonts w:ascii="Gill Sans Std Light" w:eastAsia="Times New Roman" w:hAnsi="Gill Sans Std Light" w:cs="Times New Roman"/>
              </w:rPr>
            </w:pPr>
          </w:p>
          <w:p w14:paraId="60F39B09" w14:textId="77777777" w:rsidR="00391FA2" w:rsidRDefault="00391FA2" w:rsidP="0028225E">
            <w:pPr>
              <w:rPr>
                <w:ins w:id="4" w:author="Vanessa Retana" w:date="2014-10-20T18:11:00Z"/>
                <w:rFonts w:ascii="Gill Sans Std Light" w:eastAsia="Times New Roman" w:hAnsi="Gill Sans Std Light" w:cs="Times New Roman"/>
              </w:rPr>
            </w:pPr>
          </w:p>
          <w:p w14:paraId="342A17AA" w14:textId="77777777" w:rsidR="00391FA2" w:rsidRPr="00422224" w:rsidRDefault="00391FA2" w:rsidP="0028225E">
            <w:pPr>
              <w:rPr>
                <w:ins w:id="5" w:author="Vanessa Retana" w:date="2014-10-20T18:10:00Z"/>
                <w:rFonts w:ascii="Gill Sans Std Light" w:eastAsia="Times New Roman" w:hAnsi="Gill Sans Std Light" w:cs="Times New Roman"/>
              </w:rPr>
            </w:pPr>
          </w:p>
          <w:p w14:paraId="6EB1EAA2" w14:textId="77777777" w:rsidR="00391FA2" w:rsidRDefault="00391FA2" w:rsidP="0028225E">
            <w:pPr>
              <w:rPr>
                <w:rFonts w:ascii="Gill Sans Std Light" w:eastAsia="Times New Roman" w:hAnsi="Gill Sans Std Light" w:cs="Times New Roman"/>
              </w:rPr>
            </w:pPr>
          </w:p>
          <w:p w14:paraId="48C07410" w14:textId="77777777" w:rsidR="00391FA2" w:rsidRDefault="00391FA2" w:rsidP="0028225E">
            <w:pPr>
              <w:rPr>
                <w:rFonts w:ascii="Gill Sans Std Light" w:eastAsia="Times New Roman" w:hAnsi="Gill Sans Std Light" w:cs="Times New Roman"/>
              </w:rPr>
            </w:pPr>
          </w:p>
          <w:p w14:paraId="1A3158DE" w14:textId="77777777" w:rsidR="00391FA2" w:rsidRDefault="00391FA2" w:rsidP="0028225E">
            <w:pPr>
              <w:rPr>
                <w:rFonts w:ascii="Gill Sans Std Light" w:eastAsia="Times New Roman" w:hAnsi="Gill Sans Std Light" w:cs="Times New Roman"/>
              </w:rPr>
            </w:pPr>
          </w:p>
          <w:p w14:paraId="722AED6D" w14:textId="77777777" w:rsidR="00391FA2" w:rsidRDefault="00391FA2" w:rsidP="0028225E">
            <w:pPr>
              <w:rPr>
                <w:rFonts w:ascii="Gill Sans Std Light" w:eastAsia="Times New Roman" w:hAnsi="Gill Sans Std Light" w:cs="Times New Roman"/>
              </w:rPr>
            </w:pPr>
          </w:p>
          <w:p w14:paraId="73E351F3" w14:textId="77777777" w:rsidR="00391FA2" w:rsidRDefault="00391FA2" w:rsidP="0028225E">
            <w:pPr>
              <w:rPr>
                <w:rFonts w:ascii="Gill Sans Std Light" w:eastAsia="Times New Roman" w:hAnsi="Gill Sans Std Light" w:cs="Times New Roman"/>
              </w:rPr>
            </w:pPr>
          </w:p>
          <w:p w14:paraId="69585284" w14:textId="77777777" w:rsidR="00391FA2" w:rsidRPr="00A719E1" w:rsidRDefault="00391FA2" w:rsidP="0028225E">
            <w:pPr>
              <w:rPr>
                <w:rFonts w:ascii="Gill Sans Std Light" w:eastAsia="Times New Roman" w:hAnsi="Gill Sans Std Light" w:cs="Times New Roman"/>
              </w:rPr>
            </w:pPr>
          </w:p>
        </w:tc>
        <w:tc>
          <w:tcPr>
            <w:tcW w:w="1532" w:type="dxa"/>
            <w:gridSpan w:val="2"/>
          </w:tcPr>
          <w:p w14:paraId="6F8DF8F2" w14:textId="77777777" w:rsidR="0028225E" w:rsidRDefault="0028225E" w:rsidP="0028225E">
            <w:pPr>
              <w:rPr>
                <w:rFonts w:ascii="Gill Sans Std Light" w:eastAsia="Times New Roman" w:hAnsi="Gill Sans Std Light" w:cs="Times New Roman"/>
              </w:rPr>
            </w:pPr>
            <w:r>
              <w:rPr>
                <w:rFonts w:ascii="Gill Sans Std Light" w:eastAsia="Times New Roman" w:hAnsi="Gill Sans Std Light" w:cs="Times New Roman"/>
              </w:rPr>
              <w:t>- Analysis of survey data</w:t>
            </w:r>
          </w:p>
          <w:p w14:paraId="70A454E4" w14:textId="70ABA2D1" w:rsidR="00391FA2" w:rsidRDefault="00391FA2" w:rsidP="0028225E">
            <w:pPr>
              <w:ind w:right="-108"/>
              <w:rPr>
                <w:ins w:id="6" w:author="Vanessa Retana" w:date="2014-10-20T18:17:00Z"/>
                <w:rFonts w:ascii="Gill Sans Std Light" w:hAnsi="Gill Sans Std Light"/>
              </w:rPr>
            </w:pPr>
            <w:r>
              <w:rPr>
                <w:rFonts w:ascii="Gill Sans Std Light" w:eastAsia="Times New Roman" w:hAnsi="Gill Sans Std Light" w:cs="Times New Roman"/>
              </w:rPr>
              <w:t>-Analysis of secondary data and CFP project M&amp;E</w:t>
            </w:r>
          </w:p>
          <w:p w14:paraId="709E380D" w14:textId="77777777" w:rsidR="00391FA2" w:rsidRDefault="00391FA2" w:rsidP="0028225E">
            <w:pPr>
              <w:ind w:right="-108"/>
              <w:rPr>
                <w:ins w:id="7" w:author="Vanessa Retana" w:date="2014-10-20T18:14:00Z"/>
                <w:rFonts w:ascii="Gill Sans Std Light" w:hAnsi="Gill Sans Std Light"/>
              </w:rPr>
            </w:pPr>
          </w:p>
          <w:p w14:paraId="4DDA9113" w14:textId="77777777" w:rsidR="00391FA2" w:rsidRDefault="00391FA2" w:rsidP="0028225E">
            <w:pPr>
              <w:ind w:right="-108"/>
              <w:rPr>
                <w:ins w:id="8" w:author="Vanessa Retana" w:date="2014-10-20T18:00:00Z"/>
                <w:rFonts w:ascii="Gill Sans Std Light" w:hAnsi="Gill Sans Std Light"/>
              </w:rPr>
            </w:pPr>
          </w:p>
          <w:p w14:paraId="1D471633" w14:textId="77777777" w:rsidR="00391FA2" w:rsidRPr="00A719E1" w:rsidRDefault="00391FA2" w:rsidP="0028225E">
            <w:pPr>
              <w:ind w:right="-108"/>
              <w:rPr>
                <w:rFonts w:ascii="Gill Sans Std Light" w:eastAsia="Times New Roman" w:hAnsi="Gill Sans Std Light" w:cs="Times New Roman"/>
              </w:rPr>
            </w:pPr>
          </w:p>
        </w:tc>
      </w:tr>
      <w:tr w:rsidR="00D57545" w:rsidRPr="00A719E1" w14:paraId="332B8424" w14:textId="77777777" w:rsidTr="00517979">
        <w:trPr>
          <w:trHeight w:val="503"/>
        </w:trPr>
        <w:tc>
          <w:tcPr>
            <w:tcW w:w="4338" w:type="dxa"/>
          </w:tcPr>
          <w:p w14:paraId="6BA7C996" w14:textId="16555667" w:rsidR="00D57545" w:rsidRPr="00DB5CE4" w:rsidRDefault="00D57545" w:rsidP="0028225E">
            <w:pPr>
              <w:pStyle w:val="ListParagraph"/>
              <w:numPr>
                <w:ilvl w:val="0"/>
                <w:numId w:val="11"/>
              </w:numPr>
              <w:tabs>
                <w:tab w:val="left" w:pos="859"/>
              </w:tabs>
              <w:spacing w:after="160" w:line="259" w:lineRule="auto"/>
              <w:ind w:right="-108"/>
              <w:rPr>
                <w:rFonts w:ascii="Gill Sans Std Light" w:eastAsia="Times New Roman" w:hAnsi="Gill Sans Std Light" w:cs="Times New Roman"/>
              </w:rPr>
            </w:pPr>
            <w:r w:rsidRPr="00DB5CE4">
              <w:rPr>
                <w:rFonts w:ascii="Gill Sans Std Light" w:hAnsi="Gill Sans Std Light"/>
              </w:rPr>
              <w:lastRenderedPageBreak/>
              <w:t xml:space="preserve">How have community members’ perceptions of the value </w:t>
            </w:r>
            <w:r w:rsidR="007D34AC" w:rsidRPr="00DB5CE4">
              <w:rPr>
                <w:rFonts w:ascii="Gill Sans Std Light" w:hAnsi="Gill Sans Std Light"/>
              </w:rPr>
              <w:t xml:space="preserve">of the forest </w:t>
            </w:r>
            <w:r w:rsidRPr="00DB5CE4">
              <w:rPr>
                <w:rFonts w:ascii="Gill Sans Std Light" w:hAnsi="Gill Sans Std Light"/>
              </w:rPr>
              <w:t xml:space="preserve">changed due to CFP? </w:t>
            </w:r>
          </w:p>
        </w:tc>
        <w:tc>
          <w:tcPr>
            <w:tcW w:w="4959" w:type="dxa"/>
          </w:tcPr>
          <w:p w14:paraId="3B764A2C" w14:textId="532FE9C9" w:rsidR="00DB5CE4" w:rsidRPr="00E733C9" w:rsidRDefault="00DB5CE4" w:rsidP="00E733C9">
            <w:pPr>
              <w:ind w:right="-18"/>
              <w:jc w:val="center"/>
              <w:rPr>
                <w:rFonts w:ascii="Gill Sans Std Light" w:eastAsia="Times New Roman" w:hAnsi="Gill Sans Std Light" w:cs="Times New Roman"/>
              </w:rPr>
            </w:pPr>
            <w:r w:rsidRPr="00DB5CE4">
              <w:rPr>
                <w:rFonts w:ascii="Gill Sans Std Light" w:eastAsia="Times New Roman" w:hAnsi="Gill Sans Std Light" w:cs="Times New Roman"/>
              </w:rPr>
              <w:t>OUTCOMES</w:t>
            </w:r>
          </w:p>
          <w:p w14:paraId="17DE4646" w14:textId="0AE0FC47" w:rsidR="00D57545" w:rsidRDefault="001E509C" w:rsidP="0028225E">
            <w:pPr>
              <w:pStyle w:val="ListParagraph"/>
              <w:numPr>
                <w:ilvl w:val="0"/>
                <w:numId w:val="7"/>
              </w:numPr>
              <w:ind w:left="162" w:right="-18" w:hanging="180"/>
              <w:rPr>
                <w:rFonts w:ascii="Gill Sans Std Light" w:hAnsi="Gill Sans Std Light"/>
              </w:rPr>
            </w:pPr>
            <w:r>
              <w:rPr>
                <w:rFonts w:ascii="Gill Sans Std Light" w:hAnsi="Gill Sans Std Light"/>
              </w:rPr>
              <w:t xml:space="preserve"> </w:t>
            </w:r>
            <w:r w:rsidR="00D57545" w:rsidRPr="00DB5CE4">
              <w:rPr>
                <w:rFonts w:ascii="Gill Sans Std Light" w:hAnsi="Gill Sans Std Light"/>
              </w:rPr>
              <w:t xml:space="preserve">Change in </w:t>
            </w:r>
            <w:r>
              <w:rPr>
                <w:rFonts w:ascii="Gill Sans Std Light" w:hAnsi="Gill Sans Std Light"/>
              </w:rPr>
              <w:t>valuation (long term/short term) for intact forest/reduced deforestation and degradation of forest resources</w:t>
            </w:r>
          </w:p>
          <w:p w14:paraId="175C3687" w14:textId="743ADFF8" w:rsidR="001E509C" w:rsidRPr="00DB5CE4" w:rsidRDefault="001E509C" w:rsidP="0028225E">
            <w:pPr>
              <w:pStyle w:val="ListParagraph"/>
              <w:numPr>
                <w:ilvl w:val="0"/>
                <w:numId w:val="7"/>
              </w:numPr>
              <w:ind w:left="162" w:right="-18" w:hanging="180"/>
              <w:rPr>
                <w:rFonts w:ascii="Gill Sans Std Light" w:hAnsi="Gill Sans Std Light"/>
              </w:rPr>
            </w:pPr>
            <w:r>
              <w:rPr>
                <w:rFonts w:ascii="Gill Sans Std Light" w:hAnsi="Gill Sans Std Light"/>
              </w:rPr>
              <w:t xml:space="preserve"> Change in level of valuation (long term/short term) of timber and NTFP</w:t>
            </w:r>
          </w:p>
          <w:p w14:paraId="76CF065A" w14:textId="77777777" w:rsidR="00C41853" w:rsidRPr="00DB5CE4" w:rsidRDefault="00C41853" w:rsidP="0028225E">
            <w:pPr>
              <w:pStyle w:val="ListParagraph"/>
              <w:numPr>
                <w:ilvl w:val="0"/>
                <w:numId w:val="7"/>
              </w:numPr>
              <w:tabs>
                <w:tab w:val="left" w:pos="1246"/>
              </w:tabs>
              <w:ind w:left="247" w:right="-108" w:hanging="270"/>
              <w:rPr>
                <w:rFonts w:ascii="Gill Sans Std Light" w:eastAsia="Times New Roman" w:hAnsi="Gill Sans Std Light" w:cs="Times New Roman"/>
              </w:rPr>
            </w:pPr>
            <w:r w:rsidRPr="00DB5CE4">
              <w:rPr>
                <w:rFonts w:ascii="Gill Sans Std Light" w:eastAsia="Times New Roman" w:hAnsi="Gill Sans Std Light" w:cs="Times New Roman"/>
              </w:rPr>
              <w:t>Change in % of respondents who value reduced GHG emissions</w:t>
            </w:r>
          </w:p>
          <w:p w14:paraId="7F33ACC4" w14:textId="15B68123" w:rsidR="00247F21" w:rsidRPr="00DB5CE4" w:rsidRDefault="00247F21" w:rsidP="0028225E">
            <w:pPr>
              <w:pStyle w:val="ListParagraph"/>
              <w:numPr>
                <w:ilvl w:val="0"/>
                <w:numId w:val="7"/>
              </w:numPr>
              <w:ind w:left="162" w:right="-18" w:hanging="180"/>
              <w:rPr>
                <w:rFonts w:ascii="Gill Sans Std Light" w:hAnsi="Gill Sans Std Light"/>
              </w:rPr>
            </w:pPr>
            <w:r w:rsidRPr="00DB5CE4">
              <w:rPr>
                <w:rFonts w:ascii="Gill Sans Std Light" w:eastAsia="Times New Roman" w:hAnsi="Gill Sans Std Light" w:cs="Times New Roman"/>
              </w:rPr>
              <w:t xml:space="preserve">Change in </w:t>
            </w:r>
            <w:r w:rsidR="001E509C">
              <w:rPr>
                <w:rFonts w:ascii="Gill Sans Std Light" w:eastAsia="Times New Roman" w:hAnsi="Gill Sans Std Light" w:cs="Times New Roman"/>
              </w:rPr>
              <w:t xml:space="preserve">level of interest in accessing </w:t>
            </w:r>
            <w:r w:rsidRPr="00DB5CE4">
              <w:rPr>
                <w:rFonts w:ascii="Gill Sans Std Light" w:eastAsia="Times New Roman" w:hAnsi="Gill Sans Std Light" w:cs="Times New Roman"/>
              </w:rPr>
              <w:t>forest resources in ways that increase forest loss and/or GHG emissions</w:t>
            </w:r>
          </w:p>
          <w:p w14:paraId="1F0BE0CE" w14:textId="380F596F" w:rsidR="00247F21" w:rsidRPr="00DB5CE4" w:rsidRDefault="001E509C" w:rsidP="0028225E">
            <w:pPr>
              <w:pStyle w:val="ListParagraph"/>
              <w:numPr>
                <w:ilvl w:val="0"/>
                <w:numId w:val="7"/>
              </w:numPr>
              <w:tabs>
                <w:tab w:val="left" w:pos="1246"/>
              </w:tabs>
              <w:ind w:left="162" w:right="-18" w:hanging="180"/>
              <w:rPr>
                <w:rFonts w:ascii="Gill Sans Std Light" w:hAnsi="Gill Sans Std Light"/>
              </w:rPr>
            </w:pPr>
            <w:r>
              <w:rPr>
                <w:rFonts w:ascii="Gill Sans Std Light" w:eastAsia="Times New Roman" w:hAnsi="Gill Sans Std Light" w:cs="Times New Roman"/>
              </w:rPr>
              <w:t>Change in behaviors</w:t>
            </w:r>
            <w:r w:rsidR="00247F21" w:rsidRPr="00DB5CE4">
              <w:rPr>
                <w:rFonts w:ascii="Gill Sans Std Light" w:eastAsia="Times New Roman" w:hAnsi="Gill Sans Std Light" w:cs="Times New Roman"/>
              </w:rPr>
              <w:t xml:space="preserve"> that increase forest loss and/or GHG emissions</w:t>
            </w:r>
          </w:p>
        </w:tc>
        <w:tc>
          <w:tcPr>
            <w:tcW w:w="2136" w:type="dxa"/>
            <w:shd w:val="clear" w:color="auto" w:fill="auto"/>
          </w:tcPr>
          <w:p w14:paraId="364A3C1F" w14:textId="3C95CDB6" w:rsidR="008C6AB0" w:rsidRPr="008C6AB0" w:rsidRDefault="008C6AB0" w:rsidP="0028225E">
            <w:pPr>
              <w:pStyle w:val="ListParagraph"/>
              <w:numPr>
                <w:ilvl w:val="0"/>
                <w:numId w:val="17"/>
              </w:numPr>
              <w:rPr>
                <w:rFonts w:ascii="Gill Sans Std Light" w:eastAsia="Times New Roman" w:hAnsi="Gill Sans Std Light" w:cs="Times New Roman"/>
              </w:rPr>
            </w:pPr>
            <w:r w:rsidRPr="008C6AB0">
              <w:rPr>
                <w:rFonts w:ascii="Gill Sans Std Light" w:eastAsia="Times New Roman" w:hAnsi="Gill Sans Std Light" w:cs="Times New Roman"/>
              </w:rPr>
              <w:t>HH survey</w:t>
            </w:r>
          </w:p>
          <w:p w14:paraId="0DBABE41" w14:textId="3A62918C" w:rsidR="008C6AB0" w:rsidRPr="008C6AB0" w:rsidRDefault="008C6AB0" w:rsidP="0028225E">
            <w:pPr>
              <w:pStyle w:val="ListParagraph"/>
              <w:numPr>
                <w:ilvl w:val="0"/>
                <w:numId w:val="17"/>
              </w:numPr>
              <w:rPr>
                <w:rFonts w:ascii="Gill Sans Std Light" w:eastAsia="Times New Roman" w:hAnsi="Gill Sans Std Light" w:cs="Times New Roman"/>
              </w:rPr>
            </w:pPr>
            <w:r w:rsidRPr="008C6AB0">
              <w:rPr>
                <w:rFonts w:ascii="Gill Sans Std Light" w:eastAsia="Times New Roman" w:hAnsi="Gill Sans Std Light" w:cs="Times New Roman"/>
              </w:rPr>
              <w:t xml:space="preserve"> FGD </w:t>
            </w:r>
            <w:r>
              <w:rPr>
                <w:rFonts w:ascii="Gill Sans Std Light" w:eastAsia="Times New Roman" w:hAnsi="Gill Sans Std Light" w:cs="Times New Roman"/>
              </w:rPr>
              <w:t>with women, youth and ethnic minorities (indigenous groups)</w:t>
            </w:r>
          </w:p>
          <w:p w14:paraId="374D1441" w14:textId="77777777" w:rsidR="00AA3A5D" w:rsidRDefault="00AA3A5D" w:rsidP="0028225E">
            <w:pPr>
              <w:rPr>
                <w:ins w:id="9" w:author="Vanessa Retana" w:date="2014-10-24T18:43:00Z"/>
                <w:rFonts w:ascii="Gill Sans Std Light" w:eastAsia="Times New Roman" w:hAnsi="Gill Sans Std Light" w:cs="Times New Roman"/>
              </w:rPr>
            </w:pPr>
          </w:p>
          <w:p w14:paraId="25BBF71C" w14:textId="230EE32C" w:rsidR="00AA3A5D" w:rsidRPr="00A719E1" w:rsidRDefault="00AA3A5D" w:rsidP="0028225E">
            <w:pPr>
              <w:rPr>
                <w:rFonts w:ascii="Gill Sans Std Light" w:eastAsia="Times New Roman" w:hAnsi="Gill Sans Std Light" w:cs="Times New Roman"/>
              </w:rPr>
            </w:pPr>
          </w:p>
        </w:tc>
        <w:tc>
          <w:tcPr>
            <w:tcW w:w="1532" w:type="dxa"/>
            <w:gridSpan w:val="2"/>
          </w:tcPr>
          <w:p w14:paraId="6AB9A8CF" w14:textId="77777777" w:rsidR="0028225E" w:rsidRDefault="0028225E" w:rsidP="0028225E">
            <w:pPr>
              <w:rPr>
                <w:rFonts w:ascii="Gill Sans Std Light" w:eastAsia="Times New Roman" w:hAnsi="Gill Sans Std Light" w:cs="Times New Roman"/>
              </w:rPr>
            </w:pPr>
            <w:r>
              <w:rPr>
                <w:rFonts w:ascii="Gill Sans Std Light" w:eastAsia="Times New Roman" w:hAnsi="Gill Sans Std Light" w:cs="Times New Roman"/>
              </w:rPr>
              <w:t>- Analysis of survey data</w:t>
            </w:r>
          </w:p>
          <w:p w14:paraId="239556B1" w14:textId="62E05F18" w:rsidR="00D57545" w:rsidRPr="00A719E1" w:rsidRDefault="00D57545" w:rsidP="0028225E">
            <w:pPr>
              <w:ind w:right="-108"/>
              <w:rPr>
                <w:rFonts w:ascii="Gill Sans Std Light" w:eastAsia="Times New Roman" w:hAnsi="Gill Sans Std Light" w:cs="Times New Roman"/>
              </w:rPr>
            </w:pPr>
          </w:p>
        </w:tc>
      </w:tr>
      <w:tr w:rsidR="00472D63" w:rsidRPr="00A719E1" w14:paraId="3571E629" w14:textId="77777777" w:rsidTr="00517979">
        <w:trPr>
          <w:trHeight w:val="173"/>
        </w:trPr>
        <w:tc>
          <w:tcPr>
            <w:tcW w:w="4338" w:type="dxa"/>
          </w:tcPr>
          <w:p w14:paraId="03A2851A" w14:textId="2EAC98E4" w:rsidR="00472D63" w:rsidRPr="00A0429B" w:rsidRDefault="00472D63" w:rsidP="0028225E">
            <w:pPr>
              <w:tabs>
                <w:tab w:val="left" w:pos="1246"/>
              </w:tabs>
              <w:ind w:right="-108"/>
              <w:rPr>
                <w:rFonts w:ascii="Gill Sans Std Light" w:eastAsia="Times New Roman" w:hAnsi="Gill Sans Std Light" w:cs="Times New Roman"/>
              </w:rPr>
            </w:pPr>
          </w:p>
          <w:p w14:paraId="6E3EC314" w14:textId="3885F694" w:rsidR="00472D63" w:rsidRPr="00472D63" w:rsidRDefault="00472D63" w:rsidP="0028225E">
            <w:pPr>
              <w:pStyle w:val="ListParagraph"/>
              <w:numPr>
                <w:ilvl w:val="0"/>
                <w:numId w:val="4"/>
              </w:numPr>
              <w:tabs>
                <w:tab w:val="left" w:pos="1246"/>
              </w:tabs>
              <w:ind w:right="-108"/>
              <w:rPr>
                <w:rFonts w:ascii="Gill Sans Std Light" w:eastAsia="Times New Roman" w:hAnsi="Gill Sans Std Light" w:cs="Times New Roman"/>
              </w:rPr>
            </w:pPr>
            <w:r>
              <w:rPr>
                <w:rFonts w:ascii="Gill Sans Std Light" w:eastAsia="Times New Roman" w:hAnsi="Gill Sans Std Light" w:cs="Times New Roman"/>
              </w:rPr>
              <w:t>Are the</w:t>
            </w:r>
            <w:r w:rsidRPr="0057377E">
              <w:rPr>
                <w:rFonts w:ascii="Gill Sans Std Light" w:eastAsia="Times New Roman" w:hAnsi="Gill Sans Std Light" w:cs="Times New Roman"/>
              </w:rPr>
              <w:t xml:space="preserve"> </w:t>
            </w:r>
            <w:r>
              <w:rPr>
                <w:rFonts w:ascii="Gill Sans Std Light" w:eastAsia="Times New Roman" w:hAnsi="Gill Sans Std Light" w:cs="Times New Roman"/>
              </w:rPr>
              <w:t>benefits</w:t>
            </w:r>
            <w:r w:rsidRPr="0057377E">
              <w:rPr>
                <w:rFonts w:ascii="Gill Sans Std Light" w:eastAsia="Times New Roman" w:hAnsi="Gill Sans Std Light" w:cs="Times New Roman"/>
              </w:rPr>
              <w:t xml:space="preserve"> provided through CFP </w:t>
            </w:r>
            <w:r>
              <w:rPr>
                <w:rFonts w:ascii="Gill Sans Std Light" w:eastAsia="Times New Roman" w:hAnsi="Gill Sans Std Light" w:cs="Times New Roman"/>
              </w:rPr>
              <w:t xml:space="preserve">equitable?  </w:t>
            </w:r>
            <w:r w:rsidRPr="00472D63">
              <w:rPr>
                <w:rFonts w:ascii="Gill Sans Std Light" w:eastAsia="Times New Roman" w:hAnsi="Gill Sans Std Light" w:cs="Times New Roman"/>
              </w:rPr>
              <w:t>D</w:t>
            </w:r>
            <w:r w:rsidR="004810C9">
              <w:rPr>
                <w:rFonts w:ascii="Gill Sans Std Light" w:eastAsia="Times New Roman" w:hAnsi="Gill Sans Std Light" w:cs="Times New Roman"/>
              </w:rPr>
              <w:t>o they benefit those who are</w:t>
            </w:r>
            <w:r w:rsidRPr="00472D63">
              <w:rPr>
                <w:rFonts w:ascii="Gill Sans Std Light" w:eastAsia="Times New Roman" w:hAnsi="Gill Sans Std Light" w:cs="Times New Roman"/>
              </w:rPr>
              <w:t xml:space="preserve"> most adversely impacted by </w:t>
            </w:r>
            <w:r w:rsidR="004810C9">
              <w:rPr>
                <w:rFonts w:ascii="Gill Sans Std Light" w:eastAsia="Times New Roman" w:hAnsi="Gill Sans Std Light" w:cs="Times New Roman"/>
              </w:rPr>
              <w:t xml:space="preserve">the </w:t>
            </w:r>
            <w:r w:rsidRPr="00472D63">
              <w:rPr>
                <w:rFonts w:ascii="Gill Sans Std Light" w:eastAsia="Times New Roman" w:hAnsi="Gill Sans Std Light" w:cs="Times New Roman"/>
              </w:rPr>
              <w:t>loss of access to forest resources?</w:t>
            </w:r>
          </w:p>
          <w:p w14:paraId="2E0CF920" w14:textId="39696085" w:rsidR="00472D63" w:rsidRPr="00BC160A" w:rsidRDefault="00472D63" w:rsidP="0028225E">
            <w:pPr>
              <w:pStyle w:val="ListParagraph"/>
              <w:tabs>
                <w:tab w:val="left" w:pos="1246"/>
              </w:tabs>
              <w:ind w:left="617"/>
              <w:rPr>
                <w:rFonts w:ascii="Gill Sans Std Light" w:eastAsia="Times New Roman" w:hAnsi="Gill Sans Std Light" w:cs="Times New Roman"/>
              </w:rPr>
            </w:pPr>
          </w:p>
        </w:tc>
        <w:tc>
          <w:tcPr>
            <w:tcW w:w="4959" w:type="dxa"/>
          </w:tcPr>
          <w:p w14:paraId="5C99FA33" w14:textId="5CD1073D" w:rsidR="00472D63" w:rsidRPr="008C6AB0" w:rsidRDefault="00472D63" w:rsidP="0028225E">
            <w:pPr>
              <w:pStyle w:val="ListParagraph"/>
              <w:numPr>
                <w:ilvl w:val="0"/>
                <w:numId w:val="7"/>
              </w:numPr>
              <w:ind w:left="252" w:right="-108" w:hanging="270"/>
              <w:rPr>
                <w:rFonts w:ascii="Gill Sans Std Light" w:hAnsi="Gill Sans Std Light"/>
              </w:rPr>
            </w:pPr>
            <w:r w:rsidRPr="00A719E1">
              <w:rPr>
                <w:rFonts w:ascii="Gill Sans Std Light" w:hAnsi="Gill Sans Std Light"/>
              </w:rPr>
              <w:t>Changes in access to forest resources</w:t>
            </w:r>
            <w:r>
              <w:rPr>
                <w:rFonts w:ascii="Gill Sans Std Light" w:hAnsi="Gill Sans Std Light"/>
              </w:rPr>
              <w:t>, with a particular focus on vulnerable groups within the community (</w:t>
            </w:r>
            <w:r>
              <w:rPr>
                <w:bCs/>
              </w:rPr>
              <w:t>e.g. women, poor, youth, landless, migrants/strangers, and groups with different livelihood interests (e.g. herders, NTFP gathers, etc.)</w:t>
            </w:r>
          </w:p>
          <w:p w14:paraId="009BA1DB" w14:textId="77777777" w:rsidR="00472D63" w:rsidRPr="008C6AB0" w:rsidRDefault="00472D63" w:rsidP="0028225E">
            <w:pPr>
              <w:pStyle w:val="ListParagraph"/>
              <w:numPr>
                <w:ilvl w:val="0"/>
                <w:numId w:val="7"/>
              </w:numPr>
              <w:ind w:left="252" w:right="-108" w:hanging="270"/>
              <w:rPr>
                <w:rFonts w:ascii="Gill Sans Std Light" w:hAnsi="Gill Sans Std Light"/>
              </w:rPr>
            </w:pPr>
            <w:r>
              <w:rPr>
                <w:bCs/>
              </w:rPr>
              <w:t>E</w:t>
            </w:r>
            <w:r w:rsidRPr="008C6AB0">
              <w:rPr>
                <w:bCs/>
              </w:rPr>
              <w:t xml:space="preserve">lite capture (of lands/resources, income) and vulnerable groups within the community </w:t>
            </w:r>
          </w:p>
          <w:p w14:paraId="0D6F8DEE" w14:textId="6D9D057B" w:rsidR="00472D63" w:rsidRPr="008C6AB0" w:rsidRDefault="00472D63" w:rsidP="0028225E">
            <w:pPr>
              <w:pStyle w:val="ListParagraph"/>
              <w:numPr>
                <w:ilvl w:val="0"/>
                <w:numId w:val="7"/>
              </w:numPr>
              <w:ind w:left="252" w:right="-108" w:hanging="270"/>
              <w:rPr>
                <w:rFonts w:ascii="Gill Sans Std Light" w:hAnsi="Gill Sans Std Light"/>
              </w:rPr>
            </w:pPr>
            <w:r w:rsidRPr="008C6AB0">
              <w:rPr>
                <w:rFonts w:ascii="Gill Sans Std Light" w:hAnsi="Gill Sans Std Light"/>
              </w:rPr>
              <w:t>Change in household socio-economic status</w:t>
            </w:r>
            <w:proofErr w:type="gramStart"/>
            <w:r w:rsidRPr="008C6AB0">
              <w:rPr>
                <w:rFonts w:ascii="Gill Sans Std Light" w:hAnsi="Gill Sans Std Light"/>
              </w:rPr>
              <w:t>,  income</w:t>
            </w:r>
            <w:proofErr w:type="gramEnd"/>
            <w:r w:rsidRPr="008C6AB0">
              <w:rPr>
                <w:rFonts w:ascii="Gill Sans Std Light" w:hAnsi="Gill Sans Std Light"/>
              </w:rPr>
              <w:t xml:space="preserve"> or asset holdings, with a particular focus on vulnerable groups </w:t>
            </w:r>
          </w:p>
          <w:p w14:paraId="2EF4DD90" w14:textId="13F11768" w:rsidR="00472D63" w:rsidRPr="00A719E1" w:rsidRDefault="00A0429B" w:rsidP="0028225E">
            <w:pPr>
              <w:pStyle w:val="ListParagraph"/>
              <w:numPr>
                <w:ilvl w:val="0"/>
                <w:numId w:val="7"/>
              </w:numPr>
              <w:ind w:left="252" w:right="-108" w:hanging="270"/>
              <w:rPr>
                <w:rFonts w:ascii="Gill Sans Std Light" w:hAnsi="Gill Sans Std Light"/>
              </w:rPr>
            </w:pPr>
            <w:r>
              <w:rPr>
                <w:rFonts w:ascii="Gill Sans Std Light" w:eastAsia="Times New Roman" w:hAnsi="Gill Sans Std Light" w:cs="Times New Roman"/>
              </w:rPr>
              <w:t>Percent</w:t>
            </w:r>
            <w:r w:rsidR="00472D63" w:rsidRPr="00A719E1">
              <w:rPr>
                <w:rFonts w:ascii="Gill Sans Std Light" w:eastAsia="Times New Roman" w:hAnsi="Gill Sans Std Light" w:cs="Times New Roman"/>
              </w:rPr>
              <w:t xml:space="preserve"> of households reporting a decrease in access </w:t>
            </w:r>
            <w:r w:rsidR="00472D63">
              <w:rPr>
                <w:rFonts w:ascii="Gill Sans Std Light" w:eastAsia="Times New Roman" w:hAnsi="Gill Sans Std Light" w:cs="Times New Roman"/>
              </w:rPr>
              <w:t xml:space="preserve">to edible NTFPs for subsistence, </w:t>
            </w:r>
            <w:r w:rsidR="00472D63">
              <w:rPr>
                <w:rFonts w:ascii="Gill Sans Std Light" w:hAnsi="Gill Sans Std Light"/>
              </w:rPr>
              <w:t>with a particular focus on vulnerable groups</w:t>
            </w:r>
          </w:p>
          <w:p w14:paraId="3DA84D17" w14:textId="1D73F5A4" w:rsidR="00472D63" w:rsidRPr="008C6AB0" w:rsidRDefault="00472D63" w:rsidP="0028225E">
            <w:pPr>
              <w:pStyle w:val="ListParagraph"/>
              <w:numPr>
                <w:ilvl w:val="0"/>
                <w:numId w:val="7"/>
              </w:numPr>
              <w:ind w:left="252" w:right="-108" w:hanging="270"/>
              <w:rPr>
                <w:rFonts w:ascii="Gill Sans Std Light" w:hAnsi="Gill Sans Std Light"/>
              </w:rPr>
            </w:pPr>
            <w:r>
              <w:rPr>
                <w:rFonts w:ascii="Gill Sans Std Light" w:hAnsi="Gill Sans Std Light"/>
              </w:rPr>
              <w:t>CFP p</w:t>
            </w:r>
            <w:r w:rsidRPr="00352716">
              <w:rPr>
                <w:rFonts w:ascii="Gill Sans Std Light" w:hAnsi="Gill Sans Std Light"/>
              </w:rPr>
              <w:t xml:space="preserve">roject measures for </w:t>
            </w:r>
            <w:r>
              <w:rPr>
                <w:rFonts w:ascii="Gill Sans Std Light" w:hAnsi="Gill Sans Std Light"/>
              </w:rPr>
              <w:t>the t</w:t>
            </w:r>
            <w:r w:rsidRPr="008C6AB0">
              <w:rPr>
                <w:rFonts w:ascii="Gill Sans Std Light" w:hAnsi="Gill Sans Std Light"/>
              </w:rPr>
              <w:t>ype and level of benefits received</w:t>
            </w:r>
            <w:r>
              <w:rPr>
                <w:rFonts w:ascii="Gill Sans Std Light" w:hAnsi="Gill Sans Std Light"/>
              </w:rPr>
              <w:t xml:space="preserve">, the </w:t>
            </w:r>
            <w:r w:rsidRPr="008C6AB0">
              <w:rPr>
                <w:rFonts w:ascii="Gill Sans Std Light" w:hAnsi="Gill Sans Std Light"/>
              </w:rPr>
              <w:t>process of beneficiary selection and benefit distribution</w:t>
            </w:r>
          </w:p>
          <w:p w14:paraId="1249EB00" w14:textId="77777777" w:rsidR="00472D63" w:rsidRDefault="00472D63" w:rsidP="0028225E">
            <w:pPr>
              <w:pStyle w:val="ListParagraph"/>
              <w:numPr>
                <w:ilvl w:val="0"/>
                <w:numId w:val="7"/>
              </w:numPr>
              <w:ind w:left="252" w:right="-108" w:hanging="270"/>
              <w:rPr>
                <w:rFonts w:ascii="Gill Sans Std Light" w:hAnsi="Gill Sans Std Light"/>
              </w:rPr>
            </w:pPr>
            <w:r w:rsidRPr="00A719E1">
              <w:rPr>
                <w:rFonts w:ascii="Gill Sans Std Light" w:hAnsi="Gill Sans Std Light"/>
              </w:rPr>
              <w:t>Vulnerable households’ perceptions of inclusion/exclusion and access to community-wide decisions and benefits</w:t>
            </w:r>
          </w:p>
          <w:p w14:paraId="02E4B189" w14:textId="4FE8FDDB" w:rsidR="0028225E" w:rsidRDefault="0028225E" w:rsidP="0028225E">
            <w:pPr>
              <w:rPr>
                <w:rFonts w:ascii="Gill Sans Std Light" w:hAnsi="Gill Sans Std Light"/>
              </w:rPr>
            </w:pPr>
          </w:p>
          <w:p w14:paraId="43EFAD5F" w14:textId="567EDCF8" w:rsidR="00472D63" w:rsidRPr="0028225E" w:rsidRDefault="00472D63" w:rsidP="0028225E">
            <w:pPr>
              <w:tabs>
                <w:tab w:val="left" w:pos="1593"/>
              </w:tabs>
              <w:rPr>
                <w:rFonts w:ascii="Gill Sans Std Light" w:hAnsi="Gill Sans Std Light"/>
              </w:rPr>
            </w:pPr>
          </w:p>
        </w:tc>
        <w:tc>
          <w:tcPr>
            <w:tcW w:w="2136" w:type="dxa"/>
            <w:shd w:val="clear" w:color="auto" w:fill="auto"/>
          </w:tcPr>
          <w:p w14:paraId="0292D1A8" w14:textId="77777777" w:rsidR="00472D63" w:rsidRDefault="00472D63" w:rsidP="0028225E">
            <w:pPr>
              <w:rPr>
                <w:ins w:id="10" w:author="Vanessa Retana" w:date="2014-10-24T18:26:00Z"/>
                <w:rFonts w:ascii="Gill Sans Std Light" w:eastAsia="Times New Roman" w:hAnsi="Gill Sans Std Light" w:cs="Times New Roman"/>
              </w:rPr>
            </w:pPr>
          </w:p>
          <w:p w14:paraId="2FB88178" w14:textId="2737BEFE" w:rsidR="00472D63" w:rsidRDefault="00472D63" w:rsidP="0028225E">
            <w:pPr>
              <w:rPr>
                <w:rFonts w:ascii="Gill Sans Std Light" w:eastAsia="Times New Roman" w:hAnsi="Gill Sans Std Light" w:cs="Times New Roman"/>
              </w:rPr>
            </w:pPr>
            <w:r>
              <w:rPr>
                <w:rFonts w:ascii="Gill Sans Std Light" w:eastAsia="Times New Roman" w:hAnsi="Gill Sans Std Light" w:cs="Times New Roman"/>
              </w:rPr>
              <w:t>-HH survey</w:t>
            </w:r>
          </w:p>
          <w:p w14:paraId="544BB02F" w14:textId="58C08785" w:rsidR="00472D63" w:rsidRDefault="00472D63" w:rsidP="0028225E">
            <w:pPr>
              <w:rPr>
                <w:rFonts w:ascii="Gill Sans Std Light" w:eastAsia="Times New Roman" w:hAnsi="Gill Sans Std Light" w:cs="Times New Roman"/>
              </w:rPr>
            </w:pPr>
            <w:r>
              <w:rPr>
                <w:rFonts w:ascii="Gill Sans Std Light" w:eastAsia="Times New Roman" w:hAnsi="Gill Sans Std Light" w:cs="Times New Roman"/>
              </w:rPr>
              <w:t>-</w:t>
            </w:r>
            <w:proofErr w:type="gramStart"/>
            <w:r>
              <w:rPr>
                <w:rFonts w:ascii="Gill Sans Std Light" w:eastAsia="Times New Roman" w:hAnsi="Gill Sans Std Light" w:cs="Times New Roman"/>
              </w:rPr>
              <w:t>FGDs</w:t>
            </w:r>
            <w:r w:rsidR="0028225E">
              <w:rPr>
                <w:rFonts w:ascii="Gill Sans Std Light" w:eastAsia="Times New Roman" w:hAnsi="Gill Sans Std Light" w:cs="Times New Roman"/>
              </w:rPr>
              <w:t xml:space="preserve">  with</w:t>
            </w:r>
            <w:proofErr w:type="gramEnd"/>
            <w:r w:rsidR="0028225E">
              <w:rPr>
                <w:rFonts w:ascii="Gill Sans Std Light" w:eastAsia="Times New Roman" w:hAnsi="Gill Sans Std Light" w:cs="Times New Roman"/>
              </w:rPr>
              <w:t xml:space="preserve"> women, youth and ethnic minorities (indigenous </w:t>
            </w:r>
            <w:r w:rsidR="00D3006F">
              <w:rPr>
                <w:rFonts w:ascii="Gill Sans Std Light" w:eastAsia="Times New Roman" w:hAnsi="Gill Sans Std Light" w:cs="Times New Roman"/>
              </w:rPr>
              <w:t>peoples</w:t>
            </w:r>
            <w:r w:rsidR="0028225E">
              <w:rPr>
                <w:rFonts w:ascii="Gill Sans Std Light" w:eastAsia="Times New Roman" w:hAnsi="Gill Sans Std Light" w:cs="Times New Roman"/>
              </w:rPr>
              <w:t>)</w:t>
            </w:r>
          </w:p>
          <w:p w14:paraId="5A5FDC0F" w14:textId="58289061" w:rsidR="00472D63" w:rsidRDefault="00472D63" w:rsidP="0028225E">
            <w:pPr>
              <w:rPr>
                <w:rFonts w:ascii="Gill Sans Std Light" w:hAnsi="Gill Sans Std Light"/>
              </w:rPr>
            </w:pPr>
            <w:r>
              <w:rPr>
                <w:rFonts w:ascii="Gill Sans Std Light" w:hAnsi="Gill Sans Std Light"/>
              </w:rPr>
              <w:t>-CFP M&amp;E</w:t>
            </w:r>
          </w:p>
          <w:p w14:paraId="2A8A11F4" w14:textId="654D0E40" w:rsidR="00472D63" w:rsidRPr="000E7AC4" w:rsidRDefault="00472D63" w:rsidP="0028225E">
            <w:pPr>
              <w:rPr>
                <w:bCs/>
              </w:rPr>
            </w:pPr>
            <w:r>
              <w:rPr>
                <w:bCs/>
              </w:rPr>
              <w:t>-</w:t>
            </w:r>
            <w:r w:rsidRPr="008441D5">
              <w:rPr>
                <w:bCs/>
              </w:rPr>
              <w:t xml:space="preserve">Secondary materials, </w:t>
            </w:r>
            <w:r>
              <w:rPr>
                <w:bCs/>
              </w:rPr>
              <w:t xml:space="preserve">describing the </w:t>
            </w:r>
            <w:r>
              <w:t>design of benefit sharing mechanisms</w:t>
            </w:r>
          </w:p>
          <w:p w14:paraId="1A7B8E8B" w14:textId="77777777" w:rsidR="00472D63" w:rsidRPr="00A719E1" w:rsidRDefault="00472D63" w:rsidP="0028225E">
            <w:pPr>
              <w:rPr>
                <w:rFonts w:ascii="Gill Sans Std Light" w:hAnsi="Gill Sans Std Light"/>
              </w:rPr>
            </w:pPr>
          </w:p>
        </w:tc>
        <w:tc>
          <w:tcPr>
            <w:tcW w:w="1532" w:type="dxa"/>
            <w:gridSpan w:val="2"/>
          </w:tcPr>
          <w:p w14:paraId="1D14B1CC" w14:textId="45C90587" w:rsidR="00472D63" w:rsidRDefault="00472D63" w:rsidP="0028225E">
            <w:pPr>
              <w:rPr>
                <w:rFonts w:ascii="Gill Sans Std Light" w:eastAsia="Times New Roman" w:hAnsi="Gill Sans Std Light" w:cs="Times New Roman"/>
              </w:rPr>
            </w:pPr>
            <w:r>
              <w:rPr>
                <w:rFonts w:ascii="Gill Sans Std Light" w:eastAsia="Times New Roman" w:hAnsi="Gill Sans Std Light" w:cs="Times New Roman"/>
              </w:rPr>
              <w:t>- Analysis of survey data</w:t>
            </w:r>
          </w:p>
          <w:p w14:paraId="3DF59B94" w14:textId="77777777" w:rsidR="00472D63" w:rsidRDefault="00472D63" w:rsidP="0028225E">
            <w:pPr>
              <w:ind w:right="-108"/>
              <w:rPr>
                <w:ins w:id="11" w:author="Vanessa Retana" w:date="2014-10-20T18:17:00Z"/>
                <w:rFonts w:ascii="Gill Sans Std Light" w:hAnsi="Gill Sans Std Light"/>
              </w:rPr>
            </w:pPr>
            <w:r>
              <w:rPr>
                <w:rFonts w:ascii="Gill Sans Std Light" w:eastAsia="Times New Roman" w:hAnsi="Gill Sans Std Light" w:cs="Times New Roman"/>
              </w:rPr>
              <w:t>-Analysis of secondary data and CFP project M&amp;E</w:t>
            </w:r>
          </w:p>
          <w:p w14:paraId="6584DF28" w14:textId="20D998BE" w:rsidR="00472D63" w:rsidRPr="00A719E1" w:rsidRDefault="00472D63" w:rsidP="0028225E">
            <w:pPr>
              <w:ind w:right="-108"/>
              <w:rPr>
                <w:rFonts w:ascii="Gill Sans Std Light" w:hAnsi="Gill Sans Std Light"/>
              </w:rPr>
            </w:pPr>
          </w:p>
        </w:tc>
      </w:tr>
      <w:tr w:rsidR="00A0429B" w:rsidRPr="00A719E1" w14:paraId="5139CACA" w14:textId="77777777" w:rsidTr="00517979">
        <w:trPr>
          <w:trHeight w:val="9755"/>
        </w:trPr>
        <w:tc>
          <w:tcPr>
            <w:tcW w:w="4338" w:type="dxa"/>
            <w:vMerge w:val="restart"/>
          </w:tcPr>
          <w:p w14:paraId="23039EAE" w14:textId="06FBE5A8" w:rsidR="00A0429B" w:rsidRPr="00A0429B" w:rsidRDefault="00A0429B" w:rsidP="0028225E">
            <w:pPr>
              <w:pStyle w:val="ListParagraph"/>
              <w:numPr>
                <w:ilvl w:val="0"/>
                <w:numId w:val="4"/>
              </w:numPr>
              <w:spacing w:after="160" w:line="259" w:lineRule="auto"/>
              <w:rPr>
                <w:rFonts w:ascii="Gill Sans Std Light" w:hAnsi="Gill Sans Std Light"/>
              </w:rPr>
            </w:pPr>
            <w:r w:rsidRPr="00A0429B">
              <w:rPr>
                <w:rFonts w:ascii="Gill Sans Std Light" w:hAnsi="Gill Sans Std Light"/>
              </w:rPr>
              <w:lastRenderedPageBreak/>
              <w:t xml:space="preserve">Was CFP successful in building the capacity of communities and local institutions to manage their forests sustainably and to reduce forest emissions? </w:t>
            </w:r>
          </w:p>
        </w:tc>
        <w:tc>
          <w:tcPr>
            <w:tcW w:w="4959" w:type="dxa"/>
          </w:tcPr>
          <w:p w14:paraId="757B7265" w14:textId="50BE3789" w:rsidR="00A0429B" w:rsidRPr="00517979" w:rsidRDefault="00A0429B" w:rsidP="00517979">
            <w:pPr>
              <w:pStyle w:val="ListParagraph"/>
              <w:spacing w:after="160" w:line="259" w:lineRule="auto"/>
              <w:ind w:left="95"/>
              <w:rPr>
                <w:rFonts w:ascii="Gill Sans Std Light" w:hAnsi="Gill Sans Std Light"/>
              </w:rPr>
            </w:pPr>
            <w:r w:rsidRPr="00A0429B">
              <w:rPr>
                <w:rFonts w:ascii="Gill Sans Std Light" w:hAnsi="Gill Sans Std Light"/>
              </w:rPr>
              <w:t xml:space="preserve">Changes in levels of transparency, effectiveness and efficiency of </w:t>
            </w:r>
            <w:r w:rsidR="00A77ABF">
              <w:rPr>
                <w:rFonts w:ascii="Gill Sans Std Light" w:hAnsi="Gill Sans Std Light"/>
              </w:rPr>
              <w:t xml:space="preserve">natural resources </w:t>
            </w:r>
            <w:r>
              <w:rPr>
                <w:rFonts w:ascii="Gill Sans Std Light" w:hAnsi="Gill Sans Std Light"/>
              </w:rPr>
              <w:t>benefit sharing mechanisms</w:t>
            </w:r>
            <w:r w:rsidR="00517979">
              <w:rPr>
                <w:rFonts w:ascii="Gill Sans Std Light" w:hAnsi="Gill Sans Std Light"/>
              </w:rPr>
              <w:t xml:space="preserve"> and land and natural resource governance</w:t>
            </w:r>
          </w:p>
          <w:p w14:paraId="0A4D67BD" w14:textId="051D4486" w:rsidR="00A0429B" w:rsidRPr="00A0429B" w:rsidRDefault="00A0429B" w:rsidP="00E733C9">
            <w:pPr>
              <w:pStyle w:val="ListParagraph"/>
              <w:numPr>
                <w:ilvl w:val="0"/>
                <w:numId w:val="18"/>
              </w:numPr>
              <w:ind w:right="-108"/>
              <w:rPr>
                <w:rFonts w:ascii="Gill Sans Std Light" w:hAnsi="Gill Sans Std Light"/>
              </w:rPr>
            </w:pPr>
            <w:r w:rsidRPr="00A0429B">
              <w:rPr>
                <w:rFonts w:ascii="Gill Sans Std Light" w:hAnsi="Gill Sans Std Light"/>
              </w:rPr>
              <w:t xml:space="preserve">Changes in % of youth and women involved in </w:t>
            </w:r>
            <w:r>
              <w:rPr>
                <w:rFonts w:ascii="Gill Sans Std Light" w:hAnsi="Gill Sans Std Light"/>
              </w:rPr>
              <w:t xml:space="preserve">local </w:t>
            </w:r>
            <w:r w:rsidRPr="00A0429B">
              <w:rPr>
                <w:rFonts w:ascii="Gill Sans Std Light" w:hAnsi="Gill Sans Std Light"/>
              </w:rPr>
              <w:t>decision-making</w:t>
            </w:r>
          </w:p>
          <w:p w14:paraId="26FB62E0" w14:textId="77777777" w:rsidR="00A0429B" w:rsidRPr="00A0429B" w:rsidRDefault="00A0429B" w:rsidP="00E733C9">
            <w:pPr>
              <w:pStyle w:val="ListParagraph"/>
              <w:numPr>
                <w:ilvl w:val="0"/>
                <w:numId w:val="18"/>
              </w:numPr>
              <w:ind w:right="-108"/>
              <w:rPr>
                <w:rFonts w:ascii="Gill Sans Std Light" w:hAnsi="Gill Sans Std Light"/>
              </w:rPr>
            </w:pPr>
            <w:r w:rsidRPr="00A0429B">
              <w:rPr>
                <w:rFonts w:ascii="Gill Sans MT" w:hAnsi="Gill Sans MT"/>
              </w:rPr>
              <w:t xml:space="preserve">Changes in accountability measures of representative organizations of communities </w:t>
            </w:r>
          </w:p>
          <w:p w14:paraId="1E4337EB" w14:textId="77777777" w:rsidR="00A0429B" w:rsidRPr="00A0429B" w:rsidRDefault="00A0429B" w:rsidP="00E733C9">
            <w:pPr>
              <w:pStyle w:val="ListParagraph"/>
              <w:numPr>
                <w:ilvl w:val="0"/>
                <w:numId w:val="18"/>
              </w:numPr>
              <w:rPr>
                <w:rFonts w:ascii="Gill Sans Std Light" w:hAnsi="Gill Sans Std Light"/>
              </w:rPr>
            </w:pPr>
            <w:r w:rsidRPr="00A0429B">
              <w:rPr>
                <w:rFonts w:ascii="Gill Sans Std Light" w:hAnsi="Gill Sans Std Light"/>
              </w:rPr>
              <w:t>Development of benefit sharing rules targeting the most vulnerable community members (for instance, women, the landless, ethnic minorities)</w:t>
            </w:r>
          </w:p>
          <w:p w14:paraId="4D35E4C7" w14:textId="77777777" w:rsidR="00E733C9" w:rsidRDefault="00A0429B" w:rsidP="00E733C9">
            <w:pPr>
              <w:pStyle w:val="ListParagraph"/>
              <w:numPr>
                <w:ilvl w:val="0"/>
                <w:numId w:val="18"/>
              </w:numPr>
              <w:rPr>
                <w:rFonts w:ascii="Gill Sans Std Light" w:hAnsi="Gill Sans Std Light"/>
              </w:rPr>
            </w:pPr>
            <w:r w:rsidRPr="00A0429B">
              <w:rPr>
                <w:rFonts w:ascii="Gill Sans Std Light" w:hAnsi="Gill Sans Std Light"/>
              </w:rPr>
              <w:t>Changes in equity in decision-making processes</w:t>
            </w:r>
          </w:p>
          <w:p w14:paraId="6A4619E2" w14:textId="758FDBCF" w:rsidR="00E733C9" w:rsidRDefault="00A0429B" w:rsidP="00E733C9">
            <w:pPr>
              <w:pStyle w:val="ListParagraph"/>
              <w:numPr>
                <w:ilvl w:val="0"/>
                <w:numId w:val="18"/>
              </w:numPr>
              <w:rPr>
                <w:rFonts w:ascii="Gill Sans Std Light" w:hAnsi="Gill Sans Std Light"/>
              </w:rPr>
            </w:pPr>
            <w:r w:rsidRPr="00E733C9">
              <w:rPr>
                <w:rFonts w:ascii="Gill Sans Std Light" w:hAnsi="Gill Sans Std Light"/>
              </w:rPr>
              <w:t>Change in capacity of headmen/women and other local leaders to manage their forests sustainably and to reduce forest emissions</w:t>
            </w:r>
          </w:p>
          <w:p w14:paraId="1787DAE3" w14:textId="2AF086EB" w:rsidR="00E733C9" w:rsidRDefault="00A0429B" w:rsidP="00E733C9">
            <w:pPr>
              <w:pStyle w:val="ListParagraph"/>
              <w:numPr>
                <w:ilvl w:val="0"/>
                <w:numId w:val="18"/>
              </w:numPr>
              <w:rPr>
                <w:rFonts w:ascii="Gill Sans Std Light" w:hAnsi="Gill Sans Std Light"/>
              </w:rPr>
            </w:pPr>
            <w:r w:rsidRPr="00E733C9">
              <w:rPr>
                <w:rFonts w:ascii="Gill Sans Std Light" w:hAnsi="Gill Sans Std Light"/>
              </w:rPr>
              <w:t xml:space="preserve">Change in level of institutional </w:t>
            </w:r>
            <w:proofErr w:type="gramStart"/>
            <w:r w:rsidRPr="00E733C9">
              <w:rPr>
                <w:rFonts w:ascii="Gill Sans Std Light" w:hAnsi="Gill Sans Std Light"/>
              </w:rPr>
              <w:t>capacity</w:t>
            </w:r>
            <w:r w:rsidR="00E733C9">
              <w:rPr>
                <w:rFonts w:ascii="Gill Sans Std Light" w:hAnsi="Gill Sans Std Light"/>
              </w:rPr>
              <w:t>(</w:t>
            </w:r>
            <w:proofErr w:type="gramEnd"/>
            <w:r w:rsidR="00E733C9">
              <w:rPr>
                <w:rFonts w:ascii="Gill Sans Std Light" w:hAnsi="Gill Sans Std Light"/>
              </w:rPr>
              <w:t>financial/organizational)</w:t>
            </w:r>
            <w:r w:rsidRPr="00E733C9">
              <w:rPr>
                <w:rFonts w:ascii="Gill Sans Std Light" w:hAnsi="Gill Sans Std Light"/>
              </w:rPr>
              <w:t xml:space="preserve"> to manage forests sustainably and to reduce forest emissions</w:t>
            </w:r>
          </w:p>
          <w:p w14:paraId="4B61A2A6" w14:textId="77777777" w:rsidR="00A0429B" w:rsidRDefault="00A0429B" w:rsidP="00E733C9">
            <w:pPr>
              <w:pStyle w:val="ListParagraph"/>
              <w:numPr>
                <w:ilvl w:val="0"/>
                <w:numId w:val="18"/>
              </w:numPr>
              <w:rPr>
                <w:rFonts w:ascii="Gill Sans Std Light" w:hAnsi="Gill Sans Std Light"/>
              </w:rPr>
            </w:pPr>
            <w:r w:rsidRPr="00E733C9">
              <w:rPr>
                <w:rFonts w:ascii="Gill Sans Std Light" w:hAnsi="Gill Sans Std Light"/>
              </w:rPr>
              <w:t>Change in level</w:t>
            </w:r>
            <w:r w:rsidR="00E733C9">
              <w:rPr>
                <w:rFonts w:ascii="Gill Sans Std Light" w:hAnsi="Gill Sans Std Light"/>
              </w:rPr>
              <w:t xml:space="preserve"> of community support for </w:t>
            </w:r>
            <w:r w:rsidR="00E733C9" w:rsidRPr="00E733C9">
              <w:rPr>
                <w:rFonts w:ascii="Gill Sans Std Light" w:hAnsi="Gill Sans Std Light"/>
              </w:rPr>
              <w:t>local institutions</w:t>
            </w:r>
            <w:r w:rsidRPr="00E733C9">
              <w:rPr>
                <w:rFonts w:ascii="Gill Sans Std Light" w:hAnsi="Gill Sans Std Light"/>
              </w:rPr>
              <w:t xml:space="preserve"> </w:t>
            </w:r>
          </w:p>
          <w:p w14:paraId="7BA98E25" w14:textId="77777777" w:rsidR="00E733C9" w:rsidRDefault="00E733C9" w:rsidP="00E733C9">
            <w:pPr>
              <w:pStyle w:val="ListParagraph"/>
              <w:numPr>
                <w:ilvl w:val="0"/>
                <w:numId w:val="18"/>
              </w:numPr>
              <w:ind w:right="-108"/>
              <w:rPr>
                <w:rFonts w:ascii="Gill Sans Std Light" w:hAnsi="Gill Sans Std Light"/>
              </w:rPr>
            </w:pPr>
            <w:r w:rsidRPr="00A719E1">
              <w:rPr>
                <w:rFonts w:ascii="Gill Sans Std Light" w:hAnsi="Gill Sans Std Light"/>
              </w:rPr>
              <w:t xml:space="preserve">Level of adherence to </w:t>
            </w:r>
            <w:r>
              <w:rPr>
                <w:rFonts w:ascii="Gill Sans Std Light" w:hAnsi="Gill Sans Std Light"/>
              </w:rPr>
              <w:t>local rules and customs related to reducing deforestation or degradation</w:t>
            </w:r>
          </w:p>
          <w:p w14:paraId="32BF2B76" w14:textId="77777777" w:rsidR="00E733C9" w:rsidRPr="00195B3B" w:rsidRDefault="00E733C9" w:rsidP="00E733C9">
            <w:pPr>
              <w:pStyle w:val="ListParagraph"/>
              <w:numPr>
                <w:ilvl w:val="0"/>
                <w:numId w:val="18"/>
              </w:numPr>
              <w:ind w:right="-108"/>
              <w:rPr>
                <w:rFonts w:ascii="Gill Sans Std Light" w:hAnsi="Gill Sans Std Light"/>
              </w:rPr>
            </w:pPr>
            <w:r>
              <w:rPr>
                <w:rFonts w:ascii="Gill Sans Std Light" w:hAnsi="Gill Sans Std Light"/>
              </w:rPr>
              <w:t xml:space="preserve">Level of adherence to </w:t>
            </w:r>
            <w:r w:rsidRPr="00A719E1">
              <w:rPr>
                <w:rFonts w:ascii="Gill Sans Std Light" w:hAnsi="Gill Sans Std Light"/>
              </w:rPr>
              <w:t>PFMPs and other local agreements related to reducing forest loss and GHG emissions</w:t>
            </w:r>
            <w:r>
              <w:rPr>
                <w:rFonts w:ascii="Gill Sans Std Light" w:hAnsi="Gill Sans Std Light"/>
              </w:rPr>
              <w:t xml:space="preserve"> </w:t>
            </w:r>
          </w:p>
          <w:p w14:paraId="6AF317D2" w14:textId="77777777" w:rsidR="00E733C9" w:rsidRDefault="00E733C9" w:rsidP="00E733C9">
            <w:pPr>
              <w:pStyle w:val="ListParagraph"/>
              <w:numPr>
                <w:ilvl w:val="0"/>
                <w:numId w:val="18"/>
              </w:numPr>
              <w:ind w:right="-108"/>
              <w:rPr>
                <w:rFonts w:ascii="Gill Sans Std Light" w:hAnsi="Gill Sans Std Light"/>
              </w:rPr>
            </w:pPr>
            <w:r>
              <w:rPr>
                <w:rFonts w:ascii="Gill Sans Std Light" w:hAnsi="Gill Sans Std Light"/>
              </w:rPr>
              <w:t>Change in activities undertaken to strengthen capacities on land-use planning and sustainable farming practices</w:t>
            </w:r>
          </w:p>
          <w:p w14:paraId="0AE5B7D9" w14:textId="77777777" w:rsidR="00E733C9" w:rsidRPr="00846B84" w:rsidRDefault="00E733C9" w:rsidP="00E733C9">
            <w:pPr>
              <w:pStyle w:val="ListParagraph"/>
              <w:numPr>
                <w:ilvl w:val="0"/>
                <w:numId w:val="18"/>
              </w:numPr>
              <w:rPr>
                <w:rFonts w:ascii="Gill Sans Std Light" w:hAnsi="Gill Sans Std Light"/>
              </w:rPr>
            </w:pPr>
            <w:r w:rsidRPr="00E9326F">
              <w:rPr>
                <w:rFonts w:ascii="Gill Sans Std Light" w:hAnsi="Gill Sans Std Light"/>
              </w:rPr>
              <w:t xml:space="preserve">Changes in customary and statutory tenure rights e.g., to access, use, manage, alienate, extract, or transfer land/resources </w:t>
            </w:r>
          </w:p>
          <w:p w14:paraId="29CAAA51" w14:textId="77777777" w:rsidR="00E733C9" w:rsidRPr="00716AD9" w:rsidRDefault="00E733C9" w:rsidP="00E733C9">
            <w:pPr>
              <w:pStyle w:val="ListParagraph"/>
              <w:numPr>
                <w:ilvl w:val="0"/>
                <w:numId w:val="18"/>
              </w:numPr>
              <w:rPr>
                <w:rFonts w:ascii="Gill Sans Std Light" w:hAnsi="Gill Sans Std Light"/>
              </w:rPr>
            </w:pPr>
            <w:r w:rsidRPr="00E9326F">
              <w:rPr>
                <w:rFonts w:ascii="Gill Sans Std Light" w:hAnsi="Gill Sans Std Light"/>
              </w:rPr>
              <w:t>Changes in level of local access to equitable and affordable grievance mechanisms</w:t>
            </w:r>
          </w:p>
          <w:p w14:paraId="0BCF69DB" w14:textId="1417CAFB" w:rsidR="00E733C9" w:rsidRPr="00E733C9" w:rsidRDefault="00E733C9" w:rsidP="00E733C9">
            <w:pPr>
              <w:pStyle w:val="ListParagraph"/>
              <w:ind w:left="810"/>
              <w:rPr>
                <w:rFonts w:ascii="Gill Sans Std Light" w:hAnsi="Gill Sans Std Light"/>
              </w:rPr>
            </w:pPr>
          </w:p>
        </w:tc>
        <w:tc>
          <w:tcPr>
            <w:tcW w:w="2136" w:type="dxa"/>
            <w:shd w:val="clear" w:color="auto" w:fill="auto"/>
          </w:tcPr>
          <w:p w14:paraId="5BE89D47" w14:textId="77777777" w:rsidR="0028225E" w:rsidRPr="0028225E" w:rsidRDefault="0028225E" w:rsidP="0028225E">
            <w:pPr>
              <w:pStyle w:val="ListParagraph"/>
              <w:numPr>
                <w:ilvl w:val="0"/>
                <w:numId w:val="18"/>
              </w:numPr>
              <w:rPr>
                <w:rFonts w:ascii="Gill Sans Std Light" w:eastAsia="Times New Roman" w:hAnsi="Gill Sans Std Light" w:cs="Times New Roman"/>
              </w:rPr>
            </w:pPr>
            <w:r w:rsidRPr="0028225E">
              <w:rPr>
                <w:rFonts w:ascii="Gill Sans Std Light" w:eastAsia="Times New Roman" w:hAnsi="Gill Sans Std Light" w:cs="Times New Roman"/>
              </w:rPr>
              <w:t>HH survey</w:t>
            </w:r>
          </w:p>
          <w:p w14:paraId="05E6854A" w14:textId="77777777" w:rsidR="0028225E" w:rsidRDefault="0028225E" w:rsidP="0028225E">
            <w:pPr>
              <w:pStyle w:val="ListParagraph"/>
              <w:numPr>
                <w:ilvl w:val="0"/>
                <w:numId w:val="18"/>
              </w:numPr>
              <w:rPr>
                <w:rFonts w:ascii="Gill Sans Std Light" w:eastAsia="Times New Roman" w:hAnsi="Gill Sans Std Light" w:cs="Times New Roman"/>
              </w:rPr>
            </w:pPr>
            <w:proofErr w:type="spellStart"/>
            <w:r>
              <w:rPr>
                <w:rFonts w:ascii="Gill Sans Std Light" w:eastAsia="Times New Roman" w:hAnsi="Gill Sans Std Light" w:cs="Times New Roman"/>
              </w:rPr>
              <w:t>Headpersonsurvey</w:t>
            </w:r>
            <w:proofErr w:type="spellEnd"/>
          </w:p>
          <w:p w14:paraId="779408D9" w14:textId="77777777" w:rsidR="0028225E" w:rsidRDefault="0028225E" w:rsidP="0028225E">
            <w:pPr>
              <w:pStyle w:val="ListParagraph"/>
              <w:numPr>
                <w:ilvl w:val="0"/>
                <w:numId w:val="18"/>
              </w:numPr>
              <w:rPr>
                <w:rFonts w:ascii="Gill Sans Std Light" w:eastAsia="Times New Roman" w:hAnsi="Gill Sans Std Light" w:cs="Times New Roman"/>
              </w:rPr>
            </w:pPr>
            <w:r>
              <w:rPr>
                <w:rFonts w:ascii="Gill Sans Std Light" w:eastAsia="Times New Roman" w:hAnsi="Gill Sans Std Light" w:cs="Times New Roman"/>
              </w:rPr>
              <w:t xml:space="preserve">KII </w:t>
            </w:r>
          </w:p>
          <w:p w14:paraId="59B70D69" w14:textId="77777777" w:rsidR="0028225E" w:rsidRPr="000E4A6F" w:rsidRDefault="0028225E" w:rsidP="0028225E">
            <w:pPr>
              <w:rPr>
                <w:rFonts w:ascii="Gill Sans Std Light" w:hAnsi="Gill Sans Std Light"/>
              </w:rPr>
            </w:pPr>
            <w:r w:rsidRPr="001162EC">
              <w:rPr>
                <w:rFonts w:ascii="Gill Sans Std Light" w:eastAsia="Times New Roman" w:hAnsi="Gill Sans Std Light" w:cs="Times New Roman"/>
              </w:rPr>
              <w:t xml:space="preserve">- </w:t>
            </w:r>
            <w:r w:rsidRPr="001162EC">
              <w:rPr>
                <w:bCs/>
              </w:rPr>
              <w:t>Secondary</w:t>
            </w:r>
            <w:r w:rsidRPr="008441D5">
              <w:rPr>
                <w:bCs/>
              </w:rPr>
              <w:t xml:space="preserve"> materials</w:t>
            </w:r>
            <w:r>
              <w:rPr>
                <w:bCs/>
              </w:rPr>
              <w:t xml:space="preserve"> (</w:t>
            </w:r>
            <w:r>
              <w:rPr>
                <w:rFonts w:ascii="Gill Sans Std Light" w:hAnsi="Gill Sans Std Light"/>
              </w:rPr>
              <w:t>(</w:t>
            </w:r>
            <w:r w:rsidRPr="00A719E1">
              <w:rPr>
                <w:rFonts w:ascii="Gill Sans Std Light" w:hAnsi="Gill Sans Std Light"/>
              </w:rPr>
              <w:t>Participatory Fo</w:t>
            </w:r>
            <w:r>
              <w:rPr>
                <w:rFonts w:ascii="Gill Sans Std Light" w:hAnsi="Gill Sans Std Light"/>
              </w:rPr>
              <w:t>rest Management Plans (PFMPs),</w:t>
            </w:r>
            <w:r w:rsidRPr="00A719E1">
              <w:rPr>
                <w:rFonts w:ascii="Gill Sans Std Light" w:hAnsi="Gill Sans Std Light"/>
              </w:rPr>
              <w:t xml:space="preserve"> covenants, etc.</w:t>
            </w:r>
            <w:r>
              <w:rPr>
                <w:rFonts w:ascii="Gill Sans Std Light" w:hAnsi="Gill Sans Std Light"/>
              </w:rPr>
              <w:t>)</w:t>
            </w:r>
            <w:r w:rsidRPr="008441D5">
              <w:rPr>
                <w:bCs/>
              </w:rPr>
              <w:t>, which document baseline conditions and trends</w:t>
            </w:r>
          </w:p>
          <w:p w14:paraId="5E8A69CE" w14:textId="77777777" w:rsidR="0028225E" w:rsidRDefault="0028225E" w:rsidP="0028225E">
            <w:pPr>
              <w:rPr>
                <w:bCs/>
              </w:rPr>
            </w:pPr>
            <w:r>
              <w:rPr>
                <w:bCs/>
              </w:rPr>
              <w:t>- CFP project M&amp;E</w:t>
            </w:r>
          </w:p>
          <w:p w14:paraId="7F09FCEB" w14:textId="77777777" w:rsidR="0028225E" w:rsidRPr="008441D5" w:rsidRDefault="0028225E" w:rsidP="0028225E">
            <w:pPr>
              <w:rPr>
                <w:bCs/>
              </w:rPr>
            </w:pPr>
            <w:r>
              <w:rPr>
                <w:bCs/>
              </w:rPr>
              <w:t>-KII with district level officials and stakeholders</w:t>
            </w:r>
          </w:p>
          <w:p w14:paraId="78FBF537" w14:textId="77777777" w:rsidR="00A0429B" w:rsidRPr="00A719E1" w:rsidRDefault="00A0429B" w:rsidP="0028225E">
            <w:pPr>
              <w:rPr>
                <w:rFonts w:ascii="Gill Sans Std Light" w:eastAsia="Times New Roman" w:hAnsi="Gill Sans Std Light" w:cs="Times New Roman"/>
              </w:rPr>
            </w:pPr>
            <w:r w:rsidRPr="00A719E1">
              <w:rPr>
                <w:rFonts w:ascii="Gill Sans Std Light" w:eastAsia="Times New Roman" w:hAnsi="Gill Sans Std Light" w:cs="Times New Roman"/>
              </w:rPr>
              <w:t xml:space="preserve"> </w:t>
            </w:r>
          </w:p>
          <w:p w14:paraId="74FB39EF" w14:textId="77777777" w:rsidR="00A0429B" w:rsidRPr="00A719E1" w:rsidRDefault="00A0429B" w:rsidP="0028225E">
            <w:pPr>
              <w:rPr>
                <w:rFonts w:ascii="Gill Sans Std Light" w:eastAsia="Times New Roman" w:hAnsi="Gill Sans Std Light" w:cs="Times New Roman"/>
              </w:rPr>
            </w:pPr>
          </w:p>
          <w:p w14:paraId="64EA88DF" w14:textId="77777777" w:rsidR="00A0429B" w:rsidRPr="00A719E1" w:rsidRDefault="00A0429B" w:rsidP="0028225E">
            <w:pPr>
              <w:rPr>
                <w:rFonts w:ascii="Gill Sans Std Light" w:eastAsia="Times New Roman" w:hAnsi="Gill Sans Std Light" w:cs="Times New Roman"/>
              </w:rPr>
            </w:pPr>
          </w:p>
          <w:p w14:paraId="1491C761" w14:textId="77777777" w:rsidR="00A0429B" w:rsidRPr="00A719E1" w:rsidRDefault="00A0429B" w:rsidP="0028225E">
            <w:pPr>
              <w:rPr>
                <w:rFonts w:ascii="Gill Sans Std Light" w:eastAsia="Times New Roman" w:hAnsi="Gill Sans Std Light" w:cs="Times New Roman"/>
              </w:rPr>
            </w:pPr>
          </w:p>
          <w:p w14:paraId="379A8B16" w14:textId="77777777" w:rsidR="00A0429B" w:rsidRPr="00A719E1" w:rsidRDefault="00A0429B" w:rsidP="0028225E">
            <w:pPr>
              <w:rPr>
                <w:rFonts w:ascii="Gill Sans Std Light" w:eastAsia="Times New Roman" w:hAnsi="Gill Sans Std Light" w:cs="Times New Roman"/>
              </w:rPr>
            </w:pPr>
          </w:p>
          <w:p w14:paraId="3ED6A355" w14:textId="77777777" w:rsidR="00A0429B" w:rsidRPr="00A719E1" w:rsidRDefault="00A0429B" w:rsidP="0028225E">
            <w:pPr>
              <w:rPr>
                <w:rFonts w:ascii="Gill Sans Std Light" w:eastAsia="Times New Roman" w:hAnsi="Gill Sans Std Light" w:cs="Times New Roman"/>
              </w:rPr>
            </w:pPr>
          </w:p>
          <w:p w14:paraId="4B44D3A3" w14:textId="77777777" w:rsidR="00A0429B" w:rsidRPr="00A719E1" w:rsidRDefault="00A0429B" w:rsidP="0028225E">
            <w:pPr>
              <w:rPr>
                <w:rFonts w:ascii="Gill Sans Std Light" w:eastAsia="Times New Roman" w:hAnsi="Gill Sans Std Light" w:cs="Times New Roman"/>
              </w:rPr>
            </w:pPr>
          </w:p>
          <w:p w14:paraId="2A77F34D" w14:textId="77777777" w:rsidR="00A0429B" w:rsidRPr="00A719E1" w:rsidRDefault="00A0429B" w:rsidP="0028225E">
            <w:pPr>
              <w:rPr>
                <w:rFonts w:ascii="Gill Sans Std Light" w:eastAsia="Times New Roman" w:hAnsi="Gill Sans Std Light" w:cs="Times New Roman"/>
              </w:rPr>
            </w:pPr>
          </w:p>
          <w:p w14:paraId="56BD97B4" w14:textId="77777777" w:rsidR="00A0429B" w:rsidRPr="00A719E1" w:rsidRDefault="00A0429B" w:rsidP="0028225E">
            <w:pPr>
              <w:rPr>
                <w:rFonts w:ascii="Gill Sans Std Light" w:hAnsi="Gill Sans Std Light"/>
              </w:rPr>
            </w:pPr>
          </w:p>
        </w:tc>
        <w:tc>
          <w:tcPr>
            <w:tcW w:w="1532" w:type="dxa"/>
            <w:gridSpan w:val="2"/>
          </w:tcPr>
          <w:p w14:paraId="3FD26EF1" w14:textId="77777777" w:rsidR="0028225E" w:rsidRDefault="0028225E" w:rsidP="0028225E">
            <w:pPr>
              <w:rPr>
                <w:rFonts w:ascii="Gill Sans Std Light" w:eastAsia="Times New Roman" w:hAnsi="Gill Sans Std Light" w:cs="Times New Roman"/>
              </w:rPr>
            </w:pPr>
            <w:r>
              <w:rPr>
                <w:rFonts w:ascii="Gill Sans Std Light" w:eastAsia="Times New Roman" w:hAnsi="Gill Sans Std Light" w:cs="Times New Roman"/>
              </w:rPr>
              <w:t>- Analysis of survey data</w:t>
            </w:r>
          </w:p>
          <w:p w14:paraId="06F6F81C" w14:textId="77777777" w:rsidR="0028225E" w:rsidRDefault="0028225E" w:rsidP="0028225E">
            <w:pPr>
              <w:ind w:right="-108"/>
              <w:rPr>
                <w:ins w:id="12" w:author="Vanessa Retana" w:date="2014-10-20T18:17:00Z"/>
                <w:rFonts w:ascii="Gill Sans Std Light" w:hAnsi="Gill Sans Std Light"/>
              </w:rPr>
            </w:pPr>
            <w:r>
              <w:rPr>
                <w:rFonts w:ascii="Gill Sans Std Light" w:eastAsia="Times New Roman" w:hAnsi="Gill Sans Std Light" w:cs="Times New Roman"/>
              </w:rPr>
              <w:t>-Analysis of secondary data and CFP project M&amp;E</w:t>
            </w:r>
          </w:p>
          <w:p w14:paraId="20E7C012" w14:textId="77777777" w:rsidR="00A0429B" w:rsidRPr="00A719E1" w:rsidRDefault="00A0429B" w:rsidP="0028225E">
            <w:pPr>
              <w:rPr>
                <w:rFonts w:ascii="Gill Sans Std Light" w:hAnsi="Gill Sans Std Light"/>
              </w:rPr>
            </w:pPr>
          </w:p>
          <w:p w14:paraId="75C02DF4" w14:textId="77777777" w:rsidR="00A0429B" w:rsidRPr="00A719E1" w:rsidRDefault="00A0429B" w:rsidP="0028225E">
            <w:pPr>
              <w:rPr>
                <w:rFonts w:ascii="Gill Sans Std Light" w:hAnsi="Gill Sans Std Light"/>
              </w:rPr>
            </w:pPr>
          </w:p>
          <w:p w14:paraId="68AFEB6A" w14:textId="77777777" w:rsidR="00A0429B" w:rsidRPr="00A719E1" w:rsidRDefault="00A0429B" w:rsidP="0028225E">
            <w:pPr>
              <w:rPr>
                <w:rFonts w:ascii="Gill Sans Std Light" w:hAnsi="Gill Sans Std Light"/>
              </w:rPr>
            </w:pPr>
          </w:p>
          <w:p w14:paraId="3FE7326D" w14:textId="77777777" w:rsidR="00A0429B" w:rsidRPr="00A719E1" w:rsidRDefault="00A0429B" w:rsidP="0028225E">
            <w:pPr>
              <w:tabs>
                <w:tab w:val="left" w:pos="1246"/>
              </w:tabs>
              <w:rPr>
                <w:rFonts w:ascii="Gill Sans Std Light" w:eastAsia="Times New Roman" w:hAnsi="Gill Sans Std Light" w:cs="Times New Roman"/>
              </w:rPr>
            </w:pPr>
          </w:p>
          <w:p w14:paraId="23864F2C" w14:textId="77777777" w:rsidR="00A0429B" w:rsidRPr="00A719E1" w:rsidRDefault="00A0429B" w:rsidP="0028225E">
            <w:pPr>
              <w:tabs>
                <w:tab w:val="left" w:pos="1246"/>
              </w:tabs>
              <w:rPr>
                <w:rFonts w:ascii="Gill Sans Std Light" w:eastAsia="Times New Roman" w:hAnsi="Gill Sans Std Light" w:cs="Times New Roman"/>
              </w:rPr>
            </w:pPr>
          </w:p>
          <w:p w14:paraId="72982113" w14:textId="77777777" w:rsidR="00A0429B" w:rsidRPr="00A719E1" w:rsidRDefault="00A0429B" w:rsidP="0028225E">
            <w:pPr>
              <w:tabs>
                <w:tab w:val="left" w:pos="1246"/>
              </w:tabs>
              <w:rPr>
                <w:rFonts w:ascii="Gill Sans Std Light" w:eastAsia="Times New Roman" w:hAnsi="Gill Sans Std Light" w:cs="Times New Roman"/>
              </w:rPr>
            </w:pPr>
          </w:p>
        </w:tc>
      </w:tr>
      <w:tr w:rsidR="002777F3" w:rsidRPr="00A719E1" w14:paraId="6B54F541" w14:textId="77777777" w:rsidTr="00517979">
        <w:tc>
          <w:tcPr>
            <w:tcW w:w="4338" w:type="dxa"/>
            <w:vMerge/>
          </w:tcPr>
          <w:p w14:paraId="3F38898F" w14:textId="77777777" w:rsidR="002777F3" w:rsidRPr="00A719E1" w:rsidRDefault="002777F3" w:rsidP="0028225E">
            <w:pPr>
              <w:pStyle w:val="ListParagraph"/>
              <w:numPr>
                <w:ilvl w:val="1"/>
                <w:numId w:val="4"/>
              </w:numPr>
              <w:rPr>
                <w:rFonts w:ascii="Gill Sans Std Light" w:hAnsi="Gill Sans Std Light"/>
              </w:rPr>
            </w:pPr>
          </w:p>
        </w:tc>
        <w:tc>
          <w:tcPr>
            <w:tcW w:w="4959" w:type="dxa"/>
          </w:tcPr>
          <w:p w14:paraId="61563CFB" w14:textId="3A06703B" w:rsidR="008B2FE6" w:rsidRPr="009C79FE" w:rsidRDefault="008B2FE6" w:rsidP="0028225E">
            <w:pPr>
              <w:ind w:right="-108"/>
              <w:rPr>
                <w:rFonts w:ascii="Gill Sans Std Light" w:hAnsi="Gill Sans Std Light"/>
              </w:rPr>
            </w:pPr>
          </w:p>
        </w:tc>
        <w:tc>
          <w:tcPr>
            <w:tcW w:w="2136" w:type="dxa"/>
            <w:shd w:val="clear" w:color="auto" w:fill="auto"/>
          </w:tcPr>
          <w:p w14:paraId="446E5F58" w14:textId="4BE2B883" w:rsidR="002777F3" w:rsidRPr="00A719E1" w:rsidRDefault="002777F3" w:rsidP="0028225E">
            <w:pPr>
              <w:rPr>
                <w:rFonts w:ascii="Gill Sans Std Light" w:eastAsia="Times New Roman" w:hAnsi="Gill Sans Std Light" w:cs="Times New Roman"/>
              </w:rPr>
            </w:pPr>
          </w:p>
        </w:tc>
        <w:tc>
          <w:tcPr>
            <w:tcW w:w="1532" w:type="dxa"/>
            <w:gridSpan w:val="2"/>
          </w:tcPr>
          <w:p w14:paraId="594C9DF7" w14:textId="53CD603E" w:rsidR="002777F3" w:rsidRPr="00A719E1" w:rsidRDefault="002777F3" w:rsidP="0028225E">
            <w:pPr>
              <w:rPr>
                <w:rFonts w:ascii="Gill Sans Std Light" w:hAnsi="Gill Sans Std Light"/>
              </w:rPr>
            </w:pPr>
          </w:p>
        </w:tc>
      </w:tr>
      <w:tr w:rsidR="00D57545" w:rsidRPr="00A719E1" w14:paraId="0EDB1020" w14:textId="77777777" w:rsidTr="00517979">
        <w:tc>
          <w:tcPr>
            <w:tcW w:w="4338" w:type="dxa"/>
            <w:vMerge/>
          </w:tcPr>
          <w:p w14:paraId="3551A75D" w14:textId="77777777" w:rsidR="00D57545" w:rsidRPr="00A719E1" w:rsidRDefault="00D57545" w:rsidP="0028225E">
            <w:pPr>
              <w:ind w:right="-108"/>
              <w:rPr>
                <w:rFonts w:ascii="Gill Sans Std Light" w:hAnsi="Gill Sans Std Light"/>
              </w:rPr>
            </w:pPr>
          </w:p>
        </w:tc>
        <w:tc>
          <w:tcPr>
            <w:tcW w:w="4959" w:type="dxa"/>
          </w:tcPr>
          <w:p w14:paraId="2BC0F3F0" w14:textId="6FD2ADA3" w:rsidR="00E9326F" w:rsidRPr="00716AD9" w:rsidRDefault="00E9326F" w:rsidP="00E733C9">
            <w:pPr>
              <w:pStyle w:val="ListParagraph"/>
              <w:ind w:left="252"/>
              <w:rPr>
                <w:rFonts w:ascii="Gill Sans Std Light" w:hAnsi="Gill Sans Std Light"/>
              </w:rPr>
            </w:pPr>
          </w:p>
        </w:tc>
        <w:tc>
          <w:tcPr>
            <w:tcW w:w="2136" w:type="dxa"/>
            <w:shd w:val="clear" w:color="auto" w:fill="auto"/>
          </w:tcPr>
          <w:p w14:paraId="245B0200" w14:textId="08F1FE86" w:rsidR="00D57545" w:rsidRPr="00A719E1" w:rsidRDefault="00D57545" w:rsidP="0028225E">
            <w:pPr>
              <w:rPr>
                <w:rFonts w:ascii="Gill Sans Std Light" w:hAnsi="Gill Sans Std Light"/>
              </w:rPr>
            </w:pPr>
          </w:p>
        </w:tc>
        <w:tc>
          <w:tcPr>
            <w:tcW w:w="1532" w:type="dxa"/>
            <w:gridSpan w:val="2"/>
          </w:tcPr>
          <w:p w14:paraId="0D72F985" w14:textId="46BDFF8B" w:rsidR="00D57545" w:rsidRPr="00A719E1" w:rsidRDefault="00D57545" w:rsidP="0028225E">
            <w:pPr>
              <w:rPr>
                <w:rFonts w:ascii="Gill Sans Std Light" w:hAnsi="Gill Sans Std Light"/>
              </w:rPr>
            </w:pPr>
          </w:p>
        </w:tc>
      </w:tr>
      <w:tr w:rsidR="007A40D5" w:rsidRPr="00A719E1" w14:paraId="21FDCAF8" w14:textId="77777777" w:rsidTr="00517979">
        <w:trPr>
          <w:trHeight w:val="899"/>
        </w:trPr>
        <w:tc>
          <w:tcPr>
            <w:tcW w:w="4338" w:type="dxa"/>
          </w:tcPr>
          <w:p w14:paraId="050666EF" w14:textId="12719591" w:rsidR="007A40D5" w:rsidRPr="00C41853" w:rsidRDefault="007A40D5" w:rsidP="0028225E">
            <w:pPr>
              <w:pStyle w:val="ListParagraph"/>
              <w:numPr>
                <w:ilvl w:val="0"/>
                <w:numId w:val="13"/>
              </w:numPr>
              <w:rPr>
                <w:rFonts w:ascii="Gill Sans Std Light" w:hAnsi="Gill Sans Std Light"/>
              </w:rPr>
            </w:pPr>
            <w:r w:rsidRPr="00C41853">
              <w:rPr>
                <w:rFonts w:ascii="Gill Sans Std Light" w:eastAsia="Times New Roman" w:hAnsi="Gill Sans Std Light" w:cs="Times New Roman"/>
              </w:rPr>
              <w:t xml:space="preserve">What differential impacts or unintended consequences appear to have resulted from CFP? </w:t>
            </w:r>
          </w:p>
        </w:tc>
        <w:tc>
          <w:tcPr>
            <w:tcW w:w="4959" w:type="dxa"/>
          </w:tcPr>
          <w:p w14:paraId="0CDD2FBF" w14:textId="77777777" w:rsidR="00404CF3" w:rsidRDefault="00404CF3" w:rsidP="0028225E">
            <w:pPr>
              <w:pStyle w:val="ListParagraph"/>
              <w:numPr>
                <w:ilvl w:val="0"/>
                <w:numId w:val="7"/>
              </w:numPr>
              <w:ind w:left="180" w:right="-108" w:hanging="180"/>
              <w:rPr>
                <w:rFonts w:ascii="Gill Sans Std Light" w:hAnsi="Gill Sans Std Light"/>
              </w:rPr>
            </w:pPr>
            <w:r>
              <w:rPr>
                <w:rFonts w:ascii="Gill Sans Std Light" w:hAnsi="Gill Sans Std Light"/>
              </w:rPr>
              <w:t xml:space="preserve">Change in socio-economic status, income or asset holdings for households </w:t>
            </w:r>
            <w:r w:rsidR="007A40D5" w:rsidRPr="00A719E1">
              <w:rPr>
                <w:rFonts w:ascii="Gill Sans Std Light" w:hAnsi="Gill Sans Std Light"/>
              </w:rPr>
              <w:t>from different strata and sub-groups in the communities (women, youth, elderly, different economic status, different ethnic groups, marginalized groups, etc.)</w:t>
            </w:r>
          </w:p>
          <w:p w14:paraId="6052B796" w14:textId="16103698" w:rsidR="007A40D5" w:rsidRPr="00404CF3" w:rsidRDefault="007A40D5" w:rsidP="0028225E">
            <w:pPr>
              <w:pStyle w:val="ListParagraph"/>
              <w:numPr>
                <w:ilvl w:val="0"/>
                <w:numId w:val="7"/>
              </w:numPr>
              <w:ind w:left="180" w:right="-108" w:hanging="180"/>
              <w:rPr>
                <w:rFonts w:ascii="Gill Sans Std Light" w:hAnsi="Gill Sans Std Light"/>
              </w:rPr>
            </w:pPr>
            <w:r w:rsidRPr="00404CF3">
              <w:rPr>
                <w:rFonts w:ascii="Gill Sans Std Light" w:hAnsi="Gill Sans Std Light"/>
              </w:rPr>
              <w:t>Change in level and type of access to forest and other resources</w:t>
            </w:r>
            <w:r w:rsidR="00404CF3">
              <w:rPr>
                <w:rFonts w:ascii="Gill Sans Std Light" w:hAnsi="Gill Sans Std Light"/>
              </w:rPr>
              <w:t xml:space="preserve"> (e.g. cost and availability of fuel wood and NTFP)</w:t>
            </w:r>
          </w:p>
          <w:p w14:paraId="6AAC3B35" w14:textId="77777777" w:rsidR="00404CF3" w:rsidRDefault="007A40D5" w:rsidP="0028225E">
            <w:pPr>
              <w:pStyle w:val="ListParagraph"/>
              <w:numPr>
                <w:ilvl w:val="0"/>
                <w:numId w:val="7"/>
              </w:numPr>
              <w:ind w:left="180" w:right="-108" w:hanging="180"/>
              <w:rPr>
                <w:rFonts w:ascii="Gill Sans Std Light" w:hAnsi="Gill Sans Std Light"/>
              </w:rPr>
            </w:pPr>
            <w:r w:rsidRPr="00A719E1">
              <w:rPr>
                <w:rFonts w:ascii="Gill Sans Std Light" w:hAnsi="Gill Sans Std Light"/>
              </w:rPr>
              <w:t>Change in level of conflict or cooperation over access to resources (e.g., wood for construction cooking and charcoal, NTFPs, land to clear, leadership positions in local institutions)</w:t>
            </w:r>
          </w:p>
          <w:p w14:paraId="0CAFBDE0" w14:textId="77777777" w:rsidR="00404CF3" w:rsidRDefault="00404CF3" w:rsidP="0028225E">
            <w:pPr>
              <w:pStyle w:val="ListParagraph"/>
              <w:ind w:left="180" w:right="-108"/>
              <w:rPr>
                <w:rFonts w:ascii="Gill Sans Std Light" w:hAnsi="Gill Sans Std Light"/>
              </w:rPr>
            </w:pPr>
            <w:r>
              <w:rPr>
                <w:rFonts w:ascii="Gill Sans Std Light" w:hAnsi="Gill Sans Std Light"/>
              </w:rPr>
              <w:t>-</w:t>
            </w:r>
            <w:r w:rsidR="007A40D5" w:rsidRPr="00404CF3">
              <w:rPr>
                <w:rFonts w:ascii="Gill Sans Std Light" w:hAnsi="Gill Sans Std Light"/>
              </w:rPr>
              <w:t>Within communities</w:t>
            </w:r>
          </w:p>
          <w:p w14:paraId="30EF1E91" w14:textId="39B78152" w:rsidR="00472D63" w:rsidRPr="00404CF3" w:rsidRDefault="00404CF3" w:rsidP="0028225E">
            <w:pPr>
              <w:pStyle w:val="ListParagraph"/>
              <w:ind w:left="180" w:right="-108"/>
              <w:rPr>
                <w:rFonts w:ascii="Gill Sans Std Light" w:hAnsi="Gill Sans Std Light"/>
              </w:rPr>
            </w:pPr>
            <w:r>
              <w:rPr>
                <w:rFonts w:ascii="Gill Sans Std Light" w:hAnsi="Gill Sans Std Light"/>
              </w:rPr>
              <w:t>-</w:t>
            </w:r>
            <w:r w:rsidR="007A40D5" w:rsidRPr="00404CF3">
              <w:rPr>
                <w:rFonts w:ascii="Gill Sans Std Light" w:hAnsi="Gill Sans Std Light"/>
              </w:rPr>
              <w:t xml:space="preserve">Between communities </w:t>
            </w:r>
          </w:p>
        </w:tc>
        <w:tc>
          <w:tcPr>
            <w:tcW w:w="2136" w:type="dxa"/>
            <w:shd w:val="clear" w:color="auto" w:fill="auto"/>
          </w:tcPr>
          <w:p w14:paraId="6C0A578D" w14:textId="61DD2BBB" w:rsidR="0028225E" w:rsidRPr="0028225E" w:rsidRDefault="0028225E" w:rsidP="0028225E">
            <w:pPr>
              <w:pStyle w:val="ListParagraph"/>
              <w:numPr>
                <w:ilvl w:val="0"/>
                <w:numId w:val="18"/>
              </w:numPr>
              <w:rPr>
                <w:rFonts w:ascii="Gill Sans Std Light" w:eastAsia="Times New Roman" w:hAnsi="Gill Sans Std Light" w:cs="Times New Roman"/>
              </w:rPr>
            </w:pPr>
            <w:r w:rsidRPr="0028225E">
              <w:rPr>
                <w:rFonts w:ascii="Gill Sans Std Light" w:eastAsia="Times New Roman" w:hAnsi="Gill Sans Std Light" w:cs="Times New Roman"/>
              </w:rPr>
              <w:t>HH survey</w:t>
            </w:r>
          </w:p>
          <w:p w14:paraId="71D32288" w14:textId="77777777" w:rsidR="0028225E" w:rsidRDefault="0028225E" w:rsidP="0028225E">
            <w:pPr>
              <w:pStyle w:val="ListParagraph"/>
              <w:numPr>
                <w:ilvl w:val="0"/>
                <w:numId w:val="18"/>
              </w:numPr>
              <w:rPr>
                <w:rFonts w:ascii="Gill Sans Std Light" w:eastAsia="Times New Roman" w:hAnsi="Gill Sans Std Light" w:cs="Times New Roman"/>
              </w:rPr>
            </w:pPr>
            <w:proofErr w:type="spellStart"/>
            <w:r>
              <w:rPr>
                <w:rFonts w:ascii="Gill Sans Std Light" w:eastAsia="Times New Roman" w:hAnsi="Gill Sans Std Light" w:cs="Times New Roman"/>
              </w:rPr>
              <w:t>Headpersonsurvey</w:t>
            </w:r>
            <w:proofErr w:type="spellEnd"/>
          </w:p>
          <w:p w14:paraId="3D38B197" w14:textId="05E6744E" w:rsidR="0028225E" w:rsidRDefault="0028225E" w:rsidP="0028225E">
            <w:pPr>
              <w:pStyle w:val="ListParagraph"/>
              <w:numPr>
                <w:ilvl w:val="0"/>
                <w:numId w:val="18"/>
              </w:numPr>
              <w:rPr>
                <w:rFonts w:ascii="Gill Sans Std Light" w:eastAsia="Times New Roman" w:hAnsi="Gill Sans Std Light" w:cs="Times New Roman"/>
              </w:rPr>
            </w:pPr>
            <w:r>
              <w:rPr>
                <w:rFonts w:ascii="Gill Sans Std Light" w:eastAsia="Times New Roman" w:hAnsi="Gill Sans Std Light" w:cs="Times New Roman"/>
              </w:rPr>
              <w:t xml:space="preserve">KII </w:t>
            </w:r>
          </w:p>
          <w:p w14:paraId="75088230" w14:textId="23CE3AEE" w:rsidR="0028225E" w:rsidRPr="0028225E" w:rsidRDefault="0028225E" w:rsidP="0028225E">
            <w:pPr>
              <w:pStyle w:val="ListParagraph"/>
              <w:numPr>
                <w:ilvl w:val="0"/>
                <w:numId w:val="18"/>
              </w:numPr>
              <w:rPr>
                <w:rFonts w:ascii="Gill Sans Std Light" w:eastAsia="Times New Roman" w:hAnsi="Gill Sans Std Light" w:cs="Times New Roman"/>
              </w:rPr>
            </w:pPr>
            <w:r>
              <w:rPr>
                <w:rFonts w:ascii="Gill Sans Std Light" w:eastAsia="Times New Roman" w:hAnsi="Gill Sans Std Light" w:cs="Times New Roman"/>
              </w:rPr>
              <w:t>FGDs with women, youth and ethnic minorities (indigenous groups)</w:t>
            </w:r>
          </w:p>
          <w:p w14:paraId="60747618" w14:textId="6996AF70" w:rsidR="008441D5" w:rsidRPr="00A719E1" w:rsidRDefault="008441D5" w:rsidP="0028225E">
            <w:pPr>
              <w:rPr>
                <w:rFonts w:ascii="Gill Sans Std Light" w:eastAsia="Times New Roman" w:hAnsi="Gill Sans Std Light" w:cs="Times New Roman"/>
              </w:rPr>
            </w:pPr>
          </w:p>
        </w:tc>
        <w:tc>
          <w:tcPr>
            <w:tcW w:w="1532" w:type="dxa"/>
            <w:gridSpan w:val="2"/>
          </w:tcPr>
          <w:p w14:paraId="4B98F482" w14:textId="77777777" w:rsidR="0028225E" w:rsidRDefault="0028225E" w:rsidP="0028225E">
            <w:pPr>
              <w:rPr>
                <w:rFonts w:ascii="Gill Sans Std Light" w:eastAsia="Times New Roman" w:hAnsi="Gill Sans Std Light" w:cs="Times New Roman"/>
              </w:rPr>
            </w:pPr>
            <w:r>
              <w:rPr>
                <w:rFonts w:ascii="Gill Sans Std Light" w:eastAsia="Times New Roman" w:hAnsi="Gill Sans Std Light" w:cs="Times New Roman"/>
              </w:rPr>
              <w:t>- Analysis of survey data</w:t>
            </w:r>
          </w:p>
          <w:p w14:paraId="6EE35341" w14:textId="0341AA09" w:rsidR="007A40D5" w:rsidRPr="00A719E1" w:rsidRDefault="007A40D5" w:rsidP="0028225E">
            <w:pPr>
              <w:ind w:right="-108"/>
              <w:rPr>
                <w:rFonts w:ascii="Gill Sans Std Light" w:eastAsia="Times New Roman" w:hAnsi="Gill Sans Std Light" w:cs="Times New Roman"/>
              </w:rPr>
            </w:pPr>
          </w:p>
        </w:tc>
      </w:tr>
      <w:tr w:rsidR="0028225E" w14:paraId="4D7DE082" w14:textId="6754CD29" w:rsidTr="00517979">
        <w:tblPrEx>
          <w:tblLook w:val="0000" w:firstRow="0" w:lastRow="0" w:firstColumn="0" w:lastColumn="0" w:noHBand="0" w:noVBand="0"/>
        </w:tblPrEx>
        <w:trPr>
          <w:trHeight w:val="643"/>
        </w:trPr>
        <w:tc>
          <w:tcPr>
            <w:tcW w:w="4338" w:type="dxa"/>
          </w:tcPr>
          <w:p w14:paraId="0023C435" w14:textId="627771EF" w:rsidR="0028225E" w:rsidRDefault="0028225E" w:rsidP="0028225E">
            <w:pPr>
              <w:ind w:left="180" w:hanging="180"/>
              <w:rPr>
                <w:rFonts w:ascii="Gill Sans Std Light" w:hAnsi="Gill Sans Std Light"/>
              </w:rPr>
            </w:pPr>
            <w:r>
              <w:rPr>
                <w:rFonts w:ascii="Gill Sans Std Light" w:hAnsi="Gill Sans Std Light"/>
              </w:rPr>
              <w:t>7. Increased knowledge and awareness of deforestation and climate change</w:t>
            </w:r>
          </w:p>
          <w:p w14:paraId="14F31BCA" w14:textId="77777777" w:rsidR="0028225E" w:rsidRDefault="0028225E" w:rsidP="0028225E">
            <w:pPr>
              <w:tabs>
                <w:tab w:val="left" w:pos="4973"/>
                <w:tab w:val="left" w:pos="5873"/>
                <w:tab w:val="left" w:pos="7673"/>
              </w:tabs>
              <w:ind w:right="-72"/>
              <w:rPr>
                <w:rFonts w:ascii="Gill Sans Std Light" w:hAnsi="Gill Sans Std Light"/>
              </w:rPr>
            </w:pPr>
          </w:p>
        </w:tc>
        <w:tc>
          <w:tcPr>
            <w:tcW w:w="4959" w:type="dxa"/>
          </w:tcPr>
          <w:p w14:paraId="7E6D359B" w14:textId="77777777" w:rsidR="0028225E" w:rsidRPr="00A719E1" w:rsidRDefault="0028225E" w:rsidP="0028225E">
            <w:pPr>
              <w:pStyle w:val="ListParagraph"/>
              <w:numPr>
                <w:ilvl w:val="0"/>
                <w:numId w:val="7"/>
              </w:numPr>
              <w:ind w:left="162" w:right="-18" w:hanging="180"/>
              <w:rPr>
                <w:rFonts w:ascii="Gill Sans Std Light" w:hAnsi="Gill Sans Std Light"/>
              </w:rPr>
            </w:pPr>
            <w:r w:rsidRPr="00A719E1">
              <w:rPr>
                <w:rFonts w:ascii="Gill Sans Std Light" w:eastAsia="Times New Roman" w:hAnsi="Gill Sans Std Light" w:cs="Times New Roman"/>
              </w:rPr>
              <w:t>Change in % of respondents that know which activities are most damaging to the environment</w:t>
            </w:r>
          </w:p>
          <w:p w14:paraId="3EAE89E6" w14:textId="77777777" w:rsidR="0028225E" w:rsidRPr="00A719E1" w:rsidRDefault="0028225E" w:rsidP="0028225E">
            <w:pPr>
              <w:pStyle w:val="ListParagraph"/>
              <w:numPr>
                <w:ilvl w:val="0"/>
                <w:numId w:val="7"/>
              </w:numPr>
              <w:ind w:left="162" w:right="-108" w:hanging="180"/>
              <w:rPr>
                <w:rFonts w:ascii="Gill Sans Std Light" w:hAnsi="Gill Sans Std Light"/>
              </w:rPr>
            </w:pPr>
            <w:r w:rsidRPr="00A719E1">
              <w:rPr>
                <w:rFonts w:ascii="Gill Sans Std Light" w:eastAsia="Times New Roman" w:hAnsi="Gill Sans Std Light" w:cs="Times New Roman"/>
              </w:rPr>
              <w:t>Change in % of respondents that understand the relationship between deforestation/degradation and climate change</w:t>
            </w:r>
          </w:p>
          <w:p w14:paraId="48ED0981" w14:textId="77777777" w:rsidR="0028225E" w:rsidRPr="00A719E1" w:rsidRDefault="0028225E" w:rsidP="0028225E">
            <w:pPr>
              <w:pStyle w:val="ListParagraph"/>
              <w:numPr>
                <w:ilvl w:val="0"/>
                <w:numId w:val="7"/>
              </w:numPr>
              <w:ind w:left="162" w:right="-108" w:hanging="180"/>
              <w:rPr>
                <w:rFonts w:ascii="Gill Sans Std Light" w:hAnsi="Gill Sans Std Light"/>
              </w:rPr>
            </w:pPr>
            <w:r w:rsidRPr="00A719E1">
              <w:rPr>
                <w:rFonts w:ascii="Gill Sans Std Light" w:eastAsia="Times New Roman" w:hAnsi="Gill Sans Std Light" w:cs="Times New Roman"/>
              </w:rPr>
              <w:t>Change in % of respondents who recognize a link between individual’s behaviors and reduced forest loss</w:t>
            </w:r>
          </w:p>
          <w:p w14:paraId="490DDFF4" w14:textId="77777777" w:rsidR="0028225E" w:rsidRDefault="0028225E" w:rsidP="0028225E">
            <w:pPr>
              <w:tabs>
                <w:tab w:val="left" w:pos="4973"/>
                <w:tab w:val="left" w:pos="5873"/>
                <w:tab w:val="left" w:pos="7673"/>
              </w:tabs>
              <w:ind w:right="-72"/>
              <w:rPr>
                <w:rFonts w:ascii="Gill Sans Std Light" w:hAnsi="Gill Sans Std Light"/>
              </w:rPr>
            </w:pPr>
          </w:p>
        </w:tc>
        <w:tc>
          <w:tcPr>
            <w:tcW w:w="2175" w:type="dxa"/>
            <w:gridSpan w:val="2"/>
          </w:tcPr>
          <w:p w14:paraId="1BD07350" w14:textId="77777777" w:rsidR="0028225E" w:rsidRPr="0028225E" w:rsidRDefault="0028225E" w:rsidP="0028225E">
            <w:pPr>
              <w:pStyle w:val="ListParagraph"/>
              <w:numPr>
                <w:ilvl w:val="0"/>
                <w:numId w:val="18"/>
              </w:numPr>
              <w:rPr>
                <w:rFonts w:ascii="Gill Sans Std Light" w:eastAsia="Times New Roman" w:hAnsi="Gill Sans Std Light" w:cs="Times New Roman"/>
              </w:rPr>
            </w:pPr>
            <w:r w:rsidRPr="0028225E">
              <w:rPr>
                <w:rFonts w:ascii="Gill Sans Std Light" w:eastAsia="Times New Roman" w:hAnsi="Gill Sans Std Light" w:cs="Times New Roman"/>
              </w:rPr>
              <w:t>HH survey</w:t>
            </w:r>
          </w:p>
          <w:p w14:paraId="2E56BBAC" w14:textId="77777777" w:rsidR="0028225E" w:rsidRDefault="0028225E" w:rsidP="0028225E">
            <w:pPr>
              <w:pStyle w:val="ListParagraph"/>
              <w:ind w:left="810"/>
              <w:rPr>
                <w:rFonts w:ascii="Gill Sans Std Light" w:hAnsi="Gill Sans Std Light"/>
              </w:rPr>
            </w:pPr>
          </w:p>
        </w:tc>
        <w:tc>
          <w:tcPr>
            <w:tcW w:w="1493" w:type="dxa"/>
          </w:tcPr>
          <w:p w14:paraId="1382CB8D" w14:textId="77777777" w:rsidR="0028225E" w:rsidRDefault="0028225E" w:rsidP="0028225E">
            <w:pPr>
              <w:rPr>
                <w:rFonts w:ascii="Gill Sans Std Light" w:eastAsia="Times New Roman" w:hAnsi="Gill Sans Std Light" w:cs="Times New Roman"/>
              </w:rPr>
            </w:pPr>
            <w:r>
              <w:rPr>
                <w:rFonts w:ascii="Gill Sans Std Light" w:eastAsia="Times New Roman" w:hAnsi="Gill Sans Std Light" w:cs="Times New Roman"/>
              </w:rPr>
              <w:t>- Analysis of survey data</w:t>
            </w:r>
          </w:p>
          <w:p w14:paraId="3B4F79FB" w14:textId="77777777" w:rsidR="0028225E" w:rsidRDefault="0028225E" w:rsidP="0028225E">
            <w:pPr>
              <w:ind w:right="-108"/>
              <w:rPr>
                <w:rFonts w:ascii="Gill Sans Std Light" w:hAnsi="Gill Sans Std Light"/>
              </w:rPr>
            </w:pPr>
          </w:p>
        </w:tc>
      </w:tr>
    </w:tbl>
    <w:p w14:paraId="59A25136" w14:textId="6E4C0605" w:rsidR="00404CF3" w:rsidRDefault="00404CF3" w:rsidP="00E733C9">
      <w:pPr>
        <w:tabs>
          <w:tab w:val="left" w:pos="4973"/>
          <w:tab w:val="left" w:pos="5873"/>
          <w:tab w:val="left" w:pos="7673"/>
        </w:tabs>
        <w:spacing w:after="0"/>
        <w:ind w:left="113" w:right="-72"/>
        <w:rPr>
          <w:rFonts w:ascii="Gill Sans Std Light" w:hAnsi="Gill Sans Std Light"/>
        </w:rPr>
      </w:pPr>
    </w:p>
    <w:p w14:paraId="282B8D70" w14:textId="77777777" w:rsidR="00741C43" w:rsidRPr="00A719E1" w:rsidRDefault="004A618B" w:rsidP="00D2287E">
      <w:pPr>
        <w:ind w:left="180" w:hanging="180"/>
        <w:rPr>
          <w:rFonts w:ascii="Gill Sans Std Light" w:hAnsi="Gill Sans Std Light"/>
        </w:rPr>
      </w:pPr>
      <w:r w:rsidRPr="00A719E1">
        <w:rPr>
          <w:rFonts w:ascii="Gill Sans Std Light" w:hAnsi="Gill Sans Std Light"/>
        </w:rPr>
        <w:t>* Note</w:t>
      </w:r>
      <w:r w:rsidR="00741C43" w:rsidRPr="00A719E1">
        <w:rPr>
          <w:rFonts w:ascii="Gill Sans Std Light" w:hAnsi="Gill Sans Std Light"/>
        </w:rPr>
        <w:t>s</w:t>
      </w:r>
      <w:r w:rsidRPr="00A719E1">
        <w:rPr>
          <w:rFonts w:ascii="Gill Sans Std Light" w:hAnsi="Gill Sans Std Light"/>
        </w:rPr>
        <w:t xml:space="preserve"> </w:t>
      </w:r>
    </w:p>
    <w:p w14:paraId="3A22966E" w14:textId="77777777" w:rsidR="007A40D5" w:rsidRPr="00A719E1" w:rsidRDefault="007A40D5" w:rsidP="007A40D5">
      <w:pPr>
        <w:pStyle w:val="ListParagraph"/>
        <w:numPr>
          <w:ilvl w:val="0"/>
          <w:numId w:val="9"/>
        </w:numPr>
        <w:ind w:left="450"/>
        <w:rPr>
          <w:rFonts w:ascii="Gill Sans Std Light" w:hAnsi="Gill Sans Std Light"/>
        </w:rPr>
      </w:pPr>
      <w:r w:rsidRPr="00A719E1">
        <w:rPr>
          <w:rFonts w:ascii="Gill Sans Std Light" w:hAnsi="Gill Sans Std Light"/>
        </w:rPr>
        <w:t xml:space="preserve">Where appropriate, responses will be disaggregated and analyzed by gender, age, ethnicity, income level </w:t>
      </w:r>
      <w:r w:rsidR="007A016F" w:rsidRPr="00A719E1">
        <w:rPr>
          <w:rFonts w:ascii="Gill Sans Std Light" w:hAnsi="Gill Sans Std Light"/>
        </w:rPr>
        <w:t xml:space="preserve">(or household economic status or assets) </w:t>
      </w:r>
      <w:r w:rsidRPr="00A719E1">
        <w:rPr>
          <w:rFonts w:ascii="Gill Sans Std Light" w:hAnsi="Gill Sans Std Light"/>
        </w:rPr>
        <w:t>at start of activity and other relevant characteristics of respondents.</w:t>
      </w:r>
    </w:p>
    <w:p w14:paraId="65F2C12E" w14:textId="77777777" w:rsidR="00741C43" w:rsidRPr="00A719E1" w:rsidRDefault="00D77173" w:rsidP="00741C43">
      <w:pPr>
        <w:pStyle w:val="ListParagraph"/>
        <w:numPr>
          <w:ilvl w:val="0"/>
          <w:numId w:val="9"/>
        </w:numPr>
        <w:ind w:left="450"/>
        <w:rPr>
          <w:rFonts w:ascii="Gill Sans Std Light" w:hAnsi="Gill Sans Std Light"/>
        </w:rPr>
      </w:pPr>
      <w:proofErr w:type="spellStart"/>
      <w:r w:rsidRPr="00A719E1">
        <w:rPr>
          <w:rFonts w:ascii="Gill Sans Std Light" w:hAnsi="Gill Sans Std Light"/>
        </w:rPr>
        <w:t>Endline</w:t>
      </w:r>
      <w:proofErr w:type="spellEnd"/>
      <w:r w:rsidRPr="00A719E1">
        <w:rPr>
          <w:rFonts w:ascii="Gill Sans Std Light" w:hAnsi="Gill Sans Std Light"/>
        </w:rPr>
        <w:t xml:space="preserve"> a</w:t>
      </w:r>
      <w:r w:rsidR="00741C43" w:rsidRPr="00A719E1">
        <w:rPr>
          <w:rFonts w:ascii="Gill Sans Std Light" w:hAnsi="Gill Sans Std Light"/>
        </w:rPr>
        <w:t>nalysis of most evaluation questions will take into account the level and type of benefit</w:t>
      </w:r>
      <w:r w:rsidRPr="00A719E1">
        <w:rPr>
          <w:rFonts w:ascii="Gill Sans Std Light" w:hAnsi="Gill Sans Std Light"/>
        </w:rPr>
        <w:t>s</w:t>
      </w:r>
      <w:r w:rsidR="00741C43" w:rsidRPr="00A719E1">
        <w:rPr>
          <w:rFonts w:ascii="Gill Sans Std Light" w:hAnsi="Gill Sans Std Light"/>
        </w:rPr>
        <w:t xml:space="preserve"> received by respondent </w:t>
      </w:r>
      <w:r w:rsidRPr="00A719E1">
        <w:rPr>
          <w:rFonts w:ascii="Gill Sans Std Light" w:hAnsi="Gill Sans Std Light"/>
        </w:rPr>
        <w:t>in participating (treatment) communities</w:t>
      </w:r>
      <w:r w:rsidR="00280902" w:rsidRPr="00A719E1">
        <w:rPr>
          <w:rFonts w:ascii="Gill Sans Std Light" w:hAnsi="Gill Sans Std Light"/>
        </w:rPr>
        <w:t>.</w:t>
      </w:r>
      <w:r w:rsidRPr="00A719E1">
        <w:rPr>
          <w:rFonts w:ascii="Gill Sans Std Light" w:hAnsi="Gill Sans Std Light"/>
        </w:rPr>
        <w:t xml:space="preserve"> </w:t>
      </w:r>
    </w:p>
    <w:p w14:paraId="245EAD77" w14:textId="2D593AC2" w:rsidR="004A618B" w:rsidRPr="00E733C9" w:rsidRDefault="007A40D5" w:rsidP="00A921C9">
      <w:pPr>
        <w:pStyle w:val="ListParagraph"/>
        <w:numPr>
          <w:ilvl w:val="0"/>
          <w:numId w:val="9"/>
        </w:numPr>
        <w:ind w:left="450"/>
        <w:rPr>
          <w:rFonts w:ascii="Gill Sans Std Light" w:hAnsi="Gill Sans Std Light"/>
        </w:rPr>
      </w:pPr>
      <w:r w:rsidRPr="00A719E1">
        <w:rPr>
          <w:rFonts w:ascii="Gill Sans Std Light" w:hAnsi="Gill Sans Std Light"/>
        </w:rPr>
        <w:t xml:space="preserve">Unless otherwise noted, information on indicators/measures will be collected at both the baseline and </w:t>
      </w:r>
      <w:proofErr w:type="spellStart"/>
      <w:r w:rsidRPr="00A719E1">
        <w:rPr>
          <w:rFonts w:ascii="Gill Sans Std Light" w:hAnsi="Gill Sans Std Light"/>
        </w:rPr>
        <w:t>endline</w:t>
      </w:r>
      <w:proofErr w:type="spellEnd"/>
      <w:r w:rsidRPr="00A719E1">
        <w:rPr>
          <w:rFonts w:ascii="Gill Sans Std Light" w:hAnsi="Gill Sans Std Light"/>
        </w:rPr>
        <w:t xml:space="preserve">. No midline data collection is anticipated for these questions. </w:t>
      </w:r>
    </w:p>
    <w:p w14:paraId="5F31624E" w14:textId="77777777" w:rsidR="004A618B" w:rsidRPr="00A719E1" w:rsidRDefault="004A618B" w:rsidP="00A921C9">
      <w:pPr>
        <w:rPr>
          <w:rFonts w:ascii="Gill Sans Std Light" w:hAnsi="Gill Sans Std Light"/>
          <w:sz w:val="2"/>
          <w:szCs w:val="2"/>
        </w:rPr>
      </w:pPr>
    </w:p>
    <w:sectPr w:rsidR="004A618B" w:rsidRPr="00A719E1" w:rsidSect="00ED0765">
      <w:pgSz w:w="15840" w:h="12240" w:orient="landscape"/>
      <w:pgMar w:top="1296" w:right="1440" w:bottom="1152"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1EB0263" w15:done="0"/>
  <w15:commentEx w15:paraId="3325E859" w15:paraIdParent="21EB0263" w15:done="0"/>
  <w15:commentEx w15:paraId="2966A6B4" w15:paraIdParent="21EB0263" w15:done="0"/>
  <w15:commentEx w15:paraId="43351F5E" w15:paraIdParent="21EB0263" w15:done="0"/>
  <w15:commentEx w15:paraId="77503C24" w15:done="0"/>
  <w15:commentEx w15:paraId="12C5B1CC" w15:done="0"/>
  <w15:commentEx w15:paraId="1E32A549" w15:done="0"/>
  <w15:commentEx w15:paraId="4E11FC4B" w15:done="0"/>
  <w15:commentEx w15:paraId="00DEB42B" w15:done="0"/>
  <w15:commentEx w15:paraId="2429E475" w15:done="0"/>
  <w15:commentEx w15:paraId="27147663"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76B7CC" w14:textId="77777777" w:rsidR="00E733C9" w:rsidRDefault="00E733C9" w:rsidP="00C26816">
      <w:pPr>
        <w:spacing w:after="0" w:line="240" w:lineRule="auto"/>
      </w:pPr>
      <w:r>
        <w:separator/>
      </w:r>
    </w:p>
  </w:endnote>
  <w:endnote w:type="continuationSeparator" w:id="0">
    <w:p w14:paraId="49253AC7" w14:textId="77777777" w:rsidR="00E733C9" w:rsidRDefault="00E733C9" w:rsidP="00C2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Gill Sans Std Light">
    <w:altName w:val="Gill Sans MT"/>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Segoe UI">
    <w:altName w:val="Calibri"/>
    <w:charset w:val="00"/>
    <w:family w:val="swiss"/>
    <w:pitch w:val="variable"/>
    <w:sig w:usb0="E10022FF" w:usb1="C000E47F" w:usb2="00000029" w:usb3="00000000" w:csb0="000001DF" w:csb1="00000000"/>
  </w:font>
  <w:font w:name="SimSun">
    <w:altName w:val="宋体"/>
    <w:charset w:val="86"/>
    <w:family w:val="auto"/>
    <w:pitch w:val="variable"/>
    <w:sig w:usb0="00000003" w:usb1="288F0000" w:usb2="00000016" w:usb3="00000000" w:csb0="00040001" w:csb1="00000000"/>
  </w:font>
  <w:font w:name="Gill Sans">
    <w:panose1 w:val="020B0502020104020203"/>
    <w:charset w:val="00"/>
    <w:family w:val="auto"/>
    <w:pitch w:val="variable"/>
    <w:sig w:usb0="80000267" w:usb1="00000000" w:usb2="00000000" w:usb3="00000000" w:csb0="000001F7"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424601" w14:textId="6D8D9A8F" w:rsidR="00E733C9" w:rsidRPr="005F4EC2" w:rsidRDefault="00E733C9" w:rsidP="005F4EC2">
    <w:pPr>
      <w:pStyle w:val="Heading1"/>
      <w:rPr>
        <w:rFonts w:ascii="Gill Sans Std Light" w:hAnsi="Gill Sans Std Light"/>
        <w:i/>
        <w:color w:val="auto"/>
        <w:sz w:val="20"/>
        <w:szCs w:val="20"/>
      </w:rPr>
    </w:pPr>
    <w:r w:rsidRPr="005F4EC2">
      <w:rPr>
        <w:rFonts w:ascii="Gill Sans Std Light" w:hAnsi="Gill Sans Std Light"/>
        <w:i/>
        <w:color w:val="auto"/>
        <w:sz w:val="20"/>
        <w:szCs w:val="20"/>
      </w:rPr>
      <w:t>Zambia CFP: Draft Impact Evaluation Questi</w:t>
    </w:r>
    <w:r w:rsidR="00916011">
      <w:rPr>
        <w:rFonts w:ascii="Gill Sans Std Light" w:hAnsi="Gill Sans Std Light"/>
        <w:i/>
        <w:color w:val="auto"/>
        <w:sz w:val="20"/>
        <w:szCs w:val="20"/>
      </w:rPr>
      <w:t>ons (November 7</w:t>
    </w:r>
    <w:r w:rsidRPr="005F4EC2">
      <w:rPr>
        <w:rFonts w:ascii="Gill Sans Std Light" w:hAnsi="Gill Sans Std Light"/>
        <w:i/>
        <w:color w:val="auto"/>
        <w:sz w:val="20"/>
        <w:szCs w:val="20"/>
      </w:rPr>
      <w:t>, 2014)</w:t>
    </w:r>
  </w:p>
  <w:p w14:paraId="518477CB" w14:textId="77777777" w:rsidR="00E733C9" w:rsidRDefault="00E733C9">
    <w:pPr>
      <w:pStyle w:val="Footer"/>
    </w:pPr>
  </w:p>
  <w:p w14:paraId="61F48202" w14:textId="77777777" w:rsidR="00E733C9" w:rsidRDefault="00E733C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432D02" w14:textId="77777777" w:rsidR="00E733C9" w:rsidRDefault="00E733C9" w:rsidP="00C26816">
      <w:pPr>
        <w:spacing w:after="0" w:line="240" w:lineRule="auto"/>
      </w:pPr>
      <w:r>
        <w:separator/>
      </w:r>
    </w:p>
  </w:footnote>
  <w:footnote w:type="continuationSeparator" w:id="0">
    <w:p w14:paraId="386A2279" w14:textId="77777777" w:rsidR="00E733C9" w:rsidRDefault="00E733C9" w:rsidP="00C26816">
      <w:pPr>
        <w:spacing w:after="0" w:line="240" w:lineRule="auto"/>
      </w:pPr>
      <w:r>
        <w:continuationSeparator/>
      </w:r>
    </w:p>
  </w:footnote>
  <w:footnote w:id="1">
    <w:p w14:paraId="108AD3EB" w14:textId="61648CD3" w:rsidR="00E733C9" w:rsidRDefault="00E733C9" w:rsidP="00D43838">
      <w:pPr>
        <w:pStyle w:val="FootnoteText"/>
        <w:ind w:left="0"/>
      </w:pPr>
      <w:r>
        <w:rPr>
          <w:rStyle w:val="FootnoteReference"/>
        </w:rPr>
        <w:footnoteRef/>
      </w:r>
      <w:r>
        <w:t xml:space="preserve"> Indicators and methods that require remote sensing data for more rigorous/accurate measures are noted with an asterisk (*). </w:t>
      </w:r>
    </w:p>
  </w:footnote>
  <w:footnote w:id="2">
    <w:p w14:paraId="1D25EDB7" w14:textId="3B4A68B6" w:rsidR="00E733C9" w:rsidRDefault="00E733C9" w:rsidP="00DB5CE4">
      <w:pPr>
        <w:pStyle w:val="FootnoteText"/>
        <w:ind w:left="0"/>
      </w:pPr>
      <w:r>
        <w:rPr>
          <w:rStyle w:val="FootnoteReference"/>
        </w:rPr>
        <w:footnoteRef/>
      </w:r>
      <w:r>
        <w:t xml:space="preserve"> Please note that to rigorously evaluate differential intervention effects, this question requires variation in the benefits distributed to communities, in addition to a large enough sample of villages that receive each benefit. Both of these requirements are beyond the scope and control of the evaluation team. We will explore this question through qualitative methods if the quantitative data does not allow us to use statistical methods.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6720BB"/>
    <w:multiLevelType w:val="multilevel"/>
    <w:tmpl w:val="F92A6F0E"/>
    <w:lvl w:ilvl="0">
      <w:start w:val="1"/>
      <w:numFmt w:val="decimal"/>
      <w:lvlText w:val="%1"/>
      <w:lvlJc w:val="left"/>
      <w:pPr>
        <w:ind w:left="360" w:hanging="360"/>
      </w:pPr>
      <w:rPr>
        <w:rFonts w:hint="default"/>
        <w:u w:val="none"/>
      </w:rPr>
    </w:lvl>
    <w:lvl w:ilvl="1">
      <w:start w:val="1"/>
      <w:numFmt w:val="decimal"/>
      <w:lvlText w:val="%1.%2"/>
      <w:lvlJc w:val="left"/>
      <w:pPr>
        <w:ind w:left="589" w:hanging="360"/>
      </w:pPr>
      <w:rPr>
        <w:rFonts w:hint="default"/>
        <w:u w:val="none"/>
      </w:rPr>
    </w:lvl>
    <w:lvl w:ilvl="2">
      <w:start w:val="1"/>
      <w:numFmt w:val="decimal"/>
      <w:lvlText w:val="%1.%2.%3"/>
      <w:lvlJc w:val="left"/>
      <w:pPr>
        <w:ind w:left="1178" w:hanging="720"/>
      </w:pPr>
      <w:rPr>
        <w:rFonts w:hint="default"/>
        <w:u w:val="none"/>
      </w:rPr>
    </w:lvl>
    <w:lvl w:ilvl="3">
      <w:start w:val="1"/>
      <w:numFmt w:val="decimal"/>
      <w:lvlText w:val="%1.%2.%3.%4"/>
      <w:lvlJc w:val="left"/>
      <w:pPr>
        <w:ind w:left="1767" w:hanging="1080"/>
      </w:pPr>
      <w:rPr>
        <w:rFonts w:hint="default"/>
        <w:u w:val="none"/>
      </w:rPr>
    </w:lvl>
    <w:lvl w:ilvl="4">
      <w:start w:val="1"/>
      <w:numFmt w:val="decimal"/>
      <w:lvlText w:val="%1.%2.%3.%4.%5"/>
      <w:lvlJc w:val="left"/>
      <w:pPr>
        <w:ind w:left="1996" w:hanging="1080"/>
      </w:pPr>
      <w:rPr>
        <w:rFonts w:hint="default"/>
        <w:u w:val="none"/>
      </w:rPr>
    </w:lvl>
    <w:lvl w:ilvl="5">
      <w:start w:val="1"/>
      <w:numFmt w:val="decimal"/>
      <w:lvlText w:val="%1.%2.%3.%4.%5.%6"/>
      <w:lvlJc w:val="left"/>
      <w:pPr>
        <w:ind w:left="2585" w:hanging="1440"/>
      </w:pPr>
      <w:rPr>
        <w:rFonts w:hint="default"/>
        <w:u w:val="none"/>
      </w:rPr>
    </w:lvl>
    <w:lvl w:ilvl="6">
      <w:start w:val="1"/>
      <w:numFmt w:val="decimal"/>
      <w:lvlText w:val="%1.%2.%3.%4.%5.%6.%7"/>
      <w:lvlJc w:val="left"/>
      <w:pPr>
        <w:ind w:left="2814" w:hanging="1440"/>
      </w:pPr>
      <w:rPr>
        <w:rFonts w:hint="default"/>
        <w:u w:val="none"/>
      </w:rPr>
    </w:lvl>
    <w:lvl w:ilvl="7">
      <w:start w:val="1"/>
      <w:numFmt w:val="decimal"/>
      <w:lvlText w:val="%1.%2.%3.%4.%5.%6.%7.%8"/>
      <w:lvlJc w:val="left"/>
      <w:pPr>
        <w:ind w:left="3403" w:hanging="1800"/>
      </w:pPr>
      <w:rPr>
        <w:rFonts w:hint="default"/>
        <w:u w:val="none"/>
      </w:rPr>
    </w:lvl>
    <w:lvl w:ilvl="8">
      <w:start w:val="1"/>
      <w:numFmt w:val="decimal"/>
      <w:lvlText w:val="%1.%2.%3.%4.%5.%6.%7.%8.%9"/>
      <w:lvlJc w:val="left"/>
      <w:pPr>
        <w:ind w:left="3632" w:hanging="1800"/>
      </w:pPr>
      <w:rPr>
        <w:rFonts w:hint="default"/>
        <w:u w:val="none"/>
      </w:rPr>
    </w:lvl>
  </w:abstractNum>
  <w:abstractNum w:abstractNumId="2">
    <w:nsid w:val="06C01DD5"/>
    <w:multiLevelType w:val="hybridMultilevel"/>
    <w:tmpl w:val="738C592C"/>
    <w:lvl w:ilvl="0" w:tplc="CA5CC3C4">
      <w:start w:val="12"/>
      <w:numFmt w:val="bullet"/>
      <w:lvlText w:val="-"/>
      <w:lvlJc w:val="left"/>
      <w:pPr>
        <w:ind w:left="450" w:hanging="360"/>
      </w:pPr>
      <w:rPr>
        <w:rFonts w:ascii="Gill Sans Std Light" w:eastAsia="Times New Roman" w:hAnsi="Gill Sans Std Light"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C35E9D"/>
    <w:multiLevelType w:val="multilevel"/>
    <w:tmpl w:val="3AF42640"/>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lowerLetter"/>
      <w:lvlText w:val="%3."/>
      <w:lvlJc w:val="left"/>
      <w:pPr>
        <w:ind w:left="720" w:hanging="720"/>
      </w:pPr>
      <w:rPr>
        <w:rFonts w:ascii="Gill Sans Std Light" w:eastAsia="Times New Roman" w:hAnsi="Gill Sans Std Light" w:cs="Times New Roman" w:hint="default"/>
      </w:rPr>
    </w:lvl>
    <w:lvl w:ilvl="3">
      <w:start w:val="1"/>
      <w:numFmt w:val="lowerLetter"/>
      <w:lvlText w:val="%4."/>
      <w:lvlJc w:val="left"/>
      <w:pPr>
        <w:ind w:left="720" w:hanging="720"/>
      </w:pPr>
      <w:rPr>
        <w:rFonts w:ascii="Gill Sans Std Light" w:eastAsia="Times New Roman" w:hAnsi="Gill Sans Std Light" w:cs="Times New Roman"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95E1BC5"/>
    <w:multiLevelType w:val="hybridMultilevel"/>
    <w:tmpl w:val="3C029DAE"/>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5">
    <w:nsid w:val="1EFF4AAE"/>
    <w:multiLevelType w:val="multilevel"/>
    <w:tmpl w:val="1092F22C"/>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lowerLetter"/>
      <w:lvlText w:val="%3."/>
      <w:lvlJc w:val="left"/>
      <w:pPr>
        <w:ind w:left="720" w:hanging="720"/>
      </w:pPr>
      <w:rPr>
        <w:rFonts w:ascii="Gill Sans Std Light" w:eastAsia="Times New Roman" w:hAnsi="Gill Sans Std Light" w:cs="Times New Roman" w:hint="default"/>
      </w:rPr>
    </w:lvl>
    <w:lvl w:ilvl="3">
      <w:start w:val="1"/>
      <w:numFmt w:val="lowerLetter"/>
      <w:lvlText w:val="%4."/>
      <w:lvlJc w:val="left"/>
      <w:pPr>
        <w:ind w:left="720" w:hanging="720"/>
      </w:pPr>
      <w:rPr>
        <w:rFonts w:ascii="Gill Sans Std Light" w:eastAsia="Times New Roman" w:hAnsi="Gill Sans Std Light" w:cs="Times New Roman"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351A83"/>
    <w:multiLevelType w:val="multilevel"/>
    <w:tmpl w:val="951027E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lowerLetter"/>
      <w:lvlText w:val="%3."/>
      <w:lvlJc w:val="left"/>
      <w:pPr>
        <w:ind w:left="720" w:hanging="720"/>
      </w:pPr>
      <w:rPr>
        <w:rFonts w:ascii="Gill Sans Std Light" w:eastAsia="Times New Roman" w:hAnsi="Gill Sans Std Light" w:cs="Times New Roman" w:hint="default"/>
      </w:rPr>
    </w:lvl>
    <w:lvl w:ilvl="3">
      <w:start w:val="1"/>
      <w:numFmt w:val="lowerLetter"/>
      <w:lvlText w:val="%4."/>
      <w:lvlJc w:val="left"/>
      <w:pPr>
        <w:ind w:left="720" w:hanging="720"/>
      </w:pPr>
      <w:rPr>
        <w:rFonts w:ascii="Gill Sans Std Light" w:eastAsia="Times New Roman" w:hAnsi="Gill Sans Std Light" w:cs="Times New Roman"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CE455C3"/>
    <w:multiLevelType w:val="hybridMultilevel"/>
    <w:tmpl w:val="BFD29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104D7E"/>
    <w:multiLevelType w:val="multilevel"/>
    <w:tmpl w:val="F92A6F0E"/>
    <w:lvl w:ilvl="0">
      <w:start w:val="1"/>
      <w:numFmt w:val="decimal"/>
      <w:lvlText w:val="%1"/>
      <w:lvlJc w:val="left"/>
      <w:pPr>
        <w:ind w:left="360" w:hanging="360"/>
      </w:pPr>
      <w:rPr>
        <w:rFonts w:hint="default"/>
        <w:u w:val="none"/>
      </w:rPr>
    </w:lvl>
    <w:lvl w:ilvl="1">
      <w:start w:val="1"/>
      <w:numFmt w:val="decimal"/>
      <w:lvlText w:val="%1.%2"/>
      <w:lvlJc w:val="left"/>
      <w:pPr>
        <w:ind w:left="589" w:hanging="360"/>
      </w:pPr>
      <w:rPr>
        <w:rFonts w:hint="default"/>
        <w:u w:val="none"/>
      </w:rPr>
    </w:lvl>
    <w:lvl w:ilvl="2">
      <w:start w:val="1"/>
      <w:numFmt w:val="decimal"/>
      <w:lvlText w:val="%1.%2.%3"/>
      <w:lvlJc w:val="left"/>
      <w:pPr>
        <w:ind w:left="1178" w:hanging="720"/>
      </w:pPr>
      <w:rPr>
        <w:rFonts w:hint="default"/>
        <w:u w:val="none"/>
      </w:rPr>
    </w:lvl>
    <w:lvl w:ilvl="3">
      <w:start w:val="1"/>
      <w:numFmt w:val="decimal"/>
      <w:lvlText w:val="%1.%2.%3.%4"/>
      <w:lvlJc w:val="left"/>
      <w:pPr>
        <w:ind w:left="1767" w:hanging="1080"/>
      </w:pPr>
      <w:rPr>
        <w:rFonts w:hint="default"/>
        <w:u w:val="none"/>
      </w:rPr>
    </w:lvl>
    <w:lvl w:ilvl="4">
      <w:start w:val="1"/>
      <w:numFmt w:val="decimal"/>
      <w:lvlText w:val="%1.%2.%3.%4.%5"/>
      <w:lvlJc w:val="left"/>
      <w:pPr>
        <w:ind w:left="1996" w:hanging="1080"/>
      </w:pPr>
      <w:rPr>
        <w:rFonts w:hint="default"/>
        <w:u w:val="none"/>
      </w:rPr>
    </w:lvl>
    <w:lvl w:ilvl="5">
      <w:start w:val="1"/>
      <w:numFmt w:val="decimal"/>
      <w:lvlText w:val="%1.%2.%3.%4.%5.%6"/>
      <w:lvlJc w:val="left"/>
      <w:pPr>
        <w:ind w:left="2585" w:hanging="1440"/>
      </w:pPr>
      <w:rPr>
        <w:rFonts w:hint="default"/>
        <w:u w:val="none"/>
      </w:rPr>
    </w:lvl>
    <w:lvl w:ilvl="6">
      <w:start w:val="1"/>
      <w:numFmt w:val="decimal"/>
      <w:lvlText w:val="%1.%2.%3.%4.%5.%6.%7"/>
      <w:lvlJc w:val="left"/>
      <w:pPr>
        <w:ind w:left="2814" w:hanging="1440"/>
      </w:pPr>
      <w:rPr>
        <w:rFonts w:hint="default"/>
        <w:u w:val="none"/>
      </w:rPr>
    </w:lvl>
    <w:lvl w:ilvl="7">
      <w:start w:val="1"/>
      <w:numFmt w:val="decimal"/>
      <w:lvlText w:val="%1.%2.%3.%4.%5.%6.%7.%8"/>
      <w:lvlJc w:val="left"/>
      <w:pPr>
        <w:ind w:left="3403" w:hanging="1800"/>
      </w:pPr>
      <w:rPr>
        <w:rFonts w:hint="default"/>
        <w:u w:val="none"/>
      </w:rPr>
    </w:lvl>
    <w:lvl w:ilvl="8">
      <w:start w:val="1"/>
      <w:numFmt w:val="decimal"/>
      <w:lvlText w:val="%1.%2.%3.%4.%5.%6.%7.%8.%9"/>
      <w:lvlJc w:val="left"/>
      <w:pPr>
        <w:ind w:left="3632" w:hanging="1800"/>
      </w:pPr>
      <w:rPr>
        <w:rFonts w:hint="default"/>
        <w:u w:val="none"/>
      </w:rPr>
    </w:lvl>
  </w:abstractNum>
  <w:abstractNum w:abstractNumId="9">
    <w:nsid w:val="3FCA5F71"/>
    <w:multiLevelType w:val="hybridMultilevel"/>
    <w:tmpl w:val="74A2F2D0"/>
    <w:lvl w:ilvl="0" w:tplc="FB908212">
      <w:start w:val="1"/>
      <w:numFmt w:val="decimal"/>
      <w:lvlText w:val="%1."/>
      <w:lvlJc w:val="left"/>
      <w:pPr>
        <w:ind w:left="468"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4178F0"/>
    <w:multiLevelType w:val="hybridMultilevel"/>
    <w:tmpl w:val="F3A80448"/>
    <w:lvl w:ilvl="0" w:tplc="FB908212">
      <w:start w:val="1"/>
      <w:numFmt w:val="decimal"/>
      <w:lvlText w:val="%1."/>
      <w:lvlJc w:val="left"/>
      <w:pPr>
        <w:ind w:left="6030" w:hanging="360"/>
      </w:pPr>
      <w:rPr>
        <w:rFonts w:hint="default"/>
      </w:rPr>
    </w:lvl>
    <w:lvl w:ilvl="1" w:tplc="04090019">
      <w:start w:val="1"/>
      <w:numFmt w:val="lowerLetter"/>
      <w:lvlText w:val="%2."/>
      <w:lvlJc w:val="left"/>
      <w:pPr>
        <w:ind w:left="6750" w:hanging="360"/>
      </w:pPr>
    </w:lvl>
    <w:lvl w:ilvl="2" w:tplc="0409001B">
      <w:start w:val="1"/>
      <w:numFmt w:val="lowerRoman"/>
      <w:lvlText w:val="%3."/>
      <w:lvlJc w:val="right"/>
      <w:pPr>
        <w:ind w:left="7470" w:hanging="180"/>
      </w:pPr>
    </w:lvl>
    <w:lvl w:ilvl="3" w:tplc="0409000F">
      <w:start w:val="1"/>
      <w:numFmt w:val="decimal"/>
      <w:lvlText w:val="%4."/>
      <w:lvlJc w:val="left"/>
      <w:pPr>
        <w:ind w:left="8190" w:hanging="360"/>
      </w:pPr>
    </w:lvl>
    <w:lvl w:ilvl="4" w:tplc="44D89BB8">
      <w:start w:val="6"/>
      <w:numFmt w:val="bullet"/>
      <w:lvlText w:val=""/>
      <w:lvlJc w:val="left"/>
      <w:pPr>
        <w:ind w:left="8910" w:hanging="360"/>
      </w:pPr>
      <w:rPr>
        <w:rFonts w:ascii="Symbol" w:eastAsia="Times New Roman" w:hAnsi="Symbol" w:cs="Times New Roman" w:hint="default"/>
      </w:rPr>
    </w:lvl>
    <w:lvl w:ilvl="5" w:tplc="0409001B" w:tentative="1">
      <w:start w:val="1"/>
      <w:numFmt w:val="lowerRoman"/>
      <w:lvlText w:val="%6."/>
      <w:lvlJc w:val="right"/>
      <w:pPr>
        <w:ind w:left="9630" w:hanging="180"/>
      </w:pPr>
    </w:lvl>
    <w:lvl w:ilvl="6" w:tplc="0409000F" w:tentative="1">
      <w:start w:val="1"/>
      <w:numFmt w:val="decimal"/>
      <w:lvlText w:val="%7."/>
      <w:lvlJc w:val="left"/>
      <w:pPr>
        <w:ind w:left="10350" w:hanging="360"/>
      </w:pPr>
    </w:lvl>
    <w:lvl w:ilvl="7" w:tplc="04090019" w:tentative="1">
      <w:start w:val="1"/>
      <w:numFmt w:val="lowerLetter"/>
      <w:lvlText w:val="%8."/>
      <w:lvlJc w:val="left"/>
      <w:pPr>
        <w:ind w:left="11070" w:hanging="360"/>
      </w:pPr>
    </w:lvl>
    <w:lvl w:ilvl="8" w:tplc="0409001B" w:tentative="1">
      <w:start w:val="1"/>
      <w:numFmt w:val="lowerRoman"/>
      <w:lvlText w:val="%9."/>
      <w:lvlJc w:val="right"/>
      <w:pPr>
        <w:ind w:left="11790" w:hanging="180"/>
      </w:pPr>
    </w:lvl>
  </w:abstractNum>
  <w:abstractNum w:abstractNumId="11">
    <w:nsid w:val="44C61DF5"/>
    <w:multiLevelType w:val="hybridMultilevel"/>
    <w:tmpl w:val="DB68A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A000A5E"/>
    <w:multiLevelType w:val="hybridMultilevel"/>
    <w:tmpl w:val="CD9C5F00"/>
    <w:lvl w:ilvl="0" w:tplc="CA5CC3C4">
      <w:start w:val="12"/>
      <w:numFmt w:val="bullet"/>
      <w:lvlText w:val="-"/>
      <w:lvlJc w:val="left"/>
      <w:pPr>
        <w:ind w:left="450" w:hanging="360"/>
      </w:pPr>
      <w:rPr>
        <w:rFonts w:ascii="Gill Sans Std Light" w:eastAsia="Times New Roman" w:hAnsi="Gill Sans Std Light" w:cs="Times New Roman"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nsid w:val="5C2C3CD2"/>
    <w:multiLevelType w:val="hybridMultilevel"/>
    <w:tmpl w:val="F3A80448"/>
    <w:lvl w:ilvl="0" w:tplc="FB908212">
      <w:start w:val="1"/>
      <w:numFmt w:val="decimal"/>
      <w:lvlText w:val="%1."/>
      <w:lvlJc w:val="left"/>
      <w:pPr>
        <w:ind w:left="6030" w:hanging="360"/>
      </w:pPr>
      <w:rPr>
        <w:rFonts w:hint="default"/>
      </w:rPr>
    </w:lvl>
    <w:lvl w:ilvl="1" w:tplc="04090019">
      <w:start w:val="1"/>
      <w:numFmt w:val="lowerLetter"/>
      <w:lvlText w:val="%2."/>
      <w:lvlJc w:val="left"/>
      <w:pPr>
        <w:ind w:left="6750" w:hanging="360"/>
      </w:pPr>
    </w:lvl>
    <w:lvl w:ilvl="2" w:tplc="0409001B">
      <w:start w:val="1"/>
      <w:numFmt w:val="lowerRoman"/>
      <w:lvlText w:val="%3."/>
      <w:lvlJc w:val="right"/>
      <w:pPr>
        <w:ind w:left="7470" w:hanging="180"/>
      </w:pPr>
    </w:lvl>
    <w:lvl w:ilvl="3" w:tplc="0409000F">
      <w:start w:val="1"/>
      <w:numFmt w:val="decimal"/>
      <w:lvlText w:val="%4."/>
      <w:lvlJc w:val="left"/>
      <w:pPr>
        <w:ind w:left="8190" w:hanging="360"/>
      </w:pPr>
    </w:lvl>
    <w:lvl w:ilvl="4" w:tplc="44D89BB8">
      <w:start w:val="6"/>
      <w:numFmt w:val="bullet"/>
      <w:lvlText w:val=""/>
      <w:lvlJc w:val="left"/>
      <w:pPr>
        <w:ind w:left="8910" w:hanging="360"/>
      </w:pPr>
      <w:rPr>
        <w:rFonts w:ascii="Symbol" w:eastAsia="Times New Roman" w:hAnsi="Symbol" w:cs="Times New Roman" w:hint="default"/>
      </w:rPr>
    </w:lvl>
    <w:lvl w:ilvl="5" w:tplc="0409001B" w:tentative="1">
      <w:start w:val="1"/>
      <w:numFmt w:val="lowerRoman"/>
      <w:lvlText w:val="%6."/>
      <w:lvlJc w:val="right"/>
      <w:pPr>
        <w:ind w:left="9630" w:hanging="180"/>
      </w:pPr>
    </w:lvl>
    <w:lvl w:ilvl="6" w:tplc="0409000F" w:tentative="1">
      <w:start w:val="1"/>
      <w:numFmt w:val="decimal"/>
      <w:lvlText w:val="%7."/>
      <w:lvlJc w:val="left"/>
      <w:pPr>
        <w:ind w:left="10350" w:hanging="360"/>
      </w:pPr>
    </w:lvl>
    <w:lvl w:ilvl="7" w:tplc="04090019" w:tentative="1">
      <w:start w:val="1"/>
      <w:numFmt w:val="lowerLetter"/>
      <w:lvlText w:val="%8."/>
      <w:lvlJc w:val="left"/>
      <w:pPr>
        <w:ind w:left="11070" w:hanging="360"/>
      </w:pPr>
    </w:lvl>
    <w:lvl w:ilvl="8" w:tplc="0409001B" w:tentative="1">
      <w:start w:val="1"/>
      <w:numFmt w:val="lowerRoman"/>
      <w:lvlText w:val="%9."/>
      <w:lvlJc w:val="right"/>
      <w:pPr>
        <w:ind w:left="11790" w:hanging="180"/>
      </w:pPr>
    </w:lvl>
  </w:abstractNum>
  <w:abstractNum w:abstractNumId="14">
    <w:nsid w:val="5EE77BDB"/>
    <w:multiLevelType w:val="multilevel"/>
    <w:tmpl w:val="B788681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E086864"/>
    <w:multiLevelType w:val="hybridMultilevel"/>
    <w:tmpl w:val="11FC4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F8470AD"/>
    <w:multiLevelType w:val="multilevel"/>
    <w:tmpl w:val="F92A6F0E"/>
    <w:lvl w:ilvl="0">
      <w:start w:val="1"/>
      <w:numFmt w:val="decimal"/>
      <w:lvlText w:val="%1"/>
      <w:lvlJc w:val="left"/>
      <w:pPr>
        <w:ind w:left="360" w:hanging="360"/>
      </w:pPr>
      <w:rPr>
        <w:rFonts w:hint="default"/>
        <w:u w:val="none"/>
      </w:rPr>
    </w:lvl>
    <w:lvl w:ilvl="1">
      <w:start w:val="1"/>
      <w:numFmt w:val="decimal"/>
      <w:lvlText w:val="%1.%2"/>
      <w:lvlJc w:val="left"/>
      <w:pPr>
        <w:ind w:left="589" w:hanging="360"/>
      </w:pPr>
      <w:rPr>
        <w:rFonts w:hint="default"/>
        <w:u w:val="none"/>
      </w:rPr>
    </w:lvl>
    <w:lvl w:ilvl="2">
      <w:start w:val="1"/>
      <w:numFmt w:val="decimal"/>
      <w:lvlText w:val="%1.%2.%3"/>
      <w:lvlJc w:val="left"/>
      <w:pPr>
        <w:ind w:left="1178" w:hanging="720"/>
      </w:pPr>
      <w:rPr>
        <w:rFonts w:hint="default"/>
        <w:u w:val="none"/>
      </w:rPr>
    </w:lvl>
    <w:lvl w:ilvl="3">
      <w:start w:val="1"/>
      <w:numFmt w:val="decimal"/>
      <w:lvlText w:val="%1.%2.%3.%4"/>
      <w:lvlJc w:val="left"/>
      <w:pPr>
        <w:ind w:left="1767" w:hanging="1080"/>
      </w:pPr>
      <w:rPr>
        <w:rFonts w:hint="default"/>
        <w:u w:val="none"/>
      </w:rPr>
    </w:lvl>
    <w:lvl w:ilvl="4">
      <w:start w:val="1"/>
      <w:numFmt w:val="decimal"/>
      <w:lvlText w:val="%1.%2.%3.%4.%5"/>
      <w:lvlJc w:val="left"/>
      <w:pPr>
        <w:ind w:left="1996" w:hanging="1080"/>
      </w:pPr>
      <w:rPr>
        <w:rFonts w:hint="default"/>
        <w:u w:val="none"/>
      </w:rPr>
    </w:lvl>
    <w:lvl w:ilvl="5">
      <w:start w:val="1"/>
      <w:numFmt w:val="decimal"/>
      <w:lvlText w:val="%1.%2.%3.%4.%5.%6"/>
      <w:lvlJc w:val="left"/>
      <w:pPr>
        <w:ind w:left="2585" w:hanging="1440"/>
      </w:pPr>
      <w:rPr>
        <w:rFonts w:hint="default"/>
        <w:u w:val="none"/>
      </w:rPr>
    </w:lvl>
    <w:lvl w:ilvl="6">
      <w:start w:val="1"/>
      <w:numFmt w:val="decimal"/>
      <w:lvlText w:val="%1.%2.%3.%4.%5.%6.%7"/>
      <w:lvlJc w:val="left"/>
      <w:pPr>
        <w:ind w:left="2814" w:hanging="1440"/>
      </w:pPr>
      <w:rPr>
        <w:rFonts w:hint="default"/>
        <w:u w:val="none"/>
      </w:rPr>
    </w:lvl>
    <w:lvl w:ilvl="7">
      <w:start w:val="1"/>
      <w:numFmt w:val="decimal"/>
      <w:lvlText w:val="%1.%2.%3.%4.%5.%6.%7.%8"/>
      <w:lvlJc w:val="left"/>
      <w:pPr>
        <w:ind w:left="3403" w:hanging="1800"/>
      </w:pPr>
      <w:rPr>
        <w:rFonts w:hint="default"/>
        <w:u w:val="none"/>
      </w:rPr>
    </w:lvl>
    <w:lvl w:ilvl="8">
      <w:start w:val="1"/>
      <w:numFmt w:val="decimal"/>
      <w:lvlText w:val="%1.%2.%3.%4.%5.%6.%7.%8.%9"/>
      <w:lvlJc w:val="left"/>
      <w:pPr>
        <w:ind w:left="3632" w:hanging="1800"/>
      </w:pPr>
      <w:rPr>
        <w:rFonts w:hint="default"/>
        <w:u w:val="none"/>
      </w:rPr>
    </w:lvl>
  </w:abstractNum>
  <w:num w:numId="1">
    <w:abstractNumId w:val="13"/>
  </w:num>
  <w:num w:numId="2">
    <w:abstractNumId w:val="9"/>
  </w:num>
  <w:num w:numId="3">
    <w:abstractNumId w:val="14"/>
  </w:num>
  <w:num w:numId="4">
    <w:abstractNumId w:val="6"/>
  </w:num>
  <w:num w:numId="5">
    <w:abstractNumId w:val="17"/>
  </w:num>
  <w:num w:numId="6">
    <w:abstractNumId w:val="4"/>
  </w:num>
  <w:num w:numId="7">
    <w:abstractNumId w:val="15"/>
  </w:num>
  <w:num w:numId="8">
    <w:abstractNumId w:val="7"/>
  </w:num>
  <w:num w:numId="9">
    <w:abstractNumId w:val="10"/>
  </w:num>
  <w:num w:numId="10">
    <w:abstractNumId w:val="8"/>
  </w:num>
  <w:num w:numId="11">
    <w:abstractNumId w:val="1"/>
  </w:num>
  <w:num w:numId="12">
    <w:abstractNumId w:val="5"/>
  </w:num>
  <w:num w:numId="13">
    <w:abstractNumId w:val="3"/>
  </w:num>
  <w:num w:numId="14">
    <w:abstractNumId w:val="16"/>
  </w:num>
  <w:num w:numId="15">
    <w:abstractNumId w:val="0"/>
  </w:num>
  <w:num w:numId="16">
    <w:abstractNumId w:val="11"/>
  </w:num>
  <w:num w:numId="17">
    <w:abstractNumId w:val="12"/>
  </w:num>
  <w:num w:numId="18">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monchuk">
    <w15:presenceInfo w15:providerId="None" w15:userId="dmonchu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1C9"/>
    <w:rsid w:val="00012A20"/>
    <w:rsid w:val="00017BEF"/>
    <w:rsid w:val="00043EFF"/>
    <w:rsid w:val="0004531D"/>
    <w:rsid w:val="00046F72"/>
    <w:rsid w:val="00047A5E"/>
    <w:rsid w:val="00061BAB"/>
    <w:rsid w:val="00074CFD"/>
    <w:rsid w:val="0009516E"/>
    <w:rsid w:val="0009587D"/>
    <w:rsid w:val="00096DA9"/>
    <w:rsid w:val="000A3A4A"/>
    <w:rsid w:val="000A64FB"/>
    <w:rsid w:val="000B28FB"/>
    <w:rsid w:val="000C02EE"/>
    <w:rsid w:val="000C23EA"/>
    <w:rsid w:val="000C4916"/>
    <w:rsid w:val="000D4D69"/>
    <w:rsid w:val="000E176A"/>
    <w:rsid w:val="000E4A6F"/>
    <w:rsid w:val="000F1C27"/>
    <w:rsid w:val="000F60A5"/>
    <w:rsid w:val="00107F96"/>
    <w:rsid w:val="001162EC"/>
    <w:rsid w:val="001247A7"/>
    <w:rsid w:val="00127981"/>
    <w:rsid w:val="00140A52"/>
    <w:rsid w:val="00140C0B"/>
    <w:rsid w:val="00150272"/>
    <w:rsid w:val="001502E5"/>
    <w:rsid w:val="001512D7"/>
    <w:rsid w:val="00156598"/>
    <w:rsid w:val="00164EBB"/>
    <w:rsid w:val="00164FFF"/>
    <w:rsid w:val="0016573E"/>
    <w:rsid w:val="001678B3"/>
    <w:rsid w:val="00176ACC"/>
    <w:rsid w:val="001841F2"/>
    <w:rsid w:val="00192ECA"/>
    <w:rsid w:val="001930CA"/>
    <w:rsid w:val="00197A22"/>
    <w:rsid w:val="001A22E0"/>
    <w:rsid w:val="001A2B81"/>
    <w:rsid w:val="001B29D3"/>
    <w:rsid w:val="001B7ED4"/>
    <w:rsid w:val="001C478E"/>
    <w:rsid w:val="001C4E44"/>
    <w:rsid w:val="001C7F20"/>
    <w:rsid w:val="001D3638"/>
    <w:rsid w:val="001E30CB"/>
    <w:rsid w:val="001E509C"/>
    <w:rsid w:val="001E6042"/>
    <w:rsid w:val="001F235E"/>
    <w:rsid w:val="001F5FA9"/>
    <w:rsid w:val="0020242B"/>
    <w:rsid w:val="002035AA"/>
    <w:rsid w:val="00204C56"/>
    <w:rsid w:val="00207413"/>
    <w:rsid w:val="00222653"/>
    <w:rsid w:val="0023707B"/>
    <w:rsid w:val="00240E55"/>
    <w:rsid w:val="00242271"/>
    <w:rsid w:val="00247F21"/>
    <w:rsid w:val="00253889"/>
    <w:rsid w:val="002552A1"/>
    <w:rsid w:val="002559A9"/>
    <w:rsid w:val="0027083B"/>
    <w:rsid w:val="002760CF"/>
    <w:rsid w:val="002777F3"/>
    <w:rsid w:val="00280902"/>
    <w:rsid w:val="0028225E"/>
    <w:rsid w:val="00282AEC"/>
    <w:rsid w:val="002830A3"/>
    <w:rsid w:val="00291DF8"/>
    <w:rsid w:val="002A22D4"/>
    <w:rsid w:val="002B78A3"/>
    <w:rsid w:val="002C6D51"/>
    <w:rsid w:val="002F2707"/>
    <w:rsid w:val="002F329F"/>
    <w:rsid w:val="00301F1A"/>
    <w:rsid w:val="00315DD6"/>
    <w:rsid w:val="00321132"/>
    <w:rsid w:val="003229D6"/>
    <w:rsid w:val="00322F5B"/>
    <w:rsid w:val="003245C5"/>
    <w:rsid w:val="00352716"/>
    <w:rsid w:val="003628E7"/>
    <w:rsid w:val="003674FD"/>
    <w:rsid w:val="00372235"/>
    <w:rsid w:val="00375429"/>
    <w:rsid w:val="00375495"/>
    <w:rsid w:val="00380BC2"/>
    <w:rsid w:val="003810F3"/>
    <w:rsid w:val="0039104A"/>
    <w:rsid w:val="00391FA2"/>
    <w:rsid w:val="0039349B"/>
    <w:rsid w:val="00396CDF"/>
    <w:rsid w:val="003A0022"/>
    <w:rsid w:val="003A6D09"/>
    <w:rsid w:val="003B6801"/>
    <w:rsid w:val="003C0971"/>
    <w:rsid w:val="003C64D8"/>
    <w:rsid w:val="003D3E7A"/>
    <w:rsid w:val="003D5C11"/>
    <w:rsid w:val="003E1412"/>
    <w:rsid w:val="003E5096"/>
    <w:rsid w:val="003F6746"/>
    <w:rsid w:val="00401152"/>
    <w:rsid w:val="004021F0"/>
    <w:rsid w:val="0040282A"/>
    <w:rsid w:val="00404B69"/>
    <w:rsid w:val="00404CF3"/>
    <w:rsid w:val="00422224"/>
    <w:rsid w:val="004265C6"/>
    <w:rsid w:val="00426DC2"/>
    <w:rsid w:val="004279FB"/>
    <w:rsid w:val="00433008"/>
    <w:rsid w:val="004461C1"/>
    <w:rsid w:val="00460788"/>
    <w:rsid w:val="0046596F"/>
    <w:rsid w:val="004675AE"/>
    <w:rsid w:val="004717B1"/>
    <w:rsid w:val="00472D63"/>
    <w:rsid w:val="0047605E"/>
    <w:rsid w:val="004810C9"/>
    <w:rsid w:val="004877EB"/>
    <w:rsid w:val="00487CE7"/>
    <w:rsid w:val="004974B2"/>
    <w:rsid w:val="004A618B"/>
    <w:rsid w:val="004B02A2"/>
    <w:rsid w:val="004B6869"/>
    <w:rsid w:val="004D0529"/>
    <w:rsid w:val="004D295D"/>
    <w:rsid w:val="004D678A"/>
    <w:rsid w:val="004E1E92"/>
    <w:rsid w:val="004E792D"/>
    <w:rsid w:val="004E7B7D"/>
    <w:rsid w:val="005031EB"/>
    <w:rsid w:val="005049C8"/>
    <w:rsid w:val="00506E9F"/>
    <w:rsid w:val="00510187"/>
    <w:rsid w:val="00514AF4"/>
    <w:rsid w:val="005172D7"/>
    <w:rsid w:val="00517979"/>
    <w:rsid w:val="0052736F"/>
    <w:rsid w:val="005403EE"/>
    <w:rsid w:val="005633FD"/>
    <w:rsid w:val="005656C9"/>
    <w:rsid w:val="0057377E"/>
    <w:rsid w:val="00586178"/>
    <w:rsid w:val="0058747E"/>
    <w:rsid w:val="005A3450"/>
    <w:rsid w:val="005C0AFA"/>
    <w:rsid w:val="005C2738"/>
    <w:rsid w:val="005D1AB7"/>
    <w:rsid w:val="005D3B46"/>
    <w:rsid w:val="005D47BB"/>
    <w:rsid w:val="005F4EC2"/>
    <w:rsid w:val="00614899"/>
    <w:rsid w:val="006171B0"/>
    <w:rsid w:val="00642D09"/>
    <w:rsid w:val="00650483"/>
    <w:rsid w:val="00652C94"/>
    <w:rsid w:val="00653CE8"/>
    <w:rsid w:val="00662117"/>
    <w:rsid w:val="00663435"/>
    <w:rsid w:val="0067051A"/>
    <w:rsid w:val="0067099F"/>
    <w:rsid w:val="00671054"/>
    <w:rsid w:val="00686E1F"/>
    <w:rsid w:val="006A192D"/>
    <w:rsid w:val="006A3B07"/>
    <w:rsid w:val="006A575F"/>
    <w:rsid w:val="006B6448"/>
    <w:rsid w:val="006C36EF"/>
    <w:rsid w:val="006C4A5D"/>
    <w:rsid w:val="007121FE"/>
    <w:rsid w:val="00713672"/>
    <w:rsid w:val="007153B8"/>
    <w:rsid w:val="00716AD9"/>
    <w:rsid w:val="007208BE"/>
    <w:rsid w:val="00723C8F"/>
    <w:rsid w:val="0073649F"/>
    <w:rsid w:val="00741C43"/>
    <w:rsid w:val="00743727"/>
    <w:rsid w:val="007545FB"/>
    <w:rsid w:val="007600A7"/>
    <w:rsid w:val="007965E7"/>
    <w:rsid w:val="007A016F"/>
    <w:rsid w:val="007A40D5"/>
    <w:rsid w:val="007B106D"/>
    <w:rsid w:val="007B712F"/>
    <w:rsid w:val="007C23F5"/>
    <w:rsid w:val="007C71DC"/>
    <w:rsid w:val="007D206C"/>
    <w:rsid w:val="007D34AC"/>
    <w:rsid w:val="007E5080"/>
    <w:rsid w:val="007E5790"/>
    <w:rsid w:val="007E6341"/>
    <w:rsid w:val="007F01BC"/>
    <w:rsid w:val="007F7079"/>
    <w:rsid w:val="0081346B"/>
    <w:rsid w:val="00813B1A"/>
    <w:rsid w:val="008147E6"/>
    <w:rsid w:val="00816813"/>
    <w:rsid w:val="00823F92"/>
    <w:rsid w:val="00832647"/>
    <w:rsid w:val="0084100A"/>
    <w:rsid w:val="008441D5"/>
    <w:rsid w:val="00844B69"/>
    <w:rsid w:val="0084614A"/>
    <w:rsid w:val="00846B84"/>
    <w:rsid w:val="00863600"/>
    <w:rsid w:val="00864155"/>
    <w:rsid w:val="00864F79"/>
    <w:rsid w:val="00865932"/>
    <w:rsid w:val="00865DFD"/>
    <w:rsid w:val="0087413E"/>
    <w:rsid w:val="008750EB"/>
    <w:rsid w:val="00882BC4"/>
    <w:rsid w:val="008968AB"/>
    <w:rsid w:val="008A2DB3"/>
    <w:rsid w:val="008A6407"/>
    <w:rsid w:val="008B27F8"/>
    <w:rsid w:val="008B2FE6"/>
    <w:rsid w:val="008C6AB0"/>
    <w:rsid w:val="008F24AC"/>
    <w:rsid w:val="008F2F13"/>
    <w:rsid w:val="00907772"/>
    <w:rsid w:val="00907BB1"/>
    <w:rsid w:val="00912D5E"/>
    <w:rsid w:val="00916011"/>
    <w:rsid w:val="009321FC"/>
    <w:rsid w:val="00933949"/>
    <w:rsid w:val="00940C42"/>
    <w:rsid w:val="00946B87"/>
    <w:rsid w:val="009532F2"/>
    <w:rsid w:val="009670EB"/>
    <w:rsid w:val="00974031"/>
    <w:rsid w:val="00991ABE"/>
    <w:rsid w:val="00995D29"/>
    <w:rsid w:val="00997CED"/>
    <w:rsid w:val="009A6AE7"/>
    <w:rsid w:val="009B5448"/>
    <w:rsid w:val="009C79FE"/>
    <w:rsid w:val="009C7F0B"/>
    <w:rsid w:val="009D36BC"/>
    <w:rsid w:val="009D7656"/>
    <w:rsid w:val="009E7E25"/>
    <w:rsid w:val="00A020FB"/>
    <w:rsid w:val="00A0429B"/>
    <w:rsid w:val="00A15973"/>
    <w:rsid w:val="00A21659"/>
    <w:rsid w:val="00A23D2C"/>
    <w:rsid w:val="00A24BA5"/>
    <w:rsid w:val="00A345BA"/>
    <w:rsid w:val="00A42EEC"/>
    <w:rsid w:val="00A446DB"/>
    <w:rsid w:val="00A46BF0"/>
    <w:rsid w:val="00A50AD2"/>
    <w:rsid w:val="00A5172F"/>
    <w:rsid w:val="00A65584"/>
    <w:rsid w:val="00A719E1"/>
    <w:rsid w:val="00A7340A"/>
    <w:rsid w:val="00A77ABF"/>
    <w:rsid w:val="00A80370"/>
    <w:rsid w:val="00A81C3E"/>
    <w:rsid w:val="00A871DF"/>
    <w:rsid w:val="00A9081C"/>
    <w:rsid w:val="00A921C9"/>
    <w:rsid w:val="00AA3A5D"/>
    <w:rsid w:val="00AB313E"/>
    <w:rsid w:val="00AB4767"/>
    <w:rsid w:val="00AC7253"/>
    <w:rsid w:val="00AC7425"/>
    <w:rsid w:val="00AD1EAC"/>
    <w:rsid w:val="00AD335C"/>
    <w:rsid w:val="00B21861"/>
    <w:rsid w:val="00B32581"/>
    <w:rsid w:val="00B33B56"/>
    <w:rsid w:val="00B37C44"/>
    <w:rsid w:val="00B37D73"/>
    <w:rsid w:val="00B40EAD"/>
    <w:rsid w:val="00B476D1"/>
    <w:rsid w:val="00B478C1"/>
    <w:rsid w:val="00B50B2A"/>
    <w:rsid w:val="00B53D8B"/>
    <w:rsid w:val="00B57B88"/>
    <w:rsid w:val="00B60CE2"/>
    <w:rsid w:val="00B61E63"/>
    <w:rsid w:val="00B65785"/>
    <w:rsid w:val="00B6695A"/>
    <w:rsid w:val="00B81483"/>
    <w:rsid w:val="00B9748C"/>
    <w:rsid w:val="00BA0398"/>
    <w:rsid w:val="00BA435A"/>
    <w:rsid w:val="00BB1712"/>
    <w:rsid w:val="00BC160A"/>
    <w:rsid w:val="00BC6DE4"/>
    <w:rsid w:val="00BD52BA"/>
    <w:rsid w:val="00BD711B"/>
    <w:rsid w:val="00BD7D64"/>
    <w:rsid w:val="00C017B9"/>
    <w:rsid w:val="00C17C84"/>
    <w:rsid w:val="00C26816"/>
    <w:rsid w:val="00C41444"/>
    <w:rsid w:val="00C41853"/>
    <w:rsid w:val="00C53499"/>
    <w:rsid w:val="00C54312"/>
    <w:rsid w:val="00C6042C"/>
    <w:rsid w:val="00C62A12"/>
    <w:rsid w:val="00C647B4"/>
    <w:rsid w:val="00C656FD"/>
    <w:rsid w:val="00C671B1"/>
    <w:rsid w:val="00C70DAC"/>
    <w:rsid w:val="00C73685"/>
    <w:rsid w:val="00C74659"/>
    <w:rsid w:val="00C775DB"/>
    <w:rsid w:val="00C80CEA"/>
    <w:rsid w:val="00C854E0"/>
    <w:rsid w:val="00C95775"/>
    <w:rsid w:val="00CA3B6A"/>
    <w:rsid w:val="00CA6391"/>
    <w:rsid w:val="00CB0D63"/>
    <w:rsid w:val="00CC5E98"/>
    <w:rsid w:val="00CD040F"/>
    <w:rsid w:val="00CE1A45"/>
    <w:rsid w:val="00CE2436"/>
    <w:rsid w:val="00CE7981"/>
    <w:rsid w:val="00D0122D"/>
    <w:rsid w:val="00D0308D"/>
    <w:rsid w:val="00D052E7"/>
    <w:rsid w:val="00D06B1F"/>
    <w:rsid w:val="00D12AF1"/>
    <w:rsid w:val="00D2287E"/>
    <w:rsid w:val="00D27D2B"/>
    <w:rsid w:val="00D3006F"/>
    <w:rsid w:val="00D34FF5"/>
    <w:rsid w:val="00D35025"/>
    <w:rsid w:val="00D42F16"/>
    <w:rsid w:val="00D43838"/>
    <w:rsid w:val="00D441E9"/>
    <w:rsid w:val="00D57545"/>
    <w:rsid w:val="00D60259"/>
    <w:rsid w:val="00D748EB"/>
    <w:rsid w:val="00D77173"/>
    <w:rsid w:val="00DB1916"/>
    <w:rsid w:val="00DB3009"/>
    <w:rsid w:val="00DB5CE4"/>
    <w:rsid w:val="00DB7627"/>
    <w:rsid w:val="00DC4D74"/>
    <w:rsid w:val="00DD2287"/>
    <w:rsid w:val="00DD2AEC"/>
    <w:rsid w:val="00DE314E"/>
    <w:rsid w:val="00DE7577"/>
    <w:rsid w:val="00E1005A"/>
    <w:rsid w:val="00E1668E"/>
    <w:rsid w:val="00E20EFA"/>
    <w:rsid w:val="00E21A8D"/>
    <w:rsid w:val="00E22715"/>
    <w:rsid w:val="00E733C9"/>
    <w:rsid w:val="00E771D7"/>
    <w:rsid w:val="00E81ACB"/>
    <w:rsid w:val="00E9326F"/>
    <w:rsid w:val="00E95095"/>
    <w:rsid w:val="00EA216C"/>
    <w:rsid w:val="00EA2853"/>
    <w:rsid w:val="00EA5B4E"/>
    <w:rsid w:val="00EB36CF"/>
    <w:rsid w:val="00EC7C19"/>
    <w:rsid w:val="00ED0765"/>
    <w:rsid w:val="00ED3DC1"/>
    <w:rsid w:val="00EE04D9"/>
    <w:rsid w:val="00EF053C"/>
    <w:rsid w:val="00F04304"/>
    <w:rsid w:val="00F1239C"/>
    <w:rsid w:val="00F21863"/>
    <w:rsid w:val="00F276E5"/>
    <w:rsid w:val="00F27C01"/>
    <w:rsid w:val="00F3611C"/>
    <w:rsid w:val="00F36419"/>
    <w:rsid w:val="00F47917"/>
    <w:rsid w:val="00F6666B"/>
    <w:rsid w:val="00F67942"/>
    <w:rsid w:val="00F71893"/>
    <w:rsid w:val="00F77130"/>
    <w:rsid w:val="00F77604"/>
    <w:rsid w:val="00F77CD7"/>
    <w:rsid w:val="00F82D2C"/>
    <w:rsid w:val="00F84ACD"/>
    <w:rsid w:val="00F97335"/>
    <w:rsid w:val="00FD25F6"/>
    <w:rsid w:val="00FD5A60"/>
    <w:rsid w:val="00FD6379"/>
    <w:rsid w:val="00FE3E70"/>
    <w:rsid w:val="00FE4AA1"/>
    <w:rsid w:val="00FE67D2"/>
    <w:rsid w:val="00FE72FD"/>
    <w:rsid w:val="00FF6BBC"/>
    <w:rsid w:val="00FF70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45D9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21C9"/>
  </w:style>
  <w:style w:type="paragraph" w:styleId="Heading1">
    <w:name w:val="heading 1"/>
    <w:basedOn w:val="Normal"/>
    <w:next w:val="Normal"/>
    <w:link w:val="Heading1Char"/>
    <w:uiPriority w:val="9"/>
    <w:qFormat/>
    <w:rsid w:val="009D36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D36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A921C9"/>
    <w:pPr>
      <w:ind w:left="720"/>
      <w:contextualSpacing/>
    </w:pPr>
  </w:style>
  <w:style w:type="character" w:customStyle="1" w:styleId="ListParagraphChar">
    <w:name w:val="List Paragraph Char"/>
    <w:aliases w:val="Bullets Char"/>
    <w:basedOn w:val="DefaultParagraphFont"/>
    <w:link w:val="ListParagraph"/>
    <w:uiPriority w:val="34"/>
    <w:locked/>
    <w:rsid w:val="00A921C9"/>
  </w:style>
  <w:style w:type="table" w:styleId="TableGrid">
    <w:name w:val="Table Grid"/>
    <w:basedOn w:val="TableNormal"/>
    <w:uiPriority w:val="39"/>
    <w:rsid w:val="00A921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21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21C9"/>
    <w:rPr>
      <w:rFonts w:ascii="Segoe UI" w:hAnsi="Segoe UI" w:cs="Segoe UI"/>
      <w:sz w:val="18"/>
      <w:szCs w:val="18"/>
    </w:rPr>
  </w:style>
  <w:style w:type="paragraph" w:styleId="Revision">
    <w:name w:val="Revision"/>
    <w:hidden/>
    <w:uiPriority w:val="99"/>
    <w:semiHidden/>
    <w:rsid w:val="00A921C9"/>
    <w:pPr>
      <w:spacing w:after="0" w:line="240" w:lineRule="auto"/>
    </w:pPr>
  </w:style>
  <w:style w:type="character" w:styleId="FootnoteReference">
    <w:name w:val="footnote reference"/>
    <w:basedOn w:val="DefaultParagraphFont"/>
    <w:rsid w:val="00C26816"/>
    <w:rPr>
      <w:vertAlign w:val="superscript"/>
    </w:rPr>
  </w:style>
  <w:style w:type="paragraph" w:styleId="FootnoteText">
    <w:name w:val="footnote text"/>
    <w:basedOn w:val="Normal"/>
    <w:link w:val="FootnoteTextChar"/>
    <w:rsid w:val="00C26816"/>
    <w:pPr>
      <w:spacing w:before="80" w:after="80" w:line="240" w:lineRule="auto"/>
      <w:ind w:left="720"/>
      <w:jc w:val="both"/>
    </w:pPr>
    <w:rPr>
      <w:rFonts w:eastAsia="SimSun" w:cs="Times New Roman"/>
      <w:sz w:val="20"/>
      <w:lang w:eastAsia="es-ES" w:bidi="en-US"/>
    </w:rPr>
  </w:style>
  <w:style w:type="character" w:customStyle="1" w:styleId="FootnoteTextChar">
    <w:name w:val="Footnote Text Char"/>
    <w:basedOn w:val="DefaultParagraphFont"/>
    <w:link w:val="FootnoteText"/>
    <w:rsid w:val="00C26816"/>
    <w:rPr>
      <w:rFonts w:eastAsia="SimSun" w:cs="Times New Roman"/>
      <w:sz w:val="20"/>
      <w:lang w:eastAsia="es-ES" w:bidi="en-US"/>
    </w:rPr>
  </w:style>
  <w:style w:type="character" w:customStyle="1" w:styleId="Heading2Char">
    <w:name w:val="Heading 2 Char"/>
    <w:basedOn w:val="DefaultParagraphFont"/>
    <w:link w:val="Heading2"/>
    <w:uiPriority w:val="9"/>
    <w:rsid w:val="009D36B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9D36BC"/>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5F4E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EC2"/>
  </w:style>
  <w:style w:type="paragraph" w:styleId="Footer">
    <w:name w:val="footer"/>
    <w:basedOn w:val="Normal"/>
    <w:link w:val="FooterChar"/>
    <w:uiPriority w:val="99"/>
    <w:unhideWhenUsed/>
    <w:rsid w:val="005F4E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EC2"/>
  </w:style>
  <w:style w:type="character" w:styleId="CommentReference">
    <w:name w:val="annotation reference"/>
    <w:basedOn w:val="DefaultParagraphFont"/>
    <w:uiPriority w:val="99"/>
    <w:semiHidden/>
    <w:unhideWhenUsed/>
    <w:rsid w:val="0023707B"/>
    <w:rPr>
      <w:sz w:val="16"/>
      <w:szCs w:val="16"/>
    </w:rPr>
  </w:style>
  <w:style w:type="paragraph" w:styleId="CommentText">
    <w:name w:val="annotation text"/>
    <w:basedOn w:val="Normal"/>
    <w:link w:val="CommentTextChar"/>
    <w:uiPriority w:val="99"/>
    <w:semiHidden/>
    <w:unhideWhenUsed/>
    <w:rsid w:val="0023707B"/>
    <w:pPr>
      <w:spacing w:line="240" w:lineRule="auto"/>
    </w:pPr>
    <w:rPr>
      <w:sz w:val="20"/>
      <w:szCs w:val="20"/>
    </w:rPr>
  </w:style>
  <w:style w:type="character" w:customStyle="1" w:styleId="CommentTextChar">
    <w:name w:val="Comment Text Char"/>
    <w:basedOn w:val="DefaultParagraphFont"/>
    <w:link w:val="CommentText"/>
    <w:uiPriority w:val="99"/>
    <w:semiHidden/>
    <w:rsid w:val="0023707B"/>
    <w:rPr>
      <w:sz w:val="20"/>
      <w:szCs w:val="20"/>
    </w:rPr>
  </w:style>
  <w:style w:type="paragraph" w:styleId="CommentSubject">
    <w:name w:val="annotation subject"/>
    <w:basedOn w:val="CommentText"/>
    <w:next w:val="CommentText"/>
    <w:link w:val="CommentSubjectChar"/>
    <w:uiPriority w:val="99"/>
    <w:semiHidden/>
    <w:unhideWhenUsed/>
    <w:rsid w:val="001C4E44"/>
    <w:rPr>
      <w:b/>
      <w:bCs/>
    </w:rPr>
  </w:style>
  <w:style w:type="character" w:customStyle="1" w:styleId="CommentSubjectChar">
    <w:name w:val="Comment Subject Char"/>
    <w:basedOn w:val="CommentTextChar"/>
    <w:link w:val="CommentSubject"/>
    <w:uiPriority w:val="99"/>
    <w:semiHidden/>
    <w:rsid w:val="001C4E44"/>
    <w:rPr>
      <w:b/>
      <w:bCs/>
      <w:sz w:val="20"/>
      <w:szCs w:val="20"/>
    </w:rPr>
  </w:style>
  <w:style w:type="paragraph" w:styleId="NormalWeb">
    <w:name w:val="Normal (Web)"/>
    <w:basedOn w:val="Normal"/>
    <w:uiPriority w:val="99"/>
    <w:semiHidden/>
    <w:unhideWhenUsed/>
    <w:rsid w:val="00127981"/>
    <w:rPr>
      <w:rFonts w:ascii="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21C9"/>
  </w:style>
  <w:style w:type="paragraph" w:styleId="Heading1">
    <w:name w:val="heading 1"/>
    <w:basedOn w:val="Normal"/>
    <w:next w:val="Normal"/>
    <w:link w:val="Heading1Char"/>
    <w:uiPriority w:val="9"/>
    <w:qFormat/>
    <w:rsid w:val="009D36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D36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A921C9"/>
    <w:pPr>
      <w:ind w:left="720"/>
      <w:contextualSpacing/>
    </w:pPr>
  </w:style>
  <w:style w:type="character" w:customStyle="1" w:styleId="ListParagraphChar">
    <w:name w:val="List Paragraph Char"/>
    <w:aliases w:val="Bullets Char"/>
    <w:basedOn w:val="DefaultParagraphFont"/>
    <w:link w:val="ListParagraph"/>
    <w:uiPriority w:val="34"/>
    <w:locked/>
    <w:rsid w:val="00A921C9"/>
  </w:style>
  <w:style w:type="table" w:styleId="TableGrid">
    <w:name w:val="Table Grid"/>
    <w:basedOn w:val="TableNormal"/>
    <w:uiPriority w:val="39"/>
    <w:rsid w:val="00A921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21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21C9"/>
    <w:rPr>
      <w:rFonts w:ascii="Segoe UI" w:hAnsi="Segoe UI" w:cs="Segoe UI"/>
      <w:sz w:val="18"/>
      <w:szCs w:val="18"/>
    </w:rPr>
  </w:style>
  <w:style w:type="paragraph" w:styleId="Revision">
    <w:name w:val="Revision"/>
    <w:hidden/>
    <w:uiPriority w:val="99"/>
    <w:semiHidden/>
    <w:rsid w:val="00A921C9"/>
    <w:pPr>
      <w:spacing w:after="0" w:line="240" w:lineRule="auto"/>
    </w:pPr>
  </w:style>
  <w:style w:type="character" w:styleId="FootnoteReference">
    <w:name w:val="footnote reference"/>
    <w:basedOn w:val="DefaultParagraphFont"/>
    <w:rsid w:val="00C26816"/>
    <w:rPr>
      <w:vertAlign w:val="superscript"/>
    </w:rPr>
  </w:style>
  <w:style w:type="paragraph" w:styleId="FootnoteText">
    <w:name w:val="footnote text"/>
    <w:basedOn w:val="Normal"/>
    <w:link w:val="FootnoteTextChar"/>
    <w:rsid w:val="00C26816"/>
    <w:pPr>
      <w:spacing w:before="80" w:after="80" w:line="240" w:lineRule="auto"/>
      <w:ind w:left="720"/>
      <w:jc w:val="both"/>
    </w:pPr>
    <w:rPr>
      <w:rFonts w:eastAsia="SimSun" w:cs="Times New Roman"/>
      <w:sz w:val="20"/>
      <w:lang w:eastAsia="es-ES" w:bidi="en-US"/>
    </w:rPr>
  </w:style>
  <w:style w:type="character" w:customStyle="1" w:styleId="FootnoteTextChar">
    <w:name w:val="Footnote Text Char"/>
    <w:basedOn w:val="DefaultParagraphFont"/>
    <w:link w:val="FootnoteText"/>
    <w:rsid w:val="00C26816"/>
    <w:rPr>
      <w:rFonts w:eastAsia="SimSun" w:cs="Times New Roman"/>
      <w:sz w:val="20"/>
      <w:lang w:eastAsia="es-ES" w:bidi="en-US"/>
    </w:rPr>
  </w:style>
  <w:style w:type="character" w:customStyle="1" w:styleId="Heading2Char">
    <w:name w:val="Heading 2 Char"/>
    <w:basedOn w:val="DefaultParagraphFont"/>
    <w:link w:val="Heading2"/>
    <w:uiPriority w:val="9"/>
    <w:rsid w:val="009D36B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9D36BC"/>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5F4E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EC2"/>
  </w:style>
  <w:style w:type="paragraph" w:styleId="Footer">
    <w:name w:val="footer"/>
    <w:basedOn w:val="Normal"/>
    <w:link w:val="FooterChar"/>
    <w:uiPriority w:val="99"/>
    <w:unhideWhenUsed/>
    <w:rsid w:val="005F4E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EC2"/>
  </w:style>
  <w:style w:type="character" w:styleId="CommentReference">
    <w:name w:val="annotation reference"/>
    <w:basedOn w:val="DefaultParagraphFont"/>
    <w:uiPriority w:val="99"/>
    <w:semiHidden/>
    <w:unhideWhenUsed/>
    <w:rsid w:val="0023707B"/>
    <w:rPr>
      <w:sz w:val="16"/>
      <w:szCs w:val="16"/>
    </w:rPr>
  </w:style>
  <w:style w:type="paragraph" w:styleId="CommentText">
    <w:name w:val="annotation text"/>
    <w:basedOn w:val="Normal"/>
    <w:link w:val="CommentTextChar"/>
    <w:uiPriority w:val="99"/>
    <w:semiHidden/>
    <w:unhideWhenUsed/>
    <w:rsid w:val="0023707B"/>
    <w:pPr>
      <w:spacing w:line="240" w:lineRule="auto"/>
    </w:pPr>
    <w:rPr>
      <w:sz w:val="20"/>
      <w:szCs w:val="20"/>
    </w:rPr>
  </w:style>
  <w:style w:type="character" w:customStyle="1" w:styleId="CommentTextChar">
    <w:name w:val="Comment Text Char"/>
    <w:basedOn w:val="DefaultParagraphFont"/>
    <w:link w:val="CommentText"/>
    <w:uiPriority w:val="99"/>
    <w:semiHidden/>
    <w:rsid w:val="0023707B"/>
    <w:rPr>
      <w:sz w:val="20"/>
      <w:szCs w:val="20"/>
    </w:rPr>
  </w:style>
  <w:style w:type="paragraph" w:styleId="CommentSubject">
    <w:name w:val="annotation subject"/>
    <w:basedOn w:val="CommentText"/>
    <w:next w:val="CommentText"/>
    <w:link w:val="CommentSubjectChar"/>
    <w:uiPriority w:val="99"/>
    <w:semiHidden/>
    <w:unhideWhenUsed/>
    <w:rsid w:val="001C4E44"/>
    <w:rPr>
      <w:b/>
      <w:bCs/>
    </w:rPr>
  </w:style>
  <w:style w:type="character" w:customStyle="1" w:styleId="CommentSubjectChar">
    <w:name w:val="Comment Subject Char"/>
    <w:basedOn w:val="CommentTextChar"/>
    <w:link w:val="CommentSubject"/>
    <w:uiPriority w:val="99"/>
    <w:semiHidden/>
    <w:rsid w:val="001C4E44"/>
    <w:rPr>
      <w:b/>
      <w:bCs/>
      <w:sz w:val="20"/>
      <w:szCs w:val="20"/>
    </w:rPr>
  </w:style>
  <w:style w:type="paragraph" w:styleId="NormalWeb">
    <w:name w:val="Normal (Web)"/>
    <w:basedOn w:val="Normal"/>
    <w:uiPriority w:val="99"/>
    <w:semiHidden/>
    <w:unhideWhenUsed/>
    <w:rsid w:val="001279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6118733">
      <w:bodyDiv w:val="1"/>
      <w:marLeft w:val="0"/>
      <w:marRight w:val="0"/>
      <w:marTop w:val="0"/>
      <w:marBottom w:val="0"/>
      <w:divBdr>
        <w:top w:val="none" w:sz="0" w:space="0" w:color="auto"/>
        <w:left w:val="none" w:sz="0" w:space="0" w:color="auto"/>
        <w:bottom w:val="none" w:sz="0" w:space="0" w:color="auto"/>
        <w:right w:val="none" w:sz="0" w:space="0" w:color="auto"/>
      </w:divBdr>
      <w:divsChild>
        <w:div w:id="1530484357">
          <w:marLeft w:val="0"/>
          <w:marRight w:val="0"/>
          <w:marTop w:val="0"/>
          <w:marBottom w:val="0"/>
          <w:divBdr>
            <w:top w:val="none" w:sz="0" w:space="0" w:color="auto"/>
            <w:left w:val="none" w:sz="0" w:space="0" w:color="auto"/>
            <w:bottom w:val="none" w:sz="0" w:space="0" w:color="auto"/>
            <w:right w:val="none" w:sz="0" w:space="0" w:color="auto"/>
          </w:divBdr>
          <w:divsChild>
            <w:div w:id="1731536571">
              <w:marLeft w:val="0"/>
              <w:marRight w:val="0"/>
              <w:marTop w:val="0"/>
              <w:marBottom w:val="0"/>
              <w:divBdr>
                <w:top w:val="none" w:sz="0" w:space="0" w:color="auto"/>
                <w:left w:val="none" w:sz="0" w:space="0" w:color="auto"/>
                <w:bottom w:val="none" w:sz="0" w:space="0" w:color="auto"/>
                <w:right w:val="none" w:sz="0" w:space="0" w:color="auto"/>
              </w:divBdr>
              <w:divsChild>
                <w:div w:id="268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19193">
      <w:bodyDiv w:val="1"/>
      <w:marLeft w:val="0"/>
      <w:marRight w:val="0"/>
      <w:marTop w:val="0"/>
      <w:marBottom w:val="0"/>
      <w:divBdr>
        <w:top w:val="none" w:sz="0" w:space="0" w:color="auto"/>
        <w:left w:val="none" w:sz="0" w:space="0" w:color="auto"/>
        <w:bottom w:val="none" w:sz="0" w:space="0" w:color="auto"/>
        <w:right w:val="none" w:sz="0" w:space="0" w:color="auto"/>
      </w:divBdr>
      <w:divsChild>
        <w:div w:id="643698524">
          <w:marLeft w:val="0"/>
          <w:marRight w:val="0"/>
          <w:marTop w:val="0"/>
          <w:marBottom w:val="0"/>
          <w:divBdr>
            <w:top w:val="none" w:sz="0" w:space="0" w:color="auto"/>
            <w:left w:val="none" w:sz="0" w:space="0" w:color="auto"/>
            <w:bottom w:val="none" w:sz="0" w:space="0" w:color="auto"/>
            <w:right w:val="none" w:sz="0" w:space="0" w:color="auto"/>
          </w:divBdr>
          <w:divsChild>
            <w:div w:id="2041666527">
              <w:marLeft w:val="0"/>
              <w:marRight w:val="0"/>
              <w:marTop w:val="0"/>
              <w:marBottom w:val="0"/>
              <w:divBdr>
                <w:top w:val="none" w:sz="0" w:space="0" w:color="auto"/>
                <w:left w:val="none" w:sz="0" w:space="0" w:color="auto"/>
                <w:bottom w:val="none" w:sz="0" w:space="0" w:color="auto"/>
                <w:right w:val="none" w:sz="0" w:space="0" w:color="auto"/>
              </w:divBdr>
              <w:divsChild>
                <w:div w:id="195397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94357">
      <w:bodyDiv w:val="1"/>
      <w:marLeft w:val="0"/>
      <w:marRight w:val="0"/>
      <w:marTop w:val="0"/>
      <w:marBottom w:val="0"/>
      <w:divBdr>
        <w:top w:val="none" w:sz="0" w:space="0" w:color="auto"/>
        <w:left w:val="none" w:sz="0" w:space="0" w:color="auto"/>
        <w:bottom w:val="none" w:sz="0" w:space="0" w:color="auto"/>
        <w:right w:val="none" w:sz="0" w:space="0" w:color="auto"/>
      </w:divBdr>
      <w:divsChild>
        <w:div w:id="381835069">
          <w:marLeft w:val="0"/>
          <w:marRight w:val="0"/>
          <w:marTop w:val="0"/>
          <w:marBottom w:val="0"/>
          <w:divBdr>
            <w:top w:val="none" w:sz="0" w:space="0" w:color="auto"/>
            <w:left w:val="none" w:sz="0" w:space="0" w:color="auto"/>
            <w:bottom w:val="none" w:sz="0" w:space="0" w:color="auto"/>
            <w:right w:val="none" w:sz="0" w:space="0" w:color="auto"/>
          </w:divBdr>
          <w:divsChild>
            <w:div w:id="1200047296">
              <w:marLeft w:val="0"/>
              <w:marRight w:val="0"/>
              <w:marTop w:val="0"/>
              <w:marBottom w:val="0"/>
              <w:divBdr>
                <w:top w:val="none" w:sz="0" w:space="0" w:color="auto"/>
                <w:left w:val="none" w:sz="0" w:space="0" w:color="auto"/>
                <w:bottom w:val="none" w:sz="0" w:space="0" w:color="auto"/>
                <w:right w:val="none" w:sz="0" w:space="0" w:color="auto"/>
              </w:divBdr>
              <w:divsChild>
                <w:div w:id="109316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51398">
      <w:bodyDiv w:val="1"/>
      <w:marLeft w:val="0"/>
      <w:marRight w:val="0"/>
      <w:marTop w:val="0"/>
      <w:marBottom w:val="0"/>
      <w:divBdr>
        <w:top w:val="none" w:sz="0" w:space="0" w:color="auto"/>
        <w:left w:val="none" w:sz="0" w:space="0" w:color="auto"/>
        <w:bottom w:val="none" w:sz="0" w:space="0" w:color="auto"/>
        <w:right w:val="none" w:sz="0" w:space="0" w:color="auto"/>
      </w:divBdr>
      <w:divsChild>
        <w:div w:id="205872984">
          <w:marLeft w:val="0"/>
          <w:marRight w:val="0"/>
          <w:marTop w:val="0"/>
          <w:marBottom w:val="0"/>
          <w:divBdr>
            <w:top w:val="none" w:sz="0" w:space="0" w:color="auto"/>
            <w:left w:val="none" w:sz="0" w:space="0" w:color="auto"/>
            <w:bottom w:val="none" w:sz="0" w:space="0" w:color="auto"/>
            <w:right w:val="none" w:sz="0" w:space="0" w:color="auto"/>
          </w:divBdr>
          <w:divsChild>
            <w:div w:id="1874689954">
              <w:marLeft w:val="0"/>
              <w:marRight w:val="0"/>
              <w:marTop w:val="0"/>
              <w:marBottom w:val="0"/>
              <w:divBdr>
                <w:top w:val="none" w:sz="0" w:space="0" w:color="auto"/>
                <w:left w:val="none" w:sz="0" w:space="0" w:color="auto"/>
                <w:bottom w:val="none" w:sz="0" w:space="0" w:color="auto"/>
                <w:right w:val="none" w:sz="0" w:space="0" w:color="auto"/>
              </w:divBdr>
              <w:divsChild>
                <w:div w:id="142117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theme" Target="theme/theme1.xml"/><Relationship Id="rId13" Type="http://schemas.microsoft.com/office/2011/relationships/people" Target="people.xml"/><Relationship Id="rId14"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AFB7B1-DC54-D54C-9E94-1F992D743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1526</Words>
  <Characters>8703</Characters>
  <Application>Microsoft Macintosh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10209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Rees Warne</dc:creator>
  <cp:lastModifiedBy>Heather Huntington</cp:lastModifiedBy>
  <cp:revision>5</cp:revision>
  <cp:lastPrinted>2014-10-01T02:13:00Z</cp:lastPrinted>
  <dcterms:created xsi:type="dcterms:W3CDTF">2014-11-07T05:11:00Z</dcterms:created>
  <dcterms:modified xsi:type="dcterms:W3CDTF">2014-11-07T05:44:00Z</dcterms:modified>
</cp:coreProperties>
</file>