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DFA400" w14:textId="77777777" w:rsidR="00BC79FF" w:rsidRPr="00431701" w:rsidRDefault="00BC79FF" w:rsidP="007C3C66">
      <w:pPr>
        <w:pStyle w:val="ListParagraph"/>
        <w:spacing w:after="0" w:line="240" w:lineRule="auto"/>
        <w:ind w:left="0"/>
        <w:rPr>
          <w:rFonts w:ascii="Gill Sans MT" w:hAnsi="Gill Sans MT"/>
          <w:b/>
          <w:color w:val="000000" w:themeColor="text1"/>
        </w:rPr>
      </w:pPr>
    </w:p>
    <w:p w14:paraId="56A3539D" w14:textId="77777777" w:rsidR="00BC79FF" w:rsidRPr="00431701" w:rsidRDefault="00BC79FF" w:rsidP="007C3C66">
      <w:pPr>
        <w:pStyle w:val="ListParagraph"/>
        <w:spacing w:after="0" w:line="240" w:lineRule="auto"/>
        <w:ind w:left="0"/>
        <w:rPr>
          <w:rFonts w:ascii="Gill Sans MT" w:hAnsi="Gill Sans MT"/>
          <w:b/>
          <w:color w:val="000000" w:themeColor="text1"/>
        </w:rPr>
      </w:pPr>
      <w:commentRangeStart w:id="0"/>
      <w:r w:rsidRPr="00431701">
        <w:rPr>
          <w:rFonts w:ascii="Gill Sans MT" w:hAnsi="Gill Sans MT"/>
          <w:b/>
          <w:color w:val="000000" w:themeColor="text1"/>
        </w:rPr>
        <w:t>CFP Forest Key Informant Interview</w:t>
      </w:r>
      <w:commentRangeEnd w:id="0"/>
      <w:r w:rsidR="00681538" w:rsidRPr="00431701">
        <w:rPr>
          <w:rStyle w:val="CommentReference"/>
          <w:rFonts w:ascii="Gill Sans MT" w:hAnsi="Gill Sans MT"/>
          <w:sz w:val="22"/>
          <w:szCs w:val="22"/>
        </w:rPr>
        <w:commentReference w:id="0"/>
      </w:r>
    </w:p>
    <w:p w14:paraId="39120CB6" w14:textId="77777777" w:rsidR="00C92576" w:rsidRPr="00431701" w:rsidRDefault="00C92576" w:rsidP="007C3C66">
      <w:pPr>
        <w:pStyle w:val="ListParagraph"/>
        <w:spacing w:after="0" w:line="240" w:lineRule="auto"/>
        <w:ind w:left="0"/>
        <w:rPr>
          <w:rFonts w:ascii="Gill Sans MT" w:hAnsi="Gill Sans MT"/>
          <w:b/>
          <w:color w:val="000000" w:themeColor="text1"/>
        </w:rPr>
      </w:pPr>
    </w:p>
    <w:p w14:paraId="047E79B6" w14:textId="552FB66F" w:rsidR="00C92576" w:rsidRPr="00431701" w:rsidRDefault="00C92576" w:rsidP="007C3C66">
      <w:pPr>
        <w:pStyle w:val="ListParagraph"/>
        <w:spacing w:after="0" w:line="240" w:lineRule="auto"/>
        <w:ind w:left="0"/>
        <w:rPr>
          <w:rFonts w:ascii="Gill Sans MT" w:hAnsi="Gill Sans MT"/>
          <w:i/>
          <w:color w:val="000000" w:themeColor="text1"/>
        </w:rPr>
      </w:pPr>
      <w:r w:rsidRPr="00431701">
        <w:rPr>
          <w:rFonts w:ascii="Gill Sans MT" w:hAnsi="Gill Sans MT"/>
          <w:i/>
          <w:color w:val="000000" w:themeColor="text1"/>
        </w:rPr>
        <w:t xml:space="preserve">This will be a key informant interview with someone in the community who is involved in or knowledgeable about forest issues. This could be local forest guard, a representative on a community resource board, village action committee or leader of a forest user group. This position will most likely vary from community to community. However, following the implementation of CFP, we expect that there will be a designated position across treatment communities. </w:t>
      </w:r>
    </w:p>
    <w:p w14:paraId="2276AA46" w14:textId="77777777" w:rsidR="00C92576" w:rsidRPr="00431701" w:rsidRDefault="00C92576" w:rsidP="007C3C66">
      <w:pPr>
        <w:pStyle w:val="ListParagraph"/>
        <w:spacing w:after="0" w:line="240" w:lineRule="auto"/>
        <w:ind w:left="0"/>
        <w:rPr>
          <w:rFonts w:ascii="Gill Sans MT" w:hAnsi="Gill Sans MT"/>
          <w:i/>
          <w:color w:val="000000" w:themeColor="text1"/>
        </w:rPr>
      </w:pPr>
    </w:p>
    <w:p w14:paraId="3D6F1320" w14:textId="78A46A03" w:rsidR="00C92576" w:rsidRPr="00431701" w:rsidRDefault="00C92576" w:rsidP="007C3C66">
      <w:pPr>
        <w:pStyle w:val="ListParagraph"/>
        <w:spacing w:after="0" w:line="240" w:lineRule="auto"/>
        <w:ind w:left="0"/>
        <w:rPr>
          <w:rFonts w:ascii="Gill Sans MT" w:hAnsi="Gill Sans MT"/>
          <w:i/>
          <w:color w:val="000000" w:themeColor="text1"/>
        </w:rPr>
      </w:pPr>
      <w:r w:rsidRPr="00431701">
        <w:rPr>
          <w:rFonts w:ascii="Gill Sans MT" w:hAnsi="Gill Sans MT"/>
          <w:i/>
          <w:color w:val="000000" w:themeColor="text1"/>
        </w:rPr>
        <w:t xml:space="preserve">Date: </w:t>
      </w:r>
    </w:p>
    <w:p w14:paraId="54EF574C" w14:textId="7CF4D719" w:rsidR="00C92576" w:rsidRPr="00431701" w:rsidRDefault="00C92576" w:rsidP="007C3C66">
      <w:pPr>
        <w:pStyle w:val="ListParagraph"/>
        <w:spacing w:after="0" w:line="240" w:lineRule="auto"/>
        <w:ind w:left="0"/>
        <w:rPr>
          <w:rFonts w:ascii="Gill Sans MT" w:hAnsi="Gill Sans MT"/>
          <w:i/>
          <w:color w:val="000000" w:themeColor="text1"/>
        </w:rPr>
      </w:pPr>
      <w:r w:rsidRPr="00431701">
        <w:rPr>
          <w:rFonts w:ascii="Gill Sans MT" w:hAnsi="Gill Sans MT"/>
          <w:i/>
          <w:color w:val="000000" w:themeColor="text1"/>
        </w:rPr>
        <w:t xml:space="preserve">Chiefdom: </w:t>
      </w:r>
    </w:p>
    <w:p w14:paraId="693D8857" w14:textId="1ECDB6ED" w:rsidR="00C92576" w:rsidRPr="00431701" w:rsidRDefault="00C92576" w:rsidP="007C3C66">
      <w:pPr>
        <w:pStyle w:val="ListParagraph"/>
        <w:spacing w:after="0" w:line="240" w:lineRule="auto"/>
        <w:ind w:left="0"/>
        <w:rPr>
          <w:rFonts w:ascii="Gill Sans MT" w:hAnsi="Gill Sans MT"/>
          <w:i/>
          <w:color w:val="000000" w:themeColor="text1"/>
        </w:rPr>
      </w:pPr>
      <w:r w:rsidRPr="00431701">
        <w:rPr>
          <w:rFonts w:ascii="Gill Sans MT" w:hAnsi="Gill Sans MT"/>
          <w:i/>
          <w:color w:val="000000" w:themeColor="text1"/>
        </w:rPr>
        <w:t xml:space="preserve">Village: </w:t>
      </w:r>
    </w:p>
    <w:p w14:paraId="3B21089B" w14:textId="7D53FD7E" w:rsidR="009842FE" w:rsidRPr="00431701" w:rsidRDefault="009842FE" w:rsidP="007C3C66">
      <w:pPr>
        <w:pStyle w:val="ListParagraph"/>
        <w:spacing w:after="0" w:line="240" w:lineRule="auto"/>
        <w:ind w:left="0"/>
        <w:rPr>
          <w:rFonts w:ascii="Gill Sans MT" w:hAnsi="Gill Sans MT"/>
          <w:i/>
          <w:color w:val="000000" w:themeColor="text1"/>
        </w:rPr>
      </w:pPr>
      <w:r w:rsidRPr="00431701">
        <w:rPr>
          <w:rFonts w:ascii="Gill Sans MT" w:hAnsi="Gill Sans MT"/>
          <w:i/>
          <w:color w:val="000000" w:themeColor="text1"/>
        </w:rPr>
        <w:t xml:space="preserve">Position: </w:t>
      </w:r>
    </w:p>
    <w:p w14:paraId="1A30CD27" w14:textId="5D3B06BE" w:rsidR="009842FE" w:rsidRPr="00431701" w:rsidRDefault="009842FE" w:rsidP="007C3C66">
      <w:pPr>
        <w:pStyle w:val="ListParagraph"/>
        <w:spacing w:after="0" w:line="240" w:lineRule="auto"/>
        <w:ind w:left="0"/>
        <w:rPr>
          <w:rFonts w:ascii="Gill Sans MT" w:hAnsi="Gill Sans MT"/>
          <w:i/>
          <w:color w:val="000000" w:themeColor="text1"/>
        </w:rPr>
      </w:pPr>
      <w:r w:rsidRPr="00431701">
        <w:rPr>
          <w:rFonts w:ascii="Gill Sans MT" w:hAnsi="Gill Sans MT"/>
          <w:i/>
          <w:color w:val="000000" w:themeColor="text1"/>
        </w:rPr>
        <w:t xml:space="preserve">Gender: </w:t>
      </w:r>
    </w:p>
    <w:p w14:paraId="3C7E7BFE" w14:textId="5B67985D" w:rsidR="009842FE" w:rsidRPr="00431701" w:rsidRDefault="009842FE" w:rsidP="007C3C66">
      <w:pPr>
        <w:pStyle w:val="ListParagraph"/>
        <w:spacing w:after="0" w:line="240" w:lineRule="auto"/>
        <w:ind w:left="0"/>
        <w:rPr>
          <w:rFonts w:ascii="Gill Sans MT" w:hAnsi="Gill Sans MT"/>
          <w:i/>
          <w:color w:val="000000" w:themeColor="text1"/>
        </w:rPr>
      </w:pPr>
      <w:r w:rsidRPr="00431701">
        <w:rPr>
          <w:rFonts w:ascii="Gill Sans MT" w:hAnsi="Gill Sans MT"/>
          <w:i/>
          <w:color w:val="000000" w:themeColor="text1"/>
        </w:rPr>
        <w:t xml:space="preserve">Age: </w:t>
      </w:r>
    </w:p>
    <w:p w14:paraId="5683F152" w14:textId="77777777" w:rsidR="00C92576" w:rsidRPr="00431701" w:rsidRDefault="00C92576" w:rsidP="007C3C66">
      <w:pPr>
        <w:pStyle w:val="ListParagraph"/>
        <w:spacing w:after="0" w:line="240" w:lineRule="auto"/>
        <w:ind w:left="0"/>
        <w:rPr>
          <w:rFonts w:ascii="Gill Sans MT" w:hAnsi="Gill Sans MT"/>
          <w:i/>
          <w:color w:val="000000" w:themeColor="text1"/>
        </w:rPr>
      </w:pPr>
    </w:p>
    <w:p w14:paraId="25ACD143" w14:textId="77777777" w:rsidR="007C3C66" w:rsidRPr="00431701" w:rsidRDefault="007C3C66" w:rsidP="007C3C66">
      <w:pPr>
        <w:pStyle w:val="ListParagraph"/>
        <w:spacing w:after="0" w:line="240" w:lineRule="auto"/>
        <w:ind w:left="0"/>
        <w:rPr>
          <w:rFonts w:ascii="Gill Sans MT" w:hAnsi="Gill Sans MT"/>
          <w:b/>
          <w:color w:val="000000" w:themeColor="text1"/>
        </w:rPr>
      </w:pPr>
    </w:p>
    <w:p w14:paraId="3DAB0650" w14:textId="52CB900A" w:rsidR="00536BBF" w:rsidRPr="00431701" w:rsidRDefault="00296D0E" w:rsidP="007C3C66">
      <w:pPr>
        <w:pStyle w:val="ListParagraph"/>
        <w:spacing w:after="0" w:line="240" w:lineRule="auto"/>
        <w:ind w:left="0"/>
        <w:rPr>
          <w:rFonts w:ascii="Gill Sans MT" w:hAnsi="Gill Sans MT"/>
          <w:b/>
          <w:color w:val="000000" w:themeColor="text1"/>
        </w:rPr>
      </w:pPr>
      <w:r w:rsidRPr="00431701">
        <w:rPr>
          <w:rFonts w:ascii="Gill Sans MT" w:hAnsi="Gill Sans MT"/>
          <w:b/>
          <w:color w:val="000000" w:themeColor="text1"/>
        </w:rPr>
        <w:t>FOREST ACCES</w:t>
      </w:r>
      <w:r w:rsidR="00DD26A1" w:rsidRPr="00431701">
        <w:rPr>
          <w:rFonts w:ascii="Gill Sans MT" w:hAnsi="Gill Sans MT"/>
          <w:b/>
          <w:color w:val="000000" w:themeColor="text1"/>
        </w:rPr>
        <w:t>S</w:t>
      </w:r>
      <w:r w:rsidRPr="00431701">
        <w:rPr>
          <w:rFonts w:ascii="Gill Sans MT" w:hAnsi="Gill Sans MT"/>
          <w:b/>
          <w:color w:val="000000" w:themeColor="text1"/>
        </w:rPr>
        <w:t xml:space="preserve"> </w:t>
      </w:r>
    </w:p>
    <w:p w14:paraId="651DF038" w14:textId="7D830E19" w:rsidR="00536BBF" w:rsidRPr="00431701" w:rsidRDefault="00536BBF" w:rsidP="007C3C66">
      <w:pPr>
        <w:rPr>
          <w:rFonts w:ascii="Gill Sans MT" w:hAnsi="Gill Sans MT"/>
          <w:color w:val="000000" w:themeColor="text1"/>
          <w:sz w:val="22"/>
          <w:szCs w:val="22"/>
        </w:rPr>
      </w:pPr>
    </w:p>
    <w:p w14:paraId="2C9AB97E" w14:textId="42AA7B0C" w:rsidR="00536BBF" w:rsidRPr="00431701" w:rsidRDefault="00536BBF" w:rsidP="007C3C66">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Now I would like to ask you some questions about </w:t>
      </w:r>
      <w:r w:rsidR="00FA2C2D" w:rsidRPr="00431701">
        <w:rPr>
          <w:rFonts w:ascii="Gill Sans MT" w:hAnsi="Gill Sans MT"/>
          <w:color w:val="000000" w:themeColor="text1"/>
          <w:sz w:val="22"/>
          <w:szCs w:val="22"/>
        </w:rPr>
        <w:t xml:space="preserve">each of </w:t>
      </w:r>
      <w:r w:rsidRPr="00431701">
        <w:rPr>
          <w:rFonts w:ascii="Gill Sans MT" w:hAnsi="Gill Sans MT"/>
          <w:color w:val="000000" w:themeColor="text1"/>
          <w:sz w:val="22"/>
          <w:szCs w:val="22"/>
        </w:rPr>
        <w:t>the forest/wooded area</w:t>
      </w:r>
      <w:r w:rsidR="00FA2C2D" w:rsidRPr="00431701">
        <w:rPr>
          <w:rFonts w:ascii="Gill Sans MT" w:hAnsi="Gill Sans MT"/>
          <w:color w:val="000000" w:themeColor="text1"/>
          <w:sz w:val="22"/>
          <w:szCs w:val="22"/>
        </w:rPr>
        <w:t>s</w:t>
      </w:r>
      <w:r w:rsidRPr="00431701">
        <w:rPr>
          <w:rFonts w:ascii="Gill Sans MT" w:hAnsi="Gill Sans MT"/>
          <w:color w:val="000000" w:themeColor="text1"/>
          <w:sz w:val="22"/>
          <w:szCs w:val="22"/>
        </w:rPr>
        <w:t xml:space="preserve"> that you</w:t>
      </w:r>
      <w:r w:rsidR="00681538" w:rsidRPr="00431701">
        <w:rPr>
          <w:rFonts w:ascii="Gill Sans MT" w:hAnsi="Gill Sans MT"/>
          <w:color w:val="000000" w:themeColor="text1"/>
          <w:sz w:val="22"/>
          <w:szCs w:val="22"/>
        </w:rPr>
        <w:t>r community accesses for harvesting or collecting wood and/or non-wood forest products. Let’s start with the largest forest</w:t>
      </w:r>
      <w:r w:rsidRPr="00431701">
        <w:rPr>
          <w:rFonts w:ascii="Gill Sans MT" w:hAnsi="Gill Sans MT"/>
          <w:color w:val="000000" w:themeColor="text1"/>
          <w:sz w:val="22"/>
          <w:szCs w:val="22"/>
        </w:rPr>
        <w:t>.</w:t>
      </w:r>
    </w:p>
    <w:p w14:paraId="6AF02CD7" w14:textId="77777777" w:rsidR="005F6D4B" w:rsidRPr="00431701" w:rsidRDefault="005F6D4B" w:rsidP="007C3C66">
      <w:pPr>
        <w:pStyle w:val="ListParagraph"/>
        <w:spacing w:after="0" w:line="240" w:lineRule="auto"/>
        <w:ind w:left="0"/>
        <w:rPr>
          <w:rFonts w:ascii="Gill Sans MT" w:hAnsi="Gill Sans MT"/>
          <w:color w:val="000000" w:themeColor="text1"/>
        </w:rPr>
      </w:pPr>
    </w:p>
    <w:tbl>
      <w:tblPr>
        <w:tblStyle w:val="TableGrid"/>
        <w:tblW w:w="11988" w:type="dxa"/>
        <w:tblLayout w:type="fixed"/>
        <w:tblLook w:val="04A0" w:firstRow="1" w:lastRow="0" w:firstColumn="1" w:lastColumn="0" w:noHBand="0" w:noVBand="1"/>
      </w:tblPr>
      <w:tblGrid>
        <w:gridCol w:w="1193"/>
        <w:gridCol w:w="1795"/>
        <w:gridCol w:w="990"/>
        <w:gridCol w:w="630"/>
        <w:gridCol w:w="2340"/>
        <w:gridCol w:w="2250"/>
        <w:gridCol w:w="1080"/>
        <w:gridCol w:w="1710"/>
      </w:tblGrid>
      <w:tr w:rsidR="008C5112" w:rsidRPr="00431701" w14:paraId="2066B57F" w14:textId="14684F7A" w:rsidTr="00015DCC">
        <w:trPr>
          <w:trHeight w:val="1134"/>
        </w:trPr>
        <w:tc>
          <w:tcPr>
            <w:tcW w:w="1193" w:type="dxa"/>
            <w:vMerge w:val="restart"/>
          </w:tcPr>
          <w:p w14:paraId="39BF182A" w14:textId="3034E12E" w:rsidR="008C5112" w:rsidRPr="00431701" w:rsidRDefault="008C5112" w:rsidP="007C3C66">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Name of area</w:t>
            </w:r>
          </w:p>
        </w:tc>
        <w:tc>
          <w:tcPr>
            <w:tcW w:w="1795" w:type="dxa"/>
            <w:vMerge w:val="restart"/>
          </w:tcPr>
          <w:p w14:paraId="21731EE2" w14:textId="77777777" w:rsidR="008C5112" w:rsidRPr="00431701" w:rsidRDefault="008C5112" w:rsidP="005F0086">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Status</w:t>
            </w:r>
          </w:p>
          <w:p w14:paraId="455BC649" w14:textId="77777777" w:rsidR="008C5112" w:rsidRPr="00431701" w:rsidRDefault="008C5112" w:rsidP="005F0086">
            <w:pPr>
              <w:pStyle w:val="ListParagraph"/>
              <w:spacing w:after="0" w:line="240" w:lineRule="auto"/>
              <w:ind w:left="0"/>
              <w:rPr>
                <w:rFonts w:ascii="Gill Sans MT" w:hAnsi="Gill Sans MT"/>
                <w:color w:val="000000" w:themeColor="text1"/>
              </w:rPr>
            </w:pPr>
            <w:proofErr w:type="gramStart"/>
            <w:r w:rsidRPr="00431701">
              <w:rPr>
                <w:rFonts w:ascii="Gill Sans MT" w:hAnsi="Gill Sans MT"/>
                <w:color w:val="000000" w:themeColor="text1"/>
              </w:rPr>
              <w:t>or</w:t>
            </w:r>
            <w:proofErr w:type="gramEnd"/>
            <w:r w:rsidRPr="00431701">
              <w:rPr>
                <w:rFonts w:ascii="Gill Sans MT" w:hAnsi="Gill Sans MT"/>
                <w:color w:val="000000" w:themeColor="text1"/>
              </w:rPr>
              <w:t xml:space="preserve"> designation of the forest</w:t>
            </w:r>
          </w:p>
          <w:p w14:paraId="6CD2C0AC" w14:textId="77777777" w:rsidR="00015DCC" w:rsidRPr="00431701" w:rsidRDefault="00015DCC" w:rsidP="005F0086">
            <w:pPr>
              <w:pStyle w:val="ListParagraph"/>
              <w:spacing w:after="0" w:line="240" w:lineRule="auto"/>
              <w:ind w:left="0"/>
              <w:rPr>
                <w:rFonts w:ascii="Gill Sans MT" w:hAnsi="Gill Sans MT"/>
                <w:color w:val="000000" w:themeColor="text1"/>
              </w:rPr>
            </w:pPr>
          </w:p>
          <w:p w14:paraId="5C4605E3" w14:textId="77777777" w:rsidR="00015DCC" w:rsidRPr="00431701" w:rsidRDefault="00015DCC" w:rsidP="005F0086">
            <w:pPr>
              <w:pStyle w:val="ListParagraph"/>
              <w:spacing w:after="0" w:line="240" w:lineRule="auto"/>
              <w:ind w:left="0"/>
              <w:rPr>
                <w:rFonts w:ascii="Gill Sans MT" w:hAnsi="Gill Sans MT"/>
              </w:rPr>
            </w:pPr>
            <w:r w:rsidRPr="00431701">
              <w:rPr>
                <w:rFonts w:ascii="Gill Sans MT" w:hAnsi="Gill Sans MT"/>
              </w:rPr>
              <w:t>1-Customary land</w:t>
            </w:r>
          </w:p>
          <w:p w14:paraId="60C155BA" w14:textId="77777777" w:rsidR="00015DCC" w:rsidRPr="00431701" w:rsidRDefault="00015DCC" w:rsidP="005F0086">
            <w:pPr>
              <w:pStyle w:val="ListParagraph"/>
              <w:spacing w:after="0" w:line="240" w:lineRule="auto"/>
              <w:ind w:left="0"/>
              <w:rPr>
                <w:rFonts w:ascii="Gill Sans MT" w:hAnsi="Gill Sans MT"/>
              </w:rPr>
            </w:pPr>
            <w:r w:rsidRPr="00431701">
              <w:rPr>
                <w:rFonts w:ascii="Gill Sans MT" w:hAnsi="Gill Sans MT"/>
              </w:rPr>
              <w:t>2-state land- protected areas</w:t>
            </w:r>
          </w:p>
          <w:p w14:paraId="58943F94" w14:textId="77777777" w:rsidR="00015DCC" w:rsidRPr="00431701" w:rsidRDefault="00015DCC" w:rsidP="005F0086">
            <w:pPr>
              <w:pStyle w:val="ListParagraph"/>
              <w:spacing w:after="0" w:line="240" w:lineRule="auto"/>
              <w:ind w:left="0"/>
              <w:rPr>
                <w:rFonts w:ascii="Gill Sans MT" w:hAnsi="Gill Sans MT"/>
              </w:rPr>
            </w:pPr>
            <w:r w:rsidRPr="00431701">
              <w:rPr>
                <w:rFonts w:ascii="Gill Sans MT" w:hAnsi="Gill Sans MT"/>
              </w:rPr>
              <w:t>3-state land-GMAs</w:t>
            </w:r>
          </w:p>
          <w:p w14:paraId="1A33D282" w14:textId="77777777" w:rsidR="00015DCC" w:rsidRPr="00431701" w:rsidRDefault="00015DCC" w:rsidP="00015DCC">
            <w:pPr>
              <w:pStyle w:val="ListParagraph"/>
              <w:spacing w:after="0" w:line="240" w:lineRule="auto"/>
              <w:ind w:left="0"/>
              <w:rPr>
                <w:rFonts w:ascii="Gill Sans MT" w:hAnsi="Gill Sans MT"/>
              </w:rPr>
            </w:pPr>
            <w:r w:rsidRPr="00431701">
              <w:rPr>
                <w:rFonts w:ascii="Gill Sans MT" w:hAnsi="Gill Sans MT"/>
              </w:rPr>
              <w:t xml:space="preserve">Other state </w:t>
            </w:r>
            <w:proofErr w:type="spellStart"/>
            <w:r w:rsidRPr="00431701">
              <w:rPr>
                <w:rFonts w:ascii="Gill Sans MT" w:hAnsi="Gill Sans MT"/>
              </w:rPr>
              <w:t>mand</w:t>
            </w:r>
            <w:proofErr w:type="spellEnd"/>
          </w:p>
          <w:p w14:paraId="511F945A" w14:textId="77777777" w:rsidR="00015DCC" w:rsidRPr="00431701" w:rsidRDefault="00015DCC" w:rsidP="00015DCC">
            <w:pPr>
              <w:pStyle w:val="ListParagraph"/>
              <w:spacing w:after="0" w:line="240" w:lineRule="auto"/>
              <w:ind w:left="0"/>
              <w:rPr>
                <w:rFonts w:ascii="Gill Sans MT" w:hAnsi="Gill Sans MT"/>
              </w:rPr>
            </w:pPr>
            <w:r w:rsidRPr="00431701">
              <w:rPr>
                <w:rFonts w:ascii="Gill Sans MT" w:hAnsi="Gill Sans MT"/>
              </w:rPr>
              <w:t>97- Other</w:t>
            </w:r>
          </w:p>
          <w:p w14:paraId="63505411" w14:textId="74B4DFFD" w:rsidR="00015DCC" w:rsidRPr="00431701" w:rsidRDefault="00015DCC" w:rsidP="00015DCC">
            <w:pPr>
              <w:pStyle w:val="ListParagraph"/>
              <w:spacing w:after="0" w:line="240" w:lineRule="auto"/>
              <w:ind w:left="0"/>
              <w:rPr>
                <w:rFonts w:ascii="Gill Sans MT" w:hAnsi="Gill Sans MT"/>
                <w:color w:val="000000" w:themeColor="text1"/>
              </w:rPr>
            </w:pPr>
            <w:r w:rsidRPr="00431701">
              <w:rPr>
                <w:rFonts w:ascii="Gill Sans MT" w:hAnsi="Gill Sans MT"/>
              </w:rPr>
              <w:t>888-Don’t know</w:t>
            </w:r>
          </w:p>
        </w:tc>
        <w:tc>
          <w:tcPr>
            <w:tcW w:w="1620" w:type="dxa"/>
            <w:gridSpan w:val="2"/>
          </w:tcPr>
          <w:p w14:paraId="730EDD3E" w14:textId="3A4E278E" w:rsidR="008C5112" w:rsidRPr="00431701" w:rsidRDefault="008C5112" w:rsidP="007C3C66">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 xml:space="preserve">Distance to the forest/wooded area edge from the community? </w:t>
            </w:r>
          </w:p>
        </w:tc>
        <w:tc>
          <w:tcPr>
            <w:tcW w:w="2340" w:type="dxa"/>
            <w:vMerge w:val="restart"/>
          </w:tcPr>
          <w:p w14:paraId="1C0C98A9" w14:textId="7054C444" w:rsidR="008C5112" w:rsidRPr="00431701" w:rsidRDefault="008C5112" w:rsidP="007C3C66">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Do members of your community need a permit to collect wood or non-wood forest products from this source?</w:t>
            </w:r>
          </w:p>
          <w:p w14:paraId="23D34E31" w14:textId="77777777" w:rsidR="008C5112" w:rsidRPr="00431701" w:rsidRDefault="008C5112" w:rsidP="007C3C66">
            <w:pPr>
              <w:rPr>
                <w:rFonts w:ascii="Gill Sans MT" w:hAnsi="Gill Sans MT"/>
                <w:color w:val="000000" w:themeColor="text1"/>
                <w:sz w:val="22"/>
                <w:szCs w:val="22"/>
              </w:rPr>
            </w:pPr>
            <w:r w:rsidRPr="00431701">
              <w:rPr>
                <w:rFonts w:ascii="Gill Sans MT" w:hAnsi="Gill Sans MT"/>
                <w:color w:val="000000" w:themeColor="text1"/>
                <w:sz w:val="22"/>
                <w:szCs w:val="22"/>
              </w:rPr>
              <w:t>1= No</w:t>
            </w:r>
          </w:p>
          <w:p w14:paraId="7C6B7A13" w14:textId="77777777" w:rsidR="008C5112" w:rsidRPr="00431701" w:rsidRDefault="008C5112" w:rsidP="007C3C66">
            <w:pPr>
              <w:rPr>
                <w:rFonts w:ascii="Gill Sans MT" w:hAnsi="Gill Sans MT"/>
                <w:color w:val="000000" w:themeColor="text1"/>
                <w:sz w:val="22"/>
                <w:szCs w:val="22"/>
              </w:rPr>
            </w:pPr>
            <w:r w:rsidRPr="00431701">
              <w:rPr>
                <w:rFonts w:ascii="Gill Sans MT" w:hAnsi="Gill Sans MT"/>
                <w:color w:val="000000" w:themeColor="text1"/>
                <w:sz w:val="22"/>
                <w:szCs w:val="22"/>
              </w:rPr>
              <w:t>2=Yes</w:t>
            </w:r>
          </w:p>
          <w:p w14:paraId="423727A8" w14:textId="77777777" w:rsidR="008C5112" w:rsidRPr="00431701" w:rsidRDefault="008C5112" w:rsidP="007C3C66">
            <w:pPr>
              <w:rPr>
                <w:rFonts w:ascii="Gill Sans MT" w:hAnsi="Gill Sans MT"/>
                <w:color w:val="000000" w:themeColor="text1"/>
                <w:sz w:val="22"/>
                <w:szCs w:val="22"/>
              </w:rPr>
            </w:pPr>
            <w:r w:rsidRPr="00431701">
              <w:rPr>
                <w:rFonts w:ascii="Gill Sans MT" w:hAnsi="Gill Sans MT"/>
                <w:color w:val="000000" w:themeColor="text1"/>
                <w:sz w:val="22"/>
                <w:szCs w:val="22"/>
              </w:rPr>
              <w:t>888=Don’t know</w:t>
            </w:r>
          </w:p>
          <w:p w14:paraId="1C4A997F" w14:textId="58F94281" w:rsidR="008C5112" w:rsidRPr="00431701" w:rsidRDefault="008C5112" w:rsidP="007C3C66">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999=Preferred not to answer</w:t>
            </w:r>
          </w:p>
        </w:tc>
        <w:tc>
          <w:tcPr>
            <w:tcW w:w="2250" w:type="dxa"/>
          </w:tcPr>
          <w:p w14:paraId="2D736426" w14:textId="77777777" w:rsidR="008C5112" w:rsidRPr="00431701" w:rsidRDefault="008C5112" w:rsidP="008C5112">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Please describe the permitting process for this forest</w:t>
            </w:r>
          </w:p>
          <w:p w14:paraId="1D33B471" w14:textId="77777777" w:rsidR="008C5112" w:rsidRPr="00431701" w:rsidRDefault="008C5112" w:rsidP="008C5112">
            <w:pPr>
              <w:pStyle w:val="ListParagraph"/>
              <w:spacing w:after="0" w:line="240" w:lineRule="auto"/>
              <w:ind w:left="0"/>
              <w:rPr>
                <w:rFonts w:ascii="Gill Sans MT" w:hAnsi="Gill Sans MT"/>
                <w:color w:val="000000" w:themeColor="text1"/>
              </w:rPr>
            </w:pPr>
          </w:p>
          <w:p w14:paraId="2FF52BEE" w14:textId="77777777" w:rsidR="008C5112" w:rsidRPr="00431701" w:rsidRDefault="008C5112" w:rsidP="007C3C66">
            <w:pPr>
              <w:pStyle w:val="ListParagraph"/>
              <w:spacing w:after="0" w:line="240" w:lineRule="auto"/>
              <w:ind w:left="0"/>
              <w:rPr>
                <w:rFonts w:ascii="Gill Sans MT" w:hAnsi="Gill Sans MT"/>
                <w:color w:val="000000" w:themeColor="text1"/>
              </w:rPr>
            </w:pPr>
          </w:p>
        </w:tc>
        <w:tc>
          <w:tcPr>
            <w:tcW w:w="1080" w:type="dxa"/>
            <w:vMerge w:val="restart"/>
          </w:tcPr>
          <w:p w14:paraId="4477D704" w14:textId="7A930045" w:rsidR="008C5112" w:rsidRPr="00431701" w:rsidRDefault="008C5112" w:rsidP="007C3C66">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 xml:space="preserve">What is the cost of the permit? </w:t>
            </w:r>
          </w:p>
          <w:p w14:paraId="74EF6E48" w14:textId="03F06E7D" w:rsidR="008C5112" w:rsidRPr="00431701" w:rsidRDefault="008C5112" w:rsidP="007C3C66">
            <w:pPr>
              <w:pStyle w:val="ListParagraph"/>
              <w:spacing w:after="0" w:line="240" w:lineRule="auto"/>
              <w:ind w:left="0"/>
              <w:rPr>
                <w:rFonts w:ascii="Gill Sans MT" w:hAnsi="Gill Sans MT"/>
                <w:color w:val="000000" w:themeColor="text1"/>
              </w:rPr>
            </w:pPr>
          </w:p>
        </w:tc>
        <w:tc>
          <w:tcPr>
            <w:tcW w:w="1710" w:type="dxa"/>
            <w:vMerge w:val="restart"/>
          </w:tcPr>
          <w:p w14:paraId="5A325B86" w14:textId="199876C7" w:rsidR="008C5112" w:rsidRPr="00431701" w:rsidRDefault="008C5112" w:rsidP="007C3C66">
            <w:pPr>
              <w:contextualSpacing/>
              <w:rPr>
                <w:rFonts w:ascii="Gill Sans MT" w:hAnsi="Gill Sans MT"/>
                <w:color w:val="000000" w:themeColor="text1"/>
                <w:sz w:val="22"/>
                <w:szCs w:val="22"/>
              </w:rPr>
            </w:pPr>
            <w:r w:rsidRPr="00431701">
              <w:rPr>
                <w:rFonts w:ascii="Gill Sans MT" w:hAnsi="Gill Sans MT"/>
                <w:color w:val="000000" w:themeColor="text1"/>
                <w:sz w:val="22"/>
                <w:szCs w:val="22"/>
              </w:rPr>
              <w:t>In your opinion, is the permitting process clear and transparent?</w:t>
            </w:r>
          </w:p>
          <w:p w14:paraId="1F3FE077" w14:textId="747E4462" w:rsidR="008C5112" w:rsidRPr="00431701" w:rsidRDefault="008C5112"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1= No</w:t>
            </w:r>
          </w:p>
          <w:p w14:paraId="7092FDD5" w14:textId="77777777" w:rsidR="008C5112" w:rsidRPr="00431701" w:rsidRDefault="008C5112"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2=Yes</w:t>
            </w:r>
          </w:p>
          <w:p w14:paraId="5220D4F4" w14:textId="77777777" w:rsidR="008C5112" w:rsidRPr="00431701" w:rsidRDefault="008C5112"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888=Don’t know</w:t>
            </w:r>
          </w:p>
          <w:p w14:paraId="55A0AE80" w14:textId="50968927" w:rsidR="008C5112" w:rsidRPr="00431701" w:rsidRDefault="008C5112" w:rsidP="007C3C66">
            <w:pPr>
              <w:pStyle w:val="ListParagraph"/>
              <w:spacing w:after="0" w:line="240" w:lineRule="auto"/>
              <w:ind w:left="0"/>
              <w:rPr>
                <w:rFonts w:ascii="Gill Sans MT" w:hAnsi="Gill Sans MT"/>
                <w:color w:val="000000" w:themeColor="text1"/>
              </w:rPr>
            </w:pPr>
            <w:r w:rsidRPr="00431701">
              <w:rPr>
                <w:rFonts w:ascii="Gill Sans MT" w:eastAsia="Calibri" w:hAnsi="Gill Sans MT" w:cs="Times New Roman"/>
              </w:rPr>
              <w:t>999=Preferred not to answer</w:t>
            </w:r>
          </w:p>
        </w:tc>
      </w:tr>
      <w:tr w:rsidR="00015DCC" w:rsidRPr="00431701" w14:paraId="2A66BCEB" w14:textId="77777777" w:rsidTr="00015DCC">
        <w:trPr>
          <w:trHeight w:val="1134"/>
        </w:trPr>
        <w:tc>
          <w:tcPr>
            <w:tcW w:w="1193" w:type="dxa"/>
            <w:vMerge/>
          </w:tcPr>
          <w:p w14:paraId="7B9A9AA9" w14:textId="438B1357" w:rsidR="008C5112" w:rsidRPr="00431701" w:rsidRDefault="008C5112" w:rsidP="007C3C66">
            <w:pPr>
              <w:pStyle w:val="ListParagraph"/>
              <w:spacing w:after="0" w:line="240" w:lineRule="auto"/>
              <w:ind w:left="0"/>
              <w:rPr>
                <w:rFonts w:ascii="Gill Sans MT" w:hAnsi="Gill Sans MT"/>
                <w:color w:val="000000" w:themeColor="text1"/>
              </w:rPr>
            </w:pPr>
          </w:p>
        </w:tc>
        <w:tc>
          <w:tcPr>
            <w:tcW w:w="1795" w:type="dxa"/>
            <w:vMerge/>
          </w:tcPr>
          <w:p w14:paraId="67FEF01B" w14:textId="77777777" w:rsidR="008C5112" w:rsidRPr="00431701" w:rsidRDefault="008C5112" w:rsidP="007C3C66">
            <w:pPr>
              <w:pStyle w:val="ListParagraph"/>
              <w:spacing w:after="0" w:line="240" w:lineRule="auto"/>
              <w:ind w:left="0"/>
              <w:rPr>
                <w:rFonts w:ascii="Gill Sans MT" w:hAnsi="Gill Sans MT"/>
                <w:color w:val="000000" w:themeColor="text1"/>
              </w:rPr>
            </w:pPr>
          </w:p>
        </w:tc>
        <w:tc>
          <w:tcPr>
            <w:tcW w:w="990" w:type="dxa"/>
          </w:tcPr>
          <w:p w14:paraId="541F012D" w14:textId="0BAF87F1" w:rsidR="008C5112" w:rsidRPr="00431701" w:rsidRDefault="008C5112" w:rsidP="007C3C66">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w:t>
            </w:r>
            <w:proofErr w:type="gramStart"/>
            <w:r w:rsidRPr="00431701">
              <w:rPr>
                <w:rFonts w:ascii="Gill Sans MT" w:hAnsi="Gill Sans MT"/>
                <w:color w:val="000000" w:themeColor="text1"/>
              </w:rPr>
              <w:t>time</w:t>
            </w:r>
            <w:proofErr w:type="gramEnd"/>
            <w:r w:rsidRPr="00431701">
              <w:rPr>
                <w:rFonts w:ascii="Gill Sans MT" w:hAnsi="Gill Sans MT"/>
                <w:color w:val="000000" w:themeColor="text1"/>
              </w:rPr>
              <w:t>)</w:t>
            </w:r>
          </w:p>
        </w:tc>
        <w:tc>
          <w:tcPr>
            <w:tcW w:w="630" w:type="dxa"/>
          </w:tcPr>
          <w:p w14:paraId="752C44D8" w14:textId="0861296A" w:rsidR="008C5112" w:rsidRPr="00431701" w:rsidRDefault="008C5112" w:rsidP="007C3C66">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(Km)</w:t>
            </w:r>
          </w:p>
        </w:tc>
        <w:tc>
          <w:tcPr>
            <w:tcW w:w="2340" w:type="dxa"/>
            <w:vMerge/>
          </w:tcPr>
          <w:p w14:paraId="0CD34753" w14:textId="77777777" w:rsidR="008C5112" w:rsidRPr="00431701" w:rsidRDefault="008C5112" w:rsidP="007C3C66">
            <w:pPr>
              <w:pStyle w:val="ListParagraph"/>
              <w:spacing w:after="0" w:line="240" w:lineRule="auto"/>
              <w:ind w:left="0"/>
              <w:rPr>
                <w:rFonts w:ascii="Gill Sans MT" w:hAnsi="Gill Sans MT"/>
                <w:color w:val="000000" w:themeColor="text1"/>
              </w:rPr>
            </w:pPr>
          </w:p>
        </w:tc>
        <w:tc>
          <w:tcPr>
            <w:tcW w:w="2250" w:type="dxa"/>
          </w:tcPr>
          <w:p w14:paraId="639E1330" w14:textId="05EE3F65" w:rsidR="008C5112" w:rsidRPr="00431701" w:rsidRDefault="008C5112" w:rsidP="008C5112">
            <w:pPr>
              <w:pStyle w:val="ListParagraph"/>
              <w:numPr>
                <w:ilvl w:val="0"/>
                <w:numId w:val="8"/>
              </w:numPr>
              <w:spacing w:after="0" w:line="240" w:lineRule="auto"/>
              <w:rPr>
                <w:rFonts w:ascii="Gill Sans MT" w:hAnsi="Gill Sans MT"/>
                <w:color w:val="000000" w:themeColor="text1"/>
              </w:rPr>
            </w:pPr>
            <w:r w:rsidRPr="00431701">
              <w:rPr>
                <w:rFonts w:ascii="Gill Sans MT" w:hAnsi="Gill Sans MT"/>
                <w:color w:val="000000" w:themeColor="text1"/>
              </w:rPr>
              <w:t xml:space="preserve">What products can be harvested? </w:t>
            </w:r>
          </w:p>
          <w:p w14:paraId="6A85CA0D" w14:textId="6188487B" w:rsidR="008C5112" w:rsidRPr="00431701" w:rsidRDefault="008C5112" w:rsidP="008C5112">
            <w:pPr>
              <w:pStyle w:val="ListParagraph"/>
              <w:numPr>
                <w:ilvl w:val="0"/>
                <w:numId w:val="8"/>
              </w:numPr>
              <w:spacing w:after="0" w:line="240" w:lineRule="auto"/>
              <w:rPr>
                <w:rFonts w:ascii="Gill Sans MT" w:hAnsi="Gill Sans MT"/>
                <w:color w:val="000000" w:themeColor="text1"/>
              </w:rPr>
            </w:pPr>
            <w:r w:rsidRPr="00431701">
              <w:rPr>
                <w:rFonts w:ascii="Gill Sans MT" w:hAnsi="Gill Sans MT"/>
                <w:color w:val="000000" w:themeColor="text1"/>
              </w:rPr>
              <w:t xml:space="preserve">How much of each product can be harvested? </w:t>
            </w:r>
          </w:p>
        </w:tc>
        <w:tc>
          <w:tcPr>
            <w:tcW w:w="1080" w:type="dxa"/>
            <w:vMerge/>
          </w:tcPr>
          <w:p w14:paraId="20640004" w14:textId="6BA315BC" w:rsidR="008C5112" w:rsidRPr="00431701" w:rsidRDefault="008C5112" w:rsidP="007C3C66">
            <w:pPr>
              <w:pStyle w:val="ListParagraph"/>
              <w:spacing w:after="0" w:line="240" w:lineRule="auto"/>
              <w:ind w:left="0"/>
              <w:rPr>
                <w:rFonts w:ascii="Gill Sans MT" w:hAnsi="Gill Sans MT"/>
                <w:color w:val="000000" w:themeColor="text1"/>
              </w:rPr>
            </w:pPr>
          </w:p>
        </w:tc>
        <w:tc>
          <w:tcPr>
            <w:tcW w:w="1710" w:type="dxa"/>
            <w:vMerge/>
          </w:tcPr>
          <w:p w14:paraId="37614A28" w14:textId="7B66CBA6" w:rsidR="008C5112" w:rsidRPr="00431701" w:rsidRDefault="008C5112" w:rsidP="007C3C66">
            <w:pPr>
              <w:contextualSpacing/>
              <w:rPr>
                <w:rFonts w:ascii="Gill Sans MT" w:hAnsi="Gill Sans MT"/>
                <w:color w:val="000000" w:themeColor="text1"/>
                <w:sz w:val="22"/>
                <w:szCs w:val="22"/>
              </w:rPr>
            </w:pPr>
          </w:p>
        </w:tc>
      </w:tr>
      <w:tr w:rsidR="00015DCC" w:rsidRPr="00431701" w14:paraId="6A5E949C" w14:textId="0AD8B7E7" w:rsidTr="00015DCC">
        <w:trPr>
          <w:trHeight w:val="239"/>
        </w:trPr>
        <w:tc>
          <w:tcPr>
            <w:tcW w:w="1193" w:type="dxa"/>
          </w:tcPr>
          <w:p w14:paraId="1F4D8DD9" w14:textId="425304DC" w:rsidR="008C5112" w:rsidRPr="00431701" w:rsidRDefault="008C5112" w:rsidP="007C3C66">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1</w:t>
            </w:r>
          </w:p>
        </w:tc>
        <w:tc>
          <w:tcPr>
            <w:tcW w:w="1795" w:type="dxa"/>
          </w:tcPr>
          <w:p w14:paraId="37AB7E84" w14:textId="77777777" w:rsidR="008C5112" w:rsidRPr="00431701" w:rsidRDefault="008C5112" w:rsidP="005F0086">
            <w:pPr>
              <w:pStyle w:val="ListParagraph"/>
              <w:spacing w:after="0" w:line="240" w:lineRule="auto"/>
              <w:ind w:left="0"/>
              <w:rPr>
                <w:rFonts w:ascii="Gill Sans MT" w:hAnsi="Gill Sans MT"/>
                <w:color w:val="000000" w:themeColor="text1"/>
              </w:rPr>
            </w:pPr>
          </w:p>
        </w:tc>
        <w:tc>
          <w:tcPr>
            <w:tcW w:w="990" w:type="dxa"/>
          </w:tcPr>
          <w:p w14:paraId="049713CC" w14:textId="3EA76A72" w:rsidR="008C5112" w:rsidRPr="00431701" w:rsidRDefault="008C5112" w:rsidP="007C3C66">
            <w:pPr>
              <w:pStyle w:val="ListParagraph"/>
              <w:spacing w:after="0" w:line="240" w:lineRule="auto"/>
              <w:ind w:left="0"/>
              <w:rPr>
                <w:rFonts w:ascii="Gill Sans MT" w:hAnsi="Gill Sans MT"/>
                <w:color w:val="000000" w:themeColor="text1"/>
              </w:rPr>
            </w:pPr>
          </w:p>
        </w:tc>
        <w:tc>
          <w:tcPr>
            <w:tcW w:w="630" w:type="dxa"/>
          </w:tcPr>
          <w:p w14:paraId="7D4786F5" w14:textId="4A5A485E" w:rsidR="008C5112" w:rsidRPr="00431701" w:rsidRDefault="008C5112" w:rsidP="007C3C66">
            <w:pPr>
              <w:pStyle w:val="ListParagraph"/>
              <w:spacing w:after="0" w:line="240" w:lineRule="auto"/>
              <w:ind w:left="0"/>
              <w:rPr>
                <w:rFonts w:ascii="Gill Sans MT" w:hAnsi="Gill Sans MT"/>
                <w:color w:val="000000" w:themeColor="text1"/>
              </w:rPr>
            </w:pPr>
          </w:p>
        </w:tc>
        <w:tc>
          <w:tcPr>
            <w:tcW w:w="2340" w:type="dxa"/>
          </w:tcPr>
          <w:p w14:paraId="3C116FFF" w14:textId="67D86032" w:rsidR="008C5112" w:rsidRPr="00431701" w:rsidRDefault="008C5112" w:rsidP="007C3C66">
            <w:pPr>
              <w:pStyle w:val="ListParagraph"/>
              <w:spacing w:after="0" w:line="240" w:lineRule="auto"/>
              <w:ind w:left="0"/>
              <w:rPr>
                <w:rFonts w:ascii="Gill Sans MT" w:hAnsi="Gill Sans MT"/>
                <w:color w:val="000000" w:themeColor="text1"/>
              </w:rPr>
            </w:pPr>
          </w:p>
        </w:tc>
        <w:tc>
          <w:tcPr>
            <w:tcW w:w="2250" w:type="dxa"/>
            <w:shd w:val="clear" w:color="auto" w:fill="D6E3BC" w:themeFill="accent3" w:themeFillTint="66"/>
          </w:tcPr>
          <w:p w14:paraId="43763F46" w14:textId="4CAEB6BE" w:rsidR="008C5112" w:rsidRPr="00431701" w:rsidRDefault="008C5112" w:rsidP="007C3C66">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TEXT</w:t>
            </w:r>
          </w:p>
        </w:tc>
        <w:tc>
          <w:tcPr>
            <w:tcW w:w="1080" w:type="dxa"/>
          </w:tcPr>
          <w:p w14:paraId="04026162" w14:textId="5AB205BD" w:rsidR="008C5112" w:rsidRPr="00431701" w:rsidRDefault="008C5112" w:rsidP="007C3C66">
            <w:pPr>
              <w:pStyle w:val="ListParagraph"/>
              <w:spacing w:after="0" w:line="240" w:lineRule="auto"/>
              <w:ind w:left="0"/>
              <w:rPr>
                <w:rFonts w:ascii="Gill Sans MT" w:hAnsi="Gill Sans MT"/>
                <w:color w:val="000000" w:themeColor="text1"/>
              </w:rPr>
            </w:pPr>
          </w:p>
        </w:tc>
        <w:tc>
          <w:tcPr>
            <w:tcW w:w="1710" w:type="dxa"/>
          </w:tcPr>
          <w:p w14:paraId="63AB2B5D" w14:textId="52CB5A94" w:rsidR="008C5112" w:rsidRPr="00431701" w:rsidRDefault="008C5112" w:rsidP="007C3C66">
            <w:pPr>
              <w:pStyle w:val="ListParagraph"/>
              <w:spacing w:after="0" w:line="240" w:lineRule="auto"/>
              <w:ind w:left="0"/>
              <w:rPr>
                <w:rFonts w:ascii="Gill Sans MT" w:hAnsi="Gill Sans MT"/>
                <w:color w:val="000000" w:themeColor="text1"/>
              </w:rPr>
            </w:pPr>
          </w:p>
        </w:tc>
      </w:tr>
      <w:tr w:rsidR="00015DCC" w:rsidRPr="00431701" w14:paraId="70FEDAD5" w14:textId="0CAF2637" w:rsidTr="00015DCC">
        <w:trPr>
          <w:trHeight w:val="239"/>
        </w:trPr>
        <w:tc>
          <w:tcPr>
            <w:tcW w:w="1193" w:type="dxa"/>
          </w:tcPr>
          <w:p w14:paraId="497824B9" w14:textId="28BB3033" w:rsidR="008C5112" w:rsidRPr="00431701" w:rsidRDefault="008C5112" w:rsidP="007C3C66">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2</w:t>
            </w:r>
          </w:p>
        </w:tc>
        <w:tc>
          <w:tcPr>
            <w:tcW w:w="1795" w:type="dxa"/>
          </w:tcPr>
          <w:p w14:paraId="23B3C2EF" w14:textId="77777777" w:rsidR="008C5112" w:rsidRPr="00431701" w:rsidRDefault="008C5112" w:rsidP="005F0086">
            <w:pPr>
              <w:pStyle w:val="ListParagraph"/>
              <w:spacing w:after="0" w:line="240" w:lineRule="auto"/>
              <w:ind w:left="0"/>
              <w:rPr>
                <w:rFonts w:ascii="Gill Sans MT" w:hAnsi="Gill Sans MT"/>
                <w:color w:val="000000" w:themeColor="text1"/>
              </w:rPr>
            </w:pPr>
          </w:p>
        </w:tc>
        <w:tc>
          <w:tcPr>
            <w:tcW w:w="990" w:type="dxa"/>
          </w:tcPr>
          <w:p w14:paraId="07F8E74F" w14:textId="5821CC9F" w:rsidR="008C5112" w:rsidRPr="00431701" w:rsidRDefault="008C5112" w:rsidP="007C3C66">
            <w:pPr>
              <w:pStyle w:val="ListParagraph"/>
              <w:spacing w:after="0" w:line="240" w:lineRule="auto"/>
              <w:ind w:left="0"/>
              <w:rPr>
                <w:rFonts w:ascii="Gill Sans MT" w:hAnsi="Gill Sans MT"/>
                <w:color w:val="000000" w:themeColor="text1"/>
              </w:rPr>
            </w:pPr>
          </w:p>
        </w:tc>
        <w:tc>
          <w:tcPr>
            <w:tcW w:w="630" w:type="dxa"/>
          </w:tcPr>
          <w:p w14:paraId="2125B74F" w14:textId="47725377" w:rsidR="008C5112" w:rsidRPr="00431701" w:rsidRDefault="008C5112" w:rsidP="007C3C66">
            <w:pPr>
              <w:pStyle w:val="ListParagraph"/>
              <w:spacing w:after="0" w:line="240" w:lineRule="auto"/>
              <w:ind w:left="0"/>
              <w:rPr>
                <w:rFonts w:ascii="Gill Sans MT" w:hAnsi="Gill Sans MT"/>
                <w:color w:val="000000" w:themeColor="text1"/>
              </w:rPr>
            </w:pPr>
          </w:p>
        </w:tc>
        <w:tc>
          <w:tcPr>
            <w:tcW w:w="2340" w:type="dxa"/>
          </w:tcPr>
          <w:p w14:paraId="3EF60CF8" w14:textId="640F8D4D" w:rsidR="008C5112" w:rsidRPr="00431701" w:rsidRDefault="008C5112" w:rsidP="007C3C66">
            <w:pPr>
              <w:pStyle w:val="ListParagraph"/>
              <w:spacing w:after="0" w:line="240" w:lineRule="auto"/>
              <w:ind w:left="0"/>
              <w:rPr>
                <w:rFonts w:ascii="Gill Sans MT" w:hAnsi="Gill Sans MT"/>
                <w:color w:val="000000" w:themeColor="text1"/>
              </w:rPr>
            </w:pPr>
          </w:p>
        </w:tc>
        <w:tc>
          <w:tcPr>
            <w:tcW w:w="2250" w:type="dxa"/>
            <w:shd w:val="clear" w:color="auto" w:fill="D6E3BC" w:themeFill="accent3" w:themeFillTint="66"/>
          </w:tcPr>
          <w:p w14:paraId="2FA5316E" w14:textId="65A58192" w:rsidR="008C5112" w:rsidRPr="00431701" w:rsidRDefault="008C5112" w:rsidP="007C3C66">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TEXT</w:t>
            </w:r>
          </w:p>
        </w:tc>
        <w:tc>
          <w:tcPr>
            <w:tcW w:w="1080" w:type="dxa"/>
          </w:tcPr>
          <w:p w14:paraId="005C5393" w14:textId="3509F969" w:rsidR="008C5112" w:rsidRPr="00431701" w:rsidRDefault="008C5112" w:rsidP="007C3C66">
            <w:pPr>
              <w:pStyle w:val="ListParagraph"/>
              <w:spacing w:after="0" w:line="240" w:lineRule="auto"/>
              <w:ind w:left="0"/>
              <w:rPr>
                <w:rFonts w:ascii="Gill Sans MT" w:hAnsi="Gill Sans MT"/>
                <w:color w:val="000000" w:themeColor="text1"/>
              </w:rPr>
            </w:pPr>
          </w:p>
        </w:tc>
        <w:tc>
          <w:tcPr>
            <w:tcW w:w="1710" w:type="dxa"/>
          </w:tcPr>
          <w:p w14:paraId="24F5FB7C" w14:textId="72E3A266" w:rsidR="008C5112" w:rsidRPr="00431701" w:rsidRDefault="008C5112" w:rsidP="007C3C66">
            <w:pPr>
              <w:pStyle w:val="ListParagraph"/>
              <w:spacing w:after="0" w:line="240" w:lineRule="auto"/>
              <w:ind w:left="0"/>
              <w:rPr>
                <w:rFonts w:ascii="Gill Sans MT" w:hAnsi="Gill Sans MT"/>
                <w:color w:val="000000" w:themeColor="text1"/>
              </w:rPr>
            </w:pPr>
          </w:p>
        </w:tc>
      </w:tr>
      <w:tr w:rsidR="00015DCC" w:rsidRPr="00431701" w14:paraId="1B5B46AA" w14:textId="2BDEFF81" w:rsidTr="00015DCC">
        <w:trPr>
          <w:trHeight w:val="68"/>
        </w:trPr>
        <w:tc>
          <w:tcPr>
            <w:tcW w:w="1193" w:type="dxa"/>
          </w:tcPr>
          <w:p w14:paraId="7B9CF8A2" w14:textId="2B3EAA42" w:rsidR="008C5112" w:rsidRPr="00431701" w:rsidRDefault="008C5112" w:rsidP="007C3C66">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3</w:t>
            </w:r>
          </w:p>
        </w:tc>
        <w:tc>
          <w:tcPr>
            <w:tcW w:w="1795" w:type="dxa"/>
          </w:tcPr>
          <w:p w14:paraId="66FA0A89" w14:textId="77777777" w:rsidR="008C5112" w:rsidRPr="00431701" w:rsidRDefault="008C5112" w:rsidP="005F0086">
            <w:pPr>
              <w:pStyle w:val="ListParagraph"/>
              <w:spacing w:after="0" w:line="240" w:lineRule="auto"/>
              <w:ind w:left="0"/>
              <w:rPr>
                <w:rFonts w:ascii="Gill Sans MT" w:hAnsi="Gill Sans MT"/>
                <w:color w:val="000000" w:themeColor="text1"/>
              </w:rPr>
            </w:pPr>
          </w:p>
        </w:tc>
        <w:tc>
          <w:tcPr>
            <w:tcW w:w="990" w:type="dxa"/>
          </w:tcPr>
          <w:p w14:paraId="369FED9F" w14:textId="67F96DE6" w:rsidR="008C5112" w:rsidRPr="00431701" w:rsidRDefault="008C5112" w:rsidP="007C3C66">
            <w:pPr>
              <w:pStyle w:val="ListParagraph"/>
              <w:spacing w:after="0" w:line="240" w:lineRule="auto"/>
              <w:ind w:left="0"/>
              <w:rPr>
                <w:rFonts w:ascii="Gill Sans MT" w:hAnsi="Gill Sans MT"/>
                <w:color w:val="000000" w:themeColor="text1"/>
              </w:rPr>
            </w:pPr>
          </w:p>
        </w:tc>
        <w:tc>
          <w:tcPr>
            <w:tcW w:w="630" w:type="dxa"/>
          </w:tcPr>
          <w:p w14:paraId="4FFB6725" w14:textId="0854C1EA" w:rsidR="008C5112" w:rsidRPr="00431701" w:rsidRDefault="008C5112" w:rsidP="007C3C66">
            <w:pPr>
              <w:pStyle w:val="ListParagraph"/>
              <w:spacing w:after="0" w:line="240" w:lineRule="auto"/>
              <w:ind w:left="0"/>
              <w:rPr>
                <w:rFonts w:ascii="Gill Sans MT" w:hAnsi="Gill Sans MT"/>
                <w:color w:val="000000" w:themeColor="text1"/>
              </w:rPr>
            </w:pPr>
          </w:p>
        </w:tc>
        <w:tc>
          <w:tcPr>
            <w:tcW w:w="2340" w:type="dxa"/>
          </w:tcPr>
          <w:p w14:paraId="7AB0DFDD" w14:textId="533EC43F" w:rsidR="008C5112" w:rsidRPr="00431701" w:rsidRDefault="008C5112" w:rsidP="007C3C66">
            <w:pPr>
              <w:pStyle w:val="ListParagraph"/>
              <w:spacing w:after="0" w:line="240" w:lineRule="auto"/>
              <w:ind w:left="0"/>
              <w:rPr>
                <w:rFonts w:ascii="Gill Sans MT" w:hAnsi="Gill Sans MT"/>
                <w:color w:val="000000" w:themeColor="text1"/>
              </w:rPr>
            </w:pPr>
          </w:p>
        </w:tc>
        <w:tc>
          <w:tcPr>
            <w:tcW w:w="2250" w:type="dxa"/>
            <w:shd w:val="clear" w:color="auto" w:fill="D6E3BC" w:themeFill="accent3" w:themeFillTint="66"/>
          </w:tcPr>
          <w:p w14:paraId="3807D58C" w14:textId="1968A31F" w:rsidR="008C5112" w:rsidRPr="00431701" w:rsidRDefault="008C5112" w:rsidP="007C3C66">
            <w:pPr>
              <w:pStyle w:val="ListParagraph"/>
              <w:spacing w:after="0" w:line="240" w:lineRule="auto"/>
              <w:ind w:left="0"/>
              <w:rPr>
                <w:rFonts w:ascii="Gill Sans MT" w:hAnsi="Gill Sans MT"/>
                <w:color w:val="000000" w:themeColor="text1"/>
              </w:rPr>
            </w:pPr>
            <w:r w:rsidRPr="00431701">
              <w:rPr>
                <w:rFonts w:ascii="Gill Sans MT" w:hAnsi="Gill Sans MT"/>
                <w:color w:val="000000" w:themeColor="text1"/>
              </w:rPr>
              <w:t>TEXT</w:t>
            </w:r>
          </w:p>
        </w:tc>
        <w:tc>
          <w:tcPr>
            <w:tcW w:w="1080" w:type="dxa"/>
          </w:tcPr>
          <w:p w14:paraId="6E8910ED" w14:textId="5435F522" w:rsidR="008C5112" w:rsidRPr="00431701" w:rsidRDefault="008C5112" w:rsidP="007C3C66">
            <w:pPr>
              <w:pStyle w:val="ListParagraph"/>
              <w:spacing w:after="0" w:line="240" w:lineRule="auto"/>
              <w:ind w:left="0"/>
              <w:rPr>
                <w:rFonts w:ascii="Gill Sans MT" w:hAnsi="Gill Sans MT"/>
                <w:color w:val="000000" w:themeColor="text1"/>
              </w:rPr>
            </w:pPr>
          </w:p>
        </w:tc>
        <w:tc>
          <w:tcPr>
            <w:tcW w:w="1710" w:type="dxa"/>
          </w:tcPr>
          <w:p w14:paraId="032E2CD9" w14:textId="4981818C" w:rsidR="008C5112" w:rsidRPr="00431701" w:rsidRDefault="008C5112" w:rsidP="007C3C66">
            <w:pPr>
              <w:pStyle w:val="ListParagraph"/>
              <w:spacing w:after="0" w:line="240" w:lineRule="auto"/>
              <w:ind w:left="0"/>
              <w:rPr>
                <w:rFonts w:ascii="Gill Sans MT" w:hAnsi="Gill Sans MT"/>
                <w:color w:val="000000" w:themeColor="text1"/>
              </w:rPr>
            </w:pPr>
          </w:p>
        </w:tc>
      </w:tr>
    </w:tbl>
    <w:p w14:paraId="2B857683" w14:textId="77777777" w:rsidR="00156308" w:rsidRPr="00431701" w:rsidRDefault="00156308" w:rsidP="007C3C66">
      <w:pPr>
        <w:rPr>
          <w:rFonts w:ascii="Gill Sans MT" w:hAnsi="Gill Sans MT"/>
          <w:color w:val="000000" w:themeColor="text1"/>
          <w:sz w:val="22"/>
          <w:szCs w:val="22"/>
        </w:rPr>
      </w:pPr>
    </w:p>
    <w:p w14:paraId="18770777" w14:textId="77777777" w:rsidR="005A2E20" w:rsidRPr="00431701" w:rsidRDefault="005A2E20" w:rsidP="005A2E20">
      <w:pPr>
        <w:rPr>
          <w:rFonts w:ascii="Gill Sans MT" w:hAnsi="Gill Sans MT"/>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8"/>
      </w:tblGrid>
      <w:tr w:rsidR="005A2E20" w:rsidRPr="00431701" w14:paraId="3F2B5221" w14:textId="77777777" w:rsidTr="00015DCC">
        <w:trPr>
          <w:trHeight w:val="1015"/>
        </w:trPr>
        <w:tc>
          <w:tcPr>
            <w:tcW w:w="10618" w:type="dxa"/>
            <w:shd w:val="clear" w:color="auto" w:fill="D6E3BC" w:themeFill="accent3" w:themeFillTint="66"/>
          </w:tcPr>
          <w:p w14:paraId="654A9FE6" w14:textId="77777777" w:rsidR="005A2E20" w:rsidRPr="00431701" w:rsidRDefault="005A2E20" w:rsidP="005A2E20">
            <w:pPr>
              <w:rPr>
                <w:rFonts w:ascii="Gill Sans MT" w:hAnsi="Gill Sans MT"/>
                <w:sz w:val="22"/>
                <w:szCs w:val="22"/>
              </w:rPr>
            </w:pPr>
            <w:r w:rsidRPr="00431701">
              <w:rPr>
                <w:rFonts w:ascii="Gill Sans MT" w:hAnsi="Gill Sans MT"/>
                <w:sz w:val="22"/>
                <w:szCs w:val="22"/>
              </w:rPr>
              <w:t>For the granting of the forest concession/permit, is there a feedback and grievance mechanism locally available for communities? If so, is it fair and efficient? Can you describe the process for me? What organ is responsible of receiving and processing feedback requests and grievances?</w:t>
            </w:r>
          </w:p>
          <w:p w14:paraId="2F9E5372" w14:textId="77777777" w:rsidR="005A2E20" w:rsidRPr="00431701" w:rsidRDefault="005A2E20" w:rsidP="005A2E20">
            <w:pPr>
              <w:rPr>
                <w:rFonts w:ascii="Gill Sans MT" w:hAnsi="Gill Sans MT"/>
                <w:sz w:val="22"/>
                <w:szCs w:val="22"/>
              </w:rPr>
            </w:pPr>
          </w:p>
          <w:p w14:paraId="67F41AF9" w14:textId="77777777" w:rsidR="00015DCC" w:rsidRPr="00431701" w:rsidRDefault="00015DCC" w:rsidP="005A2E20">
            <w:pPr>
              <w:rPr>
                <w:rFonts w:ascii="Gill Sans MT" w:hAnsi="Gill Sans MT"/>
                <w:sz w:val="22"/>
                <w:szCs w:val="22"/>
              </w:rPr>
            </w:pPr>
          </w:p>
          <w:p w14:paraId="1ABBA524" w14:textId="77777777" w:rsidR="00015DCC" w:rsidRPr="00431701" w:rsidRDefault="00015DCC" w:rsidP="005A2E20">
            <w:pPr>
              <w:rPr>
                <w:rFonts w:ascii="Gill Sans MT" w:hAnsi="Gill Sans MT"/>
                <w:sz w:val="22"/>
                <w:szCs w:val="22"/>
              </w:rPr>
            </w:pPr>
          </w:p>
          <w:p w14:paraId="2BBB1206" w14:textId="77777777" w:rsidR="00015DCC" w:rsidRPr="00431701" w:rsidRDefault="00015DCC" w:rsidP="005A2E20">
            <w:pPr>
              <w:rPr>
                <w:rFonts w:ascii="Gill Sans MT" w:hAnsi="Gill Sans MT"/>
                <w:sz w:val="22"/>
                <w:szCs w:val="22"/>
              </w:rPr>
            </w:pPr>
          </w:p>
          <w:p w14:paraId="553A7870" w14:textId="77777777" w:rsidR="00015DCC" w:rsidRPr="00431701" w:rsidRDefault="00015DCC" w:rsidP="005A2E20">
            <w:pPr>
              <w:rPr>
                <w:rFonts w:ascii="Gill Sans MT" w:hAnsi="Gill Sans MT"/>
                <w:sz w:val="22"/>
                <w:szCs w:val="22"/>
              </w:rPr>
            </w:pPr>
          </w:p>
        </w:tc>
      </w:tr>
      <w:tr w:rsidR="00015DCC" w:rsidRPr="00431701" w14:paraId="72A38BA5" w14:textId="77777777" w:rsidTr="005A2E20">
        <w:trPr>
          <w:trHeight w:val="1411"/>
        </w:trPr>
        <w:tc>
          <w:tcPr>
            <w:tcW w:w="10618" w:type="dxa"/>
            <w:shd w:val="clear" w:color="auto" w:fill="D6E3BC" w:themeFill="accent3" w:themeFillTint="66"/>
          </w:tcPr>
          <w:p w14:paraId="03034E19" w14:textId="77777777" w:rsidR="00015DCC" w:rsidRPr="00431701" w:rsidRDefault="00015DCC" w:rsidP="005A2E20">
            <w:pPr>
              <w:rPr>
                <w:rFonts w:ascii="Gill Sans MT" w:hAnsi="Gill Sans MT"/>
                <w:sz w:val="22"/>
                <w:szCs w:val="22"/>
              </w:rPr>
            </w:pPr>
          </w:p>
          <w:p w14:paraId="30D7C75C" w14:textId="77777777" w:rsidR="00015DCC" w:rsidRPr="00431701" w:rsidRDefault="00015DCC" w:rsidP="00015DCC">
            <w:pPr>
              <w:rPr>
                <w:rFonts w:ascii="Gill Sans MT" w:hAnsi="Gill Sans MT"/>
                <w:sz w:val="22"/>
                <w:szCs w:val="22"/>
              </w:rPr>
            </w:pPr>
            <w:r w:rsidRPr="00431701">
              <w:rPr>
                <w:rFonts w:ascii="Gill Sans MT" w:hAnsi="Gill Sans MT"/>
                <w:sz w:val="22"/>
                <w:szCs w:val="22"/>
              </w:rPr>
              <w:t xml:space="preserve">Where is new </w:t>
            </w:r>
            <w:proofErr w:type="gramStart"/>
            <w:r w:rsidRPr="00431701">
              <w:rPr>
                <w:rFonts w:ascii="Gill Sans MT" w:hAnsi="Gill Sans MT"/>
                <w:sz w:val="22"/>
                <w:szCs w:val="22"/>
              </w:rPr>
              <w:t>crop land</w:t>
            </w:r>
            <w:proofErr w:type="gramEnd"/>
            <w:r w:rsidRPr="00431701">
              <w:rPr>
                <w:rFonts w:ascii="Gill Sans MT" w:hAnsi="Gill Sans MT"/>
                <w:sz w:val="22"/>
                <w:szCs w:val="22"/>
              </w:rPr>
              <w:t xml:space="preserve"> usually opened up? Do you usually apply for a permission to open up new land? From whom do you request permission?</w:t>
            </w:r>
          </w:p>
          <w:p w14:paraId="42AF2FA5" w14:textId="77777777" w:rsidR="00015DCC" w:rsidRPr="00431701" w:rsidRDefault="00015DCC" w:rsidP="00015DCC">
            <w:pPr>
              <w:rPr>
                <w:rFonts w:ascii="Gill Sans MT" w:hAnsi="Gill Sans MT"/>
                <w:sz w:val="22"/>
                <w:szCs w:val="22"/>
              </w:rPr>
            </w:pPr>
          </w:p>
          <w:p w14:paraId="55C3A103" w14:textId="77777777" w:rsidR="00015DCC" w:rsidRPr="00431701" w:rsidRDefault="00015DCC" w:rsidP="00015DCC">
            <w:pPr>
              <w:rPr>
                <w:rFonts w:ascii="Gill Sans MT" w:hAnsi="Gill Sans MT"/>
                <w:sz w:val="22"/>
                <w:szCs w:val="22"/>
              </w:rPr>
            </w:pPr>
          </w:p>
          <w:p w14:paraId="4D04C249" w14:textId="77777777" w:rsidR="00015DCC" w:rsidRPr="00431701" w:rsidRDefault="00015DCC" w:rsidP="00015DCC">
            <w:pPr>
              <w:rPr>
                <w:rFonts w:ascii="Gill Sans MT" w:hAnsi="Gill Sans MT"/>
                <w:sz w:val="22"/>
                <w:szCs w:val="22"/>
              </w:rPr>
            </w:pPr>
          </w:p>
          <w:p w14:paraId="4A9E4E53" w14:textId="77777777" w:rsidR="00015DCC" w:rsidRPr="00431701" w:rsidRDefault="00015DCC" w:rsidP="00015DCC">
            <w:pPr>
              <w:rPr>
                <w:rFonts w:ascii="Gill Sans MT" w:hAnsi="Gill Sans MT"/>
                <w:sz w:val="22"/>
                <w:szCs w:val="22"/>
              </w:rPr>
            </w:pPr>
          </w:p>
          <w:p w14:paraId="6107E9B1" w14:textId="77777777" w:rsidR="00015DCC" w:rsidRPr="00431701" w:rsidRDefault="00015DCC" w:rsidP="005A2E20">
            <w:pPr>
              <w:rPr>
                <w:rFonts w:ascii="Gill Sans MT" w:hAnsi="Gill Sans MT"/>
                <w:sz w:val="22"/>
                <w:szCs w:val="22"/>
              </w:rPr>
            </w:pPr>
          </w:p>
          <w:p w14:paraId="079D10E8" w14:textId="77777777" w:rsidR="00015DCC" w:rsidRPr="00431701" w:rsidRDefault="00015DCC" w:rsidP="005A2E20">
            <w:pPr>
              <w:rPr>
                <w:rFonts w:ascii="Gill Sans MT" w:hAnsi="Gill Sans MT"/>
                <w:sz w:val="22"/>
                <w:szCs w:val="22"/>
              </w:rPr>
            </w:pPr>
          </w:p>
          <w:p w14:paraId="55CB485A" w14:textId="77777777" w:rsidR="00015DCC" w:rsidRPr="00431701" w:rsidRDefault="00015DCC" w:rsidP="005A2E20">
            <w:pPr>
              <w:rPr>
                <w:rFonts w:ascii="Gill Sans MT" w:hAnsi="Gill Sans MT"/>
                <w:sz w:val="22"/>
                <w:szCs w:val="22"/>
              </w:rPr>
            </w:pPr>
          </w:p>
        </w:tc>
      </w:tr>
    </w:tbl>
    <w:p w14:paraId="720825D9" w14:textId="77777777" w:rsidR="00F35D3A" w:rsidRPr="00431701" w:rsidRDefault="00F35D3A" w:rsidP="007C3C66">
      <w:pPr>
        <w:widowControl w:val="0"/>
        <w:autoSpaceDE w:val="0"/>
        <w:autoSpaceDN w:val="0"/>
        <w:adjustRightInd w:val="0"/>
        <w:rPr>
          <w:rFonts w:ascii="Gill Sans MT" w:hAnsi="Gill Sans MT" w:cs="Arial"/>
          <w:color w:val="1A1A1A"/>
          <w:sz w:val="22"/>
          <w:szCs w:val="22"/>
        </w:rPr>
      </w:pPr>
    </w:p>
    <w:p w14:paraId="5FD9CE85" w14:textId="77777777" w:rsidR="00015DCC" w:rsidRPr="00431701" w:rsidRDefault="00015DCC" w:rsidP="007C3C66">
      <w:pPr>
        <w:rPr>
          <w:rFonts w:ascii="Gill Sans MT" w:hAnsi="Gill Sans MT"/>
          <w:b/>
          <w:color w:val="000000" w:themeColor="text1"/>
          <w:sz w:val="22"/>
          <w:szCs w:val="22"/>
        </w:rPr>
      </w:pPr>
    </w:p>
    <w:p w14:paraId="3F1EC25F" w14:textId="0A0BAD31" w:rsidR="00C92576" w:rsidRPr="00431701" w:rsidRDefault="003E4735" w:rsidP="007C3C66">
      <w:pPr>
        <w:rPr>
          <w:rFonts w:ascii="Gill Sans MT" w:hAnsi="Gill Sans MT"/>
          <w:b/>
          <w:color w:val="000000" w:themeColor="text1"/>
          <w:sz w:val="22"/>
          <w:szCs w:val="22"/>
        </w:rPr>
      </w:pPr>
      <w:r w:rsidRPr="00431701">
        <w:rPr>
          <w:rFonts w:ascii="Gill Sans MT" w:hAnsi="Gill Sans MT"/>
          <w:b/>
          <w:color w:val="000000" w:themeColor="text1"/>
          <w:sz w:val="22"/>
          <w:szCs w:val="22"/>
        </w:rPr>
        <w:t xml:space="preserve">FOREST </w:t>
      </w:r>
      <w:r w:rsidR="00C92576" w:rsidRPr="00431701">
        <w:rPr>
          <w:rFonts w:ascii="Gill Sans MT" w:hAnsi="Gill Sans MT"/>
          <w:b/>
          <w:color w:val="000000" w:themeColor="text1"/>
          <w:sz w:val="22"/>
          <w:szCs w:val="22"/>
        </w:rPr>
        <w:t xml:space="preserve">MANAGEMENT AND </w:t>
      </w:r>
      <w:r w:rsidRPr="00431701">
        <w:rPr>
          <w:rFonts w:ascii="Gill Sans MT" w:hAnsi="Gill Sans MT"/>
          <w:b/>
          <w:color w:val="000000" w:themeColor="text1"/>
          <w:sz w:val="22"/>
          <w:szCs w:val="22"/>
        </w:rPr>
        <w:t>GOVERNANCE</w:t>
      </w:r>
    </w:p>
    <w:p w14:paraId="02692C80" w14:textId="0A2E8B76" w:rsidR="00C92576" w:rsidRPr="00431701" w:rsidRDefault="00C92576" w:rsidP="007C3C66">
      <w:pPr>
        <w:rPr>
          <w:rFonts w:ascii="Gill Sans MT" w:hAnsi="Gill Sans MT"/>
          <w:color w:val="000000" w:themeColor="text1"/>
          <w:sz w:val="22"/>
          <w:szCs w:val="22"/>
        </w:rPr>
      </w:pPr>
      <w:r w:rsidRPr="00431701">
        <w:rPr>
          <w:rFonts w:ascii="Gill Sans MT" w:hAnsi="Gill Sans MT"/>
          <w:color w:val="000000" w:themeColor="text1"/>
          <w:sz w:val="22"/>
          <w:szCs w:val="22"/>
        </w:rPr>
        <w:t>Now I would like to a</w:t>
      </w:r>
      <w:r w:rsidR="009842FE" w:rsidRPr="00431701">
        <w:rPr>
          <w:rFonts w:ascii="Gill Sans MT" w:hAnsi="Gill Sans MT"/>
          <w:color w:val="000000" w:themeColor="text1"/>
          <w:sz w:val="22"/>
          <w:szCs w:val="22"/>
        </w:rPr>
        <w:t xml:space="preserve">sk you some questions about the management of forests used by your community. </w:t>
      </w:r>
    </w:p>
    <w:p w14:paraId="0493FFAB" w14:textId="77777777" w:rsidR="009842FE" w:rsidRPr="00431701" w:rsidRDefault="009842FE" w:rsidP="007C3C66">
      <w:pPr>
        <w:rPr>
          <w:rFonts w:ascii="Gill Sans MT" w:hAnsi="Gill Sans MT"/>
          <w:color w:val="000000" w:themeColor="text1"/>
          <w:sz w:val="22"/>
          <w:szCs w:val="22"/>
        </w:rPr>
      </w:pPr>
    </w:p>
    <w:tbl>
      <w:tblPr>
        <w:tblW w:w="10080" w:type="dxa"/>
        <w:tblInd w:w="-5" w:type="dxa"/>
        <w:tblLayout w:type="fixed"/>
        <w:tblCellMar>
          <w:left w:w="0" w:type="dxa"/>
          <w:right w:w="0" w:type="dxa"/>
        </w:tblCellMar>
        <w:tblLook w:val="0000" w:firstRow="0" w:lastRow="0" w:firstColumn="0" w:lastColumn="0" w:noHBand="0" w:noVBand="0"/>
      </w:tblPr>
      <w:tblGrid>
        <w:gridCol w:w="211"/>
        <w:gridCol w:w="6081"/>
        <w:gridCol w:w="3788"/>
      </w:tblGrid>
      <w:tr w:rsidR="009842FE" w:rsidRPr="00431701" w14:paraId="1B2E620E" w14:textId="77777777" w:rsidTr="00321D6B">
        <w:trPr>
          <w:trHeight w:val="2141"/>
        </w:trPr>
        <w:tc>
          <w:tcPr>
            <w:tcW w:w="211" w:type="dxa"/>
            <w:tcBorders>
              <w:top w:val="single" w:sz="4" w:space="0" w:color="000000"/>
              <w:left w:val="single" w:sz="4" w:space="0" w:color="000000"/>
              <w:bottom w:val="single" w:sz="4" w:space="0" w:color="auto"/>
              <w:right w:val="single" w:sz="4" w:space="0" w:color="000000"/>
            </w:tcBorders>
          </w:tcPr>
          <w:p w14:paraId="64CFA6F2" w14:textId="77777777" w:rsidR="009842FE" w:rsidRPr="00431701" w:rsidRDefault="009842FE" w:rsidP="009842FE">
            <w:pPr>
              <w:contextualSpacing/>
              <w:rPr>
                <w:rFonts w:ascii="Gill Sans MT" w:eastAsia="Calibri" w:hAnsi="Gill Sans MT" w:cs="Times New Roman"/>
                <w:sz w:val="22"/>
                <w:szCs w:val="22"/>
              </w:rPr>
            </w:pPr>
          </w:p>
        </w:tc>
        <w:tc>
          <w:tcPr>
            <w:tcW w:w="6081" w:type="dxa"/>
            <w:tcBorders>
              <w:top w:val="single" w:sz="4" w:space="0" w:color="000000"/>
              <w:left w:val="single" w:sz="4" w:space="0" w:color="000000"/>
              <w:bottom w:val="single" w:sz="4" w:space="0" w:color="auto"/>
            </w:tcBorders>
          </w:tcPr>
          <w:p w14:paraId="63625464" w14:textId="77777777" w:rsidR="00321D6B" w:rsidRPr="00431701" w:rsidRDefault="00321D6B" w:rsidP="00321D6B">
            <w:pPr>
              <w:rPr>
                <w:rFonts w:ascii="Gill Sans MT" w:hAnsi="Gill Sans MT"/>
                <w:color w:val="000000" w:themeColor="text1"/>
                <w:sz w:val="22"/>
                <w:szCs w:val="22"/>
              </w:rPr>
            </w:pPr>
            <w:r w:rsidRPr="00431701">
              <w:rPr>
                <w:rFonts w:ascii="Gill Sans MT" w:hAnsi="Gill Sans MT"/>
                <w:color w:val="000000" w:themeColor="text1"/>
                <w:sz w:val="22"/>
                <w:szCs w:val="22"/>
              </w:rPr>
              <w:t>Who is primarily responsible for making rules about what community members can and cannot do in forests/wooded areas?</w:t>
            </w:r>
          </w:p>
          <w:p w14:paraId="7A318203" w14:textId="77777777" w:rsidR="00321D6B" w:rsidRDefault="00321D6B" w:rsidP="009842FE">
            <w:pPr>
              <w:rPr>
                <w:rFonts w:ascii="Gill Sans MT" w:hAnsi="Gill Sans MT"/>
              </w:rPr>
            </w:pPr>
          </w:p>
          <w:p w14:paraId="58559444" w14:textId="77777777" w:rsidR="00321D6B" w:rsidRDefault="00321D6B" w:rsidP="009842FE">
            <w:pPr>
              <w:rPr>
                <w:rFonts w:ascii="Gill Sans MT" w:hAnsi="Gill Sans MT"/>
              </w:rPr>
            </w:pPr>
          </w:p>
          <w:p w14:paraId="76CE3E57" w14:textId="77777777" w:rsidR="00034064" w:rsidRPr="00034064" w:rsidRDefault="00034064" w:rsidP="009842FE">
            <w:pPr>
              <w:rPr>
                <w:rFonts w:ascii="Gill Sans MT" w:hAnsi="Gill Sans MT"/>
                <w:color w:val="000000" w:themeColor="text1"/>
                <w:sz w:val="22"/>
                <w:szCs w:val="22"/>
              </w:rPr>
            </w:pPr>
          </w:p>
          <w:p w14:paraId="613A7DE6" w14:textId="77777777" w:rsidR="00034064" w:rsidRPr="00034064" w:rsidRDefault="00034064" w:rsidP="009842FE">
            <w:pPr>
              <w:rPr>
                <w:rFonts w:ascii="Gill Sans MT" w:hAnsi="Gill Sans MT"/>
                <w:color w:val="000000" w:themeColor="text1"/>
                <w:sz w:val="22"/>
                <w:szCs w:val="22"/>
              </w:rPr>
            </w:pPr>
          </w:p>
          <w:p w14:paraId="0D447439" w14:textId="002C045F" w:rsidR="00034064" w:rsidRPr="00034064" w:rsidRDefault="00034064" w:rsidP="009842FE">
            <w:pPr>
              <w:rPr>
                <w:rFonts w:ascii="Gill Sans MT" w:hAnsi="Gill Sans MT"/>
                <w:color w:val="000000" w:themeColor="text1"/>
                <w:sz w:val="22"/>
                <w:szCs w:val="22"/>
              </w:rPr>
            </w:pPr>
          </w:p>
        </w:tc>
        <w:tc>
          <w:tcPr>
            <w:tcW w:w="3788" w:type="dxa"/>
            <w:tcBorders>
              <w:top w:val="single" w:sz="4" w:space="0" w:color="000000"/>
              <w:bottom w:val="single" w:sz="4" w:space="0" w:color="auto"/>
              <w:right w:val="single" w:sz="18" w:space="0" w:color="000000"/>
            </w:tcBorders>
          </w:tcPr>
          <w:p w14:paraId="291A6A49" w14:textId="77777777" w:rsidR="00321D6B" w:rsidRPr="00431701" w:rsidRDefault="00321D6B" w:rsidP="00321D6B">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1=Headman</w:t>
            </w:r>
          </w:p>
          <w:p w14:paraId="756C3FB1" w14:textId="77777777" w:rsidR="00321D6B" w:rsidRPr="00431701" w:rsidRDefault="00321D6B" w:rsidP="00321D6B">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2=</w:t>
            </w:r>
            <w:proofErr w:type="spellStart"/>
            <w:r w:rsidRPr="00431701">
              <w:rPr>
                <w:rFonts w:ascii="Gill Sans MT" w:eastAsia="Calibri" w:hAnsi="Gill Sans MT" w:cs="Times New Roman"/>
                <w:sz w:val="22"/>
                <w:szCs w:val="22"/>
              </w:rPr>
              <w:t>Induna</w:t>
            </w:r>
            <w:proofErr w:type="spellEnd"/>
          </w:p>
          <w:p w14:paraId="54D46CF3" w14:textId="77777777" w:rsidR="00321D6B" w:rsidRPr="00431701" w:rsidRDefault="00321D6B" w:rsidP="00321D6B">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3=Chief</w:t>
            </w:r>
          </w:p>
          <w:p w14:paraId="746485A8" w14:textId="77777777" w:rsidR="00321D6B" w:rsidRPr="00431701" w:rsidRDefault="00321D6B" w:rsidP="00321D6B">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4=Elders</w:t>
            </w:r>
          </w:p>
          <w:p w14:paraId="4F688700" w14:textId="77777777" w:rsidR="00321D6B" w:rsidRPr="00431701" w:rsidRDefault="00321D6B" w:rsidP="00321D6B">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5=Community Resource Board</w:t>
            </w:r>
          </w:p>
          <w:p w14:paraId="780FE656" w14:textId="77777777" w:rsidR="00321D6B" w:rsidRPr="00431701" w:rsidRDefault="00321D6B" w:rsidP="00321D6B">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6=Local government</w:t>
            </w:r>
          </w:p>
          <w:p w14:paraId="15045B32" w14:textId="77777777" w:rsidR="00321D6B" w:rsidRPr="00431701" w:rsidRDefault="00321D6B" w:rsidP="00321D6B">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7=DFO</w:t>
            </w:r>
          </w:p>
          <w:p w14:paraId="162B6E2D" w14:textId="06114BF2" w:rsidR="00034064" w:rsidRPr="00321D6B" w:rsidRDefault="00321D6B" w:rsidP="009842FE">
            <w:pPr>
              <w:contextualSpacing/>
              <w:rPr>
                <w:rFonts w:ascii="Gill Sans MT" w:hAnsi="Gill Sans MT"/>
              </w:rPr>
            </w:pPr>
            <w:r w:rsidRPr="00431701">
              <w:rPr>
                <w:rFonts w:ascii="Gill Sans MT" w:eastAsia="Calibri" w:hAnsi="Gill Sans MT" w:cs="Times New Roman"/>
                <w:sz w:val="22"/>
                <w:szCs w:val="22"/>
              </w:rPr>
              <w:t>97=Other, please specif</w:t>
            </w:r>
            <w:r>
              <w:rPr>
                <w:rFonts w:ascii="Gill Sans MT" w:eastAsia="Calibri" w:hAnsi="Gill Sans MT" w:cs="Times New Roman"/>
                <w:sz w:val="22"/>
                <w:szCs w:val="22"/>
              </w:rPr>
              <w:t xml:space="preserve">y </w:t>
            </w:r>
          </w:p>
        </w:tc>
      </w:tr>
      <w:tr w:rsidR="00321D6B" w:rsidRPr="00431701" w14:paraId="685B1BD0" w14:textId="77777777" w:rsidTr="00321D6B">
        <w:trPr>
          <w:trHeight w:val="2720"/>
        </w:trPr>
        <w:tc>
          <w:tcPr>
            <w:tcW w:w="211" w:type="dxa"/>
            <w:tcBorders>
              <w:top w:val="single" w:sz="4" w:space="0" w:color="auto"/>
              <w:left w:val="single" w:sz="4" w:space="0" w:color="000000"/>
              <w:bottom w:val="single" w:sz="4" w:space="0" w:color="auto"/>
              <w:right w:val="single" w:sz="4" w:space="0" w:color="000000"/>
            </w:tcBorders>
          </w:tcPr>
          <w:p w14:paraId="10F4CF36" w14:textId="77777777" w:rsidR="00321D6B" w:rsidRPr="00431701" w:rsidRDefault="00321D6B"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7FD88E94" w14:textId="77777777" w:rsidR="00321D6B" w:rsidRPr="00321D6B" w:rsidRDefault="00321D6B" w:rsidP="00321D6B">
            <w:pPr>
              <w:rPr>
                <w:rFonts w:ascii="Gill Sans MT" w:hAnsi="Gill Sans MT"/>
                <w:color w:val="000000" w:themeColor="text1"/>
                <w:sz w:val="22"/>
                <w:szCs w:val="22"/>
              </w:rPr>
            </w:pPr>
            <w:r w:rsidRPr="00321D6B">
              <w:rPr>
                <w:rFonts w:ascii="Gill Sans MT" w:hAnsi="Gill Sans MT"/>
                <w:sz w:val="22"/>
                <w:szCs w:val="22"/>
              </w:rPr>
              <w:t xml:space="preserve">What </w:t>
            </w:r>
            <w:proofErr w:type="gramStart"/>
            <w:r w:rsidRPr="00321D6B">
              <w:rPr>
                <w:rFonts w:ascii="Gill Sans MT" w:hAnsi="Gill Sans MT"/>
                <w:sz w:val="22"/>
                <w:szCs w:val="22"/>
              </w:rPr>
              <w:t>are</w:t>
            </w:r>
            <w:proofErr w:type="gramEnd"/>
            <w:r w:rsidRPr="00321D6B">
              <w:rPr>
                <w:rFonts w:ascii="Gill Sans MT" w:hAnsi="Gill Sans MT"/>
                <w:sz w:val="22"/>
                <w:szCs w:val="22"/>
              </w:rPr>
              <w:t xml:space="preserve"> the main village decision-making bodies regarding forest management? </w:t>
            </w:r>
          </w:p>
          <w:p w14:paraId="1ABE0224" w14:textId="77777777" w:rsidR="00321D6B" w:rsidRPr="00321D6B" w:rsidRDefault="00321D6B" w:rsidP="009842FE">
            <w:pPr>
              <w:rPr>
                <w:rFonts w:ascii="Gill Sans MT" w:hAnsi="Gill Sans MT"/>
                <w:sz w:val="22"/>
                <w:szCs w:val="22"/>
              </w:rPr>
            </w:pPr>
          </w:p>
        </w:tc>
        <w:tc>
          <w:tcPr>
            <w:tcW w:w="3788" w:type="dxa"/>
            <w:tcBorders>
              <w:top w:val="single" w:sz="4" w:space="0" w:color="auto"/>
              <w:bottom w:val="single" w:sz="4" w:space="0" w:color="auto"/>
              <w:right w:val="single" w:sz="18" w:space="0" w:color="000000"/>
            </w:tcBorders>
          </w:tcPr>
          <w:p w14:paraId="65717A89" w14:textId="77777777" w:rsidR="00321D6B" w:rsidRPr="00034064" w:rsidRDefault="00321D6B" w:rsidP="009842FE">
            <w:pPr>
              <w:contextualSpacing/>
              <w:rPr>
                <w:rFonts w:ascii="Gill Sans MT" w:hAnsi="Gill Sans MT"/>
              </w:rPr>
            </w:pPr>
            <w:r w:rsidRPr="00034064">
              <w:rPr>
                <w:rFonts w:ascii="Gill Sans MT" w:hAnsi="Gill Sans MT"/>
              </w:rPr>
              <w:t>1=chief</w:t>
            </w:r>
          </w:p>
          <w:p w14:paraId="4D76C717" w14:textId="77777777" w:rsidR="00321D6B" w:rsidRPr="00034064" w:rsidRDefault="00321D6B" w:rsidP="009842FE">
            <w:pPr>
              <w:contextualSpacing/>
              <w:rPr>
                <w:rFonts w:ascii="Gill Sans MT" w:hAnsi="Gill Sans MT"/>
              </w:rPr>
            </w:pPr>
            <w:r w:rsidRPr="00034064">
              <w:rPr>
                <w:rFonts w:ascii="Gill Sans MT" w:hAnsi="Gill Sans MT"/>
              </w:rPr>
              <w:t>2=village council</w:t>
            </w:r>
          </w:p>
          <w:p w14:paraId="60C097B8" w14:textId="77777777" w:rsidR="00321D6B" w:rsidRPr="00034064" w:rsidRDefault="00321D6B" w:rsidP="009842FE">
            <w:pPr>
              <w:contextualSpacing/>
              <w:rPr>
                <w:rFonts w:ascii="Gill Sans MT" w:hAnsi="Gill Sans MT"/>
              </w:rPr>
            </w:pPr>
            <w:r w:rsidRPr="00034064">
              <w:rPr>
                <w:rFonts w:ascii="Gill Sans MT" w:hAnsi="Gill Sans MT"/>
              </w:rPr>
              <w:t>3=association</w:t>
            </w:r>
          </w:p>
          <w:p w14:paraId="578949EE" w14:textId="77777777" w:rsidR="00321D6B" w:rsidRPr="00034064" w:rsidRDefault="00321D6B" w:rsidP="009842FE">
            <w:pPr>
              <w:contextualSpacing/>
              <w:rPr>
                <w:rFonts w:ascii="Gill Sans MT" w:hAnsi="Gill Sans MT"/>
              </w:rPr>
            </w:pPr>
            <w:r w:rsidRPr="00034064">
              <w:rPr>
                <w:rFonts w:ascii="Gill Sans MT" w:hAnsi="Gill Sans MT"/>
              </w:rPr>
              <w:t xml:space="preserve">4=unions, </w:t>
            </w:r>
          </w:p>
          <w:p w14:paraId="48E6125E" w14:textId="77777777" w:rsidR="00321D6B" w:rsidRPr="00034064" w:rsidRDefault="00321D6B" w:rsidP="009842FE">
            <w:pPr>
              <w:contextualSpacing/>
              <w:rPr>
                <w:rFonts w:ascii="Gill Sans MT" w:hAnsi="Gill Sans MT"/>
              </w:rPr>
            </w:pPr>
            <w:r w:rsidRPr="00034064">
              <w:rPr>
                <w:rFonts w:ascii="Gill Sans MT" w:hAnsi="Gill Sans MT"/>
              </w:rPr>
              <w:t xml:space="preserve">5=forest user groups, </w:t>
            </w:r>
          </w:p>
          <w:p w14:paraId="3D5B70FF" w14:textId="77777777" w:rsidR="00321D6B" w:rsidRDefault="00321D6B" w:rsidP="009842FE">
            <w:pPr>
              <w:contextualSpacing/>
              <w:rPr>
                <w:rFonts w:ascii="Gill Sans MT" w:hAnsi="Gill Sans MT"/>
              </w:rPr>
            </w:pPr>
            <w:r w:rsidRPr="00034064">
              <w:rPr>
                <w:rFonts w:ascii="Gill Sans MT" w:hAnsi="Gill Sans MT"/>
              </w:rPr>
              <w:t>6=community resource boards, 7=elders</w:t>
            </w:r>
          </w:p>
          <w:p w14:paraId="780AC019" w14:textId="77777777" w:rsidR="00321D6B" w:rsidRPr="00034064" w:rsidRDefault="00321D6B" w:rsidP="009842FE">
            <w:pPr>
              <w:contextualSpacing/>
              <w:rPr>
                <w:rFonts w:ascii="Gill Sans MT" w:hAnsi="Gill Sans MT"/>
              </w:rPr>
            </w:pPr>
            <w:r>
              <w:rPr>
                <w:rFonts w:ascii="Gill Sans MT" w:hAnsi="Gill Sans MT"/>
              </w:rPr>
              <w:t>8=Headman</w:t>
            </w:r>
          </w:p>
          <w:p w14:paraId="0664E969" w14:textId="4F787AA3" w:rsidR="00321D6B" w:rsidRDefault="00321D6B" w:rsidP="009842FE">
            <w:pPr>
              <w:contextualSpacing/>
              <w:rPr>
                <w:rFonts w:ascii="Gill Sans MT" w:hAnsi="Gill Sans MT"/>
              </w:rPr>
            </w:pPr>
            <w:r w:rsidRPr="00034064">
              <w:rPr>
                <w:rFonts w:ascii="Gill Sans MT" w:hAnsi="Gill Sans MT"/>
              </w:rPr>
              <w:t>97=Other, please specify</w:t>
            </w:r>
          </w:p>
        </w:tc>
      </w:tr>
      <w:tr w:rsidR="00034064" w:rsidRPr="00431701" w14:paraId="7C559DF6" w14:textId="77777777" w:rsidTr="00321D6B">
        <w:trPr>
          <w:trHeight w:val="809"/>
        </w:trPr>
        <w:tc>
          <w:tcPr>
            <w:tcW w:w="211" w:type="dxa"/>
            <w:tcBorders>
              <w:top w:val="single" w:sz="4" w:space="0" w:color="auto"/>
              <w:left w:val="single" w:sz="4" w:space="0" w:color="000000"/>
              <w:bottom w:val="single" w:sz="4" w:space="0" w:color="auto"/>
              <w:right w:val="single" w:sz="4" w:space="0" w:color="000000"/>
            </w:tcBorders>
          </w:tcPr>
          <w:p w14:paraId="3F8ED367" w14:textId="734EEB90" w:rsidR="00034064" w:rsidRPr="00431701" w:rsidRDefault="00034064"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37E4BA4F" w14:textId="77777777" w:rsidR="00034064" w:rsidRPr="00321D6B" w:rsidRDefault="00034064" w:rsidP="009842FE">
            <w:pPr>
              <w:rPr>
                <w:rFonts w:ascii="Gill Sans MT" w:hAnsi="Gill Sans MT"/>
                <w:sz w:val="22"/>
                <w:szCs w:val="22"/>
              </w:rPr>
            </w:pPr>
            <w:r w:rsidRPr="00321D6B">
              <w:rPr>
                <w:rFonts w:ascii="Gill Sans MT" w:hAnsi="Gill Sans MT"/>
                <w:sz w:val="22"/>
                <w:szCs w:val="22"/>
              </w:rPr>
              <w:t xml:space="preserve">Which of these is the most important? </w:t>
            </w:r>
          </w:p>
          <w:p w14:paraId="6550DAD3" w14:textId="251CBBF3" w:rsidR="00034064" w:rsidRPr="00321D6B" w:rsidRDefault="00034064" w:rsidP="009842FE">
            <w:pPr>
              <w:rPr>
                <w:rFonts w:ascii="Gill Sans MT" w:hAnsi="Gill Sans MT"/>
                <w:sz w:val="22"/>
                <w:szCs w:val="22"/>
              </w:rPr>
            </w:pPr>
          </w:p>
        </w:tc>
        <w:tc>
          <w:tcPr>
            <w:tcW w:w="3788" w:type="dxa"/>
            <w:tcBorders>
              <w:top w:val="single" w:sz="4" w:space="0" w:color="auto"/>
              <w:bottom w:val="single" w:sz="4" w:space="0" w:color="auto"/>
              <w:right w:val="single" w:sz="18" w:space="0" w:color="000000"/>
            </w:tcBorders>
          </w:tcPr>
          <w:p w14:paraId="70141B1B" w14:textId="77777777" w:rsidR="00034064" w:rsidRPr="00034064" w:rsidRDefault="00034064" w:rsidP="009842FE">
            <w:pPr>
              <w:contextualSpacing/>
              <w:rPr>
                <w:rFonts w:ascii="Gill Sans MT" w:hAnsi="Gill Sans MT"/>
              </w:rPr>
            </w:pPr>
          </w:p>
          <w:p w14:paraId="69E7CAA2" w14:textId="77777777" w:rsidR="00034064" w:rsidRPr="00034064" w:rsidRDefault="00034064" w:rsidP="009842FE">
            <w:pPr>
              <w:contextualSpacing/>
              <w:rPr>
                <w:rFonts w:ascii="Gill Sans MT" w:hAnsi="Gill Sans MT"/>
              </w:rPr>
            </w:pPr>
          </w:p>
        </w:tc>
      </w:tr>
      <w:tr w:rsidR="00034064" w:rsidRPr="00431701" w14:paraId="0B446BE0" w14:textId="77777777" w:rsidTr="00321D6B">
        <w:trPr>
          <w:trHeight w:val="305"/>
        </w:trPr>
        <w:tc>
          <w:tcPr>
            <w:tcW w:w="211" w:type="dxa"/>
            <w:tcBorders>
              <w:top w:val="single" w:sz="4" w:space="0" w:color="auto"/>
              <w:left w:val="single" w:sz="4" w:space="0" w:color="000000"/>
              <w:bottom w:val="single" w:sz="4" w:space="0" w:color="auto"/>
              <w:right w:val="single" w:sz="4" w:space="0" w:color="000000"/>
            </w:tcBorders>
          </w:tcPr>
          <w:p w14:paraId="1DF8A832" w14:textId="77777777" w:rsidR="00034064" w:rsidRPr="00431701" w:rsidRDefault="00034064"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51C9DE15" w14:textId="77777777" w:rsidR="00034064" w:rsidRPr="00321D6B" w:rsidRDefault="00034064" w:rsidP="00321D6B">
            <w:pPr>
              <w:shd w:val="clear" w:color="auto" w:fill="FFFFFF"/>
              <w:contextualSpacing/>
              <w:rPr>
                <w:rFonts w:ascii="Gill Sans MT" w:hAnsi="Gill Sans MT"/>
                <w:sz w:val="22"/>
                <w:szCs w:val="22"/>
              </w:rPr>
            </w:pPr>
            <w:r w:rsidRPr="00321D6B">
              <w:rPr>
                <w:rFonts w:ascii="Gill Sans MT" w:hAnsi="Gill Sans MT"/>
                <w:sz w:val="22"/>
                <w:szCs w:val="22"/>
              </w:rPr>
              <w:t>How often does the body meet?</w:t>
            </w:r>
          </w:p>
          <w:p w14:paraId="67595177" w14:textId="77777777" w:rsidR="00034064" w:rsidRPr="00321D6B" w:rsidRDefault="00034064" w:rsidP="009842FE">
            <w:pPr>
              <w:rPr>
                <w:rFonts w:ascii="Gill Sans MT" w:hAnsi="Gill Sans MT"/>
                <w:sz w:val="22"/>
                <w:szCs w:val="22"/>
              </w:rPr>
            </w:pPr>
          </w:p>
        </w:tc>
        <w:tc>
          <w:tcPr>
            <w:tcW w:w="3788" w:type="dxa"/>
            <w:tcBorders>
              <w:top w:val="single" w:sz="4" w:space="0" w:color="auto"/>
              <w:bottom w:val="single" w:sz="4" w:space="0" w:color="auto"/>
              <w:right w:val="single" w:sz="18" w:space="0" w:color="000000"/>
            </w:tcBorders>
          </w:tcPr>
          <w:p w14:paraId="6897311F" w14:textId="77777777" w:rsidR="00034064" w:rsidRPr="00034064" w:rsidRDefault="00034064" w:rsidP="009842FE">
            <w:pPr>
              <w:contextualSpacing/>
              <w:rPr>
                <w:rFonts w:ascii="Gill Sans MT" w:hAnsi="Gill Sans MT"/>
              </w:rPr>
            </w:pPr>
          </w:p>
        </w:tc>
      </w:tr>
      <w:tr w:rsidR="00034064" w:rsidRPr="00431701" w14:paraId="0F60859E" w14:textId="77777777" w:rsidTr="00321D6B">
        <w:trPr>
          <w:trHeight w:val="567"/>
        </w:trPr>
        <w:tc>
          <w:tcPr>
            <w:tcW w:w="211" w:type="dxa"/>
            <w:tcBorders>
              <w:top w:val="single" w:sz="4" w:space="0" w:color="auto"/>
              <w:left w:val="single" w:sz="4" w:space="0" w:color="000000"/>
              <w:bottom w:val="single" w:sz="4" w:space="0" w:color="auto"/>
              <w:right w:val="single" w:sz="4" w:space="0" w:color="000000"/>
            </w:tcBorders>
          </w:tcPr>
          <w:p w14:paraId="3F443B65" w14:textId="77777777" w:rsidR="00034064" w:rsidRPr="00431701" w:rsidRDefault="00034064"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37A75BCC" w14:textId="30845168" w:rsidR="00034064" w:rsidRPr="00321D6B" w:rsidRDefault="00034064" w:rsidP="009842FE">
            <w:pPr>
              <w:rPr>
                <w:rFonts w:ascii="Gill Sans MT" w:hAnsi="Gill Sans MT"/>
                <w:sz w:val="22"/>
                <w:szCs w:val="22"/>
              </w:rPr>
            </w:pPr>
            <w:r w:rsidRPr="00321D6B">
              <w:rPr>
                <w:rFonts w:ascii="Gill Sans MT" w:hAnsi="Gill Sans MT"/>
                <w:sz w:val="22"/>
                <w:szCs w:val="22"/>
              </w:rPr>
              <w:t xml:space="preserve">When was the last time the body met?  </w:t>
            </w:r>
            <w:r w:rsidRPr="00321D6B">
              <w:rPr>
                <w:rFonts w:ascii="Gill Sans MT" w:hAnsi="Gill Sans MT"/>
                <w:i/>
                <w:sz w:val="22"/>
                <w:szCs w:val="22"/>
              </w:rPr>
              <w:t>Specify month/year</w:t>
            </w:r>
          </w:p>
        </w:tc>
        <w:tc>
          <w:tcPr>
            <w:tcW w:w="3788" w:type="dxa"/>
            <w:tcBorders>
              <w:top w:val="single" w:sz="4" w:space="0" w:color="auto"/>
              <w:bottom w:val="single" w:sz="4" w:space="0" w:color="auto"/>
              <w:right w:val="single" w:sz="18" w:space="0" w:color="000000"/>
            </w:tcBorders>
          </w:tcPr>
          <w:p w14:paraId="2A796D3D" w14:textId="77777777" w:rsidR="00034064" w:rsidRPr="00034064" w:rsidRDefault="00034064" w:rsidP="009842FE">
            <w:pPr>
              <w:contextualSpacing/>
              <w:rPr>
                <w:rFonts w:ascii="Gill Sans MT" w:hAnsi="Gill Sans MT"/>
              </w:rPr>
            </w:pPr>
          </w:p>
        </w:tc>
      </w:tr>
      <w:tr w:rsidR="00034064" w:rsidRPr="00431701" w14:paraId="47BEC161" w14:textId="77777777" w:rsidTr="00321D6B">
        <w:trPr>
          <w:trHeight w:val="1745"/>
        </w:trPr>
        <w:tc>
          <w:tcPr>
            <w:tcW w:w="211" w:type="dxa"/>
            <w:tcBorders>
              <w:top w:val="single" w:sz="4" w:space="0" w:color="auto"/>
              <w:left w:val="single" w:sz="4" w:space="0" w:color="000000"/>
              <w:bottom w:val="single" w:sz="4" w:space="0" w:color="auto"/>
              <w:right w:val="single" w:sz="4" w:space="0" w:color="000000"/>
            </w:tcBorders>
          </w:tcPr>
          <w:p w14:paraId="0F23A36A" w14:textId="77777777" w:rsidR="00034064" w:rsidRPr="00431701" w:rsidRDefault="00034064"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6F3940E8" w14:textId="77777777" w:rsidR="00034064" w:rsidRPr="00321D6B" w:rsidRDefault="00034064" w:rsidP="00321D6B">
            <w:pPr>
              <w:shd w:val="clear" w:color="auto" w:fill="FFFFFF"/>
              <w:contextualSpacing/>
              <w:rPr>
                <w:rFonts w:ascii="Gill Sans MT" w:hAnsi="Gill Sans MT"/>
                <w:sz w:val="22"/>
                <w:szCs w:val="22"/>
              </w:rPr>
            </w:pPr>
            <w:r w:rsidRPr="00321D6B">
              <w:rPr>
                <w:rFonts w:ascii="Gill Sans MT" w:hAnsi="Gill Sans MT"/>
                <w:sz w:val="22"/>
                <w:szCs w:val="22"/>
              </w:rPr>
              <w:t xml:space="preserve">Who is invited to attend meetings? </w:t>
            </w:r>
          </w:p>
          <w:p w14:paraId="027BE676" w14:textId="77777777" w:rsidR="00034064" w:rsidRPr="00321D6B" w:rsidRDefault="00034064" w:rsidP="00034064">
            <w:pPr>
              <w:numPr>
                <w:ilvl w:val="0"/>
                <w:numId w:val="10"/>
              </w:numPr>
              <w:shd w:val="clear" w:color="auto" w:fill="FFFFFF"/>
              <w:ind w:firstLine="99"/>
              <w:contextualSpacing/>
              <w:rPr>
                <w:rFonts w:ascii="Gill Sans MT" w:hAnsi="Gill Sans MT"/>
                <w:i/>
                <w:sz w:val="22"/>
                <w:szCs w:val="22"/>
              </w:rPr>
            </w:pPr>
            <w:r w:rsidRPr="00321D6B">
              <w:rPr>
                <w:rFonts w:ascii="Gill Sans MT" w:hAnsi="Gill Sans MT"/>
                <w:i/>
                <w:sz w:val="22"/>
                <w:szCs w:val="22"/>
              </w:rPr>
              <w:t xml:space="preserve">Entire village, </w:t>
            </w:r>
          </w:p>
          <w:p w14:paraId="6644E69A" w14:textId="77777777" w:rsidR="00034064" w:rsidRPr="00321D6B" w:rsidRDefault="00034064" w:rsidP="00034064">
            <w:pPr>
              <w:numPr>
                <w:ilvl w:val="0"/>
                <w:numId w:val="10"/>
              </w:numPr>
              <w:shd w:val="clear" w:color="auto" w:fill="FFFFFF"/>
              <w:ind w:firstLine="99"/>
              <w:contextualSpacing/>
              <w:rPr>
                <w:rFonts w:ascii="Gill Sans MT" w:hAnsi="Gill Sans MT"/>
                <w:i/>
                <w:sz w:val="22"/>
                <w:szCs w:val="22"/>
              </w:rPr>
            </w:pPr>
            <w:r w:rsidRPr="00321D6B">
              <w:rPr>
                <w:rFonts w:ascii="Gill Sans MT" w:hAnsi="Gill Sans MT"/>
                <w:i/>
                <w:sz w:val="22"/>
                <w:szCs w:val="22"/>
              </w:rPr>
              <w:t xml:space="preserve">All adults </w:t>
            </w:r>
          </w:p>
          <w:p w14:paraId="7C4F8274" w14:textId="77777777" w:rsidR="00034064" w:rsidRPr="00321D6B" w:rsidRDefault="00034064" w:rsidP="00034064">
            <w:pPr>
              <w:numPr>
                <w:ilvl w:val="0"/>
                <w:numId w:val="10"/>
              </w:numPr>
              <w:shd w:val="clear" w:color="auto" w:fill="FFFFFF"/>
              <w:ind w:firstLine="99"/>
              <w:contextualSpacing/>
              <w:rPr>
                <w:rFonts w:ascii="Gill Sans MT" w:hAnsi="Gill Sans MT"/>
                <w:i/>
                <w:sz w:val="22"/>
                <w:szCs w:val="22"/>
              </w:rPr>
            </w:pPr>
            <w:r w:rsidRPr="00321D6B">
              <w:rPr>
                <w:rFonts w:ascii="Gill Sans MT" w:hAnsi="Gill Sans MT"/>
                <w:i/>
                <w:sz w:val="22"/>
                <w:szCs w:val="22"/>
              </w:rPr>
              <w:t>All heads of household</w:t>
            </w:r>
          </w:p>
          <w:p w14:paraId="5EB0E8F8" w14:textId="77777777" w:rsidR="00321D6B" w:rsidRDefault="00034064" w:rsidP="00034064">
            <w:pPr>
              <w:numPr>
                <w:ilvl w:val="0"/>
                <w:numId w:val="10"/>
              </w:numPr>
              <w:shd w:val="clear" w:color="auto" w:fill="FFFFFF"/>
              <w:ind w:firstLine="99"/>
              <w:contextualSpacing/>
              <w:rPr>
                <w:rFonts w:ascii="Gill Sans MT" w:hAnsi="Gill Sans MT"/>
                <w:i/>
                <w:sz w:val="22"/>
                <w:szCs w:val="22"/>
              </w:rPr>
            </w:pPr>
            <w:r w:rsidRPr="00321D6B">
              <w:rPr>
                <w:rFonts w:ascii="Gill Sans MT" w:hAnsi="Gill Sans MT"/>
                <w:i/>
                <w:sz w:val="22"/>
                <w:szCs w:val="22"/>
              </w:rPr>
              <w:t>Members of the body</w:t>
            </w:r>
          </w:p>
          <w:p w14:paraId="33194CC0" w14:textId="43E664BC" w:rsidR="00034064" w:rsidRPr="00321D6B" w:rsidRDefault="00034064" w:rsidP="00034064">
            <w:pPr>
              <w:numPr>
                <w:ilvl w:val="0"/>
                <w:numId w:val="10"/>
              </w:numPr>
              <w:shd w:val="clear" w:color="auto" w:fill="FFFFFF"/>
              <w:ind w:firstLine="99"/>
              <w:contextualSpacing/>
              <w:rPr>
                <w:rFonts w:ascii="Gill Sans MT" w:hAnsi="Gill Sans MT"/>
                <w:i/>
                <w:sz w:val="22"/>
                <w:szCs w:val="22"/>
              </w:rPr>
            </w:pPr>
            <w:r w:rsidRPr="00321D6B">
              <w:rPr>
                <w:rFonts w:ascii="Gill Sans MT" w:hAnsi="Gill Sans MT"/>
                <w:i/>
                <w:sz w:val="22"/>
                <w:szCs w:val="22"/>
              </w:rPr>
              <w:t>A select group: _____________________</w:t>
            </w:r>
          </w:p>
          <w:p w14:paraId="6540DA3E" w14:textId="40846B68" w:rsidR="00034064" w:rsidRPr="00321D6B" w:rsidRDefault="00034064" w:rsidP="00034064">
            <w:pPr>
              <w:rPr>
                <w:rFonts w:ascii="Gill Sans MT" w:hAnsi="Gill Sans MT"/>
                <w:sz w:val="22"/>
                <w:szCs w:val="22"/>
              </w:rPr>
            </w:pPr>
          </w:p>
        </w:tc>
        <w:tc>
          <w:tcPr>
            <w:tcW w:w="3788" w:type="dxa"/>
            <w:tcBorders>
              <w:top w:val="single" w:sz="4" w:space="0" w:color="auto"/>
              <w:bottom w:val="single" w:sz="4" w:space="0" w:color="auto"/>
              <w:right w:val="single" w:sz="18" w:space="0" w:color="000000"/>
            </w:tcBorders>
          </w:tcPr>
          <w:p w14:paraId="04017A55" w14:textId="77777777" w:rsidR="00034064" w:rsidRPr="00034064" w:rsidRDefault="00034064" w:rsidP="009842FE">
            <w:pPr>
              <w:contextualSpacing/>
              <w:rPr>
                <w:rFonts w:ascii="Gill Sans MT" w:hAnsi="Gill Sans MT"/>
              </w:rPr>
            </w:pPr>
          </w:p>
        </w:tc>
      </w:tr>
      <w:tr w:rsidR="00034064" w:rsidRPr="00431701" w14:paraId="37850AC8" w14:textId="77777777" w:rsidTr="00321D6B">
        <w:trPr>
          <w:trHeight w:val="702"/>
        </w:trPr>
        <w:tc>
          <w:tcPr>
            <w:tcW w:w="211" w:type="dxa"/>
            <w:tcBorders>
              <w:top w:val="single" w:sz="4" w:space="0" w:color="auto"/>
              <w:left w:val="single" w:sz="4" w:space="0" w:color="auto"/>
              <w:bottom w:val="single" w:sz="4" w:space="0" w:color="auto"/>
              <w:right w:val="single" w:sz="4" w:space="0" w:color="000000"/>
            </w:tcBorders>
          </w:tcPr>
          <w:p w14:paraId="70041BC5" w14:textId="77777777" w:rsidR="00034064" w:rsidRPr="00431701" w:rsidRDefault="00034064"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562AD32A" w14:textId="77777777" w:rsidR="00321D6B" w:rsidRPr="00321D6B" w:rsidRDefault="00321D6B" w:rsidP="00321D6B">
            <w:pPr>
              <w:numPr>
                <w:ilvl w:val="0"/>
                <w:numId w:val="9"/>
              </w:numPr>
              <w:shd w:val="clear" w:color="auto" w:fill="FFFFFF"/>
              <w:contextualSpacing/>
              <w:rPr>
                <w:rFonts w:ascii="Gill Sans MT" w:hAnsi="Gill Sans MT"/>
                <w:sz w:val="22"/>
                <w:szCs w:val="22"/>
              </w:rPr>
            </w:pPr>
            <w:r w:rsidRPr="00321D6B">
              <w:rPr>
                <w:rFonts w:ascii="Gill Sans MT" w:hAnsi="Gill Sans MT"/>
                <w:sz w:val="22"/>
                <w:szCs w:val="22"/>
              </w:rPr>
              <w:t xml:space="preserve">Does the body have a written budget? </w:t>
            </w:r>
          </w:p>
          <w:p w14:paraId="43F3E174" w14:textId="77777777" w:rsidR="00321D6B" w:rsidRPr="00321D6B" w:rsidRDefault="00321D6B" w:rsidP="00321D6B">
            <w:pPr>
              <w:shd w:val="clear" w:color="auto" w:fill="FFFFFF"/>
              <w:ind w:left="360"/>
              <w:contextualSpacing/>
              <w:rPr>
                <w:rFonts w:ascii="Gill Sans MT" w:eastAsia="Times New Roman" w:hAnsi="Gill Sans MT" w:cs="Arial"/>
                <w:i/>
                <w:sz w:val="22"/>
                <w:szCs w:val="22"/>
              </w:rPr>
            </w:pPr>
            <w:r w:rsidRPr="00321D6B">
              <w:rPr>
                <w:rFonts w:ascii="Gill Sans MT" w:eastAsia="Times New Roman" w:hAnsi="Gill Sans MT" w:cs="Arial"/>
                <w:i/>
                <w:sz w:val="22"/>
                <w:szCs w:val="22"/>
              </w:rPr>
              <w:t>1 = yes; 0 = no</w:t>
            </w:r>
          </w:p>
          <w:p w14:paraId="68AA34FF" w14:textId="77777777" w:rsidR="00034064" w:rsidRPr="00321D6B" w:rsidRDefault="00034064" w:rsidP="00034064">
            <w:pPr>
              <w:rPr>
                <w:rFonts w:ascii="Gill Sans MT" w:hAnsi="Gill Sans MT"/>
                <w:sz w:val="22"/>
                <w:szCs w:val="22"/>
              </w:rPr>
            </w:pPr>
          </w:p>
        </w:tc>
        <w:tc>
          <w:tcPr>
            <w:tcW w:w="3788" w:type="dxa"/>
            <w:tcBorders>
              <w:top w:val="single" w:sz="4" w:space="0" w:color="auto"/>
              <w:bottom w:val="single" w:sz="4" w:space="0" w:color="auto"/>
              <w:right w:val="single" w:sz="18" w:space="0" w:color="000000"/>
            </w:tcBorders>
          </w:tcPr>
          <w:p w14:paraId="64C01225" w14:textId="77777777" w:rsidR="00034064" w:rsidRPr="00034064" w:rsidRDefault="00034064" w:rsidP="009842FE">
            <w:pPr>
              <w:contextualSpacing/>
              <w:rPr>
                <w:rFonts w:ascii="Gill Sans MT" w:hAnsi="Gill Sans MT"/>
              </w:rPr>
            </w:pPr>
          </w:p>
        </w:tc>
      </w:tr>
      <w:tr w:rsidR="00034064" w:rsidRPr="00431701" w14:paraId="3527ED18" w14:textId="77777777" w:rsidTr="00321D6B">
        <w:trPr>
          <w:trHeight w:val="764"/>
        </w:trPr>
        <w:tc>
          <w:tcPr>
            <w:tcW w:w="211" w:type="dxa"/>
            <w:tcBorders>
              <w:top w:val="single" w:sz="4" w:space="0" w:color="auto"/>
              <w:left w:val="single" w:sz="4" w:space="0" w:color="auto"/>
              <w:bottom w:val="single" w:sz="4" w:space="0" w:color="000000"/>
              <w:right w:val="single" w:sz="4" w:space="0" w:color="000000"/>
            </w:tcBorders>
          </w:tcPr>
          <w:p w14:paraId="3DB660E7" w14:textId="77777777" w:rsidR="00034064" w:rsidRPr="00431701" w:rsidRDefault="00034064"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000000"/>
            </w:tcBorders>
          </w:tcPr>
          <w:p w14:paraId="18B04554" w14:textId="165C6DD4" w:rsidR="00034064" w:rsidRPr="00321D6B" w:rsidRDefault="00321D6B" w:rsidP="00034064">
            <w:pPr>
              <w:rPr>
                <w:rFonts w:ascii="Gill Sans MT" w:hAnsi="Gill Sans MT"/>
                <w:sz w:val="22"/>
                <w:szCs w:val="22"/>
              </w:rPr>
            </w:pPr>
            <w:r w:rsidRPr="00321D6B">
              <w:rPr>
                <w:rFonts w:ascii="Gill Sans MT" w:hAnsi="Gill Sans MT"/>
                <w:sz w:val="22"/>
                <w:szCs w:val="22"/>
              </w:rPr>
              <w:t xml:space="preserve">Is there a process for addressing community grievances through this group? </w:t>
            </w:r>
          </w:p>
        </w:tc>
        <w:tc>
          <w:tcPr>
            <w:tcW w:w="3788" w:type="dxa"/>
            <w:tcBorders>
              <w:top w:val="single" w:sz="4" w:space="0" w:color="auto"/>
              <w:bottom w:val="single" w:sz="4" w:space="0" w:color="000000"/>
              <w:right w:val="single" w:sz="18" w:space="0" w:color="000000"/>
            </w:tcBorders>
          </w:tcPr>
          <w:p w14:paraId="78B356B0" w14:textId="77777777" w:rsidR="00034064" w:rsidRDefault="00321D6B" w:rsidP="009842FE">
            <w:pPr>
              <w:contextualSpacing/>
              <w:rPr>
                <w:rFonts w:ascii="Gill Sans MT" w:hAnsi="Gill Sans MT"/>
              </w:rPr>
            </w:pPr>
            <w:r>
              <w:rPr>
                <w:rFonts w:ascii="Gill Sans MT" w:hAnsi="Gill Sans MT"/>
              </w:rPr>
              <w:t>0-No</w:t>
            </w:r>
          </w:p>
          <w:p w14:paraId="3D605EF7" w14:textId="49264CE4" w:rsidR="00321D6B" w:rsidRPr="00034064" w:rsidRDefault="00321D6B" w:rsidP="009842FE">
            <w:pPr>
              <w:contextualSpacing/>
              <w:rPr>
                <w:rFonts w:ascii="Gill Sans MT" w:hAnsi="Gill Sans MT"/>
              </w:rPr>
            </w:pPr>
            <w:r>
              <w:rPr>
                <w:rFonts w:ascii="Gill Sans MT" w:hAnsi="Gill Sans MT"/>
              </w:rPr>
              <w:t>1-Yes</w:t>
            </w:r>
          </w:p>
        </w:tc>
      </w:tr>
    </w:tbl>
    <w:p w14:paraId="3CC40249" w14:textId="13118857" w:rsidR="009842FE" w:rsidRPr="00431701" w:rsidRDefault="009842FE" w:rsidP="007C3C66">
      <w:pPr>
        <w:rPr>
          <w:rFonts w:ascii="Gill Sans MT" w:hAnsi="Gill Sans MT"/>
          <w:color w:val="000000" w:themeColor="text1"/>
          <w:sz w:val="22"/>
          <w:szCs w:val="22"/>
        </w:rPr>
      </w:pPr>
    </w:p>
    <w:p w14:paraId="46988914" w14:textId="77777777" w:rsidR="009842FE" w:rsidRPr="00431701" w:rsidRDefault="009842FE" w:rsidP="007C3C66">
      <w:pPr>
        <w:rPr>
          <w:rFonts w:ascii="Gill Sans MT" w:hAnsi="Gill Sans MT"/>
          <w:b/>
          <w:color w:val="000000" w:themeColor="text1"/>
          <w:sz w:val="22"/>
          <w:szCs w:val="22"/>
        </w:rPr>
      </w:pPr>
    </w:p>
    <w:p w14:paraId="17DCDB48" w14:textId="77777777" w:rsidR="00C92576" w:rsidRPr="00431701" w:rsidRDefault="00C92576" w:rsidP="007C3C66">
      <w:pPr>
        <w:rPr>
          <w:rFonts w:ascii="Gill Sans MT" w:hAnsi="Gill Sans MT"/>
          <w:b/>
          <w:color w:val="000000" w:themeColor="text1"/>
          <w:sz w:val="22"/>
          <w:szCs w:val="22"/>
        </w:rPr>
      </w:pPr>
    </w:p>
    <w:tbl>
      <w:tblPr>
        <w:tblW w:w="10090" w:type="dxa"/>
        <w:tblInd w:w="-5" w:type="dxa"/>
        <w:tblLayout w:type="fixed"/>
        <w:tblCellMar>
          <w:left w:w="0" w:type="dxa"/>
          <w:right w:w="0" w:type="dxa"/>
        </w:tblCellMar>
        <w:tblLook w:val="0000" w:firstRow="0" w:lastRow="0" w:firstColumn="0" w:lastColumn="0" w:noHBand="0" w:noVBand="0"/>
      </w:tblPr>
      <w:tblGrid>
        <w:gridCol w:w="190"/>
        <w:gridCol w:w="5490"/>
        <w:gridCol w:w="3420"/>
        <w:gridCol w:w="990"/>
      </w:tblGrid>
      <w:tr w:rsidR="00C92576" w:rsidRPr="00431701" w14:paraId="2C1D4431" w14:textId="77777777" w:rsidTr="00431701">
        <w:trPr>
          <w:trHeight w:val="989"/>
        </w:trPr>
        <w:tc>
          <w:tcPr>
            <w:tcW w:w="190" w:type="dxa"/>
            <w:tcBorders>
              <w:top w:val="single" w:sz="4" w:space="0" w:color="000000"/>
              <w:left w:val="single" w:sz="4" w:space="0" w:color="000000"/>
              <w:bottom w:val="single" w:sz="4" w:space="0" w:color="auto"/>
              <w:right w:val="single" w:sz="4" w:space="0" w:color="000000"/>
            </w:tcBorders>
          </w:tcPr>
          <w:p w14:paraId="4764B16F" w14:textId="77777777" w:rsidR="00C92576" w:rsidRPr="00431701" w:rsidRDefault="00C92576" w:rsidP="00431701">
            <w:pPr>
              <w:contextualSpacing/>
              <w:rPr>
                <w:rFonts w:ascii="Gill Sans MT" w:eastAsia="Calibri" w:hAnsi="Gill Sans MT" w:cs="Times New Roman"/>
                <w:sz w:val="22"/>
                <w:szCs w:val="22"/>
              </w:rPr>
            </w:pPr>
          </w:p>
        </w:tc>
        <w:tc>
          <w:tcPr>
            <w:tcW w:w="5490" w:type="dxa"/>
            <w:tcBorders>
              <w:top w:val="single" w:sz="4" w:space="0" w:color="000000"/>
              <w:left w:val="single" w:sz="4" w:space="0" w:color="000000"/>
              <w:bottom w:val="single" w:sz="4" w:space="0" w:color="auto"/>
            </w:tcBorders>
          </w:tcPr>
          <w:p w14:paraId="7CF7C7A9" w14:textId="77777777" w:rsidR="00C92576" w:rsidRPr="00431701" w:rsidRDefault="00C92576" w:rsidP="00431701">
            <w:pPr>
              <w:rPr>
                <w:rFonts w:ascii="Gill Sans MT" w:hAnsi="Gill Sans MT" w:cs="Arial"/>
                <w:color w:val="1A1A1A"/>
                <w:sz w:val="22"/>
                <w:szCs w:val="22"/>
              </w:rPr>
            </w:pPr>
            <w:r w:rsidRPr="00431701">
              <w:rPr>
                <w:rFonts w:ascii="Gill Sans MT" w:hAnsi="Gill Sans MT" w:cs="Arial"/>
                <w:color w:val="1A1A1A"/>
                <w:sz w:val="22"/>
                <w:szCs w:val="22"/>
              </w:rPr>
              <w:t xml:space="preserve"> </w:t>
            </w:r>
            <w:r w:rsidRPr="00431701">
              <w:rPr>
                <w:rFonts w:ascii="Gill Sans MT" w:hAnsi="Gill Sans MT"/>
                <w:color w:val="000000" w:themeColor="text1"/>
                <w:sz w:val="22"/>
                <w:szCs w:val="22"/>
              </w:rPr>
              <w:t>Is there any forest or woodland management plan in place in your community?</w:t>
            </w:r>
          </w:p>
          <w:p w14:paraId="48B3A484" w14:textId="77777777" w:rsidR="00C92576" w:rsidRPr="00431701" w:rsidRDefault="00C92576" w:rsidP="00431701">
            <w:pPr>
              <w:rPr>
                <w:rFonts w:ascii="Gill Sans MT" w:hAnsi="Gill Sans MT" w:cs="Arial"/>
                <w:color w:val="1A1A1A"/>
                <w:sz w:val="22"/>
                <w:szCs w:val="22"/>
              </w:rPr>
            </w:pPr>
          </w:p>
          <w:p w14:paraId="2EBB3B30" w14:textId="77777777" w:rsidR="00C92576" w:rsidRPr="00431701" w:rsidRDefault="00C92576" w:rsidP="00431701">
            <w:pPr>
              <w:rPr>
                <w:rFonts w:ascii="Gill Sans MT" w:hAnsi="Gill Sans MT" w:cs="Arial"/>
                <w:color w:val="1A1A1A"/>
                <w:sz w:val="22"/>
                <w:szCs w:val="22"/>
              </w:rPr>
            </w:pPr>
          </w:p>
        </w:tc>
        <w:tc>
          <w:tcPr>
            <w:tcW w:w="3420" w:type="dxa"/>
            <w:tcBorders>
              <w:top w:val="single" w:sz="4" w:space="0" w:color="000000"/>
              <w:bottom w:val="single" w:sz="4" w:space="0" w:color="auto"/>
              <w:right w:val="single" w:sz="18" w:space="0" w:color="000000"/>
            </w:tcBorders>
          </w:tcPr>
          <w:p w14:paraId="5FDA751B" w14:textId="77777777" w:rsidR="00C92576" w:rsidRPr="00431701" w:rsidRDefault="00C92576" w:rsidP="00431701">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0=No</w:t>
            </w:r>
          </w:p>
          <w:p w14:paraId="5ACB7063" w14:textId="77777777" w:rsidR="00C92576" w:rsidRPr="00431701" w:rsidRDefault="00C92576" w:rsidP="00431701">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 xml:space="preserve">1=Yes </w:t>
            </w:r>
          </w:p>
          <w:p w14:paraId="49A36F2A" w14:textId="77777777" w:rsidR="00C92576" w:rsidRPr="00431701" w:rsidRDefault="00C92576" w:rsidP="00431701">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888=Don’t know</w:t>
            </w:r>
          </w:p>
          <w:p w14:paraId="1DEC7900" w14:textId="77777777" w:rsidR="00C92576" w:rsidRPr="00431701" w:rsidRDefault="00C92576" w:rsidP="00431701">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999=Prefer not to respond</w:t>
            </w:r>
          </w:p>
        </w:tc>
        <w:tc>
          <w:tcPr>
            <w:tcW w:w="990" w:type="dxa"/>
            <w:tcBorders>
              <w:top w:val="single" w:sz="18" w:space="0" w:color="000000"/>
              <w:left w:val="single" w:sz="18" w:space="0" w:color="000000"/>
              <w:bottom w:val="single" w:sz="4" w:space="0" w:color="auto"/>
              <w:right w:val="single" w:sz="18" w:space="0" w:color="000000"/>
            </w:tcBorders>
          </w:tcPr>
          <w:p w14:paraId="13EAA734" w14:textId="77777777" w:rsidR="00C92576" w:rsidRPr="00431701" w:rsidRDefault="00C92576" w:rsidP="00431701">
            <w:pPr>
              <w:contextualSpacing/>
              <w:rPr>
                <w:rFonts w:ascii="Gill Sans MT" w:eastAsia="Calibri" w:hAnsi="Gill Sans MT" w:cs="Times New Roman"/>
                <w:i/>
                <w:color w:val="A6A6A6"/>
                <w:sz w:val="22"/>
                <w:szCs w:val="22"/>
              </w:rPr>
            </w:pPr>
          </w:p>
        </w:tc>
      </w:tr>
      <w:tr w:rsidR="00C92576" w:rsidRPr="00431701" w14:paraId="018BA184" w14:textId="77777777" w:rsidTr="00431701">
        <w:trPr>
          <w:trHeight w:val="713"/>
        </w:trPr>
        <w:tc>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79CDDE85" w14:textId="77777777" w:rsidR="00C92576" w:rsidRPr="00431701" w:rsidRDefault="00C92576" w:rsidP="00431701">
            <w:pPr>
              <w:contextualSpacing/>
              <w:rPr>
                <w:rFonts w:ascii="Gill Sans MT" w:eastAsia="Calibri" w:hAnsi="Gill Sans MT" w:cs="Times New Roman"/>
                <w:sz w:val="22"/>
                <w:szCs w:val="22"/>
              </w:rPr>
            </w:pPr>
          </w:p>
        </w:tc>
        <w:tc>
          <w:tcPr>
            <w:tcW w:w="5490" w:type="dxa"/>
            <w:tcBorders>
              <w:top w:val="single" w:sz="4" w:space="0" w:color="auto"/>
              <w:left w:val="single" w:sz="4" w:space="0" w:color="000000"/>
              <w:bottom w:val="single" w:sz="4" w:space="0" w:color="000000"/>
            </w:tcBorders>
            <w:shd w:val="clear" w:color="auto" w:fill="D6E3BC" w:themeFill="accent3" w:themeFillTint="66"/>
          </w:tcPr>
          <w:p w14:paraId="69DE8289" w14:textId="77777777" w:rsidR="00C92576" w:rsidRPr="00431701" w:rsidRDefault="00C92576" w:rsidP="00431701">
            <w:pPr>
              <w:rPr>
                <w:rFonts w:ascii="Gill Sans MT" w:hAnsi="Gill Sans MT" w:cs="Arial"/>
                <w:i/>
                <w:color w:val="1A1A1A"/>
                <w:sz w:val="22"/>
                <w:szCs w:val="22"/>
              </w:rPr>
            </w:pPr>
            <w:r w:rsidRPr="00431701">
              <w:rPr>
                <w:rFonts w:ascii="Gill Sans MT" w:hAnsi="Gill Sans MT" w:cs="Arial"/>
                <w:color w:val="1A1A1A"/>
                <w:sz w:val="22"/>
                <w:szCs w:val="22"/>
              </w:rPr>
              <w:t>If yes, can you please describe this plan?  (</w:t>
            </w:r>
            <w:r w:rsidRPr="00431701">
              <w:rPr>
                <w:rFonts w:ascii="Gill Sans MT" w:hAnsi="Gill Sans MT" w:cs="Arial"/>
                <w:i/>
                <w:color w:val="1A1A1A"/>
                <w:sz w:val="22"/>
                <w:szCs w:val="22"/>
              </w:rPr>
              <w:t>Who created the plan? When was the plan created? Was the community involved in the development of the plan?)</w:t>
            </w:r>
          </w:p>
          <w:p w14:paraId="1842A31B" w14:textId="77777777" w:rsidR="00C92576" w:rsidRPr="00431701" w:rsidRDefault="00C92576" w:rsidP="00431701">
            <w:pPr>
              <w:rPr>
                <w:rFonts w:ascii="Gill Sans MT" w:hAnsi="Gill Sans MT" w:cs="Arial"/>
                <w:color w:val="1A1A1A"/>
                <w:sz w:val="22"/>
                <w:szCs w:val="22"/>
              </w:rPr>
            </w:pPr>
          </w:p>
          <w:p w14:paraId="4F77F469" w14:textId="77777777" w:rsidR="00C92576" w:rsidRPr="00431701" w:rsidRDefault="00C92576" w:rsidP="00431701">
            <w:pPr>
              <w:rPr>
                <w:rFonts w:ascii="Gill Sans MT" w:hAnsi="Gill Sans MT" w:cs="Arial"/>
                <w:color w:val="1A1A1A"/>
                <w:sz w:val="22"/>
                <w:szCs w:val="22"/>
              </w:rPr>
            </w:pPr>
          </w:p>
          <w:p w14:paraId="47E8436D" w14:textId="77777777" w:rsidR="00C92576" w:rsidRPr="00431701" w:rsidRDefault="00C92576" w:rsidP="00431701">
            <w:pPr>
              <w:rPr>
                <w:rFonts w:ascii="Gill Sans MT" w:hAnsi="Gill Sans MT" w:cs="Arial"/>
                <w:color w:val="1A1A1A"/>
                <w:sz w:val="22"/>
                <w:szCs w:val="22"/>
              </w:rPr>
            </w:pPr>
          </w:p>
        </w:tc>
        <w:tc>
          <w:tcPr>
            <w:tcW w:w="3420" w:type="dxa"/>
            <w:tcBorders>
              <w:top w:val="single" w:sz="4" w:space="0" w:color="auto"/>
              <w:bottom w:val="single" w:sz="4" w:space="0" w:color="000000"/>
              <w:right w:val="single" w:sz="18" w:space="0" w:color="000000"/>
            </w:tcBorders>
            <w:shd w:val="clear" w:color="auto" w:fill="D6E3BC" w:themeFill="accent3" w:themeFillTint="66"/>
          </w:tcPr>
          <w:p w14:paraId="346F79ED" w14:textId="77777777" w:rsidR="00C92576" w:rsidRPr="00431701" w:rsidRDefault="00C92576" w:rsidP="00431701">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 xml:space="preserve">TEXT </w:t>
            </w:r>
          </w:p>
          <w:p w14:paraId="33A53DF5" w14:textId="77777777" w:rsidR="00C92576" w:rsidRPr="00431701" w:rsidRDefault="00C92576" w:rsidP="00431701">
            <w:pPr>
              <w:contextualSpacing/>
              <w:rPr>
                <w:rFonts w:ascii="Gill Sans MT" w:eastAsia="Calibri" w:hAnsi="Gill Sans MT" w:cs="Times New Roman"/>
                <w:sz w:val="22"/>
                <w:szCs w:val="22"/>
              </w:rPr>
            </w:pPr>
          </w:p>
          <w:p w14:paraId="6546B712" w14:textId="77777777" w:rsidR="00C92576" w:rsidRPr="00431701" w:rsidRDefault="00C92576" w:rsidP="00431701">
            <w:pPr>
              <w:contextualSpacing/>
              <w:rPr>
                <w:rFonts w:ascii="Gill Sans MT" w:eastAsia="Calibri" w:hAnsi="Gill Sans MT" w:cs="Times New Roman"/>
                <w:sz w:val="22"/>
                <w:szCs w:val="22"/>
              </w:rPr>
            </w:pPr>
          </w:p>
        </w:tc>
        <w:tc>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64EA09EC" w14:textId="77777777" w:rsidR="00C92576" w:rsidRPr="00431701" w:rsidRDefault="00C92576" w:rsidP="00431701">
            <w:pPr>
              <w:contextualSpacing/>
              <w:rPr>
                <w:rFonts w:ascii="Gill Sans MT" w:eastAsia="Calibri" w:hAnsi="Gill Sans MT" w:cs="Times New Roman"/>
                <w:i/>
                <w:color w:val="A6A6A6"/>
                <w:sz w:val="22"/>
                <w:szCs w:val="22"/>
              </w:rPr>
            </w:pPr>
          </w:p>
        </w:tc>
      </w:tr>
      <w:tr w:rsidR="00C92576" w:rsidRPr="00431701" w14:paraId="62720E76" w14:textId="77777777" w:rsidTr="00431701">
        <w:trPr>
          <w:trHeight w:val="20"/>
        </w:trPr>
        <w:tc>
          <w:tcPr>
            <w:tcW w:w="190" w:type="dxa"/>
            <w:tcBorders>
              <w:top w:val="single" w:sz="4" w:space="0" w:color="000000"/>
              <w:left w:val="single" w:sz="4" w:space="0" w:color="000000"/>
              <w:bottom w:val="single" w:sz="4" w:space="0" w:color="000000"/>
              <w:right w:val="single" w:sz="4" w:space="0" w:color="000000"/>
            </w:tcBorders>
          </w:tcPr>
          <w:p w14:paraId="64C00551" w14:textId="77777777" w:rsidR="00C92576" w:rsidRPr="00431701" w:rsidRDefault="00C92576" w:rsidP="00431701">
            <w:pPr>
              <w:contextualSpacing/>
              <w:rPr>
                <w:rFonts w:ascii="Gill Sans MT" w:eastAsia="Calibri" w:hAnsi="Gill Sans MT" w:cs="Times New Roman"/>
                <w:sz w:val="22"/>
                <w:szCs w:val="22"/>
              </w:rPr>
            </w:pPr>
          </w:p>
        </w:tc>
        <w:tc>
          <w:tcPr>
            <w:tcW w:w="5490" w:type="dxa"/>
            <w:tcBorders>
              <w:top w:val="single" w:sz="4" w:space="0" w:color="000000"/>
              <w:left w:val="single" w:sz="4" w:space="0" w:color="000000"/>
              <w:bottom w:val="single" w:sz="4" w:space="0" w:color="000000"/>
            </w:tcBorders>
          </w:tcPr>
          <w:p w14:paraId="5D9D7862" w14:textId="46582BE0" w:rsidR="00431701" w:rsidRPr="00431701" w:rsidRDefault="00431701" w:rsidP="00431701">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Are there </w:t>
            </w:r>
            <w:commentRangeStart w:id="1"/>
            <w:r w:rsidRPr="00431701">
              <w:rPr>
                <w:rFonts w:ascii="Gill Sans MT" w:hAnsi="Gill Sans MT"/>
                <w:color w:val="000000" w:themeColor="text1"/>
                <w:sz w:val="22"/>
                <w:szCs w:val="22"/>
              </w:rPr>
              <w:t xml:space="preserve">forest user groups </w:t>
            </w:r>
            <w:commentRangeEnd w:id="1"/>
            <w:r>
              <w:rPr>
                <w:rStyle w:val="CommentReference"/>
                <w:rFonts w:eastAsiaTheme="minorHAnsi"/>
              </w:rPr>
              <w:commentReference w:id="1"/>
            </w:r>
            <w:r w:rsidRPr="00431701">
              <w:rPr>
                <w:rFonts w:ascii="Gill Sans MT" w:hAnsi="Gill Sans MT"/>
                <w:color w:val="000000" w:themeColor="text1"/>
                <w:sz w:val="22"/>
                <w:szCs w:val="22"/>
              </w:rPr>
              <w:t xml:space="preserve">in this community? </w:t>
            </w:r>
          </w:p>
          <w:p w14:paraId="7D202BC7" w14:textId="77777777" w:rsidR="00431701" w:rsidRPr="00431701" w:rsidRDefault="00431701" w:rsidP="00431701">
            <w:pPr>
              <w:rPr>
                <w:rFonts w:ascii="Gill Sans MT" w:hAnsi="Gill Sans MT"/>
                <w:color w:val="000000" w:themeColor="text1"/>
                <w:sz w:val="22"/>
                <w:szCs w:val="22"/>
              </w:rPr>
            </w:pPr>
          </w:p>
          <w:p w14:paraId="3598CF64" w14:textId="63E8309A" w:rsidR="00C92576" w:rsidRPr="00431701" w:rsidRDefault="00431701" w:rsidP="00431701">
            <w:pPr>
              <w:rPr>
                <w:rFonts w:ascii="Gill Sans MT" w:hAnsi="Gill Sans MT"/>
                <w:color w:val="000000" w:themeColor="text1"/>
                <w:sz w:val="22"/>
                <w:szCs w:val="22"/>
              </w:rPr>
            </w:pPr>
            <w:r w:rsidRPr="00431701">
              <w:rPr>
                <w:rFonts w:ascii="Gill Sans MT" w:hAnsi="Gill Sans MT"/>
                <w:color w:val="000000" w:themeColor="text1"/>
                <w:sz w:val="22"/>
                <w:szCs w:val="22"/>
              </w:rPr>
              <w:t>Are there groups that manage</w:t>
            </w:r>
            <w:r w:rsidR="00C92576" w:rsidRPr="00431701">
              <w:rPr>
                <w:rFonts w:ascii="Gill Sans MT" w:hAnsi="Gill Sans MT"/>
                <w:color w:val="000000" w:themeColor="text1"/>
                <w:sz w:val="22"/>
                <w:szCs w:val="22"/>
              </w:rPr>
              <w:t xml:space="preserve"> activities related to the management of the forest (i.e. fire fighting, patrolling, tourism, tree planting,</w:t>
            </w:r>
            <w:r w:rsidRPr="00431701">
              <w:rPr>
                <w:rFonts w:ascii="Gill Sans MT" w:hAnsi="Gill Sans MT"/>
                <w:color w:val="000000" w:themeColor="text1"/>
                <w:sz w:val="22"/>
                <w:szCs w:val="22"/>
              </w:rPr>
              <w:t xml:space="preserve"> forest product harvesting</w:t>
            </w:r>
            <w:proofErr w:type="gramStart"/>
            <w:r w:rsidRPr="00431701">
              <w:rPr>
                <w:rFonts w:ascii="Gill Sans MT" w:hAnsi="Gill Sans MT"/>
                <w:color w:val="000000" w:themeColor="text1"/>
                <w:sz w:val="22"/>
                <w:szCs w:val="22"/>
              </w:rPr>
              <w:t xml:space="preserve">, </w:t>
            </w:r>
            <w:r w:rsidR="00C92576" w:rsidRPr="00431701">
              <w:rPr>
                <w:rFonts w:ascii="Gill Sans MT" w:hAnsi="Gill Sans MT"/>
                <w:color w:val="000000" w:themeColor="text1"/>
                <w:sz w:val="22"/>
                <w:szCs w:val="22"/>
              </w:rPr>
              <w:t xml:space="preserve"> etc</w:t>
            </w:r>
            <w:proofErr w:type="gramEnd"/>
            <w:r w:rsidR="00C92576" w:rsidRPr="00431701">
              <w:rPr>
                <w:rFonts w:ascii="Gill Sans MT" w:hAnsi="Gill Sans MT"/>
                <w:color w:val="000000" w:themeColor="text1"/>
                <w:sz w:val="22"/>
                <w:szCs w:val="22"/>
              </w:rPr>
              <w:t>.)</w:t>
            </w:r>
          </w:p>
          <w:p w14:paraId="425901E6" w14:textId="77777777" w:rsidR="00C92576" w:rsidRPr="00431701" w:rsidRDefault="00C92576" w:rsidP="00431701">
            <w:pPr>
              <w:rPr>
                <w:rFonts w:ascii="Gill Sans MT" w:hAnsi="Gill Sans MT" w:cs="Arial"/>
                <w:color w:val="1A1A1A"/>
                <w:sz w:val="22"/>
                <w:szCs w:val="22"/>
              </w:rPr>
            </w:pPr>
          </w:p>
        </w:tc>
        <w:tc>
          <w:tcPr>
            <w:tcW w:w="3420" w:type="dxa"/>
            <w:tcBorders>
              <w:top w:val="single" w:sz="4" w:space="0" w:color="000000"/>
              <w:bottom w:val="single" w:sz="4" w:space="0" w:color="000000"/>
              <w:right w:val="single" w:sz="18" w:space="0" w:color="000000"/>
            </w:tcBorders>
          </w:tcPr>
          <w:p w14:paraId="6BAAB4D6" w14:textId="77777777" w:rsidR="00C92576" w:rsidRPr="00431701" w:rsidRDefault="00C92576" w:rsidP="00431701">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0=No</w:t>
            </w:r>
          </w:p>
          <w:p w14:paraId="0EE85F3F" w14:textId="77777777" w:rsidR="00C92576" w:rsidRPr="00431701" w:rsidRDefault="00C92576" w:rsidP="00431701">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 xml:space="preserve">1=Yes </w:t>
            </w:r>
          </w:p>
          <w:p w14:paraId="039A9DC7" w14:textId="77777777" w:rsidR="00C92576" w:rsidRPr="00431701" w:rsidRDefault="00C92576" w:rsidP="00431701">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888=Don’t know</w:t>
            </w:r>
          </w:p>
          <w:p w14:paraId="5DA37D02" w14:textId="77777777" w:rsidR="00C92576" w:rsidRPr="00431701" w:rsidRDefault="00C92576" w:rsidP="00431701">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63FFABE3" w14:textId="77777777" w:rsidR="00C92576" w:rsidRPr="00431701" w:rsidRDefault="00C92576" w:rsidP="00431701">
            <w:pPr>
              <w:contextualSpacing/>
              <w:rPr>
                <w:rFonts w:ascii="Gill Sans MT" w:eastAsia="Calibri" w:hAnsi="Gill Sans MT" w:cs="Times New Roman"/>
                <w:i/>
                <w:color w:val="A6A6A6"/>
                <w:sz w:val="22"/>
                <w:szCs w:val="22"/>
              </w:rPr>
            </w:pPr>
          </w:p>
        </w:tc>
      </w:tr>
      <w:tr w:rsidR="00C92576" w:rsidRPr="00431701" w14:paraId="30207220" w14:textId="77777777" w:rsidTr="00431701">
        <w:trPr>
          <w:trHeight w:val="20"/>
        </w:trPr>
        <w:tc>
          <w:tcPr>
            <w:tcW w:w="19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4CA1AD64" w14:textId="77777777" w:rsidR="00C92576" w:rsidRPr="00431701" w:rsidRDefault="00C92576" w:rsidP="00431701">
            <w:pPr>
              <w:contextualSpacing/>
              <w:rPr>
                <w:rFonts w:ascii="Gill Sans MT" w:eastAsia="Calibri" w:hAnsi="Gill Sans MT" w:cs="Times New Roman"/>
                <w:sz w:val="22"/>
                <w:szCs w:val="22"/>
              </w:rPr>
            </w:pPr>
          </w:p>
        </w:tc>
        <w:tc>
          <w:tcPr>
            <w:tcW w:w="5490" w:type="dxa"/>
            <w:tcBorders>
              <w:top w:val="single" w:sz="4" w:space="0" w:color="000000"/>
              <w:left w:val="single" w:sz="4" w:space="0" w:color="000000"/>
              <w:bottom w:val="single" w:sz="4" w:space="0" w:color="000000"/>
            </w:tcBorders>
            <w:shd w:val="clear" w:color="auto" w:fill="D6E3BC" w:themeFill="accent3" w:themeFillTint="66"/>
          </w:tcPr>
          <w:p w14:paraId="7185BE13" w14:textId="338B91E1" w:rsidR="00C92576" w:rsidRDefault="00C92576" w:rsidP="00431701">
            <w:pPr>
              <w:rPr>
                <w:rFonts w:ascii="Gill Sans MT" w:hAnsi="Gill Sans MT"/>
                <w:color w:val="000000" w:themeColor="text1"/>
                <w:sz w:val="22"/>
                <w:szCs w:val="22"/>
              </w:rPr>
            </w:pPr>
            <w:r w:rsidRPr="00431701">
              <w:rPr>
                <w:rFonts w:ascii="Gill Sans MT" w:hAnsi="Gill Sans MT" w:cs="Arial"/>
                <w:color w:val="1A1A1A"/>
                <w:sz w:val="22"/>
                <w:szCs w:val="22"/>
              </w:rPr>
              <w:t xml:space="preserve">If yes, </w:t>
            </w:r>
            <w:r w:rsidRPr="00431701">
              <w:rPr>
                <w:rFonts w:ascii="Gill Sans MT" w:hAnsi="Gill Sans MT"/>
                <w:color w:val="000000" w:themeColor="text1"/>
                <w:sz w:val="22"/>
                <w:szCs w:val="22"/>
              </w:rPr>
              <w:t xml:space="preserve">please describe the names of the groups and </w:t>
            </w:r>
            <w:r w:rsidR="00AD13DF" w:rsidRPr="00431701">
              <w:rPr>
                <w:rFonts w:ascii="Gill Sans MT" w:hAnsi="Gill Sans MT"/>
                <w:color w:val="000000" w:themeColor="text1"/>
                <w:sz w:val="22"/>
                <w:szCs w:val="22"/>
              </w:rPr>
              <w:t xml:space="preserve">the community members </w:t>
            </w:r>
            <w:r w:rsidRPr="00431701">
              <w:rPr>
                <w:rFonts w:ascii="Gill Sans MT" w:hAnsi="Gill Sans MT"/>
                <w:color w:val="000000" w:themeColor="text1"/>
                <w:sz w:val="22"/>
                <w:szCs w:val="22"/>
              </w:rPr>
              <w:t xml:space="preserve">involved (for example – women, youth and/or indigenous).  </w:t>
            </w:r>
          </w:p>
          <w:p w14:paraId="72EE9066" w14:textId="77777777" w:rsidR="00431701" w:rsidRDefault="00431701" w:rsidP="00431701">
            <w:pPr>
              <w:rPr>
                <w:rFonts w:ascii="Gill Sans MT" w:hAnsi="Gill Sans MT"/>
                <w:color w:val="000000" w:themeColor="text1"/>
                <w:sz w:val="22"/>
                <w:szCs w:val="22"/>
              </w:rPr>
            </w:pPr>
          </w:p>
          <w:p w14:paraId="3096A399" w14:textId="77777777" w:rsidR="00431701" w:rsidRPr="00431701" w:rsidRDefault="00431701" w:rsidP="00431701">
            <w:pPr>
              <w:rPr>
                <w:rFonts w:ascii="Gill Sans MT" w:hAnsi="Gill Sans MT"/>
                <w:b/>
                <w:color w:val="000000" w:themeColor="text1"/>
                <w:sz w:val="22"/>
                <w:szCs w:val="22"/>
              </w:rPr>
            </w:pPr>
            <w:r w:rsidRPr="00431701">
              <w:rPr>
                <w:rFonts w:ascii="Gill Sans MT" w:hAnsi="Gill Sans MT"/>
                <w:color w:val="000000" w:themeColor="text1"/>
                <w:sz w:val="22"/>
                <w:szCs w:val="22"/>
              </w:rPr>
              <w:t xml:space="preserve">How many members are in each group? How many times per year does the group have meetings? How are leaders and members selected? </w:t>
            </w:r>
            <w:r w:rsidRPr="00431701">
              <w:rPr>
                <w:rFonts w:ascii="Gill Sans MT" w:eastAsia="Times New Roman" w:hAnsi="Gill Sans MT" w:cs="Times New Roman"/>
                <w:sz w:val="22"/>
                <w:szCs w:val="22"/>
              </w:rPr>
              <w:t>Does the group have any support from government, company or NGOs? Indicate which one</w:t>
            </w:r>
          </w:p>
          <w:p w14:paraId="75B280A2" w14:textId="5BFDBF09" w:rsidR="00431701" w:rsidRPr="00431701" w:rsidRDefault="00431701" w:rsidP="00431701">
            <w:pPr>
              <w:rPr>
                <w:rFonts w:ascii="Gill Sans MT" w:hAnsi="Gill Sans MT"/>
                <w:color w:val="000000" w:themeColor="text1"/>
                <w:sz w:val="22"/>
                <w:szCs w:val="22"/>
              </w:rPr>
            </w:pPr>
          </w:p>
          <w:p w14:paraId="3BDDDF6C" w14:textId="77777777" w:rsidR="00431701" w:rsidRDefault="00431701" w:rsidP="00431701">
            <w:pPr>
              <w:rPr>
                <w:rFonts w:ascii="Gill Sans MT" w:hAnsi="Gill Sans MT"/>
                <w:color w:val="000000" w:themeColor="text1"/>
                <w:sz w:val="22"/>
                <w:szCs w:val="22"/>
              </w:rPr>
            </w:pPr>
          </w:p>
          <w:p w14:paraId="6FFD786A" w14:textId="77777777" w:rsidR="00431701" w:rsidRDefault="00431701" w:rsidP="00431701">
            <w:pPr>
              <w:rPr>
                <w:rFonts w:ascii="Gill Sans MT" w:hAnsi="Gill Sans MT"/>
                <w:color w:val="000000" w:themeColor="text1"/>
                <w:sz w:val="22"/>
                <w:szCs w:val="22"/>
              </w:rPr>
            </w:pPr>
          </w:p>
          <w:p w14:paraId="6A017131" w14:textId="77777777" w:rsidR="00431701" w:rsidRDefault="00431701" w:rsidP="00431701">
            <w:pPr>
              <w:rPr>
                <w:rFonts w:ascii="Gill Sans MT" w:hAnsi="Gill Sans MT"/>
                <w:color w:val="000000" w:themeColor="text1"/>
                <w:sz w:val="22"/>
                <w:szCs w:val="22"/>
              </w:rPr>
            </w:pPr>
          </w:p>
          <w:p w14:paraId="54605A36" w14:textId="77777777" w:rsidR="00431701" w:rsidRDefault="00431701" w:rsidP="00431701">
            <w:pPr>
              <w:rPr>
                <w:rFonts w:ascii="Gill Sans MT" w:hAnsi="Gill Sans MT"/>
                <w:color w:val="000000" w:themeColor="text1"/>
                <w:sz w:val="22"/>
                <w:szCs w:val="22"/>
              </w:rPr>
            </w:pPr>
          </w:p>
          <w:p w14:paraId="0F71BBA9" w14:textId="77777777" w:rsidR="00431701" w:rsidRDefault="00431701" w:rsidP="00431701">
            <w:pPr>
              <w:rPr>
                <w:rFonts w:ascii="Gill Sans MT" w:hAnsi="Gill Sans MT"/>
                <w:color w:val="000000" w:themeColor="text1"/>
                <w:sz w:val="22"/>
                <w:szCs w:val="22"/>
              </w:rPr>
            </w:pPr>
          </w:p>
          <w:p w14:paraId="19390768" w14:textId="77777777" w:rsidR="00431701" w:rsidRPr="00431701" w:rsidRDefault="00431701" w:rsidP="00431701">
            <w:pPr>
              <w:rPr>
                <w:rFonts w:ascii="Gill Sans MT" w:hAnsi="Gill Sans MT"/>
                <w:color w:val="000000" w:themeColor="text1"/>
                <w:sz w:val="22"/>
                <w:szCs w:val="22"/>
              </w:rPr>
            </w:pPr>
          </w:p>
          <w:p w14:paraId="32D9DC8F" w14:textId="77777777" w:rsidR="00C92576" w:rsidRPr="00431701" w:rsidRDefault="00C92576" w:rsidP="00431701">
            <w:pPr>
              <w:rPr>
                <w:rFonts w:ascii="Gill Sans MT" w:hAnsi="Gill Sans MT" w:cs="Arial"/>
                <w:color w:val="1A1A1A"/>
                <w:sz w:val="22"/>
                <w:szCs w:val="22"/>
              </w:rPr>
            </w:pPr>
          </w:p>
        </w:tc>
        <w:tc>
          <w:tcPr>
            <w:tcW w:w="3420" w:type="dxa"/>
            <w:tcBorders>
              <w:top w:val="single" w:sz="4" w:space="0" w:color="000000"/>
              <w:bottom w:val="single" w:sz="4" w:space="0" w:color="000000"/>
              <w:right w:val="single" w:sz="18" w:space="0" w:color="000000"/>
            </w:tcBorders>
            <w:shd w:val="clear" w:color="auto" w:fill="D6E3BC" w:themeFill="accent3" w:themeFillTint="66"/>
          </w:tcPr>
          <w:p w14:paraId="6AEF24F3" w14:textId="77777777" w:rsidR="00C92576" w:rsidRPr="00431701" w:rsidRDefault="00C92576" w:rsidP="00431701">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TEXT</w:t>
            </w:r>
          </w:p>
        </w:tc>
        <w:tc>
          <w:tcPr>
            <w:tcW w:w="990" w:type="dxa"/>
            <w:tcBorders>
              <w:top w:val="single" w:sz="18" w:space="0" w:color="000000"/>
              <w:left w:val="single" w:sz="18" w:space="0" w:color="000000"/>
              <w:bottom w:val="single" w:sz="18" w:space="0" w:color="000000"/>
              <w:right w:val="single" w:sz="18" w:space="0" w:color="000000"/>
            </w:tcBorders>
            <w:shd w:val="clear" w:color="auto" w:fill="D6E3BC" w:themeFill="accent3" w:themeFillTint="66"/>
          </w:tcPr>
          <w:p w14:paraId="736977A9" w14:textId="77777777" w:rsidR="00C92576" w:rsidRPr="00431701" w:rsidRDefault="00C92576" w:rsidP="00431701">
            <w:pPr>
              <w:contextualSpacing/>
              <w:rPr>
                <w:rFonts w:ascii="Gill Sans MT" w:eastAsia="Calibri" w:hAnsi="Gill Sans MT" w:cs="Times New Roman"/>
                <w:i/>
                <w:color w:val="A6A6A6"/>
                <w:sz w:val="22"/>
                <w:szCs w:val="22"/>
              </w:rPr>
            </w:pPr>
          </w:p>
        </w:tc>
      </w:tr>
      <w:tr w:rsidR="00C92576" w:rsidRPr="00431701" w14:paraId="101B800A" w14:textId="77777777" w:rsidTr="00431701">
        <w:trPr>
          <w:trHeight w:val="576"/>
        </w:trPr>
        <w:tc>
          <w:tcPr>
            <w:tcW w:w="190" w:type="dxa"/>
            <w:tcBorders>
              <w:top w:val="single" w:sz="4" w:space="0" w:color="000000"/>
              <w:left w:val="single" w:sz="4" w:space="0" w:color="000000"/>
              <w:bottom w:val="single" w:sz="4" w:space="0" w:color="000000"/>
              <w:right w:val="single" w:sz="4" w:space="0" w:color="000000"/>
            </w:tcBorders>
          </w:tcPr>
          <w:p w14:paraId="67C70678" w14:textId="77777777" w:rsidR="00C92576" w:rsidRPr="00431701" w:rsidRDefault="00C92576" w:rsidP="00431701">
            <w:pPr>
              <w:contextualSpacing/>
              <w:rPr>
                <w:rFonts w:ascii="Gill Sans MT" w:eastAsia="Calibri" w:hAnsi="Gill Sans MT" w:cs="Times New Roman"/>
                <w:sz w:val="22"/>
                <w:szCs w:val="22"/>
              </w:rPr>
            </w:pPr>
          </w:p>
        </w:tc>
        <w:tc>
          <w:tcPr>
            <w:tcW w:w="5490" w:type="dxa"/>
            <w:tcBorders>
              <w:top w:val="single" w:sz="4" w:space="0" w:color="000000"/>
              <w:left w:val="single" w:sz="4" w:space="0" w:color="000000"/>
              <w:bottom w:val="single" w:sz="4" w:space="0" w:color="000000"/>
            </w:tcBorders>
          </w:tcPr>
          <w:p w14:paraId="5950296C" w14:textId="77777777" w:rsidR="00C92576" w:rsidRPr="00431701" w:rsidRDefault="00C92576" w:rsidP="00431701">
            <w:pPr>
              <w:rPr>
                <w:rFonts w:ascii="Gill Sans MT" w:hAnsi="Gill Sans MT"/>
                <w:color w:val="000000" w:themeColor="text1"/>
                <w:sz w:val="22"/>
                <w:szCs w:val="22"/>
              </w:rPr>
            </w:pPr>
            <w:r w:rsidRPr="00431701">
              <w:rPr>
                <w:rFonts w:ascii="Gill Sans MT" w:hAnsi="Gill Sans MT"/>
                <w:color w:val="000000" w:themeColor="text1"/>
                <w:sz w:val="22"/>
                <w:szCs w:val="22"/>
              </w:rPr>
              <w:t>What type of activities does each group do?</w:t>
            </w:r>
          </w:p>
          <w:p w14:paraId="7351E96D" w14:textId="77777777" w:rsidR="00C92576" w:rsidRPr="00431701" w:rsidRDefault="00C92576" w:rsidP="00431701">
            <w:pPr>
              <w:rPr>
                <w:rFonts w:ascii="Gill Sans MT" w:hAnsi="Gill Sans MT"/>
                <w:color w:val="000000" w:themeColor="text1"/>
                <w:sz w:val="22"/>
                <w:szCs w:val="22"/>
              </w:rPr>
            </w:pPr>
          </w:p>
          <w:p w14:paraId="2874E898" w14:textId="77777777" w:rsidR="00C92576" w:rsidRPr="00431701" w:rsidRDefault="00C92576" w:rsidP="00431701">
            <w:pPr>
              <w:rPr>
                <w:rFonts w:ascii="Gill Sans MT" w:hAnsi="Gill Sans MT"/>
                <w:color w:val="000000" w:themeColor="text1"/>
                <w:sz w:val="22"/>
                <w:szCs w:val="22"/>
              </w:rPr>
            </w:pPr>
            <w:r w:rsidRPr="00431701">
              <w:rPr>
                <w:rFonts w:ascii="Gill Sans MT" w:hAnsi="Gill Sans MT"/>
                <w:color w:val="000000" w:themeColor="text1"/>
                <w:sz w:val="22"/>
                <w:szCs w:val="22"/>
              </w:rPr>
              <w:t>Select all that apply.</w:t>
            </w:r>
          </w:p>
          <w:p w14:paraId="280BDB93" w14:textId="77777777" w:rsidR="00C92576" w:rsidRPr="00431701" w:rsidRDefault="00C92576" w:rsidP="00431701">
            <w:pPr>
              <w:rPr>
                <w:rFonts w:ascii="Gill Sans MT" w:hAnsi="Gill Sans MT" w:cs="Arial"/>
                <w:color w:val="1A1A1A"/>
                <w:sz w:val="22"/>
                <w:szCs w:val="22"/>
              </w:rPr>
            </w:pPr>
          </w:p>
        </w:tc>
        <w:tc>
          <w:tcPr>
            <w:tcW w:w="3420" w:type="dxa"/>
            <w:tcBorders>
              <w:top w:val="single" w:sz="4" w:space="0" w:color="000000"/>
              <w:bottom w:val="single" w:sz="4" w:space="0" w:color="000000"/>
              <w:right w:val="single" w:sz="18" w:space="0" w:color="000000"/>
            </w:tcBorders>
          </w:tcPr>
          <w:p w14:paraId="69F34D66" w14:textId="77777777" w:rsidR="00C92576" w:rsidRPr="00431701" w:rsidRDefault="00C92576" w:rsidP="00431701">
            <w:pPr>
              <w:rPr>
                <w:rFonts w:ascii="Gill Sans MT" w:hAnsi="Gill Sans MT"/>
                <w:color w:val="000000" w:themeColor="text1"/>
                <w:sz w:val="22"/>
                <w:szCs w:val="22"/>
              </w:rPr>
            </w:pPr>
            <w:r w:rsidRPr="00431701">
              <w:rPr>
                <w:rFonts w:ascii="Gill Sans MT" w:hAnsi="Gill Sans MT"/>
                <w:color w:val="000000" w:themeColor="text1"/>
                <w:sz w:val="22"/>
                <w:szCs w:val="22"/>
              </w:rPr>
              <w:t>1=Planting of trees</w:t>
            </w:r>
          </w:p>
          <w:p w14:paraId="35ED2855" w14:textId="77777777" w:rsidR="00C92576" w:rsidRPr="00431701" w:rsidRDefault="00C92576" w:rsidP="00431701">
            <w:pPr>
              <w:rPr>
                <w:rFonts w:ascii="Gill Sans MT" w:hAnsi="Gill Sans MT"/>
                <w:color w:val="000000" w:themeColor="text1"/>
                <w:sz w:val="22"/>
                <w:szCs w:val="22"/>
              </w:rPr>
            </w:pPr>
            <w:r w:rsidRPr="00431701">
              <w:rPr>
                <w:rFonts w:ascii="Gill Sans MT" w:hAnsi="Gill Sans MT"/>
                <w:color w:val="000000" w:themeColor="text1"/>
                <w:sz w:val="22"/>
                <w:szCs w:val="22"/>
              </w:rPr>
              <w:t>2=Cutting down undesired (competing) trees</w:t>
            </w:r>
          </w:p>
          <w:p w14:paraId="66311C65" w14:textId="77777777" w:rsidR="00C92576" w:rsidRPr="00431701" w:rsidRDefault="00C92576" w:rsidP="00431701">
            <w:pPr>
              <w:rPr>
                <w:rFonts w:ascii="Gill Sans MT" w:hAnsi="Gill Sans MT"/>
                <w:color w:val="000000" w:themeColor="text1"/>
                <w:sz w:val="22"/>
                <w:szCs w:val="22"/>
              </w:rPr>
            </w:pPr>
            <w:r w:rsidRPr="00431701">
              <w:rPr>
                <w:rFonts w:ascii="Gill Sans MT" w:hAnsi="Gill Sans MT"/>
                <w:color w:val="000000" w:themeColor="text1"/>
                <w:sz w:val="22"/>
                <w:szCs w:val="22"/>
              </w:rPr>
              <w:t>3=Protecting certain desired (patches of) trees in the forest to promote the natural regeneration of these species</w:t>
            </w:r>
          </w:p>
          <w:p w14:paraId="051B2E87" w14:textId="77777777" w:rsidR="00C92576" w:rsidRPr="00431701" w:rsidRDefault="00C92576" w:rsidP="00431701">
            <w:pPr>
              <w:rPr>
                <w:rFonts w:ascii="Gill Sans MT" w:hAnsi="Gill Sans MT"/>
                <w:color w:val="000000" w:themeColor="text1"/>
                <w:sz w:val="22"/>
                <w:szCs w:val="22"/>
              </w:rPr>
            </w:pPr>
            <w:r w:rsidRPr="00431701">
              <w:rPr>
                <w:rFonts w:ascii="Gill Sans MT" w:hAnsi="Gill Sans MT"/>
                <w:color w:val="000000" w:themeColor="text1"/>
                <w:sz w:val="22"/>
                <w:szCs w:val="22"/>
              </w:rPr>
              <w:t>4=Protecting areas of forest for particular environmental services, like water</w:t>
            </w:r>
          </w:p>
          <w:p w14:paraId="7ED4B0BA" w14:textId="77777777" w:rsidR="00C92576" w:rsidRPr="00431701" w:rsidRDefault="00C92576" w:rsidP="00431701">
            <w:pPr>
              <w:rPr>
                <w:rFonts w:ascii="Gill Sans MT" w:hAnsi="Gill Sans MT"/>
                <w:color w:val="000000" w:themeColor="text1"/>
                <w:sz w:val="22"/>
                <w:szCs w:val="22"/>
              </w:rPr>
            </w:pPr>
            <w:r w:rsidRPr="00431701">
              <w:rPr>
                <w:rFonts w:ascii="Gill Sans MT" w:hAnsi="Gill Sans MT"/>
                <w:color w:val="000000" w:themeColor="text1"/>
                <w:sz w:val="22"/>
                <w:szCs w:val="22"/>
              </w:rPr>
              <w:t>5=Protecting areas of forest for particular beliefs/ spiritual services /sacred sites</w:t>
            </w:r>
          </w:p>
          <w:p w14:paraId="408CDEE9" w14:textId="77777777" w:rsidR="00C92576" w:rsidRPr="00431701" w:rsidRDefault="00C92576" w:rsidP="00431701">
            <w:pPr>
              <w:rPr>
                <w:rFonts w:ascii="Gill Sans MT" w:hAnsi="Gill Sans MT"/>
                <w:color w:val="000000" w:themeColor="text1"/>
                <w:sz w:val="22"/>
                <w:szCs w:val="22"/>
              </w:rPr>
            </w:pPr>
            <w:r w:rsidRPr="00431701">
              <w:rPr>
                <w:rFonts w:ascii="Gill Sans MT" w:hAnsi="Gill Sans MT"/>
                <w:color w:val="000000" w:themeColor="text1"/>
                <w:sz w:val="22"/>
                <w:szCs w:val="22"/>
              </w:rPr>
              <w:t>6=Establishing clear use rights for a limited number of people to particular forest products (e.g., honey, trees)</w:t>
            </w:r>
          </w:p>
          <w:p w14:paraId="7750568D" w14:textId="77777777" w:rsidR="00C92576" w:rsidRPr="00431701" w:rsidRDefault="00C92576" w:rsidP="00431701">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 7=Extension/education about forest management</w:t>
            </w:r>
          </w:p>
          <w:p w14:paraId="60154B1E" w14:textId="77777777" w:rsidR="00C92576" w:rsidRPr="00431701" w:rsidRDefault="00C92576" w:rsidP="00431701">
            <w:pPr>
              <w:rPr>
                <w:rFonts w:ascii="Gill Sans MT" w:hAnsi="Gill Sans MT"/>
                <w:color w:val="000000" w:themeColor="text1"/>
                <w:sz w:val="22"/>
                <w:szCs w:val="22"/>
              </w:rPr>
            </w:pPr>
            <w:r w:rsidRPr="00431701">
              <w:rPr>
                <w:rFonts w:ascii="Gill Sans MT" w:hAnsi="Gill Sans MT"/>
                <w:color w:val="000000" w:themeColor="text1"/>
                <w:sz w:val="22"/>
                <w:szCs w:val="22"/>
              </w:rPr>
              <w:t>8=Enacted bylaw (e.g., no bush burning in or near forest)</w:t>
            </w:r>
          </w:p>
          <w:p w14:paraId="2BEFAD51" w14:textId="77777777" w:rsidR="00C92576" w:rsidRPr="00431701" w:rsidRDefault="00C92576" w:rsidP="00431701">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9=Mapping/inventory forest resources (e.g. mapping forest </w:t>
            </w:r>
            <w:r w:rsidRPr="00431701">
              <w:rPr>
                <w:rFonts w:ascii="Gill Sans MT" w:hAnsi="Gill Sans MT"/>
                <w:color w:val="000000" w:themeColor="text1"/>
                <w:sz w:val="22"/>
                <w:szCs w:val="22"/>
              </w:rPr>
              <w:lastRenderedPageBreak/>
              <w:t>products areas)</w:t>
            </w:r>
          </w:p>
          <w:p w14:paraId="24D8DA17" w14:textId="77777777" w:rsidR="00C92576" w:rsidRPr="00431701" w:rsidRDefault="00C92576" w:rsidP="00431701">
            <w:pPr>
              <w:rPr>
                <w:rFonts w:ascii="Gill Sans MT" w:hAnsi="Gill Sans MT"/>
                <w:color w:val="000000" w:themeColor="text1"/>
                <w:sz w:val="22"/>
                <w:szCs w:val="22"/>
              </w:rPr>
            </w:pPr>
            <w:r w:rsidRPr="00431701">
              <w:rPr>
                <w:rFonts w:ascii="Gill Sans MT" w:hAnsi="Gill Sans MT"/>
                <w:color w:val="000000" w:themeColor="text1"/>
                <w:sz w:val="22"/>
                <w:szCs w:val="22"/>
              </w:rPr>
              <w:t>10=Other</w:t>
            </w:r>
          </w:p>
          <w:p w14:paraId="2E3359C8" w14:textId="77777777" w:rsidR="00C92576" w:rsidRPr="00431701" w:rsidRDefault="00C92576" w:rsidP="00431701">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888=Don’t know</w:t>
            </w:r>
          </w:p>
          <w:p w14:paraId="030814B1" w14:textId="02BF93D7" w:rsidR="00431701" w:rsidRPr="00431701" w:rsidRDefault="00C92576" w:rsidP="00431701">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680E8544" w14:textId="77777777" w:rsidR="00C92576" w:rsidRPr="00431701" w:rsidRDefault="00C92576" w:rsidP="00431701">
            <w:pPr>
              <w:contextualSpacing/>
              <w:rPr>
                <w:rFonts w:ascii="Gill Sans MT" w:eastAsia="Calibri" w:hAnsi="Gill Sans MT" w:cs="Times New Roman"/>
                <w:i/>
                <w:color w:val="A6A6A6"/>
                <w:sz w:val="22"/>
                <w:szCs w:val="22"/>
              </w:rPr>
            </w:pPr>
          </w:p>
        </w:tc>
      </w:tr>
    </w:tbl>
    <w:p w14:paraId="3DA0FC67" w14:textId="1A139A05" w:rsidR="00F35D3A" w:rsidRPr="00431701" w:rsidRDefault="003E4735" w:rsidP="007C3C66">
      <w:pPr>
        <w:rPr>
          <w:rFonts w:ascii="Gill Sans MT" w:hAnsi="Gill Sans MT"/>
          <w:color w:val="000000" w:themeColor="text1"/>
          <w:sz w:val="22"/>
          <w:szCs w:val="22"/>
        </w:rPr>
      </w:pPr>
      <w:r w:rsidRPr="00431701">
        <w:rPr>
          <w:rFonts w:ascii="Gill Sans MT" w:hAnsi="Gill Sans MT"/>
          <w:b/>
          <w:color w:val="000000" w:themeColor="text1"/>
          <w:sz w:val="22"/>
          <w:szCs w:val="22"/>
        </w:rPr>
        <w:lastRenderedPageBreak/>
        <w:t xml:space="preserve"> </w:t>
      </w:r>
    </w:p>
    <w:p w14:paraId="141FDA72" w14:textId="371AA311" w:rsidR="00F35D3A" w:rsidRPr="00431701" w:rsidRDefault="00AD13DF" w:rsidP="007C3C66">
      <w:pPr>
        <w:rPr>
          <w:rFonts w:ascii="Gill Sans MT" w:hAnsi="Gill Sans MT"/>
          <w:b/>
          <w:sz w:val="22"/>
          <w:szCs w:val="22"/>
        </w:rPr>
      </w:pPr>
      <w:r w:rsidRPr="00431701">
        <w:rPr>
          <w:rFonts w:ascii="Gill Sans MT" w:hAnsi="Gill Sans MT"/>
          <w:b/>
          <w:sz w:val="22"/>
          <w:szCs w:val="22"/>
        </w:rPr>
        <w:t>Traditional Community Rules</w:t>
      </w:r>
    </w:p>
    <w:tbl>
      <w:tblPr>
        <w:tblStyle w:val="TableGrid"/>
        <w:tblW w:w="12840" w:type="dxa"/>
        <w:tblLook w:val="04A0" w:firstRow="1" w:lastRow="0" w:firstColumn="1" w:lastColumn="0" w:noHBand="0" w:noVBand="1"/>
      </w:tblPr>
      <w:tblGrid>
        <w:gridCol w:w="1717"/>
        <w:gridCol w:w="1783"/>
        <w:gridCol w:w="1414"/>
        <w:gridCol w:w="1938"/>
        <w:gridCol w:w="1676"/>
        <w:gridCol w:w="2448"/>
        <w:gridCol w:w="1864"/>
      </w:tblGrid>
      <w:tr w:rsidR="00AD13DF" w:rsidRPr="00431701" w14:paraId="19FAD7D4" w14:textId="77777777" w:rsidTr="00AD13DF">
        <w:tc>
          <w:tcPr>
            <w:tcW w:w="1662" w:type="dxa"/>
          </w:tcPr>
          <w:p w14:paraId="250C0F92" w14:textId="77777777" w:rsidR="005202C2" w:rsidRPr="00431701" w:rsidRDefault="005202C2" w:rsidP="007C3C66">
            <w:pPr>
              <w:rPr>
                <w:rFonts w:ascii="Gill Sans MT" w:hAnsi="Gill Sans MT"/>
                <w:sz w:val="22"/>
                <w:szCs w:val="22"/>
              </w:rPr>
            </w:pPr>
            <w:r w:rsidRPr="00431701">
              <w:rPr>
                <w:rFonts w:ascii="Gill Sans MT" w:hAnsi="Gill Sans MT"/>
                <w:sz w:val="22"/>
                <w:szCs w:val="22"/>
              </w:rPr>
              <w:t>Activity</w:t>
            </w:r>
          </w:p>
        </w:tc>
        <w:tc>
          <w:tcPr>
            <w:tcW w:w="1788" w:type="dxa"/>
          </w:tcPr>
          <w:p w14:paraId="5ABE2ACE" w14:textId="77777777" w:rsidR="005202C2" w:rsidRPr="00431701" w:rsidRDefault="005202C2" w:rsidP="007C3C66">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Are there </w:t>
            </w:r>
            <w:r w:rsidRPr="00431701">
              <w:rPr>
                <w:rFonts w:ascii="Gill Sans MT" w:hAnsi="Gill Sans MT"/>
                <w:b/>
                <w:color w:val="000000" w:themeColor="text1"/>
                <w:sz w:val="22"/>
                <w:szCs w:val="22"/>
              </w:rPr>
              <w:t>traditional community rules</w:t>
            </w:r>
            <w:r w:rsidRPr="00431701">
              <w:rPr>
                <w:rFonts w:ascii="Gill Sans MT" w:hAnsi="Gill Sans MT"/>
                <w:color w:val="000000" w:themeColor="text1"/>
                <w:sz w:val="22"/>
                <w:szCs w:val="22"/>
              </w:rPr>
              <w:t xml:space="preserve"> in this village that regulate or restrict the following activity in forest/wooded areas? </w:t>
            </w:r>
          </w:p>
          <w:p w14:paraId="4C7D07B6" w14:textId="77777777" w:rsidR="005202C2" w:rsidRPr="00431701" w:rsidRDefault="005202C2" w:rsidP="007C3C66">
            <w:pPr>
              <w:rPr>
                <w:rFonts w:ascii="Gill Sans MT" w:hAnsi="Gill Sans MT"/>
                <w:color w:val="000000" w:themeColor="text1"/>
                <w:sz w:val="22"/>
                <w:szCs w:val="22"/>
              </w:rPr>
            </w:pPr>
          </w:p>
          <w:p w14:paraId="739DBA04" w14:textId="77777777" w:rsidR="005202C2" w:rsidRPr="00431701" w:rsidRDefault="005202C2"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1=No</w:t>
            </w:r>
          </w:p>
          <w:p w14:paraId="04F610AF" w14:textId="77777777" w:rsidR="005202C2" w:rsidRPr="00431701" w:rsidRDefault="005202C2"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 xml:space="preserve">2=Yes </w:t>
            </w:r>
          </w:p>
          <w:p w14:paraId="6EEACC55" w14:textId="77777777" w:rsidR="005202C2" w:rsidRPr="00431701" w:rsidRDefault="005202C2"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888=Don’t know</w:t>
            </w:r>
          </w:p>
          <w:p w14:paraId="40ADD303" w14:textId="77777777" w:rsidR="005202C2" w:rsidRPr="00431701" w:rsidRDefault="005202C2" w:rsidP="007C3C66">
            <w:pPr>
              <w:rPr>
                <w:rFonts w:ascii="Gill Sans MT" w:hAnsi="Gill Sans MT"/>
                <w:color w:val="000000" w:themeColor="text1"/>
                <w:sz w:val="22"/>
                <w:szCs w:val="22"/>
              </w:rPr>
            </w:pPr>
            <w:r w:rsidRPr="00431701">
              <w:rPr>
                <w:rFonts w:ascii="Gill Sans MT" w:eastAsia="Calibri" w:hAnsi="Gill Sans MT" w:cs="Times New Roman"/>
                <w:sz w:val="22"/>
                <w:szCs w:val="22"/>
              </w:rPr>
              <w:t>999=Prefer not to respond</w:t>
            </w:r>
          </w:p>
          <w:p w14:paraId="6784F6C6" w14:textId="77777777" w:rsidR="005202C2" w:rsidRPr="00431701" w:rsidRDefault="005202C2" w:rsidP="007C3C66">
            <w:pPr>
              <w:rPr>
                <w:rFonts w:ascii="Gill Sans MT" w:hAnsi="Gill Sans MT"/>
                <w:sz w:val="22"/>
                <w:szCs w:val="22"/>
              </w:rPr>
            </w:pPr>
          </w:p>
        </w:tc>
        <w:tc>
          <w:tcPr>
            <w:tcW w:w="1422" w:type="dxa"/>
          </w:tcPr>
          <w:p w14:paraId="70A4EE1D" w14:textId="6EA9F622" w:rsidR="005202C2" w:rsidRPr="00431701" w:rsidRDefault="005202C2" w:rsidP="007C3C66">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If yes, please describe the rules. </w:t>
            </w:r>
          </w:p>
        </w:tc>
        <w:tc>
          <w:tcPr>
            <w:tcW w:w="1951" w:type="dxa"/>
          </w:tcPr>
          <w:p w14:paraId="72FBFE37" w14:textId="2BE7A4AB" w:rsidR="005202C2" w:rsidRPr="00431701" w:rsidRDefault="005202C2" w:rsidP="007C3C66">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Have these rules changes over the past # years? </w:t>
            </w:r>
          </w:p>
          <w:p w14:paraId="48548096" w14:textId="77777777" w:rsidR="005202C2" w:rsidRPr="00431701" w:rsidRDefault="005202C2" w:rsidP="007C3C66">
            <w:pPr>
              <w:rPr>
                <w:rFonts w:ascii="Gill Sans MT" w:hAnsi="Gill Sans MT"/>
                <w:color w:val="000000" w:themeColor="text1"/>
                <w:sz w:val="22"/>
                <w:szCs w:val="22"/>
              </w:rPr>
            </w:pPr>
          </w:p>
          <w:p w14:paraId="6CD5D707" w14:textId="77777777" w:rsidR="005202C2" w:rsidRPr="00431701" w:rsidRDefault="005202C2"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1=No</w:t>
            </w:r>
          </w:p>
          <w:p w14:paraId="62A70DE5" w14:textId="77777777" w:rsidR="005202C2" w:rsidRPr="00431701" w:rsidRDefault="005202C2"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 xml:space="preserve">2=Yes </w:t>
            </w:r>
          </w:p>
          <w:p w14:paraId="3DCCE8AD" w14:textId="77777777" w:rsidR="005202C2" w:rsidRPr="00431701" w:rsidRDefault="005202C2"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888=Don’t know</w:t>
            </w:r>
          </w:p>
          <w:p w14:paraId="7907108F" w14:textId="77777777" w:rsidR="005202C2" w:rsidRPr="00431701" w:rsidRDefault="005202C2" w:rsidP="007C3C66">
            <w:pPr>
              <w:rPr>
                <w:rFonts w:ascii="Gill Sans MT" w:hAnsi="Gill Sans MT"/>
                <w:sz w:val="22"/>
                <w:szCs w:val="22"/>
              </w:rPr>
            </w:pPr>
            <w:r w:rsidRPr="00431701">
              <w:rPr>
                <w:rFonts w:ascii="Gill Sans MT" w:eastAsia="Calibri" w:hAnsi="Gill Sans MT" w:cs="Times New Roman"/>
                <w:sz w:val="22"/>
                <w:szCs w:val="22"/>
              </w:rPr>
              <w:t>999=Prefer not to respond</w:t>
            </w:r>
          </w:p>
        </w:tc>
        <w:tc>
          <w:tcPr>
            <w:tcW w:w="1687" w:type="dxa"/>
          </w:tcPr>
          <w:p w14:paraId="701D3F81" w14:textId="76D477BB" w:rsidR="005202C2" w:rsidRPr="00431701" w:rsidRDefault="003F15C8" w:rsidP="005202C2">
            <w:pPr>
              <w:rPr>
                <w:rFonts w:ascii="Gill Sans MT" w:hAnsi="Gill Sans MT"/>
                <w:color w:val="000000" w:themeColor="text1"/>
                <w:sz w:val="22"/>
                <w:szCs w:val="22"/>
              </w:rPr>
            </w:pPr>
            <w:r w:rsidRPr="00431701">
              <w:rPr>
                <w:rFonts w:ascii="Gill Sans MT" w:hAnsi="Gill Sans MT"/>
                <w:color w:val="000000" w:themeColor="text1"/>
                <w:sz w:val="22"/>
                <w:szCs w:val="22"/>
              </w:rPr>
              <w:t>Are there</w:t>
            </w:r>
            <w:r w:rsidR="005202C2" w:rsidRPr="00431701">
              <w:rPr>
                <w:rFonts w:ascii="Gill Sans MT" w:hAnsi="Gill Sans MT"/>
                <w:color w:val="000000" w:themeColor="text1"/>
                <w:sz w:val="22"/>
                <w:szCs w:val="22"/>
              </w:rPr>
              <w:t xml:space="preserve"> penalties for rule breaking?</w:t>
            </w:r>
          </w:p>
          <w:p w14:paraId="2D1A1EE4" w14:textId="77777777" w:rsidR="005202C2" w:rsidRPr="00431701" w:rsidRDefault="005202C2" w:rsidP="005202C2">
            <w:pPr>
              <w:rPr>
                <w:rFonts w:ascii="Gill Sans MT" w:hAnsi="Gill Sans MT"/>
                <w:color w:val="000000" w:themeColor="text1"/>
                <w:sz w:val="22"/>
                <w:szCs w:val="22"/>
              </w:rPr>
            </w:pPr>
            <w:r w:rsidRPr="00431701">
              <w:rPr>
                <w:rFonts w:ascii="Gill Sans MT" w:hAnsi="Gill Sans MT"/>
                <w:color w:val="000000" w:themeColor="text1"/>
                <w:sz w:val="22"/>
                <w:szCs w:val="22"/>
              </w:rPr>
              <w:t>0=No</w:t>
            </w:r>
          </w:p>
          <w:p w14:paraId="128F1703" w14:textId="081603D5" w:rsidR="005202C2" w:rsidRPr="00431701" w:rsidRDefault="005202C2" w:rsidP="005202C2">
            <w:pPr>
              <w:rPr>
                <w:rFonts w:ascii="Gill Sans MT" w:hAnsi="Gill Sans MT"/>
                <w:color w:val="000000" w:themeColor="text1"/>
                <w:sz w:val="22"/>
                <w:szCs w:val="22"/>
              </w:rPr>
            </w:pPr>
            <w:r w:rsidRPr="00431701">
              <w:rPr>
                <w:rFonts w:ascii="Gill Sans MT" w:hAnsi="Gill Sans MT"/>
                <w:color w:val="000000" w:themeColor="text1"/>
                <w:sz w:val="22"/>
                <w:szCs w:val="22"/>
              </w:rPr>
              <w:t>1=Yes</w:t>
            </w:r>
          </w:p>
        </w:tc>
        <w:tc>
          <w:tcPr>
            <w:tcW w:w="2454" w:type="dxa"/>
          </w:tcPr>
          <w:p w14:paraId="304D0080" w14:textId="77777777" w:rsidR="005202C2" w:rsidRPr="00431701" w:rsidRDefault="005202C2" w:rsidP="007C3C66">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What is the traditional community penalty for breaking the rules? </w:t>
            </w:r>
          </w:p>
          <w:p w14:paraId="1BC39A4A" w14:textId="77777777" w:rsidR="009842FE" w:rsidRPr="00431701" w:rsidRDefault="009842FE" w:rsidP="007C3C66">
            <w:pPr>
              <w:rPr>
                <w:rFonts w:ascii="Gill Sans MT" w:hAnsi="Gill Sans MT"/>
                <w:color w:val="000000" w:themeColor="text1"/>
                <w:sz w:val="22"/>
                <w:szCs w:val="22"/>
              </w:rPr>
            </w:pPr>
            <w:r w:rsidRPr="00431701">
              <w:rPr>
                <w:rFonts w:ascii="Gill Sans MT" w:hAnsi="Gill Sans MT"/>
                <w:color w:val="000000" w:themeColor="text1"/>
                <w:sz w:val="22"/>
                <w:szCs w:val="22"/>
              </w:rPr>
              <w:t>1-Seize the product</w:t>
            </w:r>
          </w:p>
          <w:p w14:paraId="1759EE95" w14:textId="756D5E29" w:rsidR="009842FE" w:rsidRPr="00431701" w:rsidRDefault="009842FE" w:rsidP="007C3C66">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2-Seize tools </w:t>
            </w:r>
          </w:p>
          <w:p w14:paraId="15190ABD" w14:textId="7FC23C68" w:rsidR="009842FE" w:rsidRPr="00431701" w:rsidRDefault="009842FE" w:rsidP="007C3C66">
            <w:pPr>
              <w:rPr>
                <w:rFonts w:ascii="Gill Sans MT" w:hAnsi="Gill Sans MT"/>
                <w:color w:val="000000" w:themeColor="text1"/>
                <w:sz w:val="22"/>
                <w:szCs w:val="22"/>
              </w:rPr>
            </w:pPr>
            <w:r w:rsidRPr="00431701">
              <w:rPr>
                <w:rFonts w:ascii="Gill Sans MT" w:hAnsi="Gill Sans MT"/>
                <w:color w:val="000000" w:themeColor="text1"/>
                <w:sz w:val="22"/>
                <w:szCs w:val="22"/>
              </w:rPr>
              <w:t>3-Cash fine; note the amount</w:t>
            </w:r>
          </w:p>
          <w:p w14:paraId="165A90B0" w14:textId="2D93C5E1" w:rsidR="009842FE" w:rsidRPr="00431701" w:rsidRDefault="009842FE" w:rsidP="007C3C66">
            <w:pPr>
              <w:rPr>
                <w:rFonts w:ascii="Gill Sans MT" w:hAnsi="Gill Sans MT"/>
                <w:color w:val="000000" w:themeColor="text1"/>
                <w:sz w:val="22"/>
                <w:szCs w:val="22"/>
              </w:rPr>
            </w:pPr>
            <w:r w:rsidRPr="00431701">
              <w:rPr>
                <w:rFonts w:ascii="Gill Sans MT" w:hAnsi="Gill Sans MT"/>
                <w:color w:val="000000" w:themeColor="text1"/>
                <w:sz w:val="22"/>
                <w:szCs w:val="22"/>
              </w:rPr>
              <w:t>4- Labor contribution; please specify the number of days</w:t>
            </w:r>
          </w:p>
          <w:p w14:paraId="1E9CEA68" w14:textId="403882E1" w:rsidR="009842FE" w:rsidRPr="00431701" w:rsidRDefault="009842FE" w:rsidP="007C3C66">
            <w:pPr>
              <w:rPr>
                <w:rFonts w:ascii="Gill Sans MT" w:hAnsi="Gill Sans MT"/>
                <w:color w:val="000000" w:themeColor="text1"/>
                <w:sz w:val="22"/>
                <w:szCs w:val="22"/>
              </w:rPr>
            </w:pPr>
            <w:r w:rsidRPr="00431701">
              <w:rPr>
                <w:rFonts w:ascii="Gill Sans MT" w:hAnsi="Gill Sans MT"/>
                <w:color w:val="000000" w:themeColor="text1"/>
                <w:sz w:val="22"/>
                <w:szCs w:val="22"/>
              </w:rPr>
              <w:t>5- Social shaming</w:t>
            </w:r>
          </w:p>
          <w:p w14:paraId="01BF1CE1" w14:textId="05F1A9B1" w:rsidR="009842FE" w:rsidRPr="00431701" w:rsidRDefault="009842FE" w:rsidP="007C3C66">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6 – In-kind contribution; pleas specify the product and amount </w:t>
            </w:r>
          </w:p>
          <w:p w14:paraId="2307AB97" w14:textId="77777777" w:rsidR="009842FE" w:rsidRPr="00431701" w:rsidRDefault="009842FE" w:rsidP="007C3C66">
            <w:pPr>
              <w:rPr>
                <w:rFonts w:ascii="Gill Sans MT" w:hAnsi="Gill Sans MT"/>
                <w:color w:val="000000" w:themeColor="text1"/>
                <w:sz w:val="22"/>
                <w:szCs w:val="22"/>
              </w:rPr>
            </w:pPr>
            <w:r w:rsidRPr="00431701">
              <w:rPr>
                <w:rFonts w:ascii="Gill Sans MT" w:hAnsi="Gill Sans MT"/>
                <w:color w:val="000000" w:themeColor="text1"/>
                <w:sz w:val="22"/>
                <w:szCs w:val="22"/>
              </w:rPr>
              <w:t>7-Harvesting/collection restrictions</w:t>
            </w:r>
          </w:p>
          <w:p w14:paraId="784E93D9" w14:textId="77777777" w:rsidR="009842FE" w:rsidRPr="00431701" w:rsidRDefault="009842FE" w:rsidP="007C3C66">
            <w:pPr>
              <w:rPr>
                <w:rFonts w:ascii="Gill Sans MT" w:hAnsi="Gill Sans MT"/>
                <w:color w:val="000000" w:themeColor="text1"/>
                <w:sz w:val="22"/>
                <w:szCs w:val="22"/>
              </w:rPr>
            </w:pPr>
            <w:r w:rsidRPr="00431701">
              <w:rPr>
                <w:rFonts w:ascii="Gill Sans MT" w:hAnsi="Gill Sans MT"/>
                <w:color w:val="000000" w:themeColor="text1"/>
                <w:sz w:val="22"/>
                <w:szCs w:val="22"/>
              </w:rPr>
              <w:t>8- Corporeal punishment</w:t>
            </w:r>
          </w:p>
          <w:p w14:paraId="5F5D6029" w14:textId="77777777" w:rsidR="009842FE" w:rsidRPr="00431701" w:rsidRDefault="009842FE" w:rsidP="007C3C66">
            <w:pPr>
              <w:rPr>
                <w:rFonts w:ascii="Gill Sans MT" w:hAnsi="Gill Sans MT"/>
                <w:color w:val="000000" w:themeColor="text1"/>
                <w:sz w:val="22"/>
                <w:szCs w:val="22"/>
              </w:rPr>
            </w:pPr>
            <w:r w:rsidRPr="00431701">
              <w:rPr>
                <w:rFonts w:ascii="Gill Sans MT" w:hAnsi="Gill Sans MT"/>
                <w:color w:val="000000" w:themeColor="text1"/>
                <w:sz w:val="22"/>
                <w:szCs w:val="22"/>
              </w:rPr>
              <w:t>9-Sent to jail</w:t>
            </w:r>
          </w:p>
          <w:p w14:paraId="3297A81C" w14:textId="77777777" w:rsidR="009842FE" w:rsidRPr="00431701" w:rsidRDefault="009842FE" w:rsidP="007C3C66">
            <w:pPr>
              <w:rPr>
                <w:rFonts w:ascii="Gill Sans MT" w:hAnsi="Gill Sans MT"/>
                <w:color w:val="000000" w:themeColor="text1"/>
                <w:sz w:val="22"/>
                <w:szCs w:val="22"/>
              </w:rPr>
            </w:pPr>
            <w:r w:rsidRPr="00431701">
              <w:rPr>
                <w:rFonts w:ascii="Gill Sans MT" w:hAnsi="Gill Sans MT"/>
                <w:color w:val="000000" w:themeColor="text1"/>
                <w:sz w:val="22"/>
                <w:szCs w:val="22"/>
              </w:rPr>
              <w:t>10-Sent to DFO</w:t>
            </w:r>
          </w:p>
          <w:p w14:paraId="50023B5E" w14:textId="00AC5780" w:rsidR="003F15C8" w:rsidRPr="00431701" w:rsidRDefault="009842FE" w:rsidP="007C3C66">
            <w:pPr>
              <w:rPr>
                <w:rFonts w:ascii="Gill Sans MT" w:hAnsi="Gill Sans MT"/>
                <w:color w:val="000000" w:themeColor="text1"/>
                <w:sz w:val="22"/>
                <w:szCs w:val="22"/>
              </w:rPr>
            </w:pPr>
            <w:r w:rsidRPr="00431701">
              <w:rPr>
                <w:rFonts w:ascii="Gill Sans MT" w:hAnsi="Gill Sans MT"/>
                <w:color w:val="000000" w:themeColor="text1"/>
                <w:sz w:val="22"/>
                <w:szCs w:val="22"/>
              </w:rPr>
              <w:t>11- Sent to chief</w:t>
            </w:r>
          </w:p>
          <w:p w14:paraId="4221DC1F" w14:textId="1828230D" w:rsidR="009842FE" w:rsidRPr="00431701" w:rsidRDefault="009842FE" w:rsidP="007C3C66">
            <w:pPr>
              <w:rPr>
                <w:rFonts w:ascii="Gill Sans MT" w:hAnsi="Gill Sans MT"/>
                <w:color w:val="000000" w:themeColor="text1"/>
                <w:sz w:val="22"/>
                <w:szCs w:val="22"/>
              </w:rPr>
            </w:pPr>
            <w:r w:rsidRPr="00431701">
              <w:rPr>
                <w:rFonts w:ascii="Gill Sans MT" w:hAnsi="Gill Sans MT"/>
                <w:color w:val="000000" w:themeColor="text1"/>
                <w:sz w:val="22"/>
                <w:szCs w:val="22"/>
              </w:rPr>
              <w:t>97- Other</w:t>
            </w:r>
          </w:p>
          <w:p w14:paraId="4ED8C62A" w14:textId="4AD65E86" w:rsidR="009842FE" w:rsidRPr="00431701" w:rsidRDefault="009842FE" w:rsidP="007C3C66">
            <w:pPr>
              <w:rPr>
                <w:rFonts w:ascii="Gill Sans MT" w:hAnsi="Gill Sans MT"/>
                <w:color w:val="000000" w:themeColor="text1"/>
                <w:sz w:val="22"/>
                <w:szCs w:val="22"/>
              </w:rPr>
            </w:pPr>
          </w:p>
        </w:tc>
        <w:tc>
          <w:tcPr>
            <w:tcW w:w="1876" w:type="dxa"/>
          </w:tcPr>
          <w:p w14:paraId="4CC75065" w14:textId="6511516B" w:rsidR="005202C2" w:rsidRPr="00431701" w:rsidRDefault="005202C2" w:rsidP="005202C2">
            <w:pPr>
              <w:rPr>
                <w:rFonts w:ascii="Gill Sans MT" w:hAnsi="Gill Sans MT"/>
                <w:color w:val="000000" w:themeColor="text1"/>
                <w:sz w:val="22"/>
                <w:szCs w:val="22"/>
              </w:rPr>
            </w:pPr>
            <w:r w:rsidRPr="00431701">
              <w:rPr>
                <w:rFonts w:ascii="Gill Sans MT" w:hAnsi="Gill Sans MT"/>
                <w:color w:val="000000" w:themeColor="text1"/>
                <w:sz w:val="22"/>
                <w:szCs w:val="22"/>
              </w:rPr>
              <w:t>In your opinion, ho</w:t>
            </w:r>
            <w:r w:rsidR="00A45B8C" w:rsidRPr="00431701">
              <w:rPr>
                <w:rFonts w:ascii="Gill Sans MT" w:hAnsi="Gill Sans MT"/>
                <w:color w:val="000000" w:themeColor="text1"/>
                <w:sz w:val="22"/>
                <w:szCs w:val="22"/>
              </w:rPr>
              <w:t>w many community members adhere to</w:t>
            </w:r>
            <w:r w:rsidRPr="00431701">
              <w:rPr>
                <w:rFonts w:ascii="Gill Sans MT" w:hAnsi="Gill Sans MT"/>
                <w:color w:val="000000" w:themeColor="text1"/>
                <w:sz w:val="22"/>
                <w:szCs w:val="22"/>
              </w:rPr>
              <w:t xml:space="preserve">/follow these rules? </w:t>
            </w:r>
          </w:p>
          <w:p w14:paraId="156405A4" w14:textId="77777777" w:rsidR="005202C2" w:rsidRPr="00431701" w:rsidRDefault="005202C2" w:rsidP="005202C2">
            <w:pPr>
              <w:rPr>
                <w:rFonts w:ascii="Gill Sans MT" w:hAnsi="Gill Sans MT"/>
                <w:color w:val="000000" w:themeColor="text1"/>
                <w:sz w:val="22"/>
                <w:szCs w:val="22"/>
              </w:rPr>
            </w:pPr>
          </w:p>
          <w:p w14:paraId="39391AFA" w14:textId="77777777" w:rsidR="005202C2" w:rsidRPr="00431701" w:rsidRDefault="005202C2" w:rsidP="005202C2">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1-Nearly everyone in the community</w:t>
            </w:r>
          </w:p>
          <w:p w14:paraId="5ECCBDB6" w14:textId="77777777" w:rsidR="005202C2" w:rsidRPr="00431701" w:rsidRDefault="005202C2" w:rsidP="005202C2">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2- Most community members</w:t>
            </w:r>
          </w:p>
          <w:p w14:paraId="6F96E799" w14:textId="77777777" w:rsidR="005202C2" w:rsidRPr="00431701" w:rsidRDefault="005202C2" w:rsidP="005202C2">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3- About half of the community</w:t>
            </w:r>
          </w:p>
          <w:p w14:paraId="0B3FDBC9" w14:textId="77777777" w:rsidR="005202C2" w:rsidRPr="00431701" w:rsidRDefault="005202C2" w:rsidP="005202C2">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 xml:space="preserve">4- Some/a </w:t>
            </w:r>
            <w:proofErr w:type="spellStart"/>
            <w:r w:rsidRPr="00431701">
              <w:rPr>
                <w:rFonts w:ascii="Gill Sans MT" w:eastAsia="Calibri" w:hAnsi="Gill Sans MT" w:cs="Times New Roman"/>
                <w:sz w:val="22"/>
                <w:szCs w:val="22"/>
              </w:rPr>
              <w:t>fewe</w:t>
            </w:r>
            <w:proofErr w:type="spellEnd"/>
            <w:r w:rsidRPr="00431701">
              <w:rPr>
                <w:rFonts w:ascii="Gill Sans MT" w:eastAsia="Calibri" w:hAnsi="Gill Sans MT" w:cs="Times New Roman"/>
                <w:sz w:val="22"/>
                <w:szCs w:val="22"/>
              </w:rPr>
              <w:t xml:space="preserve"> members of the community</w:t>
            </w:r>
          </w:p>
          <w:p w14:paraId="2BDF6398" w14:textId="77777777" w:rsidR="005202C2" w:rsidRPr="00431701" w:rsidRDefault="005202C2" w:rsidP="005202C2">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 xml:space="preserve">5 – No one follows the rules </w:t>
            </w:r>
          </w:p>
          <w:p w14:paraId="33FC9330" w14:textId="77777777" w:rsidR="005202C2" w:rsidRPr="00431701" w:rsidRDefault="005202C2" w:rsidP="005202C2">
            <w:pPr>
              <w:contextualSpacing/>
              <w:rPr>
                <w:rFonts w:ascii="Gill Sans MT" w:eastAsia="Calibri" w:hAnsi="Gill Sans MT" w:cs="Times New Roman"/>
                <w:sz w:val="22"/>
                <w:szCs w:val="22"/>
              </w:rPr>
            </w:pPr>
          </w:p>
          <w:p w14:paraId="7BA77186" w14:textId="77777777" w:rsidR="005202C2" w:rsidRPr="00431701" w:rsidRDefault="005202C2" w:rsidP="005202C2">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888=Don’t know</w:t>
            </w:r>
          </w:p>
          <w:p w14:paraId="268A12AA" w14:textId="61BB20C2" w:rsidR="005202C2" w:rsidRPr="00431701" w:rsidRDefault="005202C2" w:rsidP="005202C2">
            <w:pPr>
              <w:rPr>
                <w:rFonts w:ascii="Gill Sans MT" w:hAnsi="Gill Sans MT"/>
                <w:sz w:val="22"/>
                <w:szCs w:val="22"/>
              </w:rPr>
            </w:pPr>
            <w:r w:rsidRPr="00431701">
              <w:rPr>
                <w:rFonts w:ascii="Gill Sans MT" w:eastAsia="Calibri" w:hAnsi="Gill Sans MT" w:cs="Times New Roman"/>
                <w:sz w:val="22"/>
                <w:szCs w:val="22"/>
              </w:rPr>
              <w:t>999=Prefer not to respond</w:t>
            </w:r>
          </w:p>
        </w:tc>
      </w:tr>
      <w:tr w:rsidR="00AD13DF" w:rsidRPr="00431701" w14:paraId="559357DA" w14:textId="77777777" w:rsidTr="00AD13DF">
        <w:tc>
          <w:tcPr>
            <w:tcW w:w="1662" w:type="dxa"/>
          </w:tcPr>
          <w:p w14:paraId="4736B236" w14:textId="5A06A2C4" w:rsidR="005202C2" w:rsidRPr="00431701" w:rsidRDefault="00AD13DF" w:rsidP="007C3C66">
            <w:pPr>
              <w:rPr>
                <w:rFonts w:ascii="Gill Sans MT" w:hAnsi="Gill Sans MT"/>
                <w:sz w:val="22"/>
                <w:szCs w:val="22"/>
              </w:rPr>
            </w:pPr>
            <w:r w:rsidRPr="00431701">
              <w:rPr>
                <w:rFonts w:ascii="Gill Sans MT" w:hAnsi="Gill Sans MT"/>
                <w:sz w:val="22"/>
                <w:szCs w:val="22"/>
              </w:rPr>
              <w:t>Clearing land for a</w:t>
            </w:r>
            <w:r w:rsidR="005202C2" w:rsidRPr="00431701">
              <w:rPr>
                <w:rFonts w:ascii="Gill Sans MT" w:hAnsi="Gill Sans MT"/>
                <w:sz w:val="22"/>
                <w:szCs w:val="22"/>
              </w:rPr>
              <w:t>griculture</w:t>
            </w:r>
          </w:p>
        </w:tc>
        <w:tc>
          <w:tcPr>
            <w:tcW w:w="1788" w:type="dxa"/>
          </w:tcPr>
          <w:p w14:paraId="185FA56D" w14:textId="77777777" w:rsidR="005202C2" w:rsidRPr="00431701" w:rsidRDefault="005202C2" w:rsidP="007C3C66">
            <w:pPr>
              <w:rPr>
                <w:rFonts w:ascii="Gill Sans MT" w:hAnsi="Gill Sans MT"/>
                <w:sz w:val="22"/>
                <w:szCs w:val="22"/>
              </w:rPr>
            </w:pPr>
          </w:p>
        </w:tc>
        <w:tc>
          <w:tcPr>
            <w:tcW w:w="1422" w:type="dxa"/>
            <w:shd w:val="clear" w:color="auto" w:fill="D6E3BC" w:themeFill="accent3" w:themeFillTint="66"/>
          </w:tcPr>
          <w:p w14:paraId="485F5591" w14:textId="09547B5A" w:rsidR="005202C2" w:rsidRPr="00431701" w:rsidRDefault="005202C2" w:rsidP="007C3C66">
            <w:pPr>
              <w:rPr>
                <w:rFonts w:ascii="Gill Sans MT" w:hAnsi="Gill Sans MT"/>
                <w:sz w:val="22"/>
                <w:szCs w:val="22"/>
              </w:rPr>
            </w:pPr>
            <w:r w:rsidRPr="00431701">
              <w:rPr>
                <w:rFonts w:ascii="Gill Sans MT" w:hAnsi="Gill Sans MT"/>
                <w:sz w:val="22"/>
                <w:szCs w:val="22"/>
              </w:rPr>
              <w:t xml:space="preserve">TEXT </w:t>
            </w:r>
          </w:p>
        </w:tc>
        <w:tc>
          <w:tcPr>
            <w:tcW w:w="1951" w:type="dxa"/>
          </w:tcPr>
          <w:p w14:paraId="2859F7FA" w14:textId="024FBF02" w:rsidR="005202C2" w:rsidRPr="00431701" w:rsidRDefault="005202C2" w:rsidP="007C3C66">
            <w:pPr>
              <w:rPr>
                <w:rFonts w:ascii="Gill Sans MT" w:hAnsi="Gill Sans MT"/>
                <w:sz w:val="22"/>
                <w:szCs w:val="22"/>
              </w:rPr>
            </w:pPr>
          </w:p>
        </w:tc>
        <w:tc>
          <w:tcPr>
            <w:tcW w:w="1687" w:type="dxa"/>
          </w:tcPr>
          <w:p w14:paraId="44D84735" w14:textId="77777777" w:rsidR="005202C2" w:rsidRPr="00431701" w:rsidRDefault="005202C2" w:rsidP="007C3C66">
            <w:pPr>
              <w:rPr>
                <w:rFonts w:ascii="Gill Sans MT" w:hAnsi="Gill Sans MT"/>
                <w:sz w:val="22"/>
                <w:szCs w:val="22"/>
              </w:rPr>
            </w:pPr>
          </w:p>
        </w:tc>
        <w:tc>
          <w:tcPr>
            <w:tcW w:w="2454" w:type="dxa"/>
          </w:tcPr>
          <w:p w14:paraId="75C78D89" w14:textId="16729559" w:rsidR="005202C2" w:rsidRPr="00431701" w:rsidRDefault="005202C2" w:rsidP="007C3C66">
            <w:pPr>
              <w:rPr>
                <w:rFonts w:ascii="Gill Sans MT" w:hAnsi="Gill Sans MT"/>
                <w:sz w:val="22"/>
                <w:szCs w:val="22"/>
              </w:rPr>
            </w:pPr>
          </w:p>
        </w:tc>
        <w:tc>
          <w:tcPr>
            <w:tcW w:w="1876" w:type="dxa"/>
          </w:tcPr>
          <w:p w14:paraId="1E8B0033" w14:textId="6D371904" w:rsidR="005202C2" w:rsidRPr="00431701" w:rsidRDefault="005202C2" w:rsidP="007C3C66">
            <w:pPr>
              <w:rPr>
                <w:rFonts w:ascii="Gill Sans MT" w:hAnsi="Gill Sans MT"/>
                <w:sz w:val="22"/>
                <w:szCs w:val="22"/>
              </w:rPr>
            </w:pPr>
          </w:p>
        </w:tc>
      </w:tr>
      <w:tr w:rsidR="00AD13DF" w:rsidRPr="00431701" w14:paraId="4C46A41E" w14:textId="77777777" w:rsidTr="00AD13DF">
        <w:tc>
          <w:tcPr>
            <w:tcW w:w="1662" w:type="dxa"/>
          </w:tcPr>
          <w:p w14:paraId="109E304C" w14:textId="330BC341" w:rsidR="005202C2" w:rsidRPr="00431701" w:rsidRDefault="00AD13DF" w:rsidP="007C3C66">
            <w:pPr>
              <w:rPr>
                <w:rFonts w:ascii="Gill Sans MT" w:hAnsi="Gill Sans MT"/>
                <w:sz w:val="22"/>
                <w:szCs w:val="22"/>
              </w:rPr>
            </w:pPr>
            <w:r w:rsidRPr="00431701">
              <w:rPr>
                <w:rFonts w:ascii="Gill Sans MT" w:hAnsi="Gill Sans MT"/>
                <w:sz w:val="22"/>
                <w:szCs w:val="22"/>
              </w:rPr>
              <w:t xml:space="preserve">Setting fires for poaching/hunting (include hunting </w:t>
            </w:r>
            <w:proofErr w:type="gramStart"/>
            <w:r w:rsidRPr="00431701">
              <w:rPr>
                <w:rFonts w:ascii="Gill Sans MT" w:hAnsi="Gill Sans MT"/>
                <w:sz w:val="22"/>
                <w:szCs w:val="22"/>
              </w:rPr>
              <w:t>relish(</w:t>
            </w:r>
            <w:proofErr w:type="gramEnd"/>
            <w:r w:rsidRPr="00431701">
              <w:rPr>
                <w:rFonts w:ascii="Gill Sans MT" w:hAnsi="Gill Sans MT"/>
                <w:sz w:val="22"/>
                <w:szCs w:val="22"/>
              </w:rPr>
              <w:t>mice))</w:t>
            </w:r>
          </w:p>
        </w:tc>
        <w:tc>
          <w:tcPr>
            <w:tcW w:w="1788" w:type="dxa"/>
          </w:tcPr>
          <w:p w14:paraId="1FAF8EE1" w14:textId="77777777" w:rsidR="005202C2" w:rsidRPr="00431701" w:rsidRDefault="005202C2" w:rsidP="007C3C66">
            <w:pPr>
              <w:rPr>
                <w:rFonts w:ascii="Gill Sans MT" w:hAnsi="Gill Sans MT"/>
                <w:sz w:val="22"/>
                <w:szCs w:val="22"/>
              </w:rPr>
            </w:pPr>
          </w:p>
        </w:tc>
        <w:tc>
          <w:tcPr>
            <w:tcW w:w="1422" w:type="dxa"/>
            <w:shd w:val="clear" w:color="auto" w:fill="D6E3BC" w:themeFill="accent3" w:themeFillTint="66"/>
          </w:tcPr>
          <w:p w14:paraId="36B3A39B" w14:textId="090CEF0F" w:rsidR="005202C2" w:rsidRPr="00431701" w:rsidRDefault="005202C2" w:rsidP="007C3C66">
            <w:pPr>
              <w:rPr>
                <w:rFonts w:ascii="Gill Sans MT" w:hAnsi="Gill Sans MT"/>
                <w:sz w:val="22"/>
                <w:szCs w:val="22"/>
              </w:rPr>
            </w:pPr>
            <w:r w:rsidRPr="00431701">
              <w:rPr>
                <w:rFonts w:ascii="Gill Sans MT" w:hAnsi="Gill Sans MT"/>
                <w:sz w:val="22"/>
                <w:szCs w:val="22"/>
              </w:rPr>
              <w:t>TEXT</w:t>
            </w:r>
          </w:p>
        </w:tc>
        <w:tc>
          <w:tcPr>
            <w:tcW w:w="1951" w:type="dxa"/>
          </w:tcPr>
          <w:p w14:paraId="2D091B37" w14:textId="0C626B1B" w:rsidR="005202C2" w:rsidRPr="00431701" w:rsidRDefault="005202C2" w:rsidP="007C3C66">
            <w:pPr>
              <w:rPr>
                <w:rFonts w:ascii="Gill Sans MT" w:hAnsi="Gill Sans MT"/>
                <w:sz w:val="22"/>
                <w:szCs w:val="22"/>
              </w:rPr>
            </w:pPr>
          </w:p>
        </w:tc>
        <w:tc>
          <w:tcPr>
            <w:tcW w:w="1687" w:type="dxa"/>
          </w:tcPr>
          <w:p w14:paraId="38D8C0F7" w14:textId="77777777" w:rsidR="005202C2" w:rsidRPr="00431701" w:rsidRDefault="005202C2" w:rsidP="007C3C66">
            <w:pPr>
              <w:rPr>
                <w:rFonts w:ascii="Gill Sans MT" w:hAnsi="Gill Sans MT"/>
                <w:sz w:val="22"/>
                <w:szCs w:val="22"/>
              </w:rPr>
            </w:pPr>
          </w:p>
        </w:tc>
        <w:tc>
          <w:tcPr>
            <w:tcW w:w="2454" w:type="dxa"/>
          </w:tcPr>
          <w:p w14:paraId="6D56C30D" w14:textId="383087DB" w:rsidR="005202C2" w:rsidRPr="00431701" w:rsidRDefault="005202C2" w:rsidP="007C3C66">
            <w:pPr>
              <w:rPr>
                <w:rFonts w:ascii="Gill Sans MT" w:hAnsi="Gill Sans MT"/>
                <w:sz w:val="22"/>
                <w:szCs w:val="22"/>
              </w:rPr>
            </w:pPr>
          </w:p>
        </w:tc>
        <w:tc>
          <w:tcPr>
            <w:tcW w:w="1876" w:type="dxa"/>
          </w:tcPr>
          <w:p w14:paraId="5165DFC7" w14:textId="038DADF2" w:rsidR="005202C2" w:rsidRPr="00431701" w:rsidRDefault="005202C2" w:rsidP="007C3C66">
            <w:pPr>
              <w:rPr>
                <w:rFonts w:ascii="Gill Sans MT" w:hAnsi="Gill Sans MT"/>
                <w:sz w:val="22"/>
                <w:szCs w:val="22"/>
              </w:rPr>
            </w:pPr>
          </w:p>
        </w:tc>
      </w:tr>
      <w:tr w:rsidR="00AD13DF" w:rsidRPr="00431701" w14:paraId="7BCCA43B" w14:textId="77777777" w:rsidTr="00AD13DF">
        <w:tc>
          <w:tcPr>
            <w:tcW w:w="1662" w:type="dxa"/>
          </w:tcPr>
          <w:p w14:paraId="4D12F009" w14:textId="086C9DCE" w:rsidR="005202C2" w:rsidRPr="00431701" w:rsidRDefault="00AD13DF" w:rsidP="007C3C66">
            <w:pPr>
              <w:rPr>
                <w:rFonts w:ascii="Gill Sans MT" w:hAnsi="Gill Sans MT"/>
                <w:sz w:val="22"/>
                <w:szCs w:val="22"/>
              </w:rPr>
            </w:pPr>
            <w:r w:rsidRPr="00431701">
              <w:rPr>
                <w:rFonts w:ascii="Gill Sans MT" w:hAnsi="Gill Sans MT"/>
                <w:sz w:val="22"/>
                <w:szCs w:val="22"/>
              </w:rPr>
              <w:t>Pit sawing</w:t>
            </w:r>
          </w:p>
        </w:tc>
        <w:tc>
          <w:tcPr>
            <w:tcW w:w="1788" w:type="dxa"/>
          </w:tcPr>
          <w:p w14:paraId="6A8F5AA4" w14:textId="77777777" w:rsidR="005202C2" w:rsidRPr="00431701" w:rsidRDefault="005202C2" w:rsidP="007C3C66">
            <w:pPr>
              <w:rPr>
                <w:rFonts w:ascii="Gill Sans MT" w:hAnsi="Gill Sans MT"/>
                <w:sz w:val="22"/>
                <w:szCs w:val="22"/>
              </w:rPr>
            </w:pPr>
          </w:p>
        </w:tc>
        <w:tc>
          <w:tcPr>
            <w:tcW w:w="1422" w:type="dxa"/>
            <w:shd w:val="clear" w:color="auto" w:fill="D6E3BC" w:themeFill="accent3" w:themeFillTint="66"/>
          </w:tcPr>
          <w:p w14:paraId="7FB6176C" w14:textId="503BD13D" w:rsidR="005202C2" w:rsidRPr="00431701" w:rsidRDefault="005202C2" w:rsidP="007C3C66">
            <w:pPr>
              <w:rPr>
                <w:rFonts w:ascii="Gill Sans MT" w:hAnsi="Gill Sans MT"/>
                <w:sz w:val="22"/>
                <w:szCs w:val="22"/>
              </w:rPr>
            </w:pPr>
            <w:r w:rsidRPr="00431701">
              <w:rPr>
                <w:rFonts w:ascii="Gill Sans MT" w:hAnsi="Gill Sans MT"/>
                <w:sz w:val="22"/>
                <w:szCs w:val="22"/>
              </w:rPr>
              <w:t>TEXT</w:t>
            </w:r>
          </w:p>
        </w:tc>
        <w:tc>
          <w:tcPr>
            <w:tcW w:w="1951" w:type="dxa"/>
          </w:tcPr>
          <w:p w14:paraId="18952976" w14:textId="24983F03" w:rsidR="005202C2" w:rsidRPr="00431701" w:rsidRDefault="005202C2" w:rsidP="007C3C66">
            <w:pPr>
              <w:rPr>
                <w:rFonts w:ascii="Gill Sans MT" w:hAnsi="Gill Sans MT"/>
                <w:sz w:val="22"/>
                <w:szCs w:val="22"/>
              </w:rPr>
            </w:pPr>
          </w:p>
        </w:tc>
        <w:tc>
          <w:tcPr>
            <w:tcW w:w="1687" w:type="dxa"/>
          </w:tcPr>
          <w:p w14:paraId="4787638B" w14:textId="77777777" w:rsidR="005202C2" w:rsidRPr="00431701" w:rsidRDefault="005202C2" w:rsidP="007C3C66">
            <w:pPr>
              <w:rPr>
                <w:rFonts w:ascii="Gill Sans MT" w:hAnsi="Gill Sans MT"/>
                <w:sz w:val="22"/>
                <w:szCs w:val="22"/>
              </w:rPr>
            </w:pPr>
          </w:p>
        </w:tc>
        <w:tc>
          <w:tcPr>
            <w:tcW w:w="2454" w:type="dxa"/>
          </w:tcPr>
          <w:p w14:paraId="087E5EDB" w14:textId="6E6F867D" w:rsidR="005202C2" w:rsidRPr="00431701" w:rsidRDefault="005202C2" w:rsidP="007C3C66">
            <w:pPr>
              <w:rPr>
                <w:rFonts w:ascii="Gill Sans MT" w:hAnsi="Gill Sans MT"/>
                <w:sz w:val="22"/>
                <w:szCs w:val="22"/>
              </w:rPr>
            </w:pPr>
          </w:p>
        </w:tc>
        <w:tc>
          <w:tcPr>
            <w:tcW w:w="1876" w:type="dxa"/>
          </w:tcPr>
          <w:p w14:paraId="2D644C37" w14:textId="3485B505" w:rsidR="005202C2" w:rsidRPr="00431701" w:rsidRDefault="005202C2" w:rsidP="007C3C66">
            <w:pPr>
              <w:rPr>
                <w:rFonts w:ascii="Gill Sans MT" w:hAnsi="Gill Sans MT"/>
                <w:sz w:val="22"/>
                <w:szCs w:val="22"/>
              </w:rPr>
            </w:pPr>
          </w:p>
        </w:tc>
      </w:tr>
      <w:tr w:rsidR="00AD13DF" w:rsidRPr="00431701" w14:paraId="73D8B3C4" w14:textId="77777777" w:rsidTr="00AD13DF">
        <w:tc>
          <w:tcPr>
            <w:tcW w:w="1662" w:type="dxa"/>
          </w:tcPr>
          <w:p w14:paraId="74C56BDC" w14:textId="63BAF510" w:rsidR="005202C2" w:rsidRPr="00431701" w:rsidRDefault="00AD13DF" w:rsidP="007C3C66">
            <w:pPr>
              <w:rPr>
                <w:rFonts w:ascii="Gill Sans MT" w:hAnsi="Gill Sans MT"/>
                <w:sz w:val="22"/>
                <w:szCs w:val="22"/>
              </w:rPr>
            </w:pPr>
            <w:r w:rsidRPr="00431701">
              <w:rPr>
                <w:rFonts w:ascii="Gill Sans MT" w:hAnsi="Gill Sans MT"/>
                <w:sz w:val="22"/>
                <w:szCs w:val="22"/>
              </w:rPr>
              <w:t>Collecting wood for fuel</w:t>
            </w:r>
          </w:p>
        </w:tc>
        <w:tc>
          <w:tcPr>
            <w:tcW w:w="1788" w:type="dxa"/>
          </w:tcPr>
          <w:p w14:paraId="54C7BD7F" w14:textId="77777777" w:rsidR="005202C2" w:rsidRPr="00431701" w:rsidRDefault="005202C2" w:rsidP="007C3C66">
            <w:pPr>
              <w:rPr>
                <w:rFonts w:ascii="Gill Sans MT" w:hAnsi="Gill Sans MT"/>
                <w:sz w:val="22"/>
                <w:szCs w:val="22"/>
              </w:rPr>
            </w:pPr>
          </w:p>
        </w:tc>
        <w:tc>
          <w:tcPr>
            <w:tcW w:w="1422" w:type="dxa"/>
            <w:shd w:val="clear" w:color="auto" w:fill="D6E3BC" w:themeFill="accent3" w:themeFillTint="66"/>
          </w:tcPr>
          <w:p w14:paraId="29E3A292" w14:textId="21D6F33E" w:rsidR="005202C2" w:rsidRPr="00431701" w:rsidRDefault="005202C2" w:rsidP="007C3C66">
            <w:pPr>
              <w:rPr>
                <w:rFonts w:ascii="Gill Sans MT" w:hAnsi="Gill Sans MT"/>
                <w:sz w:val="22"/>
                <w:szCs w:val="22"/>
              </w:rPr>
            </w:pPr>
            <w:r w:rsidRPr="00431701">
              <w:rPr>
                <w:rFonts w:ascii="Gill Sans MT" w:hAnsi="Gill Sans MT"/>
                <w:sz w:val="22"/>
                <w:szCs w:val="22"/>
              </w:rPr>
              <w:t>TEXT</w:t>
            </w:r>
          </w:p>
        </w:tc>
        <w:tc>
          <w:tcPr>
            <w:tcW w:w="1951" w:type="dxa"/>
          </w:tcPr>
          <w:p w14:paraId="0DBDA49B" w14:textId="07AD996D" w:rsidR="005202C2" w:rsidRPr="00431701" w:rsidRDefault="005202C2" w:rsidP="007C3C66">
            <w:pPr>
              <w:rPr>
                <w:rFonts w:ascii="Gill Sans MT" w:hAnsi="Gill Sans MT"/>
                <w:sz w:val="22"/>
                <w:szCs w:val="22"/>
              </w:rPr>
            </w:pPr>
          </w:p>
        </w:tc>
        <w:tc>
          <w:tcPr>
            <w:tcW w:w="1687" w:type="dxa"/>
          </w:tcPr>
          <w:p w14:paraId="7100A0BD" w14:textId="77777777" w:rsidR="005202C2" w:rsidRPr="00431701" w:rsidRDefault="005202C2" w:rsidP="007C3C66">
            <w:pPr>
              <w:rPr>
                <w:rFonts w:ascii="Gill Sans MT" w:hAnsi="Gill Sans MT"/>
                <w:sz w:val="22"/>
                <w:szCs w:val="22"/>
              </w:rPr>
            </w:pPr>
          </w:p>
        </w:tc>
        <w:tc>
          <w:tcPr>
            <w:tcW w:w="2454" w:type="dxa"/>
          </w:tcPr>
          <w:p w14:paraId="54B6ECA8" w14:textId="3002A855" w:rsidR="005202C2" w:rsidRPr="00431701" w:rsidRDefault="005202C2" w:rsidP="007C3C66">
            <w:pPr>
              <w:rPr>
                <w:rFonts w:ascii="Gill Sans MT" w:hAnsi="Gill Sans MT"/>
                <w:sz w:val="22"/>
                <w:szCs w:val="22"/>
              </w:rPr>
            </w:pPr>
          </w:p>
        </w:tc>
        <w:tc>
          <w:tcPr>
            <w:tcW w:w="1876" w:type="dxa"/>
          </w:tcPr>
          <w:p w14:paraId="3F607E43" w14:textId="7309A975" w:rsidR="005202C2" w:rsidRPr="00431701" w:rsidRDefault="005202C2" w:rsidP="007C3C66">
            <w:pPr>
              <w:rPr>
                <w:rFonts w:ascii="Gill Sans MT" w:hAnsi="Gill Sans MT"/>
                <w:sz w:val="22"/>
                <w:szCs w:val="22"/>
              </w:rPr>
            </w:pPr>
          </w:p>
        </w:tc>
      </w:tr>
      <w:tr w:rsidR="00AD13DF" w:rsidRPr="00431701" w14:paraId="4650BDB1" w14:textId="77777777" w:rsidTr="00AD13DF">
        <w:trPr>
          <w:trHeight w:val="647"/>
        </w:trPr>
        <w:tc>
          <w:tcPr>
            <w:tcW w:w="1662" w:type="dxa"/>
          </w:tcPr>
          <w:p w14:paraId="5B7567D4" w14:textId="55E8537B" w:rsidR="00AD13DF" w:rsidRPr="00431701" w:rsidRDefault="00AD13DF" w:rsidP="007C3C66">
            <w:pPr>
              <w:rPr>
                <w:rFonts w:ascii="Gill Sans MT" w:hAnsi="Gill Sans MT"/>
                <w:sz w:val="22"/>
                <w:szCs w:val="22"/>
              </w:rPr>
            </w:pPr>
            <w:r w:rsidRPr="00431701">
              <w:rPr>
                <w:rFonts w:ascii="Gill Sans MT" w:hAnsi="Gill Sans MT"/>
                <w:sz w:val="22"/>
                <w:szCs w:val="22"/>
              </w:rPr>
              <w:t>Setting fires before harvesting</w:t>
            </w:r>
          </w:p>
        </w:tc>
        <w:tc>
          <w:tcPr>
            <w:tcW w:w="1788" w:type="dxa"/>
          </w:tcPr>
          <w:p w14:paraId="421D12FF" w14:textId="77777777" w:rsidR="005202C2" w:rsidRPr="00431701" w:rsidRDefault="005202C2" w:rsidP="007C3C66">
            <w:pPr>
              <w:rPr>
                <w:rFonts w:ascii="Gill Sans MT" w:hAnsi="Gill Sans MT"/>
                <w:sz w:val="22"/>
                <w:szCs w:val="22"/>
              </w:rPr>
            </w:pPr>
          </w:p>
        </w:tc>
        <w:tc>
          <w:tcPr>
            <w:tcW w:w="1422" w:type="dxa"/>
            <w:shd w:val="clear" w:color="auto" w:fill="D6E3BC" w:themeFill="accent3" w:themeFillTint="66"/>
          </w:tcPr>
          <w:p w14:paraId="6CED823B" w14:textId="4E3E6272" w:rsidR="005202C2" w:rsidRPr="00431701" w:rsidRDefault="005202C2" w:rsidP="007C3C66">
            <w:pPr>
              <w:rPr>
                <w:rFonts w:ascii="Gill Sans MT" w:hAnsi="Gill Sans MT"/>
                <w:sz w:val="22"/>
                <w:szCs w:val="22"/>
              </w:rPr>
            </w:pPr>
            <w:r w:rsidRPr="00431701">
              <w:rPr>
                <w:rFonts w:ascii="Gill Sans MT" w:hAnsi="Gill Sans MT"/>
                <w:sz w:val="22"/>
                <w:szCs w:val="22"/>
              </w:rPr>
              <w:t>TEXT</w:t>
            </w:r>
          </w:p>
        </w:tc>
        <w:tc>
          <w:tcPr>
            <w:tcW w:w="1951" w:type="dxa"/>
          </w:tcPr>
          <w:p w14:paraId="706E9873" w14:textId="1CE088D1" w:rsidR="005202C2" w:rsidRPr="00431701" w:rsidRDefault="005202C2" w:rsidP="007C3C66">
            <w:pPr>
              <w:rPr>
                <w:rFonts w:ascii="Gill Sans MT" w:hAnsi="Gill Sans MT"/>
                <w:sz w:val="22"/>
                <w:szCs w:val="22"/>
              </w:rPr>
            </w:pPr>
          </w:p>
        </w:tc>
        <w:tc>
          <w:tcPr>
            <w:tcW w:w="1687" w:type="dxa"/>
          </w:tcPr>
          <w:p w14:paraId="29342E78" w14:textId="77777777" w:rsidR="005202C2" w:rsidRPr="00431701" w:rsidRDefault="005202C2" w:rsidP="007C3C66">
            <w:pPr>
              <w:rPr>
                <w:rFonts w:ascii="Gill Sans MT" w:hAnsi="Gill Sans MT"/>
                <w:sz w:val="22"/>
                <w:szCs w:val="22"/>
              </w:rPr>
            </w:pPr>
          </w:p>
        </w:tc>
        <w:tc>
          <w:tcPr>
            <w:tcW w:w="2454" w:type="dxa"/>
          </w:tcPr>
          <w:p w14:paraId="4227E664" w14:textId="40236706" w:rsidR="005202C2" w:rsidRPr="00431701" w:rsidRDefault="005202C2" w:rsidP="007C3C66">
            <w:pPr>
              <w:rPr>
                <w:rFonts w:ascii="Gill Sans MT" w:hAnsi="Gill Sans MT"/>
                <w:sz w:val="22"/>
                <w:szCs w:val="22"/>
              </w:rPr>
            </w:pPr>
          </w:p>
        </w:tc>
        <w:tc>
          <w:tcPr>
            <w:tcW w:w="1876" w:type="dxa"/>
          </w:tcPr>
          <w:p w14:paraId="5DDB6F7C" w14:textId="08A1CC51" w:rsidR="005202C2" w:rsidRPr="00431701" w:rsidRDefault="005202C2" w:rsidP="007C3C66">
            <w:pPr>
              <w:rPr>
                <w:rFonts w:ascii="Gill Sans MT" w:hAnsi="Gill Sans MT"/>
                <w:sz w:val="22"/>
                <w:szCs w:val="22"/>
              </w:rPr>
            </w:pPr>
          </w:p>
        </w:tc>
      </w:tr>
      <w:tr w:rsidR="00AD13DF" w:rsidRPr="00431701" w14:paraId="08EBED73" w14:textId="77777777" w:rsidTr="00AD13DF">
        <w:trPr>
          <w:trHeight w:val="339"/>
        </w:trPr>
        <w:tc>
          <w:tcPr>
            <w:tcW w:w="1662" w:type="dxa"/>
          </w:tcPr>
          <w:p w14:paraId="1DB6C25D" w14:textId="51D40C33" w:rsidR="00AD13DF" w:rsidRPr="00431701" w:rsidRDefault="00AD13DF" w:rsidP="007C3C66">
            <w:pPr>
              <w:rPr>
                <w:rFonts w:ascii="Gill Sans MT" w:hAnsi="Gill Sans MT"/>
                <w:sz w:val="22"/>
                <w:szCs w:val="22"/>
              </w:rPr>
            </w:pPr>
            <w:r w:rsidRPr="00431701">
              <w:rPr>
                <w:rFonts w:ascii="Gill Sans MT" w:hAnsi="Gill Sans MT"/>
                <w:sz w:val="22"/>
                <w:szCs w:val="22"/>
              </w:rPr>
              <w:t>Cutting trees for charcoaling</w:t>
            </w:r>
          </w:p>
          <w:p w14:paraId="5FB4B649" w14:textId="77777777" w:rsidR="00AD13DF" w:rsidRPr="00431701" w:rsidRDefault="00AD13DF" w:rsidP="007C3C66">
            <w:pPr>
              <w:rPr>
                <w:rFonts w:ascii="Gill Sans MT" w:hAnsi="Gill Sans MT"/>
                <w:sz w:val="22"/>
                <w:szCs w:val="22"/>
              </w:rPr>
            </w:pPr>
          </w:p>
        </w:tc>
        <w:tc>
          <w:tcPr>
            <w:tcW w:w="1788" w:type="dxa"/>
          </w:tcPr>
          <w:p w14:paraId="32C1F818" w14:textId="77777777" w:rsidR="00AD13DF" w:rsidRPr="00431701" w:rsidRDefault="00AD13DF" w:rsidP="007C3C66">
            <w:pPr>
              <w:rPr>
                <w:rFonts w:ascii="Gill Sans MT" w:hAnsi="Gill Sans MT"/>
                <w:sz w:val="22"/>
                <w:szCs w:val="22"/>
              </w:rPr>
            </w:pPr>
          </w:p>
        </w:tc>
        <w:tc>
          <w:tcPr>
            <w:tcW w:w="1422" w:type="dxa"/>
            <w:shd w:val="clear" w:color="auto" w:fill="D6E3BC" w:themeFill="accent3" w:themeFillTint="66"/>
          </w:tcPr>
          <w:p w14:paraId="565787EF" w14:textId="4EE4EFF3" w:rsidR="00AD13DF" w:rsidRPr="00431701" w:rsidRDefault="00AD13DF" w:rsidP="007C3C66">
            <w:pPr>
              <w:rPr>
                <w:rFonts w:ascii="Gill Sans MT" w:hAnsi="Gill Sans MT"/>
                <w:sz w:val="22"/>
                <w:szCs w:val="22"/>
              </w:rPr>
            </w:pPr>
            <w:r w:rsidRPr="00431701">
              <w:rPr>
                <w:rFonts w:ascii="Gill Sans MT" w:hAnsi="Gill Sans MT"/>
                <w:sz w:val="22"/>
                <w:szCs w:val="22"/>
              </w:rPr>
              <w:t>TEXT</w:t>
            </w:r>
          </w:p>
        </w:tc>
        <w:tc>
          <w:tcPr>
            <w:tcW w:w="1951" w:type="dxa"/>
          </w:tcPr>
          <w:p w14:paraId="7706C625" w14:textId="77777777" w:rsidR="00AD13DF" w:rsidRPr="00431701" w:rsidRDefault="00AD13DF" w:rsidP="007C3C66">
            <w:pPr>
              <w:rPr>
                <w:rFonts w:ascii="Gill Sans MT" w:hAnsi="Gill Sans MT"/>
                <w:sz w:val="22"/>
                <w:szCs w:val="22"/>
              </w:rPr>
            </w:pPr>
          </w:p>
        </w:tc>
        <w:tc>
          <w:tcPr>
            <w:tcW w:w="1687" w:type="dxa"/>
          </w:tcPr>
          <w:p w14:paraId="59EC6FFA" w14:textId="77777777" w:rsidR="00AD13DF" w:rsidRPr="00431701" w:rsidRDefault="00AD13DF" w:rsidP="007C3C66">
            <w:pPr>
              <w:rPr>
                <w:rFonts w:ascii="Gill Sans MT" w:hAnsi="Gill Sans MT"/>
                <w:sz w:val="22"/>
                <w:szCs w:val="22"/>
              </w:rPr>
            </w:pPr>
          </w:p>
        </w:tc>
        <w:tc>
          <w:tcPr>
            <w:tcW w:w="2454" w:type="dxa"/>
          </w:tcPr>
          <w:p w14:paraId="5E90B172" w14:textId="77777777" w:rsidR="00AD13DF" w:rsidRPr="00431701" w:rsidRDefault="00AD13DF" w:rsidP="007C3C66">
            <w:pPr>
              <w:rPr>
                <w:rFonts w:ascii="Gill Sans MT" w:hAnsi="Gill Sans MT"/>
                <w:sz w:val="22"/>
                <w:szCs w:val="22"/>
              </w:rPr>
            </w:pPr>
          </w:p>
        </w:tc>
        <w:tc>
          <w:tcPr>
            <w:tcW w:w="1876" w:type="dxa"/>
          </w:tcPr>
          <w:p w14:paraId="6FF44445" w14:textId="77777777" w:rsidR="00AD13DF" w:rsidRPr="00431701" w:rsidRDefault="00AD13DF" w:rsidP="007C3C66">
            <w:pPr>
              <w:rPr>
                <w:rFonts w:ascii="Gill Sans MT" w:hAnsi="Gill Sans MT"/>
                <w:sz w:val="22"/>
                <w:szCs w:val="22"/>
              </w:rPr>
            </w:pPr>
          </w:p>
        </w:tc>
      </w:tr>
    </w:tbl>
    <w:p w14:paraId="2289FA62" w14:textId="77777777" w:rsidR="00F35D3A" w:rsidRPr="00431701" w:rsidRDefault="00F35D3A" w:rsidP="007C3C66">
      <w:pPr>
        <w:rPr>
          <w:rFonts w:ascii="Gill Sans MT" w:hAnsi="Gill Sans MT"/>
          <w:sz w:val="22"/>
          <w:szCs w:val="22"/>
        </w:rPr>
      </w:pPr>
    </w:p>
    <w:p w14:paraId="2257353B" w14:textId="77777777" w:rsidR="00F35D3A" w:rsidRPr="00431701" w:rsidRDefault="00F35D3A" w:rsidP="007C3C66">
      <w:pPr>
        <w:rPr>
          <w:rFonts w:ascii="Gill Sans MT" w:hAnsi="Gill Sans MT"/>
          <w:sz w:val="22"/>
          <w:szCs w:val="22"/>
        </w:rPr>
      </w:pPr>
    </w:p>
    <w:tbl>
      <w:tblPr>
        <w:tblW w:w="10810" w:type="dxa"/>
        <w:tblInd w:w="-5" w:type="dxa"/>
        <w:tblLayout w:type="fixed"/>
        <w:tblCellMar>
          <w:left w:w="0" w:type="dxa"/>
          <w:right w:w="0" w:type="dxa"/>
        </w:tblCellMar>
        <w:tblLook w:val="0000" w:firstRow="0" w:lastRow="0" w:firstColumn="0" w:lastColumn="0" w:noHBand="0" w:noVBand="0"/>
      </w:tblPr>
      <w:tblGrid>
        <w:gridCol w:w="190"/>
        <w:gridCol w:w="5940"/>
        <w:gridCol w:w="3690"/>
        <w:gridCol w:w="990"/>
      </w:tblGrid>
      <w:tr w:rsidR="00F35D3A" w:rsidRPr="00431701" w14:paraId="5E4A6594" w14:textId="77777777" w:rsidTr="00AD13DF">
        <w:trPr>
          <w:trHeight w:val="20"/>
        </w:trPr>
        <w:tc>
          <w:tcPr>
            <w:tcW w:w="190" w:type="dxa"/>
            <w:tcBorders>
              <w:top w:val="single" w:sz="4" w:space="0" w:color="000000"/>
              <w:left w:val="single" w:sz="4" w:space="0" w:color="000000"/>
              <w:bottom w:val="single" w:sz="4" w:space="0" w:color="000000"/>
              <w:right w:val="single" w:sz="4" w:space="0" w:color="000000"/>
            </w:tcBorders>
          </w:tcPr>
          <w:p w14:paraId="06A1D1AF" w14:textId="77777777" w:rsidR="00F35D3A" w:rsidRPr="00431701" w:rsidRDefault="00F35D3A" w:rsidP="007C3C66">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08F5D15D" w14:textId="3FD60B94" w:rsidR="00F35D3A" w:rsidRPr="00431701" w:rsidRDefault="00F35D3A" w:rsidP="007C3C66">
            <w:pPr>
              <w:rPr>
                <w:rFonts w:ascii="Gill Sans MT" w:eastAsia="Calibri" w:hAnsi="Gill Sans MT" w:cs="Times New Roman"/>
                <w:color w:val="000000" w:themeColor="text1"/>
                <w:sz w:val="22"/>
                <w:szCs w:val="22"/>
              </w:rPr>
            </w:pPr>
            <w:r w:rsidRPr="00431701">
              <w:rPr>
                <w:rFonts w:ascii="Gill Sans MT" w:eastAsia="Calibri" w:hAnsi="Gill Sans MT" w:cs="Times New Roman"/>
                <w:color w:val="000000" w:themeColor="text1"/>
                <w:sz w:val="22"/>
                <w:szCs w:val="22"/>
              </w:rPr>
              <w:t>Who is primarily responsible for the enforcement of</w:t>
            </w:r>
            <w:r w:rsidR="00AD13DF" w:rsidRPr="00431701">
              <w:rPr>
                <w:rFonts w:ascii="Gill Sans MT" w:eastAsia="Calibri" w:hAnsi="Gill Sans MT" w:cs="Times New Roman"/>
                <w:color w:val="000000" w:themeColor="text1"/>
                <w:sz w:val="22"/>
                <w:szCs w:val="22"/>
              </w:rPr>
              <w:t xml:space="preserve"> these</w:t>
            </w:r>
            <w:r w:rsidRPr="00431701">
              <w:rPr>
                <w:rFonts w:ascii="Gill Sans MT" w:eastAsia="Calibri" w:hAnsi="Gill Sans MT" w:cs="Times New Roman"/>
                <w:color w:val="000000" w:themeColor="text1"/>
                <w:sz w:val="22"/>
                <w:szCs w:val="22"/>
              </w:rPr>
              <w:t xml:space="preserve"> </w:t>
            </w:r>
            <w:r w:rsidR="008C5112" w:rsidRPr="00431701">
              <w:rPr>
                <w:rFonts w:ascii="Gill Sans MT" w:eastAsia="Calibri" w:hAnsi="Gill Sans MT" w:cs="Times New Roman"/>
                <w:color w:val="000000" w:themeColor="text1"/>
                <w:sz w:val="22"/>
                <w:szCs w:val="22"/>
              </w:rPr>
              <w:t xml:space="preserve">traditional community </w:t>
            </w:r>
            <w:r w:rsidRPr="00431701">
              <w:rPr>
                <w:rFonts w:ascii="Gill Sans MT" w:eastAsia="Calibri" w:hAnsi="Gill Sans MT" w:cs="Times New Roman"/>
                <w:color w:val="000000" w:themeColor="text1"/>
                <w:sz w:val="22"/>
                <w:szCs w:val="22"/>
              </w:rPr>
              <w:t xml:space="preserve">rules related to forest/wooded land? </w:t>
            </w:r>
          </w:p>
          <w:p w14:paraId="596D8565" w14:textId="77777777" w:rsidR="00F35D3A" w:rsidRPr="00431701" w:rsidRDefault="00F35D3A" w:rsidP="007C3C66">
            <w:pPr>
              <w:rPr>
                <w:rFonts w:ascii="Gill Sans MT" w:hAnsi="Gill Sans MT"/>
                <w:color w:val="000000" w:themeColor="text1"/>
                <w:sz w:val="22"/>
                <w:szCs w:val="22"/>
              </w:rPr>
            </w:pPr>
          </w:p>
        </w:tc>
        <w:tc>
          <w:tcPr>
            <w:tcW w:w="3690" w:type="dxa"/>
            <w:tcBorders>
              <w:top w:val="single" w:sz="4" w:space="0" w:color="000000"/>
              <w:bottom w:val="single" w:sz="4" w:space="0" w:color="000000"/>
              <w:right w:val="single" w:sz="18" w:space="0" w:color="000000"/>
            </w:tcBorders>
          </w:tcPr>
          <w:p w14:paraId="59A35EC3" w14:textId="76693B30" w:rsidR="00F35D3A" w:rsidRPr="00431701" w:rsidRDefault="00AD13DF" w:rsidP="007C3C66">
            <w:pPr>
              <w:rPr>
                <w:rFonts w:ascii="Gill Sans MT" w:hAnsi="Gill Sans MT"/>
                <w:color w:val="000000" w:themeColor="text1"/>
                <w:sz w:val="22"/>
                <w:szCs w:val="22"/>
              </w:rPr>
            </w:pPr>
            <w:r w:rsidRPr="00431701">
              <w:rPr>
                <w:rFonts w:ascii="Gill Sans MT" w:hAnsi="Gill Sans MT"/>
                <w:color w:val="000000" w:themeColor="text1"/>
                <w:sz w:val="22"/>
                <w:szCs w:val="22"/>
              </w:rPr>
              <w:t>1=Headperson</w:t>
            </w:r>
          </w:p>
          <w:p w14:paraId="6B774E55" w14:textId="77777777" w:rsidR="00F35D3A" w:rsidRPr="00431701" w:rsidRDefault="00F35D3A" w:rsidP="007C3C66">
            <w:pPr>
              <w:rPr>
                <w:rFonts w:ascii="Gill Sans MT" w:hAnsi="Gill Sans MT"/>
                <w:color w:val="000000" w:themeColor="text1"/>
                <w:sz w:val="22"/>
                <w:szCs w:val="22"/>
              </w:rPr>
            </w:pPr>
            <w:r w:rsidRPr="00431701">
              <w:rPr>
                <w:rFonts w:ascii="Gill Sans MT" w:hAnsi="Gill Sans MT"/>
                <w:color w:val="000000" w:themeColor="text1"/>
                <w:sz w:val="22"/>
                <w:szCs w:val="22"/>
              </w:rPr>
              <w:t>2=Induna</w:t>
            </w:r>
          </w:p>
          <w:p w14:paraId="5B04F782" w14:textId="77777777" w:rsidR="00F35D3A" w:rsidRPr="00431701" w:rsidRDefault="00F35D3A" w:rsidP="007C3C66">
            <w:pPr>
              <w:rPr>
                <w:rFonts w:ascii="Gill Sans MT" w:hAnsi="Gill Sans MT"/>
                <w:color w:val="000000" w:themeColor="text1"/>
                <w:sz w:val="22"/>
                <w:szCs w:val="22"/>
              </w:rPr>
            </w:pPr>
            <w:r w:rsidRPr="00431701">
              <w:rPr>
                <w:rFonts w:ascii="Gill Sans MT" w:hAnsi="Gill Sans MT"/>
                <w:color w:val="000000" w:themeColor="text1"/>
                <w:sz w:val="22"/>
                <w:szCs w:val="22"/>
              </w:rPr>
              <w:t>3=Chief</w:t>
            </w:r>
          </w:p>
          <w:p w14:paraId="68980DF7" w14:textId="77777777" w:rsidR="00F35D3A" w:rsidRPr="00431701" w:rsidRDefault="00F35D3A" w:rsidP="007C3C66">
            <w:pPr>
              <w:rPr>
                <w:rFonts w:ascii="Gill Sans MT" w:hAnsi="Gill Sans MT"/>
                <w:color w:val="000000" w:themeColor="text1"/>
                <w:sz w:val="22"/>
                <w:szCs w:val="22"/>
              </w:rPr>
            </w:pPr>
            <w:r w:rsidRPr="00431701">
              <w:rPr>
                <w:rFonts w:ascii="Gill Sans MT" w:hAnsi="Gill Sans MT"/>
                <w:color w:val="000000" w:themeColor="text1"/>
                <w:sz w:val="22"/>
                <w:szCs w:val="22"/>
              </w:rPr>
              <w:t>4=Elders</w:t>
            </w:r>
          </w:p>
          <w:p w14:paraId="5B5D0E41" w14:textId="513CDFF6" w:rsidR="00F35D3A" w:rsidRPr="00431701" w:rsidRDefault="00F35D3A" w:rsidP="00AD13DF">
            <w:pPr>
              <w:rPr>
                <w:rFonts w:ascii="Gill Sans MT" w:hAnsi="Gill Sans MT"/>
                <w:color w:val="000000" w:themeColor="text1"/>
                <w:sz w:val="22"/>
                <w:szCs w:val="22"/>
              </w:rPr>
            </w:pPr>
            <w:r w:rsidRPr="00431701">
              <w:rPr>
                <w:rFonts w:ascii="Gill Sans MT" w:hAnsi="Gill Sans MT"/>
                <w:color w:val="000000" w:themeColor="text1"/>
                <w:sz w:val="22"/>
                <w:szCs w:val="22"/>
              </w:rPr>
              <w:t>5=Community Resource Board</w:t>
            </w:r>
          </w:p>
          <w:p w14:paraId="3E108AB0" w14:textId="1BA54B4B" w:rsidR="00AD13DF" w:rsidRPr="00431701" w:rsidRDefault="00AD13DF" w:rsidP="00AD13DF">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6=Village </w:t>
            </w:r>
            <w:proofErr w:type="gramStart"/>
            <w:r w:rsidRPr="00431701">
              <w:rPr>
                <w:rFonts w:ascii="Gill Sans MT" w:hAnsi="Gill Sans MT"/>
                <w:color w:val="000000" w:themeColor="text1"/>
                <w:sz w:val="22"/>
                <w:szCs w:val="22"/>
              </w:rPr>
              <w:t>group(</w:t>
            </w:r>
            <w:proofErr w:type="gramEnd"/>
            <w:r w:rsidRPr="00431701">
              <w:rPr>
                <w:rFonts w:ascii="Gill Sans MT" w:hAnsi="Gill Sans MT"/>
                <w:color w:val="000000" w:themeColor="text1"/>
                <w:sz w:val="22"/>
                <w:szCs w:val="22"/>
              </w:rPr>
              <w:t>forest user group or village action committee); please specify</w:t>
            </w:r>
          </w:p>
          <w:p w14:paraId="1BF8B53F" w14:textId="77777777" w:rsidR="00F35D3A" w:rsidRPr="00431701" w:rsidRDefault="00F35D3A" w:rsidP="007C3C66">
            <w:pPr>
              <w:rPr>
                <w:rFonts w:ascii="Gill Sans MT" w:hAnsi="Gill Sans MT"/>
                <w:color w:val="000000" w:themeColor="text1"/>
                <w:sz w:val="22"/>
                <w:szCs w:val="22"/>
              </w:rPr>
            </w:pPr>
            <w:r w:rsidRPr="00431701">
              <w:rPr>
                <w:rFonts w:ascii="Gill Sans MT" w:hAnsi="Gill Sans MT"/>
                <w:color w:val="000000" w:themeColor="text1"/>
                <w:sz w:val="22"/>
                <w:szCs w:val="22"/>
              </w:rPr>
              <w:lastRenderedPageBreak/>
              <w:t>97=Other, please specify</w:t>
            </w:r>
          </w:p>
        </w:tc>
        <w:tc>
          <w:tcPr>
            <w:tcW w:w="990" w:type="dxa"/>
            <w:tcBorders>
              <w:top w:val="single" w:sz="18" w:space="0" w:color="000000"/>
              <w:left w:val="single" w:sz="18" w:space="0" w:color="000000"/>
              <w:bottom w:val="single" w:sz="18" w:space="0" w:color="000000"/>
              <w:right w:val="single" w:sz="18" w:space="0" w:color="000000"/>
            </w:tcBorders>
          </w:tcPr>
          <w:p w14:paraId="2F4DFF5D" w14:textId="77777777" w:rsidR="00F35D3A" w:rsidRPr="00431701" w:rsidRDefault="00F35D3A" w:rsidP="007C3C66">
            <w:pPr>
              <w:contextualSpacing/>
              <w:rPr>
                <w:rFonts w:ascii="Gill Sans MT" w:eastAsia="Calibri" w:hAnsi="Gill Sans MT" w:cs="Times New Roman"/>
                <w:i/>
                <w:color w:val="A6A6A6"/>
                <w:sz w:val="22"/>
                <w:szCs w:val="22"/>
              </w:rPr>
            </w:pPr>
          </w:p>
        </w:tc>
      </w:tr>
      <w:tr w:rsidR="00F35D3A" w:rsidRPr="00431701" w14:paraId="3F90468C" w14:textId="77777777" w:rsidTr="00AD13DF">
        <w:trPr>
          <w:trHeight w:val="20"/>
        </w:trPr>
        <w:tc>
          <w:tcPr>
            <w:tcW w:w="190" w:type="dxa"/>
            <w:tcBorders>
              <w:top w:val="single" w:sz="4" w:space="0" w:color="000000"/>
              <w:left w:val="single" w:sz="4" w:space="0" w:color="000000"/>
              <w:bottom w:val="single" w:sz="4" w:space="0" w:color="000000"/>
              <w:right w:val="single" w:sz="4" w:space="0" w:color="000000"/>
            </w:tcBorders>
          </w:tcPr>
          <w:p w14:paraId="6727D3F4" w14:textId="77777777" w:rsidR="00F35D3A" w:rsidRPr="00431701" w:rsidRDefault="00F35D3A" w:rsidP="007C3C66">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7DFB14C6" w14:textId="3C5038E4" w:rsidR="00F35D3A" w:rsidRPr="00431701" w:rsidRDefault="00AD13DF" w:rsidP="007C3C66">
            <w:pPr>
              <w:rPr>
                <w:rFonts w:ascii="Gill Sans MT" w:hAnsi="Gill Sans MT"/>
                <w:color w:val="000000" w:themeColor="text1"/>
                <w:sz w:val="22"/>
                <w:szCs w:val="22"/>
              </w:rPr>
            </w:pPr>
            <w:r w:rsidRPr="00431701">
              <w:rPr>
                <w:rFonts w:ascii="Gill Sans MT" w:eastAsia="Calibri" w:hAnsi="Gill Sans MT" w:cs="Times New Roman"/>
                <w:color w:val="000000" w:themeColor="text1"/>
                <w:sz w:val="22"/>
                <w:szCs w:val="22"/>
              </w:rPr>
              <w:t>How effectively are</w:t>
            </w:r>
            <w:r w:rsidR="008C5112" w:rsidRPr="00431701">
              <w:rPr>
                <w:rFonts w:ascii="Gill Sans MT" w:eastAsia="Calibri" w:hAnsi="Gill Sans MT" w:cs="Times New Roman"/>
                <w:color w:val="000000" w:themeColor="text1"/>
                <w:sz w:val="22"/>
                <w:szCs w:val="22"/>
              </w:rPr>
              <w:t xml:space="preserve"> traditional community </w:t>
            </w:r>
            <w:r w:rsidRPr="00431701">
              <w:rPr>
                <w:rFonts w:ascii="Gill Sans MT" w:eastAsia="Calibri" w:hAnsi="Gill Sans MT" w:cs="Times New Roman"/>
                <w:b/>
                <w:color w:val="000000" w:themeColor="text1"/>
                <w:sz w:val="22"/>
                <w:szCs w:val="22"/>
              </w:rPr>
              <w:t>rules</w:t>
            </w:r>
            <w:r w:rsidR="00F35D3A" w:rsidRPr="00431701">
              <w:rPr>
                <w:rFonts w:ascii="Gill Sans MT" w:eastAsia="Calibri" w:hAnsi="Gill Sans MT" w:cs="Times New Roman"/>
                <w:b/>
                <w:color w:val="000000" w:themeColor="text1"/>
                <w:sz w:val="22"/>
                <w:szCs w:val="22"/>
              </w:rPr>
              <w:t xml:space="preserve"> </w:t>
            </w:r>
            <w:r w:rsidR="00F35D3A" w:rsidRPr="00431701">
              <w:rPr>
                <w:rFonts w:ascii="Gill Sans MT" w:eastAsia="Calibri" w:hAnsi="Gill Sans MT" w:cs="Times New Roman"/>
                <w:color w:val="000000" w:themeColor="text1"/>
                <w:sz w:val="22"/>
                <w:szCs w:val="22"/>
              </w:rPr>
              <w:t>enforced?</w:t>
            </w:r>
          </w:p>
          <w:p w14:paraId="2458E7AB" w14:textId="77777777" w:rsidR="00F35D3A" w:rsidRPr="00431701" w:rsidRDefault="00F35D3A" w:rsidP="007C3C66">
            <w:pPr>
              <w:rPr>
                <w:rFonts w:ascii="Gill Sans MT" w:eastAsia="Calibri" w:hAnsi="Gill Sans MT" w:cs="Times New Roman"/>
                <w:color w:val="000000" w:themeColor="text1"/>
                <w:sz w:val="22"/>
                <w:szCs w:val="22"/>
              </w:rPr>
            </w:pPr>
          </w:p>
        </w:tc>
        <w:tc>
          <w:tcPr>
            <w:tcW w:w="3690" w:type="dxa"/>
            <w:tcBorders>
              <w:top w:val="single" w:sz="4" w:space="0" w:color="000000"/>
              <w:bottom w:val="single" w:sz="4" w:space="0" w:color="000000"/>
              <w:right w:val="single" w:sz="18" w:space="0" w:color="000000"/>
            </w:tcBorders>
          </w:tcPr>
          <w:p w14:paraId="01BC48A4" w14:textId="77777777" w:rsidR="00F35D3A" w:rsidRPr="00431701" w:rsidRDefault="00F35D3A" w:rsidP="007C3C66">
            <w:pPr>
              <w:rPr>
                <w:rFonts w:ascii="Gill Sans MT" w:hAnsi="Gill Sans MT"/>
                <w:color w:val="000000" w:themeColor="text1"/>
                <w:sz w:val="22"/>
                <w:szCs w:val="22"/>
              </w:rPr>
            </w:pPr>
            <w:r w:rsidRPr="00431701">
              <w:rPr>
                <w:rFonts w:ascii="Gill Sans MT" w:hAnsi="Gill Sans MT"/>
                <w:color w:val="000000" w:themeColor="text1"/>
                <w:sz w:val="22"/>
                <w:szCs w:val="22"/>
              </w:rPr>
              <w:t>1=No</w:t>
            </w:r>
          </w:p>
          <w:p w14:paraId="2F3B73ED" w14:textId="77777777" w:rsidR="00F35D3A" w:rsidRPr="00431701" w:rsidRDefault="00F35D3A" w:rsidP="007C3C66">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2=Yes </w:t>
            </w:r>
          </w:p>
          <w:p w14:paraId="16DB155B" w14:textId="77777777" w:rsidR="00F35D3A" w:rsidRPr="00431701" w:rsidRDefault="00F35D3A" w:rsidP="007C3C66">
            <w:pPr>
              <w:rPr>
                <w:rFonts w:ascii="Gill Sans MT" w:hAnsi="Gill Sans MT"/>
                <w:color w:val="000000" w:themeColor="text1"/>
                <w:sz w:val="22"/>
                <w:szCs w:val="22"/>
              </w:rPr>
            </w:pPr>
            <w:r w:rsidRPr="00431701">
              <w:rPr>
                <w:rFonts w:ascii="Gill Sans MT" w:hAnsi="Gill Sans MT"/>
                <w:color w:val="000000" w:themeColor="text1"/>
                <w:sz w:val="22"/>
                <w:szCs w:val="22"/>
              </w:rPr>
              <w:t>888=Don’t know</w:t>
            </w:r>
          </w:p>
          <w:p w14:paraId="6DCF0EC2" w14:textId="77777777" w:rsidR="00F35D3A" w:rsidRPr="00431701" w:rsidRDefault="00F35D3A" w:rsidP="007C3C66">
            <w:pPr>
              <w:rPr>
                <w:rFonts w:ascii="Gill Sans MT" w:hAnsi="Gill Sans MT"/>
                <w:color w:val="000000" w:themeColor="text1"/>
                <w:sz w:val="22"/>
                <w:szCs w:val="22"/>
              </w:rPr>
            </w:pPr>
            <w:r w:rsidRPr="00431701">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3B762C5A" w14:textId="77777777" w:rsidR="00F35D3A" w:rsidRPr="00431701" w:rsidRDefault="00F35D3A" w:rsidP="007C3C66">
            <w:pPr>
              <w:contextualSpacing/>
              <w:rPr>
                <w:rFonts w:ascii="Gill Sans MT" w:eastAsia="Calibri" w:hAnsi="Gill Sans MT" w:cs="Times New Roman"/>
                <w:i/>
                <w:color w:val="A6A6A6"/>
                <w:sz w:val="22"/>
                <w:szCs w:val="22"/>
              </w:rPr>
            </w:pPr>
          </w:p>
        </w:tc>
      </w:tr>
      <w:tr w:rsidR="00F35D3A" w:rsidRPr="00431701" w14:paraId="3C03A4EF" w14:textId="77777777" w:rsidTr="00AD13DF">
        <w:trPr>
          <w:trHeight w:val="20"/>
        </w:trPr>
        <w:tc>
          <w:tcPr>
            <w:tcW w:w="190" w:type="dxa"/>
            <w:tcBorders>
              <w:top w:val="single" w:sz="4" w:space="0" w:color="000000"/>
              <w:left w:val="single" w:sz="4" w:space="0" w:color="000000"/>
              <w:bottom w:val="single" w:sz="4" w:space="0" w:color="000000"/>
              <w:right w:val="single" w:sz="4" w:space="0" w:color="000000"/>
            </w:tcBorders>
          </w:tcPr>
          <w:p w14:paraId="1CEF3823" w14:textId="77777777" w:rsidR="00F35D3A" w:rsidRPr="00431701" w:rsidRDefault="00F35D3A" w:rsidP="007C3C66">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204950F0" w14:textId="05E66B34" w:rsidR="00F35D3A" w:rsidRPr="00431701" w:rsidRDefault="00F35D3A" w:rsidP="007C3C66">
            <w:pPr>
              <w:rPr>
                <w:rFonts w:ascii="Gill Sans MT" w:hAnsi="Gill Sans MT"/>
                <w:color w:val="000000" w:themeColor="text1"/>
                <w:sz w:val="22"/>
                <w:szCs w:val="22"/>
              </w:rPr>
            </w:pPr>
            <w:r w:rsidRPr="00431701">
              <w:rPr>
                <w:rFonts w:ascii="Gill Sans MT" w:eastAsia="Calibri" w:hAnsi="Gill Sans MT" w:cs="Times New Roman"/>
                <w:color w:val="000000" w:themeColor="text1"/>
                <w:sz w:val="22"/>
                <w:szCs w:val="22"/>
              </w:rPr>
              <w:t xml:space="preserve">Do you think these </w:t>
            </w:r>
            <w:r w:rsidR="008C5112" w:rsidRPr="00431701">
              <w:rPr>
                <w:rFonts w:ascii="Gill Sans MT" w:eastAsia="Calibri" w:hAnsi="Gill Sans MT" w:cs="Times New Roman"/>
                <w:color w:val="000000" w:themeColor="text1"/>
                <w:sz w:val="22"/>
                <w:szCs w:val="22"/>
              </w:rPr>
              <w:t xml:space="preserve">traditional community </w:t>
            </w:r>
            <w:r w:rsidRPr="00431701">
              <w:rPr>
                <w:rFonts w:ascii="Gill Sans MT" w:eastAsia="Calibri" w:hAnsi="Gill Sans MT" w:cs="Times New Roman"/>
                <w:b/>
                <w:color w:val="000000" w:themeColor="text1"/>
                <w:sz w:val="22"/>
                <w:szCs w:val="22"/>
              </w:rPr>
              <w:t xml:space="preserve">rules </w:t>
            </w:r>
            <w:r w:rsidRPr="00431701">
              <w:rPr>
                <w:rFonts w:ascii="Gill Sans MT" w:eastAsia="Calibri" w:hAnsi="Gill Sans MT" w:cs="Times New Roman"/>
                <w:color w:val="000000" w:themeColor="text1"/>
                <w:sz w:val="22"/>
                <w:szCs w:val="22"/>
              </w:rPr>
              <w:t xml:space="preserve">are fair? </w:t>
            </w:r>
          </w:p>
        </w:tc>
        <w:tc>
          <w:tcPr>
            <w:tcW w:w="3690" w:type="dxa"/>
            <w:tcBorders>
              <w:top w:val="single" w:sz="4" w:space="0" w:color="000000"/>
              <w:bottom w:val="single" w:sz="4" w:space="0" w:color="000000"/>
              <w:right w:val="single" w:sz="18" w:space="0" w:color="000000"/>
            </w:tcBorders>
          </w:tcPr>
          <w:p w14:paraId="37B2BFD6" w14:textId="77777777" w:rsidR="00F35D3A" w:rsidRPr="00431701" w:rsidRDefault="00F35D3A" w:rsidP="007C3C66">
            <w:pPr>
              <w:rPr>
                <w:rFonts w:ascii="Gill Sans MT" w:hAnsi="Gill Sans MT"/>
                <w:color w:val="000000" w:themeColor="text1"/>
                <w:sz w:val="22"/>
                <w:szCs w:val="22"/>
              </w:rPr>
            </w:pPr>
            <w:r w:rsidRPr="00431701">
              <w:rPr>
                <w:rFonts w:ascii="Gill Sans MT" w:hAnsi="Gill Sans MT"/>
                <w:color w:val="000000" w:themeColor="text1"/>
                <w:sz w:val="22"/>
                <w:szCs w:val="22"/>
              </w:rPr>
              <w:t>1=No</w:t>
            </w:r>
          </w:p>
          <w:p w14:paraId="5F763481" w14:textId="77777777" w:rsidR="00F35D3A" w:rsidRPr="00431701" w:rsidRDefault="00F35D3A" w:rsidP="007C3C66">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2=Yes </w:t>
            </w:r>
          </w:p>
          <w:p w14:paraId="54C928CE" w14:textId="77777777" w:rsidR="00F35D3A" w:rsidRPr="00431701" w:rsidRDefault="00F35D3A" w:rsidP="007C3C66">
            <w:pPr>
              <w:rPr>
                <w:rFonts w:ascii="Gill Sans MT" w:hAnsi="Gill Sans MT"/>
                <w:color w:val="000000" w:themeColor="text1"/>
                <w:sz w:val="22"/>
                <w:szCs w:val="22"/>
              </w:rPr>
            </w:pPr>
            <w:r w:rsidRPr="00431701">
              <w:rPr>
                <w:rFonts w:ascii="Gill Sans MT" w:hAnsi="Gill Sans MT"/>
                <w:color w:val="000000" w:themeColor="text1"/>
                <w:sz w:val="22"/>
                <w:szCs w:val="22"/>
              </w:rPr>
              <w:t>888=Don’t know</w:t>
            </w:r>
          </w:p>
          <w:p w14:paraId="442F4EE9" w14:textId="77777777" w:rsidR="00F35D3A" w:rsidRPr="00431701" w:rsidRDefault="00F35D3A" w:rsidP="007C3C66">
            <w:pPr>
              <w:rPr>
                <w:rFonts w:ascii="Gill Sans MT" w:hAnsi="Gill Sans MT"/>
                <w:color w:val="000000" w:themeColor="text1"/>
                <w:sz w:val="22"/>
                <w:szCs w:val="22"/>
              </w:rPr>
            </w:pPr>
            <w:r w:rsidRPr="00431701">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65F325F2" w14:textId="77777777" w:rsidR="00F35D3A" w:rsidRPr="00431701" w:rsidRDefault="00F35D3A" w:rsidP="007C3C66">
            <w:pPr>
              <w:contextualSpacing/>
              <w:rPr>
                <w:rFonts w:ascii="Gill Sans MT" w:eastAsia="Calibri" w:hAnsi="Gill Sans MT" w:cs="Times New Roman"/>
                <w:i/>
                <w:color w:val="A6A6A6"/>
                <w:sz w:val="22"/>
                <w:szCs w:val="22"/>
              </w:rPr>
            </w:pPr>
          </w:p>
        </w:tc>
      </w:tr>
      <w:tr w:rsidR="00AD13DF" w:rsidRPr="00431701" w14:paraId="0F5AD6CE" w14:textId="77777777" w:rsidTr="00AD13DF">
        <w:trPr>
          <w:trHeight w:val="20"/>
        </w:trPr>
        <w:tc>
          <w:tcPr>
            <w:tcW w:w="190" w:type="dxa"/>
            <w:tcBorders>
              <w:top w:val="single" w:sz="4" w:space="0" w:color="000000"/>
              <w:left w:val="single" w:sz="4" w:space="0" w:color="000000"/>
              <w:bottom w:val="single" w:sz="4" w:space="0" w:color="000000"/>
              <w:right w:val="single" w:sz="4" w:space="0" w:color="000000"/>
            </w:tcBorders>
          </w:tcPr>
          <w:p w14:paraId="7EED275D" w14:textId="77777777" w:rsidR="00AD13DF" w:rsidRPr="00431701" w:rsidRDefault="00AD13DF" w:rsidP="00AD13DF">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6B0C1D28" w14:textId="77777777" w:rsidR="00AD13DF" w:rsidRPr="00431701" w:rsidRDefault="00AD13DF" w:rsidP="00AD13DF">
            <w:pPr>
              <w:rPr>
                <w:rFonts w:ascii="Gill Sans MT" w:eastAsia="Calibri" w:hAnsi="Gill Sans MT" w:cs="Times New Roman"/>
                <w:color w:val="000000" w:themeColor="text1"/>
                <w:sz w:val="22"/>
                <w:szCs w:val="22"/>
              </w:rPr>
            </w:pPr>
            <w:r w:rsidRPr="00431701">
              <w:rPr>
                <w:rFonts w:ascii="Gill Sans MT" w:eastAsia="Calibri" w:hAnsi="Gill Sans MT" w:cs="Times New Roman"/>
                <w:color w:val="000000" w:themeColor="text1"/>
                <w:sz w:val="22"/>
                <w:szCs w:val="22"/>
              </w:rPr>
              <w:t xml:space="preserve">How often are the traditional/local </w:t>
            </w:r>
            <w:r w:rsidRPr="00431701">
              <w:rPr>
                <w:rFonts w:ascii="Gill Sans MT" w:eastAsia="Calibri" w:hAnsi="Gill Sans MT" w:cs="Times New Roman"/>
                <w:b/>
                <w:color w:val="000000" w:themeColor="text1"/>
                <w:sz w:val="22"/>
                <w:szCs w:val="22"/>
              </w:rPr>
              <w:t>penalties</w:t>
            </w:r>
            <w:r w:rsidRPr="00431701">
              <w:rPr>
                <w:rFonts w:ascii="Gill Sans MT" w:eastAsia="Calibri" w:hAnsi="Gill Sans MT" w:cs="Times New Roman"/>
                <w:color w:val="000000" w:themeColor="text1"/>
                <w:sz w:val="22"/>
                <w:szCs w:val="22"/>
              </w:rPr>
              <w:t xml:space="preserve"> enforced equally across different groups in your community?</w:t>
            </w:r>
          </w:p>
        </w:tc>
        <w:tc>
          <w:tcPr>
            <w:tcW w:w="3690" w:type="dxa"/>
            <w:tcBorders>
              <w:top w:val="single" w:sz="4" w:space="0" w:color="000000"/>
              <w:bottom w:val="single" w:sz="4" w:space="0" w:color="000000"/>
              <w:right w:val="single" w:sz="18" w:space="0" w:color="000000"/>
            </w:tcBorders>
          </w:tcPr>
          <w:p w14:paraId="4AC789D5" w14:textId="77777777" w:rsidR="00AD13DF" w:rsidRPr="00431701" w:rsidRDefault="00AD13DF" w:rsidP="00AD13DF">
            <w:pPr>
              <w:rPr>
                <w:rFonts w:ascii="Gill Sans MT" w:hAnsi="Gill Sans MT"/>
                <w:color w:val="000000" w:themeColor="text1"/>
                <w:sz w:val="22"/>
                <w:szCs w:val="22"/>
              </w:rPr>
            </w:pPr>
            <w:r w:rsidRPr="00431701">
              <w:rPr>
                <w:rFonts w:ascii="Gill Sans MT" w:hAnsi="Gill Sans MT"/>
                <w:color w:val="000000" w:themeColor="text1"/>
                <w:sz w:val="22"/>
                <w:szCs w:val="22"/>
              </w:rPr>
              <w:t>1=No</w:t>
            </w:r>
          </w:p>
          <w:p w14:paraId="63FF856C" w14:textId="77777777" w:rsidR="00AD13DF" w:rsidRPr="00431701" w:rsidRDefault="00AD13DF" w:rsidP="00AD13DF">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2=Yes </w:t>
            </w:r>
          </w:p>
          <w:p w14:paraId="5CAE604B" w14:textId="77777777" w:rsidR="00AD13DF" w:rsidRPr="00431701" w:rsidRDefault="00AD13DF" w:rsidP="00AD13DF">
            <w:pPr>
              <w:rPr>
                <w:rFonts w:ascii="Gill Sans MT" w:hAnsi="Gill Sans MT"/>
                <w:color w:val="000000" w:themeColor="text1"/>
                <w:sz w:val="22"/>
                <w:szCs w:val="22"/>
              </w:rPr>
            </w:pPr>
            <w:r w:rsidRPr="00431701">
              <w:rPr>
                <w:rFonts w:ascii="Gill Sans MT" w:hAnsi="Gill Sans MT"/>
                <w:color w:val="000000" w:themeColor="text1"/>
                <w:sz w:val="22"/>
                <w:szCs w:val="22"/>
              </w:rPr>
              <w:t>888=Don’t know</w:t>
            </w:r>
          </w:p>
          <w:p w14:paraId="28B0F1D8" w14:textId="77777777" w:rsidR="00AD13DF" w:rsidRPr="00431701" w:rsidRDefault="00AD13DF" w:rsidP="00AD13DF">
            <w:pPr>
              <w:rPr>
                <w:rFonts w:ascii="Gill Sans MT" w:hAnsi="Gill Sans MT"/>
                <w:color w:val="000000" w:themeColor="text1"/>
                <w:sz w:val="22"/>
                <w:szCs w:val="22"/>
              </w:rPr>
            </w:pPr>
            <w:r w:rsidRPr="00431701">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273AA1B8" w14:textId="77777777" w:rsidR="00AD13DF" w:rsidRPr="00431701" w:rsidRDefault="00AD13DF" w:rsidP="00AD13DF">
            <w:pPr>
              <w:contextualSpacing/>
              <w:rPr>
                <w:rFonts w:ascii="Gill Sans MT" w:eastAsia="Calibri" w:hAnsi="Gill Sans MT" w:cs="Times New Roman"/>
                <w:i/>
                <w:color w:val="A6A6A6"/>
                <w:sz w:val="22"/>
                <w:szCs w:val="22"/>
              </w:rPr>
            </w:pPr>
          </w:p>
        </w:tc>
      </w:tr>
      <w:tr w:rsidR="00AD13DF" w:rsidRPr="00431701" w14:paraId="20AA0F53" w14:textId="77777777" w:rsidTr="005A2E20">
        <w:trPr>
          <w:trHeight w:val="960"/>
        </w:trPr>
        <w:tc>
          <w:tcPr>
            <w:tcW w:w="190" w:type="dxa"/>
            <w:tcBorders>
              <w:top w:val="single" w:sz="4" w:space="0" w:color="000000"/>
              <w:left w:val="single" w:sz="4" w:space="0" w:color="000000"/>
              <w:bottom w:val="single" w:sz="4" w:space="0" w:color="auto"/>
              <w:right w:val="single" w:sz="4" w:space="0" w:color="000000"/>
            </w:tcBorders>
          </w:tcPr>
          <w:p w14:paraId="2AEF50D6" w14:textId="77777777" w:rsidR="00AD13DF" w:rsidRPr="00431701" w:rsidRDefault="00AD13DF" w:rsidP="00AD13DF">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auto"/>
            </w:tcBorders>
          </w:tcPr>
          <w:p w14:paraId="39FCFDD4" w14:textId="2F464F6B" w:rsidR="00AD13DF" w:rsidRPr="00431701" w:rsidRDefault="00AD13DF" w:rsidP="00AD13DF">
            <w:pPr>
              <w:rPr>
                <w:rFonts w:ascii="Gill Sans MT" w:eastAsia="Calibri" w:hAnsi="Gill Sans MT" w:cs="Times New Roman"/>
                <w:color w:val="000000" w:themeColor="text1"/>
                <w:sz w:val="22"/>
                <w:szCs w:val="22"/>
              </w:rPr>
            </w:pPr>
            <w:r w:rsidRPr="00431701">
              <w:rPr>
                <w:rFonts w:ascii="Gill Sans MT" w:eastAsia="Calibri" w:hAnsi="Gill Sans MT" w:cs="Times New Roman"/>
                <w:color w:val="000000" w:themeColor="text1"/>
                <w:sz w:val="22"/>
                <w:szCs w:val="22"/>
              </w:rPr>
              <w:t xml:space="preserve">Do you think these traditional community </w:t>
            </w:r>
            <w:r w:rsidRPr="00431701">
              <w:rPr>
                <w:rFonts w:ascii="Gill Sans MT" w:eastAsia="Calibri" w:hAnsi="Gill Sans MT" w:cs="Times New Roman"/>
                <w:b/>
                <w:color w:val="000000" w:themeColor="text1"/>
                <w:sz w:val="22"/>
                <w:szCs w:val="22"/>
              </w:rPr>
              <w:t xml:space="preserve">penalties </w:t>
            </w:r>
            <w:r w:rsidRPr="00431701">
              <w:rPr>
                <w:rFonts w:ascii="Gill Sans MT" w:eastAsia="Calibri" w:hAnsi="Gill Sans MT" w:cs="Times New Roman"/>
                <w:color w:val="000000" w:themeColor="text1"/>
                <w:sz w:val="22"/>
                <w:szCs w:val="22"/>
              </w:rPr>
              <w:t>are fair?</w:t>
            </w:r>
          </w:p>
          <w:p w14:paraId="39A290EC" w14:textId="77777777" w:rsidR="00AD13DF" w:rsidRPr="00431701" w:rsidRDefault="00AD13DF" w:rsidP="00AD13DF">
            <w:pPr>
              <w:rPr>
                <w:rFonts w:ascii="Gill Sans MT" w:eastAsia="Calibri" w:hAnsi="Gill Sans MT" w:cs="Times New Roman"/>
                <w:color w:val="000000" w:themeColor="text1"/>
                <w:sz w:val="22"/>
                <w:szCs w:val="22"/>
              </w:rPr>
            </w:pPr>
          </w:p>
        </w:tc>
        <w:tc>
          <w:tcPr>
            <w:tcW w:w="3690" w:type="dxa"/>
            <w:tcBorders>
              <w:top w:val="single" w:sz="4" w:space="0" w:color="000000"/>
              <w:bottom w:val="single" w:sz="4" w:space="0" w:color="auto"/>
              <w:right w:val="single" w:sz="18" w:space="0" w:color="000000"/>
            </w:tcBorders>
          </w:tcPr>
          <w:p w14:paraId="2C9E7E95" w14:textId="77777777" w:rsidR="00AD13DF" w:rsidRPr="00431701" w:rsidRDefault="00AD13DF" w:rsidP="00AD13DF">
            <w:pPr>
              <w:rPr>
                <w:rFonts w:ascii="Gill Sans MT" w:hAnsi="Gill Sans MT"/>
                <w:color w:val="000000" w:themeColor="text1"/>
                <w:sz w:val="22"/>
                <w:szCs w:val="22"/>
              </w:rPr>
            </w:pPr>
            <w:r w:rsidRPr="00431701">
              <w:rPr>
                <w:rFonts w:ascii="Gill Sans MT" w:hAnsi="Gill Sans MT"/>
                <w:color w:val="000000" w:themeColor="text1"/>
                <w:sz w:val="22"/>
                <w:szCs w:val="22"/>
              </w:rPr>
              <w:t>1=No</w:t>
            </w:r>
          </w:p>
          <w:p w14:paraId="576AF398" w14:textId="77777777" w:rsidR="00AD13DF" w:rsidRPr="00431701" w:rsidRDefault="00AD13DF" w:rsidP="00AD13DF">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2=Yes </w:t>
            </w:r>
          </w:p>
          <w:p w14:paraId="3D0FE36A" w14:textId="77777777" w:rsidR="00AD13DF" w:rsidRPr="00431701" w:rsidRDefault="00AD13DF" w:rsidP="00AD13DF">
            <w:pPr>
              <w:rPr>
                <w:rFonts w:ascii="Gill Sans MT" w:hAnsi="Gill Sans MT"/>
                <w:color w:val="000000" w:themeColor="text1"/>
                <w:sz w:val="22"/>
                <w:szCs w:val="22"/>
              </w:rPr>
            </w:pPr>
            <w:r w:rsidRPr="00431701">
              <w:rPr>
                <w:rFonts w:ascii="Gill Sans MT" w:hAnsi="Gill Sans MT"/>
                <w:color w:val="000000" w:themeColor="text1"/>
                <w:sz w:val="22"/>
                <w:szCs w:val="22"/>
              </w:rPr>
              <w:t>888=Don’t know</w:t>
            </w:r>
          </w:p>
          <w:p w14:paraId="25942124" w14:textId="694732FC" w:rsidR="005A2E20" w:rsidRPr="00431701" w:rsidRDefault="00AD13DF" w:rsidP="00AD13DF">
            <w:pPr>
              <w:rPr>
                <w:rFonts w:ascii="Gill Sans MT" w:hAnsi="Gill Sans MT"/>
                <w:color w:val="000000" w:themeColor="text1"/>
                <w:sz w:val="22"/>
                <w:szCs w:val="22"/>
              </w:rPr>
            </w:pPr>
            <w:r w:rsidRPr="00431701">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4" w:space="0" w:color="auto"/>
              <w:right w:val="single" w:sz="18" w:space="0" w:color="000000"/>
            </w:tcBorders>
          </w:tcPr>
          <w:p w14:paraId="3EC82E6E" w14:textId="77777777" w:rsidR="00AD13DF" w:rsidRPr="00431701" w:rsidRDefault="00AD13DF" w:rsidP="00AD13DF">
            <w:pPr>
              <w:contextualSpacing/>
              <w:rPr>
                <w:rFonts w:ascii="Gill Sans MT" w:eastAsia="Calibri" w:hAnsi="Gill Sans MT" w:cs="Times New Roman"/>
                <w:i/>
                <w:color w:val="A6A6A6"/>
                <w:sz w:val="22"/>
                <w:szCs w:val="22"/>
              </w:rPr>
            </w:pPr>
          </w:p>
        </w:tc>
      </w:tr>
      <w:tr w:rsidR="005A2E20" w:rsidRPr="00431701" w14:paraId="671B63AC" w14:textId="77777777" w:rsidTr="005A2E20">
        <w:trPr>
          <w:trHeight w:val="1082"/>
        </w:trPr>
        <w:tc>
          <w:tcPr>
            <w:tcW w:w="190" w:type="dxa"/>
            <w:tcBorders>
              <w:top w:val="single" w:sz="4" w:space="0" w:color="auto"/>
              <w:left w:val="single" w:sz="4" w:space="0" w:color="000000"/>
              <w:bottom w:val="single" w:sz="4" w:space="0" w:color="auto"/>
              <w:right w:val="single" w:sz="4" w:space="0" w:color="000000"/>
            </w:tcBorders>
            <w:shd w:val="clear" w:color="auto" w:fill="D6E3BC" w:themeFill="accent3" w:themeFillTint="66"/>
          </w:tcPr>
          <w:p w14:paraId="6BED4F7E" w14:textId="77777777" w:rsidR="005A2E20" w:rsidRPr="00431701" w:rsidRDefault="005A2E20" w:rsidP="00AD13DF">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auto"/>
            </w:tcBorders>
            <w:shd w:val="clear" w:color="auto" w:fill="D6E3BC" w:themeFill="accent3" w:themeFillTint="66"/>
          </w:tcPr>
          <w:p w14:paraId="0A0F8685" w14:textId="170480C8" w:rsidR="005A2E20" w:rsidRPr="00431701" w:rsidRDefault="005A2E20" w:rsidP="00AD13DF">
            <w:pPr>
              <w:rPr>
                <w:rFonts w:ascii="Gill Sans MT" w:hAnsi="Gill Sans MT"/>
                <w:sz w:val="22"/>
                <w:szCs w:val="22"/>
              </w:rPr>
            </w:pPr>
            <w:r w:rsidRPr="00431701">
              <w:rPr>
                <w:rFonts w:ascii="Gill Sans MT" w:hAnsi="Gill Sans MT"/>
                <w:sz w:val="22"/>
                <w:szCs w:val="22"/>
              </w:rPr>
              <w:t>What is the process that outsiders/strangers must follow for using the forests? Are there rules that are different for locals versus outsiders? Please describe.</w:t>
            </w:r>
          </w:p>
        </w:tc>
        <w:tc>
          <w:tcPr>
            <w:tcW w:w="3690" w:type="dxa"/>
            <w:tcBorders>
              <w:top w:val="single" w:sz="4" w:space="0" w:color="auto"/>
              <w:bottom w:val="single" w:sz="4" w:space="0" w:color="auto"/>
              <w:right w:val="single" w:sz="18" w:space="0" w:color="000000"/>
            </w:tcBorders>
            <w:shd w:val="clear" w:color="auto" w:fill="D6E3BC" w:themeFill="accent3" w:themeFillTint="66"/>
          </w:tcPr>
          <w:p w14:paraId="01565D55" w14:textId="77777777" w:rsidR="005A2E20" w:rsidRPr="00431701" w:rsidRDefault="005A2E20" w:rsidP="00AD13DF">
            <w:pPr>
              <w:rPr>
                <w:rFonts w:ascii="Gill Sans MT" w:hAnsi="Gill Sans MT"/>
                <w:color w:val="000000" w:themeColor="text1"/>
                <w:sz w:val="22"/>
                <w:szCs w:val="22"/>
              </w:rPr>
            </w:pPr>
          </w:p>
          <w:p w14:paraId="10A85C88" w14:textId="77777777" w:rsidR="005A2E20" w:rsidRPr="00431701" w:rsidRDefault="005A2E20" w:rsidP="00AD13DF">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4" w:space="0" w:color="auto"/>
              <w:right w:val="single" w:sz="18" w:space="0" w:color="000000"/>
            </w:tcBorders>
            <w:shd w:val="clear" w:color="auto" w:fill="D6E3BC" w:themeFill="accent3" w:themeFillTint="66"/>
          </w:tcPr>
          <w:p w14:paraId="25F29A6F" w14:textId="3AE0ACD3" w:rsidR="005A2E20" w:rsidRPr="00431701" w:rsidRDefault="005A2E20" w:rsidP="00AD13DF">
            <w:pPr>
              <w:contextualSpacing/>
              <w:rPr>
                <w:rFonts w:ascii="Gill Sans MT" w:eastAsia="Calibri" w:hAnsi="Gill Sans MT" w:cs="Times New Roman"/>
                <w:i/>
                <w:color w:val="A6A6A6"/>
                <w:sz w:val="22"/>
                <w:szCs w:val="22"/>
              </w:rPr>
            </w:pPr>
            <w:r w:rsidRPr="00431701">
              <w:rPr>
                <w:rFonts w:ascii="Gill Sans MT" w:eastAsia="Calibri" w:hAnsi="Gill Sans MT" w:cs="Times New Roman"/>
                <w:i/>
                <w:color w:val="A6A6A6"/>
                <w:sz w:val="22"/>
                <w:szCs w:val="22"/>
              </w:rPr>
              <w:t>TEXT</w:t>
            </w:r>
          </w:p>
        </w:tc>
      </w:tr>
      <w:tr w:rsidR="005A2E20" w:rsidRPr="00431701" w14:paraId="76BDBE71" w14:textId="77777777" w:rsidTr="00015DCC">
        <w:trPr>
          <w:trHeight w:val="1061"/>
        </w:trPr>
        <w:tc>
          <w:tcPr>
            <w:tcW w:w="190" w:type="dxa"/>
            <w:tcBorders>
              <w:top w:val="single" w:sz="4" w:space="0" w:color="auto"/>
              <w:left w:val="single" w:sz="4" w:space="0" w:color="000000"/>
              <w:bottom w:val="single" w:sz="4" w:space="0" w:color="auto"/>
              <w:right w:val="single" w:sz="4" w:space="0" w:color="000000"/>
            </w:tcBorders>
            <w:shd w:val="clear" w:color="auto" w:fill="D6E3BC" w:themeFill="accent3" w:themeFillTint="66"/>
          </w:tcPr>
          <w:p w14:paraId="3D841B3F" w14:textId="77777777" w:rsidR="005A2E20" w:rsidRPr="00431701" w:rsidRDefault="005A2E20" w:rsidP="00AD13DF">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auto"/>
            </w:tcBorders>
            <w:shd w:val="clear" w:color="auto" w:fill="D6E3BC" w:themeFill="accent3" w:themeFillTint="66"/>
          </w:tcPr>
          <w:p w14:paraId="5C80E417" w14:textId="77777777" w:rsidR="00015DCC" w:rsidRPr="00431701" w:rsidRDefault="005A2E20" w:rsidP="00AD13DF">
            <w:pPr>
              <w:rPr>
                <w:rFonts w:ascii="Gill Sans MT" w:hAnsi="Gill Sans MT"/>
                <w:sz w:val="22"/>
                <w:szCs w:val="22"/>
              </w:rPr>
            </w:pPr>
            <w:r w:rsidRPr="00431701">
              <w:rPr>
                <w:rFonts w:ascii="Gill Sans MT" w:hAnsi="Gill Sans MT"/>
                <w:sz w:val="22"/>
                <w:szCs w:val="22"/>
              </w:rPr>
              <w:t>What rules are specific to strangers in the community wishing to access forest/wooded land? Are members of the community involved in the negotiation process with outsiders wishing to acquire access? If yes, who?</w:t>
            </w:r>
          </w:p>
          <w:p w14:paraId="101614A2" w14:textId="73C80BFD" w:rsidR="00015DCC" w:rsidRPr="00431701" w:rsidRDefault="00015DCC" w:rsidP="00AD13DF">
            <w:pPr>
              <w:rPr>
                <w:rFonts w:ascii="Gill Sans MT" w:hAnsi="Gill Sans MT"/>
                <w:sz w:val="22"/>
                <w:szCs w:val="22"/>
              </w:rPr>
            </w:pPr>
          </w:p>
        </w:tc>
        <w:tc>
          <w:tcPr>
            <w:tcW w:w="3690" w:type="dxa"/>
            <w:tcBorders>
              <w:top w:val="single" w:sz="4" w:space="0" w:color="auto"/>
              <w:bottom w:val="single" w:sz="4" w:space="0" w:color="auto"/>
              <w:right w:val="single" w:sz="18" w:space="0" w:color="000000"/>
            </w:tcBorders>
            <w:shd w:val="clear" w:color="auto" w:fill="D6E3BC" w:themeFill="accent3" w:themeFillTint="66"/>
          </w:tcPr>
          <w:p w14:paraId="3A224F09" w14:textId="77777777" w:rsidR="005A2E20" w:rsidRPr="00431701" w:rsidRDefault="005A2E20" w:rsidP="00AD13DF">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4" w:space="0" w:color="auto"/>
              <w:right w:val="single" w:sz="18" w:space="0" w:color="000000"/>
            </w:tcBorders>
            <w:shd w:val="clear" w:color="auto" w:fill="D6E3BC" w:themeFill="accent3" w:themeFillTint="66"/>
          </w:tcPr>
          <w:p w14:paraId="513EF159" w14:textId="5852EA13" w:rsidR="005A2E20" w:rsidRPr="00431701" w:rsidRDefault="005A2E20" w:rsidP="00AD13DF">
            <w:pPr>
              <w:contextualSpacing/>
              <w:rPr>
                <w:rFonts w:ascii="Gill Sans MT" w:eastAsia="Calibri" w:hAnsi="Gill Sans MT" w:cs="Times New Roman"/>
                <w:i/>
                <w:color w:val="A6A6A6"/>
                <w:sz w:val="22"/>
                <w:szCs w:val="22"/>
              </w:rPr>
            </w:pPr>
            <w:r w:rsidRPr="00431701">
              <w:rPr>
                <w:rFonts w:ascii="Gill Sans MT" w:eastAsia="Calibri" w:hAnsi="Gill Sans MT" w:cs="Times New Roman"/>
                <w:i/>
                <w:color w:val="A6A6A6"/>
                <w:sz w:val="22"/>
                <w:szCs w:val="22"/>
              </w:rPr>
              <w:t>TEXT</w:t>
            </w:r>
          </w:p>
        </w:tc>
      </w:tr>
      <w:tr w:rsidR="00015DCC" w:rsidRPr="00431701" w14:paraId="1B76FB17" w14:textId="77777777" w:rsidTr="005A2E20">
        <w:trPr>
          <w:trHeight w:val="633"/>
        </w:trPr>
        <w:tc>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3771CBD1" w14:textId="77777777" w:rsidR="00015DCC" w:rsidRPr="00431701" w:rsidRDefault="00015DCC" w:rsidP="00AD13DF">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000000"/>
            </w:tcBorders>
            <w:shd w:val="clear" w:color="auto" w:fill="D6E3BC" w:themeFill="accent3" w:themeFillTint="66"/>
          </w:tcPr>
          <w:p w14:paraId="039B3189" w14:textId="77777777" w:rsidR="00015DCC" w:rsidRPr="00431701" w:rsidRDefault="00015DCC" w:rsidP="00015DCC">
            <w:pPr>
              <w:rPr>
                <w:rFonts w:ascii="Gill Sans MT" w:hAnsi="Gill Sans MT"/>
                <w:sz w:val="22"/>
                <w:szCs w:val="22"/>
              </w:rPr>
            </w:pPr>
            <w:r w:rsidRPr="00431701">
              <w:rPr>
                <w:rFonts w:ascii="Gill Sans MT" w:hAnsi="Gill Sans MT"/>
                <w:sz w:val="22"/>
                <w:szCs w:val="22"/>
              </w:rPr>
              <w:t>Are members of the community involved in the design, implementation and oversight of forest/wooded land agreements (contracts, concessions, permits)?</w:t>
            </w:r>
          </w:p>
          <w:p w14:paraId="23A4D6B0" w14:textId="77777777" w:rsidR="00015DCC" w:rsidRPr="00431701" w:rsidRDefault="00015DCC" w:rsidP="00AD13DF">
            <w:pPr>
              <w:rPr>
                <w:rFonts w:ascii="Gill Sans MT" w:hAnsi="Gill Sans MT"/>
                <w:sz w:val="22"/>
                <w:szCs w:val="22"/>
              </w:rPr>
            </w:pPr>
          </w:p>
        </w:tc>
        <w:tc>
          <w:tcPr>
            <w:tcW w:w="3690" w:type="dxa"/>
            <w:tcBorders>
              <w:top w:val="single" w:sz="4" w:space="0" w:color="auto"/>
              <w:bottom w:val="single" w:sz="4" w:space="0" w:color="000000"/>
              <w:right w:val="single" w:sz="18" w:space="0" w:color="000000"/>
            </w:tcBorders>
            <w:shd w:val="clear" w:color="auto" w:fill="D6E3BC" w:themeFill="accent3" w:themeFillTint="66"/>
          </w:tcPr>
          <w:p w14:paraId="05CCD58A" w14:textId="77777777" w:rsidR="00015DCC" w:rsidRPr="00431701" w:rsidRDefault="00015DCC" w:rsidP="00AD13DF">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1E28BA12" w14:textId="57BB37DF" w:rsidR="00015DCC" w:rsidRPr="00431701" w:rsidRDefault="00015DCC" w:rsidP="00AD13DF">
            <w:pPr>
              <w:contextualSpacing/>
              <w:rPr>
                <w:rFonts w:ascii="Gill Sans MT" w:eastAsia="Calibri" w:hAnsi="Gill Sans MT" w:cs="Times New Roman"/>
                <w:i/>
                <w:color w:val="A6A6A6"/>
                <w:sz w:val="22"/>
                <w:szCs w:val="22"/>
              </w:rPr>
            </w:pPr>
            <w:r w:rsidRPr="00431701">
              <w:rPr>
                <w:rFonts w:ascii="Gill Sans MT" w:eastAsia="Calibri" w:hAnsi="Gill Sans MT" w:cs="Times New Roman"/>
                <w:i/>
                <w:color w:val="A6A6A6"/>
                <w:sz w:val="22"/>
                <w:szCs w:val="22"/>
              </w:rPr>
              <w:t xml:space="preserve">TEXT </w:t>
            </w:r>
          </w:p>
        </w:tc>
      </w:tr>
    </w:tbl>
    <w:p w14:paraId="241B8B10" w14:textId="77777777" w:rsidR="005A2E20" w:rsidRPr="00431701" w:rsidRDefault="005A2E20" w:rsidP="007C3C66">
      <w:pPr>
        <w:rPr>
          <w:rFonts w:ascii="Gill Sans MT" w:eastAsia="Calibri" w:hAnsi="Gill Sans MT" w:cs="Times New Roman"/>
          <w:color w:val="000000" w:themeColor="text1"/>
          <w:sz w:val="22"/>
          <w:szCs w:val="22"/>
        </w:rPr>
      </w:pPr>
    </w:p>
    <w:p w14:paraId="4FB2BC41" w14:textId="77777777" w:rsidR="005A2E20" w:rsidRPr="00431701" w:rsidRDefault="005A2E20" w:rsidP="007C3C66">
      <w:pPr>
        <w:rPr>
          <w:rFonts w:ascii="Gill Sans MT" w:eastAsia="Calibri" w:hAnsi="Gill Sans MT" w:cs="Times New Roman"/>
          <w:color w:val="000000" w:themeColor="text1"/>
          <w:sz w:val="22"/>
          <w:szCs w:val="22"/>
        </w:rPr>
      </w:pPr>
    </w:p>
    <w:p w14:paraId="466EFE27" w14:textId="254C0B62" w:rsidR="003F15C8" w:rsidRPr="00431701" w:rsidRDefault="003F15C8" w:rsidP="007C3C66">
      <w:pPr>
        <w:rPr>
          <w:rFonts w:ascii="Gill Sans MT" w:eastAsia="Calibri" w:hAnsi="Gill Sans MT" w:cs="Times New Roman"/>
          <w:b/>
          <w:color w:val="000000" w:themeColor="text1"/>
          <w:sz w:val="22"/>
          <w:szCs w:val="22"/>
        </w:rPr>
      </w:pPr>
      <w:r w:rsidRPr="00431701">
        <w:rPr>
          <w:rFonts w:ascii="Gill Sans MT" w:eastAsia="Calibri" w:hAnsi="Gill Sans MT" w:cs="Times New Roman"/>
          <w:b/>
          <w:color w:val="000000" w:themeColor="text1"/>
          <w:sz w:val="22"/>
          <w:szCs w:val="22"/>
        </w:rPr>
        <w:t>Government/official legal rules</w:t>
      </w:r>
    </w:p>
    <w:tbl>
      <w:tblPr>
        <w:tblStyle w:val="TableGrid"/>
        <w:tblW w:w="12840" w:type="dxa"/>
        <w:tblLook w:val="04A0" w:firstRow="1" w:lastRow="0" w:firstColumn="1" w:lastColumn="0" w:noHBand="0" w:noVBand="1"/>
      </w:tblPr>
      <w:tblGrid>
        <w:gridCol w:w="1718"/>
        <w:gridCol w:w="2207"/>
        <w:gridCol w:w="1338"/>
        <w:gridCol w:w="1354"/>
        <w:gridCol w:w="1713"/>
        <w:gridCol w:w="2456"/>
        <w:gridCol w:w="2054"/>
      </w:tblGrid>
      <w:tr w:rsidR="003F15C8" w:rsidRPr="00431701" w14:paraId="2CCD02F8" w14:textId="77777777" w:rsidTr="00A45B8C">
        <w:tc>
          <w:tcPr>
            <w:tcW w:w="1662" w:type="dxa"/>
          </w:tcPr>
          <w:p w14:paraId="121A5342" w14:textId="77777777" w:rsidR="003F15C8" w:rsidRPr="00431701" w:rsidRDefault="003F15C8" w:rsidP="003F15C8">
            <w:pPr>
              <w:rPr>
                <w:rFonts w:ascii="Gill Sans MT" w:hAnsi="Gill Sans MT"/>
                <w:sz w:val="22"/>
                <w:szCs w:val="22"/>
              </w:rPr>
            </w:pPr>
            <w:r w:rsidRPr="00431701">
              <w:rPr>
                <w:rFonts w:ascii="Gill Sans MT" w:hAnsi="Gill Sans MT"/>
                <w:sz w:val="22"/>
                <w:szCs w:val="22"/>
              </w:rPr>
              <w:t>Activity</w:t>
            </w:r>
          </w:p>
        </w:tc>
        <w:tc>
          <w:tcPr>
            <w:tcW w:w="1882" w:type="dxa"/>
          </w:tcPr>
          <w:p w14:paraId="16F8BE75" w14:textId="7E9A7069"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Are there </w:t>
            </w:r>
            <w:r w:rsidRPr="00431701">
              <w:rPr>
                <w:rFonts w:ascii="Gill Sans MT" w:hAnsi="Gill Sans MT"/>
                <w:b/>
                <w:color w:val="000000" w:themeColor="text1"/>
                <w:sz w:val="22"/>
                <w:szCs w:val="22"/>
              </w:rPr>
              <w:t>government/official legal rules</w:t>
            </w:r>
            <w:r w:rsidRPr="00431701">
              <w:rPr>
                <w:rFonts w:ascii="Gill Sans MT" w:hAnsi="Gill Sans MT"/>
                <w:color w:val="000000" w:themeColor="text1"/>
                <w:sz w:val="22"/>
                <w:szCs w:val="22"/>
              </w:rPr>
              <w:t xml:space="preserve"> that regulate or restrict the following activity in forest/wooded areas? </w:t>
            </w:r>
          </w:p>
          <w:p w14:paraId="5FAF39D0" w14:textId="77777777" w:rsidR="003F15C8" w:rsidRPr="00431701" w:rsidRDefault="003F15C8" w:rsidP="003F15C8">
            <w:pPr>
              <w:rPr>
                <w:rFonts w:ascii="Gill Sans MT" w:hAnsi="Gill Sans MT"/>
                <w:color w:val="000000" w:themeColor="text1"/>
                <w:sz w:val="22"/>
                <w:szCs w:val="22"/>
              </w:rPr>
            </w:pPr>
          </w:p>
          <w:p w14:paraId="6049B9F3" w14:textId="77777777" w:rsidR="003F15C8" w:rsidRPr="00431701" w:rsidRDefault="003F15C8" w:rsidP="003F15C8">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1=No</w:t>
            </w:r>
          </w:p>
          <w:p w14:paraId="076F93DF" w14:textId="77777777" w:rsidR="003F15C8" w:rsidRPr="00431701" w:rsidRDefault="003F15C8" w:rsidP="003F15C8">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 xml:space="preserve">2=Yes </w:t>
            </w:r>
          </w:p>
          <w:p w14:paraId="5E887766" w14:textId="77777777" w:rsidR="003F15C8" w:rsidRPr="00431701" w:rsidRDefault="003F15C8" w:rsidP="003F15C8">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888=Don’t know</w:t>
            </w:r>
          </w:p>
          <w:p w14:paraId="34597665" w14:textId="77777777" w:rsidR="003F15C8" w:rsidRPr="00431701" w:rsidRDefault="003F15C8" w:rsidP="003F15C8">
            <w:pPr>
              <w:rPr>
                <w:rFonts w:ascii="Gill Sans MT" w:hAnsi="Gill Sans MT"/>
                <w:color w:val="000000" w:themeColor="text1"/>
                <w:sz w:val="22"/>
                <w:szCs w:val="22"/>
              </w:rPr>
            </w:pPr>
            <w:r w:rsidRPr="00431701">
              <w:rPr>
                <w:rFonts w:ascii="Gill Sans MT" w:eastAsia="Calibri" w:hAnsi="Gill Sans MT" w:cs="Times New Roman"/>
                <w:sz w:val="22"/>
                <w:szCs w:val="22"/>
              </w:rPr>
              <w:t>999=Prefer not to respond</w:t>
            </w:r>
          </w:p>
          <w:p w14:paraId="671FE192" w14:textId="77777777" w:rsidR="003F15C8" w:rsidRPr="00431701" w:rsidRDefault="003F15C8" w:rsidP="003F15C8">
            <w:pPr>
              <w:rPr>
                <w:rFonts w:ascii="Gill Sans MT" w:hAnsi="Gill Sans MT"/>
                <w:sz w:val="22"/>
                <w:szCs w:val="22"/>
              </w:rPr>
            </w:pPr>
          </w:p>
        </w:tc>
        <w:tc>
          <w:tcPr>
            <w:tcW w:w="1404" w:type="dxa"/>
          </w:tcPr>
          <w:p w14:paraId="4D1D98EC"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If yes, please describe the rules. </w:t>
            </w:r>
          </w:p>
        </w:tc>
        <w:tc>
          <w:tcPr>
            <w:tcW w:w="1370" w:type="dxa"/>
          </w:tcPr>
          <w:p w14:paraId="2E04FB3A" w14:textId="489FB0AA" w:rsidR="003F15C8" w:rsidRPr="00431701" w:rsidRDefault="003F15C8" w:rsidP="003F15C8">
            <w:pPr>
              <w:rPr>
                <w:rFonts w:ascii="Gill Sans MT" w:hAnsi="Gill Sans MT"/>
                <w:sz w:val="22"/>
                <w:szCs w:val="22"/>
              </w:rPr>
            </w:pPr>
            <w:r w:rsidRPr="00431701">
              <w:rPr>
                <w:rFonts w:ascii="Gill Sans MT" w:hAnsi="Gill Sans MT"/>
                <w:color w:val="000000" w:themeColor="text1"/>
                <w:sz w:val="22"/>
                <w:szCs w:val="22"/>
              </w:rPr>
              <w:t xml:space="preserve">What year was this rule introduced? </w:t>
            </w:r>
          </w:p>
        </w:tc>
        <w:tc>
          <w:tcPr>
            <w:tcW w:w="1800" w:type="dxa"/>
          </w:tcPr>
          <w:p w14:paraId="1026A528" w14:textId="5225EC02"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Are there penalties for rule breaking?</w:t>
            </w:r>
          </w:p>
          <w:p w14:paraId="359AB524"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0=No</w:t>
            </w:r>
          </w:p>
          <w:p w14:paraId="3149409A"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1=Yes</w:t>
            </w:r>
          </w:p>
          <w:p w14:paraId="68998D7A" w14:textId="77777777" w:rsidR="003F15C8" w:rsidRPr="00431701" w:rsidRDefault="003F15C8" w:rsidP="003F15C8">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888=Don’t know</w:t>
            </w:r>
          </w:p>
          <w:p w14:paraId="0B23F61B" w14:textId="65D566D9" w:rsidR="003F15C8" w:rsidRPr="00431701" w:rsidRDefault="003F15C8" w:rsidP="003F15C8">
            <w:pPr>
              <w:rPr>
                <w:rFonts w:ascii="Gill Sans MT" w:hAnsi="Gill Sans MT"/>
                <w:color w:val="000000" w:themeColor="text1"/>
                <w:sz w:val="22"/>
                <w:szCs w:val="22"/>
              </w:rPr>
            </w:pPr>
            <w:r w:rsidRPr="00431701">
              <w:rPr>
                <w:rFonts w:ascii="Gill Sans MT" w:eastAsia="Calibri" w:hAnsi="Gill Sans MT" w:cs="Times New Roman"/>
                <w:sz w:val="22"/>
                <w:szCs w:val="22"/>
              </w:rPr>
              <w:t>999=Prefer not to respond</w:t>
            </w:r>
          </w:p>
        </w:tc>
        <w:tc>
          <w:tcPr>
            <w:tcW w:w="2520" w:type="dxa"/>
          </w:tcPr>
          <w:p w14:paraId="7DA51CFB" w14:textId="0BDB2122"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What are the penalties for breaking the rules? </w:t>
            </w:r>
          </w:p>
          <w:p w14:paraId="4255CBB5"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1-Seize the product</w:t>
            </w:r>
          </w:p>
          <w:p w14:paraId="7074C8C6"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2-Seize tools </w:t>
            </w:r>
          </w:p>
          <w:p w14:paraId="4B4754F5"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3-Cash fine; note the amount</w:t>
            </w:r>
          </w:p>
          <w:p w14:paraId="0A930CC1"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4- Labor contribution; please specify the number of days</w:t>
            </w:r>
          </w:p>
          <w:p w14:paraId="7926B646" w14:textId="084F114F" w:rsidR="003F15C8" w:rsidRPr="00431701" w:rsidRDefault="00A45B8C" w:rsidP="003F15C8">
            <w:pPr>
              <w:rPr>
                <w:rFonts w:ascii="Gill Sans MT" w:hAnsi="Gill Sans MT"/>
                <w:color w:val="000000" w:themeColor="text1"/>
                <w:sz w:val="22"/>
                <w:szCs w:val="22"/>
              </w:rPr>
            </w:pPr>
            <w:r w:rsidRPr="00431701">
              <w:rPr>
                <w:rFonts w:ascii="Gill Sans MT" w:hAnsi="Gill Sans MT"/>
                <w:color w:val="000000" w:themeColor="text1"/>
                <w:sz w:val="22"/>
                <w:szCs w:val="22"/>
              </w:rPr>
              <w:t>5</w:t>
            </w:r>
            <w:r w:rsidR="003F15C8" w:rsidRPr="00431701">
              <w:rPr>
                <w:rFonts w:ascii="Gill Sans MT" w:hAnsi="Gill Sans MT"/>
                <w:color w:val="000000" w:themeColor="text1"/>
                <w:sz w:val="22"/>
                <w:szCs w:val="22"/>
              </w:rPr>
              <w:t xml:space="preserve"> – In-kind contribution; pleas specify the product and amount </w:t>
            </w:r>
          </w:p>
          <w:p w14:paraId="5D2B8DEB" w14:textId="2A605EF0" w:rsidR="003F15C8" w:rsidRPr="00431701" w:rsidRDefault="00A45B8C" w:rsidP="003F15C8">
            <w:pPr>
              <w:rPr>
                <w:rFonts w:ascii="Gill Sans MT" w:hAnsi="Gill Sans MT"/>
                <w:color w:val="000000" w:themeColor="text1"/>
                <w:sz w:val="22"/>
                <w:szCs w:val="22"/>
              </w:rPr>
            </w:pPr>
            <w:r w:rsidRPr="00431701">
              <w:rPr>
                <w:rFonts w:ascii="Gill Sans MT" w:hAnsi="Gill Sans MT"/>
                <w:color w:val="000000" w:themeColor="text1"/>
                <w:sz w:val="22"/>
                <w:szCs w:val="22"/>
              </w:rPr>
              <w:t>6</w:t>
            </w:r>
            <w:r w:rsidR="003F15C8" w:rsidRPr="00431701">
              <w:rPr>
                <w:rFonts w:ascii="Gill Sans MT" w:hAnsi="Gill Sans MT"/>
                <w:color w:val="000000" w:themeColor="text1"/>
                <w:sz w:val="22"/>
                <w:szCs w:val="22"/>
              </w:rPr>
              <w:t>-Harvesting/collection restrictions</w:t>
            </w:r>
          </w:p>
          <w:p w14:paraId="6AF05F30" w14:textId="452DB841" w:rsidR="003F15C8" w:rsidRPr="00431701" w:rsidRDefault="00A45B8C" w:rsidP="003F15C8">
            <w:pPr>
              <w:rPr>
                <w:rFonts w:ascii="Gill Sans MT" w:hAnsi="Gill Sans MT"/>
                <w:color w:val="000000" w:themeColor="text1"/>
                <w:sz w:val="22"/>
                <w:szCs w:val="22"/>
              </w:rPr>
            </w:pPr>
            <w:r w:rsidRPr="00431701">
              <w:rPr>
                <w:rFonts w:ascii="Gill Sans MT" w:hAnsi="Gill Sans MT"/>
                <w:color w:val="000000" w:themeColor="text1"/>
                <w:sz w:val="22"/>
                <w:szCs w:val="22"/>
              </w:rPr>
              <w:t>7</w:t>
            </w:r>
            <w:r w:rsidR="003F15C8" w:rsidRPr="00431701">
              <w:rPr>
                <w:rFonts w:ascii="Gill Sans MT" w:hAnsi="Gill Sans MT"/>
                <w:color w:val="000000" w:themeColor="text1"/>
                <w:sz w:val="22"/>
                <w:szCs w:val="22"/>
              </w:rPr>
              <w:t>- Corporeal punishment</w:t>
            </w:r>
          </w:p>
          <w:p w14:paraId="2280A714" w14:textId="25275613" w:rsidR="003F15C8" w:rsidRPr="00431701" w:rsidRDefault="00A45B8C" w:rsidP="003F15C8">
            <w:pPr>
              <w:rPr>
                <w:rFonts w:ascii="Gill Sans MT" w:hAnsi="Gill Sans MT"/>
                <w:color w:val="000000" w:themeColor="text1"/>
                <w:sz w:val="22"/>
                <w:szCs w:val="22"/>
              </w:rPr>
            </w:pPr>
            <w:r w:rsidRPr="00431701">
              <w:rPr>
                <w:rFonts w:ascii="Gill Sans MT" w:hAnsi="Gill Sans MT"/>
                <w:color w:val="000000" w:themeColor="text1"/>
                <w:sz w:val="22"/>
                <w:szCs w:val="22"/>
              </w:rPr>
              <w:t>8</w:t>
            </w:r>
            <w:r w:rsidR="003F15C8" w:rsidRPr="00431701">
              <w:rPr>
                <w:rFonts w:ascii="Gill Sans MT" w:hAnsi="Gill Sans MT"/>
                <w:color w:val="000000" w:themeColor="text1"/>
                <w:sz w:val="22"/>
                <w:szCs w:val="22"/>
              </w:rPr>
              <w:t>-Sent to jail</w:t>
            </w:r>
          </w:p>
          <w:p w14:paraId="3C9680CF" w14:textId="22BB10F1" w:rsidR="003F15C8" w:rsidRPr="00431701" w:rsidRDefault="00A45B8C" w:rsidP="003F15C8">
            <w:pPr>
              <w:rPr>
                <w:rFonts w:ascii="Gill Sans MT" w:hAnsi="Gill Sans MT"/>
                <w:color w:val="000000" w:themeColor="text1"/>
                <w:sz w:val="22"/>
                <w:szCs w:val="22"/>
              </w:rPr>
            </w:pPr>
            <w:r w:rsidRPr="00431701">
              <w:rPr>
                <w:rFonts w:ascii="Gill Sans MT" w:hAnsi="Gill Sans MT"/>
                <w:color w:val="000000" w:themeColor="text1"/>
                <w:sz w:val="22"/>
                <w:szCs w:val="22"/>
              </w:rPr>
              <w:t>9</w:t>
            </w:r>
            <w:r w:rsidR="003F15C8" w:rsidRPr="00431701">
              <w:rPr>
                <w:rFonts w:ascii="Gill Sans MT" w:hAnsi="Gill Sans MT"/>
                <w:color w:val="000000" w:themeColor="text1"/>
                <w:sz w:val="22"/>
                <w:szCs w:val="22"/>
              </w:rPr>
              <w:t>-Sent to DFO</w:t>
            </w:r>
          </w:p>
          <w:p w14:paraId="74D8572B" w14:textId="0D313C2E" w:rsidR="003F15C8" w:rsidRPr="00431701" w:rsidRDefault="00A45B8C" w:rsidP="003F15C8">
            <w:pPr>
              <w:rPr>
                <w:rFonts w:ascii="Gill Sans MT" w:hAnsi="Gill Sans MT"/>
                <w:color w:val="000000" w:themeColor="text1"/>
                <w:sz w:val="22"/>
                <w:szCs w:val="22"/>
              </w:rPr>
            </w:pPr>
            <w:r w:rsidRPr="00431701">
              <w:rPr>
                <w:rFonts w:ascii="Gill Sans MT" w:hAnsi="Gill Sans MT"/>
                <w:color w:val="000000" w:themeColor="text1"/>
                <w:sz w:val="22"/>
                <w:szCs w:val="22"/>
              </w:rPr>
              <w:t>10</w:t>
            </w:r>
            <w:r w:rsidR="003F15C8" w:rsidRPr="00431701">
              <w:rPr>
                <w:rFonts w:ascii="Gill Sans MT" w:hAnsi="Gill Sans MT"/>
                <w:color w:val="000000" w:themeColor="text1"/>
                <w:sz w:val="22"/>
                <w:szCs w:val="22"/>
              </w:rPr>
              <w:t>- Sent to chief</w:t>
            </w:r>
          </w:p>
          <w:p w14:paraId="34DE6C48" w14:textId="77777777" w:rsidR="00A45B8C" w:rsidRPr="00431701" w:rsidRDefault="00A45B8C" w:rsidP="003F15C8">
            <w:pPr>
              <w:rPr>
                <w:rFonts w:ascii="Gill Sans MT" w:hAnsi="Gill Sans MT"/>
                <w:color w:val="000000" w:themeColor="text1"/>
                <w:sz w:val="22"/>
                <w:szCs w:val="22"/>
              </w:rPr>
            </w:pPr>
          </w:p>
          <w:p w14:paraId="2A9501E3"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lastRenderedPageBreak/>
              <w:t>97- Other</w:t>
            </w:r>
            <w:r w:rsidR="00A45B8C" w:rsidRPr="00431701">
              <w:rPr>
                <w:rFonts w:ascii="Gill Sans MT" w:hAnsi="Gill Sans MT"/>
                <w:color w:val="000000" w:themeColor="text1"/>
                <w:sz w:val="22"/>
                <w:szCs w:val="22"/>
              </w:rPr>
              <w:t>; please specify</w:t>
            </w:r>
          </w:p>
          <w:p w14:paraId="53ECC924" w14:textId="77777777" w:rsidR="00A45B8C" w:rsidRPr="00431701" w:rsidRDefault="00A45B8C" w:rsidP="003F15C8">
            <w:pPr>
              <w:rPr>
                <w:rFonts w:ascii="Gill Sans MT" w:hAnsi="Gill Sans MT"/>
                <w:color w:val="000000" w:themeColor="text1"/>
                <w:sz w:val="22"/>
                <w:szCs w:val="22"/>
              </w:rPr>
            </w:pPr>
          </w:p>
          <w:p w14:paraId="43B6291D" w14:textId="77777777" w:rsidR="00A45B8C" w:rsidRPr="00431701" w:rsidRDefault="00A45B8C" w:rsidP="00A45B8C">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888=Don’t know</w:t>
            </w:r>
          </w:p>
          <w:p w14:paraId="548C866F" w14:textId="3E5418A6" w:rsidR="00A45B8C" w:rsidRPr="00431701" w:rsidRDefault="00A45B8C" w:rsidP="00A45B8C">
            <w:pPr>
              <w:rPr>
                <w:rFonts w:ascii="Gill Sans MT" w:hAnsi="Gill Sans MT"/>
                <w:color w:val="000000" w:themeColor="text1"/>
                <w:sz w:val="22"/>
                <w:szCs w:val="22"/>
              </w:rPr>
            </w:pPr>
            <w:r w:rsidRPr="00431701">
              <w:rPr>
                <w:rFonts w:ascii="Gill Sans MT" w:eastAsia="Calibri" w:hAnsi="Gill Sans MT" w:cs="Times New Roman"/>
                <w:sz w:val="22"/>
                <w:szCs w:val="22"/>
              </w:rPr>
              <w:t>999=Prefer not to respond</w:t>
            </w:r>
          </w:p>
          <w:p w14:paraId="31761F48" w14:textId="77777777" w:rsidR="003F15C8" w:rsidRPr="00431701" w:rsidRDefault="003F15C8" w:rsidP="003F15C8">
            <w:pPr>
              <w:rPr>
                <w:rFonts w:ascii="Gill Sans MT" w:hAnsi="Gill Sans MT"/>
                <w:color w:val="000000" w:themeColor="text1"/>
                <w:sz w:val="22"/>
                <w:szCs w:val="22"/>
              </w:rPr>
            </w:pPr>
          </w:p>
        </w:tc>
        <w:tc>
          <w:tcPr>
            <w:tcW w:w="2202" w:type="dxa"/>
          </w:tcPr>
          <w:p w14:paraId="1B9AE161" w14:textId="7E69CF63"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lastRenderedPageBreak/>
              <w:t>In your opinion, ho</w:t>
            </w:r>
            <w:r w:rsidR="00A45B8C" w:rsidRPr="00431701">
              <w:rPr>
                <w:rFonts w:ascii="Gill Sans MT" w:hAnsi="Gill Sans MT"/>
                <w:color w:val="000000" w:themeColor="text1"/>
                <w:sz w:val="22"/>
                <w:szCs w:val="22"/>
              </w:rPr>
              <w:t>w many community members adhere to</w:t>
            </w:r>
            <w:r w:rsidRPr="00431701">
              <w:rPr>
                <w:rFonts w:ascii="Gill Sans MT" w:hAnsi="Gill Sans MT"/>
                <w:color w:val="000000" w:themeColor="text1"/>
                <w:sz w:val="22"/>
                <w:szCs w:val="22"/>
              </w:rPr>
              <w:t xml:space="preserve">/follow these rules? </w:t>
            </w:r>
          </w:p>
          <w:p w14:paraId="1FC50003" w14:textId="77777777" w:rsidR="003F15C8" w:rsidRPr="00431701" w:rsidRDefault="003F15C8" w:rsidP="003F15C8">
            <w:pPr>
              <w:rPr>
                <w:rFonts w:ascii="Gill Sans MT" w:hAnsi="Gill Sans MT"/>
                <w:color w:val="000000" w:themeColor="text1"/>
                <w:sz w:val="22"/>
                <w:szCs w:val="22"/>
              </w:rPr>
            </w:pPr>
          </w:p>
          <w:p w14:paraId="639E2849" w14:textId="77777777" w:rsidR="003F15C8" w:rsidRPr="00431701" w:rsidRDefault="003F15C8" w:rsidP="003F15C8">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1-Nearly everyone in the community</w:t>
            </w:r>
          </w:p>
          <w:p w14:paraId="457C7760" w14:textId="77777777" w:rsidR="003F15C8" w:rsidRPr="00431701" w:rsidRDefault="003F15C8" w:rsidP="003F15C8">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2- Most community members</w:t>
            </w:r>
          </w:p>
          <w:p w14:paraId="52FC6535" w14:textId="77777777" w:rsidR="003F15C8" w:rsidRPr="00431701" w:rsidRDefault="003F15C8" w:rsidP="003F15C8">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3- About half of the community</w:t>
            </w:r>
          </w:p>
          <w:p w14:paraId="37C37919" w14:textId="77777777" w:rsidR="003F15C8" w:rsidRPr="00431701" w:rsidRDefault="003F15C8" w:rsidP="003F15C8">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 xml:space="preserve">4- Some/a </w:t>
            </w:r>
            <w:proofErr w:type="spellStart"/>
            <w:r w:rsidRPr="00431701">
              <w:rPr>
                <w:rFonts w:ascii="Gill Sans MT" w:eastAsia="Calibri" w:hAnsi="Gill Sans MT" w:cs="Times New Roman"/>
                <w:sz w:val="22"/>
                <w:szCs w:val="22"/>
              </w:rPr>
              <w:t>fewe</w:t>
            </w:r>
            <w:proofErr w:type="spellEnd"/>
            <w:r w:rsidRPr="00431701">
              <w:rPr>
                <w:rFonts w:ascii="Gill Sans MT" w:eastAsia="Calibri" w:hAnsi="Gill Sans MT" w:cs="Times New Roman"/>
                <w:sz w:val="22"/>
                <w:szCs w:val="22"/>
              </w:rPr>
              <w:t xml:space="preserve"> members of the community</w:t>
            </w:r>
          </w:p>
          <w:p w14:paraId="61097B90" w14:textId="77777777" w:rsidR="003F15C8" w:rsidRPr="00431701" w:rsidRDefault="003F15C8" w:rsidP="003F15C8">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 xml:space="preserve">5 – No one follows the rules </w:t>
            </w:r>
          </w:p>
          <w:p w14:paraId="43D62817" w14:textId="77777777" w:rsidR="003F15C8" w:rsidRPr="00431701" w:rsidRDefault="003F15C8" w:rsidP="003F15C8">
            <w:pPr>
              <w:contextualSpacing/>
              <w:rPr>
                <w:rFonts w:ascii="Gill Sans MT" w:eastAsia="Calibri" w:hAnsi="Gill Sans MT" w:cs="Times New Roman"/>
                <w:sz w:val="22"/>
                <w:szCs w:val="22"/>
              </w:rPr>
            </w:pPr>
          </w:p>
          <w:p w14:paraId="09CCDFF6" w14:textId="77777777" w:rsidR="003F15C8" w:rsidRPr="00431701" w:rsidRDefault="003F15C8" w:rsidP="003F15C8">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888=Don’t know</w:t>
            </w:r>
          </w:p>
          <w:p w14:paraId="13B89F89" w14:textId="77777777" w:rsidR="003F15C8" w:rsidRPr="00431701" w:rsidRDefault="003F15C8" w:rsidP="003F15C8">
            <w:pPr>
              <w:rPr>
                <w:rFonts w:ascii="Gill Sans MT" w:hAnsi="Gill Sans MT"/>
                <w:sz w:val="22"/>
                <w:szCs w:val="22"/>
              </w:rPr>
            </w:pPr>
            <w:r w:rsidRPr="00431701">
              <w:rPr>
                <w:rFonts w:ascii="Gill Sans MT" w:eastAsia="Calibri" w:hAnsi="Gill Sans MT" w:cs="Times New Roman"/>
                <w:sz w:val="22"/>
                <w:szCs w:val="22"/>
              </w:rPr>
              <w:lastRenderedPageBreak/>
              <w:t>999=Prefer not to respond</w:t>
            </w:r>
          </w:p>
        </w:tc>
      </w:tr>
      <w:tr w:rsidR="003F15C8" w:rsidRPr="00431701" w14:paraId="153F6AD0" w14:textId="77777777" w:rsidTr="00A45B8C">
        <w:tc>
          <w:tcPr>
            <w:tcW w:w="1662" w:type="dxa"/>
          </w:tcPr>
          <w:p w14:paraId="4FF7A069" w14:textId="3DED52C1" w:rsidR="003F15C8" w:rsidRPr="00431701" w:rsidRDefault="003F15C8" w:rsidP="003F15C8">
            <w:pPr>
              <w:rPr>
                <w:rFonts w:ascii="Gill Sans MT" w:hAnsi="Gill Sans MT"/>
                <w:sz w:val="22"/>
                <w:szCs w:val="22"/>
              </w:rPr>
            </w:pPr>
            <w:r w:rsidRPr="00431701">
              <w:rPr>
                <w:rFonts w:ascii="Gill Sans MT" w:hAnsi="Gill Sans MT"/>
                <w:sz w:val="22"/>
                <w:szCs w:val="22"/>
              </w:rPr>
              <w:lastRenderedPageBreak/>
              <w:t>Clearing land for agriculture</w:t>
            </w:r>
          </w:p>
        </w:tc>
        <w:tc>
          <w:tcPr>
            <w:tcW w:w="1882" w:type="dxa"/>
          </w:tcPr>
          <w:p w14:paraId="69D1BE73" w14:textId="77777777" w:rsidR="003F15C8" w:rsidRPr="00431701" w:rsidRDefault="003F15C8" w:rsidP="003F15C8">
            <w:pPr>
              <w:rPr>
                <w:rFonts w:ascii="Gill Sans MT" w:hAnsi="Gill Sans MT"/>
                <w:sz w:val="22"/>
                <w:szCs w:val="22"/>
              </w:rPr>
            </w:pPr>
          </w:p>
        </w:tc>
        <w:tc>
          <w:tcPr>
            <w:tcW w:w="1404" w:type="dxa"/>
            <w:shd w:val="clear" w:color="auto" w:fill="D6E3BC" w:themeFill="accent3" w:themeFillTint="66"/>
          </w:tcPr>
          <w:p w14:paraId="2E84279B" w14:textId="77777777" w:rsidR="003F15C8" w:rsidRPr="00431701" w:rsidRDefault="003F15C8" w:rsidP="003F15C8">
            <w:pPr>
              <w:rPr>
                <w:rFonts w:ascii="Gill Sans MT" w:hAnsi="Gill Sans MT"/>
                <w:sz w:val="22"/>
                <w:szCs w:val="22"/>
              </w:rPr>
            </w:pPr>
            <w:r w:rsidRPr="00431701">
              <w:rPr>
                <w:rFonts w:ascii="Gill Sans MT" w:hAnsi="Gill Sans MT"/>
                <w:sz w:val="22"/>
                <w:szCs w:val="22"/>
              </w:rPr>
              <w:t xml:space="preserve">TEXT </w:t>
            </w:r>
          </w:p>
        </w:tc>
        <w:tc>
          <w:tcPr>
            <w:tcW w:w="1370" w:type="dxa"/>
          </w:tcPr>
          <w:p w14:paraId="1EF03961" w14:textId="77777777" w:rsidR="003F15C8" w:rsidRPr="00431701" w:rsidRDefault="003F15C8" w:rsidP="003F15C8">
            <w:pPr>
              <w:rPr>
                <w:rFonts w:ascii="Gill Sans MT" w:hAnsi="Gill Sans MT"/>
                <w:sz w:val="22"/>
                <w:szCs w:val="22"/>
              </w:rPr>
            </w:pPr>
          </w:p>
        </w:tc>
        <w:tc>
          <w:tcPr>
            <w:tcW w:w="1800" w:type="dxa"/>
          </w:tcPr>
          <w:p w14:paraId="00D61070" w14:textId="77777777" w:rsidR="003F15C8" w:rsidRPr="00431701" w:rsidRDefault="003F15C8" w:rsidP="003F15C8">
            <w:pPr>
              <w:rPr>
                <w:rFonts w:ascii="Gill Sans MT" w:hAnsi="Gill Sans MT"/>
                <w:sz w:val="22"/>
                <w:szCs w:val="22"/>
              </w:rPr>
            </w:pPr>
          </w:p>
        </w:tc>
        <w:tc>
          <w:tcPr>
            <w:tcW w:w="2520" w:type="dxa"/>
          </w:tcPr>
          <w:p w14:paraId="2F415621" w14:textId="77777777" w:rsidR="003F15C8" w:rsidRPr="00431701" w:rsidRDefault="003F15C8" w:rsidP="003F15C8">
            <w:pPr>
              <w:rPr>
                <w:rFonts w:ascii="Gill Sans MT" w:hAnsi="Gill Sans MT"/>
                <w:sz w:val="22"/>
                <w:szCs w:val="22"/>
              </w:rPr>
            </w:pPr>
          </w:p>
        </w:tc>
        <w:tc>
          <w:tcPr>
            <w:tcW w:w="2202" w:type="dxa"/>
          </w:tcPr>
          <w:p w14:paraId="789207BA" w14:textId="77777777" w:rsidR="003F15C8" w:rsidRPr="00431701" w:rsidRDefault="003F15C8" w:rsidP="003F15C8">
            <w:pPr>
              <w:rPr>
                <w:rFonts w:ascii="Gill Sans MT" w:hAnsi="Gill Sans MT"/>
                <w:sz w:val="22"/>
                <w:szCs w:val="22"/>
              </w:rPr>
            </w:pPr>
          </w:p>
        </w:tc>
      </w:tr>
      <w:tr w:rsidR="003F15C8" w:rsidRPr="00431701" w14:paraId="5790444F" w14:textId="77777777" w:rsidTr="00A45B8C">
        <w:tc>
          <w:tcPr>
            <w:tcW w:w="1662" w:type="dxa"/>
          </w:tcPr>
          <w:p w14:paraId="3CF16F93" w14:textId="77777777" w:rsidR="003F15C8" w:rsidRPr="00431701" w:rsidRDefault="003F15C8" w:rsidP="003F15C8">
            <w:pPr>
              <w:rPr>
                <w:rFonts w:ascii="Gill Sans MT" w:hAnsi="Gill Sans MT"/>
                <w:sz w:val="22"/>
                <w:szCs w:val="22"/>
              </w:rPr>
            </w:pPr>
            <w:r w:rsidRPr="00431701">
              <w:rPr>
                <w:rFonts w:ascii="Gill Sans MT" w:hAnsi="Gill Sans MT"/>
                <w:sz w:val="22"/>
                <w:szCs w:val="22"/>
              </w:rPr>
              <w:t xml:space="preserve">Setting fires for poaching/hunting (include hunting </w:t>
            </w:r>
            <w:proofErr w:type="gramStart"/>
            <w:r w:rsidRPr="00431701">
              <w:rPr>
                <w:rFonts w:ascii="Gill Sans MT" w:hAnsi="Gill Sans MT"/>
                <w:sz w:val="22"/>
                <w:szCs w:val="22"/>
              </w:rPr>
              <w:t>relish(</w:t>
            </w:r>
            <w:proofErr w:type="gramEnd"/>
            <w:r w:rsidRPr="00431701">
              <w:rPr>
                <w:rFonts w:ascii="Gill Sans MT" w:hAnsi="Gill Sans MT"/>
                <w:sz w:val="22"/>
                <w:szCs w:val="22"/>
              </w:rPr>
              <w:t>mice))</w:t>
            </w:r>
          </w:p>
        </w:tc>
        <w:tc>
          <w:tcPr>
            <w:tcW w:w="1882" w:type="dxa"/>
          </w:tcPr>
          <w:p w14:paraId="15523538" w14:textId="77777777" w:rsidR="003F15C8" w:rsidRPr="00431701" w:rsidRDefault="003F15C8" w:rsidP="003F15C8">
            <w:pPr>
              <w:rPr>
                <w:rFonts w:ascii="Gill Sans MT" w:hAnsi="Gill Sans MT"/>
                <w:sz w:val="22"/>
                <w:szCs w:val="22"/>
              </w:rPr>
            </w:pPr>
          </w:p>
        </w:tc>
        <w:tc>
          <w:tcPr>
            <w:tcW w:w="1404" w:type="dxa"/>
            <w:shd w:val="clear" w:color="auto" w:fill="D6E3BC" w:themeFill="accent3" w:themeFillTint="66"/>
          </w:tcPr>
          <w:p w14:paraId="0DD05E84" w14:textId="77777777" w:rsidR="003F15C8" w:rsidRPr="00431701" w:rsidRDefault="003F15C8" w:rsidP="003F15C8">
            <w:pPr>
              <w:rPr>
                <w:rFonts w:ascii="Gill Sans MT" w:hAnsi="Gill Sans MT"/>
                <w:sz w:val="22"/>
                <w:szCs w:val="22"/>
              </w:rPr>
            </w:pPr>
            <w:r w:rsidRPr="00431701">
              <w:rPr>
                <w:rFonts w:ascii="Gill Sans MT" w:hAnsi="Gill Sans MT"/>
                <w:sz w:val="22"/>
                <w:szCs w:val="22"/>
              </w:rPr>
              <w:t>TEXT</w:t>
            </w:r>
          </w:p>
        </w:tc>
        <w:tc>
          <w:tcPr>
            <w:tcW w:w="1370" w:type="dxa"/>
          </w:tcPr>
          <w:p w14:paraId="0DC6B823" w14:textId="77777777" w:rsidR="003F15C8" w:rsidRPr="00431701" w:rsidRDefault="003F15C8" w:rsidP="003F15C8">
            <w:pPr>
              <w:rPr>
                <w:rFonts w:ascii="Gill Sans MT" w:hAnsi="Gill Sans MT"/>
                <w:sz w:val="22"/>
                <w:szCs w:val="22"/>
              </w:rPr>
            </w:pPr>
          </w:p>
        </w:tc>
        <w:tc>
          <w:tcPr>
            <w:tcW w:w="1800" w:type="dxa"/>
          </w:tcPr>
          <w:p w14:paraId="1B92C373" w14:textId="77777777" w:rsidR="003F15C8" w:rsidRPr="00431701" w:rsidRDefault="003F15C8" w:rsidP="003F15C8">
            <w:pPr>
              <w:rPr>
                <w:rFonts w:ascii="Gill Sans MT" w:hAnsi="Gill Sans MT"/>
                <w:sz w:val="22"/>
                <w:szCs w:val="22"/>
              </w:rPr>
            </w:pPr>
          </w:p>
        </w:tc>
        <w:tc>
          <w:tcPr>
            <w:tcW w:w="2520" w:type="dxa"/>
          </w:tcPr>
          <w:p w14:paraId="6860D71C" w14:textId="77777777" w:rsidR="003F15C8" w:rsidRPr="00431701" w:rsidRDefault="003F15C8" w:rsidP="003F15C8">
            <w:pPr>
              <w:rPr>
                <w:rFonts w:ascii="Gill Sans MT" w:hAnsi="Gill Sans MT"/>
                <w:sz w:val="22"/>
                <w:szCs w:val="22"/>
              </w:rPr>
            </w:pPr>
          </w:p>
        </w:tc>
        <w:tc>
          <w:tcPr>
            <w:tcW w:w="2202" w:type="dxa"/>
          </w:tcPr>
          <w:p w14:paraId="6629402F" w14:textId="77777777" w:rsidR="003F15C8" w:rsidRPr="00431701" w:rsidRDefault="003F15C8" w:rsidP="003F15C8">
            <w:pPr>
              <w:rPr>
                <w:rFonts w:ascii="Gill Sans MT" w:hAnsi="Gill Sans MT"/>
                <w:sz w:val="22"/>
                <w:szCs w:val="22"/>
              </w:rPr>
            </w:pPr>
          </w:p>
        </w:tc>
      </w:tr>
      <w:tr w:rsidR="003F15C8" w:rsidRPr="00431701" w14:paraId="1F1C9354" w14:textId="77777777" w:rsidTr="00A45B8C">
        <w:tc>
          <w:tcPr>
            <w:tcW w:w="1662" w:type="dxa"/>
          </w:tcPr>
          <w:p w14:paraId="5499607E" w14:textId="77777777" w:rsidR="003F15C8" w:rsidRPr="00431701" w:rsidRDefault="003F15C8" w:rsidP="003F15C8">
            <w:pPr>
              <w:rPr>
                <w:rFonts w:ascii="Gill Sans MT" w:hAnsi="Gill Sans MT"/>
                <w:sz w:val="22"/>
                <w:szCs w:val="22"/>
              </w:rPr>
            </w:pPr>
            <w:r w:rsidRPr="00431701">
              <w:rPr>
                <w:rFonts w:ascii="Gill Sans MT" w:hAnsi="Gill Sans MT"/>
                <w:sz w:val="22"/>
                <w:szCs w:val="22"/>
              </w:rPr>
              <w:t>Pit sawing</w:t>
            </w:r>
          </w:p>
        </w:tc>
        <w:tc>
          <w:tcPr>
            <w:tcW w:w="1882" w:type="dxa"/>
          </w:tcPr>
          <w:p w14:paraId="1B179ACA" w14:textId="77777777" w:rsidR="003F15C8" w:rsidRPr="00431701" w:rsidRDefault="003F15C8" w:rsidP="003F15C8">
            <w:pPr>
              <w:rPr>
                <w:rFonts w:ascii="Gill Sans MT" w:hAnsi="Gill Sans MT"/>
                <w:sz w:val="22"/>
                <w:szCs w:val="22"/>
              </w:rPr>
            </w:pPr>
          </w:p>
        </w:tc>
        <w:tc>
          <w:tcPr>
            <w:tcW w:w="1404" w:type="dxa"/>
            <w:shd w:val="clear" w:color="auto" w:fill="D6E3BC" w:themeFill="accent3" w:themeFillTint="66"/>
          </w:tcPr>
          <w:p w14:paraId="739A0920" w14:textId="77777777" w:rsidR="003F15C8" w:rsidRPr="00431701" w:rsidRDefault="003F15C8" w:rsidP="003F15C8">
            <w:pPr>
              <w:rPr>
                <w:rFonts w:ascii="Gill Sans MT" w:hAnsi="Gill Sans MT"/>
                <w:sz w:val="22"/>
                <w:szCs w:val="22"/>
              </w:rPr>
            </w:pPr>
            <w:r w:rsidRPr="00431701">
              <w:rPr>
                <w:rFonts w:ascii="Gill Sans MT" w:hAnsi="Gill Sans MT"/>
                <w:sz w:val="22"/>
                <w:szCs w:val="22"/>
              </w:rPr>
              <w:t>TEXT</w:t>
            </w:r>
          </w:p>
        </w:tc>
        <w:tc>
          <w:tcPr>
            <w:tcW w:w="1370" w:type="dxa"/>
          </w:tcPr>
          <w:p w14:paraId="775D1758" w14:textId="77777777" w:rsidR="003F15C8" w:rsidRPr="00431701" w:rsidRDefault="003F15C8" w:rsidP="003F15C8">
            <w:pPr>
              <w:rPr>
                <w:rFonts w:ascii="Gill Sans MT" w:hAnsi="Gill Sans MT"/>
                <w:sz w:val="22"/>
                <w:szCs w:val="22"/>
              </w:rPr>
            </w:pPr>
          </w:p>
        </w:tc>
        <w:tc>
          <w:tcPr>
            <w:tcW w:w="1800" w:type="dxa"/>
          </w:tcPr>
          <w:p w14:paraId="49557B96" w14:textId="77777777" w:rsidR="003F15C8" w:rsidRPr="00431701" w:rsidRDefault="003F15C8" w:rsidP="003F15C8">
            <w:pPr>
              <w:rPr>
                <w:rFonts w:ascii="Gill Sans MT" w:hAnsi="Gill Sans MT"/>
                <w:sz w:val="22"/>
                <w:szCs w:val="22"/>
              </w:rPr>
            </w:pPr>
          </w:p>
        </w:tc>
        <w:tc>
          <w:tcPr>
            <w:tcW w:w="2520" w:type="dxa"/>
          </w:tcPr>
          <w:p w14:paraId="6F7303A1" w14:textId="77777777" w:rsidR="003F15C8" w:rsidRPr="00431701" w:rsidRDefault="003F15C8" w:rsidP="003F15C8">
            <w:pPr>
              <w:rPr>
                <w:rFonts w:ascii="Gill Sans MT" w:hAnsi="Gill Sans MT"/>
                <w:sz w:val="22"/>
                <w:szCs w:val="22"/>
              </w:rPr>
            </w:pPr>
          </w:p>
        </w:tc>
        <w:tc>
          <w:tcPr>
            <w:tcW w:w="2202" w:type="dxa"/>
          </w:tcPr>
          <w:p w14:paraId="2A5F2509" w14:textId="77777777" w:rsidR="003F15C8" w:rsidRPr="00431701" w:rsidRDefault="003F15C8" w:rsidP="003F15C8">
            <w:pPr>
              <w:rPr>
                <w:rFonts w:ascii="Gill Sans MT" w:hAnsi="Gill Sans MT"/>
                <w:sz w:val="22"/>
                <w:szCs w:val="22"/>
              </w:rPr>
            </w:pPr>
          </w:p>
        </w:tc>
      </w:tr>
      <w:tr w:rsidR="003F15C8" w:rsidRPr="00431701" w14:paraId="76AFF91B" w14:textId="77777777" w:rsidTr="00A45B8C">
        <w:tc>
          <w:tcPr>
            <w:tcW w:w="1662" w:type="dxa"/>
          </w:tcPr>
          <w:p w14:paraId="264CB4D1" w14:textId="77777777" w:rsidR="003F15C8" w:rsidRPr="00431701" w:rsidRDefault="003F15C8" w:rsidP="003F15C8">
            <w:pPr>
              <w:rPr>
                <w:rFonts w:ascii="Gill Sans MT" w:hAnsi="Gill Sans MT"/>
                <w:sz w:val="22"/>
                <w:szCs w:val="22"/>
              </w:rPr>
            </w:pPr>
            <w:r w:rsidRPr="00431701">
              <w:rPr>
                <w:rFonts w:ascii="Gill Sans MT" w:hAnsi="Gill Sans MT"/>
                <w:sz w:val="22"/>
                <w:szCs w:val="22"/>
              </w:rPr>
              <w:t>Collecting wood for fuel</w:t>
            </w:r>
          </w:p>
        </w:tc>
        <w:tc>
          <w:tcPr>
            <w:tcW w:w="1882" w:type="dxa"/>
          </w:tcPr>
          <w:p w14:paraId="67C16B59" w14:textId="77777777" w:rsidR="003F15C8" w:rsidRPr="00431701" w:rsidRDefault="003F15C8" w:rsidP="003F15C8">
            <w:pPr>
              <w:rPr>
                <w:rFonts w:ascii="Gill Sans MT" w:hAnsi="Gill Sans MT"/>
                <w:sz w:val="22"/>
                <w:szCs w:val="22"/>
              </w:rPr>
            </w:pPr>
          </w:p>
        </w:tc>
        <w:tc>
          <w:tcPr>
            <w:tcW w:w="1404" w:type="dxa"/>
            <w:shd w:val="clear" w:color="auto" w:fill="D6E3BC" w:themeFill="accent3" w:themeFillTint="66"/>
          </w:tcPr>
          <w:p w14:paraId="024022BB" w14:textId="77777777" w:rsidR="003F15C8" w:rsidRPr="00431701" w:rsidRDefault="003F15C8" w:rsidP="003F15C8">
            <w:pPr>
              <w:rPr>
                <w:rFonts w:ascii="Gill Sans MT" w:hAnsi="Gill Sans MT"/>
                <w:sz w:val="22"/>
                <w:szCs w:val="22"/>
              </w:rPr>
            </w:pPr>
            <w:r w:rsidRPr="00431701">
              <w:rPr>
                <w:rFonts w:ascii="Gill Sans MT" w:hAnsi="Gill Sans MT"/>
                <w:sz w:val="22"/>
                <w:szCs w:val="22"/>
              </w:rPr>
              <w:t>TEXT</w:t>
            </w:r>
          </w:p>
        </w:tc>
        <w:tc>
          <w:tcPr>
            <w:tcW w:w="1370" w:type="dxa"/>
          </w:tcPr>
          <w:p w14:paraId="71811AE6" w14:textId="77777777" w:rsidR="003F15C8" w:rsidRPr="00431701" w:rsidRDefault="003F15C8" w:rsidP="003F15C8">
            <w:pPr>
              <w:rPr>
                <w:rFonts w:ascii="Gill Sans MT" w:hAnsi="Gill Sans MT"/>
                <w:sz w:val="22"/>
                <w:szCs w:val="22"/>
              </w:rPr>
            </w:pPr>
          </w:p>
        </w:tc>
        <w:tc>
          <w:tcPr>
            <w:tcW w:w="1800" w:type="dxa"/>
          </w:tcPr>
          <w:p w14:paraId="00F1E7E4" w14:textId="77777777" w:rsidR="003F15C8" w:rsidRPr="00431701" w:rsidRDefault="003F15C8" w:rsidP="003F15C8">
            <w:pPr>
              <w:rPr>
                <w:rFonts w:ascii="Gill Sans MT" w:hAnsi="Gill Sans MT"/>
                <w:sz w:val="22"/>
                <w:szCs w:val="22"/>
              </w:rPr>
            </w:pPr>
          </w:p>
        </w:tc>
        <w:tc>
          <w:tcPr>
            <w:tcW w:w="2520" w:type="dxa"/>
          </w:tcPr>
          <w:p w14:paraId="5B59C375" w14:textId="77777777" w:rsidR="003F15C8" w:rsidRPr="00431701" w:rsidRDefault="003F15C8" w:rsidP="003F15C8">
            <w:pPr>
              <w:rPr>
                <w:rFonts w:ascii="Gill Sans MT" w:hAnsi="Gill Sans MT"/>
                <w:sz w:val="22"/>
                <w:szCs w:val="22"/>
              </w:rPr>
            </w:pPr>
          </w:p>
        </w:tc>
        <w:tc>
          <w:tcPr>
            <w:tcW w:w="2202" w:type="dxa"/>
          </w:tcPr>
          <w:p w14:paraId="1DAC5119" w14:textId="77777777" w:rsidR="003F15C8" w:rsidRPr="00431701" w:rsidRDefault="003F15C8" w:rsidP="003F15C8">
            <w:pPr>
              <w:rPr>
                <w:rFonts w:ascii="Gill Sans MT" w:hAnsi="Gill Sans MT"/>
                <w:sz w:val="22"/>
                <w:szCs w:val="22"/>
              </w:rPr>
            </w:pPr>
          </w:p>
        </w:tc>
      </w:tr>
      <w:tr w:rsidR="003F15C8" w:rsidRPr="00431701" w14:paraId="6FD0DE92" w14:textId="77777777" w:rsidTr="00A45B8C">
        <w:trPr>
          <w:trHeight w:val="647"/>
        </w:trPr>
        <w:tc>
          <w:tcPr>
            <w:tcW w:w="1662" w:type="dxa"/>
          </w:tcPr>
          <w:p w14:paraId="57F47685" w14:textId="77777777" w:rsidR="003F15C8" w:rsidRPr="00431701" w:rsidRDefault="003F15C8" w:rsidP="003F15C8">
            <w:pPr>
              <w:rPr>
                <w:rFonts w:ascii="Gill Sans MT" w:hAnsi="Gill Sans MT"/>
                <w:sz w:val="22"/>
                <w:szCs w:val="22"/>
              </w:rPr>
            </w:pPr>
            <w:r w:rsidRPr="00431701">
              <w:rPr>
                <w:rFonts w:ascii="Gill Sans MT" w:hAnsi="Gill Sans MT"/>
                <w:sz w:val="22"/>
                <w:szCs w:val="22"/>
              </w:rPr>
              <w:t>Setting fires before harvesting</w:t>
            </w:r>
          </w:p>
        </w:tc>
        <w:tc>
          <w:tcPr>
            <w:tcW w:w="1882" w:type="dxa"/>
          </w:tcPr>
          <w:p w14:paraId="5873B3F1" w14:textId="77777777" w:rsidR="003F15C8" w:rsidRPr="00431701" w:rsidRDefault="003F15C8" w:rsidP="003F15C8">
            <w:pPr>
              <w:rPr>
                <w:rFonts w:ascii="Gill Sans MT" w:hAnsi="Gill Sans MT"/>
                <w:sz w:val="22"/>
                <w:szCs w:val="22"/>
              </w:rPr>
            </w:pPr>
          </w:p>
        </w:tc>
        <w:tc>
          <w:tcPr>
            <w:tcW w:w="1404" w:type="dxa"/>
            <w:shd w:val="clear" w:color="auto" w:fill="D6E3BC" w:themeFill="accent3" w:themeFillTint="66"/>
          </w:tcPr>
          <w:p w14:paraId="69CB0668" w14:textId="77777777" w:rsidR="003F15C8" w:rsidRPr="00431701" w:rsidRDefault="003F15C8" w:rsidP="003F15C8">
            <w:pPr>
              <w:rPr>
                <w:rFonts w:ascii="Gill Sans MT" w:hAnsi="Gill Sans MT"/>
                <w:sz w:val="22"/>
                <w:szCs w:val="22"/>
              </w:rPr>
            </w:pPr>
            <w:r w:rsidRPr="00431701">
              <w:rPr>
                <w:rFonts w:ascii="Gill Sans MT" w:hAnsi="Gill Sans MT"/>
                <w:sz w:val="22"/>
                <w:szCs w:val="22"/>
              </w:rPr>
              <w:t>TEXT</w:t>
            </w:r>
          </w:p>
        </w:tc>
        <w:tc>
          <w:tcPr>
            <w:tcW w:w="1370" w:type="dxa"/>
          </w:tcPr>
          <w:p w14:paraId="2CC1A62A" w14:textId="77777777" w:rsidR="003F15C8" w:rsidRPr="00431701" w:rsidRDefault="003F15C8" w:rsidP="003F15C8">
            <w:pPr>
              <w:rPr>
                <w:rFonts w:ascii="Gill Sans MT" w:hAnsi="Gill Sans MT"/>
                <w:sz w:val="22"/>
                <w:szCs w:val="22"/>
              </w:rPr>
            </w:pPr>
          </w:p>
        </w:tc>
        <w:tc>
          <w:tcPr>
            <w:tcW w:w="1800" w:type="dxa"/>
          </w:tcPr>
          <w:p w14:paraId="1C105FB1" w14:textId="77777777" w:rsidR="003F15C8" w:rsidRPr="00431701" w:rsidRDefault="003F15C8" w:rsidP="003F15C8">
            <w:pPr>
              <w:rPr>
                <w:rFonts w:ascii="Gill Sans MT" w:hAnsi="Gill Sans MT"/>
                <w:sz w:val="22"/>
                <w:szCs w:val="22"/>
              </w:rPr>
            </w:pPr>
          </w:p>
        </w:tc>
        <w:tc>
          <w:tcPr>
            <w:tcW w:w="2520" w:type="dxa"/>
          </w:tcPr>
          <w:p w14:paraId="3B33D940" w14:textId="77777777" w:rsidR="003F15C8" w:rsidRPr="00431701" w:rsidRDefault="003F15C8" w:rsidP="003F15C8">
            <w:pPr>
              <w:rPr>
                <w:rFonts w:ascii="Gill Sans MT" w:hAnsi="Gill Sans MT"/>
                <w:sz w:val="22"/>
                <w:szCs w:val="22"/>
              </w:rPr>
            </w:pPr>
          </w:p>
        </w:tc>
        <w:tc>
          <w:tcPr>
            <w:tcW w:w="2202" w:type="dxa"/>
          </w:tcPr>
          <w:p w14:paraId="4F223ED2" w14:textId="77777777" w:rsidR="003F15C8" w:rsidRPr="00431701" w:rsidRDefault="003F15C8" w:rsidP="003F15C8">
            <w:pPr>
              <w:rPr>
                <w:rFonts w:ascii="Gill Sans MT" w:hAnsi="Gill Sans MT"/>
                <w:sz w:val="22"/>
                <w:szCs w:val="22"/>
              </w:rPr>
            </w:pPr>
          </w:p>
        </w:tc>
      </w:tr>
      <w:tr w:rsidR="003F15C8" w:rsidRPr="00431701" w14:paraId="150DFD32" w14:textId="77777777" w:rsidTr="00A45B8C">
        <w:trPr>
          <w:trHeight w:val="339"/>
        </w:trPr>
        <w:tc>
          <w:tcPr>
            <w:tcW w:w="1662" w:type="dxa"/>
          </w:tcPr>
          <w:p w14:paraId="3AF7708A" w14:textId="77777777" w:rsidR="003F15C8" w:rsidRPr="00431701" w:rsidRDefault="003F15C8" w:rsidP="003F15C8">
            <w:pPr>
              <w:rPr>
                <w:rFonts w:ascii="Gill Sans MT" w:hAnsi="Gill Sans MT"/>
                <w:sz w:val="22"/>
                <w:szCs w:val="22"/>
              </w:rPr>
            </w:pPr>
            <w:r w:rsidRPr="00431701">
              <w:rPr>
                <w:rFonts w:ascii="Gill Sans MT" w:hAnsi="Gill Sans MT"/>
                <w:sz w:val="22"/>
                <w:szCs w:val="22"/>
              </w:rPr>
              <w:t>Cutting trees for charcoaling</w:t>
            </w:r>
          </w:p>
          <w:p w14:paraId="41A52E62" w14:textId="77777777" w:rsidR="003F15C8" w:rsidRPr="00431701" w:rsidRDefault="003F15C8" w:rsidP="003F15C8">
            <w:pPr>
              <w:rPr>
                <w:rFonts w:ascii="Gill Sans MT" w:hAnsi="Gill Sans MT"/>
                <w:sz w:val="22"/>
                <w:szCs w:val="22"/>
              </w:rPr>
            </w:pPr>
          </w:p>
        </w:tc>
        <w:tc>
          <w:tcPr>
            <w:tcW w:w="1882" w:type="dxa"/>
          </w:tcPr>
          <w:p w14:paraId="78F12DAE" w14:textId="77777777" w:rsidR="003F15C8" w:rsidRPr="00431701" w:rsidRDefault="003F15C8" w:rsidP="003F15C8">
            <w:pPr>
              <w:rPr>
                <w:rFonts w:ascii="Gill Sans MT" w:hAnsi="Gill Sans MT"/>
                <w:sz w:val="22"/>
                <w:szCs w:val="22"/>
              </w:rPr>
            </w:pPr>
          </w:p>
        </w:tc>
        <w:tc>
          <w:tcPr>
            <w:tcW w:w="1404" w:type="dxa"/>
            <w:shd w:val="clear" w:color="auto" w:fill="D6E3BC" w:themeFill="accent3" w:themeFillTint="66"/>
          </w:tcPr>
          <w:p w14:paraId="5772625F" w14:textId="77777777" w:rsidR="003F15C8" w:rsidRPr="00431701" w:rsidRDefault="003F15C8" w:rsidP="003F15C8">
            <w:pPr>
              <w:rPr>
                <w:rFonts w:ascii="Gill Sans MT" w:hAnsi="Gill Sans MT"/>
                <w:sz w:val="22"/>
                <w:szCs w:val="22"/>
              </w:rPr>
            </w:pPr>
            <w:r w:rsidRPr="00431701">
              <w:rPr>
                <w:rFonts w:ascii="Gill Sans MT" w:hAnsi="Gill Sans MT"/>
                <w:sz w:val="22"/>
                <w:szCs w:val="22"/>
              </w:rPr>
              <w:t>TEXT</w:t>
            </w:r>
          </w:p>
        </w:tc>
        <w:tc>
          <w:tcPr>
            <w:tcW w:w="1370" w:type="dxa"/>
          </w:tcPr>
          <w:p w14:paraId="5A34C195" w14:textId="77777777" w:rsidR="003F15C8" w:rsidRPr="00431701" w:rsidRDefault="003F15C8" w:rsidP="003F15C8">
            <w:pPr>
              <w:rPr>
                <w:rFonts w:ascii="Gill Sans MT" w:hAnsi="Gill Sans MT"/>
                <w:sz w:val="22"/>
                <w:szCs w:val="22"/>
              </w:rPr>
            </w:pPr>
          </w:p>
        </w:tc>
        <w:tc>
          <w:tcPr>
            <w:tcW w:w="1800" w:type="dxa"/>
          </w:tcPr>
          <w:p w14:paraId="34F360A0" w14:textId="77777777" w:rsidR="003F15C8" w:rsidRPr="00431701" w:rsidRDefault="003F15C8" w:rsidP="003F15C8">
            <w:pPr>
              <w:rPr>
                <w:rFonts w:ascii="Gill Sans MT" w:hAnsi="Gill Sans MT"/>
                <w:sz w:val="22"/>
                <w:szCs w:val="22"/>
              </w:rPr>
            </w:pPr>
          </w:p>
        </w:tc>
        <w:tc>
          <w:tcPr>
            <w:tcW w:w="2520" w:type="dxa"/>
          </w:tcPr>
          <w:p w14:paraId="77CE9863" w14:textId="77777777" w:rsidR="003F15C8" w:rsidRPr="00431701" w:rsidRDefault="003F15C8" w:rsidP="003F15C8">
            <w:pPr>
              <w:rPr>
                <w:rFonts w:ascii="Gill Sans MT" w:hAnsi="Gill Sans MT"/>
                <w:sz w:val="22"/>
                <w:szCs w:val="22"/>
              </w:rPr>
            </w:pPr>
          </w:p>
        </w:tc>
        <w:tc>
          <w:tcPr>
            <w:tcW w:w="2202" w:type="dxa"/>
          </w:tcPr>
          <w:p w14:paraId="4BB90BFE" w14:textId="77777777" w:rsidR="003F15C8" w:rsidRPr="00431701" w:rsidRDefault="003F15C8" w:rsidP="003F15C8">
            <w:pPr>
              <w:rPr>
                <w:rFonts w:ascii="Gill Sans MT" w:hAnsi="Gill Sans MT"/>
                <w:sz w:val="22"/>
                <w:szCs w:val="22"/>
              </w:rPr>
            </w:pPr>
          </w:p>
        </w:tc>
      </w:tr>
    </w:tbl>
    <w:p w14:paraId="2B18EF04" w14:textId="77777777" w:rsidR="003F15C8" w:rsidRPr="00431701" w:rsidRDefault="003F15C8" w:rsidP="007C3C66">
      <w:pPr>
        <w:rPr>
          <w:rFonts w:ascii="Gill Sans MT" w:eastAsia="Calibri" w:hAnsi="Gill Sans MT" w:cs="Times New Roman"/>
          <w:color w:val="000000" w:themeColor="text1"/>
          <w:sz w:val="22"/>
          <w:szCs w:val="22"/>
        </w:rPr>
      </w:pPr>
    </w:p>
    <w:tbl>
      <w:tblPr>
        <w:tblW w:w="10810" w:type="dxa"/>
        <w:tblInd w:w="-5" w:type="dxa"/>
        <w:tblLayout w:type="fixed"/>
        <w:tblCellMar>
          <w:left w:w="0" w:type="dxa"/>
          <w:right w:w="0" w:type="dxa"/>
        </w:tblCellMar>
        <w:tblLook w:val="0000" w:firstRow="0" w:lastRow="0" w:firstColumn="0" w:lastColumn="0" w:noHBand="0" w:noVBand="0"/>
      </w:tblPr>
      <w:tblGrid>
        <w:gridCol w:w="190"/>
        <w:gridCol w:w="5940"/>
        <w:gridCol w:w="3690"/>
        <w:gridCol w:w="990"/>
      </w:tblGrid>
      <w:tr w:rsidR="003F15C8" w:rsidRPr="00431701" w14:paraId="452D031C" w14:textId="77777777" w:rsidTr="003F15C8">
        <w:trPr>
          <w:trHeight w:val="20"/>
        </w:trPr>
        <w:tc>
          <w:tcPr>
            <w:tcW w:w="190" w:type="dxa"/>
            <w:tcBorders>
              <w:top w:val="single" w:sz="4" w:space="0" w:color="000000"/>
              <w:left w:val="single" w:sz="4" w:space="0" w:color="000000"/>
              <w:bottom w:val="single" w:sz="4" w:space="0" w:color="000000"/>
              <w:right w:val="single" w:sz="4" w:space="0" w:color="000000"/>
            </w:tcBorders>
          </w:tcPr>
          <w:p w14:paraId="63B212F5" w14:textId="77777777" w:rsidR="003F15C8" w:rsidRPr="00431701" w:rsidRDefault="003F15C8" w:rsidP="003F15C8">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418E3CA3" w14:textId="79D291BA" w:rsidR="003F15C8" w:rsidRPr="00431701" w:rsidRDefault="003F15C8" w:rsidP="003F15C8">
            <w:pPr>
              <w:rPr>
                <w:rFonts w:ascii="Gill Sans MT" w:eastAsia="Calibri" w:hAnsi="Gill Sans MT" w:cs="Times New Roman"/>
                <w:color w:val="000000" w:themeColor="text1"/>
                <w:sz w:val="22"/>
                <w:szCs w:val="22"/>
              </w:rPr>
            </w:pPr>
            <w:r w:rsidRPr="00431701">
              <w:rPr>
                <w:rFonts w:ascii="Gill Sans MT" w:eastAsia="Calibri" w:hAnsi="Gill Sans MT" w:cs="Times New Roman"/>
                <w:color w:val="000000" w:themeColor="text1"/>
                <w:sz w:val="22"/>
                <w:szCs w:val="22"/>
              </w:rPr>
              <w:t xml:space="preserve">Who is primarily responsible for the enforcement of these </w:t>
            </w:r>
            <w:r w:rsidR="00A45B8C" w:rsidRPr="00431701">
              <w:rPr>
                <w:rFonts w:ascii="Gill Sans MT" w:eastAsia="Calibri" w:hAnsi="Gill Sans MT" w:cs="Times New Roman"/>
                <w:color w:val="000000" w:themeColor="text1"/>
                <w:sz w:val="22"/>
                <w:szCs w:val="22"/>
              </w:rPr>
              <w:t xml:space="preserve">government/official legal rules </w:t>
            </w:r>
            <w:r w:rsidRPr="00431701">
              <w:rPr>
                <w:rFonts w:ascii="Gill Sans MT" w:eastAsia="Calibri" w:hAnsi="Gill Sans MT" w:cs="Times New Roman"/>
                <w:color w:val="000000" w:themeColor="text1"/>
                <w:sz w:val="22"/>
                <w:szCs w:val="22"/>
              </w:rPr>
              <w:t xml:space="preserve">related to forest/wooded land? </w:t>
            </w:r>
          </w:p>
          <w:p w14:paraId="08B91348" w14:textId="77777777" w:rsidR="003F15C8" w:rsidRPr="00431701" w:rsidRDefault="003F15C8" w:rsidP="003F15C8">
            <w:pPr>
              <w:rPr>
                <w:rFonts w:ascii="Gill Sans MT" w:hAnsi="Gill Sans MT"/>
                <w:color w:val="000000" w:themeColor="text1"/>
                <w:sz w:val="22"/>
                <w:szCs w:val="22"/>
              </w:rPr>
            </w:pPr>
          </w:p>
        </w:tc>
        <w:tc>
          <w:tcPr>
            <w:tcW w:w="3690" w:type="dxa"/>
            <w:tcBorders>
              <w:top w:val="single" w:sz="4" w:space="0" w:color="000000"/>
              <w:bottom w:val="single" w:sz="4" w:space="0" w:color="000000"/>
              <w:right w:val="single" w:sz="18" w:space="0" w:color="000000"/>
            </w:tcBorders>
          </w:tcPr>
          <w:p w14:paraId="64EB44D1" w14:textId="62B7F14D" w:rsidR="003F15C8" w:rsidRPr="00431701" w:rsidRDefault="00A45B8C" w:rsidP="003F15C8">
            <w:pPr>
              <w:rPr>
                <w:rFonts w:ascii="Gill Sans MT" w:hAnsi="Gill Sans MT"/>
                <w:color w:val="000000" w:themeColor="text1"/>
                <w:sz w:val="22"/>
                <w:szCs w:val="22"/>
              </w:rPr>
            </w:pPr>
            <w:r w:rsidRPr="00431701">
              <w:rPr>
                <w:rFonts w:ascii="Gill Sans MT" w:hAnsi="Gill Sans MT"/>
                <w:color w:val="000000" w:themeColor="text1"/>
                <w:sz w:val="22"/>
                <w:szCs w:val="22"/>
              </w:rPr>
              <w:t>1-DFO</w:t>
            </w:r>
          </w:p>
          <w:p w14:paraId="45B10D49" w14:textId="77777777" w:rsidR="00A45B8C" w:rsidRPr="00431701" w:rsidRDefault="00A45B8C" w:rsidP="003F15C8">
            <w:pPr>
              <w:rPr>
                <w:rFonts w:ascii="Gill Sans MT" w:hAnsi="Gill Sans MT"/>
                <w:color w:val="000000" w:themeColor="text1"/>
                <w:sz w:val="22"/>
                <w:szCs w:val="22"/>
              </w:rPr>
            </w:pPr>
            <w:r w:rsidRPr="00431701">
              <w:rPr>
                <w:rFonts w:ascii="Gill Sans MT" w:hAnsi="Gill Sans MT"/>
                <w:color w:val="000000" w:themeColor="text1"/>
                <w:sz w:val="22"/>
                <w:szCs w:val="22"/>
              </w:rPr>
              <w:t>2-ZAWA</w:t>
            </w:r>
          </w:p>
          <w:p w14:paraId="482EF604" w14:textId="4F08CD3F" w:rsidR="00A45B8C" w:rsidRPr="00431701" w:rsidRDefault="00A45B8C" w:rsidP="003F15C8">
            <w:pPr>
              <w:rPr>
                <w:rFonts w:ascii="Gill Sans MT" w:hAnsi="Gill Sans MT"/>
                <w:color w:val="000000" w:themeColor="text1"/>
                <w:sz w:val="22"/>
                <w:szCs w:val="22"/>
              </w:rPr>
            </w:pPr>
            <w:r w:rsidRPr="00431701">
              <w:rPr>
                <w:rFonts w:ascii="Gill Sans MT" w:hAnsi="Gill Sans MT"/>
                <w:color w:val="000000" w:themeColor="text1"/>
                <w:sz w:val="22"/>
                <w:szCs w:val="22"/>
              </w:rPr>
              <w:t>3-CRB</w:t>
            </w:r>
          </w:p>
          <w:p w14:paraId="1FB6D26A"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97=Other, please specify</w:t>
            </w:r>
          </w:p>
          <w:p w14:paraId="43B2EEE5" w14:textId="77777777" w:rsidR="00A45B8C" w:rsidRPr="00431701" w:rsidRDefault="00A45B8C" w:rsidP="003F15C8">
            <w:pPr>
              <w:rPr>
                <w:rFonts w:ascii="Gill Sans MT" w:hAnsi="Gill Sans MT"/>
                <w:color w:val="000000" w:themeColor="text1"/>
                <w:sz w:val="22"/>
                <w:szCs w:val="22"/>
              </w:rPr>
            </w:pPr>
          </w:p>
          <w:p w14:paraId="2202F9DD" w14:textId="77777777" w:rsidR="00A45B8C" w:rsidRPr="00431701" w:rsidRDefault="00A45B8C" w:rsidP="003F15C8">
            <w:pPr>
              <w:rPr>
                <w:rFonts w:ascii="Gill Sans MT" w:hAnsi="Gill Sans MT"/>
                <w:color w:val="000000" w:themeColor="text1"/>
                <w:sz w:val="22"/>
                <w:szCs w:val="22"/>
              </w:rPr>
            </w:pPr>
            <w:r w:rsidRPr="00431701">
              <w:rPr>
                <w:rFonts w:ascii="Gill Sans MT" w:hAnsi="Gill Sans MT"/>
                <w:color w:val="000000" w:themeColor="text1"/>
                <w:sz w:val="22"/>
                <w:szCs w:val="22"/>
              </w:rPr>
              <w:t>888-Don’t know</w:t>
            </w:r>
          </w:p>
          <w:p w14:paraId="30BC011C" w14:textId="79550697" w:rsidR="00A45B8C" w:rsidRPr="00431701" w:rsidRDefault="00A45B8C" w:rsidP="003F15C8">
            <w:pPr>
              <w:rPr>
                <w:rFonts w:ascii="Gill Sans MT" w:hAnsi="Gill Sans MT"/>
                <w:color w:val="000000" w:themeColor="text1"/>
                <w:sz w:val="22"/>
                <w:szCs w:val="22"/>
              </w:rPr>
            </w:pPr>
            <w:r w:rsidRPr="00431701">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37835A53" w14:textId="77777777" w:rsidR="003F15C8" w:rsidRPr="00431701" w:rsidRDefault="003F15C8" w:rsidP="003F15C8">
            <w:pPr>
              <w:contextualSpacing/>
              <w:rPr>
                <w:rFonts w:ascii="Gill Sans MT" w:eastAsia="Calibri" w:hAnsi="Gill Sans MT" w:cs="Times New Roman"/>
                <w:i/>
                <w:color w:val="A6A6A6"/>
                <w:sz w:val="22"/>
                <w:szCs w:val="22"/>
              </w:rPr>
            </w:pPr>
          </w:p>
        </w:tc>
      </w:tr>
      <w:tr w:rsidR="003F15C8" w:rsidRPr="00431701" w14:paraId="5CFB6124" w14:textId="77777777" w:rsidTr="003F15C8">
        <w:trPr>
          <w:trHeight w:val="20"/>
        </w:trPr>
        <w:tc>
          <w:tcPr>
            <w:tcW w:w="190" w:type="dxa"/>
            <w:tcBorders>
              <w:top w:val="single" w:sz="4" w:space="0" w:color="000000"/>
              <w:left w:val="single" w:sz="4" w:space="0" w:color="000000"/>
              <w:bottom w:val="single" w:sz="4" w:space="0" w:color="000000"/>
              <w:right w:val="single" w:sz="4" w:space="0" w:color="000000"/>
            </w:tcBorders>
          </w:tcPr>
          <w:p w14:paraId="6ADD24A8" w14:textId="673863AE" w:rsidR="003F15C8" w:rsidRPr="00431701" w:rsidRDefault="003F15C8" w:rsidP="003F15C8">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40D438EB" w14:textId="746DF74E" w:rsidR="003F15C8" w:rsidRPr="00431701" w:rsidRDefault="003F15C8" w:rsidP="003F15C8">
            <w:pPr>
              <w:rPr>
                <w:rFonts w:ascii="Gill Sans MT" w:hAnsi="Gill Sans MT"/>
                <w:color w:val="000000" w:themeColor="text1"/>
                <w:sz w:val="22"/>
                <w:szCs w:val="22"/>
              </w:rPr>
            </w:pPr>
            <w:r w:rsidRPr="00431701">
              <w:rPr>
                <w:rFonts w:ascii="Gill Sans MT" w:eastAsia="Calibri" w:hAnsi="Gill Sans MT" w:cs="Times New Roman"/>
                <w:color w:val="000000" w:themeColor="text1"/>
                <w:sz w:val="22"/>
                <w:szCs w:val="22"/>
              </w:rPr>
              <w:t xml:space="preserve">How effectively are </w:t>
            </w:r>
            <w:r w:rsidR="00A45B8C" w:rsidRPr="00431701">
              <w:rPr>
                <w:rFonts w:ascii="Gill Sans MT" w:eastAsia="Calibri" w:hAnsi="Gill Sans MT" w:cs="Times New Roman"/>
                <w:color w:val="000000" w:themeColor="text1"/>
                <w:sz w:val="22"/>
                <w:szCs w:val="22"/>
              </w:rPr>
              <w:t xml:space="preserve">government/official legal </w:t>
            </w:r>
            <w:r w:rsidRPr="00431701">
              <w:rPr>
                <w:rFonts w:ascii="Gill Sans MT" w:eastAsia="Calibri" w:hAnsi="Gill Sans MT" w:cs="Times New Roman"/>
                <w:b/>
                <w:color w:val="000000" w:themeColor="text1"/>
                <w:sz w:val="22"/>
                <w:szCs w:val="22"/>
              </w:rPr>
              <w:t xml:space="preserve">rules </w:t>
            </w:r>
            <w:r w:rsidRPr="00431701">
              <w:rPr>
                <w:rFonts w:ascii="Gill Sans MT" w:eastAsia="Calibri" w:hAnsi="Gill Sans MT" w:cs="Times New Roman"/>
                <w:color w:val="000000" w:themeColor="text1"/>
                <w:sz w:val="22"/>
                <w:szCs w:val="22"/>
              </w:rPr>
              <w:t>enforced?</w:t>
            </w:r>
          </w:p>
          <w:p w14:paraId="28985AD3" w14:textId="77777777" w:rsidR="003F15C8" w:rsidRPr="00431701" w:rsidRDefault="003F15C8" w:rsidP="003F15C8">
            <w:pPr>
              <w:rPr>
                <w:rFonts w:ascii="Gill Sans MT" w:eastAsia="Calibri" w:hAnsi="Gill Sans MT" w:cs="Times New Roman"/>
                <w:color w:val="000000" w:themeColor="text1"/>
                <w:sz w:val="22"/>
                <w:szCs w:val="22"/>
              </w:rPr>
            </w:pPr>
          </w:p>
        </w:tc>
        <w:tc>
          <w:tcPr>
            <w:tcW w:w="3690" w:type="dxa"/>
            <w:tcBorders>
              <w:top w:val="single" w:sz="4" w:space="0" w:color="000000"/>
              <w:bottom w:val="single" w:sz="4" w:space="0" w:color="000000"/>
              <w:right w:val="single" w:sz="18" w:space="0" w:color="000000"/>
            </w:tcBorders>
          </w:tcPr>
          <w:p w14:paraId="77E1271E"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1=No</w:t>
            </w:r>
          </w:p>
          <w:p w14:paraId="13A69B45"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2=Yes </w:t>
            </w:r>
          </w:p>
          <w:p w14:paraId="799F52CC"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888=Don’t know</w:t>
            </w:r>
          </w:p>
          <w:p w14:paraId="703846CE"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3A013FDA" w14:textId="77777777" w:rsidR="003F15C8" w:rsidRPr="00431701" w:rsidRDefault="003F15C8" w:rsidP="003F15C8">
            <w:pPr>
              <w:contextualSpacing/>
              <w:rPr>
                <w:rFonts w:ascii="Gill Sans MT" w:eastAsia="Calibri" w:hAnsi="Gill Sans MT" w:cs="Times New Roman"/>
                <w:i/>
                <w:color w:val="A6A6A6"/>
                <w:sz w:val="22"/>
                <w:szCs w:val="22"/>
              </w:rPr>
            </w:pPr>
          </w:p>
        </w:tc>
      </w:tr>
      <w:tr w:rsidR="003F15C8" w:rsidRPr="00431701" w14:paraId="08AD34B1" w14:textId="77777777" w:rsidTr="003F15C8">
        <w:trPr>
          <w:trHeight w:val="20"/>
        </w:trPr>
        <w:tc>
          <w:tcPr>
            <w:tcW w:w="190" w:type="dxa"/>
            <w:tcBorders>
              <w:top w:val="single" w:sz="4" w:space="0" w:color="000000"/>
              <w:left w:val="single" w:sz="4" w:space="0" w:color="000000"/>
              <w:bottom w:val="single" w:sz="4" w:space="0" w:color="000000"/>
              <w:right w:val="single" w:sz="4" w:space="0" w:color="000000"/>
            </w:tcBorders>
          </w:tcPr>
          <w:p w14:paraId="32CA7ED7" w14:textId="77777777" w:rsidR="003F15C8" w:rsidRPr="00431701" w:rsidRDefault="003F15C8" w:rsidP="003F15C8">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1D70D300" w14:textId="0027BC18" w:rsidR="003F15C8" w:rsidRPr="00431701" w:rsidRDefault="003F15C8" w:rsidP="003F15C8">
            <w:pPr>
              <w:rPr>
                <w:rFonts w:ascii="Gill Sans MT" w:hAnsi="Gill Sans MT"/>
                <w:color w:val="000000" w:themeColor="text1"/>
                <w:sz w:val="22"/>
                <w:szCs w:val="22"/>
              </w:rPr>
            </w:pPr>
            <w:r w:rsidRPr="00431701">
              <w:rPr>
                <w:rFonts w:ascii="Gill Sans MT" w:eastAsia="Calibri" w:hAnsi="Gill Sans MT" w:cs="Times New Roman"/>
                <w:color w:val="000000" w:themeColor="text1"/>
                <w:sz w:val="22"/>
                <w:szCs w:val="22"/>
              </w:rPr>
              <w:t xml:space="preserve">Do you think these </w:t>
            </w:r>
            <w:r w:rsidR="00A45B8C" w:rsidRPr="00431701">
              <w:rPr>
                <w:rFonts w:ascii="Gill Sans MT" w:eastAsia="Calibri" w:hAnsi="Gill Sans MT" w:cs="Times New Roman"/>
                <w:color w:val="000000" w:themeColor="text1"/>
                <w:sz w:val="22"/>
                <w:szCs w:val="22"/>
              </w:rPr>
              <w:t xml:space="preserve">government/official legal </w:t>
            </w:r>
            <w:r w:rsidRPr="00431701">
              <w:rPr>
                <w:rFonts w:ascii="Gill Sans MT" w:eastAsia="Calibri" w:hAnsi="Gill Sans MT" w:cs="Times New Roman"/>
                <w:b/>
                <w:color w:val="000000" w:themeColor="text1"/>
                <w:sz w:val="22"/>
                <w:szCs w:val="22"/>
              </w:rPr>
              <w:t xml:space="preserve">rules </w:t>
            </w:r>
            <w:r w:rsidRPr="00431701">
              <w:rPr>
                <w:rFonts w:ascii="Gill Sans MT" w:eastAsia="Calibri" w:hAnsi="Gill Sans MT" w:cs="Times New Roman"/>
                <w:color w:val="000000" w:themeColor="text1"/>
                <w:sz w:val="22"/>
                <w:szCs w:val="22"/>
              </w:rPr>
              <w:t xml:space="preserve">are fair? </w:t>
            </w:r>
          </w:p>
        </w:tc>
        <w:tc>
          <w:tcPr>
            <w:tcW w:w="3690" w:type="dxa"/>
            <w:tcBorders>
              <w:top w:val="single" w:sz="4" w:space="0" w:color="000000"/>
              <w:bottom w:val="single" w:sz="4" w:space="0" w:color="000000"/>
              <w:right w:val="single" w:sz="18" w:space="0" w:color="000000"/>
            </w:tcBorders>
          </w:tcPr>
          <w:p w14:paraId="0C5B7920"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1=No</w:t>
            </w:r>
          </w:p>
          <w:p w14:paraId="2C427719"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2=Yes </w:t>
            </w:r>
          </w:p>
          <w:p w14:paraId="0CDFD5F3"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888=Don’t know</w:t>
            </w:r>
          </w:p>
          <w:p w14:paraId="021F72EB"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0B885839" w14:textId="77777777" w:rsidR="003F15C8" w:rsidRPr="00431701" w:rsidRDefault="003F15C8" w:rsidP="003F15C8">
            <w:pPr>
              <w:contextualSpacing/>
              <w:rPr>
                <w:rFonts w:ascii="Gill Sans MT" w:eastAsia="Calibri" w:hAnsi="Gill Sans MT" w:cs="Times New Roman"/>
                <w:i/>
                <w:color w:val="A6A6A6"/>
                <w:sz w:val="22"/>
                <w:szCs w:val="22"/>
              </w:rPr>
            </w:pPr>
          </w:p>
        </w:tc>
      </w:tr>
      <w:tr w:rsidR="003F15C8" w:rsidRPr="00431701" w14:paraId="24A40113" w14:textId="77777777" w:rsidTr="00A45B8C">
        <w:trPr>
          <w:trHeight w:val="1134"/>
        </w:trPr>
        <w:tc>
          <w:tcPr>
            <w:tcW w:w="190" w:type="dxa"/>
            <w:tcBorders>
              <w:top w:val="single" w:sz="4" w:space="0" w:color="000000"/>
              <w:left w:val="single" w:sz="4" w:space="0" w:color="000000"/>
              <w:bottom w:val="single" w:sz="4" w:space="0" w:color="auto"/>
              <w:right w:val="single" w:sz="4" w:space="0" w:color="000000"/>
            </w:tcBorders>
          </w:tcPr>
          <w:p w14:paraId="77CB1453" w14:textId="77777777" w:rsidR="003F15C8" w:rsidRPr="00431701" w:rsidRDefault="003F15C8" w:rsidP="003F15C8">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auto"/>
            </w:tcBorders>
          </w:tcPr>
          <w:p w14:paraId="44D7A147" w14:textId="3E8E3C98" w:rsidR="003F15C8" w:rsidRPr="00431701" w:rsidRDefault="00A45B8C" w:rsidP="003F15C8">
            <w:pPr>
              <w:rPr>
                <w:rFonts w:ascii="Gill Sans MT" w:eastAsia="Calibri" w:hAnsi="Gill Sans MT" w:cs="Times New Roman"/>
                <w:color w:val="000000" w:themeColor="text1"/>
                <w:sz w:val="22"/>
                <w:szCs w:val="22"/>
              </w:rPr>
            </w:pPr>
            <w:r w:rsidRPr="00431701">
              <w:rPr>
                <w:rFonts w:ascii="Gill Sans MT" w:eastAsia="Calibri" w:hAnsi="Gill Sans MT" w:cs="Times New Roman"/>
                <w:color w:val="000000" w:themeColor="text1"/>
                <w:sz w:val="22"/>
                <w:szCs w:val="22"/>
              </w:rPr>
              <w:t>Are the government/official legal</w:t>
            </w:r>
            <w:r w:rsidR="003F15C8" w:rsidRPr="00431701">
              <w:rPr>
                <w:rFonts w:ascii="Gill Sans MT" w:eastAsia="Calibri" w:hAnsi="Gill Sans MT" w:cs="Times New Roman"/>
                <w:color w:val="000000" w:themeColor="text1"/>
                <w:sz w:val="22"/>
                <w:szCs w:val="22"/>
              </w:rPr>
              <w:t xml:space="preserve"> </w:t>
            </w:r>
            <w:r w:rsidRPr="00431701">
              <w:rPr>
                <w:rFonts w:ascii="Gill Sans MT" w:eastAsia="Calibri" w:hAnsi="Gill Sans MT" w:cs="Times New Roman"/>
                <w:color w:val="000000" w:themeColor="text1"/>
                <w:sz w:val="22"/>
                <w:szCs w:val="22"/>
              </w:rPr>
              <w:t xml:space="preserve">penalties </w:t>
            </w:r>
            <w:r w:rsidR="003F15C8" w:rsidRPr="00431701">
              <w:rPr>
                <w:rFonts w:ascii="Gill Sans MT" w:eastAsia="Calibri" w:hAnsi="Gill Sans MT" w:cs="Times New Roman"/>
                <w:color w:val="000000" w:themeColor="text1"/>
                <w:sz w:val="22"/>
                <w:szCs w:val="22"/>
              </w:rPr>
              <w:t>enforced equally across different groups in your community?</w:t>
            </w:r>
          </w:p>
        </w:tc>
        <w:tc>
          <w:tcPr>
            <w:tcW w:w="3690" w:type="dxa"/>
            <w:tcBorders>
              <w:top w:val="single" w:sz="4" w:space="0" w:color="000000"/>
              <w:bottom w:val="single" w:sz="4" w:space="0" w:color="auto"/>
              <w:right w:val="single" w:sz="18" w:space="0" w:color="000000"/>
            </w:tcBorders>
          </w:tcPr>
          <w:p w14:paraId="1F52EDBF"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1=No</w:t>
            </w:r>
          </w:p>
          <w:p w14:paraId="4B7780C4"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2=Yes </w:t>
            </w:r>
          </w:p>
          <w:p w14:paraId="4293CAE0"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888=Don’t know</w:t>
            </w:r>
          </w:p>
          <w:p w14:paraId="23BB8EAF"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999=Prefer not to respond</w:t>
            </w:r>
          </w:p>
          <w:p w14:paraId="3ADACDE4" w14:textId="77777777" w:rsidR="00A45B8C" w:rsidRPr="00431701" w:rsidRDefault="00A45B8C" w:rsidP="003F15C8">
            <w:pPr>
              <w:rPr>
                <w:rFonts w:ascii="Gill Sans MT" w:hAnsi="Gill Sans MT"/>
                <w:color w:val="000000" w:themeColor="text1"/>
                <w:sz w:val="22"/>
                <w:szCs w:val="22"/>
              </w:rPr>
            </w:pPr>
          </w:p>
        </w:tc>
        <w:tc>
          <w:tcPr>
            <w:tcW w:w="990" w:type="dxa"/>
            <w:tcBorders>
              <w:top w:val="single" w:sz="18" w:space="0" w:color="000000"/>
              <w:left w:val="single" w:sz="18" w:space="0" w:color="000000"/>
              <w:bottom w:val="single" w:sz="4" w:space="0" w:color="auto"/>
              <w:right w:val="single" w:sz="18" w:space="0" w:color="000000"/>
            </w:tcBorders>
          </w:tcPr>
          <w:p w14:paraId="7719677C" w14:textId="77777777" w:rsidR="003F15C8" w:rsidRPr="00431701" w:rsidRDefault="003F15C8" w:rsidP="003F15C8">
            <w:pPr>
              <w:contextualSpacing/>
              <w:rPr>
                <w:rFonts w:ascii="Gill Sans MT" w:eastAsia="Calibri" w:hAnsi="Gill Sans MT" w:cs="Times New Roman"/>
                <w:i/>
                <w:color w:val="A6A6A6"/>
                <w:sz w:val="22"/>
                <w:szCs w:val="22"/>
              </w:rPr>
            </w:pPr>
          </w:p>
        </w:tc>
      </w:tr>
      <w:tr w:rsidR="00A45B8C" w:rsidRPr="00431701" w14:paraId="7FCFB14C" w14:textId="77777777" w:rsidTr="004A3603">
        <w:trPr>
          <w:trHeight w:val="804"/>
        </w:trPr>
        <w:tc>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227B48FF" w14:textId="77777777" w:rsidR="00A45B8C" w:rsidRPr="00431701" w:rsidRDefault="00A45B8C" w:rsidP="003F15C8">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000000"/>
            </w:tcBorders>
            <w:shd w:val="clear" w:color="auto" w:fill="D6E3BC" w:themeFill="accent3" w:themeFillTint="66"/>
          </w:tcPr>
          <w:p w14:paraId="6EAC30D5" w14:textId="593B29A7" w:rsidR="00A45B8C" w:rsidRPr="00431701" w:rsidRDefault="004A3603" w:rsidP="003F15C8">
            <w:pPr>
              <w:rPr>
                <w:rFonts w:ascii="Gill Sans MT" w:eastAsia="Calibri" w:hAnsi="Gill Sans MT" w:cs="Times New Roman"/>
                <w:color w:val="000000" w:themeColor="text1"/>
                <w:sz w:val="22"/>
                <w:szCs w:val="22"/>
              </w:rPr>
            </w:pPr>
            <w:r w:rsidRPr="00431701">
              <w:rPr>
                <w:rFonts w:ascii="Gill Sans MT" w:eastAsia="Calibri" w:hAnsi="Gill Sans MT" w:cs="Times New Roman"/>
                <w:color w:val="000000" w:themeColor="text1"/>
                <w:sz w:val="22"/>
                <w:szCs w:val="22"/>
              </w:rPr>
              <w:t xml:space="preserve">If no, please describe. </w:t>
            </w:r>
          </w:p>
        </w:tc>
        <w:tc>
          <w:tcPr>
            <w:tcW w:w="3690" w:type="dxa"/>
            <w:tcBorders>
              <w:top w:val="single" w:sz="4" w:space="0" w:color="auto"/>
              <w:bottom w:val="single" w:sz="4" w:space="0" w:color="000000"/>
              <w:right w:val="single" w:sz="18" w:space="0" w:color="000000"/>
            </w:tcBorders>
            <w:shd w:val="clear" w:color="auto" w:fill="D6E3BC" w:themeFill="accent3" w:themeFillTint="66"/>
          </w:tcPr>
          <w:p w14:paraId="1BF5A8B7" w14:textId="77777777" w:rsidR="00A45B8C" w:rsidRPr="00431701" w:rsidRDefault="00A45B8C" w:rsidP="003F15C8">
            <w:pPr>
              <w:rPr>
                <w:rFonts w:ascii="Gill Sans MT" w:hAnsi="Gill Sans MT"/>
                <w:color w:val="000000" w:themeColor="text1"/>
                <w:sz w:val="22"/>
                <w:szCs w:val="22"/>
              </w:rPr>
            </w:pPr>
          </w:p>
          <w:p w14:paraId="3A563CF0" w14:textId="77777777" w:rsidR="00A45B8C" w:rsidRPr="00431701" w:rsidRDefault="00A45B8C" w:rsidP="003F15C8">
            <w:pPr>
              <w:rPr>
                <w:rFonts w:ascii="Gill Sans MT" w:hAnsi="Gill Sans MT"/>
                <w:color w:val="000000" w:themeColor="text1"/>
                <w:sz w:val="22"/>
                <w:szCs w:val="22"/>
              </w:rPr>
            </w:pPr>
          </w:p>
          <w:p w14:paraId="5EDA3F2F" w14:textId="77777777" w:rsidR="00A45B8C" w:rsidRPr="00431701" w:rsidRDefault="00A45B8C" w:rsidP="003F15C8">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75B6C5D0" w14:textId="77777777" w:rsidR="00A45B8C" w:rsidRPr="00431701" w:rsidRDefault="00A45B8C" w:rsidP="003F15C8">
            <w:pPr>
              <w:contextualSpacing/>
              <w:rPr>
                <w:rFonts w:ascii="Gill Sans MT" w:eastAsia="Calibri" w:hAnsi="Gill Sans MT" w:cs="Times New Roman"/>
                <w:i/>
                <w:color w:val="A6A6A6"/>
                <w:sz w:val="22"/>
                <w:szCs w:val="22"/>
              </w:rPr>
            </w:pPr>
          </w:p>
        </w:tc>
      </w:tr>
      <w:tr w:rsidR="003F15C8" w:rsidRPr="00431701" w14:paraId="239618B2" w14:textId="77777777" w:rsidTr="00A45B8C">
        <w:trPr>
          <w:trHeight w:val="1047"/>
        </w:trPr>
        <w:tc>
          <w:tcPr>
            <w:tcW w:w="190" w:type="dxa"/>
            <w:tcBorders>
              <w:top w:val="single" w:sz="4" w:space="0" w:color="000000"/>
              <w:left w:val="single" w:sz="4" w:space="0" w:color="000000"/>
              <w:bottom w:val="single" w:sz="4" w:space="0" w:color="auto"/>
              <w:right w:val="single" w:sz="4" w:space="0" w:color="000000"/>
            </w:tcBorders>
          </w:tcPr>
          <w:p w14:paraId="42CA07A6" w14:textId="77777777" w:rsidR="003F15C8" w:rsidRPr="00431701" w:rsidRDefault="003F15C8" w:rsidP="003F15C8">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auto"/>
            </w:tcBorders>
          </w:tcPr>
          <w:p w14:paraId="5B944BA9" w14:textId="254A0557" w:rsidR="003F15C8" w:rsidRPr="00431701" w:rsidRDefault="003F15C8" w:rsidP="003F15C8">
            <w:pPr>
              <w:rPr>
                <w:rFonts w:ascii="Gill Sans MT" w:eastAsia="Calibri" w:hAnsi="Gill Sans MT" w:cs="Times New Roman"/>
                <w:color w:val="000000" w:themeColor="text1"/>
                <w:sz w:val="22"/>
                <w:szCs w:val="22"/>
              </w:rPr>
            </w:pPr>
            <w:r w:rsidRPr="00431701">
              <w:rPr>
                <w:rFonts w:ascii="Gill Sans MT" w:eastAsia="Calibri" w:hAnsi="Gill Sans MT" w:cs="Times New Roman"/>
                <w:color w:val="000000" w:themeColor="text1"/>
                <w:sz w:val="22"/>
                <w:szCs w:val="22"/>
              </w:rPr>
              <w:t xml:space="preserve">Do you think these </w:t>
            </w:r>
            <w:r w:rsidR="00A45B8C" w:rsidRPr="00431701">
              <w:rPr>
                <w:rFonts w:ascii="Gill Sans MT" w:eastAsia="Calibri" w:hAnsi="Gill Sans MT" w:cs="Times New Roman"/>
                <w:color w:val="000000" w:themeColor="text1"/>
                <w:sz w:val="22"/>
                <w:szCs w:val="22"/>
              </w:rPr>
              <w:t xml:space="preserve">government/official legal </w:t>
            </w:r>
            <w:r w:rsidRPr="00431701">
              <w:rPr>
                <w:rFonts w:ascii="Gill Sans MT" w:eastAsia="Calibri" w:hAnsi="Gill Sans MT" w:cs="Times New Roman"/>
                <w:b/>
                <w:color w:val="000000" w:themeColor="text1"/>
                <w:sz w:val="22"/>
                <w:szCs w:val="22"/>
              </w:rPr>
              <w:t xml:space="preserve">penalties </w:t>
            </w:r>
            <w:r w:rsidRPr="00431701">
              <w:rPr>
                <w:rFonts w:ascii="Gill Sans MT" w:eastAsia="Calibri" w:hAnsi="Gill Sans MT" w:cs="Times New Roman"/>
                <w:color w:val="000000" w:themeColor="text1"/>
                <w:sz w:val="22"/>
                <w:szCs w:val="22"/>
              </w:rPr>
              <w:t>are fair?</w:t>
            </w:r>
          </w:p>
          <w:p w14:paraId="632782DC" w14:textId="77777777" w:rsidR="003F15C8" w:rsidRPr="00431701" w:rsidRDefault="003F15C8" w:rsidP="003F15C8">
            <w:pPr>
              <w:rPr>
                <w:rFonts w:ascii="Gill Sans MT" w:eastAsia="Calibri" w:hAnsi="Gill Sans MT" w:cs="Times New Roman"/>
                <w:color w:val="000000" w:themeColor="text1"/>
                <w:sz w:val="22"/>
                <w:szCs w:val="22"/>
              </w:rPr>
            </w:pPr>
          </w:p>
        </w:tc>
        <w:tc>
          <w:tcPr>
            <w:tcW w:w="3690" w:type="dxa"/>
            <w:tcBorders>
              <w:top w:val="single" w:sz="4" w:space="0" w:color="000000"/>
              <w:bottom w:val="single" w:sz="4" w:space="0" w:color="auto"/>
              <w:right w:val="single" w:sz="18" w:space="0" w:color="000000"/>
            </w:tcBorders>
          </w:tcPr>
          <w:p w14:paraId="7DD42469"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1=No</w:t>
            </w:r>
          </w:p>
          <w:p w14:paraId="4E85BEF7"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2=Yes </w:t>
            </w:r>
          </w:p>
          <w:p w14:paraId="7BFBD614"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888=Don’t know</w:t>
            </w:r>
          </w:p>
          <w:p w14:paraId="196C8F78" w14:textId="77777777" w:rsidR="003F15C8" w:rsidRPr="00431701" w:rsidRDefault="003F15C8" w:rsidP="003F15C8">
            <w:pPr>
              <w:rPr>
                <w:rFonts w:ascii="Gill Sans MT" w:hAnsi="Gill Sans MT"/>
                <w:color w:val="000000" w:themeColor="text1"/>
                <w:sz w:val="22"/>
                <w:szCs w:val="22"/>
              </w:rPr>
            </w:pPr>
            <w:r w:rsidRPr="00431701">
              <w:rPr>
                <w:rFonts w:ascii="Gill Sans MT" w:hAnsi="Gill Sans MT"/>
                <w:color w:val="000000" w:themeColor="text1"/>
                <w:sz w:val="22"/>
                <w:szCs w:val="22"/>
              </w:rPr>
              <w:t>999=Prefer not to respond</w:t>
            </w:r>
          </w:p>
          <w:p w14:paraId="0750C0FE" w14:textId="77777777" w:rsidR="00A45B8C" w:rsidRPr="00431701" w:rsidRDefault="00A45B8C" w:rsidP="003F15C8">
            <w:pPr>
              <w:rPr>
                <w:rFonts w:ascii="Gill Sans MT" w:hAnsi="Gill Sans MT"/>
                <w:color w:val="000000" w:themeColor="text1"/>
                <w:sz w:val="22"/>
                <w:szCs w:val="22"/>
              </w:rPr>
            </w:pPr>
          </w:p>
        </w:tc>
        <w:tc>
          <w:tcPr>
            <w:tcW w:w="990" w:type="dxa"/>
            <w:tcBorders>
              <w:top w:val="single" w:sz="18" w:space="0" w:color="000000"/>
              <w:left w:val="single" w:sz="18" w:space="0" w:color="000000"/>
              <w:bottom w:val="single" w:sz="4" w:space="0" w:color="auto"/>
              <w:right w:val="single" w:sz="18" w:space="0" w:color="000000"/>
            </w:tcBorders>
          </w:tcPr>
          <w:p w14:paraId="40089056" w14:textId="77777777" w:rsidR="003F15C8" w:rsidRPr="00431701" w:rsidRDefault="003F15C8" w:rsidP="003F15C8">
            <w:pPr>
              <w:contextualSpacing/>
              <w:rPr>
                <w:rFonts w:ascii="Gill Sans MT" w:eastAsia="Calibri" w:hAnsi="Gill Sans MT" w:cs="Times New Roman"/>
                <w:i/>
                <w:color w:val="A6A6A6"/>
                <w:sz w:val="22"/>
                <w:szCs w:val="22"/>
              </w:rPr>
            </w:pPr>
          </w:p>
        </w:tc>
      </w:tr>
      <w:tr w:rsidR="00A45B8C" w:rsidRPr="00431701" w14:paraId="6714595B" w14:textId="77777777" w:rsidTr="004A3603">
        <w:trPr>
          <w:trHeight w:val="891"/>
        </w:trPr>
        <w:tc>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4697F46B" w14:textId="77777777" w:rsidR="00A45B8C" w:rsidRPr="00431701" w:rsidRDefault="00A45B8C" w:rsidP="003F15C8">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000000"/>
            </w:tcBorders>
            <w:shd w:val="clear" w:color="auto" w:fill="D6E3BC" w:themeFill="accent3" w:themeFillTint="66"/>
          </w:tcPr>
          <w:p w14:paraId="4E88970B" w14:textId="4DB9CB0D" w:rsidR="00A45B8C" w:rsidRPr="00431701" w:rsidRDefault="004A3603" w:rsidP="003F15C8">
            <w:pPr>
              <w:rPr>
                <w:rFonts w:ascii="Gill Sans MT" w:eastAsia="Calibri" w:hAnsi="Gill Sans MT" w:cs="Times New Roman"/>
                <w:color w:val="000000" w:themeColor="text1"/>
                <w:sz w:val="22"/>
                <w:szCs w:val="22"/>
              </w:rPr>
            </w:pPr>
            <w:r w:rsidRPr="00431701">
              <w:rPr>
                <w:rFonts w:ascii="Gill Sans MT" w:eastAsia="Calibri" w:hAnsi="Gill Sans MT" w:cs="Times New Roman"/>
                <w:color w:val="000000" w:themeColor="text1"/>
                <w:sz w:val="22"/>
                <w:szCs w:val="22"/>
              </w:rPr>
              <w:t xml:space="preserve">If no, please describe. </w:t>
            </w:r>
          </w:p>
        </w:tc>
        <w:tc>
          <w:tcPr>
            <w:tcW w:w="3690" w:type="dxa"/>
            <w:tcBorders>
              <w:top w:val="single" w:sz="4" w:space="0" w:color="auto"/>
              <w:bottom w:val="single" w:sz="4" w:space="0" w:color="000000"/>
              <w:right w:val="single" w:sz="18" w:space="0" w:color="000000"/>
            </w:tcBorders>
            <w:shd w:val="clear" w:color="auto" w:fill="D6E3BC" w:themeFill="accent3" w:themeFillTint="66"/>
          </w:tcPr>
          <w:p w14:paraId="21F2BCD0" w14:textId="77777777" w:rsidR="00A45B8C" w:rsidRPr="00431701" w:rsidRDefault="00A45B8C" w:rsidP="003F15C8">
            <w:pPr>
              <w:rPr>
                <w:rFonts w:ascii="Gill Sans MT" w:hAnsi="Gill Sans MT"/>
                <w:color w:val="000000" w:themeColor="text1"/>
                <w:sz w:val="22"/>
                <w:szCs w:val="22"/>
              </w:rPr>
            </w:pPr>
          </w:p>
          <w:p w14:paraId="78424B2E" w14:textId="77777777" w:rsidR="00A45B8C" w:rsidRPr="00431701" w:rsidRDefault="00A45B8C" w:rsidP="003F15C8">
            <w:pPr>
              <w:rPr>
                <w:rFonts w:ascii="Gill Sans MT" w:hAnsi="Gill Sans MT"/>
                <w:color w:val="000000" w:themeColor="text1"/>
                <w:sz w:val="22"/>
                <w:szCs w:val="22"/>
              </w:rPr>
            </w:pPr>
          </w:p>
          <w:p w14:paraId="69176998" w14:textId="77777777" w:rsidR="00A45B8C" w:rsidRPr="00431701" w:rsidRDefault="00A45B8C" w:rsidP="003F15C8">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423ADBF0" w14:textId="77777777" w:rsidR="00A45B8C" w:rsidRPr="00431701" w:rsidRDefault="00A45B8C" w:rsidP="003F15C8">
            <w:pPr>
              <w:contextualSpacing/>
              <w:rPr>
                <w:rFonts w:ascii="Gill Sans MT" w:eastAsia="Calibri" w:hAnsi="Gill Sans MT" w:cs="Times New Roman"/>
                <w:i/>
                <w:color w:val="A6A6A6"/>
                <w:sz w:val="22"/>
                <w:szCs w:val="22"/>
              </w:rPr>
            </w:pPr>
          </w:p>
        </w:tc>
      </w:tr>
    </w:tbl>
    <w:p w14:paraId="4F158976" w14:textId="77777777" w:rsidR="00F35D3A" w:rsidRPr="00431701" w:rsidRDefault="00F35D3A" w:rsidP="007C3C66">
      <w:pPr>
        <w:rPr>
          <w:rFonts w:ascii="Gill Sans MT" w:hAnsi="Gill Sans MT"/>
          <w:b/>
          <w:sz w:val="22"/>
          <w:szCs w:val="22"/>
          <w:u w:val="single"/>
        </w:rPr>
      </w:pPr>
    </w:p>
    <w:p w14:paraId="3E70A495" w14:textId="5A9B944D" w:rsidR="00FD6C12" w:rsidRPr="00431701" w:rsidRDefault="00681538" w:rsidP="007C3C66">
      <w:pPr>
        <w:rPr>
          <w:rFonts w:ascii="Gill Sans MT" w:hAnsi="Gill Sans MT"/>
          <w:b/>
          <w:sz w:val="22"/>
          <w:szCs w:val="22"/>
        </w:rPr>
      </w:pPr>
      <w:r w:rsidRPr="00431701">
        <w:rPr>
          <w:rFonts w:ascii="Gill Sans MT" w:hAnsi="Gill Sans MT"/>
          <w:b/>
          <w:sz w:val="22"/>
          <w:szCs w:val="22"/>
        </w:rPr>
        <w:t xml:space="preserve">BENEFITS FROM FOREST SERVICES </w:t>
      </w:r>
    </w:p>
    <w:p w14:paraId="7902411C" w14:textId="77777777" w:rsidR="00811DDA" w:rsidRPr="00431701" w:rsidRDefault="00811DDA" w:rsidP="00811DDA">
      <w:pPr>
        <w:rPr>
          <w:rFonts w:ascii="Gill Sans MT" w:hAnsi="Gill Sans MT"/>
          <w:color w:val="000000" w:themeColor="text1"/>
          <w:sz w:val="22"/>
          <w:szCs w:val="22"/>
        </w:rPr>
      </w:pPr>
    </w:p>
    <w:tbl>
      <w:tblPr>
        <w:tblW w:w="9824" w:type="dxa"/>
        <w:tblInd w:w="-5" w:type="dxa"/>
        <w:tblLayout w:type="fixed"/>
        <w:tblCellMar>
          <w:left w:w="0" w:type="dxa"/>
          <w:right w:w="0" w:type="dxa"/>
        </w:tblCellMar>
        <w:tblLook w:val="0000" w:firstRow="0" w:lastRow="0" w:firstColumn="0" w:lastColumn="0" w:noHBand="0" w:noVBand="0"/>
      </w:tblPr>
      <w:tblGrid>
        <w:gridCol w:w="185"/>
        <w:gridCol w:w="1803"/>
        <w:gridCol w:w="1532"/>
        <w:gridCol w:w="90"/>
        <w:gridCol w:w="2700"/>
        <w:gridCol w:w="1530"/>
        <w:gridCol w:w="1080"/>
        <w:gridCol w:w="904"/>
      </w:tblGrid>
      <w:tr w:rsidR="007845D0" w:rsidRPr="007845D0" w14:paraId="2E0C2E38" w14:textId="77777777" w:rsidTr="007845D0">
        <w:trPr>
          <w:trHeight w:val="2603"/>
        </w:trPr>
        <w:tc>
          <w:tcPr>
            <w:tcW w:w="185" w:type="dxa"/>
            <w:tcBorders>
              <w:top w:val="single" w:sz="4" w:space="0" w:color="000000"/>
              <w:left w:val="single" w:sz="4" w:space="0" w:color="000000"/>
              <w:bottom w:val="single" w:sz="4" w:space="0" w:color="auto"/>
              <w:right w:val="single" w:sz="4" w:space="0" w:color="000000"/>
            </w:tcBorders>
          </w:tcPr>
          <w:p w14:paraId="6688D751" w14:textId="77777777" w:rsidR="00811DDA" w:rsidRPr="007845D0" w:rsidRDefault="00811DDA" w:rsidP="00811DDA">
            <w:pPr>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auto"/>
            </w:tcBorders>
          </w:tcPr>
          <w:p w14:paraId="2AB919EA"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Has the community received any direct benefits (in kind or in cash) related to the following forest services over the past 12 months? </w:t>
            </w:r>
          </w:p>
          <w:p w14:paraId="1A23F788" w14:textId="77777777" w:rsidR="00811DDA" w:rsidRPr="007845D0" w:rsidRDefault="00811DDA" w:rsidP="00811DDA">
            <w:pPr>
              <w:rPr>
                <w:rFonts w:ascii="Gill Sans MT" w:hAnsi="Gill Sans MT"/>
                <w:color w:val="000000" w:themeColor="text1"/>
                <w:sz w:val="20"/>
                <w:szCs w:val="20"/>
              </w:rPr>
            </w:pPr>
          </w:p>
          <w:p w14:paraId="70DBE7DB"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Select all that apply. </w:t>
            </w:r>
          </w:p>
          <w:p w14:paraId="3F5AB964" w14:textId="77777777" w:rsidR="00811DDA" w:rsidRPr="007845D0" w:rsidRDefault="00811DDA" w:rsidP="00811DDA">
            <w:pPr>
              <w:rPr>
                <w:rFonts w:ascii="Gill Sans MT" w:eastAsia="Calibri" w:hAnsi="Gill Sans MT" w:cs="Times New Roman"/>
                <w:color w:val="000000" w:themeColor="text1"/>
                <w:sz w:val="20"/>
                <w:szCs w:val="20"/>
              </w:rPr>
            </w:pPr>
          </w:p>
        </w:tc>
        <w:tc>
          <w:tcPr>
            <w:tcW w:w="5400" w:type="dxa"/>
            <w:gridSpan w:val="4"/>
            <w:tcBorders>
              <w:top w:val="single" w:sz="4" w:space="0" w:color="000000"/>
              <w:bottom w:val="single" w:sz="4" w:space="0" w:color="auto"/>
              <w:right w:val="single" w:sz="18" w:space="0" w:color="000000"/>
            </w:tcBorders>
          </w:tcPr>
          <w:p w14:paraId="1686FC7C"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1=Tourism</w:t>
            </w:r>
          </w:p>
          <w:p w14:paraId="5390DBA4"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2=Carbon sequestration </w:t>
            </w:r>
          </w:p>
          <w:p w14:paraId="7746FE10"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3=Water catchment</w:t>
            </w:r>
          </w:p>
          <w:p w14:paraId="798DA3B2"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4=Biodiversity conservation</w:t>
            </w:r>
          </w:p>
          <w:p w14:paraId="49CDD57B"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5=Compensation from timber company </w:t>
            </w:r>
          </w:p>
          <w:p w14:paraId="7883A639"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6=Compensation from mining company </w:t>
            </w:r>
          </w:p>
          <w:p w14:paraId="6D8CD10A"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7=Tree planting/afforestation </w:t>
            </w:r>
          </w:p>
          <w:p w14:paraId="4E3C620B"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8=Other forest services, specify </w:t>
            </w:r>
          </w:p>
          <w:p w14:paraId="7D8A321C"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888=Don’t know</w:t>
            </w:r>
          </w:p>
          <w:p w14:paraId="6BAF9453"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999=Prefer not to respond</w:t>
            </w:r>
          </w:p>
          <w:p w14:paraId="39B14E83" w14:textId="77777777" w:rsidR="004A3603" w:rsidRPr="007845D0" w:rsidRDefault="004A3603" w:rsidP="00811DDA">
            <w:pPr>
              <w:rPr>
                <w:rFonts w:ascii="Gill Sans MT" w:hAnsi="Gill Sans MT"/>
                <w:color w:val="000000" w:themeColor="text1"/>
                <w:sz w:val="20"/>
                <w:szCs w:val="20"/>
              </w:rPr>
            </w:pPr>
          </w:p>
        </w:tc>
        <w:tc>
          <w:tcPr>
            <w:tcW w:w="904" w:type="dxa"/>
            <w:tcBorders>
              <w:top w:val="single" w:sz="18" w:space="0" w:color="000000"/>
              <w:left w:val="single" w:sz="18" w:space="0" w:color="000000"/>
              <w:bottom w:val="single" w:sz="4" w:space="0" w:color="auto"/>
              <w:right w:val="single" w:sz="18" w:space="0" w:color="000000"/>
            </w:tcBorders>
          </w:tcPr>
          <w:p w14:paraId="621DD89F" w14:textId="77777777" w:rsidR="00811DDA" w:rsidRPr="007845D0" w:rsidRDefault="00811DDA" w:rsidP="00811DDA">
            <w:pPr>
              <w:contextualSpacing/>
              <w:rPr>
                <w:rFonts w:ascii="Gill Sans MT" w:eastAsia="Calibri" w:hAnsi="Gill Sans MT" w:cs="Times New Roman"/>
                <w:i/>
                <w:color w:val="A6A6A6"/>
                <w:sz w:val="20"/>
                <w:szCs w:val="20"/>
              </w:rPr>
            </w:pPr>
          </w:p>
        </w:tc>
      </w:tr>
      <w:tr w:rsidR="007845D0" w:rsidRPr="007845D0" w14:paraId="40066E26" w14:textId="77777777" w:rsidTr="007845D0">
        <w:trPr>
          <w:trHeight w:val="625"/>
        </w:trPr>
        <w:tc>
          <w:tcPr>
            <w:tcW w:w="185" w:type="dxa"/>
            <w:tcBorders>
              <w:top w:val="single" w:sz="4" w:space="0" w:color="auto"/>
              <w:left w:val="single" w:sz="4" w:space="0" w:color="000000"/>
              <w:bottom w:val="single" w:sz="4" w:space="0" w:color="auto"/>
              <w:right w:val="single" w:sz="4" w:space="0" w:color="000000"/>
            </w:tcBorders>
          </w:tcPr>
          <w:p w14:paraId="26596725" w14:textId="77777777" w:rsidR="004A3603" w:rsidRPr="007845D0" w:rsidRDefault="004A3603" w:rsidP="00811DDA">
            <w:pPr>
              <w:contextualSpacing/>
              <w:rPr>
                <w:rFonts w:ascii="Gill Sans MT" w:eastAsia="Calibri" w:hAnsi="Gill Sans MT" w:cs="Times New Roman"/>
                <w:sz w:val="20"/>
                <w:szCs w:val="20"/>
              </w:rPr>
            </w:pPr>
          </w:p>
        </w:tc>
        <w:tc>
          <w:tcPr>
            <w:tcW w:w="3335" w:type="dxa"/>
            <w:gridSpan w:val="2"/>
            <w:tcBorders>
              <w:top w:val="single" w:sz="4" w:space="0" w:color="auto"/>
              <w:left w:val="single" w:sz="4" w:space="0" w:color="000000"/>
              <w:bottom w:val="single" w:sz="4" w:space="0" w:color="auto"/>
            </w:tcBorders>
          </w:tcPr>
          <w:p w14:paraId="43ABE54E" w14:textId="7AE98D45" w:rsidR="004A3603" w:rsidRPr="007845D0" w:rsidRDefault="004A3603" w:rsidP="00811DDA">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For each benefit received, please </w:t>
            </w:r>
            <w:r w:rsidR="00321D6B" w:rsidRPr="007845D0">
              <w:rPr>
                <w:rFonts w:ascii="Gill Sans MT" w:hAnsi="Gill Sans MT"/>
                <w:color w:val="000000" w:themeColor="text1"/>
                <w:sz w:val="20"/>
                <w:szCs w:val="20"/>
              </w:rPr>
              <w:t>fill in the following information</w:t>
            </w:r>
          </w:p>
          <w:p w14:paraId="4ED6B90D" w14:textId="77777777" w:rsidR="004A3603" w:rsidRPr="007845D0" w:rsidRDefault="004A3603" w:rsidP="004A3603">
            <w:pPr>
              <w:rPr>
                <w:rFonts w:ascii="Gill Sans MT" w:hAnsi="Gill Sans MT"/>
                <w:color w:val="000000" w:themeColor="text1"/>
                <w:sz w:val="20"/>
                <w:szCs w:val="20"/>
              </w:rPr>
            </w:pPr>
          </w:p>
        </w:tc>
        <w:tc>
          <w:tcPr>
            <w:tcW w:w="5400" w:type="dxa"/>
            <w:gridSpan w:val="4"/>
            <w:tcBorders>
              <w:top w:val="single" w:sz="4" w:space="0" w:color="auto"/>
              <w:bottom w:val="single" w:sz="4" w:space="0" w:color="auto"/>
              <w:right w:val="single" w:sz="18" w:space="0" w:color="000000"/>
            </w:tcBorders>
          </w:tcPr>
          <w:p w14:paraId="21921C3F" w14:textId="77777777" w:rsidR="004A3603" w:rsidRPr="007845D0" w:rsidRDefault="004A3603" w:rsidP="00811DDA">
            <w:pPr>
              <w:rPr>
                <w:rFonts w:ascii="Gill Sans MT" w:hAnsi="Gill Sans MT"/>
                <w:color w:val="000000" w:themeColor="text1"/>
                <w:sz w:val="20"/>
                <w:szCs w:val="20"/>
              </w:rPr>
            </w:pPr>
          </w:p>
          <w:p w14:paraId="7D526DE1" w14:textId="77777777" w:rsidR="004A3603" w:rsidRPr="007845D0" w:rsidRDefault="004A3603" w:rsidP="00811DDA">
            <w:pPr>
              <w:rPr>
                <w:rFonts w:ascii="Gill Sans MT" w:hAnsi="Gill Sans MT"/>
                <w:color w:val="000000" w:themeColor="text1"/>
                <w:sz w:val="20"/>
                <w:szCs w:val="20"/>
              </w:rPr>
            </w:pPr>
          </w:p>
          <w:p w14:paraId="1E8613EC" w14:textId="77777777" w:rsidR="004A3603" w:rsidRPr="007845D0" w:rsidRDefault="004A3603" w:rsidP="00811DDA">
            <w:pPr>
              <w:rPr>
                <w:rFonts w:ascii="Gill Sans MT" w:hAnsi="Gill Sans MT"/>
                <w:color w:val="000000" w:themeColor="text1"/>
                <w:sz w:val="20"/>
                <w:szCs w:val="20"/>
              </w:rPr>
            </w:pPr>
          </w:p>
        </w:tc>
        <w:tc>
          <w:tcPr>
            <w:tcW w:w="904" w:type="dxa"/>
            <w:tcBorders>
              <w:top w:val="single" w:sz="4" w:space="0" w:color="auto"/>
              <w:left w:val="single" w:sz="18" w:space="0" w:color="000000"/>
              <w:bottom w:val="single" w:sz="4" w:space="0" w:color="auto"/>
              <w:right w:val="single" w:sz="18" w:space="0" w:color="000000"/>
            </w:tcBorders>
          </w:tcPr>
          <w:p w14:paraId="18B7034D" w14:textId="1780208F" w:rsidR="004A3603" w:rsidRPr="007845D0" w:rsidRDefault="004A3603" w:rsidP="00811DDA">
            <w:pPr>
              <w:contextualSpacing/>
              <w:rPr>
                <w:rFonts w:ascii="Gill Sans MT" w:eastAsia="Calibri" w:hAnsi="Gill Sans MT" w:cs="Times New Roman"/>
                <w:i/>
                <w:color w:val="A6A6A6"/>
                <w:sz w:val="20"/>
                <w:szCs w:val="20"/>
              </w:rPr>
            </w:pPr>
          </w:p>
        </w:tc>
      </w:tr>
      <w:tr w:rsidR="007845D0" w:rsidRPr="007845D0" w14:paraId="5A0A6818" w14:textId="77777777" w:rsidTr="007845D0">
        <w:trPr>
          <w:trHeight w:val="3077"/>
        </w:trPr>
        <w:tc>
          <w:tcPr>
            <w:tcW w:w="185" w:type="dxa"/>
            <w:tcBorders>
              <w:top w:val="single" w:sz="4" w:space="0" w:color="auto"/>
              <w:left w:val="single" w:sz="4" w:space="0" w:color="000000"/>
              <w:bottom w:val="single" w:sz="4" w:space="0" w:color="auto"/>
              <w:right w:val="single" w:sz="4" w:space="0" w:color="000000"/>
            </w:tcBorders>
          </w:tcPr>
          <w:p w14:paraId="354AAB65" w14:textId="77777777" w:rsidR="007845D0" w:rsidRPr="007845D0" w:rsidRDefault="007845D0" w:rsidP="00811DDA">
            <w:pPr>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59CBEA10" w14:textId="77777777" w:rsidR="007845D0" w:rsidRPr="007845D0" w:rsidRDefault="007845D0" w:rsidP="00811DDA">
            <w:pPr>
              <w:rPr>
                <w:rFonts w:ascii="Gill Sans MT" w:hAnsi="Gill Sans MT"/>
                <w:color w:val="000000" w:themeColor="text1"/>
                <w:sz w:val="20"/>
                <w:szCs w:val="20"/>
              </w:rPr>
            </w:pPr>
          </w:p>
          <w:p w14:paraId="7EDF5701" w14:textId="77777777" w:rsidR="007845D0" w:rsidRPr="007845D0" w:rsidRDefault="007845D0" w:rsidP="00811DDA">
            <w:pPr>
              <w:rPr>
                <w:rFonts w:ascii="Gill Sans MT" w:hAnsi="Gill Sans MT"/>
                <w:color w:val="000000" w:themeColor="text1"/>
                <w:sz w:val="20"/>
                <w:szCs w:val="20"/>
              </w:rPr>
            </w:pPr>
          </w:p>
          <w:p w14:paraId="5919B07B" w14:textId="77777777" w:rsidR="007845D0" w:rsidRPr="007845D0" w:rsidRDefault="007845D0" w:rsidP="00811DDA">
            <w:pPr>
              <w:rPr>
                <w:rFonts w:ascii="Gill Sans MT" w:hAnsi="Gill Sans MT"/>
                <w:color w:val="000000" w:themeColor="text1"/>
                <w:sz w:val="20"/>
                <w:szCs w:val="20"/>
              </w:rPr>
            </w:pPr>
          </w:p>
          <w:p w14:paraId="499446E9" w14:textId="77777777" w:rsidR="007845D0" w:rsidRPr="007845D0" w:rsidRDefault="007845D0" w:rsidP="00811DDA">
            <w:pPr>
              <w:rPr>
                <w:rFonts w:ascii="Gill Sans MT" w:hAnsi="Gill Sans MT"/>
                <w:color w:val="000000" w:themeColor="text1"/>
                <w:sz w:val="20"/>
                <w:szCs w:val="20"/>
              </w:rPr>
            </w:pPr>
          </w:p>
          <w:p w14:paraId="0C9E1C95" w14:textId="77777777" w:rsidR="007845D0" w:rsidRPr="007845D0" w:rsidRDefault="007845D0" w:rsidP="00811DDA">
            <w:pPr>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700B3066" w14:textId="59818B5A" w:rsidR="007845D0" w:rsidRPr="007845D0" w:rsidRDefault="007845D0">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Type of payment: </w:t>
            </w:r>
          </w:p>
          <w:p w14:paraId="15A7EEF0" w14:textId="77777777" w:rsidR="007845D0" w:rsidRPr="007845D0" w:rsidRDefault="007845D0">
            <w:pPr>
              <w:rPr>
                <w:rFonts w:ascii="Gill Sans MT" w:hAnsi="Gill Sans MT"/>
                <w:i/>
                <w:sz w:val="20"/>
                <w:szCs w:val="20"/>
              </w:rPr>
            </w:pPr>
            <w:r w:rsidRPr="007845D0">
              <w:rPr>
                <w:rFonts w:ascii="Gill Sans MT" w:hAnsi="Gill Sans MT"/>
                <w:i/>
                <w:sz w:val="20"/>
                <w:szCs w:val="20"/>
              </w:rPr>
              <w:t>1=compensation;</w:t>
            </w:r>
          </w:p>
          <w:p w14:paraId="424F6F0D" w14:textId="77777777" w:rsidR="007845D0" w:rsidRPr="007845D0" w:rsidRDefault="007845D0">
            <w:pPr>
              <w:rPr>
                <w:rFonts w:ascii="Gill Sans MT" w:hAnsi="Gill Sans MT"/>
                <w:i/>
                <w:sz w:val="20"/>
                <w:szCs w:val="20"/>
              </w:rPr>
            </w:pPr>
            <w:r w:rsidRPr="007845D0">
              <w:rPr>
                <w:rFonts w:ascii="Gill Sans MT" w:hAnsi="Gill Sans MT"/>
                <w:i/>
                <w:sz w:val="20"/>
                <w:szCs w:val="20"/>
              </w:rPr>
              <w:t xml:space="preserve"> 2=tax;</w:t>
            </w:r>
          </w:p>
          <w:p w14:paraId="2815E93F" w14:textId="77777777" w:rsidR="007845D0" w:rsidRPr="007845D0" w:rsidRDefault="007845D0">
            <w:pPr>
              <w:rPr>
                <w:rFonts w:ascii="Gill Sans MT" w:hAnsi="Gill Sans MT"/>
                <w:i/>
                <w:sz w:val="20"/>
                <w:szCs w:val="20"/>
              </w:rPr>
            </w:pPr>
            <w:r w:rsidRPr="007845D0">
              <w:rPr>
                <w:rFonts w:ascii="Gill Sans MT" w:hAnsi="Gill Sans MT"/>
                <w:i/>
                <w:sz w:val="20"/>
                <w:szCs w:val="20"/>
              </w:rPr>
              <w:t xml:space="preserve"> 3=permit fee; </w:t>
            </w:r>
          </w:p>
          <w:p w14:paraId="39E1B902" w14:textId="77777777" w:rsidR="007845D0" w:rsidRPr="007845D0" w:rsidRDefault="007845D0">
            <w:pPr>
              <w:rPr>
                <w:rFonts w:ascii="Gill Sans MT" w:hAnsi="Gill Sans MT"/>
                <w:i/>
                <w:sz w:val="20"/>
                <w:szCs w:val="20"/>
              </w:rPr>
            </w:pPr>
            <w:r w:rsidRPr="007845D0">
              <w:rPr>
                <w:rFonts w:ascii="Gill Sans MT" w:hAnsi="Gill Sans MT"/>
                <w:i/>
                <w:sz w:val="20"/>
                <w:szCs w:val="20"/>
              </w:rPr>
              <w:t>4=royalty;</w:t>
            </w:r>
          </w:p>
          <w:p w14:paraId="00542740" w14:textId="77777777" w:rsidR="007845D0" w:rsidRPr="007845D0" w:rsidRDefault="007845D0">
            <w:pPr>
              <w:rPr>
                <w:rFonts w:ascii="Gill Sans MT" w:hAnsi="Gill Sans MT"/>
                <w:i/>
                <w:sz w:val="20"/>
                <w:szCs w:val="20"/>
              </w:rPr>
            </w:pPr>
            <w:r w:rsidRPr="007845D0">
              <w:rPr>
                <w:rFonts w:ascii="Gill Sans MT" w:hAnsi="Gill Sans MT"/>
                <w:i/>
                <w:sz w:val="20"/>
                <w:szCs w:val="20"/>
              </w:rPr>
              <w:t xml:space="preserve"> 5=concession fee;</w:t>
            </w:r>
          </w:p>
          <w:p w14:paraId="3C5D7AC8" w14:textId="77777777" w:rsidR="007845D0" w:rsidRPr="007845D0" w:rsidRDefault="007845D0">
            <w:pPr>
              <w:rPr>
                <w:rFonts w:ascii="Gill Sans MT" w:hAnsi="Gill Sans MT"/>
                <w:i/>
                <w:sz w:val="20"/>
                <w:szCs w:val="20"/>
              </w:rPr>
            </w:pPr>
            <w:r w:rsidRPr="007845D0">
              <w:rPr>
                <w:rFonts w:ascii="Gill Sans MT" w:hAnsi="Gill Sans MT"/>
                <w:i/>
                <w:sz w:val="20"/>
                <w:szCs w:val="20"/>
              </w:rPr>
              <w:t xml:space="preserve"> 6=loans; </w:t>
            </w:r>
          </w:p>
          <w:p w14:paraId="6DC76156" w14:textId="7952C4F2" w:rsidR="007845D0" w:rsidRPr="007845D0" w:rsidRDefault="007845D0">
            <w:pPr>
              <w:rPr>
                <w:rFonts w:ascii="Gill Sans MT" w:hAnsi="Gill Sans MT"/>
                <w:color w:val="000000" w:themeColor="text1"/>
                <w:sz w:val="20"/>
                <w:szCs w:val="20"/>
              </w:rPr>
            </w:pPr>
            <w:r w:rsidRPr="007845D0">
              <w:rPr>
                <w:rFonts w:ascii="Gill Sans MT" w:hAnsi="Gill Sans MT"/>
                <w:i/>
                <w:sz w:val="20"/>
                <w:szCs w:val="20"/>
              </w:rPr>
              <w:t>7=technical assistance; 8=Other (specify)</w:t>
            </w:r>
            <w:proofErr w:type="gramStart"/>
            <w:r w:rsidRPr="007845D0">
              <w:rPr>
                <w:rFonts w:ascii="Gill Sans MT" w:hAnsi="Gill Sans MT"/>
                <w:i/>
                <w:sz w:val="20"/>
                <w:szCs w:val="20"/>
              </w:rPr>
              <w:t>:_</w:t>
            </w:r>
            <w:proofErr w:type="gramEnd"/>
            <w:r w:rsidRPr="007845D0">
              <w:rPr>
                <w:rFonts w:ascii="Gill Sans MT" w:hAnsi="Gill Sans MT"/>
                <w:i/>
                <w:sz w:val="20"/>
                <w:szCs w:val="20"/>
              </w:rPr>
              <w:t>_______</w:t>
            </w:r>
          </w:p>
          <w:p w14:paraId="76031A0C" w14:textId="77777777" w:rsidR="007845D0" w:rsidRPr="007845D0" w:rsidRDefault="007845D0" w:rsidP="00321D6B">
            <w:pPr>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28BB4045" w14:textId="1774C700" w:rsidR="007845D0" w:rsidRPr="007845D0" w:rsidRDefault="007845D0" w:rsidP="00811DDA">
            <w:pPr>
              <w:rPr>
                <w:rFonts w:ascii="Gill Sans MT" w:hAnsi="Gill Sans MT"/>
                <w:color w:val="000000" w:themeColor="text1"/>
                <w:sz w:val="20"/>
                <w:szCs w:val="20"/>
              </w:rPr>
            </w:pPr>
          </w:p>
        </w:tc>
        <w:tc>
          <w:tcPr>
            <w:tcW w:w="2700" w:type="dxa"/>
            <w:tcBorders>
              <w:top w:val="single" w:sz="4" w:space="0" w:color="auto"/>
              <w:bottom w:val="single" w:sz="4" w:space="0" w:color="auto"/>
              <w:right w:val="single" w:sz="4" w:space="0" w:color="auto"/>
            </w:tcBorders>
          </w:tcPr>
          <w:p w14:paraId="0D98A8B6" w14:textId="2075E11E" w:rsidR="007845D0" w:rsidRPr="007845D0" w:rsidRDefault="007845D0" w:rsidP="007845D0">
            <w:pPr>
              <w:jc w:val="center"/>
              <w:rPr>
                <w:rFonts w:ascii="Gill Sans MT" w:hAnsi="Gill Sans MT"/>
                <w:color w:val="000000" w:themeColor="text1"/>
                <w:sz w:val="20"/>
                <w:szCs w:val="20"/>
              </w:rPr>
            </w:pPr>
            <w:r w:rsidRPr="007845D0">
              <w:rPr>
                <w:rFonts w:ascii="Gill Sans MT" w:hAnsi="Gill Sans MT"/>
                <w:color w:val="000000" w:themeColor="text1"/>
                <w:sz w:val="20"/>
                <w:szCs w:val="20"/>
              </w:rPr>
              <w:t>From whom:</w:t>
            </w:r>
          </w:p>
          <w:p w14:paraId="27666CD5" w14:textId="77777777" w:rsidR="007845D0" w:rsidRPr="007845D0" w:rsidRDefault="007845D0" w:rsidP="007845D0">
            <w:pPr>
              <w:ind w:left="-921" w:firstLine="921"/>
              <w:jc w:val="center"/>
              <w:rPr>
                <w:rFonts w:ascii="Gill Sans MT" w:hAnsi="Gill Sans MT"/>
                <w:i/>
                <w:sz w:val="20"/>
                <w:szCs w:val="20"/>
              </w:rPr>
            </w:pPr>
            <w:r w:rsidRPr="007845D0">
              <w:rPr>
                <w:rFonts w:ascii="Gill Sans MT" w:hAnsi="Gill Sans MT"/>
                <w:i/>
                <w:sz w:val="20"/>
                <w:szCs w:val="20"/>
              </w:rPr>
              <w:t xml:space="preserve">1=international NGO; </w:t>
            </w:r>
          </w:p>
          <w:p w14:paraId="3FE5FCB7" w14:textId="775A68D4" w:rsidR="007845D0" w:rsidRPr="007845D0" w:rsidRDefault="007845D0" w:rsidP="007845D0">
            <w:pPr>
              <w:ind w:left="-921" w:firstLine="921"/>
              <w:jc w:val="center"/>
              <w:rPr>
                <w:rFonts w:ascii="Gill Sans MT" w:hAnsi="Gill Sans MT"/>
                <w:i/>
                <w:sz w:val="20"/>
                <w:szCs w:val="20"/>
              </w:rPr>
            </w:pPr>
            <w:r w:rsidRPr="007845D0">
              <w:rPr>
                <w:rFonts w:ascii="Gill Sans MT" w:hAnsi="Gill Sans MT"/>
                <w:i/>
                <w:sz w:val="20"/>
                <w:szCs w:val="20"/>
              </w:rPr>
              <w:t xml:space="preserve">2=national </w:t>
            </w:r>
            <w:bookmarkStart w:id="2" w:name="_GoBack"/>
            <w:bookmarkEnd w:id="2"/>
            <w:r w:rsidRPr="007845D0">
              <w:rPr>
                <w:rFonts w:ascii="Gill Sans MT" w:hAnsi="Gill Sans MT"/>
                <w:i/>
                <w:sz w:val="20"/>
                <w:szCs w:val="20"/>
              </w:rPr>
              <w:t>NGO;</w:t>
            </w:r>
          </w:p>
          <w:p w14:paraId="6DFF827C" w14:textId="77777777" w:rsidR="007845D0" w:rsidRPr="007845D0" w:rsidRDefault="007845D0" w:rsidP="007845D0">
            <w:pPr>
              <w:ind w:left="-921" w:firstLine="921"/>
              <w:jc w:val="center"/>
              <w:rPr>
                <w:rFonts w:ascii="Gill Sans MT" w:hAnsi="Gill Sans MT"/>
                <w:i/>
                <w:sz w:val="20"/>
                <w:szCs w:val="20"/>
              </w:rPr>
            </w:pPr>
            <w:r w:rsidRPr="007845D0">
              <w:rPr>
                <w:rFonts w:ascii="Gill Sans MT" w:hAnsi="Gill Sans MT"/>
                <w:i/>
                <w:sz w:val="20"/>
                <w:szCs w:val="20"/>
              </w:rPr>
              <w:t xml:space="preserve"> 3=local NGO; </w:t>
            </w:r>
          </w:p>
          <w:p w14:paraId="21817BD0" w14:textId="77777777" w:rsidR="007845D0" w:rsidRPr="007845D0" w:rsidRDefault="007845D0" w:rsidP="007845D0">
            <w:pPr>
              <w:ind w:left="-921" w:firstLine="921"/>
              <w:jc w:val="center"/>
              <w:rPr>
                <w:rFonts w:ascii="Gill Sans MT" w:hAnsi="Gill Sans MT"/>
                <w:i/>
                <w:sz w:val="20"/>
                <w:szCs w:val="20"/>
              </w:rPr>
            </w:pPr>
            <w:r w:rsidRPr="007845D0">
              <w:rPr>
                <w:rFonts w:ascii="Gill Sans MT" w:hAnsi="Gill Sans MT"/>
                <w:i/>
                <w:sz w:val="20"/>
                <w:szCs w:val="20"/>
              </w:rPr>
              <w:t>4=international government;</w:t>
            </w:r>
          </w:p>
          <w:p w14:paraId="2C007FBC" w14:textId="77777777" w:rsidR="007845D0" w:rsidRPr="007845D0" w:rsidRDefault="007845D0" w:rsidP="007845D0">
            <w:pPr>
              <w:ind w:left="-921" w:firstLine="921"/>
              <w:jc w:val="center"/>
              <w:rPr>
                <w:rFonts w:ascii="Gill Sans MT" w:hAnsi="Gill Sans MT"/>
                <w:i/>
                <w:sz w:val="20"/>
                <w:szCs w:val="20"/>
              </w:rPr>
            </w:pPr>
            <w:r w:rsidRPr="007845D0">
              <w:rPr>
                <w:rFonts w:ascii="Gill Sans MT" w:hAnsi="Gill Sans MT"/>
                <w:i/>
                <w:sz w:val="20"/>
                <w:szCs w:val="20"/>
              </w:rPr>
              <w:t xml:space="preserve"> 5=national government; 6=provincial/state government;</w:t>
            </w:r>
          </w:p>
          <w:p w14:paraId="35F0AFD8" w14:textId="77777777" w:rsidR="007845D0" w:rsidRPr="007845D0" w:rsidRDefault="007845D0" w:rsidP="007845D0">
            <w:pPr>
              <w:ind w:left="-921" w:firstLine="921"/>
              <w:jc w:val="center"/>
              <w:rPr>
                <w:rFonts w:ascii="Gill Sans MT" w:hAnsi="Gill Sans MT"/>
                <w:i/>
                <w:sz w:val="20"/>
                <w:szCs w:val="20"/>
              </w:rPr>
            </w:pPr>
            <w:r w:rsidRPr="007845D0">
              <w:rPr>
                <w:rFonts w:ascii="Gill Sans MT" w:hAnsi="Gill Sans MT"/>
                <w:i/>
                <w:sz w:val="20"/>
                <w:szCs w:val="20"/>
              </w:rPr>
              <w:t xml:space="preserve"> 7=district/municipal government; 8=international company; </w:t>
            </w:r>
          </w:p>
          <w:p w14:paraId="4A61C5A2" w14:textId="77777777" w:rsidR="007845D0" w:rsidRPr="007845D0" w:rsidRDefault="007845D0" w:rsidP="007845D0">
            <w:pPr>
              <w:ind w:left="-921" w:firstLine="921"/>
              <w:jc w:val="center"/>
              <w:rPr>
                <w:rFonts w:ascii="Gill Sans MT" w:hAnsi="Gill Sans MT"/>
                <w:i/>
                <w:sz w:val="20"/>
                <w:szCs w:val="20"/>
              </w:rPr>
            </w:pPr>
            <w:r w:rsidRPr="007845D0">
              <w:rPr>
                <w:rFonts w:ascii="Gill Sans MT" w:hAnsi="Gill Sans MT"/>
                <w:i/>
                <w:sz w:val="20"/>
                <w:szCs w:val="20"/>
              </w:rPr>
              <w:t>9=national company;</w:t>
            </w:r>
          </w:p>
          <w:p w14:paraId="0B509CB3" w14:textId="77777777" w:rsidR="007845D0" w:rsidRPr="007845D0" w:rsidRDefault="007845D0" w:rsidP="007845D0">
            <w:pPr>
              <w:ind w:left="-921" w:firstLine="921"/>
              <w:jc w:val="center"/>
              <w:rPr>
                <w:rFonts w:ascii="Gill Sans MT" w:hAnsi="Gill Sans MT"/>
                <w:i/>
                <w:sz w:val="20"/>
                <w:szCs w:val="20"/>
              </w:rPr>
            </w:pPr>
            <w:r w:rsidRPr="007845D0">
              <w:rPr>
                <w:rFonts w:ascii="Gill Sans MT" w:hAnsi="Gill Sans MT"/>
                <w:i/>
                <w:sz w:val="20"/>
                <w:szCs w:val="20"/>
              </w:rPr>
              <w:t xml:space="preserve"> 10=local company (outside village); </w:t>
            </w:r>
          </w:p>
          <w:p w14:paraId="207D0909" w14:textId="77777777" w:rsidR="007845D0" w:rsidRPr="007845D0" w:rsidRDefault="007845D0" w:rsidP="007845D0">
            <w:pPr>
              <w:ind w:left="-921" w:firstLine="921"/>
              <w:jc w:val="center"/>
              <w:rPr>
                <w:rFonts w:ascii="Gill Sans MT" w:hAnsi="Gill Sans MT"/>
                <w:i/>
                <w:sz w:val="20"/>
                <w:szCs w:val="20"/>
              </w:rPr>
            </w:pPr>
            <w:r w:rsidRPr="007845D0">
              <w:rPr>
                <w:rFonts w:ascii="Gill Sans MT" w:hAnsi="Gill Sans MT"/>
                <w:i/>
                <w:sz w:val="20"/>
                <w:szCs w:val="20"/>
              </w:rPr>
              <w:t xml:space="preserve">11=local company (inside village); </w:t>
            </w:r>
          </w:p>
          <w:p w14:paraId="12382BE2" w14:textId="77777777" w:rsidR="007845D0" w:rsidRPr="007845D0" w:rsidRDefault="007845D0" w:rsidP="007845D0">
            <w:pPr>
              <w:ind w:left="-921" w:firstLine="921"/>
              <w:jc w:val="center"/>
              <w:rPr>
                <w:rFonts w:ascii="Gill Sans MT" w:hAnsi="Gill Sans MT"/>
                <w:i/>
                <w:sz w:val="20"/>
                <w:szCs w:val="20"/>
              </w:rPr>
            </w:pPr>
            <w:r w:rsidRPr="007845D0">
              <w:rPr>
                <w:rFonts w:ascii="Gill Sans MT" w:hAnsi="Gill Sans MT"/>
                <w:i/>
                <w:sz w:val="20"/>
                <w:szCs w:val="20"/>
              </w:rPr>
              <w:t>12=individual users (outside village);</w:t>
            </w:r>
          </w:p>
          <w:p w14:paraId="41385ABF" w14:textId="77777777" w:rsidR="007845D0" w:rsidRPr="007845D0" w:rsidRDefault="007845D0" w:rsidP="007845D0">
            <w:pPr>
              <w:ind w:left="-921" w:firstLine="921"/>
              <w:jc w:val="center"/>
              <w:rPr>
                <w:rFonts w:ascii="Gill Sans MT" w:hAnsi="Gill Sans MT"/>
                <w:i/>
                <w:sz w:val="20"/>
                <w:szCs w:val="20"/>
              </w:rPr>
            </w:pPr>
            <w:r w:rsidRPr="007845D0">
              <w:rPr>
                <w:rFonts w:ascii="Gill Sans MT" w:hAnsi="Gill Sans MT"/>
                <w:i/>
                <w:sz w:val="20"/>
                <w:szCs w:val="20"/>
              </w:rPr>
              <w:t xml:space="preserve"> 13=individual users (from village); </w:t>
            </w:r>
          </w:p>
          <w:p w14:paraId="0A50FBB0" w14:textId="48543F6B" w:rsidR="007845D0" w:rsidRPr="007845D0" w:rsidRDefault="007845D0" w:rsidP="007845D0">
            <w:pPr>
              <w:ind w:left="-921" w:firstLine="921"/>
              <w:jc w:val="center"/>
              <w:rPr>
                <w:rFonts w:ascii="Gill Sans MT" w:hAnsi="Gill Sans MT"/>
                <w:color w:val="000000" w:themeColor="text1"/>
                <w:sz w:val="20"/>
                <w:szCs w:val="20"/>
              </w:rPr>
            </w:pPr>
            <w:r w:rsidRPr="007845D0">
              <w:rPr>
                <w:rFonts w:ascii="Gill Sans MT" w:hAnsi="Gill Sans MT"/>
                <w:i/>
                <w:sz w:val="20"/>
                <w:szCs w:val="20"/>
              </w:rPr>
              <w:t>14=Other (specify)</w:t>
            </w:r>
            <w:r w:rsidRPr="007845D0">
              <w:rPr>
                <w:rFonts w:ascii="Gill Sans MT" w:hAnsi="Gill Sans MT"/>
                <w:sz w:val="20"/>
                <w:szCs w:val="20"/>
              </w:rPr>
              <w:t>: ___</w:t>
            </w:r>
          </w:p>
        </w:tc>
        <w:tc>
          <w:tcPr>
            <w:tcW w:w="1530" w:type="dxa"/>
            <w:tcBorders>
              <w:top w:val="single" w:sz="4" w:space="0" w:color="auto"/>
              <w:bottom w:val="single" w:sz="4" w:space="0" w:color="auto"/>
              <w:right w:val="single" w:sz="4" w:space="0" w:color="auto"/>
            </w:tcBorders>
          </w:tcPr>
          <w:p w14:paraId="126AC249" w14:textId="77777777" w:rsidR="007845D0" w:rsidRPr="007845D0" w:rsidRDefault="007845D0" w:rsidP="00811DDA">
            <w:pPr>
              <w:rPr>
                <w:rFonts w:ascii="Gill Sans MT" w:hAnsi="Gill Sans MT"/>
                <w:color w:val="000000" w:themeColor="text1"/>
                <w:sz w:val="20"/>
                <w:szCs w:val="20"/>
              </w:rPr>
            </w:pPr>
            <w:r w:rsidRPr="007845D0">
              <w:rPr>
                <w:rFonts w:ascii="Gill Sans MT" w:hAnsi="Gill Sans MT"/>
                <w:color w:val="000000" w:themeColor="text1"/>
                <w:sz w:val="20"/>
                <w:szCs w:val="20"/>
              </w:rPr>
              <w:t>To whom:</w:t>
            </w:r>
          </w:p>
          <w:p w14:paraId="402C1205" w14:textId="77777777" w:rsidR="007845D0" w:rsidRPr="007845D0" w:rsidRDefault="007845D0" w:rsidP="007845D0">
            <w:pPr>
              <w:rPr>
                <w:rFonts w:ascii="Gill Sans MT" w:hAnsi="Gill Sans MT"/>
                <w:i/>
                <w:sz w:val="20"/>
                <w:szCs w:val="20"/>
              </w:rPr>
            </w:pPr>
            <w:r w:rsidRPr="007845D0">
              <w:rPr>
                <w:rFonts w:ascii="Gill Sans MT" w:hAnsi="Gill Sans MT"/>
                <w:i/>
                <w:sz w:val="20"/>
                <w:szCs w:val="20"/>
              </w:rPr>
              <w:t>1= village administration;</w:t>
            </w:r>
          </w:p>
          <w:p w14:paraId="4E12714E" w14:textId="77777777" w:rsidR="007845D0" w:rsidRPr="007845D0" w:rsidRDefault="007845D0" w:rsidP="007845D0">
            <w:pPr>
              <w:rPr>
                <w:rFonts w:ascii="Gill Sans MT" w:hAnsi="Gill Sans MT"/>
                <w:i/>
                <w:sz w:val="20"/>
                <w:szCs w:val="20"/>
              </w:rPr>
            </w:pPr>
            <w:r w:rsidRPr="007845D0">
              <w:rPr>
                <w:rFonts w:ascii="Gill Sans MT" w:hAnsi="Gill Sans MT"/>
                <w:i/>
                <w:sz w:val="20"/>
                <w:szCs w:val="20"/>
              </w:rPr>
              <w:t xml:space="preserve"> 2= village user group; 3=all individual households;</w:t>
            </w:r>
          </w:p>
          <w:p w14:paraId="524FD4C6" w14:textId="77777777" w:rsidR="007845D0" w:rsidRPr="007845D0" w:rsidRDefault="007845D0" w:rsidP="007845D0">
            <w:pPr>
              <w:rPr>
                <w:rFonts w:ascii="Gill Sans MT" w:hAnsi="Gill Sans MT"/>
                <w:i/>
                <w:sz w:val="20"/>
                <w:szCs w:val="20"/>
              </w:rPr>
            </w:pPr>
            <w:r w:rsidRPr="007845D0">
              <w:rPr>
                <w:rFonts w:ascii="Gill Sans MT" w:hAnsi="Gill Sans MT"/>
                <w:i/>
                <w:sz w:val="20"/>
                <w:szCs w:val="20"/>
              </w:rPr>
              <w:t xml:space="preserve"> 4=a portion of households in the village;</w:t>
            </w:r>
          </w:p>
          <w:p w14:paraId="79219BA7" w14:textId="5BA29D66" w:rsidR="007845D0" w:rsidRPr="007845D0" w:rsidRDefault="007845D0" w:rsidP="007845D0">
            <w:pPr>
              <w:rPr>
                <w:rFonts w:ascii="Gill Sans MT" w:hAnsi="Gill Sans MT"/>
                <w:i/>
                <w:sz w:val="20"/>
                <w:szCs w:val="20"/>
              </w:rPr>
            </w:pPr>
            <w:r w:rsidRPr="007845D0">
              <w:rPr>
                <w:rFonts w:ascii="Gill Sans MT" w:hAnsi="Gill Sans MT"/>
                <w:i/>
                <w:sz w:val="20"/>
                <w:szCs w:val="20"/>
              </w:rPr>
              <w:t xml:space="preserve"> 5=a local NGO;</w:t>
            </w:r>
          </w:p>
          <w:p w14:paraId="70E8C47F" w14:textId="5190A5DF" w:rsidR="007845D0" w:rsidRPr="007845D0" w:rsidRDefault="007845D0" w:rsidP="007845D0">
            <w:pPr>
              <w:rPr>
                <w:rFonts w:ascii="Gill Sans MT" w:hAnsi="Gill Sans MT"/>
                <w:color w:val="000000" w:themeColor="text1"/>
                <w:sz w:val="20"/>
                <w:szCs w:val="20"/>
              </w:rPr>
            </w:pPr>
            <w:r w:rsidRPr="007845D0">
              <w:rPr>
                <w:rFonts w:ascii="Gill Sans MT" w:hAnsi="Gill Sans MT"/>
                <w:i/>
                <w:sz w:val="20"/>
                <w:szCs w:val="20"/>
              </w:rPr>
              <w:t xml:space="preserve"> 6=Other (specify)</w:t>
            </w:r>
            <w:r w:rsidRPr="007845D0">
              <w:rPr>
                <w:rFonts w:ascii="Gill Sans MT" w:hAnsi="Gill Sans MT"/>
                <w:sz w:val="20"/>
                <w:szCs w:val="20"/>
              </w:rPr>
              <w:t>: ________</w:t>
            </w:r>
          </w:p>
        </w:tc>
        <w:tc>
          <w:tcPr>
            <w:tcW w:w="1080" w:type="dxa"/>
            <w:tcBorders>
              <w:top w:val="single" w:sz="4" w:space="0" w:color="auto"/>
              <w:left w:val="single" w:sz="4" w:space="0" w:color="auto"/>
              <w:bottom w:val="single" w:sz="4" w:space="0" w:color="auto"/>
              <w:right w:val="single" w:sz="18" w:space="0" w:color="000000"/>
            </w:tcBorders>
          </w:tcPr>
          <w:p w14:paraId="6609F73B" w14:textId="77777777" w:rsidR="007845D0" w:rsidRPr="007845D0" w:rsidRDefault="007845D0" w:rsidP="00321D6B">
            <w:pPr>
              <w:rPr>
                <w:rFonts w:ascii="Gill Sans MT" w:hAnsi="Gill Sans MT"/>
                <w:color w:val="000000" w:themeColor="text1"/>
                <w:sz w:val="20"/>
                <w:szCs w:val="20"/>
              </w:rPr>
            </w:pPr>
            <w:r w:rsidRPr="007845D0">
              <w:rPr>
                <w:rFonts w:ascii="Gill Sans MT" w:hAnsi="Gill Sans MT"/>
                <w:color w:val="000000" w:themeColor="text1"/>
                <w:sz w:val="20"/>
                <w:szCs w:val="20"/>
              </w:rPr>
              <w:t>Amount in</w:t>
            </w:r>
          </w:p>
          <w:p w14:paraId="6913458A" w14:textId="6F4C69FE" w:rsidR="007845D0" w:rsidRPr="007845D0" w:rsidRDefault="007845D0" w:rsidP="00321D6B">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Cash over the last 12 months </w:t>
            </w:r>
          </w:p>
        </w:tc>
        <w:tc>
          <w:tcPr>
            <w:tcW w:w="904" w:type="dxa"/>
            <w:tcBorders>
              <w:top w:val="single" w:sz="4" w:space="0" w:color="auto"/>
              <w:left w:val="single" w:sz="18" w:space="0" w:color="000000"/>
              <w:bottom w:val="single" w:sz="4" w:space="0" w:color="auto"/>
              <w:right w:val="single" w:sz="18" w:space="0" w:color="000000"/>
            </w:tcBorders>
          </w:tcPr>
          <w:p w14:paraId="329D5D20" w14:textId="5C6EF2D3" w:rsidR="007845D0" w:rsidRPr="007845D0" w:rsidRDefault="007845D0" w:rsidP="00811DDA">
            <w:pPr>
              <w:contextualSpacing/>
              <w:rPr>
                <w:rFonts w:ascii="Gill Sans MT" w:eastAsia="Calibri" w:hAnsi="Gill Sans MT" w:cs="Times New Roman"/>
                <w:i/>
                <w:color w:val="A6A6A6"/>
                <w:sz w:val="20"/>
                <w:szCs w:val="20"/>
              </w:rPr>
            </w:pPr>
            <w:r w:rsidRPr="007845D0">
              <w:rPr>
                <w:rFonts w:ascii="Gill Sans MT" w:eastAsia="Calibri" w:hAnsi="Gill Sans MT" w:cs="Times New Roman"/>
                <w:i/>
                <w:color w:val="A6A6A6"/>
                <w:sz w:val="20"/>
                <w:szCs w:val="20"/>
              </w:rPr>
              <w:t xml:space="preserve">Amount in Kind over the last 12 months </w:t>
            </w:r>
          </w:p>
        </w:tc>
      </w:tr>
      <w:tr w:rsidR="007845D0" w:rsidRPr="007845D0" w14:paraId="602829D3" w14:textId="77777777" w:rsidTr="007845D0">
        <w:trPr>
          <w:trHeight w:val="1155"/>
        </w:trPr>
        <w:tc>
          <w:tcPr>
            <w:tcW w:w="185" w:type="dxa"/>
            <w:tcBorders>
              <w:top w:val="single" w:sz="4" w:space="0" w:color="auto"/>
              <w:left w:val="single" w:sz="4" w:space="0" w:color="000000"/>
              <w:bottom w:val="single" w:sz="4" w:space="0" w:color="auto"/>
              <w:right w:val="single" w:sz="4" w:space="0" w:color="000000"/>
            </w:tcBorders>
          </w:tcPr>
          <w:p w14:paraId="5FCC1589" w14:textId="348D13BA" w:rsidR="007845D0" w:rsidRPr="007845D0" w:rsidRDefault="007845D0" w:rsidP="00811DDA">
            <w:pPr>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03953AD5" w14:textId="77777777" w:rsidR="007845D0" w:rsidRPr="007845D0" w:rsidRDefault="007845D0" w:rsidP="00811DDA">
            <w:pPr>
              <w:rPr>
                <w:rFonts w:ascii="Gill Sans MT" w:hAnsi="Gill Sans MT"/>
                <w:color w:val="000000" w:themeColor="text1"/>
                <w:sz w:val="20"/>
                <w:szCs w:val="20"/>
              </w:rPr>
            </w:pPr>
          </w:p>
          <w:p w14:paraId="37C7E1C2" w14:textId="77777777" w:rsidR="007845D0" w:rsidRPr="007845D0" w:rsidRDefault="007845D0" w:rsidP="00321D6B">
            <w:pPr>
              <w:rPr>
                <w:rFonts w:ascii="Gill Sans MT" w:hAnsi="Gill Sans MT"/>
                <w:color w:val="000000" w:themeColor="text1"/>
                <w:sz w:val="20"/>
                <w:szCs w:val="20"/>
              </w:rPr>
            </w:pPr>
            <w:r w:rsidRPr="007845D0">
              <w:rPr>
                <w:rFonts w:ascii="Gill Sans MT" w:hAnsi="Gill Sans MT"/>
                <w:color w:val="000000" w:themeColor="text1"/>
                <w:sz w:val="20"/>
                <w:szCs w:val="20"/>
              </w:rPr>
              <w:t>Tourism</w:t>
            </w:r>
          </w:p>
          <w:p w14:paraId="0EFEA2C5" w14:textId="77777777" w:rsidR="007845D0" w:rsidRPr="007845D0" w:rsidRDefault="007845D0" w:rsidP="00811DDA">
            <w:pPr>
              <w:rPr>
                <w:rFonts w:ascii="Gill Sans MT" w:hAnsi="Gill Sans MT"/>
                <w:color w:val="000000" w:themeColor="text1"/>
                <w:sz w:val="20"/>
                <w:szCs w:val="20"/>
              </w:rPr>
            </w:pPr>
          </w:p>
          <w:p w14:paraId="59B72B8B" w14:textId="77777777" w:rsidR="007845D0" w:rsidRPr="007845D0" w:rsidRDefault="007845D0" w:rsidP="00811DDA">
            <w:pPr>
              <w:rPr>
                <w:rFonts w:ascii="Gill Sans MT" w:hAnsi="Gill Sans MT"/>
                <w:color w:val="000000" w:themeColor="text1"/>
                <w:sz w:val="20"/>
                <w:szCs w:val="20"/>
              </w:rPr>
            </w:pPr>
          </w:p>
          <w:p w14:paraId="3363138B" w14:textId="77777777" w:rsidR="007845D0" w:rsidRPr="007845D0" w:rsidRDefault="007845D0" w:rsidP="00811DDA">
            <w:pPr>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7AF18F1D" w14:textId="77777777" w:rsidR="007845D0" w:rsidRPr="007845D0" w:rsidRDefault="007845D0" w:rsidP="00321D6B">
            <w:pPr>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200C40A6" w14:textId="77777777" w:rsidR="007845D0" w:rsidRPr="007845D0" w:rsidRDefault="007845D0" w:rsidP="00811DDA">
            <w:pPr>
              <w:rPr>
                <w:rFonts w:ascii="Gill Sans MT" w:hAnsi="Gill Sans MT"/>
                <w:color w:val="000000" w:themeColor="text1"/>
                <w:sz w:val="20"/>
                <w:szCs w:val="20"/>
              </w:rPr>
            </w:pPr>
          </w:p>
        </w:tc>
        <w:tc>
          <w:tcPr>
            <w:tcW w:w="2700" w:type="dxa"/>
            <w:tcBorders>
              <w:top w:val="single" w:sz="4" w:space="0" w:color="auto"/>
              <w:bottom w:val="single" w:sz="4" w:space="0" w:color="auto"/>
              <w:right w:val="single" w:sz="4" w:space="0" w:color="auto"/>
            </w:tcBorders>
          </w:tcPr>
          <w:p w14:paraId="1118F68D" w14:textId="77777777" w:rsidR="007845D0" w:rsidRPr="007845D0" w:rsidRDefault="007845D0" w:rsidP="00811DDA">
            <w:pPr>
              <w:rPr>
                <w:rFonts w:ascii="Gill Sans MT" w:hAnsi="Gill Sans MT"/>
                <w:color w:val="000000" w:themeColor="text1"/>
                <w:sz w:val="20"/>
                <w:szCs w:val="20"/>
              </w:rPr>
            </w:pPr>
          </w:p>
        </w:tc>
        <w:tc>
          <w:tcPr>
            <w:tcW w:w="1530" w:type="dxa"/>
            <w:tcBorders>
              <w:top w:val="single" w:sz="4" w:space="0" w:color="auto"/>
              <w:bottom w:val="single" w:sz="4" w:space="0" w:color="auto"/>
              <w:right w:val="single" w:sz="4" w:space="0" w:color="auto"/>
            </w:tcBorders>
          </w:tcPr>
          <w:p w14:paraId="60856A2C" w14:textId="77777777" w:rsidR="007845D0" w:rsidRPr="007845D0" w:rsidRDefault="007845D0" w:rsidP="00811DDA">
            <w:pPr>
              <w:rPr>
                <w:rFonts w:ascii="Gill Sans MT" w:hAnsi="Gill Sans MT"/>
                <w:color w:val="000000" w:themeColor="text1"/>
                <w:sz w:val="20"/>
                <w:szCs w:val="20"/>
              </w:rPr>
            </w:pPr>
          </w:p>
        </w:tc>
        <w:tc>
          <w:tcPr>
            <w:tcW w:w="1080" w:type="dxa"/>
            <w:tcBorders>
              <w:top w:val="single" w:sz="4" w:space="0" w:color="auto"/>
              <w:left w:val="single" w:sz="4" w:space="0" w:color="auto"/>
              <w:bottom w:val="single" w:sz="4" w:space="0" w:color="auto"/>
              <w:right w:val="single" w:sz="18" w:space="0" w:color="000000"/>
            </w:tcBorders>
          </w:tcPr>
          <w:p w14:paraId="7946FC96" w14:textId="77777777" w:rsidR="007845D0" w:rsidRPr="007845D0" w:rsidRDefault="007845D0" w:rsidP="00321D6B">
            <w:pPr>
              <w:rPr>
                <w:rFonts w:ascii="Gill Sans MT" w:hAnsi="Gill Sans MT"/>
                <w:color w:val="000000" w:themeColor="text1"/>
                <w:sz w:val="20"/>
                <w:szCs w:val="20"/>
              </w:rPr>
            </w:pPr>
          </w:p>
        </w:tc>
        <w:tc>
          <w:tcPr>
            <w:tcW w:w="904" w:type="dxa"/>
            <w:tcBorders>
              <w:top w:val="single" w:sz="4" w:space="0" w:color="auto"/>
              <w:left w:val="single" w:sz="18" w:space="0" w:color="000000"/>
              <w:bottom w:val="single" w:sz="4" w:space="0" w:color="auto"/>
              <w:right w:val="single" w:sz="18" w:space="0" w:color="000000"/>
            </w:tcBorders>
          </w:tcPr>
          <w:p w14:paraId="33550832" w14:textId="77777777" w:rsidR="007845D0" w:rsidRPr="007845D0" w:rsidRDefault="007845D0" w:rsidP="00811DDA">
            <w:pPr>
              <w:contextualSpacing/>
              <w:rPr>
                <w:rFonts w:ascii="Gill Sans MT" w:eastAsia="Calibri" w:hAnsi="Gill Sans MT" w:cs="Times New Roman"/>
                <w:i/>
                <w:color w:val="A6A6A6"/>
                <w:sz w:val="20"/>
                <w:szCs w:val="20"/>
              </w:rPr>
            </w:pPr>
          </w:p>
        </w:tc>
      </w:tr>
      <w:tr w:rsidR="007845D0" w:rsidRPr="007845D0" w14:paraId="062F0860" w14:textId="77777777" w:rsidTr="007845D0">
        <w:trPr>
          <w:trHeight w:val="538"/>
        </w:trPr>
        <w:tc>
          <w:tcPr>
            <w:tcW w:w="185" w:type="dxa"/>
            <w:tcBorders>
              <w:top w:val="single" w:sz="4" w:space="0" w:color="auto"/>
              <w:left w:val="single" w:sz="4" w:space="0" w:color="000000"/>
              <w:bottom w:val="single" w:sz="4" w:space="0" w:color="auto"/>
              <w:right w:val="single" w:sz="4" w:space="0" w:color="000000"/>
            </w:tcBorders>
          </w:tcPr>
          <w:p w14:paraId="24116621" w14:textId="77777777" w:rsidR="007845D0" w:rsidRPr="007845D0" w:rsidRDefault="007845D0" w:rsidP="00811DDA">
            <w:pPr>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7F99E749" w14:textId="77777777" w:rsidR="007845D0" w:rsidRPr="007845D0" w:rsidRDefault="007845D0" w:rsidP="004A3603">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Carbon sequestration </w:t>
            </w:r>
          </w:p>
          <w:p w14:paraId="4A87B4BD" w14:textId="77777777" w:rsidR="007845D0" w:rsidRPr="007845D0" w:rsidRDefault="007845D0" w:rsidP="00811DDA">
            <w:pPr>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35C8AF56" w14:textId="77777777" w:rsidR="007845D0" w:rsidRPr="007845D0" w:rsidRDefault="007845D0">
            <w:pPr>
              <w:rPr>
                <w:rFonts w:ascii="Gill Sans MT" w:hAnsi="Gill Sans MT"/>
                <w:color w:val="000000" w:themeColor="text1"/>
                <w:sz w:val="20"/>
                <w:szCs w:val="20"/>
              </w:rPr>
            </w:pPr>
          </w:p>
          <w:p w14:paraId="3CF8F480" w14:textId="77777777" w:rsidR="007845D0" w:rsidRPr="007845D0" w:rsidRDefault="007845D0" w:rsidP="00321D6B">
            <w:pPr>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532D8BB4" w14:textId="7AEBA3D4" w:rsidR="007845D0" w:rsidRPr="007845D0" w:rsidRDefault="007845D0" w:rsidP="00811DDA">
            <w:pPr>
              <w:rPr>
                <w:rFonts w:ascii="Gill Sans MT" w:hAnsi="Gill Sans MT"/>
                <w:color w:val="000000" w:themeColor="text1"/>
                <w:sz w:val="20"/>
                <w:szCs w:val="20"/>
              </w:rPr>
            </w:pPr>
          </w:p>
        </w:tc>
        <w:tc>
          <w:tcPr>
            <w:tcW w:w="2700" w:type="dxa"/>
            <w:tcBorders>
              <w:top w:val="single" w:sz="4" w:space="0" w:color="auto"/>
              <w:bottom w:val="single" w:sz="4" w:space="0" w:color="auto"/>
              <w:right w:val="single" w:sz="4" w:space="0" w:color="auto"/>
            </w:tcBorders>
          </w:tcPr>
          <w:p w14:paraId="53A4ED9F" w14:textId="77777777" w:rsidR="007845D0" w:rsidRPr="007845D0" w:rsidRDefault="007845D0" w:rsidP="00811DDA">
            <w:pPr>
              <w:rPr>
                <w:rFonts w:ascii="Gill Sans MT" w:hAnsi="Gill Sans MT"/>
                <w:color w:val="000000" w:themeColor="text1"/>
                <w:sz w:val="20"/>
                <w:szCs w:val="20"/>
              </w:rPr>
            </w:pPr>
          </w:p>
        </w:tc>
        <w:tc>
          <w:tcPr>
            <w:tcW w:w="1530" w:type="dxa"/>
            <w:tcBorders>
              <w:top w:val="single" w:sz="4" w:space="0" w:color="auto"/>
              <w:bottom w:val="single" w:sz="4" w:space="0" w:color="auto"/>
              <w:right w:val="single" w:sz="4" w:space="0" w:color="auto"/>
            </w:tcBorders>
          </w:tcPr>
          <w:p w14:paraId="1C55585D" w14:textId="4343BD85" w:rsidR="007845D0" w:rsidRPr="007845D0" w:rsidRDefault="007845D0" w:rsidP="00811DDA">
            <w:pPr>
              <w:rPr>
                <w:rFonts w:ascii="Gill Sans MT" w:hAnsi="Gill Sans MT"/>
                <w:color w:val="000000" w:themeColor="text1"/>
                <w:sz w:val="20"/>
                <w:szCs w:val="20"/>
              </w:rPr>
            </w:pPr>
          </w:p>
        </w:tc>
        <w:tc>
          <w:tcPr>
            <w:tcW w:w="1080" w:type="dxa"/>
            <w:tcBorders>
              <w:top w:val="single" w:sz="4" w:space="0" w:color="auto"/>
              <w:left w:val="single" w:sz="4" w:space="0" w:color="auto"/>
              <w:bottom w:val="single" w:sz="4" w:space="0" w:color="auto"/>
              <w:right w:val="single" w:sz="18" w:space="0" w:color="000000"/>
            </w:tcBorders>
          </w:tcPr>
          <w:p w14:paraId="494B4ECC" w14:textId="77777777" w:rsidR="007845D0" w:rsidRPr="007845D0" w:rsidRDefault="007845D0" w:rsidP="00811DDA">
            <w:pPr>
              <w:rPr>
                <w:rFonts w:ascii="Gill Sans MT" w:hAnsi="Gill Sans MT"/>
                <w:color w:val="000000" w:themeColor="text1"/>
                <w:sz w:val="20"/>
                <w:szCs w:val="20"/>
              </w:rPr>
            </w:pPr>
          </w:p>
        </w:tc>
        <w:tc>
          <w:tcPr>
            <w:tcW w:w="904" w:type="dxa"/>
            <w:tcBorders>
              <w:top w:val="single" w:sz="4" w:space="0" w:color="auto"/>
              <w:left w:val="single" w:sz="18" w:space="0" w:color="000000"/>
              <w:bottom w:val="single" w:sz="4" w:space="0" w:color="auto"/>
              <w:right w:val="single" w:sz="18" w:space="0" w:color="000000"/>
            </w:tcBorders>
          </w:tcPr>
          <w:p w14:paraId="15555874" w14:textId="0A53BB76" w:rsidR="007845D0" w:rsidRPr="007845D0" w:rsidRDefault="007845D0" w:rsidP="00811DDA">
            <w:pPr>
              <w:contextualSpacing/>
              <w:rPr>
                <w:rFonts w:ascii="Gill Sans MT" w:eastAsia="Calibri" w:hAnsi="Gill Sans MT" w:cs="Times New Roman"/>
                <w:i/>
                <w:color w:val="A6A6A6"/>
                <w:sz w:val="20"/>
                <w:szCs w:val="20"/>
              </w:rPr>
            </w:pPr>
          </w:p>
        </w:tc>
      </w:tr>
      <w:tr w:rsidR="007845D0" w:rsidRPr="007845D0" w14:paraId="55FEB8EA" w14:textId="77777777" w:rsidTr="007845D0">
        <w:trPr>
          <w:trHeight w:val="523"/>
        </w:trPr>
        <w:tc>
          <w:tcPr>
            <w:tcW w:w="185" w:type="dxa"/>
            <w:tcBorders>
              <w:top w:val="single" w:sz="4" w:space="0" w:color="auto"/>
              <w:left w:val="single" w:sz="4" w:space="0" w:color="000000"/>
              <w:bottom w:val="single" w:sz="4" w:space="0" w:color="auto"/>
              <w:right w:val="single" w:sz="4" w:space="0" w:color="000000"/>
            </w:tcBorders>
          </w:tcPr>
          <w:p w14:paraId="38594CE7" w14:textId="77777777" w:rsidR="007845D0" w:rsidRPr="007845D0" w:rsidRDefault="007845D0" w:rsidP="00811DDA">
            <w:pPr>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7DBB9D39" w14:textId="77777777" w:rsidR="007845D0" w:rsidRPr="007845D0" w:rsidRDefault="007845D0" w:rsidP="004A3603">
            <w:pPr>
              <w:rPr>
                <w:rFonts w:ascii="Gill Sans MT" w:hAnsi="Gill Sans MT"/>
                <w:color w:val="000000" w:themeColor="text1"/>
                <w:sz w:val="20"/>
                <w:szCs w:val="20"/>
              </w:rPr>
            </w:pPr>
            <w:r w:rsidRPr="007845D0">
              <w:rPr>
                <w:rFonts w:ascii="Gill Sans MT" w:hAnsi="Gill Sans MT"/>
                <w:color w:val="000000" w:themeColor="text1"/>
                <w:sz w:val="20"/>
                <w:szCs w:val="20"/>
              </w:rPr>
              <w:t>Water catchment</w:t>
            </w:r>
          </w:p>
          <w:p w14:paraId="54E811BC" w14:textId="77777777" w:rsidR="007845D0" w:rsidRPr="007845D0" w:rsidRDefault="007845D0" w:rsidP="00811DDA">
            <w:pPr>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0C2905FD" w14:textId="77777777" w:rsidR="007845D0" w:rsidRPr="007845D0" w:rsidRDefault="007845D0">
            <w:pPr>
              <w:rPr>
                <w:rFonts w:ascii="Gill Sans MT" w:hAnsi="Gill Sans MT"/>
                <w:color w:val="000000" w:themeColor="text1"/>
                <w:sz w:val="20"/>
                <w:szCs w:val="20"/>
              </w:rPr>
            </w:pPr>
          </w:p>
          <w:p w14:paraId="142FE320" w14:textId="77777777" w:rsidR="007845D0" w:rsidRPr="007845D0" w:rsidRDefault="007845D0" w:rsidP="00321D6B">
            <w:pPr>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65FD2EA3" w14:textId="7F1643B1" w:rsidR="007845D0" w:rsidRPr="007845D0" w:rsidRDefault="007845D0" w:rsidP="00811DDA">
            <w:pPr>
              <w:rPr>
                <w:rFonts w:ascii="Gill Sans MT" w:hAnsi="Gill Sans MT"/>
                <w:color w:val="000000" w:themeColor="text1"/>
                <w:sz w:val="20"/>
                <w:szCs w:val="20"/>
              </w:rPr>
            </w:pPr>
          </w:p>
        </w:tc>
        <w:tc>
          <w:tcPr>
            <w:tcW w:w="2700" w:type="dxa"/>
            <w:tcBorders>
              <w:top w:val="single" w:sz="4" w:space="0" w:color="auto"/>
              <w:bottom w:val="single" w:sz="4" w:space="0" w:color="auto"/>
              <w:right w:val="single" w:sz="4" w:space="0" w:color="auto"/>
            </w:tcBorders>
          </w:tcPr>
          <w:p w14:paraId="4448532E" w14:textId="77777777" w:rsidR="007845D0" w:rsidRPr="007845D0" w:rsidRDefault="007845D0" w:rsidP="00811DDA">
            <w:pPr>
              <w:rPr>
                <w:rFonts w:ascii="Gill Sans MT" w:hAnsi="Gill Sans MT"/>
                <w:color w:val="000000" w:themeColor="text1"/>
                <w:sz w:val="20"/>
                <w:szCs w:val="20"/>
              </w:rPr>
            </w:pPr>
          </w:p>
        </w:tc>
        <w:tc>
          <w:tcPr>
            <w:tcW w:w="1530" w:type="dxa"/>
            <w:tcBorders>
              <w:top w:val="single" w:sz="4" w:space="0" w:color="auto"/>
              <w:bottom w:val="single" w:sz="4" w:space="0" w:color="auto"/>
              <w:right w:val="single" w:sz="4" w:space="0" w:color="auto"/>
            </w:tcBorders>
          </w:tcPr>
          <w:p w14:paraId="1923C54E" w14:textId="7FAA9AFE" w:rsidR="007845D0" w:rsidRPr="007845D0" w:rsidRDefault="007845D0" w:rsidP="00811DDA">
            <w:pPr>
              <w:rPr>
                <w:rFonts w:ascii="Gill Sans MT" w:hAnsi="Gill Sans MT"/>
                <w:color w:val="000000" w:themeColor="text1"/>
                <w:sz w:val="20"/>
                <w:szCs w:val="20"/>
              </w:rPr>
            </w:pPr>
          </w:p>
        </w:tc>
        <w:tc>
          <w:tcPr>
            <w:tcW w:w="1080" w:type="dxa"/>
            <w:tcBorders>
              <w:top w:val="single" w:sz="4" w:space="0" w:color="auto"/>
              <w:left w:val="single" w:sz="4" w:space="0" w:color="auto"/>
              <w:bottom w:val="single" w:sz="4" w:space="0" w:color="auto"/>
              <w:right w:val="single" w:sz="18" w:space="0" w:color="000000"/>
            </w:tcBorders>
          </w:tcPr>
          <w:p w14:paraId="175517D1" w14:textId="77777777" w:rsidR="007845D0" w:rsidRPr="007845D0" w:rsidRDefault="007845D0" w:rsidP="00811DDA">
            <w:pPr>
              <w:rPr>
                <w:rFonts w:ascii="Gill Sans MT" w:hAnsi="Gill Sans MT"/>
                <w:color w:val="000000" w:themeColor="text1"/>
                <w:sz w:val="20"/>
                <w:szCs w:val="20"/>
              </w:rPr>
            </w:pPr>
          </w:p>
        </w:tc>
        <w:tc>
          <w:tcPr>
            <w:tcW w:w="904" w:type="dxa"/>
            <w:tcBorders>
              <w:top w:val="single" w:sz="4" w:space="0" w:color="auto"/>
              <w:left w:val="single" w:sz="18" w:space="0" w:color="000000"/>
              <w:bottom w:val="single" w:sz="4" w:space="0" w:color="auto"/>
              <w:right w:val="single" w:sz="18" w:space="0" w:color="000000"/>
            </w:tcBorders>
          </w:tcPr>
          <w:p w14:paraId="3CF31F26" w14:textId="2CDF8DF1" w:rsidR="007845D0" w:rsidRPr="007845D0" w:rsidRDefault="007845D0" w:rsidP="00811DDA">
            <w:pPr>
              <w:contextualSpacing/>
              <w:rPr>
                <w:rFonts w:ascii="Gill Sans MT" w:eastAsia="Calibri" w:hAnsi="Gill Sans MT" w:cs="Times New Roman"/>
                <w:i/>
                <w:color w:val="A6A6A6"/>
                <w:sz w:val="20"/>
                <w:szCs w:val="20"/>
              </w:rPr>
            </w:pPr>
          </w:p>
        </w:tc>
      </w:tr>
      <w:tr w:rsidR="007845D0" w:rsidRPr="007845D0" w14:paraId="76C0217B" w14:textId="77777777" w:rsidTr="007845D0">
        <w:trPr>
          <w:trHeight w:val="538"/>
        </w:trPr>
        <w:tc>
          <w:tcPr>
            <w:tcW w:w="185" w:type="dxa"/>
            <w:tcBorders>
              <w:top w:val="single" w:sz="4" w:space="0" w:color="auto"/>
              <w:left w:val="single" w:sz="4" w:space="0" w:color="000000"/>
              <w:bottom w:val="single" w:sz="4" w:space="0" w:color="auto"/>
              <w:right w:val="single" w:sz="4" w:space="0" w:color="000000"/>
            </w:tcBorders>
          </w:tcPr>
          <w:p w14:paraId="6F5664A1" w14:textId="77777777" w:rsidR="007845D0" w:rsidRPr="007845D0" w:rsidRDefault="007845D0" w:rsidP="00811DDA">
            <w:pPr>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5EFC4831" w14:textId="77777777" w:rsidR="007845D0" w:rsidRPr="007845D0" w:rsidRDefault="007845D0" w:rsidP="004A3603">
            <w:pPr>
              <w:rPr>
                <w:rFonts w:ascii="Gill Sans MT" w:hAnsi="Gill Sans MT"/>
                <w:color w:val="000000" w:themeColor="text1"/>
                <w:sz w:val="20"/>
                <w:szCs w:val="20"/>
              </w:rPr>
            </w:pPr>
            <w:r w:rsidRPr="007845D0">
              <w:rPr>
                <w:rFonts w:ascii="Gill Sans MT" w:hAnsi="Gill Sans MT"/>
                <w:color w:val="000000" w:themeColor="text1"/>
                <w:sz w:val="20"/>
                <w:szCs w:val="20"/>
              </w:rPr>
              <w:t>Biodiversity conservation</w:t>
            </w:r>
          </w:p>
          <w:p w14:paraId="605F6D7F" w14:textId="77777777" w:rsidR="007845D0" w:rsidRPr="007845D0" w:rsidRDefault="007845D0" w:rsidP="00811DDA">
            <w:pPr>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5D39973C" w14:textId="77777777" w:rsidR="007845D0" w:rsidRPr="007845D0" w:rsidRDefault="007845D0">
            <w:pPr>
              <w:rPr>
                <w:rFonts w:ascii="Gill Sans MT" w:hAnsi="Gill Sans MT"/>
                <w:color w:val="000000" w:themeColor="text1"/>
                <w:sz w:val="20"/>
                <w:szCs w:val="20"/>
              </w:rPr>
            </w:pPr>
          </w:p>
          <w:p w14:paraId="24795188" w14:textId="77777777" w:rsidR="007845D0" w:rsidRPr="007845D0" w:rsidRDefault="007845D0" w:rsidP="00321D6B">
            <w:pPr>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47F88876" w14:textId="085E4B3E" w:rsidR="007845D0" w:rsidRPr="007845D0" w:rsidRDefault="007845D0" w:rsidP="00811DDA">
            <w:pPr>
              <w:rPr>
                <w:rFonts w:ascii="Gill Sans MT" w:hAnsi="Gill Sans MT"/>
                <w:color w:val="000000" w:themeColor="text1"/>
                <w:sz w:val="20"/>
                <w:szCs w:val="20"/>
              </w:rPr>
            </w:pPr>
          </w:p>
        </w:tc>
        <w:tc>
          <w:tcPr>
            <w:tcW w:w="2700" w:type="dxa"/>
            <w:tcBorders>
              <w:top w:val="single" w:sz="4" w:space="0" w:color="auto"/>
              <w:bottom w:val="single" w:sz="4" w:space="0" w:color="auto"/>
              <w:right w:val="single" w:sz="4" w:space="0" w:color="auto"/>
            </w:tcBorders>
          </w:tcPr>
          <w:p w14:paraId="55D996AD" w14:textId="77777777" w:rsidR="007845D0" w:rsidRPr="007845D0" w:rsidRDefault="007845D0" w:rsidP="00811DDA">
            <w:pPr>
              <w:rPr>
                <w:rFonts w:ascii="Gill Sans MT" w:hAnsi="Gill Sans MT"/>
                <w:color w:val="000000" w:themeColor="text1"/>
                <w:sz w:val="20"/>
                <w:szCs w:val="20"/>
              </w:rPr>
            </w:pPr>
          </w:p>
        </w:tc>
        <w:tc>
          <w:tcPr>
            <w:tcW w:w="1530" w:type="dxa"/>
            <w:tcBorders>
              <w:top w:val="single" w:sz="4" w:space="0" w:color="auto"/>
              <w:bottom w:val="single" w:sz="4" w:space="0" w:color="auto"/>
              <w:right w:val="single" w:sz="4" w:space="0" w:color="auto"/>
            </w:tcBorders>
          </w:tcPr>
          <w:p w14:paraId="66332749" w14:textId="6FD1A723" w:rsidR="007845D0" w:rsidRPr="007845D0" w:rsidRDefault="007845D0" w:rsidP="00811DDA">
            <w:pPr>
              <w:rPr>
                <w:rFonts w:ascii="Gill Sans MT" w:hAnsi="Gill Sans MT"/>
                <w:color w:val="000000" w:themeColor="text1"/>
                <w:sz w:val="20"/>
                <w:szCs w:val="20"/>
              </w:rPr>
            </w:pPr>
          </w:p>
        </w:tc>
        <w:tc>
          <w:tcPr>
            <w:tcW w:w="1080" w:type="dxa"/>
            <w:tcBorders>
              <w:top w:val="single" w:sz="4" w:space="0" w:color="auto"/>
              <w:left w:val="single" w:sz="4" w:space="0" w:color="auto"/>
              <w:bottom w:val="single" w:sz="4" w:space="0" w:color="auto"/>
              <w:right w:val="single" w:sz="18" w:space="0" w:color="000000"/>
            </w:tcBorders>
          </w:tcPr>
          <w:p w14:paraId="4BD3CF59" w14:textId="77777777" w:rsidR="007845D0" w:rsidRPr="007845D0" w:rsidRDefault="007845D0" w:rsidP="00811DDA">
            <w:pPr>
              <w:rPr>
                <w:rFonts w:ascii="Gill Sans MT" w:hAnsi="Gill Sans MT"/>
                <w:color w:val="000000" w:themeColor="text1"/>
                <w:sz w:val="20"/>
                <w:szCs w:val="20"/>
              </w:rPr>
            </w:pPr>
          </w:p>
        </w:tc>
        <w:tc>
          <w:tcPr>
            <w:tcW w:w="904" w:type="dxa"/>
            <w:tcBorders>
              <w:top w:val="single" w:sz="4" w:space="0" w:color="auto"/>
              <w:left w:val="single" w:sz="18" w:space="0" w:color="000000"/>
              <w:bottom w:val="single" w:sz="4" w:space="0" w:color="auto"/>
              <w:right w:val="single" w:sz="18" w:space="0" w:color="000000"/>
            </w:tcBorders>
          </w:tcPr>
          <w:p w14:paraId="24980337" w14:textId="0BB57846" w:rsidR="007845D0" w:rsidRPr="007845D0" w:rsidRDefault="007845D0" w:rsidP="00811DDA">
            <w:pPr>
              <w:contextualSpacing/>
              <w:rPr>
                <w:rFonts w:ascii="Gill Sans MT" w:eastAsia="Calibri" w:hAnsi="Gill Sans MT" w:cs="Times New Roman"/>
                <w:i/>
                <w:color w:val="A6A6A6"/>
                <w:sz w:val="20"/>
                <w:szCs w:val="20"/>
              </w:rPr>
            </w:pPr>
          </w:p>
        </w:tc>
      </w:tr>
      <w:tr w:rsidR="007845D0" w:rsidRPr="007845D0" w14:paraId="40149776" w14:textId="77777777" w:rsidTr="007845D0">
        <w:trPr>
          <w:trHeight w:val="712"/>
        </w:trPr>
        <w:tc>
          <w:tcPr>
            <w:tcW w:w="185" w:type="dxa"/>
            <w:tcBorders>
              <w:top w:val="single" w:sz="4" w:space="0" w:color="auto"/>
              <w:left w:val="single" w:sz="4" w:space="0" w:color="000000"/>
              <w:bottom w:val="single" w:sz="4" w:space="0" w:color="auto"/>
              <w:right w:val="single" w:sz="4" w:space="0" w:color="000000"/>
            </w:tcBorders>
          </w:tcPr>
          <w:p w14:paraId="3D4B0026" w14:textId="77777777" w:rsidR="007845D0" w:rsidRPr="007845D0" w:rsidRDefault="007845D0" w:rsidP="00811DDA">
            <w:pPr>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05052641" w14:textId="1A3CA88E" w:rsidR="007845D0" w:rsidRPr="007845D0" w:rsidRDefault="007845D0" w:rsidP="004A3603">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Compensation from timber company – note the company </w:t>
            </w:r>
          </w:p>
          <w:p w14:paraId="01517F23" w14:textId="77777777" w:rsidR="007845D0" w:rsidRPr="007845D0" w:rsidRDefault="007845D0" w:rsidP="00811DDA">
            <w:pPr>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72301607" w14:textId="77777777" w:rsidR="007845D0" w:rsidRPr="007845D0" w:rsidRDefault="007845D0">
            <w:pPr>
              <w:rPr>
                <w:rFonts w:ascii="Gill Sans MT" w:hAnsi="Gill Sans MT"/>
                <w:color w:val="000000" w:themeColor="text1"/>
                <w:sz w:val="20"/>
                <w:szCs w:val="20"/>
              </w:rPr>
            </w:pPr>
          </w:p>
          <w:p w14:paraId="187C4357" w14:textId="77777777" w:rsidR="007845D0" w:rsidRPr="007845D0" w:rsidRDefault="007845D0" w:rsidP="00321D6B">
            <w:pPr>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2E870036" w14:textId="2A6FA792" w:rsidR="007845D0" w:rsidRPr="007845D0" w:rsidRDefault="007845D0" w:rsidP="00811DDA">
            <w:pPr>
              <w:rPr>
                <w:rFonts w:ascii="Gill Sans MT" w:hAnsi="Gill Sans MT"/>
                <w:color w:val="000000" w:themeColor="text1"/>
                <w:sz w:val="20"/>
                <w:szCs w:val="20"/>
              </w:rPr>
            </w:pPr>
          </w:p>
        </w:tc>
        <w:tc>
          <w:tcPr>
            <w:tcW w:w="2700" w:type="dxa"/>
            <w:tcBorders>
              <w:top w:val="single" w:sz="4" w:space="0" w:color="auto"/>
              <w:bottom w:val="single" w:sz="4" w:space="0" w:color="auto"/>
              <w:right w:val="single" w:sz="4" w:space="0" w:color="auto"/>
            </w:tcBorders>
          </w:tcPr>
          <w:p w14:paraId="27C133F3" w14:textId="77777777" w:rsidR="007845D0" w:rsidRPr="007845D0" w:rsidRDefault="007845D0" w:rsidP="00811DDA">
            <w:pPr>
              <w:rPr>
                <w:rFonts w:ascii="Gill Sans MT" w:hAnsi="Gill Sans MT"/>
                <w:color w:val="000000" w:themeColor="text1"/>
                <w:sz w:val="20"/>
                <w:szCs w:val="20"/>
              </w:rPr>
            </w:pPr>
          </w:p>
        </w:tc>
        <w:tc>
          <w:tcPr>
            <w:tcW w:w="1530" w:type="dxa"/>
            <w:tcBorders>
              <w:top w:val="single" w:sz="4" w:space="0" w:color="auto"/>
              <w:bottom w:val="single" w:sz="4" w:space="0" w:color="auto"/>
              <w:right w:val="single" w:sz="4" w:space="0" w:color="auto"/>
            </w:tcBorders>
          </w:tcPr>
          <w:p w14:paraId="3CC98DFF" w14:textId="76F6290F" w:rsidR="007845D0" w:rsidRPr="007845D0" w:rsidRDefault="007845D0" w:rsidP="00811DDA">
            <w:pPr>
              <w:rPr>
                <w:rFonts w:ascii="Gill Sans MT" w:hAnsi="Gill Sans MT"/>
                <w:color w:val="000000" w:themeColor="text1"/>
                <w:sz w:val="20"/>
                <w:szCs w:val="20"/>
              </w:rPr>
            </w:pPr>
          </w:p>
        </w:tc>
        <w:tc>
          <w:tcPr>
            <w:tcW w:w="1080" w:type="dxa"/>
            <w:tcBorders>
              <w:top w:val="single" w:sz="4" w:space="0" w:color="auto"/>
              <w:left w:val="single" w:sz="4" w:space="0" w:color="auto"/>
              <w:bottom w:val="single" w:sz="4" w:space="0" w:color="auto"/>
              <w:right w:val="single" w:sz="18" w:space="0" w:color="000000"/>
            </w:tcBorders>
          </w:tcPr>
          <w:p w14:paraId="403EB42F" w14:textId="77777777" w:rsidR="007845D0" w:rsidRPr="007845D0" w:rsidRDefault="007845D0" w:rsidP="00811DDA">
            <w:pPr>
              <w:rPr>
                <w:rFonts w:ascii="Gill Sans MT" w:hAnsi="Gill Sans MT"/>
                <w:color w:val="000000" w:themeColor="text1"/>
                <w:sz w:val="20"/>
                <w:szCs w:val="20"/>
              </w:rPr>
            </w:pPr>
          </w:p>
        </w:tc>
        <w:tc>
          <w:tcPr>
            <w:tcW w:w="904" w:type="dxa"/>
            <w:tcBorders>
              <w:top w:val="single" w:sz="4" w:space="0" w:color="auto"/>
              <w:left w:val="single" w:sz="18" w:space="0" w:color="000000"/>
              <w:bottom w:val="single" w:sz="4" w:space="0" w:color="auto"/>
              <w:right w:val="single" w:sz="18" w:space="0" w:color="000000"/>
            </w:tcBorders>
          </w:tcPr>
          <w:p w14:paraId="0C1FEEB0" w14:textId="6001CDBD" w:rsidR="007845D0" w:rsidRPr="007845D0" w:rsidRDefault="007845D0" w:rsidP="00811DDA">
            <w:pPr>
              <w:contextualSpacing/>
              <w:rPr>
                <w:rFonts w:ascii="Gill Sans MT" w:eastAsia="Calibri" w:hAnsi="Gill Sans MT" w:cs="Times New Roman"/>
                <w:i/>
                <w:color w:val="A6A6A6"/>
                <w:sz w:val="20"/>
                <w:szCs w:val="20"/>
              </w:rPr>
            </w:pPr>
          </w:p>
        </w:tc>
      </w:tr>
      <w:tr w:rsidR="007845D0" w:rsidRPr="007845D0" w14:paraId="58BECA1C" w14:textId="77777777" w:rsidTr="007845D0">
        <w:trPr>
          <w:trHeight w:val="523"/>
        </w:trPr>
        <w:tc>
          <w:tcPr>
            <w:tcW w:w="185" w:type="dxa"/>
            <w:tcBorders>
              <w:top w:val="single" w:sz="4" w:space="0" w:color="auto"/>
              <w:left w:val="single" w:sz="4" w:space="0" w:color="000000"/>
              <w:bottom w:val="single" w:sz="4" w:space="0" w:color="auto"/>
              <w:right w:val="single" w:sz="4" w:space="0" w:color="000000"/>
            </w:tcBorders>
          </w:tcPr>
          <w:p w14:paraId="5A94DCFE" w14:textId="77777777" w:rsidR="007845D0" w:rsidRPr="007845D0" w:rsidRDefault="007845D0" w:rsidP="00811DDA">
            <w:pPr>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1C34FD3C" w14:textId="77777777" w:rsidR="007845D0" w:rsidRPr="007845D0" w:rsidRDefault="007845D0" w:rsidP="004A3603">
            <w:pPr>
              <w:rPr>
                <w:rFonts w:ascii="Gill Sans MT" w:hAnsi="Gill Sans MT"/>
                <w:color w:val="000000" w:themeColor="text1"/>
                <w:sz w:val="20"/>
                <w:szCs w:val="20"/>
              </w:rPr>
            </w:pPr>
          </w:p>
          <w:p w14:paraId="37E3ABCF" w14:textId="4F4F6826" w:rsidR="007845D0" w:rsidRPr="007845D0" w:rsidRDefault="007845D0" w:rsidP="004A3603">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Compensation from mining company – note the company </w:t>
            </w:r>
          </w:p>
          <w:p w14:paraId="1BEEE4E0" w14:textId="77777777" w:rsidR="007845D0" w:rsidRPr="007845D0" w:rsidRDefault="007845D0" w:rsidP="00811DDA">
            <w:pPr>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03724806" w14:textId="77777777" w:rsidR="007845D0" w:rsidRPr="007845D0" w:rsidRDefault="007845D0">
            <w:pPr>
              <w:rPr>
                <w:rFonts w:ascii="Gill Sans MT" w:hAnsi="Gill Sans MT"/>
                <w:color w:val="000000" w:themeColor="text1"/>
                <w:sz w:val="20"/>
                <w:szCs w:val="20"/>
              </w:rPr>
            </w:pPr>
          </w:p>
          <w:p w14:paraId="5241C494" w14:textId="77777777" w:rsidR="007845D0" w:rsidRPr="007845D0" w:rsidRDefault="007845D0">
            <w:pPr>
              <w:rPr>
                <w:rFonts w:ascii="Gill Sans MT" w:hAnsi="Gill Sans MT"/>
                <w:color w:val="000000" w:themeColor="text1"/>
                <w:sz w:val="20"/>
                <w:szCs w:val="20"/>
              </w:rPr>
            </w:pPr>
          </w:p>
          <w:p w14:paraId="0DDD7230" w14:textId="77777777" w:rsidR="007845D0" w:rsidRPr="007845D0" w:rsidRDefault="007845D0" w:rsidP="00321D6B">
            <w:pPr>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36CF2EBB" w14:textId="3846C417" w:rsidR="007845D0" w:rsidRPr="007845D0" w:rsidRDefault="007845D0" w:rsidP="00811DDA">
            <w:pPr>
              <w:rPr>
                <w:rFonts w:ascii="Gill Sans MT" w:hAnsi="Gill Sans MT"/>
                <w:color w:val="000000" w:themeColor="text1"/>
                <w:sz w:val="20"/>
                <w:szCs w:val="20"/>
              </w:rPr>
            </w:pPr>
          </w:p>
        </w:tc>
        <w:tc>
          <w:tcPr>
            <w:tcW w:w="2700" w:type="dxa"/>
            <w:tcBorders>
              <w:top w:val="single" w:sz="4" w:space="0" w:color="auto"/>
              <w:bottom w:val="single" w:sz="4" w:space="0" w:color="auto"/>
              <w:right w:val="single" w:sz="4" w:space="0" w:color="auto"/>
            </w:tcBorders>
          </w:tcPr>
          <w:p w14:paraId="777BDC1F" w14:textId="77777777" w:rsidR="007845D0" w:rsidRPr="007845D0" w:rsidRDefault="007845D0" w:rsidP="00811DDA">
            <w:pPr>
              <w:rPr>
                <w:rFonts w:ascii="Gill Sans MT" w:hAnsi="Gill Sans MT"/>
                <w:color w:val="000000" w:themeColor="text1"/>
                <w:sz w:val="20"/>
                <w:szCs w:val="20"/>
              </w:rPr>
            </w:pPr>
          </w:p>
        </w:tc>
        <w:tc>
          <w:tcPr>
            <w:tcW w:w="1530" w:type="dxa"/>
            <w:tcBorders>
              <w:top w:val="single" w:sz="4" w:space="0" w:color="auto"/>
              <w:bottom w:val="single" w:sz="4" w:space="0" w:color="auto"/>
              <w:right w:val="single" w:sz="4" w:space="0" w:color="auto"/>
            </w:tcBorders>
          </w:tcPr>
          <w:p w14:paraId="0BF1AA70" w14:textId="4A9004B9" w:rsidR="007845D0" w:rsidRPr="007845D0" w:rsidRDefault="007845D0" w:rsidP="00811DDA">
            <w:pPr>
              <w:rPr>
                <w:rFonts w:ascii="Gill Sans MT" w:hAnsi="Gill Sans MT"/>
                <w:color w:val="000000" w:themeColor="text1"/>
                <w:sz w:val="20"/>
                <w:szCs w:val="20"/>
              </w:rPr>
            </w:pPr>
          </w:p>
        </w:tc>
        <w:tc>
          <w:tcPr>
            <w:tcW w:w="1080" w:type="dxa"/>
            <w:tcBorders>
              <w:top w:val="single" w:sz="4" w:space="0" w:color="auto"/>
              <w:left w:val="single" w:sz="4" w:space="0" w:color="auto"/>
              <w:bottom w:val="single" w:sz="4" w:space="0" w:color="auto"/>
              <w:right w:val="single" w:sz="18" w:space="0" w:color="000000"/>
            </w:tcBorders>
          </w:tcPr>
          <w:p w14:paraId="0FCF2FE5" w14:textId="77777777" w:rsidR="007845D0" w:rsidRPr="007845D0" w:rsidRDefault="007845D0" w:rsidP="00811DDA">
            <w:pPr>
              <w:rPr>
                <w:rFonts w:ascii="Gill Sans MT" w:hAnsi="Gill Sans MT"/>
                <w:color w:val="000000" w:themeColor="text1"/>
                <w:sz w:val="20"/>
                <w:szCs w:val="20"/>
              </w:rPr>
            </w:pPr>
          </w:p>
        </w:tc>
        <w:tc>
          <w:tcPr>
            <w:tcW w:w="904" w:type="dxa"/>
            <w:tcBorders>
              <w:top w:val="single" w:sz="4" w:space="0" w:color="auto"/>
              <w:left w:val="single" w:sz="18" w:space="0" w:color="000000"/>
              <w:bottom w:val="single" w:sz="4" w:space="0" w:color="auto"/>
              <w:right w:val="single" w:sz="18" w:space="0" w:color="000000"/>
            </w:tcBorders>
          </w:tcPr>
          <w:p w14:paraId="45408F1B" w14:textId="4430663E" w:rsidR="007845D0" w:rsidRPr="007845D0" w:rsidRDefault="007845D0" w:rsidP="00811DDA">
            <w:pPr>
              <w:contextualSpacing/>
              <w:rPr>
                <w:rFonts w:ascii="Gill Sans MT" w:eastAsia="Calibri" w:hAnsi="Gill Sans MT" w:cs="Times New Roman"/>
                <w:i/>
                <w:color w:val="A6A6A6"/>
                <w:sz w:val="20"/>
                <w:szCs w:val="20"/>
              </w:rPr>
            </w:pPr>
          </w:p>
        </w:tc>
      </w:tr>
      <w:tr w:rsidR="007845D0" w:rsidRPr="007845D0" w14:paraId="6907793D" w14:textId="77777777" w:rsidTr="007845D0">
        <w:trPr>
          <w:trHeight w:val="393"/>
        </w:trPr>
        <w:tc>
          <w:tcPr>
            <w:tcW w:w="185" w:type="dxa"/>
            <w:tcBorders>
              <w:top w:val="single" w:sz="4" w:space="0" w:color="auto"/>
              <w:left w:val="single" w:sz="4" w:space="0" w:color="000000"/>
              <w:bottom w:val="single" w:sz="4" w:space="0" w:color="000000"/>
              <w:right w:val="single" w:sz="4" w:space="0" w:color="000000"/>
            </w:tcBorders>
          </w:tcPr>
          <w:p w14:paraId="3679BAD6" w14:textId="77777777" w:rsidR="007845D0" w:rsidRPr="007845D0" w:rsidRDefault="007845D0" w:rsidP="00811DDA">
            <w:pPr>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000000"/>
              <w:right w:val="single" w:sz="4" w:space="0" w:color="auto"/>
            </w:tcBorders>
          </w:tcPr>
          <w:p w14:paraId="7DB69632" w14:textId="77777777" w:rsidR="007845D0" w:rsidRPr="007845D0" w:rsidRDefault="007845D0" w:rsidP="004A3603">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Tree planting/afforestation </w:t>
            </w:r>
          </w:p>
          <w:p w14:paraId="7701727D" w14:textId="77777777" w:rsidR="007845D0" w:rsidRPr="007845D0" w:rsidRDefault="007845D0" w:rsidP="00811DDA">
            <w:pPr>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000000"/>
            </w:tcBorders>
          </w:tcPr>
          <w:p w14:paraId="0F7B4031" w14:textId="77777777" w:rsidR="007845D0" w:rsidRPr="007845D0" w:rsidRDefault="007845D0">
            <w:pPr>
              <w:rPr>
                <w:rFonts w:ascii="Gill Sans MT" w:hAnsi="Gill Sans MT"/>
                <w:color w:val="000000" w:themeColor="text1"/>
                <w:sz w:val="20"/>
                <w:szCs w:val="20"/>
              </w:rPr>
            </w:pPr>
          </w:p>
          <w:p w14:paraId="5E08B7AD" w14:textId="77777777" w:rsidR="007845D0" w:rsidRPr="007845D0" w:rsidRDefault="007845D0" w:rsidP="00321D6B">
            <w:pPr>
              <w:rPr>
                <w:rFonts w:ascii="Gill Sans MT" w:hAnsi="Gill Sans MT"/>
                <w:color w:val="000000" w:themeColor="text1"/>
                <w:sz w:val="20"/>
                <w:szCs w:val="20"/>
              </w:rPr>
            </w:pPr>
          </w:p>
        </w:tc>
        <w:tc>
          <w:tcPr>
            <w:tcW w:w="90" w:type="dxa"/>
            <w:tcBorders>
              <w:top w:val="single" w:sz="4" w:space="0" w:color="auto"/>
              <w:bottom w:val="single" w:sz="4" w:space="0" w:color="000000"/>
              <w:right w:val="single" w:sz="4" w:space="0" w:color="auto"/>
            </w:tcBorders>
          </w:tcPr>
          <w:p w14:paraId="0D9221F2" w14:textId="1E37CEE4" w:rsidR="007845D0" w:rsidRPr="007845D0" w:rsidRDefault="007845D0" w:rsidP="00811DDA">
            <w:pPr>
              <w:rPr>
                <w:rFonts w:ascii="Gill Sans MT" w:hAnsi="Gill Sans MT"/>
                <w:color w:val="000000" w:themeColor="text1"/>
                <w:sz w:val="20"/>
                <w:szCs w:val="20"/>
              </w:rPr>
            </w:pPr>
          </w:p>
        </w:tc>
        <w:tc>
          <w:tcPr>
            <w:tcW w:w="2700" w:type="dxa"/>
            <w:tcBorders>
              <w:top w:val="single" w:sz="4" w:space="0" w:color="auto"/>
              <w:bottom w:val="single" w:sz="4" w:space="0" w:color="000000"/>
              <w:right w:val="single" w:sz="4" w:space="0" w:color="auto"/>
            </w:tcBorders>
          </w:tcPr>
          <w:p w14:paraId="4D6B55B0" w14:textId="77777777" w:rsidR="007845D0" w:rsidRPr="007845D0" w:rsidRDefault="007845D0" w:rsidP="00811DDA">
            <w:pPr>
              <w:rPr>
                <w:rFonts w:ascii="Gill Sans MT" w:hAnsi="Gill Sans MT"/>
                <w:color w:val="000000" w:themeColor="text1"/>
                <w:sz w:val="20"/>
                <w:szCs w:val="20"/>
              </w:rPr>
            </w:pPr>
          </w:p>
        </w:tc>
        <w:tc>
          <w:tcPr>
            <w:tcW w:w="1530" w:type="dxa"/>
            <w:tcBorders>
              <w:top w:val="single" w:sz="4" w:space="0" w:color="auto"/>
              <w:bottom w:val="single" w:sz="4" w:space="0" w:color="000000"/>
              <w:right w:val="single" w:sz="4" w:space="0" w:color="auto"/>
            </w:tcBorders>
          </w:tcPr>
          <w:p w14:paraId="1B1BE07F" w14:textId="4EE6532D" w:rsidR="007845D0" w:rsidRPr="007845D0" w:rsidRDefault="007845D0" w:rsidP="00811DDA">
            <w:pPr>
              <w:rPr>
                <w:rFonts w:ascii="Gill Sans MT" w:hAnsi="Gill Sans MT"/>
                <w:color w:val="000000" w:themeColor="text1"/>
                <w:sz w:val="20"/>
                <w:szCs w:val="20"/>
              </w:rPr>
            </w:pPr>
          </w:p>
        </w:tc>
        <w:tc>
          <w:tcPr>
            <w:tcW w:w="1080" w:type="dxa"/>
            <w:tcBorders>
              <w:top w:val="single" w:sz="4" w:space="0" w:color="auto"/>
              <w:left w:val="single" w:sz="4" w:space="0" w:color="auto"/>
              <w:bottom w:val="single" w:sz="4" w:space="0" w:color="000000"/>
              <w:right w:val="single" w:sz="18" w:space="0" w:color="000000"/>
            </w:tcBorders>
          </w:tcPr>
          <w:p w14:paraId="78A47DF8" w14:textId="77777777" w:rsidR="007845D0" w:rsidRPr="007845D0" w:rsidRDefault="007845D0" w:rsidP="00811DDA">
            <w:pPr>
              <w:rPr>
                <w:rFonts w:ascii="Gill Sans MT" w:hAnsi="Gill Sans MT"/>
                <w:color w:val="000000" w:themeColor="text1"/>
                <w:sz w:val="20"/>
                <w:szCs w:val="20"/>
              </w:rPr>
            </w:pPr>
          </w:p>
        </w:tc>
        <w:tc>
          <w:tcPr>
            <w:tcW w:w="904" w:type="dxa"/>
            <w:tcBorders>
              <w:top w:val="single" w:sz="4" w:space="0" w:color="auto"/>
              <w:left w:val="single" w:sz="18" w:space="0" w:color="000000"/>
              <w:bottom w:val="single" w:sz="18" w:space="0" w:color="000000"/>
              <w:right w:val="single" w:sz="18" w:space="0" w:color="000000"/>
            </w:tcBorders>
          </w:tcPr>
          <w:p w14:paraId="3A2CF032" w14:textId="2C314157" w:rsidR="007845D0" w:rsidRPr="007845D0" w:rsidRDefault="007845D0" w:rsidP="00811DDA">
            <w:pPr>
              <w:contextualSpacing/>
              <w:rPr>
                <w:rFonts w:ascii="Gill Sans MT" w:eastAsia="Calibri" w:hAnsi="Gill Sans MT" w:cs="Times New Roman"/>
                <w:i/>
                <w:color w:val="A6A6A6"/>
                <w:sz w:val="20"/>
                <w:szCs w:val="20"/>
              </w:rPr>
            </w:pPr>
          </w:p>
        </w:tc>
      </w:tr>
      <w:tr w:rsidR="007845D0" w:rsidRPr="007845D0" w14:paraId="247CAA49" w14:textId="77777777" w:rsidTr="007845D0">
        <w:trPr>
          <w:trHeight w:val="20"/>
        </w:trPr>
        <w:tc>
          <w:tcPr>
            <w:tcW w:w="185" w:type="dxa"/>
            <w:tcBorders>
              <w:top w:val="single" w:sz="4" w:space="0" w:color="000000"/>
              <w:left w:val="single" w:sz="4" w:space="0" w:color="000000"/>
              <w:bottom w:val="single" w:sz="4" w:space="0" w:color="000000"/>
              <w:right w:val="single" w:sz="4" w:space="0" w:color="000000"/>
            </w:tcBorders>
          </w:tcPr>
          <w:p w14:paraId="2455E7BF" w14:textId="3488CD29" w:rsidR="00811DDA" w:rsidRPr="007845D0" w:rsidRDefault="00811DDA" w:rsidP="00811DDA">
            <w:pPr>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000000"/>
            </w:tcBorders>
          </w:tcPr>
          <w:p w14:paraId="0EA85638"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Has your community entered any formal agreements with government organizations, programs, etc. in the area of forest management in the past 5 years? </w:t>
            </w:r>
          </w:p>
          <w:p w14:paraId="6B004EEC" w14:textId="77777777" w:rsidR="00811DDA" w:rsidRPr="007845D0" w:rsidRDefault="00811DDA" w:rsidP="00811DDA">
            <w:pPr>
              <w:rPr>
                <w:rFonts w:ascii="Gill Sans MT" w:hAnsi="Gill Sans MT"/>
                <w:color w:val="000000" w:themeColor="text1"/>
                <w:sz w:val="20"/>
                <w:szCs w:val="20"/>
              </w:rPr>
            </w:pPr>
          </w:p>
        </w:tc>
        <w:tc>
          <w:tcPr>
            <w:tcW w:w="5400" w:type="dxa"/>
            <w:gridSpan w:val="4"/>
            <w:tcBorders>
              <w:top w:val="single" w:sz="4" w:space="0" w:color="000000"/>
              <w:bottom w:val="single" w:sz="4" w:space="0" w:color="000000"/>
              <w:right w:val="single" w:sz="18" w:space="0" w:color="000000"/>
            </w:tcBorders>
          </w:tcPr>
          <w:p w14:paraId="05E0B6DD"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1=No</w:t>
            </w:r>
          </w:p>
          <w:p w14:paraId="18D3EAF8"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2=Yes </w:t>
            </w:r>
          </w:p>
          <w:p w14:paraId="14E9E5CB"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888=Don’t know</w:t>
            </w:r>
          </w:p>
          <w:p w14:paraId="6C214AF9"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999=Prefer not to respond</w:t>
            </w:r>
          </w:p>
        </w:tc>
        <w:tc>
          <w:tcPr>
            <w:tcW w:w="904" w:type="dxa"/>
            <w:tcBorders>
              <w:top w:val="single" w:sz="18" w:space="0" w:color="000000"/>
              <w:left w:val="single" w:sz="18" w:space="0" w:color="000000"/>
              <w:bottom w:val="single" w:sz="18" w:space="0" w:color="000000"/>
              <w:right w:val="single" w:sz="18" w:space="0" w:color="000000"/>
            </w:tcBorders>
          </w:tcPr>
          <w:p w14:paraId="5446356E" w14:textId="77777777" w:rsidR="00811DDA" w:rsidRPr="007845D0" w:rsidRDefault="00811DDA" w:rsidP="00811DDA">
            <w:pPr>
              <w:contextualSpacing/>
              <w:rPr>
                <w:rFonts w:ascii="Gill Sans MT" w:eastAsia="Calibri" w:hAnsi="Gill Sans MT" w:cs="Times New Roman"/>
                <w:i/>
                <w:color w:val="A6A6A6"/>
                <w:sz w:val="20"/>
                <w:szCs w:val="20"/>
              </w:rPr>
            </w:pPr>
          </w:p>
        </w:tc>
      </w:tr>
      <w:tr w:rsidR="007845D0" w:rsidRPr="007845D0" w14:paraId="2C187A6D" w14:textId="77777777" w:rsidTr="007845D0">
        <w:trPr>
          <w:trHeight w:val="20"/>
        </w:trPr>
        <w:tc>
          <w:tcPr>
            <w:tcW w:w="185"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5D9D6685" w14:textId="77777777" w:rsidR="00811DDA" w:rsidRPr="007845D0" w:rsidRDefault="00811DDA" w:rsidP="00811DDA">
            <w:pPr>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000000"/>
            </w:tcBorders>
            <w:shd w:val="clear" w:color="auto" w:fill="D6E3BC" w:themeFill="accent3" w:themeFillTint="66"/>
          </w:tcPr>
          <w:p w14:paraId="7A72D866" w14:textId="42692F2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What type of agreement</w:t>
            </w:r>
            <w:r w:rsidR="00C92576" w:rsidRPr="007845D0">
              <w:rPr>
                <w:rFonts w:ascii="Gill Sans MT" w:hAnsi="Gill Sans MT"/>
                <w:color w:val="000000" w:themeColor="text1"/>
                <w:sz w:val="20"/>
                <w:szCs w:val="20"/>
              </w:rPr>
              <w:t xml:space="preserve"> and with whom</w:t>
            </w:r>
            <w:r w:rsidRPr="007845D0">
              <w:rPr>
                <w:rFonts w:ascii="Gill Sans MT" w:hAnsi="Gill Sans MT"/>
                <w:color w:val="000000" w:themeColor="text1"/>
                <w:sz w:val="20"/>
                <w:szCs w:val="20"/>
              </w:rPr>
              <w:t xml:space="preserve">? </w:t>
            </w:r>
          </w:p>
          <w:p w14:paraId="22E4CA53" w14:textId="77777777" w:rsidR="00811DDA" w:rsidRPr="007845D0" w:rsidRDefault="00811DDA" w:rsidP="00811DDA">
            <w:pPr>
              <w:rPr>
                <w:rFonts w:ascii="Gill Sans MT" w:hAnsi="Gill Sans MT"/>
                <w:color w:val="000000" w:themeColor="text1"/>
                <w:sz w:val="20"/>
                <w:szCs w:val="20"/>
              </w:rPr>
            </w:pPr>
          </w:p>
        </w:tc>
        <w:tc>
          <w:tcPr>
            <w:tcW w:w="5400" w:type="dxa"/>
            <w:gridSpan w:val="4"/>
            <w:tcBorders>
              <w:top w:val="single" w:sz="4" w:space="0" w:color="000000"/>
              <w:bottom w:val="single" w:sz="4" w:space="0" w:color="000000"/>
              <w:right w:val="single" w:sz="18" w:space="0" w:color="000000"/>
            </w:tcBorders>
            <w:shd w:val="clear" w:color="auto" w:fill="D6E3BC" w:themeFill="accent3" w:themeFillTint="66"/>
          </w:tcPr>
          <w:p w14:paraId="3E32A300" w14:textId="5842C6E1" w:rsidR="00811DDA" w:rsidRPr="007845D0" w:rsidRDefault="00C92576" w:rsidP="00811DDA">
            <w:pPr>
              <w:rPr>
                <w:rFonts w:ascii="Gill Sans MT" w:hAnsi="Gill Sans MT"/>
                <w:color w:val="000000" w:themeColor="text1"/>
                <w:sz w:val="20"/>
                <w:szCs w:val="20"/>
              </w:rPr>
            </w:pPr>
            <w:r w:rsidRPr="007845D0">
              <w:rPr>
                <w:rFonts w:ascii="Gill Sans MT" w:hAnsi="Gill Sans MT"/>
                <w:color w:val="000000" w:themeColor="text1"/>
                <w:sz w:val="20"/>
                <w:szCs w:val="20"/>
              </w:rPr>
              <w:t>TEXT</w:t>
            </w:r>
          </w:p>
        </w:tc>
        <w:tc>
          <w:tcPr>
            <w:tcW w:w="904" w:type="dxa"/>
            <w:tcBorders>
              <w:top w:val="single" w:sz="18" w:space="0" w:color="000000"/>
              <w:left w:val="single" w:sz="18" w:space="0" w:color="000000"/>
              <w:bottom w:val="single" w:sz="18" w:space="0" w:color="000000"/>
              <w:right w:val="single" w:sz="18" w:space="0" w:color="000000"/>
            </w:tcBorders>
            <w:shd w:val="clear" w:color="auto" w:fill="D6E3BC" w:themeFill="accent3" w:themeFillTint="66"/>
          </w:tcPr>
          <w:p w14:paraId="37A41077" w14:textId="77777777" w:rsidR="00811DDA" w:rsidRPr="007845D0" w:rsidRDefault="00811DDA" w:rsidP="00811DDA">
            <w:pPr>
              <w:contextualSpacing/>
              <w:rPr>
                <w:rFonts w:ascii="Gill Sans MT" w:eastAsia="Calibri" w:hAnsi="Gill Sans MT" w:cs="Times New Roman"/>
                <w:i/>
                <w:color w:val="A6A6A6"/>
                <w:sz w:val="20"/>
                <w:szCs w:val="20"/>
              </w:rPr>
            </w:pPr>
          </w:p>
        </w:tc>
      </w:tr>
      <w:tr w:rsidR="007845D0" w:rsidRPr="007845D0" w14:paraId="4B565B5C" w14:textId="77777777" w:rsidTr="007845D0">
        <w:trPr>
          <w:trHeight w:val="20"/>
        </w:trPr>
        <w:tc>
          <w:tcPr>
            <w:tcW w:w="185"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421D6F3B" w14:textId="77777777" w:rsidR="00811DDA" w:rsidRPr="007845D0" w:rsidRDefault="00811DDA" w:rsidP="00811DDA">
            <w:pPr>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000000"/>
            </w:tcBorders>
            <w:shd w:val="clear" w:color="auto" w:fill="D6E3BC" w:themeFill="accent3" w:themeFillTint="66"/>
          </w:tcPr>
          <w:p w14:paraId="7E40F6C8"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Overall, how would you say the existence of the initiative has affected the benefit that you get from the forest? </w:t>
            </w:r>
          </w:p>
          <w:p w14:paraId="1D485A62" w14:textId="77777777" w:rsidR="00811DDA" w:rsidRPr="007845D0" w:rsidRDefault="00811DDA" w:rsidP="00811DDA">
            <w:pPr>
              <w:rPr>
                <w:rFonts w:ascii="Gill Sans MT" w:hAnsi="Gill Sans MT"/>
                <w:color w:val="000000" w:themeColor="text1"/>
                <w:sz w:val="20"/>
                <w:szCs w:val="20"/>
              </w:rPr>
            </w:pPr>
          </w:p>
        </w:tc>
        <w:tc>
          <w:tcPr>
            <w:tcW w:w="5400" w:type="dxa"/>
            <w:gridSpan w:val="4"/>
            <w:tcBorders>
              <w:top w:val="single" w:sz="4" w:space="0" w:color="000000"/>
              <w:bottom w:val="single" w:sz="4" w:space="0" w:color="000000"/>
              <w:right w:val="single" w:sz="18" w:space="0" w:color="000000"/>
            </w:tcBorders>
            <w:shd w:val="clear" w:color="auto" w:fill="D6E3BC" w:themeFill="accent3" w:themeFillTint="66"/>
          </w:tcPr>
          <w:p w14:paraId="7BC021A9" w14:textId="14D48C2B" w:rsidR="00811DDA" w:rsidRPr="007845D0" w:rsidRDefault="00C92576" w:rsidP="00811DDA">
            <w:pPr>
              <w:rPr>
                <w:rFonts w:ascii="Gill Sans MT" w:hAnsi="Gill Sans MT"/>
                <w:color w:val="000000" w:themeColor="text1"/>
                <w:sz w:val="20"/>
                <w:szCs w:val="20"/>
              </w:rPr>
            </w:pPr>
            <w:r w:rsidRPr="007845D0">
              <w:rPr>
                <w:rFonts w:ascii="Gill Sans MT" w:hAnsi="Gill Sans MT"/>
                <w:color w:val="000000" w:themeColor="text1"/>
                <w:sz w:val="20"/>
                <w:szCs w:val="20"/>
              </w:rPr>
              <w:t>TEXT</w:t>
            </w:r>
          </w:p>
        </w:tc>
        <w:tc>
          <w:tcPr>
            <w:tcW w:w="904" w:type="dxa"/>
            <w:tcBorders>
              <w:top w:val="single" w:sz="18" w:space="0" w:color="000000"/>
              <w:left w:val="single" w:sz="18" w:space="0" w:color="000000"/>
              <w:bottom w:val="single" w:sz="18" w:space="0" w:color="000000"/>
              <w:right w:val="single" w:sz="18" w:space="0" w:color="000000"/>
            </w:tcBorders>
            <w:shd w:val="clear" w:color="auto" w:fill="D6E3BC" w:themeFill="accent3" w:themeFillTint="66"/>
          </w:tcPr>
          <w:p w14:paraId="14D85C37" w14:textId="77777777" w:rsidR="00811DDA" w:rsidRPr="007845D0" w:rsidRDefault="00811DDA" w:rsidP="00811DDA">
            <w:pPr>
              <w:contextualSpacing/>
              <w:rPr>
                <w:rFonts w:ascii="Gill Sans MT" w:eastAsia="Calibri" w:hAnsi="Gill Sans MT" w:cs="Times New Roman"/>
                <w:i/>
                <w:color w:val="A6A6A6"/>
                <w:sz w:val="20"/>
                <w:szCs w:val="20"/>
              </w:rPr>
            </w:pPr>
          </w:p>
        </w:tc>
      </w:tr>
      <w:tr w:rsidR="007845D0" w:rsidRPr="007845D0" w14:paraId="300670DF" w14:textId="77777777" w:rsidTr="007845D0">
        <w:trPr>
          <w:trHeight w:val="1061"/>
        </w:trPr>
        <w:tc>
          <w:tcPr>
            <w:tcW w:w="185" w:type="dxa"/>
            <w:tcBorders>
              <w:top w:val="single" w:sz="4" w:space="0" w:color="000000"/>
              <w:left w:val="single" w:sz="4" w:space="0" w:color="000000"/>
              <w:bottom w:val="single" w:sz="4" w:space="0" w:color="auto"/>
              <w:right w:val="single" w:sz="4" w:space="0" w:color="000000"/>
            </w:tcBorders>
          </w:tcPr>
          <w:p w14:paraId="4AFBA6CC" w14:textId="77777777" w:rsidR="00811DDA" w:rsidRPr="007845D0" w:rsidRDefault="00811DDA" w:rsidP="00811DDA">
            <w:pPr>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auto"/>
            </w:tcBorders>
          </w:tcPr>
          <w:p w14:paraId="333AB9CD"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Has the community received any forestry related external support (technical assistance, free inputs, </w:t>
            </w:r>
            <w:proofErr w:type="spellStart"/>
            <w:r w:rsidRPr="007845D0">
              <w:rPr>
                <w:rFonts w:ascii="Gill Sans MT" w:hAnsi="Gill Sans MT"/>
                <w:color w:val="000000" w:themeColor="text1"/>
                <w:sz w:val="20"/>
                <w:szCs w:val="20"/>
              </w:rPr>
              <w:t>etc</w:t>
            </w:r>
            <w:proofErr w:type="spellEnd"/>
            <w:r w:rsidRPr="007845D0">
              <w:rPr>
                <w:rFonts w:ascii="Gill Sans MT" w:hAnsi="Gill Sans MT"/>
                <w:color w:val="000000" w:themeColor="text1"/>
                <w:sz w:val="20"/>
                <w:szCs w:val="20"/>
              </w:rPr>
              <w:t xml:space="preserve">) from government, donors, NGOs, </w:t>
            </w:r>
            <w:proofErr w:type="spellStart"/>
            <w:r w:rsidRPr="007845D0">
              <w:rPr>
                <w:rFonts w:ascii="Gill Sans MT" w:hAnsi="Gill Sans MT"/>
                <w:color w:val="000000" w:themeColor="text1"/>
                <w:sz w:val="20"/>
                <w:szCs w:val="20"/>
              </w:rPr>
              <w:t>ect</w:t>
            </w:r>
            <w:proofErr w:type="spellEnd"/>
            <w:r w:rsidRPr="007845D0">
              <w:rPr>
                <w:rFonts w:ascii="Gill Sans MT" w:hAnsi="Gill Sans MT"/>
                <w:color w:val="000000" w:themeColor="text1"/>
                <w:sz w:val="20"/>
                <w:szCs w:val="20"/>
              </w:rPr>
              <w:t xml:space="preserve"> over the past 12 months?</w:t>
            </w:r>
          </w:p>
        </w:tc>
        <w:tc>
          <w:tcPr>
            <w:tcW w:w="5400" w:type="dxa"/>
            <w:gridSpan w:val="4"/>
            <w:tcBorders>
              <w:top w:val="single" w:sz="4" w:space="0" w:color="000000"/>
              <w:bottom w:val="single" w:sz="4" w:space="0" w:color="auto"/>
              <w:right w:val="single" w:sz="18" w:space="0" w:color="000000"/>
            </w:tcBorders>
          </w:tcPr>
          <w:p w14:paraId="6EF6B135"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1=No</w:t>
            </w:r>
          </w:p>
          <w:p w14:paraId="08F91FE4"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2=Yes </w:t>
            </w:r>
          </w:p>
          <w:p w14:paraId="58491504" w14:textId="77777777" w:rsidR="00811DDA"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888=Don’t know</w:t>
            </w:r>
          </w:p>
          <w:p w14:paraId="06B81439" w14:textId="59923F84" w:rsidR="00681538" w:rsidRPr="007845D0" w:rsidRDefault="00811DDA" w:rsidP="00811DDA">
            <w:pPr>
              <w:rPr>
                <w:rFonts w:ascii="Gill Sans MT" w:hAnsi="Gill Sans MT"/>
                <w:color w:val="000000" w:themeColor="text1"/>
                <w:sz w:val="20"/>
                <w:szCs w:val="20"/>
              </w:rPr>
            </w:pPr>
            <w:r w:rsidRPr="007845D0">
              <w:rPr>
                <w:rFonts w:ascii="Gill Sans MT" w:hAnsi="Gill Sans MT"/>
                <w:color w:val="000000" w:themeColor="text1"/>
                <w:sz w:val="20"/>
                <w:szCs w:val="20"/>
              </w:rPr>
              <w:t>999=Prefer not to respond</w:t>
            </w:r>
          </w:p>
        </w:tc>
        <w:tc>
          <w:tcPr>
            <w:tcW w:w="904" w:type="dxa"/>
            <w:tcBorders>
              <w:top w:val="single" w:sz="18" w:space="0" w:color="000000"/>
              <w:left w:val="single" w:sz="18" w:space="0" w:color="000000"/>
              <w:bottom w:val="single" w:sz="4" w:space="0" w:color="auto"/>
              <w:right w:val="single" w:sz="18" w:space="0" w:color="000000"/>
            </w:tcBorders>
          </w:tcPr>
          <w:p w14:paraId="5EEC730C" w14:textId="77777777" w:rsidR="00811DDA" w:rsidRPr="007845D0" w:rsidRDefault="00811DDA" w:rsidP="00811DDA">
            <w:pPr>
              <w:contextualSpacing/>
              <w:rPr>
                <w:rFonts w:ascii="Gill Sans MT" w:eastAsia="Calibri" w:hAnsi="Gill Sans MT" w:cs="Times New Roman"/>
                <w:i/>
                <w:color w:val="A6A6A6"/>
                <w:sz w:val="20"/>
                <w:szCs w:val="20"/>
              </w:rPr>
            </w:pPr>
          </w:p>
        </w:tc>
      </w:tr>
      <w:tr w:rsidR="007845D0" w:rsidRPr="007845D0" w14:paraId="5A6A8165" w14:textId="77777777" w:rsidTr="007845D0">
        <w:trPr>
          <w:trHeight w:val="393"/>
        </w:trPr>
        <w:tc>
          <w:tcPr>
            <w:tcW w:w="185"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7DEC014A" w14:textId="77777777" w:rsidR="00681538" w:rsidRPr="007845D0" w:rsidRDefault="00681538" w:rsidP="00811DDA">
            <w:pPr>
              <w:contextualSpacing/>
              <w:rPr>
                <w:rFonts w:ascii="Gill Sans MT" w:eastAsia="Calibri" w:hAnsi="Gill Sans MT" w:cs="Times New Roman"/>
                <w:sz w:val="20"/>
                <w:szCs w:val="20"/>
              </w:rPr>
            </w:pPr>
          </w:p>
        </w:tc>
        <w:tc>
          <w:tcPr>
            <w:tcW w:w="3335" w:type="dxa"/>
            <w:gridSpan w:val="2"/>
            <w:tcBorders>
              <w:top w:val="single" w:sz="4" w:space="0" w:color="auto"/>
              <w:left w:val="single" w:sz="4" w:space="0" w:color="000000"/>
              <w:bottom w:val="single" w:sz="4" w:space="0" w:color="000000"/>
            </w:tcBorders>
            <w:shd w:val="clear" w:color="auto" w:fill="D6E3BC" w:themeFill="accent3" w:themeFillTint="66"/>
          </w:tcPr>
          <w:p w14:paraId="61FA791B" w14:textId="5A430E8E" w:rsidR="00681538" w:rsidRPr="007845D0" w:rsidRDefault="00681538" w:rsidP="00811DDA">
            <w:pPr>
              <w:rPr>
                <w:rFonts w:ascii="Gill Sans MT" w:hAnsi="Gill Sans MT"/>
                <w:color w:val="000000" w:themeColor="text1"/>
                <w:sz w:val="20"/>
                <w:szCs w:val="20"/>
              </w:rPr>
            </w:pPr>
            <w:r w:rsidRPr="007845D0">
              <w:rPr>
                <w:rFonts w:ascii="Gill Sans MT" w:hAnsi="Gill Sans MT"/>
                <w:color w:val="000000" w:themeColor="text1"/>
                <w:sz w:val="20"/>
                <w:szCs w:val="20"/>
              </w:rPr>
              <w:t xml:space="preserve">Please describe. </w:t>
            </w:r>
          </w:p>
        </w:tc>
        <w:tc>
          <w:tcPr>
            <w:tcW w:w="5400" w:type="dxa"/>
            <w:gridSpan w:val="4"/>
            <w:tcBorders>
              <w:top w:val="single" w:sz="4" w:space="0" w:color="auto"/>
              <w:bottom w:val="single" w:sz="4" w:space="0" w:color="000000"/>
              <w:right w:val="single" w:sz="18" w:space="0" w:color="000000"/>
            </w:tcBorders>
            <w:shd w:val="clear" w:color="auto" w:fill="D6E3BC" w:themeFill="accent3" w:themeFillTint="66"/>
          </w:tcPr>
          <w:p w14:paraId="6104D926" w14:textId="77777777" w:rsidR="00681538" w:rsidRPr="007845D0" w:rsidRDefault="00681538" w:rsidP="00811DDA">
            <w:pPr>
              <w:rPr>
                <w:rFonts w:ascii="Gill Sans MT" w:hAnsi="Gill Sans MT"/>
                <w:color w:val="000000" w:themeColor="text1"/>
                <w:sz w:val="20"/>
                <w:szCs w:val="20"/>
              </w:rPr>
            </w:pPr>
          </w:p>
        </w:tc>
        <w:tc>
          <w:tcPr>
            <w:tcW w:w="904"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120B6691" w14:textId="77777777" w:rsidR="00681538" w:rsidRPr="007845D0" w:rsidRDefault="00681538" w:rsidP="00811DDA">
            <w:pPr>
              <w:contextualSpacing/>
              <w:rPr>
                <w:rFonts w:ascii="Gill Sans MT" w:eastAsia="Calibri" w:hAnsi="Gill Sans MT" w:cs="Times New Roman"/>
                <w:i/>
                <w:color w:val="A6A6A6"/>
                <w:sz w:val="20"/>
                <w:szCs w:val="20"/>
              </w:rPr>
            </w:pPr>
          </w:p>
        </w:tc>
      </w:tr>
    </w:tbl>
    <w:p w14:paraId="4C4920BE" w14:textId="77777777" w:rsidR="00FD6C12" w:rsidRPr="00431701" w:rsidRDefault="00FD6C12" w:rsidP="007C3C66">
      <w:pPr>
        <w:rPr>
          <w:rFonts w:ascii="Gill Sans MT" w:hAnsi="Gill Sans MT"/>
          <w:sz w:val="22"/>
          <w:szCs w:val="22"/>
        </w:rPr>
      </w:pPr>
    </w:p>
    <w:p w14:paraId="2C79F15E" w14:textId="77777777" w:rsidR="00FD6C12" w:rsidRPr="00431701" w:rsidRDefault="00FD6C12" w:rsidP="007C3C66">
      <w:pPr>
        <w:rPr>
          <w:rFonts w:ascii="Gill Sans MT" w:hAnsi="Gill Sans MT"/>
          <w:sz w:val="22"/>
          <w:szCs w:val="22"/>
        </w:rPr>
      </w:pPr>
    </w:p>
    <w:p w14:paraId="5D2D5C8B" w14:textId="77777777" w:rsidR="00FD6C12" w:rsidRPr="00431701" w:rsidRDefault="00FD6C12" w:rsidP="007C3C66">
      <w:pPr>
        <w:rPr>
          <w:rFonts w:ascii="Gill Sans MT" w:hAnsi="Gill Sans MT"/>
          <w:sz w:val="22"/>
          <w:szCs w:val="22"/>
        </w:rPr>
      </w:pPr>
    </w:p>
    <w:p w14:paraId="5D60919B" w14:textId="77777777" w:rsidR="00321D6B" w:rsidRDefault="00321D6B" w:rsidP="007C3C66">
      <w:pPr>
        <w:rPr>
          <w:rFonts w:ascii="Gill Sans MT" w:hAnsi="Gill Sans MT"/>
          <w:b/>
          <w:color w:val="000000" w:themeColor="text1"/>
          <w:sz w:val="22"/>
          <w:szCs w:val="22"/>
        </w:rPr>
      </w:pPr>
    </w:p>
    <w:p w14:paraId="5CBECBC9" w14:textId="77777777" w:rsidR="00321D6B" w:rsidRDefault="00321D6B" w:rsidP="007C3C66">
      <w:pPr>
        <w:rPr>
          <w:rFonts w:ascii="Gill Sans MT" w:hAnsi="Gill Sans MT"/>
          <w:b/>
          <w:color w:val="000000" w:themeColor="text1"/>
          <w:sz w:val="22"/>
          <w:szCs w:val="22"/>
        </w:rPr>
      </w:pPr>
    </w:p>
    <w:p w14:paraId="1E9CCE1D" w14:textId="77777777" w:rsidR="00321D6B" w:rsidRDefault="00321D6B" w:rsidP="007C3C66">
      <w:pPr>
        <w:rPr>
          <w:rFonts w:ascii="Gill Sans MT" w:hAnsi="Gill Sans MT"/>
          <w:b/>
          <w:color w:val="000000" w:themeColor="text1"/>
          <w:sz w:val="22"/>
          <w:szCs w:val="22"/>
        </w:rPr>
      </w:pPr>
    </w:p>
    <w:p w14:paraId="009BFE30" w14:textId="77777777" w:rsidR="00321D6B" w:rsidRDefault="00321D6B" w:rsidP="007C3C66">
      <w:pPr>
        <w:rPr>
          <w:rFonts w:ascii="Gill Sans MT" w:hAnsi="Gill Sans MT"/>
          <w:b/>
          <w:color w:val="000000" w:themeColor="text1"/>
          <w:sz w:val="22"/>
          <w:szCs w:val="22"/>
        </w:rPr>
      </w:pPr>
    </w:p>
    <w:p w14:paraId="7B732E22" w14:textId="77777777" w:rsidR="00321D6B" w:rsidRDefault="00321D6B" w:rsidP="007C3C66">
      <w:pPr>
        <w:rPr>
          <w:rFonts w:ascii="Gill Sans MT" w:hAnsi="Gill Sans MT"/>
          <w:b/>
          <w:color w:val="000000" w:themeColor="text1"/>
          <w:sz w:val="22"/>
          <w:szCs w:val="22"/>
        </w:rPr>
      </w:pPr>
    </w:p>
    <w:p w14:paraId="0CBDBF20" w14:textId="77777777" w:rsidR="00321D6B" w:rsidRDefault="00321D6B" w:rsidP="007C3C66">
      <w:pPr>
        <w:rPr>
          <w:rFonts w:ascii="Gill Sans MT" w:hAnsi="Gill Sans MT"/>
          <w:b/>
          <w:color w:val="000000" w:themeColor="text1"/>
          <w:sz w:val="22"/>
          <w:szCs w:val="22"/>
        </w:rPr>
      </w:pPr>
    </w:p>
    <w:p w14:paraId="6659D583" w14:textId="77777777" w:rsidR="00321D6B" w:rsidRDefault="00321D6B" w:rsidP="007C3C66">
      <w:pPr>
        <w:rPr>
          <w:rFonts w:ascii="Gill Sans MT" w:hAnsi="Gill Sans MT"/>
          <w:b/>
          <w:color w:val="000000" w:themeColor="text1"/>
          <w:sz w:val="22"/>
          <w:szCs w:val="22"/>
        </w:rPr>
      </w:pPr>
    </w:p>
    <w:p w14:paraId="1F60E6D9" w14:textId="77777777" w:rsidR="00321D6B" w:rsidRDefault="00321D6B" w:rsidP="007C3C66">
      <w:pPr>
        <w:rPr>
          <w:rFonts w:ascii="Gill Sans MT" w:hAnsi="Gill Sans MT"/>
          <w:b/>
          <w:color w:val="000000" w:themeColor="text1"/>
          <w:sz w:val="22"/>
          <w:szCs w:val="22"/>
        </w:rPr>
      </w:pPr>
    </w:p>
    <w:p w14:paraId="6384C7A8" w14:textId="77777777" w:rsidR="00321D6B" w:rsidRDefault="00321D6B" w:rsidP="007C3C66">
      <w:pPr>
        <w:rPr>
          <w:rFonts w:ascii="Gill Sans MT" w:hAnsi="Gill Sans MT"/>
          <w:b/>
          <w:color w:val="000000" w:themeColor="text1"/>
          <w:sz w:val="22"/>
          <w:szCs w:val="22"/>
        </w:rPr>
      </w:pPr>
    </w:p>
    <w:p w14:paraId="77EC540A" w14:textId="77777777" w:rsidR="00321D6B" w:rsidRDefault="00321D6B" w:rsidP="007C3C66">
      <w:pPr>
        <w:rPr>
          <w:rFonts w:ascii="Gill Sans MT" w:hAnsi="Gill Sans MT"/>
          <w:b/>
          <w:color w:val="000000" w:themeColor="text1"/>
          <w:sz w:val="22"/>
          <w:szCs w:val="22"/>
        </w:rPr>
      </w:pPr>
    </w:p>
    <w:p w14:paraId="406105EF" w14:textId="77777777" w:rsidR="00321D6B" w:rsidRDefault="00321D6B" w:rsidP="007C3C66">
      <w:pPr>
        <w:rPr>
          <w:rFonts w:ascii="Gill Sans MT" w:hAnsi="Gill Sans MT"/>
          <w:b/>
          <w:color w:val="000000" w:themeColor="text1"/>
          <w:sz w:val="22"/>
          <w:szCs w:val="22"/>
        </w:rPr>
      </w:pPr>
    </w:p>
    <w:p w14:paraId="652D76DE" w14:textId="77777777" w:rsidR="00321D6B" w:rsidRDefault="00321D6B" w:rsidP="007C3C66">
      <w:pPr>
        <w:rPr>
          <w:rFonts w:ascii="Gill Sans MT" w:hAnsi="Gill Sans MT"/>
          <w:b/>
          <w:color w:val="000000" w:themeColor="text1"/>
          <w:sz w:val="22"/>
          <w:szCs w:val="22"/>
        </w:rPr>
      </w:pPr>
    </w:p>
    <w:p w14:paraId="1C3602B6" w14:textId="77777777" w:rsidR="00321D6B" w:rsidRDefault="00321D6B" w:rsidP="007C3C66">
      <w:pPr>
        <w:rPr>
          <w:rFonts w:ascii="Gill Sans MT" w:hAnsi="Gill Sans MT"/>
          <w:b/>
          <w:color w:val="000000" w:themeColor="text1"/>
          <w:sz w:val="22"/>
          <w:szCs w:val="22"/>
        </w:rPr>
      </w:pPr>
    </w:p>
    <w:p w14:paraId="5F12AE59" w14:textId="77777777" w:rsidR="00321D6B" w:rsidRDefault="00321D6B" w:rsidP="007C3C66">
      <w:pPr>
        <w:rPr>
          <w:rFonts w:ascii="Gill Sans MT" w:hAnsi="Gill Sans MT"/>
          <w:b/>
          <w:color w:val="000000" w:themeColor="text1"/>
          <w:sz w:val="22"/>
          <w:szCs w:val="22"/>
        </w:rPr>
      </w:pPr>
    </w:p>
    <w:p w14:paraId="6AB768F1" w14:textId="77777777" w:rsidR="00321D6B" w:rsidRDefault="00321D6B" w:rsidP="007C3C66">
      <w:pPr>
        <w:rPr>
          <w:rFonts w:ascii="Gill Sans MT" w:hAnsi="Gill Sans MT"/>
          <w:b/>
          <w:color w:val="000000" w:themeColor="text1"/>
          <w:sz w:val="22"/>
          <w:szCs w:val="22"/>
        </w:rPr>
      </w:pPr>
    </w:p>
    <w:p w14:paraId="1941D2E0" w14:textId="77777777" w:rsidR="00321D6B" w:rsidRDefault="00321D6B" w:rsidP="007C3C66">
      <w:pPr>
        <w:rPr>
          <w:rFonts w:ascii="Gill Sans MT" w:hAnsi="Gill Sans MT"/>
          <w:b/>
          <w:color w:val="000000" w:themeColor="text1"/>
          <w:sz w:val="22"/>
          <w:szCs w:val="22"/>
        </w:rPr>
      </w:pPr>
    </w:p>
    <w:p w14:paraId="0D438F61" w14:textId="77777777" w:rsidR="00321D6B" w:rsidRDefault="00321D6B" w:rsidP="007C3C66">
      <w:pPr>
        <w:rPr>
          <w:rFonts w:ascii="Gill Sans MT" w:hAnsi="Gill Sans MT"/>
          <w:b/>
          <w:color w:val="000000" w:themeColor="text1"/>
          <w:sz w:val="22"/>
          <w:szCs w:val="22"/>
        </w:rPr>
      </w:pPr>
    </w:p>
    <w:p w14:paraId="5250706A" w14:textId="77EA941A" w:rsidR="00DD26A1" w:rsidRPr="00431701" w:rsidRDefault="00DD26A1" w:rsidP="007C3C66">
      <w:pPr>
        <w:rPr>
          <w:rFonts w:ascii="Gill Sans MT" w:hAnsi="Gill Sans MT"/>
          <w:b/>
          <w:color w:val="000000" w:themeColor="text1"/>
          <w:sz w:val="22"/>
          <w:szCs w:val="22"/>
        </w:rPr>
      </w:pPr>
      <w:r w:rsidRPr="00431701">
        <w:rPr>
          <w:rFonts w:ascii="Gill Sans MT" w:hAnsi="Gill Sans MT"/>
          <w:b/>
          <w:color w:val="000000" w:themeColor="text1"/>
          <w:sz w:val="22"/>
          <w:szCs w:val="22"/>
        </w:rPr>
        <w:t>FOREST PRODUCTS</w:t>
      </w:r>
    </w:p>
    <w:p w14:paraId="66A6C81B" w14:textId="2757A374" w:rsidR="00250D8D" w:rsidRPr="00431701" w:rsidRDefault="00250D8D" w:rsidP="007C3C66">
      <w:pPr>
        <w:rPr>
          <w:rFonts w:ascii="Gill Sans MT" w:hAnsi="Gill Sans MT"/>
          <w:color w:val="000000" w:themeColor="text1"/>
          <w:sz w:val="22"/>
          <w:szCs w:val="22"/>
        </w:rPr>
      </w:pPr>
      <w:r w:rsidRPr="00431701">
        <w:rPr>
          <w:rFonts w:ascii="Gill Sans MT" w:hAnsi="Gill Sans MT"/>
          <w:color w:val="000000" w:themeColor="text1"/>
          <w:sz w:val="22"/>
          <w:szCs w:val="22"/>
        </w:rPr>
        <w:t xml:space="preserve">Now we would like to ask you some questions about forest products that are collected/harvested by members of your community. </w:t>
      </w:r>
    </w:p>
    <w:tbl>
      <w:tblPr>
        <w:tblStyle w:val="TableGrid1"/>
        <w:tblpPr w:leftFromText="180" w:rightFromText="180" w:vertAnchor="text" w:horzAnchor="margin" w:tblpY="246"/>
        <w:tblOverlap w:val="never"/>
        <w:tblW w:w="10458" w:type="dxa"/>
        <w:tblLayout w:type="fixed"/>
        <w:tblLook w:val="04A0" w:firstRow="1" w:lastRow="0" w:firstColumn="1" w:lastColumn="0" w:noHBand="0" w:noVBand="1"/>
      </w:tblPr>
      <w:tblGrid>
        <w:gridCol w:w="432"/>
        <w:gridCol w:w="1870"/>
        <w:gridCol w:w="2009"/>
        <w:gridCol w:w="1058"/>
        <w:gridCol w:w="2256"/>
        <w:gridCol w:w="2833"/>
      </w:tblGrid>
      <w:tr w:rsidR="00F63D61" w:rsidRPr="00431701" w14:paraId="653FF920" w14:textId="77777777" w:rsidTr="00F63D61">
        <w:tc>
          <w:tcPr>
            <w:tcW w:w="432" w:type="dxa"/>
          </w:tcPr>
          <w:p w14:paraId="3170FCC1" w14:textId="77777777" w:rsidR="00F63D61" w:rsidRPr="00431701" w:rsidRDefault="00F63D61" w:rsidP="00F63D61">
            <w:pPr>
              <w:rPr>
                <w:rFonts w:ascii="Gill Sans MT" w:hAnsi="Gill Sans MT" w:cs="Times New Roman"/>
                <w:b/>
              </w:rPr>
            </w:pPr>
          </w:p>
        </w:tc>
        <w:tc>
          <w:tcPr>
            <w:tcW w:w="1870" w:type="dxa"/>
          </w:tcPr>
          <w:p w14:paraId="569D3D32" w14:textId="77777777" w:rsidR="00F63D61" w:rsidRPr="00431701" w:rsidRDefault="00F63D61" w:rsidP="00F63D61">
            <w:pPr>
              <w:rPr>
                <w:rFonts w:ascii="Gill Sans MT" w:hAnsi="Gill Sans MT" w:cs="Times New Roman"/>
                <w:b/>
              </w:rPr>
            </w:pPr>
          </w:p>
        </w:tc>
        <w:tc>
          <w:tcPr>
            <w:tcW w:w="2009" w:type="dxa"/>
          </w:tcPr>
          <w:p w14:paraId="69419322" w14:textId="1D9536A6" w:rsidR="00F63D61" w:rsidRPr="00431701" w:rsidRDefault="00F63D61" w:rsidP="00F63D61">
            <w:pPr>
              <w:rPr>
                <w:rFonts w:ascii="Gill Sans MT" w:hAnsi="Gill Sans MT" w:cs="Times New Roman"/>
              </w:rPr>
            </w:pPr>
          </w:p>
        </w:tc>
        <w:tc>
          <w:tcPr>
            <w:tcW w:w="1058" w:type="dxa"/>
          </w:tcPr>
          <w:p w14:paraId="66619ECF" w14:textId="2F92C568" w:rsidR="00F63D61" w:rsidRPr="00431701" w:rsidRDefault="00F63D61" w:rsidP="00F63D61">
            <w:pPr>
              <w:rPr>
                <w:rFonts w:ascii="Gill Sans MT" w:hAnsi="Gill Sans MT" w:cs="Times New Roman"/>
              </w:rPr>
            </w:pPr>
          </w:p>
        </w:tc>
        <w:tc>
          <w:tcPr>
            <w:tcW w:w="2256" w:type="dxa"/>
          </w:tcPr>
          <w:p w14:paraId="1DF8DA3A" w14:textId="007F52A9" w:rsidR="00F63D61" w:rsidRPr="00431701" w:rsidRDefault="00F63D61" w:rsidP="00F63D61">
            <w:pPr>
              <w:rPr>
                <w:rFonts w:ascii="Gill Sans MT" w:hAnsi="Gill Sans MT" w:cs="Times New Roman"/>
              </w:rPr>
            </w:pPr>
          </w:p>
        </w:tc>
        <w:tc>
          <w:tcPr>
            <w:tcW w:w="2833" w:type="dxa"/>
          </w:tcPr>
          <w:p w14:paraId="4A165E4A" w14:textId="5055A3F2" w:rsidR="00F63D61" w:rsidRPr="00431701" w:rsidRDefault="00F63D61" w:rsidP="00F63D61">
            <w:pPr>
              <w:rPr>
                <w:rFonts w:ascii="Gill Sans MT" w:hAnsi="Gill Sans MT" w:cs="Times New Roman"/>
              </w:rPr>
            </w:pPr>
          </w:p>
        </w:tc>
      </w:tr>
      <w:tr w:rsidR="00F63D61" w:rsidRPr="00431701" w14:paraId="1484276E" w14:textId="77777777" w:rsidTr="00F63D61">
        <w:tc>
          <w:tcPr>
            <w:tcW w:w="432" w:type="dxa"/>
          </w:tcPr>
          <w:p w14:paraId="62453536" w14:textId="77777777" w:rsidR="00F63D61" w:rsidRPr="00431701" w:rsidRDefault="00F63D61" w:rsidP="00F63D61">
            <w:pPr>
              <w:rPr>
                <w:rFonts w:ascii="Gill Sans MT" w:hAnsi="Gill Sans MT" w:cs="Times New Roman"/>
                <w:b/>
              </w:rPr>
            </w:pPr>
          </w:p>
        </w:tc>
        <w:tc>
          <w:tcPr>
            <w:tcW w:w="1870" w:type="dxa"/>
          </w:tcPr>
          <w:p w14:paraId="14174ABC" w14:textId="77777777" w:rsidR="00F63D61" w:rsidRPr="00431701" w:rsidRDefault="00F63D61" w:rsidP="00F63D61">
            <w:pPr>
              <w:rPr>
                <w:rFonts w:ascii="Gill Sans MT" w:hAnsi="Gill Sans MT" w:cs="Times New Roman"/>
                <w:b/>
              </w:rPr>
            </w:pPr>
            <w:r w:rsidRPr="00431701">
              <w:rPr>
                <w:rFonts w:ascii="Gill Sans MT" w:hAnsi="Gill Sans MT" w:cs="Times New Roman"/>
                <w:b/>
              </w:rPr>
              <w:t>Wood/forest product</w:t>
            </w:r>
          </w:p>
        </w:tc>
        <w:tc>
          <w:tcPr>
            <w:tcW w:w="2009" w:type="dxa"/>
          </w:tcPr>
          <w:p w14:paraId="19112196" w14:textId="5F550E6F" w:rsidR="00F63D61" w:rsidRPr="00431701" w:rsidRDefault="00F63D61" w:rsidP="00F63D61">
            <w:pPr>
              <w:rPr>
                <w:rFonts w:ascii="Gill Sans MT" w:hAnsi="Gill Sans MT" w:cs="Times New Roman"/>
              </w:rPr>
            </w:pPr>
            <w:r w:rsidRPr="00431701">
              <w:rPr>
                <w:rFonts w:ascii="Gill Sans MT" w:hAnsi="Gill Sans MT" w:cs="Times New Roman"/>
              </w:rPr>
              <w:t xml:space="preserve">In the last 12 months, please note which products have contributed to HH incomes in your village. </w:t>
            </w:r>
          </w:p>
          <w:p w14:paraId="414226C6" w14:textId="77777777" w:rsidR="00F63D61" w:rsidRPr="00431701" w:rsidRDefault="00F63D61" w:rsidP="00F63D61">
            <w:pPr>
              <w:rPr>
                <w:rFonts w:ascii="Gill Sans MT" w:hAnsi="Gill Sans MT" w:cs="Times New Roman"/>
                <w:i/>
              </w:rPr>
            </w:pPr>
            <w:r w:rsidRPr="00431701">
              <w:rPr>
                <w:rFonts w:ascii="Gill Sans MT" w:hAnsi="Gill Sans MT" w:cs="Times New Roman"/>
                <w:i/>
              </w:rPr>
              <w:t>If 0, skip to next activity</w:t>
            </w:r>
          </w:p>
        </w:tc>
        <w:tc>
          <w:tcPr>
            <w:tcW w:w="1058" w:type="dxa"/>
          </w:tcPr>
          <w:p w14:paraId="6832680E" w14:textId="5822F674" w:rsidR="00F63D61" w:rsidRPr="00431701" w:rsidRDefault="00F63D61" w:rsidP="00F63D61">
            <w:pPr>
              <w:rPr>
                <w:rFonts w:ascii="Gill Sans MT" w:hAnsi="Gill Sans MT" w:cs="Times New Roman"/>
              </w:rPr>
            </w:pPr>
            <w:r w:rsidRPr="00431701">
              <w:rPr>
                <w:rFonts w:ascii="Gill Sans MT" w:hAnsi="Gill Sans MT" w:cs="Times New Roman"/>
              </w:rPr>
              <w:t>Where is the &lt;product&gt; sold?</w:t>
            </w:r>
          </w:p>
        </w:tc>
        <w:tc>
          <w:tcPr>
            <w:tcW w:w="2256" w:type="dxa"/>
          </w:tcPr>
          <w:p w14:paraId="08E5CA13" w14:textId="083FC571" w:rsidR="00F63D61" w:rsidRPr="00431701" w:rsidRDefault="00F63D61" w:rsidP="00F63D61">
            <w:pPr>
              <w:rPr>
                <w:rFonts w:ascii="Gill Sans MT" w:hAnsi="Gill Sans MT" w:cs="Times New Roman"/>
              </w:rPr>
            </w:pPr>
            <w:r w:rsidRPr="00431701">
              <w:rPr>
                <w:rFonts w:ascii="Gill Sans MT" w:hAnsi="Gill Sans MT" w:cs="Times New Roman"/>
              </w:rPr>
              <w:t xml:space="preserve">What is the price per unit sold? </w:t>
            </w:r>
          </w:p>
        </w:tc>
        <w:tc>
          <w:tcPr>
            <w:tcW w:w="2833" w:type="dxa"/>
          </w:tcPr>
          <w:p w14:paraId="70CEC5B6" w14:textId="156B7BF9" w:rsidR="00F63D61" w:rsidRPr="00431701" w:rsidRDefault="00F63D61" w:rsidP="00F63D61">
            <w:pPr>
              <w:rPr>
                <w:rFonts w:ascii="Gill Sans MT" w:hAnsi="Gill Sans MT" w:cs="Times New Roman"/>
              </w:rPr>
            </w:pPr>
            <w:r w:rsidRPr="00431701">
              <w:rPr>
                <w:rFonts w:ascii="Gill Sans MT" w:hAnsi="Gill Sans MT" w:cs="Times New Roman"/>
              </w:rPr>
              <w:t>Which are the top three most important products to village incomes?</w:t>
            </w:r>
          </w:p>
        </w:tc>
      </w:tr>
      <w:tr w:rsidR="00F63D61" w:rsidRPr="00431701" w14:paraId="02376815" w14:textId="77777777" w:rsidTr="00F63D61">
        <w:tc>
          <w:tcPr>
            <w:tcW w:w="432" w:type="dxa"/>
          </w:tcPr>
          <w:p w14:paraId="2CE96A53"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a</w:t>
            </w:r>
            <w:proofErr w:type="gramEnd"/>
          </w:p>
        </w:tc>
        <w:tc>
          <w:tcPr>
            <w:tcW w:w="1870" w:type="dxa"/>
          </w:tcPr>
          <w:p w14:paraId="11A0B0F2" w14:textId="77777777" w:rsidR="00F63D61" w:rsidRPr="00431701" w:rsidRDefault="00F63D61" w:rsidP="00F63D61">
            <w:pPr>
              <w:rPr>
                <w:rFonts w:ascii="Gill Sans MT" w:hAnsi="Gill Sans MT" w:cs="Times New Roman"/>
              </w:rPr>
            </w:pPr>
            <w:r w:rsidRPr="00431701">
              <w:rPr>
                <w:rFonts w:ascii="Gill Sans MT" w:hAnsi="Gill Sans MT" w:cs="Times New Roman"/>
              </w:rPr>
              <w:t>Industrial wood</w:t>
            </w:r>
          </w:p>
        </w:tc>
        <w:tc>
          <w:tcPr>
            <w:tcW w:w="2009" w:type="dxa"/>
          </w:tcPr>
          <w:p w14:paraId="5CB0EFA1" w14:textId="77777777" w:rsidR="00F63D61" w:rsidRPr="00431701" w:rsidRDefault="00F63D61" w:rsidP="00F63D61">
            <w:pPr>
              <w:rPr>
                <w:rFonts w:ascii="Gill Sans MT" w:hAnsi="Gill Sans MT" w:cs="Times New Roman"/>
              </w:rPr>
            </w:pPr>
          </w:p>
        </w:tc>
        <w:tc>
          <w:tcPr>
            <w:tcW w:w="1058" w:type="dxa"/>
          </w:tcPr>
          <w:p w14:paraId="5176FDED" w14:textId="77777777" w:rsidR="00F63D61" w:rsidRPr="00431701" w:rsidRDefault="00F63D61" w:rsidP="00F63D61">
            <w:pPr>
              <w:rPr>
                <w:rFonts w:ascii="Gill Sans MT" w:hAnsi="Gill Sans MT" w:cs="Times New Roman"/>
              </w:rPr>
            </w:pPr>
          </w:p>
        </w:tc>
        <w:tc>
          <w:tcPr>
            <w:tcW w:w="2256" w:type="dxa"/>
          </w:tcPr>
          <w:p w14:paraId="173F0F1A" w14:textId="77777777" w:rsidR="00F63D61" w:rsidRPr="00431701" w:rsidRDefault="00F63D61" w:rsidP="00F63D61">
            <w:pPr>
              <w:rPr>
                <w:rFonts w:ascii="Gill Sans MT" w:hAnsi="Gill Sans MT" w:cs="Times New Roman"/>
              </w:rPr>
            </w:pPr>
          </w:p>
        </w:tc>
        <w:tc>
          <w:tcPr>
            <w:tcW w:w="2833" w:type="dxa"/>
          </w:tcPr>
          <w:p w14:paraId="5CF85C4A" w14:textId="7285EF6D" w:rsidR="00F63D61" w:rsidRPr="00431701" w:rsidRDefault="00F63D61" w:rsidP="00F63D61">
            <w:pPr>
              <w:rPr>
                <w:rFonts w:ascii="Gill Sans MT" w:hAnsi="Gill Sans MT" w:cs="Times New Roman"/>
              </w:rPr>
            </w:pPr>
          </w:p>
        </w:tc>
      </w:tr>
      <w:tr w:rsidR="00F63D61" w:rsidRPr="00431701" w14:paraId="10E5D555" w14:textId="77777777" w:rsidTr="00F63D61">
        <w:tc>
          <w:tcPr>
            <w:tcW w:w="432" w:type="dxa"/>
          </w:tcPr>
          <w:p w14:paraId="22A08CCE"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b</w:t>
            </w:r>
            <w:proofErr w:type="gramEnd"/>
          </w:p>
        </w:tc>
        <w:tc>
          <w:tcPr>
            <w:tcW w:w="1870" w:type="dxa"/>
          </w:tcPr>
          <w:p w14:paraId="04467488" w14:textId="77777777" w:rsidR="00F63D61" w:rsidRPr="00431701" w:rsidRDefault="00F63D61" w:rsidP="00F63D61">
            <w:pPr>
              <w:rPr>
                <w:rFonts w:ascii="Gill Sans MT" w:hAnsi="Gill Sans MT" w:cs="Times New Roman"/>
              </w:rPr>
            </w:pPr>
            <w:r w:rsidRPr="00431701">
              <w:rPr>
                <w:rFonts w:ascii="Gill Sans MT" w:hAnsi="Gill Sans MT" w:cs="Times New Roman"/>
              </w:rPr>
              <w:t>Fuel wood</w:t>
            </w:r>
          </w:p>
        </w:tc>
        <w:tc>
          <w:tcPr>
            <w:tcW w:w="2009" w:type="dxa"/>
          </w:tcPr>
          <w:p w14:paraId="1DF12BFF" w14:textId="77777777" w:rsidR="00F63D61" w:rsidRPr="00431701" w:rsidRDefault="00F63D61" w:rsidP="00F63D61">
            <w:pPr>
              <w:rPr>
                <w:rFonts w:ascii="Gill Sans MT" w:hAnsi="Gill Sans MT" w:cs="Times New Roman"/>
              </w:rPr>
            </w:pPr>
          </w:p>
        </w:tc>
        <w:tc>
          <w:tcPr>
            <w:tcW w:w="1058" w:type="dxa"/>
          </w:tcPr>
          <w:p w14:paraId="6955F9BC" w14:textId="77777777" w:rsidR="00F63D61" w:rsidRPr="00431701" w:rsidRDefault="00F63D61" w:rsidP="00F63D61">
            <w:pPr>
              <w:rPr>
                <w:rFonts w:ascii="Gill Sans MT" w:hAnsi="Gill Sans MT" w:cs="Times New Roman"/>
              </w:rPr>
            </w:pPr>
          </w:p>
        </w:tc>
        <w:tc>
          <w:tcPr>
            <w:tcW w:w="2256" w:type="dxa"/>
          </w:tcPr>
          <w:p w14:paraId="69260E55" w14:textId="77777777" w:rsidR="00F63D61" w:rsidRPr="00431701" w:rsidRDefault="00F63D61" w:rsidP="00F63D61">
            <w:pPr>
              <w:rPr>
                <w:rFonts w:ascii="Gill Sans MT" w:hAnsi="Gill Sans MT" w:cs="Times New Roman"/>
              </w:rPr>
            </w:pPr>
          </w:p>
        </w:tc>
        <w:tc>
          <w:tcPr>
            <w:tcW w:w="2833" w:type="dxa"/>
          </w:tcPr>
          <w:p w14:paraId="225AA253" w14:textId="69331E80" w:rsidR="00F63D61" w:rsidRPr="00431701" w:rsidRDefault="00F63D61" w:rsidP="00F63D61">
            <w:pPr>
              <w:rPr>
                <w:rFonts w:ascii="Gill Sans MT" w:hAnsi="Gill Sans MT" w:cs="Times New Roman"/>
              </w:rPr>
            </w:pPr>
          </w:p>
        </w:tc>
      </w:tr>
      <w:tr w:rsidR="00F63D61" w:rsidRPr="00431701" w14:paraId="1FA6CC21" w14:textId="77777777" w:rsidTr="00F63D61">
        <w:tc>
          <w:tcPr>
            <w:tcW w:w="432" w:type="dxa"/>
          </w:tcPr>
          <w:p w14:paraId="5C35E955"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lastRenderedPageBreak/>
              <w:t>c</w:t>
            </w:r>
            <w:proofErr w:type="gramEnd"/>
          </w:p>
        </w:tc>
        <w:tc>
          <w:tcPr>
            <w:tcW w:w="1870" w:type="dxa"/>
          </w:tcPr>
          <w:p w14:paraId="1B453859" w14:textId="77777777" w:rsidR="00F63D61" w:rsidRPr="00431701" w:rsidRDefault="00F63D61" w:rsidP="00F63D61">
            <w:pPr>
              <w:rPr>
                <w:rFonts w:ascii="Gill Sans MT" w:hAnsi="Gill Sans MT" w:cs="Times New Roman"/>
              </w:rPr>
            </w:pPr>
            <w:r w:rsidRPr="00431701">
              <w:rPr>
                <w:rFonts w:ascii="Gill Sans MT" w:hAnsi="Gill Sans MT" w:cs="Times New Roman"/>
              </w:rPr>
              <w:t>Charcoal</w:t>
            </w:r>
          </w:p>
        </w:tc>
        <w:tc>
          <w:tcPr>
            <w:tcW w:w="2009" w:type="dxa"/>
          </w:tcPr>
          <w:p w14:paraId="498F7956" w14:textId="77777777" w:rsidR="00F63D61" w:rsidRPr="00431701" w:rsidRDefault="00F63D61" w:rsidP="00F63D61">
            <w:pPr>
              <w:rPr>
                <w:rFonts w:ascii="Gill Sans MT" w:hAnsi="Gill Sans MT" w:cs="Times New Roman"/>
              </w:rPr>
            </w:pPr>
          </w:p>
        </w:tc>
        <w:tc>
          <w:tcPr>
            <w:tcW w:w="1058" w:type="dxa"/>
          </w:tcPr>
          <w:p w14:paraId="09659B90" w14:textId="77777777" w:rsidR="00F63D61" w:rsidRPr="00431701" w:rsidRDefault="00F63D61" w:rsidP="00F63D61">
            <w:pPr>
              <w:rPr>
                <w:rFonts w:ascii="Gill Sans MT" w:hAnsi="Gill Sans MT" w:cs="Times New Roman"/>
              </w:rPr>
            </w:pPr>
          </w:p>
        </w:tc>
        <w:tc>
          <w:tcPr>
            <w:tcW w:w="2256" w:type="dxa"/>
          </w:tcPr>
          <w:p w14:paraId="5AEE897F" w14:textId="77777777" w:rsidR="00F63D61" w:rsidRPr="00431701" w:rsidRDefault="00F63D61" w:rsidP="00F63D61">
            <w:pPr>
              <w:rPr>
                <w:rFonts w:ascii="Gill Sans MT" w:hAnsi="Gill Sans MT" w:cs="Times New Roman"/>
              </w:rPr>
            </w:pPr>
          </w:p>
        </w:tc>
        <w:tc>
          <w:tcPr>
            <w:tcW w:w="2833" w:type="dxa"/>
          </w:tcPr>
          <w:p w14:paraId="1A0D9644" w14:textId="7400BA0D" w:rsidR="00F63D61" w:rsidRPr="00431701" w:rsidRDefault="00F63D61" w:rsidP="00F63D61">
            <w:pPr>
              <w:rPr>
                <w:rFonts w:ascii="Gill Sans MT" w:hAnsi="Gill Sans MT" w:cs="Times New Roman"/>
              </w:rPr>
            </w:pPr>
          </w:p>
        </w:tc>
      </w:tr>
      <w:tr w:rsidR="00F63D61" w:rsidRPr="00431701" w14:paraId="040076E2" w14:textId="77777777" w:rsidTr="00F63D61">
        <w:tc>
          <w:tcPr>
            <w:tcW w:w="432" w:type="dxa"/>
          </w:tcPr>
          <w:p w14:paraId="5CF1CC07"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d</w:t>
            </w:r>
            <w:proofErr w:type="gramEnd"/>
          </w:p>
        </w:tc>
        <w:tc>
          <w:tcPr>
            <w:tcW w:w="1870" w:type="dxa"/>
          </w:tcPr>
          <w:p w14:paraId="432D11AB" w14:textId="77777777" w:rsidR="00F63D61" w:rsidRPr="00431701" w:rsidRDefault="00F63D61" w:rsidP="00F63D61">
            <w:pPr>
              <w:rPr>
                <w:rFonts w:ascii="Gill Sans MT" w:hAnsi="Gill Sans MT" w:cs="Times New Roman"/>
              </w:rPr>
            </w:pPr>
            <w:r w:rsidRPr="00431701">
              <w:rPr>
                <w:rFonts w:ascii="Gill Sans MT" w:hAnsi="Gill Sans MT" w:cs="Times New Roman"/>
              </w:rPr>
              <w:t>Wood for wood carving</w:t>
            </w:r>
          </w:p>
        </w:tc>
        <w:tc>
          <w:tcPr>
            <w:tcW w:w="2009" w:type="dxa"/>
          </w:tcPr>
          <w:p w14:paraId="330BA0E4" w14:textId="77777777" w:rsidR="00F63D61" w:rsidRPr="00431701" w:rsidRDefault="00F63D61" w:rsidP="00F63D61">
            <w:pPr>
              <w:rPr>
                <w:rFonts w:ascii="Gill Sans MT" w:hAnsi="Gill Sans MT" w:cs="Times New Roman"/>
              </w:rPr>
            </w:pPr>
          </w:p>
        </w:tc>
        <w:tc>
          <w:tcPr>
            <w:tcW w:w="1058" w:type="dxa"/>
          </w:tcPr>
          <w:p w14:paraId="4DE072B8" w14:textId="77777777" w:rsidR="00F63D61" w:rsidRPr="00431701" w:rsidRDefault="00F63D61" w:rsidP="00F63D61">
            <w:pPr>
              <w:rPr>
                <w:rFonts w:ascii="Gill Sans MT" w:hAnsi="Gill Sans MT" w:cs="Times New Roman"/>
              </w:rPr>
            </w:pPr>
          </w:p>
        </w:tc>
        <w:tc>
          <w:tcPr>
            <w:tcW w:w="2256" w:type="dxa"/>
          </w:tcPr>
          <w:p w14:paraId="67D81F49" w14:textId="77777777" w:rsidR="00F63D61" w:rsidRPr="00431701" w:rsidRDefault="00F63D61" w:rsidP="00F63D61">
            <w:pPr>
              <w:rPr>
                <w:rFonts w:ascii="Gill Sans MT" w:hAnsi="Gill Sans MT" w:cs="Times New Roman"/>
              </w:rPr>
            </w:pPr>
          </w:p>
        </w:tc>
        <w:tc>
          <w:tcPr>
            <w:tcW w:w="2833" w:type="dxa"/>
          </w:tcPr>
          <w:p w14:paraId="369DE332" w14:textId="0C1DA1E2" w:rsidR="00F63D61" w:rsidRPr="00431701" w:rsidRDefault="00F63D61" w:rsidP="00F63D61">
            <w:pPr>
              <w:rPr>
                <w:rFonts w:ascii="Gill Sans MT" w:hAnsi="Gill Sans MT" w:cs="Times New Roman"/>
              </w:rPr>
            </w:pPr>
          </w:p>
        </w:tc>
      </w:tr>
      <w:tr w:rsidR="00F63D61" w:rsidRPr="00431701" w14:paraId="50566E7E" w14:textId="77777777" w:rsidTr="00F63D61">
        <w:tc>
          <w:tcPr>
            <w:tcW w:w="432" w:type="dxa"/>
          </w:tcPr>
          <w:p w14:paraId="20DD7B32"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e</w:t>
            </w:r>
            <w:proofErr w:type="gramEnd"/>
          </w:p>
        </w:tc>
        <w:tc>
          <w:tcPr>
            <w:tcW w:w="1870" w:type="dxa"/>
          </w:tcPr>
          <w:p w14:paraId="6BCBDE64" w14:textId="77777777" w:rsidR="00F63D61" w:rsidRPr="00431701" w:rsidRDefault="00F63D61" w:rsidP="00F63D61">
            <w:pPr>
              <w:rPr>
                <w:rFonts w:ascii="Gill Sans MT" w:hAnsi="Gill Sans MT" w:cs="Times New Roman"/>
              </w:rPr>
            </w:pPr>
            <w:r w:rsidRPr="00431701">
              <w:rPr>
                <w:rFonts w:ascii="Gill Sans MT" w:hAnsi="Gill Sans MT" w:cs="Times New Roman"/>
              </w:rPr>
              <w:t>Wood for poles</w:t>
            </w:r>
          </w:p>
        </w:tc>
        <w:tc>
          <w:tcPr>
            <w:tcW w:w="2009" w:type="dxa"/>
          </w:tcPr>
          <w:p w14:paraId="071F8922" w14:textId="77777777" w:rsidR="00F63D61" w:rsidRPr="00431701" w:rsidRDefault="00F63D61" w:rsidP="00F63D61">
            <w:pPr>
              <w:rPr>
                <w:rFonts w:ascii="Gill Sans MT" w:hAnsi="Gill Sans MT" w:cs="Times New Roman"/>
              </w:rPr>
            </w:pPr>
          </w:p>
        </w:tc>
        <w:tc>
          <w:tcPr>
            <w:tcW w:w="1058" w:type="dxa"/>
          </w:tcPr>
          <w:p w14:paraId="398F85A4" w14:textId="77777777" w:rsidR="00F63D61" w:rsidRPr="00431701" w:rsidRDefault="00F63D61" w:rsidP="00F63D61">
            <w:pPr>
              <w:rPr>
                <w:rFonts w:ascii="Gill Sans MT" w:hAnsi="Gill Sans MT" w:cs="Times New Roman"/>
              </w:rPr>
            </w:pPr>
          </w:p>
        </w:tc>
        <w:tc>
          <w:tcPr>
            <w:tcW w:w="2256" w:type="dxa"/>
          </w:tcPr>
          <w:p w14:paraId="34FD80B2" w14:textId="77777777" w:rsidR="00F63D61" w:rsidRPr="00431701" w:rsidRDefault="00F63D61" w:rsidP="00F63D61">
            <w:pPr>
              <w:rPr>
                <w:rFonts w:ascii="Gill Sans MT" w:hAnsi="Gill Sans MT" w:cs="Times New Roman"/>
              </w:rPr>
            </w:pPr>
          </w:p>
        </w:tc>
        <w:tc>
          <w:tcPr>
            <w:tcW w:w="2833" w:type="dxa"/>
          </w:tcPr>
          <w:p w14:paraId="5206B3A0" w14:textId="69351898" w:rsidR="00F63D61" w:rsidRPr="00431701" w:rsidRDefault="00F63D61" w:rsidP="00F63D61">
            <w:pPr>
              <w:rPr>
                <w:rFonts w:ascii="Gill Sans MT" w:hAnsi="Gill Sans MT" w:cs="Times New Roman"/>
              </w:rPr>
            </w:pPr>
          </w:p>
        </w:tc>
      </w:tr>
      <w:tr w:rsidR="00F63D61" w:rsidRPr="00431701" w14:paraId="347EBEC4" w14:textId="77777777" w:rsidTr="00F63D61">
        <w:trPr>
          <w:trHeight w:val="179"/>
        </w:trPr>
        <w:tc>
          <w:tcPr>
            <w:tcW w:w="432" w:type="dxa"/>
          </w:tcPr>
          <w:p w14:paraId="1ED9ABEC"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f</w:t>
            </w:r>
            <w:proofErr w:type="gramEnd"/>
          </w:p>
        </w:tc>
        <w:tc>
          <w:tcPr>
            <w:tcW w:w="1870" w:type="dxa"/>
          </w:tcPr>
          <w:p w14:paraId="1FA52F8A" w14:textId="77777777" w:rsidR="00F63D61" w:rsidRPr="00431701" w:rsidRDefault="00F63D61" w:rsidP="00F63D61">
            <w:pPr>
              <w:rPr>
                <w:rFonts w:ascii="Gill Sans MT" w:hAnsi="Gill Sans MT" w:cs="Times New Roman"/>
              </w:rPr>
            </w:pPr>
            <w:r w:rsidRPr="00431701">
              <w:rPr>
                <w:rFonts w:ascii="Gill Sans MT" w:hAnsi="Gill Sans MT" w:cs="Times New Roman"/>
              </w:rPr>
              <w:t xml:space="preserve">Fruit, nuts, seeds, roots, berries, etc. </w:t>
            </w:r>
          </w:p>
        </w:tc>
        <w:tc>
          <w:tcPr>
            <w:tcW w:w="2009" w:type="dxa"/>
          </w:tcPr>
          <w:p w14:paraId="1F1D7A75" w14:textId="77777777" w:rsidR="00F63D61" w:rsidRPr="00431701" w:rsidRDefault="00F63D61" w:rsidP="00F63D61">
            <w:pPr>
              <w:rPr>
                <w:rFonts w:ascii="Gill Sans MT" w:hAnsi="Gill Sans MT" w:cs="Times New Roman"/>
              </w:rPr>
            </w:pPr>
          </w:p>
        </w:tc>
        <w:tc>
          <w:tcPr>
            <w:tcW w:w="1058" w:type="dxa"/>
          </w:tcPr>
          <w:p w14:paraId="67CCE4D6" w14:textId="77777777" w:rsidR="00F63D61" w:rsidRPr="00431701" w:rsidRDefault="00F63D61" w:rsidP="00F63D61">
            <w:pPr>
              <w:rPr>
                <w:rFonts w:ascii="Gill Sans MT" w:hAnsi="Gill Sans MT" w:cs="Times New Roman"/>
              </w:rPr>
            </w:pPr>
          </w:p>
        </w:tc>
        <w:tc>
          <w:tcPr>
            <w:tcW w:w="2256" w:type="dxa"/>
          </w:tcPr>
          <w:p w14:paraId="18315CD1" w14:textId="77777777" w:rsidR="00F63D61" w:rsidRPr="00431701" w:rsidRDefault="00F63D61" w:rsidP="00F63D61">
            <w:pPr>
              <w:rPr>
                <w:rFonts w:ascii="Gill Sans MT" w:hAnsi="Gill Sans MT" w:cs="Times New Roman"/>
              </w:rPr>
            </w:pPr>
          </w:p>
        </w:tc>
        <w:tc>
          <w:tcPr>
            <w:tcW w:w="2833" w:type="dxa"/>
          </w:tcPr>
          <w:p w14:paraId="3A73DC21" w14:textId="7C3F01B4" w:rsidR="00F63D61" w:rsidRPr="00431701" w:rsidRDefault="00F63D61" w:rsidP="00F63D61">
            <w:pPr>
              <w:rPr>
                <w:rFonts w:ascii="Gill Sans MT" w:hAnsi="Gill Sans MT" w:cs="Times New Roman"/>
              </w:rPr>
            </w:pPr>
          </w:p>
        </w:tc>
      </w:tr>
      <w:tr w:rsidR="00F63D61" w:rsidRPr="00431701" w14:paraId="4EBCF546" w14:textId="77777777" w:rsidTr="00F63D61">
        <w:tc>
          <w:tcPr>
            <w:tcW w:w="432" w:type="dxa"/>
          </w:tcPr>
          <w:p w14:paraId="7D6931ED"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g</w:t>
            </w:r>
            <w:proofErr w:type="gramEnd"/>
          </w:p>
        </w:tc>
        <w:tc>
          <w:tcPr>
            <w:tcW w:w="1870" w:type="dxa"/>
          </w:tcPr>
          <w:p w14:paraId="47AD514D" w14:textId="77777777" w:rsidR="00F63D61" w:rsidRPr="00431701" w:rsidRDefault="00F63D61" w:rsidP="00F63D61">
            <w:pPr>
              <w:rPr>
                <w:rFonts w:ascii="Gill Sans MT" w:hAnsi="Gill Sans MT" w:cs="Times New Roman"/>
              </w:rPr>
            </w:pPr>
            <w:r w:rsidRPr="00431701">
              <w:rPr>
                <w:rFonts w:ascii="Gill Sans MT" w:hAnsi="Gill Sans MT" w:cs="Times New Roman"/>
              </w:rPr>
              <w:t>Mushrooms</w:t>
            </w:r>
          </w:p>
        </w:tc>
        <w:tc>
          <w:tcPr>
            <w:tcW w:w="2009" w:type="dxa"/>
          </w:tcPr>
          <w:p w14:paraId="5F14C8B8" w14:textId="77777777" w:rsidR="00F63D61" w:rsidRPr="00431701" w:rsidRDefault="00F63D61" w:rsidP="00F63D61">
            <w:pPr>
              <w:rPr>
                <w:rFonts w:ascii="Gill Sans MT" w:hAnsi="Gill Sans MT" w:cs="Times New Roman"/>
              </w:rPr>
            </w:pPr>
          </w:p>
        </w:tc>
        <w:tc>
          <w:tcPr>
            <w:tcW w:w="1058" w:type="dxa"/>
          </w:tcPr>
          <w:p w14:paraId="567B9CA8" w14:textId="77777777" w:rsidR="00F63D61" w:rsidRPr="00431701" w:rsidRDefault="00F63D61" w:rsidP="00F63D61">
            <w:pPr>
              <w:rPr>
                <w:rFonts w:ascii="Gill Sans MT" w:hAnsi="Gill Sans MT" w:cs="Times New Roman"/>
              </w:rPr>
            </w:pPr>
          </w:p>
        </w:tc>
        <w:tc>
          <w:tcPr>
            <w:tcW w:w="2256" w:type="dxa"/>
          </w:tcPr>
          <w:p w14:paraId="15C1D6E3" w14:textId="77777777" w:rsidR="00F63D61" w:rsidRPr="00431701" w:rsidRDefault="00F63D61" w:rsidP="00F63D61">
            <w:pPr>
              <w:rPr>
                <w:rFonts w:ascii="Gill Sans MT" w:hAnsi="Gill Sans MT" w:cs="Times New Roman"/>
              </w:rPr>
            </w:pPr>
          </w:p>
        </w:tc>
        <w:tc>
          <w:tcPr>
            <w:tcW w:w="2833" w:type="dxa"/>
          </w:tcPr>
          <w:p w14:paraId="5F35CBBF" w14:textId="38C26C4F" w:rsidR="00F63D61" w:rsidRPr="00431701" w:rsidRDefault="00F63D61" w:rsidP="00F63D61">
            <w:pPr>
              <w:rPr>
                <w:rFonts w:ascii="Gill Sans MT" w:hAnsi="Gill Sans MT" w:cs="Times New Roman"/>
              </w:rPr>
            </w:pPr>
          </w:p>
        </w:tc>
      </w:tr>
      <w:tr w:rsidR="00F63D61" w:rsidRPr="00431701" w14:paraId="773ECEA0" w14:textId="77777777" w:rsidTr="00F63D61">
        <w:tc>
          <w:tcPr>
            <w:tcW w:w="432" w:type="dxa"/>
          </w:tcPr>
          <w:p w14:paraId="421A5E43"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h</w:t>
            </w:r>
            <w:proofErr w:type="gramEnd"/>
          </w:p>
        </w:tc>
        <w:tc>
          <w:tcPr>
            <w:tcW w:w="1870" w:type="dxa"/>
          </w:tcPr>
          <w:p w14:paraId="089F1665" w14:textId="77777777" w:rsidR="00F63D61" w:rsidRPr="00431701" w:rsidRDefault="00F63D61" w:rsidP="00F63D61">
            <w:pPr>
              <w:rPr>
                <w:rFonts w:ascii="Gill Sans MT" w:hAnsi="Gill Sans MT" w:cs="Times New Roman"/>
              </w:rPr>
            </w:pPr>
            <w:r w:rsidRPr="00431701">
              <w:rPr>
                <w:rFonts w:ascii="Gill Sans MT" w:hAnsi="Gill Sans MT" w:cs="Times New Roman"/>
              </w:rPr>
              <w:t>Fodder</w:t>
            </w:r>
          </w:p>
        </w:tc>
        <w:tc>
          <w:tcPr>
            <w:tcW w:w="2009" w:type="dxa"/>
          </w:tcPr>
          <w:p w14:paraId="5A2AE34D" w14:textId="77777777" w:rsidR="00F63D61" w:rsidRPr="00431701" w:rsidRDefault="00F63D61" w:rsidP="00F63D61">
            <w:pPr>
              <w:rPr>
                <w:rFonts w:ascii="Gill Sans MT" w:hAnsi="Gill Sans MT" w:cs="Times New Roman"/>
              </w:rPr>
            </w:pPr>
          </w:p>
        </w:tc>
        <w:tc>
          <w:tcPr>
            <w:tcW w:w="1058" w:type="dxa"/>
          </w:tcPr>
          <w:p w14:paraId="5672C357" w14:textId="77777777" w:rsidR="00F63D61" w:rsidRPr="00431701" w:rsidRDefault="00F63D61" w:rsidP="00F63D61">
            <w:pPr>
              <w:rPr>
                <w:rFonts w:ascii="Gill Sans MT" w:hAnsi="Gill Sans MT" w:cs="Times New Roman"/>
              </w:rPr>
            </w:pPr>
          </w:p>
        </w:tc>
        <w:tc>
          <w:tcPr>
            <w:tcW w:w="2256" w:type="dxa"/>
          </w:tcPr>
          <w:p w14:paraId="46319CD3" w14:textId="77777777" w:rsidR="00F63D61" w:rsidRPr="00431701" w:rsidRDefault="00F63D61" w:rsidP="00F63D61">
            <w:pPr>
              <w:rPr>
                <w:rFonts w:ascii="Gill Sans MT" w:hAnsi="Gill Sans MT" w:cs="Times New Roman"/>
              </w:rPr>
            </w:pPr>
          </w:p>
        </w:tc>
        <w:tc>
          <w:tcPr>
            <w:tcW w:w="2833" w:type="dxa"/>
          </w:tcPr>
          <w:p w14:paraId="0BBCBFEB" w14:textId="485D812E" w:rsidR="00F63D61" w:rsidRPr="00431701" w:rsidRDefault="00F63D61" w:rsidP="00F63D61">
            <w:pPr>
              <w:rPr>
                <w:rFonts w:ascii="Gill Sans MT" w:hAnsi="Gill Sans MT" w:cs="Times New Roman"/>
              </w:rPr>
            </w:pPr>
          </w:p>
        </w:tc>
      </w:tr>
      <w:tr w:rsidR="00F63D61" w:rsidRPr="00431701" w14:paraId="623F5135" w14:textId="77777777" w:rsidTr="00F63D61">
        <w:tc>
          <w:tcPr>
            <w:tcW w:w="432" w:type="dxa"/>
          </w:tcPr>
          <w:p w14:paraId="3F89CDB5" w14:textId="77777777" w:rsidR="00F63D61" w:rsidRPr="00431701" w:rsidRDefault="00F63D61" w:rsidP="00F63D61">
            <w:pPr>
              <w:rPr>
                <w:rFonts w:ascii="Gill Sans MT" w:hAnsi="Gill Sans MT" w:cs="Times New Roman"/>
              </w:rPr>
            </w:pPr>
            <w:proofErr w:type="spellStart"/>
            <w:proofErr w:type="gramStart"/>
            <w:r w:rsidRPr="00431701">
              <w:rPr>
                <w:rFonts w:ascii="Gill Sans MT" w:hAnsi="Gill Sans MT" w:cs="Times New Roman"/>
              </w:rPr>
              <w:t>i</w:t>
            </w:r>
            <w:proofErr w:type="spellEnd"/>
            <w:proofErr w:type="gramEnd"/>
          </w:p>
        </w:tc>
        <w:tc>
          <w:tcPr>
            <w:tcW w:w="1870" w:type="dxa"/>
          </w:tcPr>
          <w:p w14:paraId="24A55CB7" w14:textId="77777777" w:rsidR="00F63D61" w:rsidRPr="00431701" w:rsidRDefault="00F63D61" w:rsidP="00F63D61">
            <w:pPr>
              <w:rPr>
                <w:rFonts w:ascii="Gill Sans MT" w:hAnsi="Gill Sans MT" w:cs="Times New Roman"/>
              </w:rPr>
            </w:pPr>
            <w:r w:rsidRPr="00431701">
              <w:rPr>
                <w:rFonts w:ascii="Gill Sans MT" w:hAnsi="Gill Sans MT" w:cs="Times New Roman"/>
              </w:rPr>
              <w:t>Rattan</w:t>
            </w:r>
          </w:p>
        </w:tc>
        <w:tc>
          <w:tcPr>
            <w:tcW w:w="2009" w:type="dxa"/>
          </w:tcPr>
          <w:p w14:paraId="76E2A8A7" w14:textId="77777777" w:rsidR="00F63D61" w:rsidRPr="00431701" w:rsidRDefault="00F63D61" w:rsidP="00F63D61">
            <w:pPr>
              <w:rPr>
                <w:rFonts w:ascii="Gill Sans MT" w:hAnsi="Gill Sans MT" w:cs="Times New Roman"/>
              </w:rPr>
            </w:pPr>
          </w:p>
        </w:tc>
        <w:tc>
          <w:tcPr>
            <w:tcW w:w="1058" w:type="dxa"/>
          </w:tcPr>
          <w:p w14:paraId="1FA3A4CE" w14:textId="77777777" w:rsidR="00F63D61" w:rsidRPr="00431701" w:rsidRDefault="00F63D61" w:rsidP="00F63D61">
            <w:pPr>
              <w:rPr>
                <w:rFonts w:ascii="Gill Sans MT" w:hAnsi="Gill Sans MT" w:cs="Times New Roman"/>
              </w:rPr>
            </w:pPr>
          </w:p>
        </w:tc>
        <w:tc>
          <w:tcPr>
            <w:tcW w:w="2256" w:type="dxa"/>
          </w:tcPr>
          <w:p w14:paraId="347ECFB9" w14:textId="77777777" w:rsidR="00F63D61" w:rsidRPr="00431701" w:rsidRDefault="00F63D61" w:rsidP="00F63D61">
            <w:pPr>
              <w:rPr>
                <w:rFonts w:ascii="Gill Sans MT" w:hAnsi="Gill Sans MT" w:cs="Times New Roman"/>
              </w:rPr>
            </w:pPr>
          </w:p>
        </w:tc>
        <w:tc>
          <w:tcPr>
            <w:tcW w:w="2833" w:type="dxa"/>
          </w:tcPr>
          <w:p w14:paraId="63F64614" w14:textId="785A1FB1" w:rsidR="00F63D61" w:rsidRPr="00431701" w:rsidRDefault="00F63D61" w:rsidP="00F63D61">
            <w:pPr>
              <w:rPr>
                <w:rFonts w:ascii="Gill Sans MT" w:hAnsi="Gill Sans MT" w:cs="Times New Roman"/>
              </w:rPr>
            </w:pPr>
          </w:p>
        </w:tc>
      </w:tr>
      <w:tr w:rsidR="00F63D61" w:rsidRPr="00431701" w14:paraId="2C0AB8A5" w14:textId="77777777" w:rsidTr="00F63D61">
        <w:tc>
          <w:tcPr>
            <w:tcW w:w="432" w:type="dxa"/>
          </w:tcPr>
          <w:p w14:paraId="321B5A56"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j</w:t>
            </w:r>
            <w:proofErr w:type="gramEnd"/>
          </w:p>
        </w:tc>
        <w:tc>
          <w:tcPr>
            <w:tcW w:w="1870" w:type="dxa"/>
          </w:tcPr>
          <w:p w14:paraId="5E65674A" w14:textId="77777777" w:rsidR="00F63D61" w:rsidRPr="00431701" w:rsidRDefault="00F63D61" w:rsidP="00F63D61">
            <w:pPr>
              <w:rPr>
                <w:rFonts w:ascii="Gill Sans MT" w:hAnsi="Gill Sans MT" w:cs="Times New Roman"/>
              </w:rPr>
            </w:pPr>
            <w:r w:rsidRPr="00431701">
              <w:rPr>
                <w:rFonts w:ascii="Gill Sans MT" w:hAnsi="Gill Sans MT" w:cs="Times New Roman"/>
              </w:rPr>
              <w:t>Plant medicines</w:t>
            </w:r>
          </w:p>
        </w:tc>
        <w:tc>
          <w:tcPr>
            <w:tcW w:w="2009" w:type="dxa"/>
          </w:tcPr>
          <w:p w14:paraId="733857BF" w14:textId="77777777" w:rsidR="00F63D61" w:rsidRPr="00431701" w:rsidRDefault="00F63D61" w:rsidP="00F63D61">
            <w:pPr>
              <w:rPr>
                <w:rFonts w:ascii="Gill Sans MT" w:hAnsi="Gill Sans MT" w:cs="Times New Roman"/>
              </w:rPr>
            </w:pPr>
          </w:p>
        </w:tc>
        <w:tc>
          <w:tcPr>
            <w:tcW w:w="1058" w:type="dxa"/>
          </w:tcPr>
          <w:p w14:paraId="18D87312" w14:textId="77777777" w:rsidR="00F63D61" w:rsidRPr="00431701" w:rsidRDefault="00F63D61" w:rsidP="00F63D61">
            <w:pPr>
              <w:rPr>
                <w:rFonts w:ascii="Gill Sans MT" w:hAnsi="Gill Sans MT" w:cs="Times New Roman"/>
              </w:rPr>
            </w:pPr>
          </w:p>
        </w:tc>
        <w:tc>
          <w:tcPr>
            <w:tcW w:w="2256" w:type="dxa"/>
          </w:tcPr>
          <w:p w14:paraId="453E14D3" w14:textId="77777777" w:rsidR="00F63D61" w:rsidRPr="00431701" w:rsidRDefault="00F63D61" w:rsidP="00F63D61">
            <w:pPr>
              <w:rPr>
                <w:rFonts w:ascii="Gill Sans MT" w:hAnsi="Gill Sans MT" w:cs="Times New Roman"/>
              </w:rPr>
            </w:pPr>
          </w:p>
        </w:tc>
        <w:tc>
          <w:tcPr>
            <w:tcW w:w="2833" w:type="dxa"/>
          </w:tcPr>
          <w:p w14:paraId="42C33170" w14:textId="7FF3C0F3" w:rsidR="00F63D61" w:rsidRPr="00431701" w:rsidRDefault="00F63D61" w:rsidP="00F63D61">
            <w:pPr>
              <w:rPr>
                <w:rFonts w:ascii="Gill Sans MT" w:hAnsi="Gill Sans MT" w:cs="Times New Roman"/>
              </w:rPr>
            </w:pPr>
          </w:p>
        </w:tc>
      </w:tr>
      <w:tr w:rsidR="00F63D61" w:rsidRPr="00431701" w14:paraId="0E8D456B" w14:textId="77777777" w:rsidTr="00F63D61">
        <w:tc>
          <w:tcPr>
            <w:tcW w:w="432" w:type="dxa"/>
          </w:tcPr>
          <w:p w14:paraId="325A4DCF"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k</w:t>
            </w:r>
            <w:proofErr w:type="gramEnd"/>
          </w:p>
        </w:tc>
        <w:tc>
          <w:tcPr>
            <w:tcW w:w="1870" w:type="dxa"/>
          </w:tcPr>
          <w:p w14:paraId="4D67DD0F" w14:textId="77777777" w:rsidR="00F63D61" w:rsidRPr="00431701" w:rsidRDefault="00F63D61" w:rsidP="00F63D61">
            <w:pPr>
              <w:rPr>
                <w:rFonts w:ascii="Gill Sans MT" w:hAnsi="Gill Sans MT" w:cs="Times New Roman"/>
              </w:rPr>
            </w:pPr>
            <w:r w:rsidRPr="00431701">
              <w:rPr>
                <w:rFonts w:ascii="Gill Sans MT" w:hAnsi="Gill Sans MT" w:cs="Times New Roman"/>
              </w:rPr>
              <w:t>Herbs and spices</w:t>
            </w:r>
          </w:p>
        </w:tc>
        <w:tc>
          <w:tcPr>
            <w:tcW w:w="2009" w:type="dxa"/>
          </w:tcPr>
          <w:p w14:paraId="249860A4" w14:textId="77777777" w:rsidR="00F63D61" w:rsidRPr="00431701" w:rsidRDefault="00F63D61" w:rsidP="00F63D61">
            <w:pPr>
              <w:rPr>
                <w:rFonts w:ascii="Gill Sans MT" w:hAnsi="Gill Sans MT" w:cs="Times New Roman"/>
              </w:rPr>
            </w:pPr>
          </w:p>
        </w:tc>
        <w:tc>
          <w:tcPr>
            <w:tcW w:w="1058" w:type="dxa"/>
          </w:tcPr>
          <w:p w14:paraId="1CB5D0FF" w14:textId="77777777" w:rsidR="00F63D61" w:rsidRPr="00431701" w:rsidRDefault="00F63D61" w:rsidP="00F63D61">
            <w:pPr>
              <w:rPr>
                <w:rFonts w:ascii="Gill Sans MT" w:hAnsi="Gill Sans MT" w:cs="Times New Roman"/>
              </w:rPr>
            </w:pPr>
          </w:p>
        </w:tc>
        <w:tc>
          <w:tcPr>
            <w:tcW w:w="2256" w:type="dxa"/>
          </w:tcPr>
          <w:p w14:paraId="344DEBCA" w14:textId="77777777" w:rsidR="00F63D61" w:rsidRPr="00431701" w:rsidRDefault="00F63D61" w:rsidP="00F63D61">
            <w:pPr>
              <w:rPr>
                <w:rFonts w:ascii="Gill Sans MT" w:hAnsi="Gill Sans MT" w:cs="Times New Roman"/>
              </w:rPr>
            </w:pPr>
          </w:p>
        </w:tc>
        <w:tc>
          <w:tcPr>
            <w:tcW w:w="2833" w:type="dxa"/>
          </w:tcPr>
          <w:p w14:paraId="061F8B93" w14:textId="79B1C7E1" w:rsidR="00F63D61" w:rsidRPr="00431701" w:rsidRDefault="00F63D61" w:rsidP="00F63D61">
            <w:pPr>
              <w:rPr>
                <w:rFonts w:ascii="Gill Sans MT" w:hAnsi="Gill Sans MT" w:cs="Times New Roman"/>
              </w:rPr>
            </w:pPr>
          </w:p>
        </w:tc>
      </w:tr>
      <w:tr w:rsidR="00F63D61" w:rsidRPr="00431701" w14:paraId="03EBB325" w14:textId="77777777" w:rsidTr="00F63D61">
        <w:tc>
          <w:tcPr>
            <w:tcW w:w="432" w:type="dxa"/>
          </w:tcPr>
          <w:p w14:paraId="5CACC75A"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l</w:t>
            </w:r>
            <w:proofErr w:type="gramEnd"/>
          </w:p>
        </w:tc>
        <w:tc>
          <w:tcPr>
            <w:tcW w:w="1870" w:type="dxa"/>
          </w:tcPr>
          <w:p w14:paraId="6B68AB59" w14:textId="77777777" w:rsidR="00F63D61" w:rsidRPr="00431701" w:rsidRDefault="00F63D61" w:rsidP="00F63D61">
            <w:pPr>
              <w:rPr>
                <w:rFonts w:ascii="Gill Sans MT" w:hAnsi="Gill Sans MT" w:cs="Times New Roman"/>
              </w:rPr>
            </w:pPr>
            <w:r w:rsidRPr="00431701">
              <w:rPr>
                <w:rFonts w:ascii="Gill Sans MT" w:hAnsi="Gill Sans MT" w:cs="Times New Roman"/>
              </w:rPr>
              <w:t>Dying/tanning</w:t>
            </w:r>
          </w:p>
        </w:tc>
        <w:tc>
          <w:tcPr>
            <w:tcW w:w="2009" w:type="dxa"/>
          </w:tcPr>
          <w:p w14:paraId="29826580" w14:textId="77777777" w:rsidR="00F63D61" w:rsidRPr="00431701" w:rsidRDefault="00F63D61" w:rsidP="00F63D61">
            <w:pPr>
              <w:rPr>
                <w:rFonts w:ascii="Gill Sans MT" w:hAnsi="Gill Sans MT" w:cs="Times New Roman"/>
              </w:rPr>
            </w:pPr>
          </w:p>
        </w:tc>
        <w:tc>
          <w:tcPr>
            <w:tcW w:w="1058" w:type="dxa"/>
          </w:tcPr>
          <w:p w14:paraId="4798A9DC" w14:textId="77777777" w:rsidR="00F63D61" w:rsidRPr="00431701" w:rsidRDefault="00F63D61" w:rsidP="00F63D61">
            <w:pPr>
              <w:rPr>
                <w:rFonts w:ascii="Gill Sans MT" w:hAnsi="Gill Sans MT" w:cs="Times New Roman"/>
              </w:rPr>
            </w:pPr>
          </w:p>
        </w:tc>
        <w:tc>
          <w:tcPr>
            <w:tcW w:w="2256" w:type="dxa"/>
          </w:tcPr>
          <w:p w14:paraId="4B17B89F" w14:textId="77777777" w:rsidR="00F63D61" w:rsidRPr="00431701" w:rsidRDefault="00F63D61" w:rsidP="00F63D61">
            <w:pPr>
              <w:rPr>
                <w:rFonts w:ascii="Gill Sans MT" w:hAnsi="Gill Sans MT" w:cs="Times New Roman"/>
              </w:rPr>
            </w:pPr>
          </w:p>
        </w:tc>
        <w:tc>
          <w:tcPr>
            <w:tcW w:w="2833" w:type="dxa"/>
          </w:tcPr>
          <w:p w14:paraId="46B92A19" w14:textId="2C5B7156" w:rsidR="00F63D61" w:rsidRPr="00431701" w:rsidRDefault="00F63D61" w:rsidP="00F63D61">
            <w:pPr>
              <w:rPr>
                <w:rFonts w:ascii="Gill Sans MT" w:hAnsi="Gill Sans MT" w:cs="Times New Roman"/>
              </w:rPr>
            </w:pPr>
          </w:p>
        </w:tc>
      </w:tr>
      <w:tr w:rsidR="00F63D61" w:rsidRPr="00431701" w14:paraId="0EC875B1" w14:textId="77777777" w:rsidTr="00F63D61">
        <w:tc>
          <w:tcPr>
            <w:tcW w:w="432" w:type="dxa"/>
          </w:tcPr>
          <w:p w14:paraId="04444B9E"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m</w:t>
            </w:r>
            <w:proofErr w:type="gramEnd"/>
          </w:p>
        </w:tc>
        <w:tc>
          <w:tcPr>
            <w:tcW w:w="1870" w:type="dxa"/>
          </w:tcPr>
          <w:p w14:paraId="4B159037" w14:textId="77777777" w:rsidR="00F63D61" w:rsidRPr="00431701" w:rsidRDefault="00F63D61" w:rsidP="00F63D61">
            <w:pPr>
              <w:rPr>
                <w:rFonts w:ascii="Gill Sans MT" w:hAnsi="Gill Sans MT" w:cs="Times New Roman"/>
              </w:rPr>
            </w:pPr>
            <w:r w:rsidRPr="00431701">
              <w:rPr>
                <w:rFonts w:ascii="Gill Sans MT" w:hAnsi="Gill Sans MT" w:cs="Times New Roman"/>
              </w:rPr>
              <w:t>Seeds (for regeneration purposes)</w:t>
            </w:r>
          </w:p>
        </w:tc>
        <w:tc>
          <w:tcPr>
            <w:tcW w:w="2009" w:type="dxa"/>
          </w:tcPr>
          <w:p w14:paraId="154A6114" w14:textId="77777777" w:rsidR="00F63D61" w:rsidRPr="00431701" w:rsidRDefault="00F63D61" w:rsidP="00F63D61">
            <w:pPr>
              <w:rPr>
                <w:rFonts w:ascii="Gill Sans MT" w:hAnsi="Gill Sans MT" w:cs="Times New Roman"/>
              </w:rPr>
            </w:pPr>
          </w:p>
        </w:tc>
        <w:tc>
          <w:tcPr>
            <w:tcW w:w="1058" w:type="dxa"/>
          </w:tcPr>
          <w:p w14:paraId="308CD7EF" w14:textId="77777777" w:rsidR="00F63D61" w:rsidRPr="00431701" w:rsidRDefault="00F63D61" w:rsidP="00F63D61">
            <w:pPr>
              <w:rPr>
                <w:rFonts w:ascii="Gill Sans MT" w:hAnsi="Gill Sans MT" w:cs="Times New Roman"/>
              </w:rPr>
            </w:pPr>
          </w:p>
        </w:tc>
        <w:tc>
          <w:tcPr>
            <w:tcW w:w="2256" w:type="dxa"/>
          </w:tcPr>
          <w:p w14:paraId="2C4857D7" w14:textId="77777777" w:rsidR="00F63D61" w:rsidRPr="00431701" w:rsidRDefault="00F63D61" w:rsidP="00F63D61">
            <w:pPr>
              <w:rPr>
                <w:rFonts w:ascii="Gill Sans MT" w:hAnsi="Gill Sans MT" w:cs="Times New Roman"/>
              </w:rPr>
            </w:pPr>
          </w:p>
        </w:tc>
        <w:tc>
          <w:tcPr>
            <w:tcW w:w="2833" w:type="dxa"/>
          </w:tcPr>
          <w:p w14:paraId="2644C4D7" w14:textId="6812976E" w:rsidR="00F63D61" w:rsidRPr="00431701" w:rsidRDefault="00F63D61" w:rsidP="00F63D61">
            <w:pPr>
              <w:rPr>
                <w:rFonts w:ascii="Gill Sans MT" w:hAnsi="Gill Sans MT" w:cs="Times New Roman"/>
              </w:rPr>
            </w:pPr>
          </w:p>
        </w:tc>
      </w:tr>
      <w:tr w:rsidR="00F63D61" w:rsidRPr="00431701" w14:paraId="020F2E7B" w14:textId="77777777" w:rsidTr="00F63D61">
        <w:tc>
          <w:tcPr>
            <w:tcW w:w="432" w:type="dxa"/>
          </w:tcPr>
          <w:p w14:paraId="3B57D36E"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n</w:t>
            </w:r>
            <w:proofErr w:type="gramEnd"/>
          </w:p>
        </w:tc>
        <w:tc>
          <w:tcPr>
            <w:tcW w:w="1870" w:type="dxa"/>
          </w:tcPr>
          <w:p w14:paraId="3356EB6B" w14:textId="77777777" w:rsidR="00F63D61" w:rsidRPr="00431701" w:rsidRDefault="00F63D61" w:rsidP="00F63D61">
            <w:pPr>
              <w:rPr>
                <w:rFonts w:ascii="Gill Sans MT" w:hAnsi="Gill Sans MT" w:cs="Times New Roman"/>
              </w:rPr>
            </w:pPr>
            <w:proofErr w:type="spellStart"/>
            <w:r w:rsidRPr="00431701">
              <w:rPr>
                <w:rFonts w:ascii="Gill Sans MT" w:hAnsi="Gill Sans MT" w:cs="Times New Roman"/>
              </w:rPr>
              <w:t>Fibres</w:t>
            </w:r>
            <w:proofErr w:type="spellEnd"/>
            <w:r w:rsidRPr="00431701">
              <w:rPr>
                <w:rFonts w:ascii="Gill Sans MT" w:hAnsi="Gill Sans MT" w:cs="Times New Roman"/>
              </w:rPr>
              <w:t xml:space="preserve"> (for rope, </w:t>
            </w:r>
            <w:proofErr w:type="spellStart"/>
            <w:r w:rsidRPr="00431701">
              <w:rPr>
                <w:rFonts w:ascii="Gill Sans MT" w:hAnsi="Gill Sans MT" w:cs="Times New Roman"/>
              </w:rPr>
              <w:t>etc</w:t>
            </w:r>
            <w:proofErr w:type="spellEnd"/>
            <w:r w:rsidRPr="00431701">
              <w:rPr>
                <w:rFonts w:ascii="Gill Sans MT" w:hAnsi="Gill Sans MT" w:cs="Times New Roman"/>
              </w:rPr>
              <w:t>)</w:t>
            </w:r>
          </w:p>
        </w:tc>
        <w:tc>
          <w:tcPr>
            <w:tcW w:w="2009" w:type="dxa"/>
          </w:tcPr>
          <w:p w14:paraId="28923426" w14:textId="77777777" w:rsidR="00F63D61" w:rsidRPr="00431701" w:rsidRDefault="00F63D61" w:rsidP="00F63D61">
            <w:pPr>
              <w:rPr>
                <w:rFonts w:ascii="Gill Sans MT" w:hAnsi="Gill Sans MT" w:cs="Times New Roman"/>
              </w:rPr>
            </w:pPr>
          </w:p>
        </w:tc>
        <w:tc>
          <w:tcPr>
            <w:tcW w:w="1058" w:type="dxa"/>
          </w:tcPr>
          <w:p w14:paraId="0A33E880" w14:textId="77777777" w:rsidR="00F63D61" w:rsidRPr="00431701" w:rsidRDefault="00F63D61" w:rsidP="00F63D61">
            <w:pPr>
              <w:rPr>
                <w:rFonts w:ascii="Gill Sans MT" w:hAnsi="Gill Sans MT" w:cs="Times New Roman"/>
              </w:rPr>
            </w:pPr>
          </w:p>
        </w:tc>
        <w:tc>
          <w:tcPr>
            <w:tcW w:w="2256" w:type="dxa"/>
          </w:tcPr>
          <w:p w14:paraId="3DCAB7DE" w14:textId="77777777" w:rsidR="00F63D61" w:rsidRPr="00431701" w:rsidRDefault="00F63D61" w:rsidP="00F63D61">
            <w:pPr>
              <w:rPr>
                <w:rFonts w:ascii="Gill Sans MT" w:hAnsi="Gill Sans MT" w:cs="Times New Roman"/>
              </w:rPr>
            </w:pPr>
          </w:p>
        </w:tc>
        <w:tc>
          <w:tcPr>
            <w:tcW w:w="2833" w:type="dxa"/>
          </w:tcPr>
          <w:p w14:paraId="046B246F" w14:textId="6E5E96C3" w:rsidR="00F63D61" w:rsidRPr="00431701" w:rsidRDefault="00F63D61" w:rsidP="00F63D61">
            <w:pPr>
              <w:rPr>
                <w:rFonts w:ascii="Gill Sans MT" w:hAnsi="Gill Sans MT" w:cs="Times New Roman"/>
              </w:rPr>
            </w:pPr>
          </w:p>
        </w:tc>
      </w:tr>
      <w:tr w:rsidR="00F63D61" w:rsidRPr="00431701" w14:paraId="4F42BC1B" w14:textId="77777777" w:rsidTr="00F63D61">
        <w:tc>
          <w:tcPr>
            <w:tcW w:w="432" w:type="dxa"/>
          </w:tcPr>
          <w:p w14:paraId="1B76E87F"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o</w:t>
            </w:r>
            <w:proofErr w:type="gramEnd"/>
          </w:p>
        </w:tc>
        <w:tc>
          <w:tcPr>
            <w:tcW w:w="1870" w:type="dxa"/>
          </w:tcPr>
          <w:p w14:paraId="3BC21260" w14:textId="77777777" w:rsidR="00F63D61" w:rsidRPr="00431701" w:rsidRDefault="00F63D61" w:rsidP="00F63D61">
            <w:pPr>
              <w:rPr>
                <w:rFonts w:ascii="Gill Sans MT" w:hAnsi="Gill Sans MT" w:cs="Times New Roman"/>
              </w:rPr>
            </w:pPr>
            <w:r w:rsidRPr="00431701">
              <w:rPr>
                <w:rFonts w:ascii="Gill Sans MT" w:hAnsi="Gill Sans MT" w:cs="Times New Roman"/>
              </w:rPr>
              <w:t>Other plant products</w:t>
            </w:r>
          </w:p>
        </w:tc>
        <w:tc>
          <w:tcPr>
            <w:tcW w:w="2009" w:type="dxa"/>
          </w:tcPr>
          <w:p w14:paraId="1F47CD3C" w14:textId="77777777" w:rsidR="00F63D61" w:rsidRPr="00431701" w:rsidRDefault="00F63D61" w:rsidP="00F63D61">
            <w:pPr>
              <w:rPr>
                <w:rFonts w:ascii="Gill Sans MT" w:hAnsi="Gill Sans MT" w:cs="Times New Roman"/>
              </w:rPr>
            </w:pPr>
          </w:p>
        </w:tc>
        <w:tc>
          <w:tcPr>
            <w:tcW w:w="1058" w:type="dxa"/>
          </w:tcPr>
          <w:p w14:paraId="25EA5C34" w14:textId="77777777" w:rsidR="00F63D61" w:rsidRPr="00431701" w:rsidRDefault="00F63D61" w:rsidP="00F63D61">
            <w:pPr>
              <w:rPr>
                <w:rFonts w:ascii="Gill Sans MT" w:hAnsi="Gill Sans MT" w:cs="Times New Roman"/>
              </w:rPr>
            </w:pPr>
          </w:p>
        </w:tc>
        <w:tc>
          <w:tcPr>
            <w:tcW w:w="2256" w:type="dxa"/>
          </w:tcPr>
          <w:p w14:paraId="0862B00E" w14:textId="77777777" w:rsidR="00F63D61" w:rsidRPr="00431701" w:rsidRDefault="00F63D61" w:rsidP="00F63D61">
            <w:pPr>
              <w:rPr>
                <w:rFonts w:ascii="Gill Sans MT" w:hAnsi="Gill Sans MT" w:cs="Times New Roman"/>
              </w:rPr>
            </w:pPr>
          </w:p>
        </w:tc>
        <w:tc>
          <w:tcPr>
            <w:tcW w:w="2833" w:type="dxa"/>
          </w:tcPr>
          <w:p w14:paraId="2AE00D49" w14:textId="24FC9166" w:rsidR="00F63D61" w:rsidRPr="00431701" w:rsidRDefault="00F63D61" w:rsidP="00F63D61">
            <w:pPr>
              <w:rPr>
                <w:rFonts w:ascii="Gill Sans MT" w:hAnsi="Gill Sans MT" w:cs="Times New Roman"/>
              </w:rPr>
            </w:pPr>
          </w:p>
        </w:tc>
      </w:tr>
      <w:tr w:rsidR="00F63D61" w:rsidRPr="00431701" w14:paraId="72B2282D" w14:textId="77777777" w:rsidTr="00F63D61">
        <w:tc>
          <w:tcPr>
            <w:tcW w:w="432" w:type="dxa"/>
          </w:tcPr>
          <w:p w14:paraId="4E372895"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p</w:t>
            </w:r>
            <w:proofErr w:type="gramEnd"/>
          </w:p>
        </w:tc>
        <w:tc>
          <w:tcPr>
            <w:tcW w:w="1870" w:type="dxa"/>
          </w:tcPr>
          <w:p w14:paraId="351CAEA0" w14:textId="77777777" w:rsidR="00F63D61" w:rsidRPr="00431701" w:rsidRDefault="00F63D61" w:rsidP="00F63D61">
            <w:pPr>
              <w:rPr>
                <w:rFonts w:ascii="Gill Sans MT" w:hAnsi="Gill Sans MT" w:cs="Times New Roman"/>
              </w:rPr>
            </w:pPr>
            <w:r w:rsidRPr="00431701">
              <w:rPr>
                <w:rFonts w:ascii="Gill Sans MT" w:hAnsi="Gill Sans MT" w:cs="Times New Roman"/>
              </w:rPr>
              <w:t xml:space="preserve">Wildlife (including </w:t>
            </w:r>
            <w:proofErr w:type="spellStart"/>
            <w:r w:rsidRPr="00431701">
              <w:rPr>
                <w:rFonts w:ascii="Gill Sans MT" w:hAnsi="Gill Sans MT" w:cs="Times New Roman"/>
              </w:rPr>
              <w:t>bushmeat</w:t>
            </w:r>
            <w:proofErr w:type="spellEnd"/>
            <w:r w:rsidRPr="00431701">
              <w:rPr>
                <w:rFonts w:ascii="Gill Sans MT" w:hAnsi="Gill Sans MT" w:cs="Times New Roman"/>
              </w:rPr>
              <w:t>)</w:t>
            </w:r>
          </w:p>
        </w:tc>
        <w:tc>
          <w:tcPr>
            <w:tcW w:w="2009" w:type="dxa"/>
          </w:tcPr>
          <w:p w14:paraId="28640971" w14:textId="77777777" w:rsidR="00F63D61" w:rsidRPr="00431701" w:rsidRDefault="00F63D61" w:rsidP="00F63D61">
            <w:pPr>
              <w:rPr>
                <w:rFonts w:ascii="Gill Sans MT" w:hAnsi="Gill Sans MT" w:cs="Times New Roman"/>
              </w:rPr>
            </w:pPr>
          </w:p>
        </w:tc>
        <w:tc>
          <w:tcPr>
            <w:tcW w:w="1058" w:type="dxa"/>
          </w:tcPr>
          <w:p w14:paraId="0DFCEEC5" w14:textId="77777777" w:rsidR="00F63D61" w:rsidRPr="00431701" w:rsidRDefault="00F63D61" w:rsidP="00F63D61">
            <w:pPr>
              <w:rPr>
                <w:rFonts w:ascii="Gill Sans MT" w:hAnsi="Gill Sans MT" w:cs="Times New Roman"/>
              </w:rPr>
            </w:pPr>
          </w:p>
        </w:tc>
        <w:tc>
          <w:tcPr>
            <w:tcW w:w="2256" w:type="dxa"/>
          </w:tcPr>
          <w:p w14:paraId="60DB0D24" w14:textId="77777777" w:rsidR="00F63D61" w:rsidRPr="00431701" w:rsidRDefault="00F63D61" w:rsidP="00F63D61">
            <w:pPr>
              <w:rPr>
                <w:rFonts w:ascii="Gill Sans MT" w:hAnsi="Gill Sans MT" w:cs="Times New Roman"/>
              </w:rPr>
            </w:pPr>
          </w:p>
        </w:tc>
        <w:tc>
          <w:tcPr>
            <w:tcW w:w="2833" w:type="dxa"/>
          </w:tcPr>
          <w:p w14:paraId="3B60BE54" w14:textId="4D08ACD4" w:rsidR="00F63D61" w:rsidRPr="00431701" w:rsidRDefault="00F63D61" w:rsidP="00F63D61">
            <w:pPr>
              <w:rPr>
                <w:rFonts w:ascii="Gill Sans MT" w:hAnsi="Gill Sans MT" w:cs="Times New Roman"/>
              </w:rPr>
            </w:pPr>
          </w:p>
        </w:tc>
      </w:tr>
      <w:tr w:rsidR="00F63D61" w:rsidRPr="00431701" w14:paraId="72B4556B" w14:textId="77777777" w:rsidTr="00F63D61">
        <w:tc>
          <w:tcPr>
            <w:tcW w:w="432" w:type="dxa"/>
          </w:tcPr>
          <w:p w14:paraId="37BC42F4"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q</w:t>
            </w:r>
            <w:proofErr w:type="gramEnd"/>
          </w:p>
        </w:tc>
        <w:tc>
          <w:tcPr>
            <w:tcW w:w="1870" w:type="dxa"/>
          </w:tcPr>
          <w:p w14:paraId="4C61672D" w14:textId="77777777" w:rsidR="00F63D61" w:rsidRPr="00431701" w:rsidRDefault="00F63D61" w:rsidP="00F63D61">
            <w:pPr>
              <w:rPr>
                <w:rFonts w:ascii="Gill Sans MT" w:hAnsi="Gill Sans MT" w:cs="Times New Roman"/>
              </w:rPr>
            </w:pPr>
            <w:r w:rsidRPr="00431701">
              <w:rPr>
                <w:rFonts w:ascii="Gill Sans MT" w:hAnsi="Gill Sans MT" w:cs="Times New Roman"/>
              </w:rPr>
              <w:t xml:space="preserve">Beekeeping activities (e.g. honey) </w:t>
            </w:r>
          </w:p>
        </w:tc>
        <w:tc>
          <w:tcPr>
            <w:tcW w:w="2009" w:type="dxa"/>
          </w:tcPr>
          <w:p w14:paraId="4FC00FB3" w14:textId="77777777" w:rsidR="00F63D61" w:rsidRPr="00431701" w:rsidRDefault="00F63D61" w:rsidP="00F63D61">
            <w:pPr>
              <w:rPr>
                <w:rFonts w:ascii="Gill Sans MT" w:hAnsi="Gill Sans MT" w:cs="Times New Roman"/>
              </w:rPr>
            </w:pPr>
          </w:p>
        </w:tc>
        <w:tc>
          <w:tcPr>
            <w:tcW w:w="1058" w:type="dxa"/>
          </w:tcPr>
          <w:p w14:paraId="4E4BB795" w14:textId="77777777" w:rsidR="00F63D61" w:rsidRPr="00431701" w:rsidRDefault="00F63D61" w:rsidP="00F63D61">
            <w:pPr>
              <w:rPr>
                <w:rFonts w:ascii="Gill Sans MT" w:hAnsi="Gill Sans MT" w:cs="Times New Roman"/>
              </w:rPr>
            </w:pPr>
          </w:p>
        </w:tc>
        <w:tc>
          <w:tcPr>
            <w:tcW w:w="2256" w:type="dxa"/>
          </w:tcPr>
          <w:p w14:paraId="20BF9FD5" w14:textId="77777777" w:rsidR="00F63D61" w:rsidRPr="00431701" w:rsidRDefault="00F63D61" w:rsidP="00F63D61">
            <w:pPr>
              <w:rPr>
                <w:rFonts w:ascii="Gill Sans MT" w:hAnsi="Gill Sans MT" w:cs="Times New Roman"/>
              </w:rPr>
            </w:pPr>
          </w:p>
        </w:tc>
        <w:tc>
          <w:tcPr>
            <w:tcW w:w="2833" w:type="dxa"/>
          </w:tcPr>
          <w:p w14:paraId="49CEADC3" w14:textId="4E940CE6" w:rsidR="00F63D61" w:rsidRPr="00431701" w:rsidRDefault="00F63D61" w:rsidP="00F63D61">
            <w:pPr>
              <w:rPr>
                <w:rFonts w:ascii="Gill Sans MT" w:hAnsi="Gill Sans MT" w:cs="Times New Roman"/>
              </w:rPr>
            </w:pPr>
          </w:p>
        </w:tc>
      </w:tr>
      <w:tr w:rsidR="00F63D61" w:rsidRPr="00431701" w14:paraId="7091C57F" w14:textId="77777777" w:rsidTr="00F63D61">
        <w:tc>
          <w:tcPr>
            <w:tcW w:w="432" w:type="dxa"/>
          </w:tcPr>
          <w:p w14:paraId="0B3DE0C9"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r</w:t>
            </w:r>
            <w:proofErr w:type="gramEnd"/>
          </w:p>
        </w:tc>
        <w:tc>
          <w:tcPr>
            <w:tcW w:w="1870" w:type="dxa"/>
          </w:tcPr>
          <w:p w14:paraId="5FE53CAF" w14:textId="77777777" w:rsidR="00F63D61" w:rsidRPr="00431701" w:rsidRDefault="00F63D61" w:rsidP="00F63D61">
            <w:pPr>
              <w:rPr>
                <w:rFonts w:ascii="Gill Sans MT" w:hAnsi="Gill Sans MT" w:cs="Times New Roman"/>
              </w:rPr>
            </w:pPr>
            <w:r w:rsidRPr="00431701">
              <w:rPr>
                <w:rFonts w:ascii="Gill Sans MT" w:hAnsi="Gill Sans MT" w:cs="Times New Roman"/>
              </w:rPr>
              <w:t>Caterpillar</w:t>
            </w:r>
          </w:p>
        </w:tc>
        <w:tc>
          <w:tcPr>
            <w:tcW w:w="2009" w:type="dxa"/>
          </w:tcPr>
          <w:p w14:paraId="7855F238" w14:textId="77777777" w:rsidR="00F63D61" w:rsidRPr="00431701" w:rsidRDefault="00F63D61" w:rsidP="00F63D61">
            <w:pPr>
              <w:rPr>
                <w:rFonts w:ascii="Gill Sans MT" w:hAnsi="Gill Sans MT" w:cs="Times New Roman"/>
              </w:rPr>
            </w:pPr>
          </w:p>
        </w:tc>
        <w:tc>
          <w:tcPr>
            <w:tcW w:w="1058" w:type="dxa"/>
          </w:tcPr>
          <w:p w14:paraId="6B8CEDBE" w14:textId="77777777" w:rsidR="00F63D61" w:rsidRPr="00431701" w:rsidRDefault="00F63D61" w:rsidP="00F63D61">
            <w:pPr>
              <w:rPr>
                <w:rFonts w:ascii="Gill Sans MT" w:hAnsi="Gill Sans MT" w:cs="Times New Roman"/>
              </w:rPr>
            </w:pPr>
          </w:p>
        </w:tc>
        <w:tc>
          <w:tcPr>
            <w:tcW w:w="2256" w:type="dxa"/>
          </w:tcPr>
          <w:p w14:paraId="6EE963F6" w14:textId="77777777" w:rsidR="00F63D61" w:rsidRPr="00431701" w:rsidRDefault="00F63D61" w:rsidP="00F63D61">
            <w:pPr>
              <w:rPr>
                <w:rFonts w:ascii="Gill Sans MT" w:hAnsi="Gill Sans MT" w:cs="Times New Roman"/>
              </w:rPr>
            </w:pPr>
          </w:p>
        </w:tc>
        <w:tc>
          <w:tcPr>
            <w:tcW w:w="2833" w:type="dxa"/>
          </w:tcPr>
          <w:p w14:paraId="18898BDC" w14:textId="726384C5" w:rsidR="00F63D61" w:rsidRPr="00431701" w:rsidRDefault="00F63D61" w:rsidP="00F63D61">
            <w:pPr>
              <w:rPr>
                <w:rFonts w:ascii="Gill Sans MT" w:hAnsi="Gill Sans MT" w:cs="Times New Roman"/>
              </w:rPr>
            </w:pPr>
          </w:p>
        </w:tc>
      </w:tr>
      <w:tr w:rsidR="00F63D61" w:rsidRPr="00431701" w14:paraId="3CC249BF" w14:textId="77777777" w:rsidTr="00F63D61">
        <w:tc>
          <w:tcPr>
            <w:tcW w:w="432" w:type="dxa"/>
          </w:tcPr>
          <w:p w14:paraId="235283B0" w14:textId="77777777" w:rsidR="00F63D61" w:rsidRPr="00431701" w:rsidRDefault="00F63D61" w:rsidP="00F63D61">
            <w:pPr>
              <w:rPr>
                <w:rFonts w:ascii="Gill Sans MT" w:hAnsi="Gill Sans MT" w:cs="Times New Roman"/>
              </w:rPr>
            </w:pPr>
            <w:proofErr w:type="gramStart"/>
            <w:r w:rsidRPr="00431701">
              <w:rPr>
                <w:rFonts w:ascii="Gill Sans MT" w:hAnsi="Gill Sans MT" w:cs="Times New Roman"/>
              </w:rPr>
              <w:t>s</w:t>
            </w:r>
            <w:proofErr w:type="gramEnd"/>
          </w:p>
        </w:tc>
        <w:tc>
          <w:tcPr>
            <w:tcW w:w="1870" w:type="dxa"/>
          </w:tcPr>
          <w:p w14:paraId="2F92B5A7" w14:textId="77777777" w:rsidR="00F63D61" w:rsidRPr="00431701" w:rsidRDefault="00F63D61" w:rsidP="00F63D61">
            <w:pPr>
              <w:rPr>
                <w:rFonts w:ascii="Gill Sans MT" w:hAnsi="Gill Sans MT" w:cs="Times New Roman"/>
              </w:rPr>
            </w:pPr>
            <w:r w:rsidRPr="00431701">
              <w:rPr>
                <w:rFonts w:ascii="Gill Sans MT" w:hAnsi="Gill Sans MT" w:cs="Times New Roman"/>
              </w:rPr>
              <w:t xml:space="preserve">Other, specify </w:t>
            </w:r>
          </w:p>
        </w:tc>
        <w:tc>
          <w:tcPr>
            <w:tcW w:w="2009" w:type="dxa"/>
          </w:tcPr>
          <w:p w14:paraId="2A4FA2C8" w14:textId="77777777" w:rsidR="00F63D61" w:rsidRPr="00431701" w:rsidRDefault="00F63D61" w:rsidP="00F63D61">
            <w:pPr>
              <w:rPr>
                <w:rFonts w:ascii="Gill Sans MT" w:hAnsi="Gill Sans MT" w:cs="Times New Roman"/>
              </w:rPr>
            </w:pPr>
          </w:p>
        </w:tc>
        <w:tc>
          <w:tcPr>
            <w:tcW w:w="1058" w:type="dxa"/>
          </w:tcPr>
          <w:p w14:paraId="4740C51A" w14:textId="77777777" w:rsidR="00F63D61" w:rsidRPr="00431701" w:rsidRDefault="00F63D61" w:rsidP="00F63D61">
            <w:pPr>
              <w:rPr>
                <w:rFonts w:ascii="Gill Sans MT" w:hAnsi="Gill Sans MT" w:cs="Times New Roman"/>
              </w:rPr>
            </w:pPr>
          </w:p>
        </w:tc>
        <w:tc>
          <w:tcPr>
            <w:tcW w:w="2256" w:type="dxa"/>
          </w:tcPr>
          <w:p w14:paraId="22FC3B72" w14:textId="77777777" w:rsidR="00F63D61" w:rsidRPr="00431701" w:rsidRDefault="00F63D61" w:rsidP="00F63D61">
            <w:pPr>
              <w:rPr>
                <w:rFonts w:ascii="Gill Sans MT" w:hAnsi="Gill Sans MT" w:cs="Times New Roman"/>
              </w:rPr>
            </w:pPr>
          </w:p>
        </w:tc>
        <w:tc>
          <w:tcPr>
            <w:tcW w:w="2833" w:type="dxa"/>
          </w:tcPr>
          <w:p w14:paraId="1AD663C5" w14:textId="0AACD1E0" w:rsidR="00F63D61" w:rsidRPr="00431701" w:rsidRDefault="00F63D61" w:rsidP="00F63D61">
            <w:pPr>
              <w:rPr>
                <w:rFonts w:ascii="Gill Sans MT" w:hAnsi="Gill Sans MT" w:cs="Times New Roman"/>
              </w:rPr>
            </w:pPr>
          </w:p>
        </w:tc>
      </w:tr>
    </w:tbl>
    <w:p w14:paraId="4B50DAE6" w14:textId="77777777" w:rsidR="00DD26A1" w:rsidRPr="00431701" w:rsidRDefault="00DD26A1" w:rsidP="007C3C66">
      <w:pPr>
        <w:rPr>
          <w:rFonts w:ascii="Gill Sans MT" w:hAnsi="Gill Sans MT"/>
          <w:color w:val="000000" w:themeColor="text1"/>
          <w:sz w:val="22"/>
          <w:szCs w:val="22"/>
        </w:rPr>
      </w:pPr>
    </w:p>
    <w:p w14:paraId="1CBAB68F" w14:textId="77777777" w:rsidR="00AD3137" w:rsidRPr="00431701" w:rsidRDefault="00AD3137" w:rsidP="007C3C66">
      <w:pPr>
        <w:rPr>
          <w:rFonts w:ascii="Gill Sans MT" w:eastAsia="Calibri" w:hAnsi="Gill Sans MT" w:cs="Times New Roman"/>
          <w:sz w:val="22"/>
          <w:szCs w:val="22"/>
        </w:rPr>
      </w:pPr>
      <w:r w:rsidRPr="00431701">
        <w:rPr>
          <w:rFonts w:ascii="Gill Sans MT" w:eastAsia="Calibri" w:hAnsi="Gill Sans MT" w:cs="Times New Roman"/>
          <w:sz w:val="22"/>
          <w:szCs w:val="22"/>
        </w:rPr>
        <w:br w:type="page"/>
      </w:r>
    </w:p>
    <w:tbl>
      <w:tblPr>
        <w:tblStyle w:val="TableGrid1"/>
        <w:tblW w:w="10767" w:type="dxa"/>
        <w:tblLayout w:type="fixed"/>
        <w:tblLook w:val="04A0" w:firstRow="1" w:lastRow="0" w:firstColumn="1" w:lastColumn="0" w:noHBand="0" w:noVBand="1"/>
      </w:tblPr>
      <w:tblGrid>
        <w:gridCol w:w="468"/>
        <w:gridCol w:w="2361"/>
        <w:gridCol w:w="1362"/>
        <w:gridCol w:w="2346"/>
        <w:gridCol w:w="1350"/>
        <w:gridCol w:w="1170"/>
        <w:gridCol w:w="1710"/>
      </w:tblGrid>
      <w:tr w:rsidR="0095179B" w:rsidRPr="00431701" w14:paraId="270AACCB" w14:textId="77777777" w:rsidTr="0095179B">
        <w:tc>
          <w:tcPr>
            <w:tcW w:w="468" w:type="dxa"/>
          </w:tcPr>
          <w:p w14:paraId="41FA5634" w14:textId="77777777" w:rsidR="0095179B" w:rsidRPr="00431701" w:rsidRDefault="0095179B" w:rsidP="007C3C66">
            <w:pPr>
              <w:rPr>
                <w:rFonts w:ascii="Gill Sans MT" w:hAnsi="Gill Sans MT" w:cs="Times New Roman"/>
                <w:b/>
              </w:rPr>
            </w:pPr>
          </w:p>
        </w:tc>
        <w:tc>
          <w:tcPr>
            <w:tcW w:w="2361" w:type="dxa"/>
          </w:tcPr>
          <w:p w14:paraId="3BC9E2F4" w14:textId="77777777" w:rsidR="0095179B" w:rsidRPr="00431701" w:rsidRDefault="0095179B" w:rsidP="007C3C66">
            <w:pPr>
              <w:rPr>
                <w:rFonts w:ascii="Gill Sans MT" w:hAnsi="Gill Sans MT" w:cs="Times New Roman"/>
                <w:b/>
              </w:rPr>
            </w:pPr>
          </w:p>
        </w:tc>
        <w:tc>
          <w:tcPr>
            <w:tcW w:w="1362" w:type="dxa"/>
          </w:tcPr>
          <w:p w14:paraId="6F13DE5E" w14:textId="77777777" w:rsidR="0095179B" w:rsidRPr="00431701" w:rsidRDefault="0095179B" w:rsidP="007C3C66">
            <w:pPr>
              <w:rPr>
                <w:rFonts w:ascii="Gill Sans MT" w:hAnsi="Gill Sans MT" w:cs="Times New Roman"/>
              </w:rPr>
            </w:pPr>
            <w:r w:rsidRPr="00431701">
              <w:rPr>
                <w:rFonts w:ascii="Gill Sans MT" w:hAnsi="Gill Sans MT" w:cs="Times New Roman"/>
              </w:rPr>
              <w:t>K.11</w:t>
            </w:r>
          </w:p>
        </w:tc>
        <w:tc>
          <w:tcPr>
            <w:tcW w:w="2346" w:type="dxa"/>
          </w:tcPr>
          <w:p w14:paraId="7B222C8B" w14:textId="77777777" w:rsidR="0095179B" w:rsidRPr="00431701" w:rsidRDefault="0095179B" w:rsidP="007C3C66">
            <w:pPr>
              <w:rPr>
                <w:rFonts w:ascii="Gill Sans MT" w:hAnsi="Gill Sans MT" w:cs="Times New Roman"/>
              </w:rPr>
            </w:pPr>
            <w:r w:rsidRPr="00431701">
              <w:rPr>
                <w:rFonts w:ascii="Gill Sans MT" w:hAnsi="Gill Sans MT" w:cs="Times New Roman"/>
              </w:rPr>
              <w:t>K.12a</w:t>
            </w:r>
          </w:p>
        </w:tc>
        <w:tc>
          <w:tcPr>
            <w:tcW w:w="1350" w:type="dxa"/>
          </w:tcPr>
          <w:p w14:paraId="6913D8B7" w14:textId="77777777" w:rsidR="0095179B" w:rsidRPr="00431701" w:rsidRDefault="0095179B" w:rsidP="007C3C66">
            <w:pPr>
              <w:rPr>
                <w:rFonts w:ascii="Gill Sans MT" w:hAnsi="Gill Sans MT" w:cs="Times New Roman"/>
                <w:i/>
              </w:rPr>
            </w:pPr>
            <w:r w:rsidRPr="00431701">
              <w:rPr>
                <w:rFonts w:ascii="Gill Sans MT" w:hAnsi="Gill Sans MT" w:cs="Times New Roman"/>
                <w:i/>
              </w:rPr>
              <w:t>K.12b</w:t>
            </w:r>
          </w:p>
        </w:tc>
        <w:tc>
          <w:tcPr>
            <w:tcW w:w="1170" w:type="dxa"/>
          </w:tcPr>
          <w:p w14:paraId="396DC6DD" w14:textId="77777777" w:rsidR="0095179B" w:rsidRPr="00431701" w:rsidRDefault="0095179B" w:rsidP="007C3C66">
            <w:pPr>
              <w:rPr>
                <w:rFonts w:ascii="Gill Sans MT" w:hAnsi="Gill Sans MT" w:cs="Times New Roman"/>
                <w:i/>
              </w:rPr>
            </w:pPr>
            <w:r w:rsidRPr="00431701">
              <w:rPr>
                <w:rFonts w:ascii="Gill Sans MT" w:hAnsi="Gill Sans MT" w:cs="Times New Roman"/>
                <w:i/>
              </w:rPr>
              <w:t>K.12c</w:t>
            </w:r>
          </w:p>
        </w:tc>
        <w:tc>
          <w:tcPr>
            <w:tcW w:w="1710" w:type="dxa"/>
          </w:tcPr>
          <w:p w14:paraId="4372D2B8" w14:textId="77777777" w:rsidR="0095179B" w:rsidRPr="00431701" w:rsidRDefault="0095179B" w:rsidP="007C3C66">
            <w:pPr>
              <w:rPr>
                <w:rFonts w:ascii="Gill Sans MT" w:hAnsi="Gill Sans MT" w:cs="Times New Roman"/>
              </w:rPr>
            </w:pPr>
            <w:r w:rsidRPr="00431701">
              <w:rPr>
                <w:rFonts w:ascii="Gill Sans MT" w:hAnsi="Gill Sans MT" w:cs="Times New Roman"/>
              </w:rPr>
              <w:t>K.13</w:t>
            </w:r>
          </w:p>
        </w:tc>
      </w:tr>
      <w:tr w:rsidR="0095179B" w:rsidRPr="00431701" w14:paraId="71AC29C3" w14:textId="77777777" w:rsidTr="0095179B">
        <w:tc>
          <w:tcPr>
            <w:tcW w:w="468" w:type="dxa"/>
          </w:tcPr>
          <w:p w14:paraId="5F93BA51" w14:textId="77777777" w:rsidR="0095179B" w:rsidRPr="00431701" w:rsidRDefault="0095179B" w:rsidP="007C3C66">
            <w:pPr>
              <w:rPr>
                <w:rFonts w:ascii="Gill Sans MT" w:hAnsi="Gill Sans MT" w:cs="Times New Roman"/>
                <w:b/>
              </w:rPr>
            </w:pPr>
          </w:p>
        </w:tc>
        <w:tc>
          <w:tcPr>
            <w:tcW w:w="2361" w:type="dxa"/>
          </w:tcPr>
          <w:p w14:paraId="415F95B5" w14:textId="77777777" w:rsidR="0095179B" w:rsidRPr="00431701" w:rsidRDefault="0095179B" w:rsidP="007C3C66">
            <w:pPr>
              <w:rPr>
                <w:rFonts w:ascii="Gill Sans MT" w:hAnsi="Gill Sans MT" w:cs="Times New Roman"/>
                <w:b/>
              </w:rPr>
            </w:pPr>
            <w:r w:rsidRPr="00431701">
              <w:rPr>
                <w:rFonts w:ascii="Gill Sans MT" w:hAnsi="Gill Sans MT" w:cs="Times New Roman"/>
                <w:b/>
              </w:rPr>
              <w:t>Wood/forest product</w:t>
            </w:r>
          </w:p>
        </w:tc>
        <w:tc>
          <w:tcPr>
            <w:tcW w:w="1362" w:type="dxa"/>
          </w:tcPr>
          <w:p w14:paraId="7A04CFDC" w14:textId="55CF3C3B" w:rsidR="0095179B" w:rsidRPr="00431701" w:rsidRDefault="0095179B" w:rsidP="007C3C66">
            <w:pPr>
              <w:rPr>
                <w:rFonts w:ascii="Gill Sans MT" w:hAnsi="Gill Sans MT" w:cs="Times New Roman"/>
              </w:rPr>
            </w:pPr>
            <w:r w:rsidRPr="00431701">
              <w:rPr>
                <w:rFonts w:ascii="Gill Sans MT" w:hAnsi="Gill Sans MT" w:cs="Times New Roman"/>
              </w:rPr>
              <w:t>Please rank the top three most important products for the households’ own consumption</w:t>
            </w:r>
          </w:p>
        </w:tc>
        <w:tc>
          <w:tcPr>
            <w:tcW w:w="2346" w:type="dxa"/>
          </w:tcPr>
          <w:p w14:paraId="1684FAF3" w14:textId="0FD618B9" w:rsidR="0095179B" w:rsidRPr="00431701" w:rsidRDefault="0095179B" w:rsidP="007C3C66">
            <w:pPr>
              <w:rPr>
                <w:rFonts w:ascii="Gill Sans MT" w:hAnsi="Gill Sans MT" w:cs="Times New Roman"/>
              </w:rPr>
            </w:pPr>
            <w:r w:rsidRPr="00431701">
              <w:rPr>
                <w:rFonts w:ascii="Gill Sans MT" w:hAnsi="Gill Sans MT" w:cs="Times New Roman"/>
              </w:rPr>
              <w:t xml:space="preserve">What are the main species your community harvests (per product) </w:t>
            </w:r>
          </w:p>
          <w:p w14:paraId="069C00EA" w14:textId="7232284A" w:rsidR="0095179B" w:rsidRPr="00431701" w:rsidRDefault="0095179B" w:rsidP="007C3C66">
            <w:pPr>
              <w:rPr>
                <w:rFonts w:ascii="Gill Sans MT" w:hAnsi="Gill Sans MT" w:cs="Times New Roman"/>
              </w:rPr>
            </w:pPr>
            <w:r w:rsidRPr="00431701">
              <w:rPr>
                <w:rFonts w:ascii="Gill Sans MT" w:hAnsi="Gill Sans MT" w:cs="Times New Roman"/>
              </w:rPr>
              <w:t xml:space="preserve"> List from the most important to the least important</w:t>
            </w:r>
          </w:p>
          <w:p w14:paraId="29DBD32C" w14:textId="77777777" w:rsidR="0095179B" w:rsidRPr="00431701" w:rsidRDefault="0095179B" w:rsidP="007C3C66">
            <w:pPr>
              <w:rPr>
                <w:rFonts w:ascii="Gill Sans MT" w:hAnsi="Gill Sans MT" w:cs="Times New Roman"/>
                <w:i/>
              </w:rPr>
            </w:pPr>
            <w:r w:rsidRPr="00431701">
              <w:rPr>
                <w:rFonts w:ascii="Gill Sans MT" w:hAnsi="Gill Sans MT" w:cs="Times New Roman"/>
                <w:i/>
              </w:rPr>
              <w:t>Species 1</w:t>
            </w:r>
          </w:p>
        </w:tc>
        <w:tc>
          <w:tcPr>
            <w:tcW w:w="1350" w:type="dxa"/>
          </w:tcPr>
          <w:p w14:paraId="7141015E" w14:textId="77777777" w:rsidR="0095179B" w:rsidRPr="00431701" w:rsidRDefault="0095179B" w:rsidP="007C3C66">
            <w:pPr>
              <w:rPr>
                <w:rFonts w:ascii="Gill Sans MT" w:hAnsi="Gill Sans MT" w:cs="Times New Roman"/>
                <w:i/>
              </w:rPr>
            </w:pPr>
            <w:r w:rsidRPr="00431701">
              <w:rPr>
                <w:rFonts w:ascii="Gill Sans MT" w:hAnsi="Gill Sans MT" w:cs="Times New Roman"/>
                <w:i/>
              </w:rPr>
              <w:t>Species 2</w:t>
            </w:r>
          </w:p>
        </w:tc>
        <w:tc>
          <w:tcPr>
            <w:tcW w:w="1170" w:type="dxa"/>
          </w:tcPr>
          <w:p w14:paraId="65DE70CD" w14:textId="77777777" w:rsidR="0095179B" w:rsidRPr="00431701" w:rsidRDefault="0095179B" w:rsidP="007C3C66">
            <w:pPr>
              <w:rPr>
                <w:rFonts w:ascii="Gill Sans MT" w:hAnsi="Gill Sans MT" w:cs="Times New Roman"/>
                <w:i/>
              </w:rPr>
            </w:pPr>
            <w:r w:rsidRPr="00431701">
              <w:rPr>
                <w:rFonts w:ascii="Gill Sans MT" w:hAnsi="Gill Sans MT" w:cs="Times New Roman"/>
                <w:i/>
              </w:rPr>
              <w:t xml:space="preserve">Species 3 </w:t>
            </w:r>
          </w:p>
        </w:tc>
        <w:tc>
          <w:tcPr>
            <w:tcW w:w="1710" w:type="dxa"/>
          </w:tcPr>
          <w:p w14:paraId="219A59D7" w14:textId="5395364A" w:rsidR="0095179B" w:rsidRPr="00431701" w:rsidRDefault="0095179B" w:rsidP="007C3C66">
            <w:pPr>
              <w:rPr>
                <w:rFonts w:ascii="Gill Sans MT" w:hAnsi="Gill Sans MT" w:cs="Times New Roman"/>
              </w:rPr>
            </w:pPr>
            <w:r w:rsidRPr="00431701">
              <w:rPr>
                <w:rFonts w:ascii="Gill Sans MT" w:hAnsi="Gill Sans MT" w:cs="Times New Roman"/>
              </w:rPr>
              <w:t>Has the availability of &lt;product&gt; changed over the past 3 years?</w:t>
            </w:r>
          </w:p>
          <w:p w14:paraId="39756020" w14:textId="1E509B03" w:rsidR="0095179B" w:rsidRPr="00431701" w:rsidRDefault="0095179B" w:rsidP="007C3C66">
            <w:pPr>
              <w:rPr>
                <w:rFonts w:ascii="Gill Sans MT" w:hAnsi="Gill Sans MT" w:cs="Times New Roman"/>
                <w:i/>
              </w:rPr>
            </w:pPr>
            <w:r w:rsidRPr="00431701">
              <w:rPr>
                <w:rFonts w:ascii="Gill Sans MT" w:hAnsi="Gill Sans MT" w:cs="Times New Roman"/>
                <w:i/>
              </w:rPr>
              <w:t>1= Increased greatly</w:t>
            </w:r>
          </w:p>
          <w:p w14:paraId="489EEE78" w14:textId="142F3B40" w:rsidR="0095179B" w:rsidRPr="00431701" w:rsidRDefault="0095179B" w:rsidP="007C3C66">
            <w:pPr>
              <w:rPr>
                <w:rFonts w:ascii="Gill Sans MT" w:hAnsi="Gill Sans MT" w:cs="Times New Roman"/>
                <w:i/>
              </w:rPr>
            </w:pPr>
            <w:r w:rsidRPr="00431701">
              <w:rPr>
                <w:rFonts w:ascii="Gill Sans MT" w:hAnsi="Gill Sans MT" w:cs="Times New Roman"/>
                <w:i/>
              </w:rPr>
              <w:t>2=Increased slightly</w:t>
            </w:r>
          </w:p>
          <w:p w14:paraId="66F58F5A" w14:textId="14FA5055" w:rsidR="0095179B" w:rsidRPr="00431701" w:rsidRDefault="0095179B" w:rsidP="007C3C66">
            <w:pPr>
              <w:rPr>
                <w:rFonts w:ascii="Gill Sans MT" w:hAnsi="Gill Sans MT" w:cs="Times New Roman"/>
                <w:i/>
              </w:rPr>
            </w:pPr>
            <w:r w:rsidRPr="00431701">
              <w:rPr>
                <w:rFonts w:ascii="Gill Sans MT" w:hAnsi="Gill Sans MT" w:cs="Times New Roman"/>
                <w:i/>
              </w:rPr>
              <w:t>3= No change</w:t>
            </w:r>
          </w:p>
          <w:p w14:paraId="758966D4" w14:textId="3214D7C3" w:rsidR="0095179B" w:rsidRPr="00431701" w:rsidRDefault="0095179B" w:rsidP="007C3C66">
            <w:pPr>
              <w:rPr>
                <w:rFonts w:ascii="Gill Sans MT" w:hAnsi="Gill Sans MT" w:cs="Times New Roman"/>
                <w:i/>
              </w:rPr>
            </w:pPr>
            <w:r w:rsidRPr="00431701">
              <w:rPr>
                <w:rFonts w:ascii="Gill Sans MT" w:hAnsi="Gill Sans MT" w:cs="Times New Roman"/>
                <w:i/>
              </w:rPr>
              <w:t xml:space="preserve">4=Decreased slightly </w:t>
            </w:r>
          </w:p>
          <w:p w14:paraId="64A62AD4" w14:textId="55C602CC" w:rsidR="0095179B" w:rsidRPr="00431701" w:rsidRDefault="0095179B" w:rsidP="007C3C66">
            <w:pPr>
              <w:rPr>
                <w:rFonts w:ascii="Gill Sans MT" w:hAnsi="Gill Sans MT" w:cs="Times New Roman"/>
                <w:i/>
              </w:rPr>
            </w:pPr>
            <w:r w:rsidRPr="00431701">
              <w:rPr>
                <w:rFonts w:ascii="Gill Sans MT" w:hAnsi="Gill Sans MT" w:cs="Times New Roman"/>
                <w:i/>
              </w:rPr>
              <w:t>5=</w:t>
            </w:r>
          </w:p>
          <w:p w14:paraId="010F61A6" w14:textId="77777777" w:rsidR="0095179B" w:rsidRPr="00431701" w:rsidRDefault="0095179B" w:rsidP="007C3C66">
            <w:pPr>
              <w:rPr>
                <w:rFonts w:ascii="Gill Sans MT" w:hAnsi="Gill Sans MT" w:cs="Times New Roman"/>
                <w:i/>
              </w:rPr>
            </w:pPr>
          </w:p>
          <w:p w14:paraId="333ACBE0" w14:textId="77777777" w:rsidR="0095179B" w:rsidRPr="00431701" w:rsidRDefault="0095179B" w:rsidP="007C3C66">
            <w:pPr>
              <w:rPr>
                <w:rFonts w:ascii="Gill Sans MT" w:hAnsi="Gill Sans MT" w:cs="Times New Roman"/>
                <w:i/>
              </w:rPr>
            </w:pPr>
            <w:r w:rsidRPr="00431701">
              <w:rPr>
                <w:rFonts w:ascii="Gill Sans MT" w:hAnsi="Gill Sans MT" w:cs="Times New Roman"/>
                <w:i/>
              </w:rPr>
              <w:t>888= Do not know</w:t>
            </w:r>
          </w:p>
        </w:tc>
      </w:tr>
      <w:tr w:rsidR="0095179B" w:rsidRPr="00431701" w14:paraId="29D66748" w14:textId="77777777" w:rsidTr="0095179B">
        <w:tc>
          <w:tcPr>
            <w:tcW w:w="468" w:type="dxa"/>
          </w:tcPr>
          <w:p w14:paraId="74CB126D" w14:textId="4621C10C" w:rsidR="0095179B" w:rsidRPr="00431701" w:rsidRDefault="0095179B" w:rsidP="007C3C66">
            <w:pPr>
              <w:rPr>
                <w:rFonts w:ascii="Gill Sans MT" w:hAnsi="Gill Sans MT" w:cs="Times New Roman"/>
              </w:rPr>
            </w:pPr>
            <w:proofErr w:type="gramStart"/>
            <w:r w:rsidRPr="00431701">
              <w:rPr>
                <w:rFonts w:ascii="Gill Sans MT" w:hAnsi="Gill Sans MT" w:cs="Times New Roman"/>
              </w:rPr>
              <w:t>a</w:t>
            </w:r>
            <w:proofErr w:type="gramEnd"/>
          </w:p>
        </w:tc>
        <w:tc>
          <w:tcPr>
            <w:tcW w:w="2361" w:type="dxa"/>
          </w:tcPr>
          <w:p w14:paraId="2D8ED1B7" w14:textId="77777777" w:rsidR="0095179B" w:rsidRPr="00431701" w:rsidRDefault="0095179B" w:rsidP="007C3C66">
            <w:pPr>
              <w:rPr>
                <w:rFonts w:ascii="Gill Sans MT" w:hAnsi="Gill Sans MT" w:cs="Times New Roman"/>
              </w:rPr>
            </w:pPr>
            <w:r w:rsidRPr="00431701">
              <w:rPr>
                <w:rFonts w:ascii="Gill Sans MT" w:hAnsi="Gill Sans MT" w:cs="Times New Roman"/>
              </w:rPr>
              <w:t>Industrial wood</w:t>
            </w:r>
          </w:p>
        </w:tc>
        <w:tc>
          <w:tcPr>
            <w:tcW w:w="1362" w:type="dxa"/>
          </w:tcPr>
          <w:p w14:paraId="157CBA43" w14:textId="77777777" w:rsidR="0095179B" w:rsidRPr="00431701" w:rsidRDefault="0095179B" w:rsidP="007C3C66">
            <w:pPr>
              <w:rPr>
                <w:rFonts w:ascii="Gill Sans MT" w:hAnsi="Gill Sans MT" w:cs="Times New Roman"/>
              </w:rPr>
            </w:pPr>
          </w:p>
        </w:tc>
        <w:tc>
          <w:tcPr>
            <w:tcW w:w="2346" w:type="dxa"/>
          </w:tcPr>
          <w:p w14:paraId="0B52A6E5" w14:textId="77777777" w:rsidR="0095179B" w:rsidRPr="00431701" w:rsidRDefault="0095179B" w:rsidP="007C3C66">
            <w:pPr>
              <w:rPr>
                <w:rFonts w:ascii="Gill Sans MT" w:hAnsi="Gill Sans MT" w:cs="Times New Roman"/>
              </w:rPr>
            </w:pPr>
          </w:p>
        </w:tc>
        <w:tc>
          <w:tcPr>
            <w:tcW w:w="1350" w:type="dxa"/>
          </w:tcPr>
          <w:p w14:paraId="7CD966BF" w14:textId="77777777" w:rsidR="0095179B" w:rsidRPr="00431701" w:rsidRDefault="0095179B" w:rsidP="007C3C66">
            <w:pPr>
              <w:rPr>
                <w:rFonts w:ascii="Gill Sans MT" w:hAnsi="Gill Sans MT" w:cs="Times New Roman"/>
              </w:rPr>
            </w:pPr>
          </w:p>
        </w:tc>
        <w:tc>
          <w:tcPr>
            <w:tcW w:w="1170" w:type="dxa"/>
          </w:tcPr>
          <w:p w14:paraId="3B479922" w14:textId="77777777" w:rsidR="0095179B" w:rsidRPr="00431701" w:rsidRDefault="0095179B" w:rsidP="007C3C66">
            <w:pPr>
              <w:rPr>
                <w:rFonts w:ascii="Gill Sans MT" w:hAnsi="Gill Sans MT" w:cs="Times New Roman"/>
              </w:rPr>
            </w:pPr>
          </w:p>
        </w:tc>
        <w:tc>
          <w:tcPr>
            <w:tcW w:w="1710" w:type="dxa"/>
          </w:tcPr>
          <w:p w14:paraId="44CA8ED5" w14:textId="77777777" w:rsidR="0095179B" w:rsidRPr="00431701" w:rsidRDefault="0095179B" w:rsidP="007C3C66">
            <w:pPr>
              <w:rPr>
                <w:rFonts w:ascii="Gill Sans MT" w:hAnsi="Gill Sans MT" w:cs="Times New Roman"/>
              </w:rPr>
            </w:pPr>
          </w:p>
        </w:tc>
      </w:tr>
      <w:tr w:rsidR="0095179B" w:rsidRPr="00431701" w14:paraId="4E8625C6" w14:textId="77777777" w:rsidTr="0095179B">
        <w:tc>
          <w:tcPr>
            <w:tcW w:w="468" w:type="dxa"/>
          </w:tcPr>
          <w:p w14:paraId="21451032"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b</w:t>
            </w:r>
            <w:proofErr w:type="gramEnd"/>
          </w:p>
        </w:tc>
        <w:tc>
          <w:tcPr>
            <w:tcW w:w="2361" w:type="dxa"/>
          </w:tcPr>
          <w:p w14:paraId="718B1C3D" w14:textId="77777777" w:rsidR="0095179B" w:rsidRPr="00431701" w:rsidRDefault="0095179B" w:rsidP="007C3C66">
            <w:pPr>
              <w:rPr>
                <w:rFonts w:ascii="Gill Sans MT" w:hAnsi="Gill Sans MT" w:cs="Times New Roman"/>
              </w:rPr>
            </w:pPr>
            <w:r w:rsidRPr="00431701">
              <w:rPr>
                <w:rFonts w:ascii="Gill Sans MT" w:hAnsi="Gill Sans MT" w:cs="Times New Roman"/>
              </w:rPr>
              <w:t>Fuel wood</w:t>
            </w:r>
          </w:p>
        </w:tc>
        <w:tc>
          <w:tcPr>
            <w:tcW w:w="1362" w:type="dxa"/>
          </w:tcPr>
          <w:p w14:paraId="752FC1E6" w14:textId="77777777" w:rsidR="0095179B" w:rsidRPr="00431701" w:rsidRDefault="0095179B" w:rsidP="007C3C66">
            <w:pPr>
              <w:rPr>
                <w:rFonts w:ascii="Gill Sans MT" w:hAnsi="Gill Sans MT" w:cs="Times New Roman"/>
              </w:rPr>
            </w:pPr>
          </w:p>
        </w:tc>
        <w:tc>
          <w:tcPr>
            <w:tcW w:w="2346" w:type="dxa"/>
          </w:tcPr>
          <w:p w14:paraId="464ABF03" w14:textId="77777777" w:rsidR="0095179B" w:rsidRPr="00431701" w:rsidRDefault="0095179B" w:rsidP="007C3C66">
            <w:pPr>
              <w:rPr>
                <w:rFonts w:ascii="Gill Sans MT" w:hAnsi="Gill Sans MT" w:cs="Times New Roman"/>
              </w:rPr>
            </w:pPr>
          </w:p>
        </w:tc>
        <w:tc>
          <w:tcPr>
            <w:tcW w:w="1350" w:type="dxa"/>
          </w:tcPr>
          <w:p w14:paraId="3C8EADE8" w14:textId="77777777" w:rsidR="0095179B" w:rsidRPr="00431701" w:rsidRDefault="0095179B" w:rsidP="007C3C66">
            <w:pPr>
              <w:rPr>
                <w:rFonts w:ascii="Gill Sans MT" w:hAnsi="Gill Sans MT" w:cs="Times New Roman"/>
              </w:rPr>
            </w:pPr>
          </w:p>
        </w:tc>
        <w:tc>
          <w:tcPr>
            <w:tcW w:w="1170" w:type="dxa"/>
          </w:tcPr>
          <w:p w14:paraId="48B272A0" w14:textId="77777777" w:rsidR="0095179B" w:rsidRPr="00431701" w:rsidRDefault="0095179B" w:rsidP="007C3C66">
            <w:pPr>
              <w:rPr>
                <w:rFonts w:ascii="Gill Sans MT" w:hAnsi="Gill Sans MT" w:cs="Times New Roman"/>
              </w:rPr>
            </w:pPr>
          </w:p>
        </w:tc>
        <w:tc>
          <w:tcPr>
            <w:tcW w:w="1710" w:type="dxa"/>
          </w:tcPr>
          <w:p w14:paraId="00E439B3" w14:textId="77777777" w:rsidR="0095179B" w:rsidRPr="00431701" w:rsidRDefault="0095179B" w:rsidP="007C3C66">
            <w:pPr>
              <w:rPr>
                <w:rFonts w:ascii="Gill Sans MT" w:hAnsi="Gill Sans MT" w:cs="Times New Roman"/>
              </w:rPr>
            </w:pPr>
          </w:p>
        </w:tc>
      </w:tr>
      <w:tr w:rsidR="0095179B" w:rsidRPr="00431701" w14:paraId="35C08067" w14:textId="77777777" w:rsidTr="0095179B">
        <w:tc>
          <w:tcPr>
            <w:tcW w:w="468" w:type="dxa"/>
          </w:tcPr>
          <w:p w14:paraId="0B63FB0B"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c</w:t>
            </w:r>
            <w:proofErr w:type="gramEnd"/>
          </w:p>
        </w:tc>
        <w:tc>
          <w:tcPr>
            <w:tcW w:w="2361" w:type="dxa"/>
          </w:tcPr>
          <w:p w14:paraId="15A29955" w14:textId="77777777" w:rsidR="0095179B" w:rsidRPr="00431701" w:rsidRDefault="0095179B" w:rsidP="007C3C66">
            <w:pPr>
              <w:rPr>
                <w:rFonts w:ascii="Gill Sans MT" w:hAnsi="Gill Sans MT" w:cs="Times New Roman"/>
              </w:rPr>
            </w:pPr>
            <w:r w:rsidRPr="00431701">
              <w:rPr>
                <w:rFonts w:ascii="Gill Sans MT" w:hAnsi="Gill Sans MT" w:cs="Times New Roman"/>
              </w:rPr>
              <w:t>Charcoal</w:t>
            </w:r>
          </w:p>
        </w:tc>
        <w:tc>
          <w:tcPr>
            <w:tcW w:w="1362" w:type="dxa"/>
          </w:tcPr>
          <w:p w14:paraId="6C5D1A46" w14:textId="77777777" w:rsidR="0095179B" w:rsidRPr="00431701" w:rsidRDefault="0095179B" w:rsidP="007C3C66">
            <w:pPr>
              <w:rPr>
                <w:rFonts w:ascii="Gill Sans MT" w:hAnsi="Gill Sans MT" w:cs="Times New Roman"/>
              </w:rPr>
            </w:pPr>
          </w:p>
        </w:tc>
        <w:tc>
          <w:tcPr>
            <w:tcW w:w="2346" w:type="dxa"/>
          </w:tcPr>
          <w:p w14:paraId="25EBB295" w14:textId="77777777" w:rsidR="0095179B" w:rsidRPr="00431701" w:rsidRDefault="0095179B" w:rsidP="007C3C66">
            <w:pPr>
              <w:rPr>
                <w:rFonts w:ascii="Gill Sans MT" w:hAnsi="Gill Sans MT" w:cs="Times New Roman"/>
              </w:rPr>
            </w:pPr>
          </w:p>
        </w:tc>
        <w:tc>
          <w:tcPr>
            <w:tcW w:w="1350" w:type="dxa"/>
          </w:tcPr>
          <w:p w14:paraId="5E2ED6D8" w14:textId="77777777" w:rsidR="0095179B" w:rsidRPr="00431701" w:rsidRDefault="0095179B" w:rsidP="007C3C66">
            <w:pPr>
              <w:rPr>
                <w:rFonts w:ascii="Gill Sans MT" w:hAnsi="Gill Sans MT" w:cs="Times New Roman"/>
              </w:rPr>
            </w:pPr>
          </w:p>
        </w:tc>
        <w:tc>
          <w:tcPr>
            <w:tcW w:w="1170" w:type="dxa"/>
          </w:tcPr>
          <w:p w14:paraId="45F4F8B5" w14:textId="77777777" w:rsidR="0095179B" w:rsidRPr="00431701" w:rsidRDefault="0095179B" w:rsidP="007C3C66">
            <w:pPr>
              <w:rPr>
                <w:rFonts w:ascii="Gill Sans MT" w:hAnsi="Gill Sans MT" w:cs="Times New Roman"/>
              </w:rPr>
            </w:pPr>
          </w:p>
        </w:tc>
        <w:tc>
          <w:tcPr>
            <w:tcW w:w="1710" w:type="dxa"/>
          </w:tcPr>
          <w:p w14:paraId="61F6023B" w14:textId="77777777" w:rsidR="0095179B" w:rsidRPr="00431701" w:rsidRDefault="0095179B" w:rsidP="007C3C66">
            <w:pPr>
              <w:rPr>
                <w:rFonts w:ascii="Gill Sans MT" w:hAnsi="Gill Sans MT" w:cs="Times New Roman"/>
              </w:rPr>
            </w:pPr>
          </w:p>
        </w:tc>
      </w:tr>
      <w:tr w:rsidR="0095179B" w:rsidRPr="00431701" w14:paraId="7882C847" w14:textId="77777777" w:rsidTr="0095179B">
        <w:tc>
          <w:tcPr>
            <w:tcW w:w="468" w:type="dxa"/>
          </w:tcPr>
          <w:p w14:paraId="350AC9A2"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d</w:t>
            </w:r>
            <w:proofErr w:type="gramEnd"/>
          </w:p>
        </w:tc>
        <w:tc>
          <w:tcPr>
            <w:tcW w:w="2361" w:type="dxa"/>
          </w:tcPr>
          <w:p w14:paraId="79E61A00" w14:textId="77777777" w:rsidR="0095179B" w:rsidRPr="00431701" w:rsidRDefault="0095179B" w:rsidP="007C3C66">
            <w:pPr>
              <w:rPr>
                <w:rFonts w:ascii="Gill Sans MT" w:hAnsi="Gill Sans MT" w:cs="Times New Roman"/>
              </w:rPr>
            </w:pPr>
            <w:r w:rsidRPr="00431701">
              <w:rPr>
                <w:rFonts w:ascii="Gill Sans MT" w:hAnsi="Gill Sans MT" w:cs="Times New Roman"/>
              </w:rPr>
              <w:t>Wood for wood carving</w:t>
            </w:r>
          </w:p>
        </w:tc>
        <w:tc>
          <w:tcPr>
            <w:tcW w:w="1362" w:type="dxa"/>
          </w:tcPr>
          <w:p w14:paraId="56824AE7" w14:textId="77777777" w:rsidR="0095179B" w:rsidRPr="00431701" w:rsidRDefault="0095179B" w:rsidP="007C3C66">
            <w:pPr>
              <w:rPr>
                <w:rFonts w:ascii="Gill Sans MT" w:hAnsi="Gill Sans MT" w:cs="Times New Roman"/>
              </w:rPr>
            </w:pPr>
          </w:p>
        </w:tc>
        <w:tc>
          <w:tcPr>
            <w:tcW w:w="2346" w:type="dxa"/>
          </w:tcPr>
          <w:p w14:paraId="5B000DA3" w14:textId="77777777" w:rsidR="0095179B" w:rsidRPr="00431701" w:rsidRDefault="0095179B" w:rsidP="007C3C66">
            <w:pPr>
              <w:rPr>
                <w:rFonts w:ascii="Gill Sans MT" w:hAnsi="Gill Sans MT" w:cs="Times New Roman"/>
              </w:rPr>
            </w:pPr>
          </w:p>
        </w:tc>
        <w:tc>
          <w:tcPr>
            <w:tcW w:w="1350" w:type="dxa"/>
          </w:tcPr>
          <w:p w14:paraId="2C181077" w14:textId="77777777" w:rsidR="0095179B" w:rsidRPr="00431701" w:rsidRDefault="0095179B" w:rsidP="007C3C66">
            <w:pPr>
              <w:rPr>
                <w:rFonts w:ascii="Gill Sans MT" w:hAnsi="Gill Sans MT" w:cs="Times New Roman"/>
              </w:rPr>
            </w:pPr>
          </w:p>
        </w:tc>
        <w:tc>
          <w:tcPr>
            <w:tcW w:w="1170" w:type="dxa"/>
          </w:tcPr>
          <w:p w14:paraId="323C6E70" w14:textId="77777777" w:rsidR="0095179B" w:rsidRPr="00431701" w:rsidRDefault="0095179B" w:rsidP="007C3C66">
            <w:pPr>
              <w:rPr>
                <w:rFonts w:ascii="Gill Sans MT" w:hAnsi="Gill Sans MT" w:cs="Times New Roman"/>
              </w:rPr>
            </w:pPr>
          </w:p>
        </w:tc>
        <w:tc>
          <w:tcPr>
            <w:tcW w:w="1710" w:type="dxa"/>
          </w:tcPr>
          <w:p w14:paraId="536583EC" w14:textId="77777777" w:rsidR="0095179B" w:rsidRPr="00431701" w:rsidRDefault="0095179B" w:rsidP="007C3C66">
            <w:pPr>
              <w:rPr>
                <w:rFonts w:ascii="Gill Sans MT" w:hAnsi="Gill Sans MT" w:cs="Times New Roman"/>
              </w:rPr>
            </w:pPr>
          </w:p>
        </w:tc>
      </w:tr>
      <w:tr w:rsidR="0095179B" w:rsidRPr="00431701" w14:paraId="1C349C86" w14:textId="77777777" w:rsidTr="0095179B">
        <w:tc>
          <w:tcPr>
            <w:tcW w:w="468" w:type="dxa"/>
          </w:tcPr>
          <w:p w14:paraId="4C4A39F0"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e</w:t>
            </w:r>
            <w:proofErr w:type="gramEnd"/>
          </w:p>
        </w:tc>
        <w:tc>
          <w:tcPr>
            <w:tcW w:w="2361" w:type="dxa"/>
          </w:tcPr>
          <w:p w14:paraId="569D867A" w14:textId="77777777" w:rsidR="0095179B" w:rsidRPr="00431701" w:rsidRDefault="0095179B" w:rsidP="007C3C66">
            <w:pPr>
              <w:rPr>
                <w:rFonts w:ascii="Gill Sans MT" w:hAnsi="Gill Sans MT" w:cs="Times New Roman"/>
              </w:rPr>
            </w:pPr>
            <w:r w:rsidRPr="00431701">
              <w:rPr>
                <w:rFonts w:ascii="Gill Sans MT" w:hAnsi="Gill Sans MT" w:cs="Times New Roman"/>
              </w:rPr>
              <w:t>Wood for poles</w:t>
            </w:r>
          </w:p>
        </w:tc>
        <w:tc>
          <w:tcPr>
            <w:tcW w:w="1362" w:type="dxa"/>
          </w:tcPr>
          <w:p w14:paraId="5B556EB6" w14:textId="77777777" w:rsidR="0095179B" w:rsidRPr="00431701" w:rsidRDefault="0095179B" w:rsidP="007C3C66">
            <w:pPr>
              <w:rPr>
                <w:rFonts w:ascii="Gill Sans MT" w:hAnsi="Gill Sans MT" w:cs="Times New Roman"/>
              </w:rPr>
            </w:pPr>
          </w:p>
        </w:tc>
        <w:tc>
          <w:tcPr>
            <w:tcW w:w="2346" w:type="dxa"/>
          </w:tcPr>
          <w:p w14:paraId="4C03777F" w14:textId="77777777" w:rsidR="0095179B" w:rsidRPr="00431701" w:rsidRDefault="0095179B" w:rsidP="007C3C66">
            <w:pPr>
              <w:rPr>
                <w:rFonts w:ascii="Gill Sans MT" w:hAnsi="Gill Sans MT" w:cs="Times New Roman"/>
              </w:rPr>
            </w:pPr>
          </w:p>
        </w:tc>
        <w:tc>
          <w:tcPr>
            <w:tcW w:w="1350" w:type="dxa"/>
          </w:tcPr>
          <w:p w14:paraId="3C0C28D1" w14:textId="77777777" w:rsidR="0095179B" w:rsidRPr="00431701" w:rsidRDefault="0095179B" w:rsidP="007C3C66">
            <w:pPr>
              <w:rPr>
                <w:rFonts w:ascii="Gill Sans MT" w:hAnsi="Gill Sans MT" w:cs="Times New Roman"/>
              </w:rPr>
            </w:pPr>
          </w:p>
        </w:tc>
        <w:tc>
          <w:tcPr>
            <w:tcW w:w="1170" w:type="dxa"/>
          </w:tcPr>
          <w:p w14:paraId="3986A00F" w14:textId="77777777" w:rsidR="0095179B" w:rsidRPr="00431701" w:rsidRDefault="0095179B" w:rsidP="007C3C66">
            <w:pPr>
              <w:rPr>
                <w:rFonts w:ascii="Gill Sans MT" w:hAnsi="Gill Sans MT" w:cs="Times New Roman"/>
              </w:rPr>
            </w:pPr>
          </w:p>
        </w:tc>
        <w:tc>
          <w:tcPr>
            <w:tcW w:w="1710" w:type="dxa"/>
          </w:tcPr>
          <w:p w14:paraId="7CB739E2" w14:textId="77777777" w:rsidR="0095179B" w:rsidRPr="00431701" w:rsidRDefault="0095179B" w:rsidP="007C3C66">
            <w:pPr>
              <w:rPr>
                <w:rFonts w:ascii="Gill Sans MT" w:hAnsi="Gill Sans MT" w:cs="Times New Roman"/>
              </w:rPr>
            </w:pPr>
          </w:p>
        </w:tc>
      </w:tr>
      <w:tr w:rsidR="0095179B" w:rsidRPr="00431701" w14:paraId="5248ED79" w14:textId="77777777" w:rsidTr="0095179B">
        <w:trPr>
          <w:trHeight w:val="179"/>
        </w:trPr>
        <w:tc>
          <w:tcPr>
            <w:tcW w:w="468" w:type="dxa"/>
          </w:tcPr>
          <w:p w14:paraId="2965791A"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f</w:t>
            </w:r>
            <w:proofErr w:type="gramEnd"/>
          </w:p>
        </w:tc>
        <w:tc>
          <w:tcPr>
            <w:tcW w:w="2361" w:type="dxa"/>
          </w:tcPr>
          <w:p w14:paraId="34E3ABAB" w14:textId="77777777" w:rsidR="0095179B" w:rsidRPr="00431701" w:rsidRDefault="0095179B" w:rsidP="007C3C66">
            <w:pPr>
              <w:rPr>
                <w:rFonts w:ascii="Gill Sans MT" w:hAnsi="Gill Sans MT" w:cs="Times New Roman"/>
              </w:rPr>
            </w:pPr>
            <w:r w:rsidRPr="00431701">
              <w:rPr>
                <w:rFonts w:ascii="Gill Sans MT" w:hAnsi="Gill Sans MT" w:cs="Times New Roman"/>
              </w:rPr>
              <w:t xml:space="preserve">Fruit, nuts, seeds, roots, berries, etc. </w:t>
            </w:r>
          </w:p>
        </w:tc>
        <w:tc>
          <w:tcPr>
            <w:tcW w:w="1362" w:type="dxa"/>
          </w:tcPr>
          <w:p w14:paraId="5E8C6DC3" w14:textId="77777777" w:rsidR="0095179B" w:rsidRPr="00431701" w:rsidRDefault="0095179B" w:rsidP="007C3C66">
            <w:pPr>
              <w:rPr>
                <w:rFonts w:ascii="Gill Sans MT" w:hAnsi="Gill Sans MT" w:cs="Times New Roman"/>
              </w:rPr>
            </w:pPr>
          </w:p>
        </w:tc>
        <w:tc>
          <w:tcPr>
            <w:tcW w:w="2346" w:type="dxa"/>
          </w:tcPr>
          <w:p w14:paraId="77231DDC" w14:textId="77777777" w:rsidR="0095179B" w:rsidRPr="00431701" w:rsidRDefault="0095179B" w:rsidP="007C3C66">
            <w:pPr>
              <w:rPr>
                <w:rFonts w:ascii="Gill Sans MT" w:hAnsi="Gill Sans MT" w:cs="Times New Roman"/>
              </w:rPr>
            </w:pPr>
          </w:p>
        </w:tc>
        <w:tc>
          <w:tcPr>
            <w:tcW w:w="1350" w:type="dxa"/>
          </w:tcPr>
          <w:p w14:paraId="193D6A59" w14:textId="77777777" w:rsidR="0095179B" w:rsidRPr="00431701" w:rsidRDefault="0095179B" w:rsidP="007C3C66">
            <w:pPr>
              <w:rPr>
                <w:rFonts w:ascii="Gill Sans MT" w:hAnsi="Gill Sans MT" w:cs="Times New Roman"/>
              </w:rPr>
            </w:pPr>
          </w:p>
        </w:tc>
        <w:tc>
          <w:tcPr>
            <w:tcW w:w="1170" w:type="dxa"/>
          </w:tcPr>
          <w:p w14:paraId="6425A1AF" w14:textId="77777777" w:rsidR="0095179B" w:rsidRPr="00431701" w:rsidRDefault="0095179B" w:rsidP="007C3C66">
            <w:pPr>
              <w:rPr>
                <w:rFonts w:ascii="Gill Sans MT" w:hAnsi="Gill Sans MT" w:cs="Times New Roman"/>
              </w:rPr>
            </w:pPr>
          </w:p>
        </w:tc>
        <w:tc>
          <w:tcPr>
            <w:tcW w:w="1710" w:type="dxa"/>
          </w:tcPr>
          <w:p w14:paraId="12B8B01C" w14:textId="77777777" w:rsidR="0095179B" w:rsidRPr="00431701" w:rsidRDefault="0095179B" w:rsidP="007C3C66">
            <w:pPr>
              <w:rPr>
                <w:rFonts w:ascii="Gill Sans MT" w:hAnsi="Gill Sans MT" w:cs="Times New Roman"/>
              </w:rPr>
            </w:pPr>
          </w:p>
        </w:tc>
      </w:tr>
      <w:tr w:rsidR="0095179B" w:rsidRPr="00431701" w14:paraId="75A80DDF" w14:textId="77777777" w:rsidTr="0095179B">
        <w:tc>
          <w:tcPr>
            <w:tcW w:w="468" w:type="dxa"/>
          </w:tcPr>
          <w:p w14:paraId="52CB29DA"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g</w:t>
            </w:r>
            <w:proofErr w:type="gramEnd"/>
          </w:p>
        </w:tc>
        <w:tc>
          <w:tcPr>
            <w:tcW w:w="2361" w:type="dxa"/>
          </w:tcPr>
          <w:p w14:paraId="57116371" w14:textId="77777777" w:rsidR="0095179B" w:rsidRPr="00431701" w:rsidRDefault="0095179B" w:rsidP="007C3C66">
            <w:pPr>
              <w:rPr>
                <w:rFonts w:ascii="Gill Sans MT" w:hAnsi="Gill Sans MT" w:cs="Times New Roman"/>
              </w:rPr>
            </w:pPr>
            <w:r w:rsidRPr="00431701">
              <w:rPr>
                <w:rFonts w:ascii="Gill Sans MT" w:hAnsi="Gill Sans MT" w:cs="Times New Roman"/>
              </w:rPr>
              <w:t>Mushrooms</w:t>
            </w:r>
          </w:p>
        </w:tc>
        <w:tc>
          <w:tcPr>
            <w:tcW w:w="1362" w:type="dxa"/>
          </w:tcPr>
          <w:p w14:paraId="6F4C0C8F" w14:textId="77777777" w:rsidR="0095179B" w:rsidRPr="00431701" w:rsidRDefault="0095179B" w:rsidP="007C3C66">
            <w:pPr>
              <w:rPr>
                <w:rFonts w:ascii="Gill Sans MT" w:hAnsi="Gill Sans MT" w:cs="Times New Roman"/>
              </w:rPr>
            </w:pPr>
          </w:p>
        </w:tc>
        <w:tc>
          <w:tcPr>
            <w:tcW w:w="2346" w:type="dxa"/>
          </w:tcPr>
          <w:p w14:paraId="0D8B7694" w14:textId="77777777" w:rsidR="0095179B" w:rsidRPr="00431701" w:rsidRDefault="0095179B" w:rsidP="007C3C66">
            <w:pPr>
              <w:rPr>
                <w:rFonts w:ascii="Gill Sans MT" w:hAnsi="Gill Sans MT" w:cs="Times New Roman"/>
              </w:rPr>
            </w:pPr>
          </w:p>
        </w:tc>
        <w:tc>
          <w:tcPr>
            <w:tcW w:w="1350" w:type="dxa"/>
          </w:tcPr>
          <w:p w14:paraId="3A50BB92" w14:textId="77777777" w:rsidR="0095179B" w:rsidRPr="00431701" w:rsidRDefault="0095179B" w:rsidP="007C3C66">
            <w:pPr>
              <w:rPr>
                <w:rFonts w:ascii="Gill Sans MT" w:hAnsi="Gill Sans MT" w:cs="Times New Roman"/>
              </w:rPr>
            </w:pPr>
          </w:p>
        </w:tc>
        <w:tc>
          <w:tcPr>
            <w:tcW w:w="1170" w:type="dxa"/>
          </w:tcPr>
          <w:p w14:paraId="4638A588" w14:textId="77777777" w:rsidR="0095179B" w:rsidRPr="00431701" w:rsidRDefault="0095179B" w:rsidP="007C3C66">
            <w:pPr>
              <w:rPr>
                <w:rFonts w:ascii="Gill Sans MT" w:hAnsi="Gill Sans MT" w:cs="Times New Roman"/>
              </w:rPr>
            </w:pPr>
          </w:p>
        </w:tc>
        <w:tc>
          <w:tcPr>
            <w:tcW w:w="1710" w:type="dxa"/>
          </w:tcPr>
          <w:p w14:paraId="063335EA" w14:textId="77777777" w:rsidR="0095179B" w:rsidRPr="00431701" w:rsidRDefault="0095179B" w:rsidP="007C3C66">
            <w:pPr>
              <w:rPr>
                <w:rFonts w:ascii="Gill Sans MT" w:hAnsi="Gill Sans MT" w:cs="Times New Roman"/>
              </w:rPr>
            </w:pPr>
          </w:p>
        </w:tc>
      </w:tr>
      <w:tr w:rsidR="0095179B" w:rsidRPr="00431701" w14:paraId="27D92F63" w14:textId="77777777" w:rsidTr="0095179B">
        <w:tc>
          <w:tcPr>
            <w:tcW w:w="468" w:type="dxa"/>
          </w:tcPr>
          <w:p w14:paraId="4B29293C"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h</w:t>
            </w:r>
            <w:proofErr w:type="gramEnd"/>
          </w:p>
        </w:tc>
        <w:tc>
          <w:tcPr>
            <w:tcW w:w="2361" w:type="dxa"/>
          </w:tcPr>
          <w:p w14:paraId="051FBAFE" w14:textId="77777777" w:rsidR="0095179B" w:rsidRPr="00431701" w:rsidRDefault="0095179B" w:rsidP="007C3C66">
            <w:pPr>
              <w:rPr>
                <w:rFonts w:ascii="Gill Sans MT" w:hAnsi="Gill Sans MT" w:cs="Times New Roman"/>
              </w:rPr>
            </w:pPr>
            <w:r w:rsidRPr="00431701">
              <w:rPr>
                <w:rFonts w:ascii="Gill Sans MT" w:hAnsi="Gill Sans MT" w:cs="Times New Roman"/>
              </w:rPr>
              <w:t>Fodder</w:t>
            </w:r>
          </w:p>
        </w:tc>
        <w:tc>
          <w:tcPr>
            <w:tcW w:w="1362" w:type="dxa"/>
          </w:tcPr>
          <w:p w14:paraId="3C93E643" w14:textId="77777777" w:rsidR="0095179B" w:rsidRPr="00431701" w:rsidRDefault="0095179B" w:rsidP="007C3C66">
            <w:pPr>
              <w:rPr>
                <w:rFonts w:ascii="Gill Sans MT" w:hAnsi="Gill Sans MT" w:cs="Times New Roman"/>
              </w:rPr>
            </w:pPr>
          </w:p>
        </w:tc>
        <w:tc>
          <w:tcPr>
            <w:tcW w:w="2346" w:type="dxa"/>
          </w:tcPr>
          <w:p w14:paraId="303062A8" w14:textId="77777777" w:rsidR="0095179B" w:rsidRPr="00431701" w:rsidRDefault="0095179B" w:rsidP="007C3C66">
            <w:pPr>
              <w:rPr>
                <w:rFonts w:ascii="Gill Sans MT" w:hAnsi="Gill Sans MT" w:cs="Times New Roman"/>
              </w:rPr>
            </w:pPr>
          </w:p>
        </w:tc>
        <w:tc>
          <w:tcPr>
            <w:tcW w:w="1350" w:type="dxa"/>
          </w:tcPr>
          <w:p w14:paraId="4B458BF7" w14:textId="77777777" w:rsidR="0095179B" w:rsidRPr="00431701" w:rsidRDefault="0095179B" w:rsidP="007C3C66">
            <w:pPr>
              <w:rPr>
                <w:rFonts w:ascii="Gill Sans MT" w:hAnsi="Gill Sans MT" w:cs="Times New Roman"/>
              </w:rPr>
            </w:pPr>
          </w:p>
        </w:tc>
        <w:tc>
          <w:tcPr>
            <w:tcW w:w="1170" w:type="dxa"/>
          </w:tcPr>
          <w:p w14:paraId="461760C4" w14:textId="77777777" w:rsidR="0095179B" w:rsidRPr="00431701" w:rsidRDefault="0095179B" w:rsidP="007C3C66">
            <w:pPr>
              <w:rPr>
                <w:rFonts w:ascii="Gill Sans MT" w:hAnsi="Gill Sans MT" w:cs="Times New Roman"/>
              </w:rPr>
            </w:pPr>
          </w:p>
        </w:tc>
        <w:tc>
          <w:tcPr>
            <w:tcW w:w="1710" w:type="dxa"/>
          </w:tcPr>
          <w:p w14:paraId="09E81779" w14:textId="77777777" w:rsidR="0095179B" w:rsidRPr="00431701" w:rsidRDefault="0095179B" w:rsidP="007C3C66">
            <w:pPr>
              <w:rPr>
                <w:rFonts w:ascii="Gill Sans MT" w:hAnsi="Gill Sans MT" w:cs="Times New Roman"/>
              </w:rPr>
            </w:pPr>
          </w:p>
        </w:tc>
      </w:tr>
      <w:tr w:rsidR="0095179B" w:rsidRPr="00431701" w14:paraId="53CAA747" w14:textId="77777777" w:rsidTr="0095179B">
        <w:tc>
          <w:tcPr>
            <w:tcW w:w="468" w:type="dxa"/>
          </w:tcPr>
          <w:p w14:paraId="51FBA5CE" w14:textId="77777777" w:rsidR="0095179B" w:rsidRPr="00431701" w:rsidRDefault="0095179B" w:rsidP="007C3C66">
            <w:pPr>
              <w:rPr>
                <w:rFonts w:ascii="Gill Sans MT" w:hAnsi="Gill Sans MT" w:cs="Times New Roman"/>
              </w:rPr>
            </w:pPr>
            <w:proofErr w:type="spellStart"/>
            <w:proofErr w:type="gramStart"/>
            <w:r w:rsidRPr="00431701">
              <w:rPr>
                <w:rFonts w:ascii="Gill Sans MT" w:hAnsi="Gill Sans MT" w:cs="Times New Roman"/>
              </w:rPr>
              <w:t>i</w:t>
            </w:r>
            <w:proofErr w:type="spellEnd"/>
            <w:proofErr w:type="gramEnd"/>
          </w:p>
        </w:tc>
        <w:tc>
          <w:tcPr>
            <w:tcW w:w="2361" w:type="dxa"/>
          </w:tcPr>
          <w:p w14:paraId="3E14BC8F" w14:textId="77777777" w:rsidR="0095179B" w:rsidRPr="00431701" w:rsidRDefault="0095179B" w:rsidP="007C3C66">
            <w:pPr>
              <w:rPr>
                <w:rFonts w:ascii="Gill Sans MT" w:hAnsi="Gill Sans MT" w:cs="Times New Roman"/>
              </w:rPr>
            </w:pPr>
            <w:r w:rsidRPr="00431701">
              <w:rPr>
                <w:rFonts w:ascii="Gill Sans MT" w:hAnsi="Gill Sans MT" w:cs="Times New Roman"/>
              </w:rPr>
              <w:t>Rattan</w:t>
            </w:r>
          </w:p>
        </w:tc>
        <w:tc>
          <w:tcPr>
            <w:tcW w:w="1362" w:type="dxa"/>
          </w:tcPr>
          <w:p w14:paraId="5BB5BB27" w14:textId="77777777" w:rsidR="0095179B" w:rsidRPr="00431701" w:rsidRDefault="0095179B" w:rsidP="007C3C66">
            <w:pPr>
              <w:rPr>
                <w:rFonts w:ascii="Gill Sans MT" w:hAnsi="Gill Sans MT" w:cs="Times New Roman"/>
              </w:rPr>
            </w:pPr>
          </w:p>
        </w:tc>
        <w:tc>
          <w:tcPr>
            <w:tcW w:w="2346" w:type="dxa"/>
          </w:tcPr>
          <w:p w14:paraId="69EB70EC" w14:textId="77777777" w:rsidR="0095179B" w:rsidRPr="00431701" w:rsidRDefault="0095179B" w:rsidP="007C3C66">
            <w:pPr>
              <w:rPr>
                <w:rFonts w:ascii="Gill Sans MT" w:hAnsi="Gill Sans MT" w:cs="Times New Roman"/>
              </w:rPr>
            </w:pPr>
          </w:p>
        </w:tc>
        <w:tc>
          <w:tcPr>
            <w:tcW w:w="1350" w:type="dxa"/>
          </w:tcPr>
          <w:p w14:paraId="0857F297" w14:textId="77777777" w:rsidR="0095179B" w:rsidRPr="00431701" w:rsidRDefault="0095179B" w:rsidP="007C3C66">
            <w:pPr>
              <w:rPr>
                <w:rFonts w:ascii="Gill Sans MT" w:hAnsi="Gill Sans MT" w:cs="Times New Roman"/>
              </w:rPr>
            </w:pPr>
          </w:p>
        </w:tc>
        <w:tc>
          <w:tcPr>
            <w:tcW w:w="1170" w:type="dxa"/>
          </w:tcPr>
          <w:p w14:paraId="31025111" w14:textId="77777777" w:rsidR="0095179B" w:rsidRPr="00431701" w:rsidRDefault="0095179B" w:rsidP="007C3C66">
            <w:pPr>
              <w:rPr>
                <w:rFonts w:ascii="Gill Sans MT" w:hAnsi="Gill Sans MT" w:cs="Times New Roman"/>
              </w:rPr>
            </w:pPr>
          </w:p>
        </w:tc>
        <w:tc>
          <w:tcPr>
            <w:tcW w:w="1710" w:type="dxa"/>
          </w:tcPr>
          <w:p w14:paraId="40ECB438" w14:textId="77777777" w:rsidR="0095179B" w:rsidRPr="00431701" w:rsidRDefault="0095179B" w:rsidP="007C3C66">
            <w:pPr>
              <w:rPr>
                <w:rFonts w:ascii="Gill Sans MT" w:hAnsi="Gill Sans MT" w:cs="Times New Roman"/>
              </w:rPr>
            </w:pPr>
          </w:p>
        </w:tc>
      </w:tr>
      <w:tr w:rsidR="0095179B" w:rsidRPr="00431701" w14:paraId="613E1188" w14:textId="77777777" w:rsidTr="0095179B">
        <w:tc>
          <w:tcPr>
            <w:tcW w:w="468" w:type="dxa"/>
          </w:tcPr>
          <w:p w14:paraId="20802DF4"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j</w:t>
            </w:r>
            <w:proofErr w:type="gramEnd"/>
          </w:p>
        </w:tc>
        <w:tc>
          <w:tcPr>
            <w:tcW w:w="2361" w:type="dxa"/>
          </w:tcPr>
          <w:p w14:paraId="706FB757" w14:textId="77777777" w:rsidR="0095179B" w:rsidRPr="00431701" w:rsidRDefault="0095179B" w:rsidP="007C3C66">
            <w:pPr>
              <w:rPr>
                <w:rFonts w:ascii="Gill Sans MT" w:hAnsi="Gill Sans MT" w:cs="Times New Roman"/>
              </w:rPr>
            </w:pPr>
            <w:r w:rsidRPr="00431701">
              <w:rPr>
                <w:rFonts w:ascii="Gill Sans MT" w:hAnsi="Gill Sans MT" w:cs="Times New Roman"/>
              </w:rPr>
              <w:t>Plant medicines</w:t>
            </w:r>
          </w:p>
        </w:tc>
        <w:tc>
          <w:tcPr>
            <w:tcW w:w="1362" w:type="dxa"/>
          </w:tcPr>
          <w:p w14:paraId="181CD52A" w14:textId="77777777" w:rsidR="0095179B" w:rsidRPr="00431701" w:rsidRDefault="0095179B" w:rsidP="007C3C66">
            <w:pPr>
              <w:rPr>
                <w:rFonts w:ascii="Gill Sans MT" w:hAnsi="Gill Sans MT" w:cs="Times New Roman"/>
              </w:rPr>
            </w:pPr>
          </w:p>
        </w:tc>
        <w:tc>
          <w:tcPr>
            <w:tcW w:w="2346" w:type="dxa"/>
          </w:tcPr>
          <w:p w14:paraId="66511956" w14:textId="77777777" w:rsidR="0095179B" w:rsidRPr="00431701" w:rsidRDefault="0095179B" w:rsidP="007C3C66">
            <w:pPr>
              <w:rPr>
                <w:rFonts w:ascii="Gill Sans MT" w:hAnsi="Gill Sans MT" w:cs="Times New Roman"/>
              </w:rPr>
            </w:pPr>
          </w:p>
        </w:tc>
        <w:tc>
          <w:tcPr>
            <w:tcW w:w="1350" w:type="dxa"/>
          </w:tcPr>
          <w:p w14:paraId="5045EB08" w14:textId="77777777" w:rsidR="0095179B" w:rsidRPr="00431701" w:rsidRDefault="0095179B" w:rsidP="007C3C66">
            <w:pPr>
              <w:rPr>
                <w:rFonts w:ascii="Gill Sans MT" w:hAnsi="Gill Sans MT" w:cs="Times New Roman"/>
              </w:rPr>
            </w:pPr>
          </w:p>
        </w:tc>
        <w:tc>
          <w:tcPr>
            <w:tcW w:w="1170" w:type="dxa"/>
          </w:tcPr>
          <w:p w14:paraId="2556763D" w14:textId="77777777" w:rsidR="0095179B" w:rsidRPr="00431701" w:rsidRDefault="0095179B" w:rsidP="007C3C66">
            <w:pPr>
              <w:rPr>
                <w:rFonts w:ascii="Gill Sans MT" w:hAnsi="Gill Sans MT" w:cs="Times New Roman"/>
              </w:rPr>
            </w:pPr>
          </w:p>
        </w:tc>
        <w:tc>
          <w:tcPr>
            <w:tcW w:w="1710" w:type="dxa"/>
          </w:tcPr>
          <w:p w14:paraId="0102BDF5" w14:textId="77777777" w:rsidR="0095179B" w:rsidRPr="00431701" w:rsidRDefault="0095179B" w:rsidP="007C3C66">
            <w:pPr>
              <w:rPr>
                <w:rFonts w:ascii="Gill Sans MT" w:hAnsi="Gill Sans MT" w:cs="Times New Roman"/>
              </w:rPr>
            </w:pPr>
          </w:p>
        </w:tc>
      </w:tr>
      <w:tr w:rsidR="0095179B" w:rsidRPr="00431701" w14:paraId="448E2D90" w14:textId="77777777" w:rsidTr="0095179B">
        <w:tc>
          <w:tcPr>
            <w:tcW w:w="468" w:type="dxa"/>
          </w:tcPr>
          <w:p w14:paraId="25336AB9"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k</w:t>
            </w:r>
            <w:proofErr w:type="gramEnd"/>
          </w:p>
        </w:tc>
        <w:tc>
          <w:tcPr>
            <w:tcW w:w="2361" w:type="dxa"/>
          </w:tcPr>
          <w:p w14:paraId="4091F1C1" w14:textId="77777777" w:rsidR="0095179B" w:rsidRPr="00431701" w:rsidRDefault="0095179B" w:rsidP="007C3C66">
            <w:pPr>
              <w:rPr>
                <w:rFonts w:ascii="Gill Sans MT" w:hAnsi="Gill Sans MT" w:cs="Times New Roman"/>
              </w:rPr>
            </w:pPr>
            <w:r w:rsidRPr="00431701">
              <w:rPr>
                <w:rFonts w:ascii="Gill Sans MT" w:hAnsi="Gill Sans MT" w:cs="Times New Roman"/>
              </w:rPr>
              <w:t>Herbs and spices</w:t>
            </w:r>
          </w:p>
        </w:tc>
        <w:tc>
          <w:tcPr>
            <w:tcW w:w="1362" w:type="dxa"/>
          </w:tcPr>
          <w:p w14:paraId="6E781CCA" w14:textId="77777777" w:rsidR="0095179B" w:rsidRPr="00431701" w:rsidRDefault="0095179B" w:rsidP="007C3C66">
            <w:pPr>
              <w:rPr>
                <w:rFonts w:ascii="Gill Sans MT" w:hAnsi="Gill Sans MT" w:cs="Times New Roman"/>
              </w:rPr>
            </w:pPr>
          </w:p>
        </w:tc>
        <w:tc>
          <w:tcPr>
            <w:tcW w:w="2346" w:type="dxa"/>
          </w:tcPr>
          <w:p w14:paraId="33A312C6" w14:textId="77777777" w:rsidR="0095179B" w:rsidRPr="00431701" w:rsidRDefault="0095179B" w:rsidP="007C3C66">
            <w:pPr>
              <w:rPr>
                <w:rFonts w:ascii="Gill Sans MT" w:hAnsi="Gill Sans MT" w:cs="Times New Roman"/>
              </w:rPr>
            </w:pPr>
          </w:p>
        </w:tc>
        <w:tc>
          <w:tcPr>
            <w:tcW w:w="1350" w:type="dxa"/>
          </w:tcPr>
          <w:p w14:paraId="1214080E" w14:textId="77777777" w:rsidR="0095179B" w:rsidRPr="00431701" w:rsidRDefault="0095179B" w:rsidP="007C3C66">
            <w:pPr>
              <w:rPr>
                <w:rFonts w:ascii="Gill Sans MT" w:hAnsi="Gill Sans MT" w:cs="Times New Roman"/>
              </w:rPr>
            </w:pPr>
          </w:p>
        </w:tc>
        <w:tc>
          <w:tcPr>
            <w:tcW w:w="1170" w:type="dxa"/>
          </w:tcPr>
          <w:p w14:paraId="2585B790" w14:textId="77777777" w:rsidR="0095179B" w:rsidRPr="00431701" w:rsidRDefault="0095179B" w:rsidP="007C3C66">
            <w:pPr>
              <w:rPr>
                <w:rFonts w:ascii="Gill Sans MT" w:hAnsi="Gill Sans MT" w:cs="Times New Roman"/>
              </w:rPr>
            </w:pPr>
          </w:p>
        </w:tc>
        <w:tc>
          <w:tcPr>
            <w:tcW w:w="1710" w:type="dxa"/>
          </w:tcPr>
          <w:p w14:paraId="15DFC4D0" w14:textId="77777777" w:rsidR="0095179B" w:rsidRPr="00431701" w:rsidRDefault="0095179B" w:rsidP="007C3C66">
            <w:pPr>
              <w:rPr>
                <w:rFonts w:ascii="Gill Sans MT" w:hAnsi="Gill Sans MT" w:cs="Times New Roman"/>
              </w:rPr>
            </w:pPr>
          </w:p>
        </w:tc>
      </w:tr>
      <w:tr w:rsidR="0095179B" w:rsidRPr="00431701" w14:paraId="7FECAC1C" w14:textId="77777777" w:rsidTr="0095179B">
        <w:tc>
          <w:tcPr>
            <w:tcW w:w="468" w:type="dxa"/>
          </w:tcPr>
          <w:p w14:paraId="1D76CA87"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l</w:t>
            </w:r>
            <w:proofErr w:type="gramEnd"/>
          </w:p>
        </w:tc>
        <w:tc>
          <w:tcPr>
            <w:tcW w:w="2361" w:type="dxa"/>
          </w:tcPr>
          <w:p w14:paraId="71444F04" w14:textId="77777777" w:rsidR="0095179B" w:rsidRPr="00431701" w:rsidRDefault="0095179B" w:rsidP="007C3C66">
            <w:pPr>
              <w:rPr>
                <w:rFonts w:ascii="Gill Sans MT" w:hAnsi="Gill Sans MT" w:cs="Times New Roman"/>
              </w:rPr>
            </w:pPr>
            <w:r w:rsidRPr="00431701">
              <w:rPr>
                <w:rFonts w:ascii="Gill Sans MT" w:hAnsi="Gill Sans MT" w:cs="Times New Roman"/>
              </w:rPr>
              <w:t>Dying/tanning</w:t>
            </w:r>
          </w:p>
        </w:tc>
        <w:tc>
          <w:tcPr>
            <w:tcW w:w="1362" w:type="dxa"/>
          </w:tcPr>
          <w:p w14:paraId="42A4B07D" w14:textId="77777777" w:rsidR="0095179B" w:rsidRPr="00431701" w:rsidRDefault="0095179B" w:rsidP="007C3C66">
            <w:pPr>
              <w:rPr>
                <w:rFonts w:ascii="Gill Sans MT" w:hAnsi="Gill Sans MT" w:cs="Times New Roman"/>
              </w:rPr>
            </w:pPr>
          </w:p>
        </w:tc>
        <w:tc>
          <w:tcPr>
            <w:tcW w:w="2346" w:type="dxa"/>
          </w:tcPr>
          <w:p w14:paraId="5C0EBAE6" w14:textId="77777777" w:rsidR="0095179B" w:rsidRPr="00431701" w:rsidRDefault="0095179B" w:rsidP="007C3C66">
            <w:pPr>
              <w:rPr>
                <w:rFonts w:ascii="Gill Sans MT" w:hAnsi="Gill Sans MT" w:cs="Times New Roman"/>
              </w:rPr>
            </w:pPr>
          </w:p>
        </w:tc>
        <w:tc>
          <w:tcPr>
            <w:tcW w:w="1350" w:type="dxa"/>
          </w:tcPr>
          <w:p w14:paraId="3C24F201" w14:textId="77777777" w:rsidR="0095179B" w:rsidRPr="00431701" w:rsidRDefault="0095179B" w:rsidP="007C3C66">
            <w:pPr>
              <w:rPr>
                <w:rFonts w:ascii="Gill Sans MT" w:hAnsi="Gill Sans MT" w:cs="Times New Roman"/>
              </w:rPr>
            </w:pPr>
          </w:p>
        </w:tc>
        <w:tc>
          <w:tcPr>
            <w:tcW w:w="1170" w:type="dxa"/>
          </w:tcPr>
          <w:p w14:paraId="7064F224" w14:textId="77777777" w:rsidR="0095179B" w:rsidRPr="00431701" w:rsidRDefault="0095179B" w:rsidP="007C3C66">
            <w:pPr>
              <w:rPr>
                <w:rFonts w:ascii="Gill Sans MT" w:hAnsi="Gill Sans MT" w:cs="Times New Roman"/>
              </w:rPr>
            </w:pPr>
          </w:p>
        </w:tc>
        <w:tc>
          <w:tcPr>
            <w:tcW w:w="1710" w:type="dxa"/>
          </w:tcPr>
          <w:p w14:paraId="6BAA50DA" w14:textId="77777777" w:rsidR="0095179B" w:rsidRPr="00431701" w:rsidRDefault="0095179B" w:rsidP="007C3C66">
            <w:pPr>
              <w:rPr>
                <w:rFonts w:ascii="Gill Sans MT" w:hAnsi="Gill Sans MT" w:cs="Times New Roman"/>
              </w:rPr>
            </w:pPr>
          </w:p>
        </w:tc>
      </w:tr>
      <w:tr w:rsidR="0095179B" w:rsidRPr="00431701" w14:paraId="387BBEB2" w14:textId="77777777" w:rsidTr="0095179B">
        <w:tc>
          <w:tcPr>
            <w:tcW w:w="468" w:type="dxa"/>
          </w:tcPr>
          <w:p w14:paraId="3593A42F"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m</w:t>
            </w:r>
            <w:proofErr w:type="gramEnd"/>
          </w:p>
        </w:tc>
        <w:tc>
          <w:tcPr>
            <w:tcW w:w="2361" w:type="dxa"/>
          </w:tcPr>
          <w:p w14:paraId="7C0E7C35" w14:textId="77777777" w:rsidR="0095179B" w:rsidRPr="00431701" w:rsidRDefault="0095179B" w:rsidP="007C3C66">
            <w:pPr>
              <w:rPr>
                <w:rFonts w:ascii="Gill Sans MT" w:hAnsi="Gill Sans MT" w:cs="Times New Roman"/>
              </w:rPr>
            </w:pPr>
            <w:r w:rsidRPr="00431701">
              <w:rPr>
                <w:rFonts w:ascii="Gill Sans MT" w:hAnsi="Gill Sans MT" w:cs="Times New Roman"/>
              </w:rPr>
              <w:t>Seeds (for regeneration purposes)</w:t>
            </w:r>
          </w:p>
        </w:tc>
        <w:tc>
          <w:tcPr>
            <w:tcW w:w="1362" w:type="dxa"/>
          </w:tcPr>
          <w:p w14:paraId="292671CB" w14:textId="77777777" w:rsidR="0095179B" w:rsidRPr="00431701" w:rsidRDefault="0095179B" w:rsidP="007C3C66">
            <w:pPr>
              <w:rPr>
                <w:rFonts w:ascii="Gill Sans MT" w:hAnsi="Gill Sans MT" w:cs="Times New Roman"/>
              </w:rPr>
            </w:pPr>
          </w:p>
        </w:tc>
        <w:tc>
          <w:tcPr>
            <w:tcW w:w="2346" w:type="dxa"/>
          </w:tcPr>
          <w:p w14:paraId="60B02FF9" w14:textId="77777777" w:rsidR="0095179B" w:rsidRPr="00431701" w:rsidRDefault="0095179B" w:rsidP="007C3C66">
            <w:pPr>
              <w:rPr>
                <w:rFonts w:ascii="Gill Sans MT" w:hAnsi="Gill Sans MT" w:cs="Times New Roman"/>
              </w:rPr>
            </w:pPr>
          </w:p>
        </w:tc>
        <w:tc>
          <w:tcPr>
            <w:tcW w:w="1350" w:type="dxa"/>
          </w:tcPr>
          <w:p w14:paraId="622D3D85" w14:textId="77777777" w:rsidR="0095179B" w:rsidRPr="00431701" w:rsidRDefault="0095179B" w:rsidP="007C3C66">
            <w:pPr>
              <w:rPr>
                <w:rFonts w:ascii="Gill Sans MT" w:hAnsi="Gill Sans MT" w:cs="Times New Roman"/>
              </w:rPr>
            </w:pPr>
          </w:p>
        </w:tc>
        <w:tc>
          <w:tcPr>
            <w:tcW w:w="1170" w:type="dxa"/>
          </w:tcPr>
          <w:p w14:paraId="7C9DFDE4" w14:textId="77777777" w:rsidR="0095179B" w:rsidRPr="00431701" w:rsidRDefault="0095179B" w:rsidP="007C3C66">
            <w:pPr>
              <w:rPr>
                <w:rFonts w:ascii="Gill Sans MT" w:hAnsi="Gill Sans MT" w:cs="Times New Roman"/>
              </w:rPr>
            </w:pPr>
          </w:p>
        </w:tc>
        <w:tc>
          <w:tcPr>
            <w:tcW w:w="1710" w:type="dxa"/>
          </w:tcPr>
          <w:p w14:paraId="54220737" w14:textId="77777777" w:rsidR="0095179B" w:rsidRPr="00431701" w:rsidRDefault="0095179B" w:rsidP="007C3C66">
            <w:pPr>
              <w:rPr>
                <w:rFonts w:ascii="Gill Sans MT" w:hAnsi="Gill Sans MT" w:cs="Times New Roman"/>
              </w:rPr>
            </w:pPr>
          </w:p>
        </w:tc>
      </w:tr>
      <w:tr w:rsidR="0095179B" w:rsidRPr="00431701" w14:paraId="5D89D611" w14:textId="77777777" w:rsidTr="0095179B">
        <w:tc>
          <w:tcPr>
            <w:tcW w:w="468" w:type="dxa"/>
          </w:tcPr>
          <w:p w14:paraId="7E4F73D9"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n</w:t>
            </w:r>
            <w:proofErr w:type="gramEnd"/>
          </w:p>
        </w:tc>
        <w:tc>
          <w:tcPr>
            <w:tcW w:w="2361" w:type="dxa"/>
          </w:tcPr>
          <w:p w14:paraId="491C4D15" w14:textId="77777777" w:rsidR="0095179B" w:rsidRPr="00431701" w:rsidRDefault="0095179B" w:rsidP="007C3C66">
            <w:pPr>
              <w:rPr>
                <w:rFonts w:ascii="Gill Sans MT" w:hAnsi="Gill Sans MT" w:cs="Times New Roman"/>
              </w:rPr>
            </w:pPr>
            <w:proofErr w:type="spellStart"/>
            <w:r w:rsidRPr="00431701">
              <w:rPr>
                <w:rFonts w:ascii="Gill Sans MT" w:hAnsi="Gill Sans MT" w:cs="Times New Roman"/>
              </w:rPr>
              <w:t>Fibres</w:t>
            </w:r>
            <w:proofErr w:type="spellEnd"/>
            <w:r w:rsidRPr="00431701">
              <w:rPr>
                <w:rFonts w:ascii="Gill Sans MT" w:hAnsi="Gill Sans MT" w:cs="Times New Roman"/>
              </w:rPr>
              <w:t xml:space="preserve"> (for rope, </w:t>
            </w:r>
            <w:proofErr w:type="spellStart"/>
            <w:r w:rsidRPr="00431701">
              <w:rPr>
                <w:rFonts w:ascii="Gill Sans MT" w:hAnsi="Gill Sans MT" w:cs="Times New Roman"/>
              </w:rPr>
              <w:t>etc</w:t>
            </w:r>
            <w:proofErr w:type="spellEnd"/>
            <w:r w:rsidRPr="00431701">
              <w:rPr>
                <w:rFonts w:ascii="Gill Sans MT" w:hAnsi="Gill Sans MT" w:cs="Times New Roman"/>
              </w:rPr>
              <w:t>)</w:t>
            </w:r>
          </w:p>
        </w:tc>
        <w:tc>
          <w:tcPr>
            <w:tcW w:w="1362" w:type="dxa"/>
          </w:tcPr>
          <w:p w14:paraId="10C28F49" w14:textId="77777777" w:rsidR="0095179B" w:rsidRPr="00431701" w:rsidRDefault="0095179B" w:rsidP="007C3C66">
            <w:pPr>
              <w:rPr>
                <w:rFonts w:ascii="Gill Sans MT" w:hAnsi="Gill Sans MT" w:cs="Times New Roman"/>
              </w:rPr>
            </w:pPr>
          </w:p>
        </w:tc>
        <w:tc>
          <w:tcPr>
            <w:tcW w:w="2346" w:type="dxa"/>
          </w:tcPr>
          <w:p w14:paraId="70BE1869" w14:textId="77777777" w:rsidR="0095179B" w:rsidRPr="00431701" w:rsidRDefault="0095179B" w:rsidP="007C3C66">
            <w:pPr>
              <w:rPr>
                <w:rFonts w:ascii="Gill Sans MT" w:hAnsi="Gill Sans MT" w:cs="Times New Roman"/>
              </w:rPr>
            </w:pPr>
          </w:p>
        </w:tc>
        <w:tc>
          <w:tcPr>
            <w:tcW w:w="1350" w:type="dxa"/>
          </w:tcPr>
          <w:p w14:paraId="47BB7565" w14:textId="77777777" w:rsidR="0095179B" w:rsidRPr="00431701" w:rsidRDefault="0095179B" w:rsidP="007C3C66">
            <w:pPr>
              <w:rPr>
                <w:rFonts w:ascii="Gill Sans MT" w:hAnsi="Gill Sans MT" w:cs="Times New Roman"/>
              </w:rPr>
            </w:pPr>
          </w:p>
        </w:tc>
        <w:tc>
          <w:tcPr>
            <w:tcW w:w="1170" w:type="dxa"/>
          </w:tcPr>
          <w:p w14:paraId="7D938A44" w14:textId="77777777" w:rsidR="0095179B" w:rsidRPr="00431701" w:rsidRDefault="0095179B" w:rsidP="007C3C66">
            <w:pPr>
              <w:rPr>
                <w:rFonts w:ascii="Gill Sans MT" w:hAnsi="Gill Sans MT" w:cs="Times New Roman"/>
              </w:rPr>
            </w:pPr>
          </w:p>
        </w:tc>
        <w:tc>
          <w:tcPr>
            <w:tcW w:w="1710" w:type="dxa"/>
          </w:tcPr>
          <w:p w14:paraId="202C4618" w14:textId="77777777" w:rsidR="0095179B" w:rsidRPr="00431701" w:rsidRDefault="0095179B" w:rsidP="007C3C66">
            <w:pPr>
              <w:rPr>
                <w:rFonts w:ascii="Gill Sans MT" w:hAnsi="Gill Sans MT" w:cs="Times New Roman"/>
              </w:rPr>
            </w:pPr>
          </w:p>
        </w:tc>
      </w:tr>
      <w:tr w:rsidR="0095179B" w:rsidRPr="00431701" w14:paraId="382B75A1" w14:textId="77777777" w:rsidTr="0095179B">
        <w:tc>
          <w:tcPr>
            <w:tcW w:w="468" w:type="dxa"/>
          </w:tcPr>
          <w:p w14:paraId="0BE631BB"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o</w:t>
            </w:r>
            <w:proofErr w:type="gramEnd"/>
          </w:p>
        </w:tc>
        <w:tc>
          <w:tcPr>
            <w:tcW w:w="2361" w:type="dxa"/>
          </w:tcPr>
          <w:p w14:paraId="190E8776" w14:textId="77777777" w:rsidR="0095179B" w:rsidRPr="00431701" w:rsidRDefault="0095179B" w:rsidP="007C3C66">
            <w:pPr>
              <w:rPr>
                <w:rFonts w:ascii="Gill Sans MT" w:hAnsi="Gill Sans MT" w:cs="Times New Roman"/>
              </w:rPr>
            </w:pPr>
            <w:r w:rsidRPr="00431701">
              <w:rPr>
                <w:rFonts w:ascii="Gill Sans MT" w:hAnsi="Gill Sans MT" w:cs="Times New Roman"/>
              </w:rPr>
              <w:t>Other plant products</w:t>
            </w:r>
          </w:p>
        </w:tc>
        <w:tc>
          <w:tcPr>
            <w:tcW w:w="1362" w:type="dxa"/>
          </w:tcPr>
          <w:p w14:paraId="18A864CA" w14:textId="77777777" w:rsidR="0095179B" w:rsidRPr="00431701" w:rsidRDefault="0095179B" w:rsidP="007C3C66">
            <w:pPr>
              <w:rPr>
                <w:rFonts w:ascii="Gill Sans MT" w:hAnsi="Gill Sans MT" w:cs="Times New Roman"/>
              </w:rPr>
            </w:pPr>
          </w:p>
        </w:tc>
        <w:tc>
          <w:tcPr>
            <w:tcW w:w="2346" w:type="dxa"/>
          </w:tcPr>
          <w:p w14:paraId="23B01097" w14:textId="77777777" w:rsidR="0095179B" w:rsidRPr="00431701" w:rsidRDefault="0095179B" w:rsidP="007C3C66">
            <w:pPr>
              <w:rPr>
                <w:rFonts w:ascii="Gill Sans MT" w:hAnsi="Gill Sans MT" w:cs="Times New Roman"/>
              </w:rPr>
            </w:pPr>
          </w:p>
        </w:tc>
        <w:tc>
          <w:tcPr>
            <w:tcW w:w="1350" w:type="dxa"/>
          </w:tcPr>
          <w:p w14:paraId="347928E7" w14:textId="77777777" w:rsidR="0095179B" w:rsidRPr="00431701" w:rsidRDefault="0095179B" w:rsidP="007C3C66">
            <w:pPr>
              <w:rPr>
                <w:rFonts w:ascii="Gill Sans MT" w:hAnsi="Gill Sans MT" w:cs="Times New Roman"/>
              </w:rPr>
            </w:pPr>
          </w:p>
        </w:tc>
        <w:tc>
          <w:tcPr>
            <w:tcW w:w="1170" w:type="dxa"/>
          </w:tcPr>
          <w:p w14:paraId="2722FAAA" w14:textId="77777777" w:rsidR="0095179B" w:rsidRPr="00431701" w:rsidRDefault="0095179B" w:rsidP="007C3C66">
            <w:pPr>
              <w:rPr>
                <w:rFonts w:ascii="Gill Sans MT" w:hAnsi="Gill Sans MT" w:cs="Times New Roman"/>
              </w:rPr>
            </w:pPr>
          </w:p>
        </w:tc>
        <w:tc>
          <w:tcPr>
            <w:tcW w:w="1710" w:type="dxa"/>
          </w:tcPr>
          <w:p w14:paraId="03F70FF2" w14:textId="77777777" w:rsidR="0095179B" w:rsidRPr="00431701" w:rsidRDefault="0095179B" w:rsidP="007C3C66">
            <w:pPr>
              <w:rPr>
                <w:rFonts w:ascii="Gill Sans MT" w:hAnsi="Gill Sans MT" w:cs="Times New Roman"/>
              </w:rPr>
            </w:pPr>
          </w:p>
        </w:tc>
      </w:tr>
      <w:tr w:rsidR="0095179B" w:rsidRPr="00431701" w14:paraId="02096DDB" w14:textId="77777777" w:rsidTr="0095179B">
        <w:tc>
          <w:tcPr>
            <w:tcW w:w="468" w:type="dxa"/>
          </w:tcPr>
          <w:p w14:paraId="764C7C99"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p</w:t>
            </w:r>
            <w:proofErr w:type="gramEnd"/>
          </w:p>
        </w:tc>
        <w:tc>
          <w:tcPr>
            <w:tcW w:w="2361" w:type="dxa"/>
          </w:tcPr>
          <w:p w14:paraId="6F54F4FD" w14:textId="77777777" w:rsidR="0095179B" w:rsidRPr="00431701" w:rsidRDefault="0095179B" w:rsidP="007C3C66">
            <w:pPr>
              <w:rPr>
                <w:rFonts w:ascii="Gill Sans MT" w:hAnsi="Gill Sans MT" w:cs="Times New Roman"/>
              </w:rPr>
            </w:pPr>
            <w:r w:rsidRPr="00431701">
              <w:rPr>
                <w:rFonts w:ascii="Gill Sans MT" w:hAnsi="Gill Sans MT" w:cs="Times New Roman"/>
              </w:rPr>
              <w:t xml:space="preserve">Wildlife (including </w:t>
            </w:r>
            <w:proofErr w:type="spellStart"/>
            <w:r w:rsidRPr="00431701">
              <w:rPr>
                <w:rFonts w:ascii="Gill Sans MT" w:hAnsi="Gill Sans MT" w:cs="Times New Roman"/>
              </w:rPr>
              <w:t>bushmeat</w:t>
            </w:r>
            <w:proofErr w:type="spellEnd"/>
            <w:r w:rsidRPr="00431701">
              <w:rPr>
                <w:rFonts w:ascii="Gill Sans MT" w:hAnsi="Gill Sans MT" w:cs="Times New Roman"/>
              </w:rPr>
              <w:t>)</w:t>
            </w:r>
          </w:p>
        </w:tc>
        <w:tc>
          <w:tcPr>
            <w:tcW w:w="1362" w:type="dxa"/>
          </w:tcPr>
          <w:p w14:paraId="345577A2" w14:textId="77777777" w:rsidR="0095179B" w:rsidRPr="00431701" w:rsidRDefault="0095179B" w:rsidP="007C3C66">
            <w:pPr>
              <w:rPr>
                <w:rFonts w:ascii="Gill Sans MT" w:hAnsi="Gill Sans MT" w:cs="Times New Roman"/>
              </w:rPr>
            </w:pPr>
          </w:p>
        </w:tc>
        <w:tc>
          <w:tcPr>
            <w:tcW w:w="2346" w:type="dxa"/>
          </w:tcPr>
          <w:p w14:paraId="7430FD45" w14:textId="77777777" w:rsidR="0095179B" w:rsidRPr="00431701" w:rsidRDefault="0095179B" w:rsidP="007C3C66">
            <w:pPr>
              <w:rPr>
                <w:rFonts w:ascii="Gill Sans MT" w:hAnsi="Gill Sans MT" w:cs="Times New Roman"/>
              </w:rPr>
            </w:pPr>
          </w:p>
        </w:tc>
        <w:tc>
          <w:tcPr>
            <w:tcW w:w="1350" w:type="dxa"/>
          </w:tcPr>
          <w:p w14:paraId="16713DA6" w14:textId="77777777" w:rsidR="0095179B" w:rsidRPr="00431701" w:rsidRDefault="0095179B" w:rsidP="007C3C66">
            <w:pPr>
              <w:rPr>
                <w:rFonts w:ascii="Gill Sans MT" w:hAnsi="Gill Sans MT" w:cs="Times New Roman"/>
              </w:rPr>
            </w:pPr>
          </w:p>
        </w:tc>
        <w:tc>
          <w:tcPr>
            <w:tcW w:w="1170" w:type="dxa"/>
          </w:tcPr>
          <w:p w14:paraId="1156CD45" w14:textId="77777777" w:rsidR="0095179B" w:rsidRPr="00431701" w:rsidRDefault="0095179B" w:rsidP="007C3C66">
            <w:pPr>
              <w:rPr>
                <w:rFonts w:ascii="Gill Sans MT" w:hAnsi="Gill Sans MT" w:cs="Times New Roman"/>
              </w:rPr>
            </w:pPr>
          </w:p>
        </w:tc>
        <w:tc>
          <w:tcPr>
            <w:tcW w:w="1710" w:type="dxa"/>
          </w:tcPr>
          <w:p w14:paraId="4A0D79E0" w14:textId="77777777" w:rsidR="0095179B" w:rsidRPr="00431701" w:rsidRDefault="0095179B" w:rsidP="007C3C66">
            <w:pPr>
              <w:rPr>
                <w:rFonts w:ascii="Gill Sans MT" w:hAnsi="Gill Sans MT" w:cs="Times New Roman"/>
              </w:rPr>
            </w:pPr>
          </w:p>
        </w:tc>
      </w:tr>
      <w:tr w:rsidR="0095179B" w:rsidRPr="00431701" w14:paraId="6CC59CE7" w14:textId="77777777" w:rsidTr="0095179B">
        <w:tc>
          <w:tcPr>
            <w:tcW w:w="468" w:type="dxa"/>
          </w:tcPr>
          <w:p w14:paraId="3EC8181E"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q</w:t>
            </w:r>
            <w:proofErr w:type="gramEnd"/>
          </w:p>
        </w:tc>
        <w:tc>
          <w:tcPr>
            <w:tcW w:w="2361" w:type="dxa"/>
          </w:tcPr>
          <w:p w14:paraId="1D51FB2A" w14:textId="77777777" w:rsidR="0095179B" w:rsidRPr="00431701" w:rsidRDefault="0095179B" w:rsidP="007C3C66">
            <w:pPr>
              <w:rPr>
                <w:rFonts w:ascii="Gill Sans MT" w:hAnsi="Gill Sans MT" w:cs="Times New Roman"/>
              </w:rPr>
            </w:pPr>
            <w:r w:rsidRPr="00431701">
              <w:rPr>
                <w:rFonts w:ascii="Gill Sans MT" w:hAnsi="Gill Sans MT" w:cs="Times New Roman"/>
              </w:rPr>
              <w:t xml:space="preserve">Beekeeping activities (e.g. honey) </w:t>
            </w:r>
          </w:p>
        </w:tc>
        <w:tc>
          <w:tcPr>
            <w:tcW w:w="1362" w:type="dxa"/>
          </w:tcPr>
          <w:p w14:paraId="13DD920F" w14:textId="77777777" w:rsidR="0095179B" w:rsidRPr="00431701" w:rsidRDefault="0095179B" w:rsidP="007C3C66">
            <w:pPr>
              <w:rPr>
                <w:rFonts w:ascii="Gill Sans MT" w:hAnsi="Gill Sans MT" w:cs="Times New Roman"/>
              </w:rPr>
            </w:pPr>
          </w:p>
        </w:tc>
        <w:tc>
          <w:tcPr>
            <w:tcW w:w="2346" w:type="dxa"/>
          </w:tcPr>
          <w:p w14:paraId="42C1E7FA" w14:textId="77777777" w:rsidR="0095179B" w:rsidRPr="00431701" w:rsidRDefault="0095179B" w:rsidP="007C3C66">
            <w:pPr>
              <w:rPr>
                <w:rFonts w:ascii="Gill Sans MT" w:hAnsi="Gill Sans MT" w:cs="Times New Roman"/>
              </w:rPr>
            </w:pPr>
          </w:p>
        </w:tc>
        <w:tc>
          <w:tcPr>
            <w:tcW w:w="1350" w:type="dxa"/>
          </w:tcPr>
          <w:p w14:paraId="23ED4135" w14:textId="77777777" w:rsidR="0095179B" w:rsidRPr="00431701" w:rsidRDefault="0095179B" w:rsidP="007C3C66">
            <w:pPr>
              <w:rPr>
                <w:rFonts w:ascii="Gill Sans MT" w:hAnsi="Gill Sans MT" w:cs="Times New Roman"/>
              </w:rPr>
            </w:pPr>
          </w:p>
        </w:tc>
        <w:tc>
          <w:tcPr>
            <w:tcW w:w="1170" w:type="dxa"/>
          </w:tcPr>
          <w:p w14:paraId="5FEB4A7F" w14:textId="77777777" w:rsidR="0095179B" w:rsidRPr="00431701" w:rsidRDefault="0095179B" w:rsidP="007C3C66">
            <w:pPr>
              <w:rPr>
                <w:rFonts w:ascii="Gill Sans MT" w:hAnsi="Gill Sans MT" w:cs="Times New Roman"/>
              </w:rPr>
            </w:pPr>
          </w:p>
        </w:tc>
        <w:tc>
          <w:tcPr>
            <w:tcW w:w="1710" w:type="dxa"/>
          </w:tcPr>
          <w:p w14:paraId="6095C579" w14:textId="77777777" w:rsidR="0095179B" w:rsidRPr="00431701" w:rsidRDefault="0095179B" w:rsidP="007C3C66">
            <w:pPr>
              <w:rPr>
                <w:rFonts w:ascii="Gill Sans MT" w:hAnsi="Gill Sans MT" w:cs="Times New Roman"/>
              </w:rPr>
            </w:pPr>
          </w:p>
        </w:tc>
      </w:tr>
      <w:tr w:rsidR="0095179B" w:rsidRPr="00431701" w14:paraId="29426B71" w14:textId="77777777" w:rsidTr="0095179B">
        <w:tc>
          <w:tcPr>
            <w:tcW w:w="468" w:type="dxa"/>
          </w:tcPr>
          <w:p w14:paraId="742143F9"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r</w:t>
            </w:r>
            <w:proofErr w:type="gramEnd"/>
          </w:p>
        </w:tc>
        <w:tc>
          <w:tcPr>
            <w:tcW w:w="2361" w:type="dxa"/>
          </w:tcPr>
          <w:p w14:paraId="3B39A39D" w14:textId="77777777" w:rsidR="0095179B" w:rsidRPr="00431701" w:rsidRDefault="0095179B" w:rsidP="007C3C66">
            <w:pPr>
              <w:rPr>
                <w:rFonts w:ascii="Gill Sans MT" w:hAnsi="Gill Sans MT" w:cs="Times New Roman"/>
              </w:rPr>
            </w:pPr>
            <w:r w:rsidRPr="00431701">
              <w:rPr>
                <w:rFonts w:ascii="Gill Sans MT" w:hAnsi="Gill Sans MT" w:cs="Times New Roman"/>
              </w:rPr>
              <w:t>Caterpillar</w:t>
            </w:r>
          </w:p>
        </w:tc>
        <w:tc>
          <w:tcPr>
            <w:tcW w:w="1362" w:type="dxa"/>
          </w:tcPr>
          <w:p w14:paraId="08207F58" w14:textId="77777777" w:rsidR="0095179B" w:rsidRPr="00431701" w:rsidRDefault="0095179B" w:rsidP="007C3C66">
            <w:pPr>
              <w:rPr>
                <w:rFonts w:ascii="Gill Sans MT" w:hAnsi="Gill Sans MT" w:cs="Times New Roman"/>
              </w:rPr>
            </w:pPr>
          </w:p>
        </w:tc>
        <w:tc>
          <w:tcPr>
            <w:tcW w:w="2346" w:type="dxa"/>
          </w:tcPr>
          <w:p w14:paraId="6BDA10F2" w14:textId="77777777" w:rsidR="0095179B" w:rsidRPr="00431701" w:rsidRDefault="0095179B" w:rsidP="007C3C66">
            <w:pPr>
              <w:rPr>
                <w:rFonts w:ascii="Gill Sans MT" w:hAnsi="Gill Sans MT" w:cs="Times New Roman"/>
              </w:rPr>
            </w:pPr>
          </w:p>
        </w:tc>
        <w:tc>
          <w:tcPr>
            <w:tcW w:w="1350" w:type="dxa"/>
          </w:tcPr>
          <w:p w14:paraId="27C902E2" w14:textId="77777777" w:rsidR="0095179B" w:rsidRPr="00431701" w:rsidRDefault="0095179B" w:rsidP="007C3C66">
            <w:pPr>
              <w:rPr>
                <w:rFonts w:ascii="Gill Sans MT" w:hAnsi="Gill Sans MT" w:cs="Times New Roman"/>
              </w:rPr>
            </w:pPr>
          </w:p>
        </w:tc>
        <w:tc>
          <w:tcPr>
            <w:tcW w:w="1170" w:type="dxa"/>
          </w:tcPr>
          <w:p w14:paraId="65807263" w14:textId="77777777" w:rsidR="0095179B" w:rsidRPr="00431701" w:rsidRDefault="0095179B" w:rsidP="007C3C66">
            <w:pPr>
              <w:rPr>
                <w:rFonts w:ascii="Gill Sans MT" w:hAnsi="Gill Sans MT" w:cs="Times New Roman"/>
              </w:rPr>
            </w:pPr>
          </w:p>
        </w:tc>
        <w:tc>
          <w:tcPr>
            <w:tcW w:w="1710" w:type="dxa"/>
          </w:tcPr>
          <w:p w14:paraId="0BB13B73" w14:textId="77777777" w:rsidR="0095179B" w:rsidRPr="00431701" w:rsidRDefault="0095179B" w:rsidP="007C3C66">
            <w:pPr>
              <w:rPr>
                <w:rFonts w:ascii="Gill Sans MT" w:hAnsi="Gill Sans MT" w:cs="Times New Roman"/>
              </w:rPr>
            </w:pPr>
          </w:p>
        </w:tc>
      </w:tr>
      <w:tr w:rsidR="0095179B" w:rsidRPr="00431701" w14:paraId="7448847F" w14:textId="77777777" w:rsidTr="0095179B">
        <w:tc>
          <w:tcPr>
            <w:tcW w:w="468" w:type="dxa"/>
          </w:tcPr>
          <w:p w14:paraId="74209E85" w14:textId="77777777" w:rsidR="0095179B" w:rsidRPr="00431701" w:rsidRDefault="0095179B" w:rsidP="007C3C66">
            <w:pPr>
              <w:rPr>
                <w:rFonts w:ascii="Gill Sans MT" w:hAnsi="Gill Sans MT" w:cs="Times New Roman"/>
              </w:rPr>
            </w:pPr>
            <w:proofErr w:type="gramStart"/>
            <w:r w:rsidRPr="00431701">
              <w:rPr>
                <w:rFonts w:ascii="Gill Sans MT" w:hAnsi="Gill Sans MT" w:cs="Times New Roman"/>
              </w:rPr>
              <w:t>s</w:t>
            </w:r>
            <w:proofErr w:type="gramEnd"/>
          </w:p>
        </w:tc>
        <w:tc>
          <w:tcPr>
            <w:tcW w:w="2361" w:type="dxa"/>
          </w:tcPr>
          <w:p w14:paraId="226E57AB" w14:textId="77777777" w:rsidR="0095179B" w:rsidRPr="00431701" w:rsidRDefault="0095179B" w:rsidP="007C3C66">
            <w:pPr>
              <w:rPr>
                <w:rFonts w:ascii="Gill Sans MT" w:hAnsi="Gill Sans MT" w:cs="Times New Roman"/>
              </w:rPr>
            </w:pPr>
            <w:r w:rsidRPr="00431701">
              <w:rPr>
                <w:rFonts w:ascii="Gill Sans MT" w:hAnsi="Gill Sans MT" w:cs="Times New Roman"/>
              </w:rPr>
              <w:t xml:space="preserve">Other, specify </w:t>
            </w:r>
          </w:p>
        </w:tc>
        <w:tc>
          <w:tcPr>
            <w:tcW w:w="1362" w:type="dxa"/>
          </w:tcPr>
          <w:p w14:paraId="12A65995" w14:textId="77777777" w:rsidR="0095179B" w:rsidRPr="00431701" w:rsidRDefault="0095179B" w:rsidP="007C3C66">
            <w:pPr>
              <w:rPr>
                <w:rFonts w:ascii="Gill Sans MT" w:hAnsi="Gill Sans MT" w:cs="Times New Roman"/>
              </w:rPr>
            </w:pPr>
          </w:p>
        </w:tc>
        <w:tc>
          <w:tcPr>
            <w:tcW w:w="2346" w:type="dxa"/>
          </w:tcPr>
          <w:p w14:paraId="053877FC" w14:textId="77777777" w:rsidR="0095179B" w:rsidRPr="00431701" w:rsidRDefault="0095179B" w:rsidP="007C3C66">
            <w:pPr>
              <w:rPr>
                <w:rFonts w:ascii="Gill Sans MT" w:hAnsi="Gill Sans MT" w:cs="Times New Roman"/>
              </w:rPr>
            </w:pPr>
          </w:p>
        </w:tc>
        <w:tc>
          <w:tcPr>
            <w:tcW w:w="1350" w:type="dxa"/>
          </w:tcPr>
          <w:p w14:paraId="625FB192" w14:textId="77777777" w:rsidR="0095179B" w:rsidRPr="00431701" w:rsidRDefault="0095179B" w:rsidP="007C3C66">
            <w:pPr>
              <w:rPr>
                <w:rFonts w:ascii="Gill Sans MT" w:hAnsi="Gill Sans MT" w:cs="Times New Roman"/>
              </w:rPr>
            </w:pPr>
          </w:p>
        </w:tc>
        <w:tc>
          <w:tcPr>
            <w:tcW w:w="1170" w:type="dxa"/>
          </w:tcPr>
          <w:p w14:paraId="0C2C22A2" w14:textId="77777777" w:rsidR="0095179B" w:rsidRPr="00431701" w:rsidRDefault="0095179B" w:rsidP="007C3C66">
            <w:pPr>
              <w:rPr>
                <w:rFonts w:ascii="Gill Sans MT" w:hAnsi="Gill Sans MT" w:cs="Times New Roman"/>
              </w:rPr>
            </w:pPr>
          </w:p>
        </w:tc>
        <w:tc>
          <w:tcPr>
            <w:tcW w:w="1710" w:type="dxa"/>
          </w:tcPr>
          <w:p w14:paraId="1439463E" w14:textId="77777777" w:rsidR="0095179B" w:rsidRPr="00431701" w:rsidRDefault="0095179B" w:rsidP="007C3C66">
            <w:pPr>
              <w:rPr>
                <w:rFonts w:ascii="Gill Sans MT" w:hAnsi="Gill Sans MT" w:cs="Times New Roman"/>
              </w:rPr>
            </w:pPr>
          </w:p>
        </w:tc>
      </w:tr>
    </w:tbl>
    <w:p w14:paraId="1D100362" w14:textId="77777777" w:rsidR="00AD3137" w:rsidRPr="00431701" w:rsidRDefault="00AD3137" w:rsidP="007C3C66">
      <w:pPr>
        <w:rPr>
          <w:rFonts w:ascii="Gill Sans MT" w:eastAsia="Calibri" w:hAnsi="Gill Sans MT" w:cs="Times New Roman"/>
          <w:sz w:val="22"/>
          <w:szCs w:val="22"/>
        </w:rPr>
      </w:pPr>
    </w:p>
    <w:p w14:paraId="0A5E9B33" w14:textId="77777777" w:rsidR="00AD3137" w:rsidRPr="00431701" w:rsidRDefault="00AD3137" w:rsidP="007C3C66">
      <w:pPr>
        <w:rPr>
          <w:rFonts w:ascii="Gill Sans MT" w:eastAsia="Calibri" w:hAnsi="Gill Sans MT" w:cs="Times New Roman"/>
          <w:sz w:val="22"/>
          <w:szCs w:val="22"/>
        </w:rPr>
      </w:pPr>
      <w:r w:rsidRPr="00431701">
        <w:rPr>
          <w:rFonts w:ascii="Gill Sans MT" w:eastAsia="Calibri" w:hAnsi="Gill Sans MT" w:cs="Times New Roman"/>
          <w:sz w:val="22"/>
          <w:szCs w:val="22"/>
        </w:rPr>
        <w:br w:type="page"/>
      </w:r>
    </w:p>
    <w:tbl>
      <w:tblPr>
        <w:tblStyle w:val="TableGrid1"/>
        <w:tblW w:w="12270" w:type="dxa"/>
        <w:tblLayout w:type="fixed"/>
        <w:tblLook w:val="04A0" w:firstRow="1" w:lastRow="0" w:firstColumn="1" w:lastColumn="0" w:noHBand="0" w:noVBand="1"/>
      </w:tblPr>
      <w:tblGrid>
        <w:gridCol w:w="468"/>
        <w:gridCol w:w="1890"/>
        <w:gridCol w:w="2262"/>
        <w:gridCol w:w="1266"/>
        <w:gridCol w:w="1692"/>
        <w:gridCol w:w="2346"/>
        <w:gridCol w:w="2346"/>
      </w:tblGrid>
      <w:tr w:rsidR="00AD3137" w:rsidRPr="00431701" w14:paraId="17CF2DA5" w14:textId="77777777" w:rsidTr="00F35D3A">
        <w:tc>
          <w:tcPr>
            <w:tcW w:w="468" w:type="dxa"/>
          </w:tcPr>
          <w:p w14:paraId="6A74A9C6" w14:textId="77777777" w:rsidR="00AD3137" w:rsidRPr="00431701" w:rsidRDefault="00AD3137" w:rsidP="007C3C66">
            <w:pPr>
              <w:rPr>
                <w:rFonts w:ascii="Gill Sans MT" w:hAnsi="Gill Sans MT" w:cs="Times New Roman"/>
                <w:b/>
              </w:rPr>
            </w:pPr>
          </w:p>
        </w:tc>
        <w:tc>
          <w:tcPr>
            <w:tcW w:w="1890" w:type="dxa"/>
          </w:tcPr>
          <w:p w14:paraId="18A1FE41" w14:textId="77777777" w:rsidR="00AD3137" w:rsidRPr="00431701" w:rsidRDefault="00AD3137" w:rsidP="007C3C66">
            <w:pPr>
              <w:rPr>
                <w:rFonts w:ascii="Gill Sans MT" w:hAnsi="Gill Sans MT" w:cs="Times New Roman"/>
                <w:b/>
              </w:rPr>
            </w:pPr>
          </w:p>
        </w:tc>
        <w:tc>
          <w:tcPr>
            <w:tcW w:w="2262" w:type="dxa"/>
          </w:tcPr>
          <w:p w14:paraId="19A3B79E" w14:textId="77777777" w:rsidR="00AD3137" w:rsidRPr="00431701" w:rsidRDefault="00AD3137" w:rsidP="007C3C66">
            <w:pPr>
              <w:rPr>
                <w:rFonts w:ascii="Gill Sans MT" w:hAnsi="Gill Sans MT" w:cs="Times New Roman"/>
              </w:rPr>
            </w:pPr>
            <w:r w:rsidRPr="00431701">
              <w:rPr>
                <w:rFonts w:ascii="Gill Sans MT" w:hAnsi="Gill Sans MT" w:cs="Times New Roman"/>
              </w:rPr>
              <w:t>K.14</w:t>
            </w:r>
          </w:p>
        </w:tc>
        <w:tc>
          <w:tcPr>
            <w:tcW w:w="1266" w:type="dxa"/>
          </w:tcPr>
          <w:p w14:paraId="38C7DE1F" w14:textId="77777777" w:rsidR="00AD3137" w:rsidRPr="00431701" w:rsidRDefault="00AD3137" w:rsidP="007C3C66">
            <w:pPr>
              <w:rPr>
                <w:rFonts w:ascii="Gill Sans MT" w:hAnsi="Gill Sans MT" w:cs="Times New Roman"/>
              </w:rPr>
            </w:pPr>
            <w:r w:rsidRPr="00431701">
              <w:rPr>
                <w:rFonts w:ascii="Gill Sans MT" w:hAnsi="Gill Sans MT" w:cs="Times New Roman"/>
              </w:rPr>
              <w:t>K.15</w:t>
            </w:r>
          </w:p>
        </w:tc>
        <w:tc>
          <w:tcPr>
            <w:tcW w:w="1692" w:type="dxa"/>
          </w:tcPr>
          <w:p w14:paraId="66A12E2A" w14:textId="77777777" w:rsidR="00AD3137" w:rsidRPr="00431701" w:rsidRDefault="00AD3137" w:rsidP="007C3C66">
            <w:pPr>
              <w:rPr>
                <w:rFonts w:ascii="Gill Sans MT" w:hAnsi="Gill Sans MT" w:cs="Times New Roman"/>
              </w:rPr>
            </w:pPr>
            <w:r w:rsidRPr="00431701">
              <w:rPr>
                <w:rFonts w:ascii="Gill Sans MT" w:hAnsi="Gill Sans MT" w:cs="Times New Roman"/>
              </w:rPr>
              <w:t>K.16</w:t>
            </w:r>
          </w:p>
        </w:tc>
        <w:tc>
          <w:tcPr>
            <w:tcW w:w="2346" w:type="dxa"/>
          </w:tcPr>
          <w:p w14:paraId="5074F878" w14:textId="77777777" w:rsidR="00AD3137" w:rsidRPr="00431701" w:rsidRDefault="00AD3137" w:rsidP="007C3C66">
            <w:pPr>
              <w:rPr>
                <w:rFonts w:ascii="Gill Sans MT" w:hAnsi="Gill Sans MT" w:cs="Times New Roman"/>
              </w:rPr>
            </w:pPr>
            <w:r w:rsidRPr="00431701">
              <w:rPr>
                <w:rFonts w:ascii="Gill Sans MT" w:hAnsi="Gill Sans MT" w:cs="Times New Roman"/>
              </w:rPr>
              <w:t>K.17</w:t>
            </w:r>
          </w:p>
        </w:tc>
        <w:tc>
          <w:tcPr>
            <w:tcW w:w="2346" w:type="dxa"/>
          </w:tcPr>
          <w:p w14:paraId="326CED0F" w14:textId="77777777" w:rsidR="00AD3137" w:rsidRPr="00431701" w:rsidRDefault="00AD3137" w:rsidP="007C3C66">
            <w:pPr>
              <w:rPr>
                <w:rFonts w:ascii="Gill Sans MT" w:hAnsi="Gill Sans MT" w:cs="Times New Roman"/>
              </w:rPr>
            </w:pPr>
            <w:r w:rsidRPr="00431701">
              <w:rPr>
                <w:rFonts w:ascii="Gill Sans MT" w:hAnsi="Gill Sans MT" w:cs="Times New Roman"/>
              </w:rPr>
              <w:t>K.18</w:t>
            </w:r>
          </w:p>
        </w:tc>
      </w:tr>
      <w:tr w:rsidR="00AD3137" w:rsidRPr="00431701" w14:paraId="787EF318" w14:textId="77777777" w:rsidTr="00F35D3A">
        <w:tc>
          <w:tcPr>
            <w:tcW w:w="468" w:type="dxa"/>
          </w:tcPr>
          <w:p w14:paraId="0216DA94" w14:textId="77777777" w:rsidR="00AD3137" w:rsidRPr="00431701" w:rsidRDefault="00AD3137" w:rsidP="007C3C66">
            <w:pPr>
              <w:rPr>
                <w:rFonts w:ascii="Gill Sans MT" w:hAnsi="Gill Sans MT" w:cs="Times New Roman"/>
                <w:b/>
              </w:rPr>
            </w:pPr>
          </w:p>
        </w:tc>
        <w:tc>
          <w:tcPr>
            <w:tcW w:w="1890" w:type="dxa"/>
          </w:tcPr>
          <w:p w14:paraId="41CC05C1" w14:textId="77777777" w:rsidR="00AD3137" w:rsidRPr="00431701" w:rsidRDefault="00AD3137" w:rsidP="007C3C66">
            <w:pPr>
              <w:rPr>
                <w:rFonts w:ascii="Gill Sans MT" w:hAnsi="Gill Sans MT" w:cs="Times New Roman"/>
                <w:b/>
              </w:rPr>
            </w:pPr>
            <w:r w:rsidRPr="00431701">
              <w:rPr>
                <w:rFonts w:ascii="Gill Sans MT" w:hAnsi="Gill Sans MT" w:cs="Times New Roman"/>
                <w:b/>
              </w:rPr>
              <w:t>Wood/forest product</w:t>
            </w:r>
          </w:p>
        </w:tc>
        <w:tc>
          <w:tcPr>
            <w:tcW w:w="2262" w:type="dxa"/>
          </w:tcPr>
          <w:p w14:paraId="4B059A7A" w14:textId="77777777" w:rsidR="00AD3137" w:rsidRPr="00431701" w:rsidRDefault="00AD3137" w:rsidP="007C3C66">
            <w:pPr>
              <w:rPr>
                <w:rFonts w:ascii="Gill Sans MT" w:hAnsi="Gill Sans MT" w:cs="Times New Roman"/>
              </w:rPr>
            </w:pPr>
            <w:r w:rsidRPr="00431701">
              <w:rPr>
                <w:rFonts w:ascii="Gill Sans MT" w:hAnsi="Gill Sans MT" w:cs="Times New Roman"/>
              </w:rPr>
              <w:t xml:space="preserve">What are the reasons for this increase? </w:t>
            </w:r>
          </w:p>
          <w:p w14:paraId="3104113D" w14:textId="77777777" w:rsidR="00AD3137" w:rsidRPr="00431701" w:rsidRDefault="00AD3137" w:rsidP="007C3C66">
            <w:pPr>
              <w:rPr>
                <w:rFonts w:ascii="Gill Sans MT" w:hAnsi="Gill Sans MT" w:cs="Times New Roman"/>
                <w:i/>
              </w:rPr>
            </w:pPr>
            <w:r w:rsidRPr="00431701">
              <w:rPr>
                <w:rFonts w:ascii="Gill Sans MT" w:hAnsi="Gill Sans MT" w:cs="Times New Roman"/>
                <w:i/>
              </w:rPr>
              <w:t>See code 123</w:t>
            </w:r>
          </w:p>
          <w:p w14:paraId="04161F9D" w14:textId="77777777" w:rsidR="00AD3137" w:rsidRPr="00431701" w:rsidRDefault="00AD3137" w:rsidP="007C3C66">
            <w:pPr>
              <w:rPr>
                <w:rFonts w:ascii="Gill Sans MT" w:hAnsi="Gill Sans MT" w:cs="Times New Roman"/>
                <w:i/>
              </w:rPr>
            </w:pPr>
            <w:r w:rsidRPr="00431701">
              <w:rPr>
                <w:rFonts w:ascii="Gill Sans MT" w:hAnsi="Gill Sans MT" w:cs="Times New Roman"/>
                <w:i/>
              </w:rPr>
              <w:t>Probe and code, select all that apply</w:t>
            </w:r>
          </w:p>
        </w:tc>
        <w:tc>
          <w:tcPr>
            <w:tcW w:w="1266" w:type="dxa"/>
          </w:tcPr>
          <w:p w14:paraId="5FC78454" w14:textId="77777777" w:rsidR="00AD3137" w:rsidRPr="00431701" w:rsidRDefault="00AD3137" w:rsidP="007C3C66">
            <w:pPr>
              <w:rPr>
                <w:rFonts w:ascii="Gill Sans MT" w:hAnsi="Gill Sans MT" w:cs="Times New Roman"/>
              </w:rPr>
            </w:pPr>
            <w:r w:rsidRPr="00431701">
              <w:rPr>
                <w:rFonts w:ascii="Gill Sans MT" w:hAnsi="Gill Sans MT" w:cs="Times New Roman"/>
              </w:rPr>
              <w:t>What is the reason for the decline in &lt;product&gt;?</w:t>
            </w:r>
          </w:p>
          <w:p w14:paraId="042C707F" w14:textId="77777777" w:rsidR="00AD3137" w:rsidRPr="00431701" w:rsidRDefault="00AD3137" w:rsidP="007C3C66">
            <w:pPr>
              <w:rPr>
                <w:rFonts w:ascii="Gill Sans MT" w:hAnsi="Gill Sans MT" w:cs="Times New Roman"/>
                <w:i/>
              </w:rPr>
            </w:pPr>
            <w:r w:rsidRPr="00431701">
              <w:rPr>
                <w:rFonts w:ascii="Gill Sans MT" w:hAnsi="Gill Sans MT" w:cs="Times New Roman"/>
                <w:i/>
              </w:rPr>
              <w:t>See code 124</w:t>
            </w:r>
          </w:p>
          <w:p w14:paraId="37E473C8" w14:textId="77777777" w:rsidR="00AD3137" w:rsidRPr="00431701" w:rsidRDefault="00AD3137" w:rsidP="007C3C66">
            <w:pPr>
              <w:rPr>
                <w:rFonts w:ascii="Gill Sans MT" w:hAnsi="Gill Sans MT" w:cs="Times New Roman"/>
              </w:rPr>
            </w:pPr>
            <w:r w:rsidRPr="00431701">
              <w:rPr>
                <w:rFonts w:ascii="Gill Sans MT" w:hAnsi="Gill Sans MT" w:cs="Times New Roman"/>
                <w:i/>
              </w:rPr>
              <w:t>Probe and code, Select all that apply</w:t>
            </w:r>
            <w:r w:rsidRPr="00431701">
              <w:rPr>
                <w:rFonts w:ascii="Gill Sans MT" w:hAnsi="Gill Sans MT" w:cs="Times New Roman"/>
              </w:rPr>
              <w:t xml:space="preserve"> </w:t>
            </w:r>
          </w:p>
        </w:tc>
        <w:tc>
          <w:tcPr>
            <w:tcW w:w="1692" w:type="dxa"/>
          </w:tcPr>
          <w:p w14:paraId="523A899C" w14:textId="629D5D7D" w:rsidR="00AD3137" w:rsidRPr="00431701" w:rsidRDefault="00AD3137" w:rsidP="007C3C66">
            <w:pPr>
              <w:rPr>
                <w:rFonts w:ascii="Gill Sans MT" w:hAnsi="Gill Sans MT" w:cs="Times New Roman"/>
              </w:rPr>
            </w:pPr>
            <w:r w:rsidRPr="00431701">
              <w:rPr>
                <w:rFonts w:ascii="Gill Sans MT" w:hAnsi="Gill Sans MT" w:cs="Times New Roman"/>
              </w:rPr>
              <w:t xml:space="preserve">What </w:t>
            </w:r>
            <w:r w:rsidR="0095179B" w:rsidRPr="00431701">
              <w:rPr>
                <w:rFonts w:ascii="Gill Sans MT" w:hAnsi="Gill Sans MT" w:cs="Times New Roman"/>
              </w:rPr>
              <w:t>has your community</w:t>
            </w:r>
            <w:r w:rsidRPr="00431701">
              <w:rPr>
                <w:rFonts w:ascii="Gill Sans MT" w:hAnsi="Gill Sans MT" w:cs="Times New Roman"/>
              </w:rPr>
              <w:t xml:space="preserve"> done in response to the decline in availability of &lt;product&gt;?</w:t>
            </w:r>
          </w:p>
          <w:p w14:paraId="2ABE0A3A" w14:textId="77777777" w:rsidR="00AD3137" w:rsidRPr="00431701" w:rsidRDefault="00AD3137" w:rsidP="007C3C66">
            <w:pPr>
              <w:rPr>
                <w:rFonts w:ascii="Gill Sans MT" w:hAnsi="Gill Sans MT" w:cs="Times New Roman"/>
                <w:i/>
              </w:rPr>
            </w:pPr>
            <w:r w:rsidRPr="00431701">
              <w:rPr>
                <w:rFonts w:ascii="Gill Sans MT" w:hAnsi="Gill Sans MT" w:cs="Times New Roman"/>
                <w:i/>
              </w:rPr>
              <w:t>See code 125</w:t>
            </w:r>
          </w:p>
          <w:p w14:paraId="579B23C4" w14:textId="77777777" w:rsidR="00AD3137" w:rsidRPr="00431701" w:rsidRDefault="00AD3137" w:rsidP="007C3C66">
            <w:pPr>
              <w:rPr>
                <w:rFonts w:ascii="Gill Sans MT" w:hAnsi="Gill Sans MT" w:cs="Times New Roman"/>
                <w:i/>
              </w:rPr>
            </w:pPr>
            <w:r w:rsidRPr="00431701">
              <w:rPr>
                <w:rFonts w:ascii="Gill Sans MT" w:hAnsi="Gill Sans MT" w:cs="Times New Roman"/>
                <w:i/>
              </w:rPr>
              <w:t>Probe and code, Select all that apply</w:t>
            </w:r>
          </w:p>
        </w:tc>
        <w:tc>
          <w:tcPr>
            <w:tcW w:w="2346" w:type="dxa"/>
          </w:tcPr>
          <w:p w14:paraId="75B80817" w14:textId="295C6FF1" w:rsidR="00AD3137" w:rsidRPr="00431701" w:rsidRDefault="0095179B" w:rsidP="007C3C66">
            <w:pPr>
              <w:rPr>
                <w:rFonts w:ascii="Gill Sans MT" w:hAnsi="Gill Sans MT" w:cs="Times New Roman"/>
              </w:rPr>
            </w:pPr>
            <w:r w:rsidRPr="00431701">
              <w:rPr>
                <w:rFonts w:ascii="Gill Sans MT" w:hAnsi="Gill Sans MT" w:cs="Times New Roman"/>
              </w:rPr>
              <w:t>Has your community</w:t>
            </w:r>
            <w:r w:rsidR="00AD3137" w:rsidRPr="00431701">
              <w:rPr>
                <w:rFonts w:ascii="Gill Sans MT" w:hAnsi="Gill Sans MT" w:cs="Times New Roman"/>
              </w:rPr>
              <w:t xml:space="preserve"> experienced any conflicts in relation to harve</w:t>
            </w:r>
            <w:r w:rsidRPr="00431701">
              <w:rPr>
                <w:rFonts w:ascii="Gill Sans MT" w:hAnsi="Gill Sans MT" w:cs="Times New Roman"/>
              </w:rPr>
              <w:t>sting &lt;product&gt; in the last three</w:t>
            </w:r>
            <w:r w:rsidR="00AD3137" w:rsidRPr="00431701">
              <w:rPr>
                <w:rFonts w:ascii="Gill Sans MT" w:hAnsi="Gill Sans MT" w:cs="Times New Roman"/>
              </w:rPr>
              <w:t xml:space="preserve"> years? </w:t>
            </w:r>
          </w:p>
          <w:p w14:paraId="301B5E28" w14:textId="77777777" w:rsidR="00AD3137" w:rsidRPr="00431701" w:rsidRDefault="00AD3137" w:rsidP="007C3C66">
            <w:pPr>
              <w:rPr>
                <w:rFonts w:ascii="Gill Sans MT" w:hAnsi="Gill Sans MT" w:cs="Times New Roman"/>
              </w:rPr>
            </w:pPr>
            <w:r w:rsidRPr="00431701">
              <w:rPr>
                <w:rFonts w:ascii="Gill Sans MT" w:hAnsi="Gill Sans MT" w:cs="Times New Roman"/>
              </w:rPr>
              <w:t>0=No</w:t>
            </w:r>
          </w:p>
          <w:p w14:paraId="24F7EB7E" w14:textId="77777777" w:rsidR="00AD3137" w:rsidRPr="00431701" w:rsidRDefault="00AD3137" w:rsidP="007C3C66">
            <w:pPr>
              <w:rPr>
                <w:rFonts w:ascii="Gill Sans MT" w:hAnsi="Gill Sans MT" w:cs="Times New Roman"/>
              </w:rPr>
            </w:pPr>
            <w:r w:rsidRPr="00431701">
              <w:rPr>
                <w:rFonts w:ascii="Gill Sans MT" w:hAnsi="Gill Sans MT" w:cs="Times New Roman"/>
              </w:rPr>
              <w:t xml:space="preserve">1=Yes </w:t>
            </w:r>
          </w:p>
          <w:p w14:paraId="5611F4C6" w14:textId="77777777" w:rsidR="00AD3137" w:rsidRPr="00431701" w:rsidRDefault="00AD3137" w:rsidP="007C3C66">
            <w:pPr>
              <w:rPr>
                <w:rFonts w:ascii="Gill Sans MT" w:hAnsi="Gill Sans MT" w:cs="Times New Roman"/>
                <w:i/>
              </w:rPr>
            </w:pPr>
            <w:r w:rsidRPr="00431701">
              <w:rPr>
                <w:rFonts w:ascii="Gill Sans MT" w:hAnsi="Gill Sans MT" w:cs="Times New Roman"/>
                <w:i/>
              </w:rPr>
              <w:t>If 0, skip to next product</w:t>
            </w:r>
          </w:p>
        </w:tc>
        <w:tc>
          <w:tcPr>
            <w:tcW w:w="2346" w:type="dxa"/>
          </w:tcPr>
          <w:p w14:paraId="09E82C05" w14:textId="77777777" w:rsidR="00AD3137" w:rsidRPr="00431701" w:rsidRDefault="00AD3137" w:rsidP="007C3C66">
            <w:pPr>
              <w:rPr>
                <w:rFonts w:ascii="Gill Sans MT" w:hAnsi="Gill Sans MT" w:cs="Times New Roman"/>
              </w:rPr>
            </w:pPr>
            <w:r w:rsidRPr="00431701">
              <w:rPr>
                <w:rFonts w:ascii="Gill Sans MT" w:hAnsi="Gill Sans MT" w:cs="Times New Roman"/>
              </w:rPr>
              <w:t>What type of conflict?</w:t>
            </w:r>
          </w:p>
          <w:p w14:paraId="2AED785C" w14:textId="77777777" w:rsidR="00AD3137" w:rsidRPr="00431701" w:rsidRDefault="00AD3137" w:rsidP="007C3C66">
            <w:pPr>
              <w:rPr>
                <w:rFonts w:ascii="Gill Sans MT" w:hAnsi="Gill Sans MT" w:cs="Times New Roman"/>
              </w:rPr>
            </w:pPr>
            <w:r w:rsidRPr="00431701">
              <w:rPr>
                <w:rFonts w:ascii="Gill Sans MT" w:hAnsi="Gill Sans MT" w:cs="Times New Roman"/>
              </w:rPr>
              <w:t>1=Conflict with FD</w:t>
            </w:r>
          </w:p>
          <w:p w14:paraId="732F3244" w14:textId="77777777" w:rsidR="00AD3137" w:rsidRPr="00431701" w:rsidRDefault="00AD3137" w:rsidP="007C3C66">
            <w:pPr>
              <w:rPr>
                <w:rFonts w:ascii="Gill Sans MT" w:hAnsi="Gill Sans MT" w:cs="Times New Roman"/>
              </w:rPr>
            </w:pPr>
            <w:r w:rsidRPr="00431701">
              <w:rPr>
                <w:rFonts w:ascii="Gill Sans MT" w:hAnsi="Gill Sans MT" w:cs="Times New Roman"/>
              </w:rPr>
              <w:t>2=Conflict with concessioners</w:t>
            </w:r>
          </w:p>
          <w:p w14:paraId="74A85A87" w14:textId="77777777" w:rsidR="00AD3137" w:rsidRPr="00431701" w:rsidRDefault="00AD3137" w:rsidP="007C3C66">
            <w:pPr>
              <w:rPr>
                <w:rFonts w:ascii="Gill Sans MT" w:hAnsi="Gill Sans MT" w:cs="Times New Roman"/>
              </w:rPr>
            </w:pPr>
            <w:r w:rsidRPr="00431701">
              <w:rPr>
                <w:rFonts w:ascii="Gill Sans MT" w:hAnsi="Gill Sans MT" w:cs="Times New Roman"/>
              </w:rPr>
              <w:t>3=Land-use conflicts with community members</w:t>
            </w:r>
          </w:p>
          <w:p w14:paraId="79A5E899" w14:textId="77777777" w:rsidR="00AD3137" w:rsidRPr="00431701" w:rsidRDefault="00AD3137" w:rsidP="007C3C66">
            <w:pPr>
              <w:rPr>
                <w:rFonts w:ascii="Gill Sans MT" w:hAnsi="Gill Sans MT" w:cs="Times New Roman"/>
              </w:rPr>
            </w:pPr>
            <w:r w:rsidRPr="00431701">
              <w:rPr>
                <w:rFonts w:ascii="Gill Sans MT" w:hAnsi="Gill Sans MT" w:cs="Times New Roman"/>
              </w:rPr>
              <w:t>4=Land-use conflicts with neighboring communities</w:t>
            </w:r>
          </w:p>
          <w:p w14:paraId="6CD923A6" w14:textId="77777777" w:rsidR="00AD3137" w:rsidRPr="00431701" w:rsidRDefault="00AD3137" w:rsidP="007C3C66">
            <w:pPr>
              <w:rPr>
                <w:rFonts w:ascii="Gill Sans MT" w:hAnsi="Gill Sans MT" w:cs="Times New Roman"/>
              </w:rPr>
            </w:pPr>
            <w:r w:rsidRPr="00431701">
              <w:rPr>
                <w:rFonts w:ascii="Gill Sans MT" w:hAnsi="Gill Sans MT" w:cs="Times New Roman"/>
              </w:rPr>
              <w:t>5=Conflicts with outsiders</w:t>
            </w:r>
          </w:p>
          <w:p w14:paraId="61399110" w14:textId="77777777" w:rsidR="00AD3137" w:rsidRPr="00431701" w:rsidRDefault="00AD3137" w:rsidP="007C3C66">
            <w:pPr>
              <w:rPr>
                <w:rFonts w:ascii="Gill Sans MT" w:hAnsi="Gill Sans MT" w:cs="Times New Roman"/>
              </w:rPr>
            </w:pPr>
            <w:r w:rsidRPr="00431701">
              <w:rPr>
                <w:rFonts w:ascii="Gill Sans MT" w:hAnsi="Gill Sans MT" w:cs="Times New Roman"/>
              </w:rPr>
              <w:t xml:space="preserve">97=Other, specify </w:t>
            </w:r>
          </w:p>
        </w:tc>
      </w:tr>
      <w:tr w:rsidR="00AD3137" w:rsidRPr="00431701" w14:paraId="7BCEB410" w14:textId="77777777" w:rsidTr="00F35D3A">
        <w:tc>
          <w:tcPr>
            <w:tcW w:w="468" w:type="dxa"/>
          </w:tcPr>
          <w:p w14:paraId="3940C938"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a</w:t>
            </w:r>
            <w:proofErr w:type="gramEnd"/>
          </w:p>
        </w:tc>
        <w:tc>
          <w:tcPr>
            <w:tcW w:w="1890" w:type="dxa"/>
          </w:tcPr>
          <w:p w14:paraId="05743999" w14:textId="77777777" w:rsidR="00AD3137" w:rsidRPr="00431701" w:rsidRDefault="00AD3137" w:rsidP="007C3C66">
            <w:pPr>
              <w:rPr>
                <w:rFonts w:ascii="Gill Sans MT" w:hAnsi="Gill Sans MT" w:cs="Times New Roman"/>
              </w:rPr>
            </w:pPr>
            <w:r w:rsidRPr="00431701">
              <w:rPr>
                <w:rFonts w:ascii="Gill Sans MT" w:hAnsi="Gill Sans MT" w:cs="Times New Roman"/>
              </w:rPr>
              <w:t>Industrial wood</w:t>
            </w:r>
          </w:p>
        </w:tc>
        <w:tc>
          <w:tcPr>
            <w:tcW w:w="2262" w:type="dxa"/>
          </w:tcPr>
          <w:p w14:paraId="56D2444C" w14:textId="77777777" w:rsidR="00AD3137" w:rsidRPr="00431701" w:rsidRDefault="00AD3137" w:rsidP="007C3C66">
            <w:pPr>
              <w:rPr>
                <w:rFonts w:ascii="Gill Sans MT" w:hAnsi="Gill Sans MT" w:cs="Times New Roman"/>
              </w:rPr>
            </w:pPr>
          </w:p>
        </w:tc>
        <w:tc>
          <w:tcPr>
            <w:tcW w:w="1266" w:type="dxa"/>
          </w:tcPr>
          <w:p w14:paraId="5B930DC5" w14:textId="77777777" w:rsidR="00AD3137" w:rsidRPr="00431701" w:rsidRDefault="00AD3137" w:rsidP="007C3C66">
            <w:pPr>
              <w:rPr>
                <w:rFonts w:ascii="Gill Sans MT" w:hAnsi="Gill Sans MT" w:cs="Times New Roman"/>
              </w:rPr>
            </w:pPr>
          </w:p>
        </w:tc>
        <w:tc>
          <w:tcPr>
            <w:tcW w:w="1692" w:type="dxa"/>
          </w:tcPr>
          <w:p w14:paraId="33842991" w14:textId="77777777" w:rsidR="00AD3137" w:rsidRPr="00431701" w:rsidRDefault="00AD3137" w:rsidP="007C3C66">
            <w:pPr>
              <w:rPr>
                <w:rFonts w:ascii="Gill Sans MT" w:hAnsi="Gill Sans MT" w:cs="Times New Roman"/>
              </w:rPr>
            </w:pPr>
          </w:p>
        </w:tc>
        <w:tc>
          <w:tcPr>
            <w:tcW w:w="2346" w:type="dxa"/>
          </w:tcPr>
          <w:p w14:paraId="703B61D6" w14:textId="77777777" w:rsidR="00AD3137" w:rsidRPr="00431701" w:rsidRDefault="00AD3137" w:rsidP="007C3C66">
            <w:pPr>
              <w:rPr>
                <w:rFonts w:ascii="Gill Sans MT" w:hAnsi="Gill Sans MT" w:cs="Times New Roman"/>
              </w:rPr>
            </w:pPr>
          </w:p>
        </w:tc>
        <w:tc>
          <w:tcPr>
            <w:tcW w:w="2346" w:type="dxa"/>
          </w:tcPr>
          <w:p w14:paraId="3125377E" w14:textId="77777777" w:rsidR="00AD3137" w:rsidRPr="00431701" w:rsidRDefault="00AD3137" w:rsidP="007C3C66">
            <w:pPr>
              <w:rPr>
                <w:rFonts w:ascii="Gill Sans MT" w:hAnsi="Gill Sans MT" w:cs="Times New Roman"/>
              </w:rPr>
            </w:pPr>
          </w:p>
        </w:tc>
      </w:tr>
      <w:tr w:rsidR="00AD3137" w:rsidRPr="00431701" w14:paraId="785E9009" w14:textId="77777777" w:rsidTr="00F35D3A">
        <w:tc>
          <w:tcPr>
            <w:tcW w:w="468" w:type="dxa"/>
          </w:tcPr>
          <w:p w14:paraId="43DEBB1B"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b</w:t>
            </w:r>
            <w:proofErr w:type="gramEnd"/>
          </w:p>
        </w:tc>
        <w:tc>
          <w:tcPr>
            <w:tcW w:w="1890" w:type="dxa"/>
          </w:tcPr>
          <w:p w14:paraId="52BCC6DC" w14:textId="77777777" w:rsidR="00AD3137" w:rsidRPr="00431701" w:rsidRDefault="00AD3137" w:rsidP="007C3C66">
            <w:pPr>
              <w:rPr>
                <w:rFonts w:ascii="Gill Sans MT" w:hAnsi="Gill Sans MT" w:cs="Times New Roman"/>
              </w:rPr>
            </w:pPr>
            <w:r w:rsidRPr="00431701">
              <w:rPr>
                <w:rFonts w:ascii="Gill Sans MT" w:hAnsi="Gill Sans MT" w:cs="Times New Roman"/>
              </w:rPr>
              <w:t>Fuel wood</w:t>
            </w:r>
          </w:p>
        </w:tc>
        <w:tc>
          <w:tcPr>
            <w:tcW w:w="2262" w:type="dxa"/>
          </w:tcPr>
          <w:p w14:paraId="2F25CDC6" w14:textId="77777777" w:rsidR="00AD3137" w:rsidRPr="00431701" w:rsidRDefault="00AD3137" w:rsidP="007C3C66">
            <w:pPr>
              <w:rPr>
                <w:rFonts w:ascii="Gill Sans MT" w:hAnsi="Gill Sans MT" w:cs="Times New Roman"/>
              </w:rPr>
            </w:pPr>
          </w:p>
        </w:tc>
        <w:tc>
          <w:tcPr>
            <w:tcW w:w="1266" w:type="dxa"/>
          </w:tcPr>
          <w:p w14:paraId="5853F554" w14:textId="77777777" w:rsidR="00AD3137" w:rsidRPr="00431701" w:rsidRDefault="00AD3137" w:rsidP="007C3C66">
            <w:pPr>
              <w:rPr>
                <w:rFonts w:ascii="Gill Sans MT" w:hAnsi="Gill Sans MT" w:cs="Times New Roman"/>
              </w:rPr>
            </w:pPr>
          </w:p>
        </w:tc>
        <w:tc>
          <w:tcPr>
            <w:tcW w:w="1692" w:type="dxa"/>
          </w:tcPr>
          <w:p w14:paraId="27F76D89" w14:textId="77777777" w:rsidR="00AD3137" w:rsidRPr="00431701" w:rsidRDefault="00AD3137" w:rsidP="007C3C66">
            <w:pPr>
              <w:rPr>
                <w:rFonts w:ascii="Gill Sans MT" w:hAnsi="Gill Sans MT" w:cs="Times New Roman"/>
              </w:rPr>
            </w:pPr>
          </w:p>
        </w:tc>
        <w:tc>
          <w:tcPr>
            <w:tcW w:w="2346" w:type="dxa"/>
          </w:tcPr>
          <w:p w14:paraId="5A31E853" w14:textId="77777777" w:rsidR="00AD3137" w:rsidRPr="00431701" w:rsidRDefault="00AD3137" w:rsidP="007C3C66">
            <w:pPr>
              <w:rPr>
                <w:rFonts w:ascii="Gill Sans MT" w:hAnsi="Gill Sans MT" w:cs="Times New Roman"/>
              </w:rPr>
            </w:pPr>
          </w:p>
        </w:tc>
        <w:tc>
          <w:tcPr>
            <w:tcW w:w="2346" w:type="dxa"/>
          </w:tcPr>
          <w:p w14:paraId="47AAA3E6" w14:textId="77777777" w:rsidR="00AD3137" w:rsidRPr="00431701" w:rsidRDefault="00AD3137" w:rsidP="007C3C66">
            <w:pPr>
              <w:rPr>
                <w:rFonts w:ascii="Gill Sans MT" w:hAnsi="Gill Sans MT" w:cs="Times New Roman"/>
              </w:rPr>
            </w:pPr>
          </w:p>
        </w:tc>
      </w:tr>
      <w:tr w:rsidR="00AD3137" w:rsidRPr="00431701" w14:paraId="7E254FC1" w14:textId="77777777" w:rsidTr="00F35D3A">
        <w:tc>
          <w:tcPr>
            <w:tcW w:w="468" w:type="dxa"/>
          </w:tcPr>
          <w:p w14:paraId="5EC88F2C"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c</w:t>
            </w:r>
            <w:proofErr w:type="gramEnd"/>
          </w:p>
        </w:tc>
        <w:tc>
          <w:tcPr>
            <w:tcW w:w="1890" w:type="dxa"/>
          </w:tcPr>
          <w:p w14:paraId="4F296606" w14:textId="77777777" w:rsidR="00AD3137" w:rsidRPr="00431701" w:rsidRDefault="00AD3137" w:rsidP="007C3C66">
            <w:pPr>
              <w:rPr>
                <w:rFonts w:ascii="Gill Sans MT" w:hAnsi="Gill Sans MT" w:cs="Times New Roman"/>
              </w:rPr>
            </w:pPr>
            <w:r w:rsidRPr="00431701">
              <w:rPr>
                <w:rFonts w:ascii="Gill Sans MT" w:hAnsi="Gill Sans MT" w:cs="Times New Roman"/>
              </w:rPr>
              <w:t>Charcoal</w:t>
            </w:r>
          </w:p>
        </w:tc>
        <w:tc>
          <w:tcPr>
            <w:tcW w:w="2262" w:type="dxa"/>
          </w:tcPr>
          <w:p w14:paraId="023BC242" w14:textId="77777777" w:rsidR="00AD3137" w:rsidRPr="00431701" w:rsidRDefault="00AD3137" w:rsidP="007C3C66">
            <w:pPr>
              <w:rPr>
                <w:rFonts w:ascii="Gill Sans MT" w:hAnsi="Gill Sans MT" w:cs="Times New Roman"/>
              </w:rPr>
            </w:pPr>
          </w:p>
        </w:tc>
        <w:tc>
          <w:tcPr>
            <w:tcW w:w="1266" w:type="dxa"/>
          </w:tcPr>
          <w:p w14:paraId="49981BCB" w14:textId="77777777" w:rsidR="00AD3137" w:rsidRPr="00431701" w:rsidRDefault="00AD3137" w:rsidP="007C3C66">
            <w:pPr>
              <w:rPr>
                <w:rFonts w:ascii="Gill Sans MT" w:hAnsi="Gill Sans MT" w:cs="Times New Roman"/>
              </w:rPr>
            </w:pPr>
          </w:p>
        </w:tc>
        <w:tc>
          <w:tcPr>
            <w:tcW w:w="1692" w:type="dxa"/>
          </w:tcPr>
          <w:p w14:paraId="6B6F0EF7" w14:textId="77777777" w:rsidR="00AD3137" w:rsidRPr="00431701" w:rsidRDefault="00AD3137" w:rsidP="007C3C66">
            <w:pPr>
              <w:rPr>
                <w:rFonts w:ascii="Gill Sans MT" w:hAnsi="Gill Sans MT" w:cs="Times New Roman"/>
              </w:rPr>
            </w:pPr>
          </w:p>
        </w:tc>
        <w:tc>
          <w:tcPr>
            <w:tcW w:w="2346" w:type="dxa"/>
          </w:tcPr>
          <w:p w14:paraId="1E9E10DE" w14:textId="77777777" w:rsidR="00AD3137" w:rsidRPr="00431701" w:rsidRDefault="00AD3137" w:rsidP="007C3C66">
            <w:pPr>
              <w:rPr>
                <w:rFonts w:ascii="Gill Sans MT" w:hAnsi="Gill Sans MT" w:cs="Times New Roman"/>
              </w:rPr>
            </w:pPr>
          </w:p>
        </w:tc>
        <w:tc>
          <w:tcPr>
            <w:tcW w:w="2346" w:type="dxa"/>
          </w:tcPr>
          <w:p w14:paraId="30F9E725" w14:textId="77777777" w:rsidR="00AD3137" w:rsidRPr="00431701" w:rsidRDefault="00AD3137" w:rsidP="007C3C66">
            <w:pPr>
              <w:rPr>
                <w:rFonts w:ascii="Gill Sans MT" w:hAnsi="Gill Sans MT" w:cs="Times New Roman"/>
              </w:rPr>
            </w:pPr>
          </w:p>
        </w:tc>
      </w:tr>
      <w:tr w:rsidR="00AD3137" w:rsidRPr="00431701" w14:paraId="7937BC2E" w14:textId="77777777" w:rsidTr="00F35D3A">
        <w:tc>
          <w:tcPr>
            <w:tcW w:w="468" w:type="dxa"/>
          </w:tcPr>
          <w:p w14:paraId="78718CBB"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d</w:t>
            </w:r>
            <w:proofErr w:type="gramEnd"/>
          </w:p>
        </w:tc>
        <w:tc>
          <w:tcPr>
            <w:tcW w:w="1890" w:type="dxa"/>
          </w:tcPr>
          <w:p w14:paraId="3730D83F" w14:textId="77777777" w:rsidR="00AD3137" w:rsidRPr="00431701" w:rsidRDefault="00AD3137" w:rsidP="007C3C66">
            <w:pPr>
              <w:rPr>
                <w:rFonts w:ascii="Gill Sans MT" w:hAnsi="Gill Sans MT" w:cs="Times New Roman"/>
              </w:rPr>
            </w:pPr>
            <w:r w:rsidRPr="00431701">
              <w:rPr>
                <w:rFonts w:ascii="Gill Sans MT" w:hAnsi="Gill Sans MT" w:cs="Times New Roman"/>
              </w:rPr>
              <w:t>Wood for wood carving</w:t>
            </w:r>
          </w:p>
        </w:tc>
        <w:tc>
          <w:tcPr>
            <w:tcW w:w="2262" w:type="dxa"/>
          </w:tcPr>
          <w:p w14:paraId="67E4BB88" w14:textId="77777777" w:rsidR="00AD3137" w:rsidRPr="00431701" w:rsidRDefault="00AD3137" w:rsidP="007C3C66">
            <w:pPr>
              <w:rPr>
                <w:rFonts w:ascii="Gill Sans MT" w:hAnsi="Gill Sans MT" w:cs="Times New Roman"/>
              </w:rPr>
            </w:pPr>
          </w:p>
        </w:tc>
        <w:tc>
          <w:tcPr>
            <w:tcW w:w="1266" w:type="dxa"/>
          </w:tcPr>
          <w:p w14:paraId="4CFB37A8" w14:textId="77777777" w:rsidR="00AD3137" w:rsidRPr="00431701" w:rsidRDefault="00AD3137" w:rsidP="007C3C66">
            <w:pPr>
              <w:rPr>
                <w:rFonts w:ascii="Gill Sans MT" w:hAnsi="Gill Sans MT" w:cs="Times New Roman"/>
              </w:rPr>
            </w:pPr>
          </w:p>
        </w:tc>
        <w:tc>
          <w:tcPr>
            <w:tcW w:w="1692" w:type="dxa"/>
          </w:tcPr>
          <w:p w14:paraId="5C930D68" w14:textId="77777777" w:rsidR="00AD3137" w:rsidRPr="00431701" w:rsidRDefault="00AD3137" w:rsidP="007C3C66">
            <w:pPr>
              <w:rPr>
                <w:rFonts w:ascii="Gill Sans MT" w:hAnsi="Gill Sans MT" w:cs="Times New Roman"/>
              </w:rPr>
            </w:pPr>
          </w:p>
        </w:tc>
        <w:tc>
          <w:tcPr>
            <w:tcW w:w="2346" w:type="dxa"/>
          </w:tcPr>
          <w:p w14:paraId="107645C5" w14:textId="77777777" w:rsidR="00AD3137" w:rsidRPr="00431701" w:rsidRDefault="00AD3137" w:rsidP="007C3C66">
            <w:pPr>
              <w:rPr>
                <w:rFonts w:ascii="Gill Sans MT" w:hAnsi="Gill Sans MT" w:cs="Times New Roman"/>
              </w:rPr>
            </w:pPr>
          </w:p>
        </w:tc>
        <w:tc>
          <w:tcPr>
            <w:tcW w:w="2346" w:type="dxa"/>
          </w:tcPr>
          <w:p w14:paraId="245F5B21" w14:textId="77777777" w:rsidR="00AD3137" w:rsidRPr="00431701" w:rsidRDefault="00AD3137" w:rsidP="007C3C66">
            <w:pPr>
              <w:rPr>
                <w:rFonts w:ascii="Gill Sans MT" w:hAnsi="Gill Sans MT" w:cs="Times New Roman"/>
              </w:rPr>
            </w:pPr>
          </w:p>
        </w:tc>
      </w:tr>
      <w:tr w:rsidR="00AD3137" w:rsidRPr="00431701" w14:paraId="192BF79A" w14:textId="77777777" w:rsidTr="00F35D3A">
        <w:tc>
          <w:tcPr>
            <w:tcW w:w="468" w:type="dxa"/>
          </w:tcPr>
          <w:p w14:paraId="6A3B1D94"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e</w:t>
            </w:r>
            <w:proofErr w:type="gramEnd"/>
          </w:p>
        </w:tc>
        <w:tc>
          <w:tcPr>
            <w:tcW w:w="1890" w:type="dxa"/>
          </w:tcPr>
          <w:p w14:paraId="78EAB41E" w14:textId="77777777" w:rsidR="00AD3137" w:rsidRPr="00431701" w:rsidRDefault="00AD3137" w:rsidP="007C3C66">
            <w:pPr>
              <w:rPr>
                <w:rFonts w:ascii="Gill Sans MT" w:hAnsi="Gill Sans MT" w:cs="Times New Roman"/>
              </w:rPr>
            </w:pPr>
            <w:r w:rsidRPr="00431701">
              <w:rPr>
                <w:rFonts w:ascii="Gill Sans MT" w:hAnsi="Gill Sans MT" w:cs="Times New Roman"/>
              </w:rPr>
              <w:t>Wood for poles</w:t>
            </w:r>
          </w:p>
        </w:tc>
        <w:tc>
          <w:tcPr>
            <w:tcW w:w="2262" w:type="dxa"/>
          </w:tcPr>
          <w:p w14:paraId="5F0CDEAE" w14:textId="77777777" w:rsidR="00AD3137" w:rsidRPr="00431701" w:rsidRDefault="00AD3137" w:rsidP="007C3C66">
            <w:pPr>
              <w:rPr>
                <w:rFonts w:ascii="Gill Sans MT" w:hAnsi="Gill Sans MT" w:cs="Times New Roman"/>
              </w:rPr>
            </w:pPr>
          </w:p>
        </w:tc>
        <w:tc>
          <w:tcPr>
            <w:tcW w:w="1266" w:type="dxa"/>
          </w:tcPr>
          <w:p w14:paraId="0BC795C0" w14:textId="77777777" w:rsidR="00AD3137" w:rsidRPr="00431701" w:rsidRDefault="00AD3137" w:rsidP="007C3C66">
            <w:pPr>
              <w:rPr>
                <w:rFonts w:ascii="Gill Sans MT" w:hAnsi="Gill Sans MT" w:cs="Times New Roman"/>
              </w:rPr>
            </w:pPr>
          </w:p>
        </w:tc>
        <w:tc>
          <w:tcPr>
            <w:tcW w:w="1692" w:type="dxa"/>
          </w:tcPr>
          <w:p w14:paraId="02C8A6BE" w14:textId="77777777" w:rsidR="00AD3137" w:rsidRPr="00431701" w:rsidRDefault="00AD3137" w:rsidP="007C3C66">
            <w:pPr>
              <w:rPr>
                <w:rFonts w:ascii="Gill Sans MT" w:hAnsi="Gill Sans MT" w:cs="Times New Roman"/>
              </w:rPr>
            </w:pPr>
          </w:p>
        </w:tc>
        <w:tc>
          <w:tcPr>
            <w:tcW w:w="2346" w:type="dxa"/>
          </w:tcPr>
          <w:p w14:paraId="66B17F25" w14:textId="77777777" w:rsidR="00AD3137" w:rsidRPr="00431701" w:rsidRDefault="00AD3137" w:rsidP="007C3C66">
            <w:pPr>
              <w:rPr>
                <w:rFonts w:ascii="Gill Sans MT" w:hAnsi="Gill Sans MT" w:cs="Times New Roman"/>
              </w:rPr>
            </w:pPr>
          </w:p>
        </w:tc>
        <w:tc>
          <w:tcPr>
            <w:tcW w:w="2346" w:type="dxa"/>
          </w:tcPr>
          <w:p w14:paraId="42678A28" w14:textId="77777777" w:rsidR="00AD3137" w:rsidRPr="00431701" w:rsidRDefault="00AD3137" w:rsidP="007C3C66">
            <w:pPr>
              <w:rPr>
                <w:rFonts w:ascii="Gill Sans MT" w:hAnsi="Gill Sans MT" w:cs="Times New Roman"/>
              </w:rPr>
            </w:pPr>
          </w:p>
        </w:tc>
      </w:tr>
      <w:tr w:rsidR="00AD3137" w:rsidRPr="00431701" w14:paraId="648D2BA6" w14:textId="77777777" w:rsidTr="00F35D3A">
        <w:trPr>
          <w:trHeight w:val="179"/>
        </w:trPr>
        <w:tc>
          <w:tcPr>
            <w:tcW w:w="468" w:type="dxa"/>
          </w:tcPr>
          <w:p w14:paraId="46C684F8"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f</w:t>
            </w:r>
            <w:proofErr w:type="gramEnd"/>
          </w:p>
        </w:tc>
        <w:tc>
          <w:tcPr>
            <w:tcW w:w="1890" w:type="dxa"/>
          </w:tcPr>
          <w:p w14:paraId="48E7F682" w14:textId="77777777" w:rsidR="00AD3137" w:rsidRPr="00431701" w:rsidRDefault="00AD3137" w:rsidP="007C3C66">
            <w:pPr>
              <w:rPr>
                <w:rFonts w:ascii="Gill Sans MT" w:hAnsi="Gill Sans MT" w:cs="Times New Roman"/>
              </w:rPr>
            </w:pPr>
            <w:r w:rsidRPr="00431701">
              <w:rPr>
                <w:rFonts w:ascii="Gill Sans MT" w:hAnsi="Gill Sans MT" w:cs="Times New Roman"/>
              </w:rPr>
              <w:t xml:space="preserve">Fruit, nuts, seeds, roots, berries, etc. </w:t>
            </w:r>
          </w:p>
        </w:tc>
        <w:tc>
          <w:tcPr>
            <w:tcW w:w="2262" w:type="dxa"/>
          </w:tcPr>
          <w:p w14:paraId="05E8BFF5" w14:textId="77777777" w:rsidR="00AD3137" w:rsidRPr="00431701" w:rsidRDefault="00AD3137" w:rsidP="007C3C66">
            <w:pPr>
              <w:rPr>
                <w:rFonts w:ascii="Gill Sans MT" w:hAnsi="Gill Sans MT" w:cs="Times New Roman"/>
              </w:rPr>
            </w:pPr>
          </w:p>
        </w:tc>
        <w:tc>
          <w:tcPr>
            <w:tcW w:w="1266" w:type="dxa"/>
          </w:tcPr>
          <w:p w14:paraId="4D18CE9A" w14:textId="77777777" w:rsidR="00AD3137" w:rsidRPr="00431701" w:rsidRDefault="00AD3137" w:rsidP="007C3C66">
            <w:pPr>
              <w:rPr>
                <w:rFonts w:ascii="Gill Sans MT" w:hAnsi="Gill Sans MT" w:cs="Times New Roman"/>
              </w:rPr>
            </w:pPr>
          </w:p>
        </w:tc>
        <w:tc>
          <w:tcPr>
            <w:tcW w:w="1692" w:type="dxa"/>
          </w:tcPr>
          <w:p w14:paraId="4BBAD76A" w14:textId="77777777" w:rsidR="00AD3137" w:rsidRPr="00431701" w:rsidRDefault="00AD3137" w:rsidP="007C3C66">
            <w:pPr>
              <w:rPr>
                <w:rFonts w:ascii="Gill Sans MT" w:hAnsi="Gill Sans MT" w:cs="Times New Roman"/>
              </w:rPr>
            </w:pPr>
          </w:p>
        </w:tc>
        <w:tc>
          <w:tcPr>
            <w:tcW w:w="2346" w:type="dxa"/>
          </w:tcPr>
          <w:p w14:paraId="59E6E5CF" w14:textId="77777777" w:rsidR="00AD3137" w:rsidRPr="00431701" w:rsidRDefault="00AD3137" w:rsidP="007C3C66">
            <w:pPr>
              <w:rPr>
                <w:rFonts w:ascii="Gill Sans MT" w:hAnsi="Gill Sans MT" w:cs="Times New Roman"/>
              </w:rPr>
            </w:pPr>
          </w:p>
        </w:tc>
        <w:tc>
          <w:tcPr>
            <w:tcW w:w="2346" w:type="dxa"/>
          </w:tcPr>
          <w:p w14:paraId="0A0B0A0C" w14:textId="77777777" w:rsidR="00AD3137" w:rsidRPr="00431701" w:rsidRDefault="00AD3137" w:rsidP="007C3C66">
            <w:pPr>
              <w:rPr>
                <w:rFonts w:ascii="Gill Sans MT" w:hAnsi="Gill Sans MT" w:cs="Times New Roman"/>
              </w:rPr>
            </w:pPr>
          </w:p>
        </w:tc>
      </w:tr>
      <w:tr w:rsidR="00AD3137" w:rsidRPr="00431701" w14:paraId="64493386" w14:textId="77777777" w:rsidTr="00F35D3A">
        <w:tc>
          <w:tcPr>
            <w:tcW w:w="468" w:type="dxa"/>
          </w:tcPr>
          <w:p w14:paraId="16D06F7A"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g</w:t>
            </w:r>
            <w:proofErr w:type="gramEnd"/>
          </w:p>
        </w:tc>
        <w:tc>
          <w:tcPr>
            <w:tcW w:w="1890" w:type="dxa"/>
          </w:tcPr>
          <w:p w14:paraId="55514B93" w14:textId="77777777" w:rsidR="00AD3137" w:rsidRPr="00431701" w:rsidRDefault="00AD3137" w:rsidP="007C3C66">
            <w:pPr>
              <w:rPr>
                <w:rFonts w:ascii="Gill Sans MT" w:hAnsi="Gill Sans MT" w:cs="Times New Roman"/>
              </w:rPr>
            </w:pPr>
            <w:r w:rsidRPr="00431701">
              <w:rPr>
                <w:rFonts w:ascii="Gill Sans MT" w:hAnsi="Gill Sans MT" w:cs="Times New Roman"/>
              </w:rPr>
              <w:t>Mushrooms</w:t>
            </w:r>
          </w:p>
        </w:tc>
        <w:tc>
          <w:tcPr>
            <w:tcW w:w="2262" w:type="dxa"/>
          </w:tcPr>
          <w:p w14:paraId="2ACD1F58" w14:textId="77777777" w:rsidR="00AD3137" w:rsidRPr="00431701" w:rsidRDefault="00AD3137" w:rsidP="007C3C66">
            <w:pPr>
              <w:rPr>
                <w:rFonts w:ascii="Gill Sans MT" w:hAnsi="Gill Sans MT" w:cs="Times New Roman"/>
              </w:rPr>
            </w:pPr>
          </w:p>
        </w:tc>
        <w:tc>
          <w:tcPr>
            <w:tcW w:w="1266" w:type="dxa"/>
          </w:tcPr>
          <w:p w14:paraId="1A383DC0" w14:textId="77777777" w:rsidR="00AD3137" w:rsidRPr="00431701" w:rsidRDefault="00AD3137" w:rsidP="007C3C66">
            <w:pPr>
              <w:rPr>
                <w:rFonts w:ascii="Gill Sans MT" w:hAnsi="Gill Sans MT" w:cs="Times New Roman"/>
              </w:rPr>
            </w:pPr>
          </w:p>
        </w:tc>
        <w:tc>
          <w:tcPr>
            <w:tcW w:w="1692" w:type="dxa"/>
          </w:tcPr>
          <w:p w14:paraId="7AA5ACDD" w14:textId="77777777" w:rsidR="00AD3137" w:rsidRPr="00431701" w:rsidRDefault="00AD3137" w:rsidP="007C3C66">
            <w:pPr>
              <w:rPr>
                <w:rFonts w:ascii="Gill Sans MT" w:hAnsi="Gill Sans MT" w:cs="Times New Roman"/>
              </w:rPr>
            </w:pPr>
          </w:p>
        </w:tc>
        <w:tc>
          <w:tcPr>
            <w:tcW w:w="2346" w:type="dxa"/>
          </w:tcPr>
          <w:p w14:paraId="40E58A61" w14:textId="77777777" w:rsidR="00AD3137" w:rsidRPr="00431701" w:rsidRDefault="00AD3137" w:rsidP="007C3C66">
            <w:pPr>
              <w:rPr>
                <w:rFonts w:ascii="Gill Sans MT" w:hAnsi="Gill Sans MT" w:cs="Times New Roman"/>
              </w:rPr>
            </w:pPr>
          </w:p>
        </w:tc>
        <w:tc>
          <w:tcPr>
            <w:tcW w:w="2346" w:type="dxa"/>
          </w:tcPr>
          <w:p w14:paraId="40FA7AE3" w14:textId="77777777" w:rsidR="00AD3137" w:rsidRPr="00431701" w:rsidRDefault="00AD3137" w:rsidP="007C3C66">
            <w:pPr>
              <w:rPr>
                <w:rFonts w:ascii="Gill Sans MT" w:hAnsi="Gill Sans MT" w:cs="Times New Roman"/>
              </w:rPr>
            </w:pPr>
          </w:p>
        </w:tc>
      </w:tr>
      <w:tr w:rsidR="00AD3137" w:rsidRPr="00431701" w14:paraId="158C8ECA" w14:textId="77777777" w:rsidTr="00F35D3A">
        <w:tc>
          <w:tcPr>
            <w:tcW w:w="468" w:type="dxa"/>
          </w:tcPr>
          <w:p w14:paraId="674A8C72"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h</w:t>
            </w:r>
            <w:proofErr w:type="gramEnd"/>
          </w:p>
        </w:tc>
        <w:tc>
          <w:tcPr>
            <w:tcW w:w="1890" w:type="dxa"/>
          </w:tcPr>
          <w:p w14:paraId="31FAD96A" w14:textId="77777777" w:rsidR="00AD3137" w:rsidRPr="00431701" w:rsidRDefault="00AD3137" w:rsidP="007C3C66">
            <w:pPr>
              <w:rPr>
                <w:rFonts w:ascii="Gill Sans MT" w:hAnsi="Gill Sans MT" w:cs="Times New Roman"/>
              </w:rPr>
            </w:pPr>
            <w:r w:rsidRPr="00431701">
              <w:rPr>
                <w:rFonts w:ascii="Gill Sans MT" w:hAnsi="Gill Sans MT" w:cs="Times New Roman"/>
              </w:rPr>
              <w:t>Fodder</w:t>
            </w:r>
          </w:p>
        </w:tc>
        <w:tc>
          <w:tcPr>
            <w:tcW w:w="2262" w:type="dxa"/>
          </w:tcPr>
          <w:p w14:paraId="7F7395D7" w14:textId="77777777" w:rsidR="00AD3137" w:rsidRPr="00431701" w:rsidRDefault="00AD3137" w:rsidP="007C3C66">
            <w:pPr>
              <w:rPr>
                <w:rFonts w:ascii="Gill Sans MT" w:hAnsi="Gill Sans MT" w:cs="Times New Roman"/>
              </w:rPr>
            </w:pPr>
          </w:p>
        </w:tc>
        <w:tc>
          <w:tcPr>
            <w:tcW w:w="1266" w:type="dxa"/>
          </w:tcPr>
          <w:p w14:paraId="10484D3F" w14:textId="77777777" w:rsidR="00AD3137" w:rsidRPr="00431701" w:rsidRDefault="00AD3137" w:rsidP="007C3C66">
            <w:pPr>
              <w:rPr>
                <w:rFonts w:ascii="Gill Sans MT" w:hAnsi="Gill Sans MT" w:cs="Times New Roman"/>
              </w:rPr>
            </w:pPr>
          </w:p>
        </w:tc>
        <w:tc>
          <w:tcPr>
            <w:tcW w:w="1692" w:type="dxa"/>
          </w:tcPr>
          <w:p w14:paraId="40C83231" w14:textId="77777777" w:rsidR="00AD3137" w:rsidRPr="00431701" w:rsidRDefault="00AD3137" w:rsidP="007C3C66">
            <w:pPr>
              <w:rPr>
                <w:rFonts w:ascii="Gill Sans MT" w:hAnsi="Gill Sans MT" w:cs="Times New Roman"/>
              </w:rPr>
            </w:pPr>
          </w:p>
        </w:tc>
        <w:tc>
          <w:tcPr>
            <w:tcW w:w="2346" w:type="dxa"/>
          </w:tcPr>
          <w:p w14:paraId="5B3A6681" w14:textId="77777777" w:rsidR="00AD3137" w:rsidRPr="00431701" w:rsidRDefault="00AD3137" w:rsidP="007C3C66">
            <w:pPr>
              <w:rPr>
                <w:rFonts w:ascii="Gill Sans MT" w:hAnsi="Gill Sans MT" w:cs="Times New Roman"/>
              </w:rPr>
            </w:pPr>
          </w:p>
        </w:tc>
        <w:tc>
          <w:tcPr>
            <w:tcW w:w="2346" w:type="dxa"/>
          </w:tcPr>
          <w:p w14:paraId="6A7B417F" w14:textId="77777777" w:rsidR="00AD3137" w:rsidRPr="00431701" w:rsidRDefault="00AD3137" w:rsidP="007C3C66">
            <w:pPr>
              <w:rPr>
                <w:rFonts w:ascii="Gill Sans MT" w:hAnsi="Gill Sans MT" w:cs="Times New Roman"/>
              </w:rPr>
            </w:pPr>
          </w:p>
        </w:tc>
      </w:tr>
      <w:tr w:rsidR="00AD3137" w:rsidRPr="00431701" w14:paraId="101846BD" w14:textId="77777777" w:rsidTr="00F35D3A">
        <w:tc>
          <w:tcPr>
            <w:tcW w:w="468" w:type="dxa"/>
          </w:tcPr>
          <w:p w14:paraId="4C4E9334" w14:textId="77777777" w:rsidR="00AD3137" w:rsidRPr="00431701" w:rsidRDefault="00AD3137" w:rsidP="007C3C66">
            <w:pPr>
              <w:rPr>
                <w:rFonts w:ascii="Gill Sans MT" w:hAnsi="Gill Sans MT" w:cs="Times New Roman"/>
              </w:rPr>
            </w:pPr>
            <w:proofErr w:type="spellStart"/>
            <w:proofErr w:type="gramStart"/>
            <w:r w:rsidRPr="00431701">
              <w:rPr>
                <w:rFonts w:ascii="Gill Sans MT" w:hAnsi="Gill Sans MT" w:cs="Times New Roman"/>
              </w:rPr>
              <w:t>i</w:t>
            </w:r>
            <w:proofErr w:type="spellEnd"/>
            <w:proofErr w:type="gramEnd"/>
          </w:p>
        </w:tc>
        <w:tc>
          <w:tcPr>
            <w:tcW w:w="1890" w:type="dxa"/>
          </w:tcPr>
          <w:p w14:paraId="7D721817" w14:textId="77777777" w:rsidR="00AD3137" w:rsidRPr="00431701" w:rsidRDefault="00AD3137" w:rsidP="007C3C66">
            <w:pPr>
              <w:rPr>
                <w:rFonts w:ascii="Gill Sans MT" w:hAnsi="Gill Sans MT" w:cs="Times New Roman"/>
              </w:rPr>
            </w:pPr>
            <w:r w:rsidRPr="00431701">
              <w:rPr>
                <w:rFonts w:ascii="Gill Sans MT" w:hAnsi="Gill Sans MT" w:cs="Times New Roman"/>
              </w:rPr>
              <w:t>Rattan</w:t>
            </w:r>
          </w:p>
        </w:tc>
        <w:tc>
          <w:tcPr>
            <w:tcW w:w="2262" w:type="dxa"/>
          </w:tcPr>
          <w:p w14:paraId="1D132145" w14:textId="77777777" w:rsidR="00AD3137" w:rsidRPr="00431701" w:rsidRDefault="00AD3137" w:rsidP="007C3C66">
            <w:pPr>
              <w:rPr>
                <w:rFonts w:ascii="Gill Sans MT" w:hAnsi="Gill Sans MT" w:cs="Times New Roman"/>
              </w:rPr>
            </w:pPr>
          </w:p>
        </w:tc>
        <w:tc>
          <w:tcPr>
            <w:tcW w:w="1266" w:type="dxa"/>
          </w:tcPr>
          <w:p w14:paraId="01F011BD" w14:textId="77777777" w:rsidR="00AD3137" w:rsidRPr="00431701" w:rsidRDefault="00AD3137" w:rsidP="007C3C66">
            <w:pPr>
              <w:rPr>
                <w:rFonts w:ascii="Gill Sans MT" w:hAnsi="Gill Sans MT" w:cs="Times New Roman"/>
              </w:rPr>
            </w:pPr>
          </w:p>
        </w:tc>
        <w:tc>
          <w:tcPr>
            <w:tcW w:w="1692" w:type="dxa"/>
          </w:tcPr>
          <w:p w14:paraId="71E51F94" w14:textId="77777777" w:rsidR="00AD3137" w:rsidRPr="00431701" w:rsidRDefault="00AD3137" w:rsidP="007C3C66">
            <w:pPr>
              <w:rPr>
                <w:rFonts w:ascii="Gill Sans MT" w:hAnsi="Gill Sans MT" w:cs="Times New Roman"/>
              </w:rPr>
            </w:pPr>
          </w:p>
        </w:tc>
        <w:tc>
          <w:tcPr>
            <w:tcW w:w="2346" w:type="dxa"/>
          </w:tcPr>
          <w:p w14:paraId="7DF95924" w14:textId="77777777" w:rsidR="00AD3137" w:rsidRPr="00431701" w:rsidRDefault="00AD3137" w:rsidP="007C3C66">
            <w:pPr>
              <w:rPr>
                <w:rFonts w:ascii="Gill Sans MT" w:hAnsi="Gill Sans MT" w:cs="Times New Roman"/>
              </w:rPr>
            </w:pPr>
          </w:p>
        </w:tc>
        <w:tc>
          <w:tcPr>
            <w:tcW w:w="2346" w:type="dxa"/>
          </w:tcPr>
          <w:p w14:paraId="61DDABE4" w14:textId="77777777" w:rsidR="00AD3137" w:rsidRPr="00431701" w:rsidRDefault="00AD3137" w:rsidP="007C3C66">
            <w:pPr>
              <w:rPr>
                <w:rFonts w:ascii="Gill Sans MT" w:hAnsi="Gill Sans MT" w:cs="Times New Roman"/>
              </w:rPr>
            </w:pPr>
          </w:p>
        </w:tc>
      </w:tr>
      <w:tr w:rsidR="00AD3137" w:rsidRPr="00431701" w14:paraId="022B6574" w14:textId="77777777" w:rsidTr="00F35D3A">
        <w:tc>
          <w:tcPr>
            <w:tcW w:w="468" w:type="dxa"/>
          </w:tcPr>
          <w:p w14:paraId="0E5E6C46"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j</w:t>
            </w:r>
            <w:proofErr w:type="gramEnd"/>
          </w:p>
        </w:tc>
        <w:tc>
          <w:tcPr>
            <w:tcW w:w="1890" w:type="dxa"/>
          </w:tcPr>
          <w:p w14:paraId="576C61F7" w14:textId="77777777" w:rsidR="00AD3137" w:rsidRPr="00431701" w:rsidRDefault="00AD3137" w:rsidP="007C3C66">
            <w:pPr>
              <w:rPr>
                <w:rFonts w:ascii="Gill Sans MT" w:hAnsi="Gill Sans MT" w:cs="Times New Roman"/>
              </w:rPr>
            </w:pPr>
            <w:r w:rsidRPr="00431701">
              <w:rPr>
                <w:rFonts w:ascii="Gill Sans MT" w:hAnsi="Gill Sans MT" w:cs="Times New Roman"/>
              </w:rPr>
              <w:t>Plant medicines</w:t>
            </w:r>
          </w:p>
        </w:tc>
        <w:tc>
          <w:tcPr>
            <w:tcW w:w="2262" w:type="dxa"/>
          </w:tcPr>
          <w:p w14:paraId="73F724D5" w14:textId="77777777" w:rsidR="00AD3137" w:rsidRPr="00431701" w:rsidRDefault="00AD3137" w:rsidP="007C3C66">
            <w:pPr>
              <w:rPr>
                <w:rFonts w:ascii="Gill Sans MT" w:hAnsi="Gill Sans MT" w:cs="Times New Roman"/>
              </w:rPr>
            </w:pPr>
          </w:p>
        </w:tc>
        <w:tc>
          <w:tcPr>
            <w:tcW w:w="1266" w:type="dxa"/>
          </w:tcPr>
          <w:p w14:paraId="6B4CF2FE" w14:textId="77777777" w:rsidR="00AD3137" w:rsidRPr="00431701" w:rsidRDefault="00AD3137" w:rsidP="007C3C66">
            <w:pPr>
              <w:rPr>
                <w:rFonts w:ascii="Gill Sans MT" w:hAnsi="Gill Sans MT" w:cs="Times New Roman"/>
              </w:rPr>
            </w:pPr>
          </w:p>
        </w:tc>
        <w:tc>
          <w:tcPr>
            <w:tcW w:w="1692" w:type="dxa"/>
          </w:tcPr>
          <w:p w14:paraId="0212DE9B" w14:textId="77777777" w:rsidR="00AD3137" w:rsidRPr="00431701" w:rsidRDefault="00AD3137" w:rsidP="007C3C66">
            <w:pPr>
              <w:rPr>
                <w:rFonts w:ascii="Gill Sans MT" w:hAnsi="Gill Sans MT" w:cs="Times New Roman"/>
              </w:rPr>
            </w:pPr>
          </w:p>
        </w:tc>
        <w:tc>
          <w:tcPr>
            <w:tcW w:w="2346" w:type="dxa"/>
          </w:tcPr>
          <w:p w14:paraId="28F29C2E" w14:textId="77777777" w:rsidR="00AD3137" w:rsidRPr="00431701" w:rsidRDefault="00AD3137" w:rsidP="007C3C66">
            <w:pPr>
              <w:rPr>
                <w:rFonts w:ascii="Gill Sans MT" w:hAnsi="Gill Sans MT" w:cs="Times New Roman"/>
              </w:rPr>
            </w:pPr>
          </w:p>
        </w:tc>
        <w:tc>
          <w:tcPr>
            <w:tcW w:w="2346" w:type="dxa"/>
          </w:tcPr>
          <w:p w14:paraId="7E5E4935" w14:textId="77777777" w:rsidR="00AD3137" w:rsidRPr="00431701" w:rsidRDefault="00AD3137" w:rsidP="007C3C66">
            <w:pPr>
              <w:rPr>
                <w:rFonts w:ascii="Gill Sans MT" w:hAnsi="Gill Sans MT" w:cs="Times New Roman"/>
              </w:rPr>
            </w:pPr>
          </w:p>
        </w:tc>
      </w:tr>
      <w:tr w:rsidR="00AD3137" w:rsidRPr="00431701" w14:paraId="2D5D7463" w14:textId="77777777" w:rsidTr="00F35D3A">
        <w:tc>
          <w:tcPr>
            <w:tcW w:w="468" w:type="dxa"/>
          </w:tcPr>
          <w:p w14:paraId="55DFB588"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k</w:t>
            </w:r>
            <w:proofErr w:type="gramEnd"/>
          </w:p>
        </w:tc>
        <w:tc>
          <w:tcPr>
            <w:tcW w:w="1890" w:type="dxa"/>
          </w:tcPr>
          <w:p w14:paraId="02440A90" w14:textId="77777777" w:rsidR="00AD3137" w:rsidRPr="00431701" w:rsidRDefault="00AD3137" w:rsidP="007C3C66">
            <w:pPr>
              <w:rPr>
                <w:rFonts w:ascii="Gill Sans MT" w:hAnsi="Gill Sans MT" w:cs="Times New Roman"/>
              </w:rPr>
            </w:pPr>
            <w:r w:rsidRPr="00431701">
              <w:rPr>
                <w:rFonts w:ascii="Gill Sans MT" w:hAnsi="Gill Sans MT" w:cs="Times New Roman"/>
              </w:rPr>
              <w:t>Herbs and spices</w:t>
            </w:r>
          </w:p>
        </w:tc>
        <w:tc>
          <w:tcPr>
            <w:tcW w:w="2262" w:type="dxa"/>
          </w:tcPr>
          <w:p w14:paraId="0755ECDD" w14:textId="77777777" w:rsidR="00AD3137" w:rsidRPr="00431701" w:rsidRDefault="00AD3137" w:rsidP="007C3C66">
            <w:pPr>
              <w:rPr>
                <w:rFonts w:ascii="Gill Sans MT" w:hAnsi="Gill Sans MT" w:cs="Times New Roman"/>
              </w:rPr>
            </w:pPr>
          </w:p>
        </w:tc>
        <w:tc>
          <w:tcPr>
            <w:tcW w:w="1266" w:type="dxa"/>
          </w:tcPr>
          <w:p w14:paraId="066C96C2" w14:textId="77777777" w:rsidR="00AD3137" w:rsidRPr="00431701" w:rsidRDefault="00AD3137" w:rsidP="007C3C66">
            <w:pPr>
              <w:rPr>
                <w:rFonts w:ascii="Gill Sans MT" w:hAnsi="Gill Sans MT" w:cs="Times New Roman"/>
              </w:rPr>
            </w:pPr>
          </w:p>
        </w:tc>
        <w:tc>
          <w:tcPr>
            <w:tcW w:w="1692" w:type="dxa"/>
          </w:tcPr>
          <w:p w14:paraId="0EE04AFD" w14:textId="77777777" w:rsidR="00AD3137" w:rsidRPr="00431701" w:rsidRDefault="00AD3137" w:rsidP="007C3C66">
            <w:pPr>
              <w:rPr>
                <w:rFonts w:ascii="Gill Sans MT" w:hAnsi="Gill Sans MT" w:cs="Times New Roman"/>
              </w:rPr>
            </w:pPr>
          </w:p>
        </w:tc>
        <w:tc>
          <w:tcPr>
            <w:tcW w:w="2346" w:type="dxa"/>
          </w:tcPr>
          <w:p w14:paraId="4DA9912C" w14:textId="77777777" w:rsidR="00AD3137" w:rsidRPr="00431701" w:rsidRDefault="00AD3137" w:rsidP="007C3C66">
            <w:pPr>
              <w:rPr>
                <w:rFonts w:ascii="Gill Sans MT" w:hAnsi="Gill Sans MT" w:cs="Times New Roman"/>
              </w:rPr>
            </w:pPr>
          </w:p>
        </w:tc>
        <w:tc>
          <w:tcPr>
            <w:tcW w:w="2346" w:type="dxa"/>
          </w:tcPr>
          <w:p w14:paraId="7D331FF2" w14:textId="77777777" w:rsidR="00AD3137" w:rsidRPr="00431701" w:rsidRDefault="00AD3137" w:rsidP="007C3C66">
            <w:pPr>
              <w:rPr>
                <w:rFonts w:ascii="Gill Sans MT" w:hAnsi="Gill Sans MT" w:cs="Times New Roman"/>
              </w:rPr>
            </w:pPr>
          </w:p>
        </w:tc>
      </w:tr>
      <w:tr w:rsidR="00AD3137" w:rsidRPr="00431701" w14:paraId="7BA351C1" w14:textId="77777777" w:rsidTr="00F35D3A">
        <w:tc>
          <w:tcPr>
            <w:tcW w:w="468" w:type="dxa"/>
          </w:tcPr>
          <w:p w14:paraId="7546BBF9"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l</w:t>
            </w:r>
            <w:proofErr w:type="gramEnd"/>
          </w:p>
        </w:tc>
        <w:tc>
          <w:tcPr>
            <w:tcW w:w="1890" w:type="dxa"/>
          </w:tcPr>
          <w:p w14:paraId="35A640A2" w14:textId="77777777" w:rsidR="00AD3137" w:rsidRPr="00431701" w:rsidRDefault="00AD3137" w:rsidP="007C3C66">
            <w:pPr>
              <w:rPr>
                <w:rFonts w:ascii="Gill Sans MT" w:hAnsi="Gill Sans MT" w:cs="Times New Roman"/>
              </w:rPr>
            </w:pPr>
            <w:r w:rsidRPr="00431701">
              <w:rPr>
                <w:rFonts w:ascii="Gill Sans MT" w:hAnsi="Gill Sans MT" w:cs="Times New Roman"/>
              </w:rPr>
              <w:t>Dying/tanning</w:t>
            </w:r>
          </w:p>
        </w:tc>
        <w:tc>
          <w:tcPr>
            <w:tcW w:w="2262" w:type="dxa"/>
          </w:tcPr>
          <w:p w14:paraId="460A6663" w14:textId="77777777" w:rsidR="00AD3137" w:rsidRPr="00431701" w:rsidRDefault="00AD3137" w:rsidP="007C3C66">
            <w:pPr>
              <w:rPr>
                <w:rFonts w:ascii="Gill Sans MT" w:hAnsi="Gill Sans MT" w:cs="Times New Roman"/>
              </w:rPr>
            </w:pPr>
          </w:p>
        </w:tc>
        <w:tc>
          <w:tcPr>
            <w:tcW w:w="1266" w:type="dxa"/>
          </w:tcPr>
          <w:p w14:paraId="1806AE26" w14:textId="77777777" w:rsidR="00AD3137" w:rsidRPr="00431701" w:rsidRDefault="00AD3137" w:rsidP="007C3C66">
            <w:pPr>
              <w:rPr>
                <w:rFonts w:ascii="Gill Sans MT" w:hAnsi="Gill Sans MT" w:cs="Times New Roman"/>
              </w:rPr>
            </w:pPr>
          </w:p>
        </w:tc>
        <w:tc>
          <w:tcPr>
            <w:tcW w:w="1692" w:type="dxa"/>
          </w:tcPr>
          <w:p w14:paraId="53539489" w14:textId="77777777" w:rsidR="00AD3137" w:rsidRPr="00431701" w:rsidRDefault="00AD3137" w:rsidP="007C3C66">
            <w:pPr>
              <w:rPr>
                <w:rFonts w:ascii="Gill Sans MT" w:hAnsi="Gill Sans MT" w:cs="Times New Roman"/>
              </w:rPr>
            </w:pPr>
          </w:p>
        </w:tc>
        <w:tc>
          <w:tcPr>
            <w:tcW w:w="2346" w:type="dxa"/>
          </w:tcPr>
          <w:p w14:paraId="48763678" w14:textId="77777777" w:rsidR="00AD3137" w:rsidRPr="00431701" w:rsidRDefault="00AD3137" w:rsidP="007C3C66">
            <w:pPr>
              <w:rPr>
                <w:rFonts w:ascii="Gill Sans MT" w:hAnsi="Gill Sans MT" w:cs="Times New Roman"/>
              </w:rPr>
            </w:pPr>
          </w:p>
        </w:tc>
        <w:tc>
          <w:tcPr>
            <w:tcW w:w="2346" w:type="dxa"/>
          </w:tcPr>
          <w:p w14:paraId="7A14663E" w14:textId="77777777" w:rsidR="00AD3137" w:rsidRPr="00431701" w:rsidRDefault="00AD3137" w:rsidP="007C3C66">
            <w:pPr>
              <w:rPr>
                <w:rFonts w:ascii="Gill Sans MT" w:hAnsi="Gill Sans MT" w:cs="Times New Roman"/>
              </w:rPr>
            </w:pPr>
          </w:p>
        </w:tc>
      </w:tr>
      <w:tr w:rsidR="00AD3137" w:rsidRPr="00431701" w14:paraId="02A1C65C" w14:textId="77777777" w:rsidTr="00F35D3A">
        <w:tc>
          <w:tcPr>
            <w:tcW w:w="468" w:type="dxa"/>
          </w:tcPr>
          <w:p w14:paraId="43845545"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m</w:t>
            </w:r>
            <w:proofErr w:type="gramEnd"/>
          </w:p>
        </w:tc>
        <w:tc>
          <w:tcPr>
            <w:tcW w:w="1890" w:type="dxa"/>
          </w:tcPr>
          <w:p w14:paraId="46C81128" w14:textId="77777777" w:rsidR="00AD3137" w:rsidRPr="00431701" w:rsidRDefault="00AD3137" w:rsidP="007C3C66">
            <w:pPr>
              <w:rPr>
                <w:rFonts w:ascii="Gill Sans MT" w:hAnsi="Gill Sans MT" w:cs="Times New Roman"/>
              </w:rPr>
            </w:pPr>
            <w:r w:rsidRPr="00431701">
              <w:rPr>
                <w:rFonts w:ascii="Gill Sans MT" w:hAnsi="Gill Sans MT" w:cs="Times New Roman"/>
              </w:rPr>
              <w:t>Seeds (for regeneration purposes)</w:t>
            </w:r>
          </w:p>
        </w:tc>
        <w:tc>
          <w:tcPr>
            <w:tcW w:w="2262" w:type="dxa"/>
          </w:tcPr>
          <w:p w14:paraId="04470440" w14:textId="77777777" w:rsidR="00AD3137" w:rsidRPr="00431701" w:rsidRDefault="00AD3137" w:rsidP="007C3C66">
            <w:pPr>
              <w:rPr>
                <w:rFonts w:ascii="Gill Sans MT" w:hAnsi="Gill Sans MT" w:cs="Times New Roman"/>
              </w:rPr>
            </w:pPr>
          </w:p>
        </w:tc>
        <w:tc>
          <w:tcPr>
            <w:tcW w:w="1266" w:type="dxa"/>
          </w:tcPr>
          <w:p w14:paraId="337AC120" w14:textId="77777777" w:rsidR="00AD3137" w:rsidRPr="00431701" w:rsidRDefault="00AD3137" w:rsidP="007C3C66">
            <w:pPr>
              <w:rPr>
                <w:rFonts w:ascii="Gill Sans MT" w:hAnsi="Gill Sans MT" w:cs="Times New Roman"/>
              </w:rPr>
            </w:pPr>
          </w:p>
        </w:tc>
        <w:tc>
          <w:tcPr>
            <w:tcW w:w="1692" w:type="dxa"/>
          </w:tcPr>
          <w:p w14:paraId="074FB31C" w14:textId="77777777" w:rsidR="00AD3137" w:rsidRPr="00431701" w:rsidRDefault="00AD3137" w:rsidP="007C3C66">
            <w:pPr>
              <w:rPr>
                <w:rFonts w:ascii="Gill Sans MT" w:hAnsi="Gill Sans MT" w:cs="Times New Roman"/>
              </w:rPr>
            </w:pPr>
          </w:p>
        </w:tc>
        <w:tc>
          <w:tcPr>
            <w:tcW w:w="2346" w:type="dxa"/>
          </w:tcPr>
          <w:p w14:paraId="1796DB6B" w14:textId="77777777" w:rsidR="00AD3137" w:rsidRPr="00431701" w:rsidRDefault="00AD3137" w:rsidP="007C3C66">
            <w:pPr>
              <w:rPr>
                <w:rFonts w:ascii="Gill Sans MT" w:hAnsi="Gill Sans MT" w:cs="Times New Roman"/>
              </w:rPr>
            </w:pPr>
          </w:p>
        </w:tc>
        <w:tc>
          <w:tcPr>
            <w:tcW w:w="2346" w:type="dxa"/>
          </w:tcPr>
          <w:p w14:paraId="116C4BBA" w14:textId="77777777" w:rsidR="00AD3137" w:rsidRPr="00431701" w:rsidRDefault="00AD3137" w:rsidP="007C3C66">
            <w:pPr>
              <w:rPr>
                <w:rFonts w:ascii="Gill Sans MT" w:hAnsi="Gill Sans MT" w:cs="Times New Roman"/>
              </w:rPr>
            </w:pPr>
          </w:p>
        </w:tc>
      </w:tr>
      <w:tr w:rsidR="00AD3137" w:rsidRPr="00431701" w14:paraId="133C31CA" w14:textId="77777777" w:rsidTr="00F35D3A">
        <w:tc>
          <w:tcPr>
            <w:tcW w:w="468" w:type="dxa"/>
          </w:tcPr>
          <w:p w14:paraId="13437C36"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n</w:t>
            </w:r>
            <w:proofErr w:type="gramEnd"/>
          </w:p>
        </w:tc>
        <w:tc>
          <w:tcPr>
            <w:tcW w:w="1890" w:type="dxa"/>
          </w:tcPr>
          <w:p w14:paraId="1F00CD5B" w14:textId="77777777" w:rsidR="00AD3137" w:rsidRPr="00431701" w:rsidRDefault="00AD3137" w:rsidP="007C3C66">
            <w:pPr>
              <w:rPr>
                <w:rFonts w:ascii="Gill Sans MT" w:hAnsi="Gill Sans MT" w:cs="Times New Roman"/>
              </w:rPr>
            </w:pPr>
            <w:proofErr w:type="spellStart"/>
            <w:r w:rsidRPr="00431701">
              <w:rPr>
                <w:rFonts w:ascii="Gill Sans MT" w:hAnsi="Gill Sans MT" w:cs="Times New Roman"/>
              </w:rPr>
              <w:t>Fibres</w:t>
            </w:r>
            <w:proofErr w:type="spellEnd"/>
            <w:r w:rsidRPr="00431701">
              <w:rPr>
                <w:rFonts w:ascii="Gill Sans MT" w:hAnsi="Gill Sans MT" w:cs="Times New Roman"/>
              </w:rPr>
              <w:t xml:space="preserve"> (for rope, </w:t>
            </w:r>
            <w:proofErr w:type="spellStart"/>
            <w:r w:rsidRPr="00431701">
              <w:rPr>
                <w:rFonts w:ascii="Gill Sans MT" w:hAnsi="Gill Sans MT" w:cs="Times New Roman"/>
              </w:rPr>
              <w:t>etc</w:t>
            </w:r>
            <w:proofErr w:type="spellEnd"/>
            <w:r w:rsidRPr="00431701">
              <w:rPr>
                <w:rFonts w:ascii="Gill Sans MT" w:hAnsi="Gill Sans MT" w:cs="Times New Roman"/>
              </w:rPr>
              <w:t>)</w:t>
            </w:r>
          </w:p>
        </w:tc>
        <w:tc>
          <w:tcPr>
            <w:tcW w:w="2262" w:type="dxa"/>
          </w:tcPr>
          <w:p w14:paraId="7CD2ED34" w14:textId="77777777" w:rsidR="00AD3137" w:rsidRPr="00431701" w:rsidRDefault="00AD3137" w:rsidP="007C3C66">
            <w:pPr>
              <w:rPr>
                <w:rFonts w:ascii="Gill Sans MT" w:hAnsi="Gill Sans MT" w:cs="Times New Roman"/>
              </w:rPr>
            </w:pPr>
          </w:p>
        </w:tc>
        <w:tc>
          <w:tcPr>
            <w:tcW w:w="1266" w:type="dxa"/>
          </w:tcPr>
          <w:p w14:paraId="42E2D93A" w14:textId="77777777" w:rsidR="00AD3137" w:rsidRPr="00431701" w:rsidRDefault="00AD3137" w:rsidP="007C3C66">
            <w:pPr>
              <w:rPr>
                <w:rFonts w:ascii="Gill Sans MT" w:hAnsi="Gill Sans MT" w:cs="Times New Roman"/>
              </w:rPr>
            </w:pPr>
          </w:p>
        </w:tc>
        <w:tc>
          <w:tcPr>
            <w:tcW w:w="1692" w:type="dxa"/>
          </w:tcPr>
          <w:p w14:paraId="13B47125" w14:textId="77777777" w:rsidR="00AD3137" w:rsidRPr="00431701" w:rsidRDefault="00AD3137" w:rsidP="007C3C66">
            <w:pPr>
              <w:rPr>
                <w:rFonts w:ascii="Gill Sans MT" w:hAnsi="Gill Sans MT" w:cs="Times New Roman"/>
              </w:rPr>
            </w:pPr>
          </w:p>
        </w:tc>
        <w:tc>
          <w:tcPr>
            <w:tcW w:w="2346" w:type="dxa"/>
          </w:tcPr>
          <w:p w14:paraId="0C656193" w14:textId="77777777" w:rsidR="00AD3137" w:rsidRPr="00431701" w:rsidRDefault="00AD3137" w:rsidP="007C3C66">
            <w:pPr>
              <w:rPr>
                <w:rFonts w:ascii="Gill Sans MT" w:hAnsi="Gill Sans MT" w:cs="Times New Roman"/>
              </w:rPr>
            </w:pPr>
          </w:p>
        </w:tc>
        <w:tc>
          <w:tcPr>
            <w:tcW w:w="2346" w:type="dxa"/>
          </w:tcPr>
          <w:p w14:paraId="285D02AB" w14:textId="77777777" w:rsidR="00AD3137" w:rsidRPr="00431701" w:rsidRDefault="00AD3137" w:rsidP="007C3C66">
            <w:pPr>
              <w:rPr>
                <w:rFonts w:ascii="Gill Sans MT" w:hAnsi="Gill Sans MT" w:cs="Times New Roman"/>
              </w:rPr>
            </w:pPr>
          </w:p>
        </w:tc>
      </w:tr>
      <w:tr w:rsidR="00AD3137" w:rsidRPr="00431701" w14:paraId="7162B14F" w14:textId="77777777" w:rsidTr="00F35D3A">
        <w:tc>
          <w:tcPr>
            <w:tcW w:w="468" w:type="dxa"/>
          </w:tcPr>
          <w:p w14:paraId="074ED9CB"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o</w:t>
            </w:r>
            <w:proofErr w:type="gramEnd"/>
          </w:p>
        </w:tc>
        <w:tc>
          <w:tcPr>
            <w:tcW w:w="1890" w:type="dxa"/>
          </w:tcPr>
          <w:p w14:paraId="7705F831" w14:textId="77777777" w:rsidR="00AD3137" w:rsidRPr="00431701" w:rsidRDefault="00AD3137" w:rsidP="007C3C66">
            <w:pPr>
              <w:rPr>
                <w:rFonts w:ascii="Gill Sans MT" w:hAnsi="Gill Sans MT" w:cs="Times New Roman"/>
              </w:rPr>
            </w:pPr>
            <w:r w:rsidRPr="00431701">
              <w:rPr>
                <w:rFonts w:ascii="Gill Sans MT" w:hAnsi="Gill Sans MT" w:cs="Times New Roman"/>
              </w:rPr>
              <w:t>Other plant products</w:t>
            </w:r>
          </w:p>
        </w:tc>
        <w:tc>
          <w:tcPr>
            <w:tcW w:w="2262" w:type="dxa"/>
          </w:tcPr>
          <w:p w14:paraId="3B0F5986" w14:textId="77777777" w:rsidR="00AD3137" w:rsidRPr="00431701" w:rsidRDefault="00AD3137" w:rsidP="007C3C66">
            <w:pPr>
              <w:rPr>
                <w:rFonts w:ascii="Gill Sans MT" w:hAnsi="Gill Sans MT" w:cs="Times New Roman"/>
              </w:rPr>
            </w:pPr>
          </w:p>
        </w:tc>
        <w:tc>
          <w:tcPr>
            <w:tcW w:w="1266" w:type="dxa"/>
          </w:tcPr>
          <w:p w14:paraId="56EA4EE8" w14:textId="77777777" w:rsidR="00AD3137" w:rsidRPr="00431701" w:rsidRDefault="00AD3137" w:rsidP="007C3C66">
            <w:pPr>
              <w:rPr>
                <w:rFonts w:ascii="Gill Sans MT" w:hAnsi="Gill Sans MT" w:cs="Times New Roman"/>
              </w:rPr>
            </w:pPr>
          </w:p>
        </w:tc>
        <w:tc>
          <w:tcPr>
            <w:tcW w:w="1692" w:type="dxa"/>
          </w:tcPr>
          <w:p w14:paraId="75E20354" w14:textId="77777777" w:rsidR="00AD3137" w:rsidRPr="00431701" w:rsidRDefault="00AD3137" w:rsidP="007C3C66">
            <w:pPr>
              <w:rPr>
                <w:rFonts w:ascii="Gill Sans MT" w:hAnsi="Gill Sans MT" w:cs="Times New Roman"/>
              </w:rPr>
            </w:pPr>
          </w:p>
        </w:tc>
        <w:tc>
          <w:tcPr>
            <w:tcW w:w="2346" w:type="dxa"/>
          </w:tcPr>
          <w:p w14:paraId="7AA6A0AD" w14:textId="77777777" w:rsidR="00AD3137" w:rsidRPr="00431701" w:rsidRDefault="00AD3137" w:rsidP="007C3C66">
            <w:pPr>
              <w:rPr>
                <w:rFonts w:ascii="Gill Sans MT" w:hAnsi="Gill Sans MT" w:cs="Times New Roman"/>
              </w:rPr>
            </w:pPr>
          </w:p>
        </w:tc>
        <w:tc>
          <w:tcPr>
            <w:tcW w:w="2346" w:type="dxa"/>
          </w:tcPr>
          <w:p w14:paraId="656F1417" w14:textId="77777777" w:rsidR="00AD3137" w:rsidRPr="00431701" w:rsidRDefault="00AD3137" w:rsidP="007C3C66">
            <w:pPr>
              <w:rPr>
                <w:rFonts w:ascii="Gill Sans MT" w:hAnsi="Gill Sans MT" w:cs="Times New Roman"/>
              </w:rPr>
            </w:pPr>
          </w:p>
        </w:tc>
      </w:tr>
      <w:tr w:rsidR="00AD3137" w:rsidRPr="00431701" w14:paraId="6EDEA96A" w14:textId="77777777" w:rsidTr="00F35D3A">
        <w:tc>
          <w:tcPr>
            <w:tcW w:w="468" w:type="dxa"/>
          </w:tcPr>
          <w:p w14:paraId="723926AC"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p</w:t>
            </w:r>
            <w:proofErr w:type="gramEnd"/>
          </w:p>
        </w:tc>
        <w:tc>
          <w:tcPr>
            <w:tcW w:w="1890" w:type="dxa"/>
          </w:tcPr>
          <w:p w14:paraId="158D81CF" w14:textId="77777777" w:rsidR="00AD3137" w:rsidRPr="00431701" w:rsidRDefault="00AD3137" w:rsidP="007C3C66">
            <w:pPr>
              <w:rPr>
                <w:rFonts w:ascii="Gill Sans MT" w:hAnsi="Gill Sans MT" w:cs="Times New Roman"/>
              </w:rPr>
            </w:pPr>
            <w:r w:rsidRPr="00431701">
              <w:rPr>
                <w:rFonts w:ascii="Gill Sans MT" w:hAnsi="Gill Sans MT" w:cs="Times New Roman"/>
              </w:rPr>
              <w:t xml:space="preserve">Wildlife (including </w:t>
            </w:r>
            <w:proofErr w:type="spellStart"/>
            <w:r w:rsidRPr="00431701">
              <w:rPr>
                <w:rFonts w:ascii="Gill Sans MT" w:hAnsi="Gill Sans MT" w:cs="Times New Roman"/>
              </w:rPr>
              <w:t>bushmeat</w:t>
            </w:r>
            <w:proofErr w:type="spellEnd"/>
            <w:r w:rsidRPr="00431701">
              <w:rPr>
                <w:rFonts w:ascii="Gill Sans MT" w:hAnsi="Gill Sans MT" w:cs="Times New Roman"/>
              </w:rPr>
              <w:t>)</w:t>
            </w:r>
          </w:p>
        </w:tc>
        <w:tc>
          <w:tcPr>
            <w:tcW w:w="2262" w:type="dxa"/>
          </w:tcPr>
          <w:p w14:paraId="70B99646" w14:textId="77777777" w:rsidR="00AD3137" w:rsidRPr="00431701" w:rsidRDefault="00AD3137" w:rsidP="007C3C66">
            <w:pPr>
              <w:rPr>
                <w:rFonts w:ascii="Gill Sans MT" w:hAnsi="Gill Sans MT" w:cs="Times New Roman"/>
              </w:rPr>
            </w:pPr>
          </w:p>
        </w:tc>
        <w:tc>
          <w:tcPr>
            <w:tcW w:w="1266" w:type="dxa"/>
          </w:tcPr>
          <w:p w14:paraId="1AC6DE7D" w14:textId="77777777" w:rsidR="00AD3137" w:rsidRPr="00431701" w:rsidRDefault="00AD3137" w:rsidP="007C3C66">
            <w:pPr>
              <w:rPr>
                <w:rFonts w:ascii="Gill Sans MT" w:hAnsi="Gill Sans MT" w:cs="Times New Roman"/>
              </w:rPr>
            </w:pPr>
          </w:p>
        </w:tc>
        <w:tc>
          <w:tcPr>
            <w:tcW w:w="1692" w:type="dxa"/>
          </w:tcPr>
          <w:p w14:paraId="5A5219D4" w14:textId="77777777" w:rsidR="00AD3137" w:rsidRPr="00431701" w:rsidRDefault="00AD3137" w:rsidP="007C3C66">
            <w:pPr>
              <w:rPr>
                <w:rFonts w:ascii="Gill Sans MT" w:hAnsi="Gill Sans MT" w:cs="Times New Roman"/>
              </w:rPr>
            </w:pPr>
          </w:p>
        </w:tc>
        <w:tc>
          <w:tcPr>
            <w:tcW w:w="2346" w:type="dxa"/>
          </w:tcPr>
          <w:p w14:paraId="1AB5D19B" w14:textId="77777777" w:rsidR="00AD3137" w:rsidRPr="00431701" w:rsidRDefault="00AD3137" w:rsidP="007C3C66">
            <w:pPr>
              <w:rPr>
                <w:rFonts w:ascii="Gill Sans MT" w:hAnsi="Gill Sans MT" w:cs="Times New Roman"/>
              </w:rPr>
            </w:pPr>
          </w:p>
        </w:tc>
        <w:tc>
          <w:tcPr>
            <w:tcW w:w="2346" w:type="dxa"/>
          </w:tcPr>
          <w:p w14:paraId="4C36D6E3" w14:textId="77777777" w:rsidR="00AD3137" w:rsidRPr="00431701" w:rsidRDefault="00AD3137" w:rsidP="007C3C66">
            <w:pPr>
              <w:rPr>
                <w:rFonts w:ascii="Gill Sans MT" w:hAnsi="Gill Sans MT" w:cs="Times New Roman"/>
              </w:rPr>
            </w:pPr>
          </w:p>
        </w:tc>
      </w:tr>
      <w:tr w:rsidR="00AD3137" w:rsidRPr="00431701" w14:paraId="3006FB29" w14:textId="77777777" w:rsidTr="00F35D3A">
        <w:tc>
          <w:tcPr>
            <w:tcW w:w="468" w:type="dxa"/>
          </w:tcPr>
          <w:p w14:paraId="6F163760"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q</w:t>
            </w:r>
            <w:proofErr w:type="gramEnd"/>
          </w:p>
        </w:tc>
        <w:tc>
          <w:tcPr>
            <w:tcW w:w="1890" w:type="dxa"/>
          </w:tcPr>
          <w:p w14:paraId="42573F0F" w14:textId="77777777" w:rsidR="00AD3137" w:rsidRPr="00431701" w:rsidRDefault="00AD3137" w:rsidP="007C3C66">
            <w:pPr>
              <w:rPr>
                <w:rFonts w:ascii="Gill Sans MT" w:hAnsi="Gill Sans MT" w:cs="Times New Roman"/>
              </w:rPr>
            </w:pPr>
            <w:r w:rsidRPr="00431701">
              <w:rPr>
                <w:rFonts w:ascii="Gill Sans MT" w:hAnsi="Gill Sans MT" w:cs="Times New Roman"/>
              </w:rPr>
              <w:t xml:space="preserve">Beekeeping activities (e.g. honey) </w:t>
            </w:r>
          </w:p>
        </w:tc>
        <w:tc>
          <w:tcPr>
            <w:tcW w:w="2262" w:type="dxa"/>
          </w:tcPr>
          <w:p w14:paraId="281AEC8E" w14:textId="77777777" w:rsidR="00AD3137" w:rsidRPr="00431701" w:rsidRDefault="00AD3137" w:rsidP="007C3C66">
            <w:pPr>
              <w:rPr>
                <w:rFonts w:ascii="Gill Sans MT" w:hAnsi="Gill Sans MT" w:cs="Times New Roman"/>
              </w:rPr>
            </w:pPr>
          </w:p>
        </w:tc>
        <w:tc>
          <w:tcPr>
            <w:tcW w:w="1266" w:type="dxa"/>
          </w:tcPr>
          <w:p w14:paraId="2BF1CFB7" w14:textId="77777777" w:rsidR="00AD3137" w:rsidRPr="00431701" w:rsidRDefault="00AD3137" w:rsidP="007C3C66">
            <w:pPr>
              <w:rPr>
                <w:rFonts w:ascii="Gill Sans MT" w:hAnsi="Gill Sans MT" w:cs="Times New Roman"/>
              </w:rPr>
            </w:pPr>
          </w:p>
        </w:tc>
        <w:tc>
          <w:tcPr>
            <w:tcW w:w="1692" w:type="dxa"/>
          </w:tcPr>
          <w:p w14:paraId="76BA67EF" w14:textId="77777777" w:rsidR="00AD3137" w:rsidRPr="00431701" w:rsidRDefault="00AD3137" w:rsidP="007C3C66">
            <w:pPr>
              <w:rPr>
                <w:rFonts w:ascii="Gill Sans MT" w:hAnsi="Gill Sans MT" w:cs="Times New Roman"/>
              </w:rPr>
            </w:pPr>
          </w:p>
        </w:tc>
        <w:tc>
          <w:tcPr>
            <w:tcW w:w="2346" w:type="dxa"/>
          </w:tcPr>
          <w:p w14:paraId="68322E76" w14:textId="77777777" w:rsidR="00AD3137" w:rsidRPr="00431701" w:rsidRDefault="00AD3137" w:rsidP="007C3C66">
            <w:pPr>
              <w:rPr>
                <w:rFonts w:ascii="Gill Sans MT" w:hAnsi="Gill Sans MT" w:cs="Times New Roman"/>
              </w:rPr>
            </w:pPr>
          </w:p>
        </w:tc>
        <w:tc>
          <w:tcPr>
            <w:tcW w:w="2346" w:type="dxa"/>
          </w:tcPr>
          <w:p w14:paraId="682D619F" w14:textId="77777777" w:rsidR="00AD3137" w:rsidRPr="00431701" w:rsidRDefault="00AD3137" w:rsidP="007C3C66">
            <w:pPr>
              <w:rPr>
                <w:rFonts w:ascii="Gill Sans MT" w:hAnsi="Gill Sans MT" w:cs="Times New Roman"/>
              </w:rPr>
            </w:pPr>
          </w:p>
        </w:tc>
      </w:tr>
      <w:tr w:rsidR="00AD3137" w:rsidRPr="00431701" w14:paraId="3612A099" w14:textId="77777777" w:rsidTr="00F35D3A">
        <w:tc>
          <w:tcPr>
            <w:tcW w:w="468" w:type="dxa"/>
          </w:tcPr>
          <w:p w14:paraId="16DE2B0A"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r</w:t>
            </w:r>
            <w:proofErr w:type="gramEnd"/>
          </w:p>
        </w:tc>
        <w:tc>
          <w:tcPr>
            <w:tcW w:w="1890" w:type="dxa"/>
          </w:tcPr>
          <w:p w14:paraId="6425DB9F" w14:textId="77777777" w:rsidR="00AD3137" w:rsidRPr="00431701" w:rsidRDefault="00AD3137" w:rsidP="007C3C66">
            <w:pPr>
              <w:rPr>
                <w:rFonts w:ascii="Gill Sans MT" w:hAnsi="Gill Sans MT" w:cs="Times New Roman"/>
              </w:rPr>
            </w:pPr>
            <w:r w:rsidRPr="00431701">
              <w:rPr>
                <w:rFonts w:ascii="Gill Sans MT" w:hAnsi="Gill Sans MT" w:cs="Times New Roman"/>
              </w:rPr>
              <w:t>Caterpillar</w:t>
            </w:r>
          </w:p>
        </w:tc>
        <w:tc>
          <w:tcPr>
            <w:tcW w:w="2262" w:type="dxa"/>
          </w:tcPr>
          <w:p w14:paraId="1B675D6C" w14:textId="77777777" w:rsidR="00AD3137" w:rsidRPr="00431701" w:rsidRDefault="00AD3137" w:rsidP="007C3C66">
            <w:pPr>
              <w:rPr>
                <w:rFonts w:ascii="Gill Sans MT" w:hAnsi="Gill Sans MT" w:cs="Times New Roman"/>
              </w:rPr>
            </w:pPr>
          </w:p>
        </w:tc>
        <w:tc>
          <w:tcPr>
            <w:tcW w:w="1266" w:type="dxa"/>
          </w:tcPr>
          <w:p w14:paraId="6777B8F8" w14:textId="77777777" w:rsidR="00AD3137" w:rsidRPr="00431701" w:rsidRDefault="00AD3137" w:rsidP="007C3C66">
            <w:pPr>
              <w:rPr>
                <w:rFonts w:ascii="Gill Sans MT" w:hAnsi="Gill Sans MT" w:cs="Times New Roman"/>
              </w:rPr>
            </w:pPr>
          </w:p>
        </w:tc>
        <w:tc>
          <w:tcPr>
            <w:tcW w:w="1692" w:type="dxa"/>
          </w:tcPr>
          <w:p w14:paraId="76FFFFE5" w14:textId="77777777" w:rsidR="00AD3137" w:rsidRPr="00431701" w:rsidRDefault="00AD3137" w:rsidP="007C3C66">
            <w:pPr>
              <w:rPr>
                <w:rFonts w:ascii="Gill Sans MT" w:hAnsi="Gill Sans MT" w:cs="Times New Roman"/>
              </w:rPr>
            </w:pPr>
          </w:p>
        </w:tc>
        <w:tc>
          <w:tcPr>
            <w:tcW w:w="2346" w:type="dxa"/>
          </w:tcPr>
          <w:p w14:paraId="5608F36B" w14:textId="77777777" w:rsidR="00AD3137" w:rsidRPr="00431701" w:rsidRDefault="00AD3137" w:rsidP="007C3C66">
            <w:pPr>
              <w:rPr>
                <w:rFonts w:ascii="Gill Sans MT" w:hAnsi="Gill Sans MT" w:cs="Times New Roman"/>
              </w:rPr>
            </w:pPr>
          </w:p>
        </w:tc>
        <w:tc>
          <w:tcPr>
            <w:tcW w:w="2346" w:type="dxa"/>
          </w:tcPr>
          <w:p w14:paraId="306F3A0C" w14:textId="77777777" w:rsidR="00AD3137" w:rsidRPr="00431701" w:rsidRDefault="00AD3137" w:rsidP="007C3C66">
            <w:pPr>
              <w:rPr>
                <w:rFonts w:ascii="Gill Sans MT" w:hAnsi="Gill Sans MT" w:cs="Times New Roman"/>
              </w:rPr>
            </w:pPr>
          </w:p>
        </w:tc>
      </w:tr>
      <w:tr w:rsidR="00AD3137" w:rsidRPr="00431701" w14:paraId="77A7E22E" w14:textId="77777777" w:rsidTr="00F35D3A">
        <w:tc>
          <w:tcPr>
            <w:tcW w:w="468" w:type="dxa"/>
          </w:tcPr>
          <w:p w14:paraId="03A7D6F1" w14:textId="77777777" w:rsidR="00AD3137" w:rsidRPr="00431701" w:rsidRDefault="00AD3137" w:rsidP="007C3C66">
            <w:pPr>
              <w:rPr>
                <w:rFonts w:ascii="Gill Sans MT" w:hAnsi="Gill Sans MT" w:cs="Times New Roman"/>
              </w:rPr>
            </w:pPr>
            <w:proofErr w:type="gramStart"/>
            <w:r w:rsidRPr="00431701">
              <w:rPr>
                <w:rFonts w:ascii="Gill Sans MT" w:hAnsi="Gill Sans MT" w:cs="Times New Roman"/>
              </w:rPr>
              <w:t>s</w:t>
            </w:r>
            <w:proofErr w:type="gramEnd"/>
          </w:p>
        </w:tc>
        <w:tc>
          <w:tcPr>
            <w:tcW w:w="1890" w:type="dxa"/>
          </w:tcPr>
          <w:p w14:paraId="58ED885B" w14:textId="77777777" w:rsidR="00AD3137" w:rsidRPr="00431701" w:rsidRDefault="00AD3137" w:rsidP="007C3C66">
            <w:pPr>
              <w:rPr>
                <w:rFonts w:ascii="Gill Sans MT" w:hAnsi="Gill Sans MT" w:cs="Times New Roman"/>
              </w:rPr>
            </w:pPr>
            <w:r w:rsidRPr="00431701">
              <w:rPr>
                <w:rFonts w:ascii="Gill Sans MT" w:hAnsi="Gill Sans MT" w:cs="Times New Roman"/>
              </w:rPr>
              <w:t xml:space="preserve">Other, specify </w:t>
            </w:r>
          </w:p>
        </w:tc>
        <w:tc>
          <w:tcPr>
            <w:tcW w:w="2262" w:type="dxa"/>
          </w:tcPr>
          <w:p w14:paraId="2B94FCBA" w14:textId="77777777" w:rsidR="00AD3137" w:rsidRPr="00431701" w:rsidRDefault="00AD3137" w:rsidP="007C3C66">
            <w:pPr>
              <w:rPr>
                <w:rFonts w:ascii="Gill Sans MT" w:hAnsi="Gill Sans MT" w:cs="Times New Roman"/>
              </w:rPr>
            </w:pPr>
          </w:p>
        </w:tc>
        <w:tc>
          <w:tcPr>
            <w:tcW w:w="1266" w:type="dxa"/>
          </w:tcPr>
          <w:p w14:paraId="0DB0341B" w14:textId="77777777" w:rsidR="00AD3137" w:rsidRPr="00431701" w:rsidRDefault="00AD3137" w:rsidP="007C3C66">
            <w:pPr>
              <w:rPr>
                <w:rFonts w:ascii="Gill Sans MT" w:hAnsi="Gill Sans MT" w:cs="Times New Roman"/>
              </w:rPr>
            </w:pPr>
          </w:p>
        </w:tc>
        <w:tc>
          <w:tcPr>
            <w:tcW w:w="1692" w:type="dxa"/>
          </w:tcPr>
          <w:p w14:paraId="3BCB9CB1" w14:textId="77777777" w:rsidR="00AD3137" w:rsidRPr="00431701" w:rsidRDefault="00AD3137" w:rsidP="007C3C66">
            <w:pPr>
              <w:rPr>
                <w:rFonts w:ascii="Gill Sans MT" w:hAnsi="Gill Sans MT" w:cs="Times New Roman"/>
              </w:rPr>
            </w:pPr>
          </w:p>
        </w:tc>
        <w:tc>
          <w:tcPr>
            <w:tcW w:w="2346" w:type="dxa"/>
          </w:tcPr>
          <w:p w14:paraId="0D470493" w14:textId="77777777" w:rsidR="00AD3137" w:rsidRPr="00431701" w:rsidRDefault="00AD3137" w:rsidP="007C3C66">
            <w:pPr>
              <w:rPr>
                <w:rFonts w:ascii="Gill Sans MT" w:hAnsi="Gill Sans MT" w:cs="Times New Roman"/>
              </w:rPr>
            </w:pPr>
          </w:p>
        </w:tc>
        <w:tc>
          <w:tcPr>
            <w:tcW w:w="2346" w:type="dxa"/>
          </w:tcPr>
          <w:p w14:paraId="78873FCF" w14:textId="77777777" w:rsidR="00AD3137" w:rsidRPr="00431701" w:rsidRDefault="00AD3137" w:rsidP="007C3C66">
            <w:pPr>
              <w:rPr>
                <w:rFonts w:ascii="Gill Sans MT" w:hAnsi="Gill Sans MT" w:cs="Times New Roman"/>
              </w:rPr>
            </w:pPr>
          </w:p>
        </w:tc>
      </w:tr>
    </w:tbl>
    <w:p w14:paraId="7E9CF3D2" w14:textId="77777777" w:rsidR="00AD3137" w:rsidRPr="00431701" w:rsidRDefault="00AD3137" w:rsidP="007C3C66">
      <w:pPr>
        <w:rPr>
          <w:rFonts w:ascii="Gill Sans MT" w:eastAsia="Calibri" w:hAnsi="Gill Sans MT" w:cs="Times New Roman"/>
          <w:sz w:val="22"/>
          <w:szCs w:val="22"/>
        </w:rPr>
      </w:pPr>
    </w:p>
    <w:tbl>
      <w:tblPr>
        <w:tblStyle w:val="TableGrid1"/>
        <w:tblW w:w="0" w:type="auto"/>
        <w:tblLook w:val="04A0" w:firstRow="1" w:lastRow="0" w:firstColumn="1" w:lastColumn="0" w:noHBand="0" w:noVBand="1"/>
      </w:tblPr>
      <w:tblGrid>
        <w:gridCol w:w="3660"/>
        <w:gridCol w:w="3735"/>
        <w:gridCol w:w="3621"/>
      </w:tblGrid>
      <w:tr w:rsidR="00AD3137" w:rsidRPr="00431701" w14:paraId="07E6C939" w14:textId="77777777" w:rsidTr="00AD3137">
        <w:tc>
          <w:tcPr>
            <w:tcW w:w="4392" w:type="dxa"/>
          </w:tcPr>
          <w:p w14:paraId="6642BBE5" w14:textId="77777777" w:rsidR="00AD3137" w:rsidRPr="00431701" w:rsidRDefault="00AD3137" w:rsidP="007C3C66">
            <w:pPr>
              <w:rPr>
                <w:rFonts w:ascii="Gill Sans MT" w:hAnsi="Gill Sans MT" w:cs="Times New Roman"/>
              </w:rPr>
            </w:pPr>
            <w:r w:rsidRPr="00431701">
              <w:rPr>
                <w:rFonts w:ascii="Gill Sans MT" w:hAnsi="Gill Sans MT" w:cs="Times New Roman"/>
              </w:rPr>
              <w:t>Reason for increase - 123</w:t>
            </w:r>
          </w:p>
        </w:tc>
        <w:tc>
          <w:tcPr>
            <w:tcW w:w="4392" w:type="dxa"/>
          </w:tcPr>
          <w:p w14:paraId="292F1CBB" w14:textId="77777777" w:rsidR="00AD3137" w:rsidRPr="00431701" w:rsidRDefault="00AD3137" w:rsidP="007C3C66">
            <w:pPr>
              <w:rPr>
                <w:rFonts w:ascii="Gill Sans MT" w:hAnsi="Gill Sans MT" w:cs="Times New Roman"/>
              </w:rPr>
            </w:pPr>
            <w:r w:rsidRPr="00431701">
              <w:rPr>
                <w:rFonts w:ascii="Gill Sans MT" w:hAnsi="Gill Sans MT" w:cs="Times New Roman"/>
              </w:rPr>
              <w:t>Reason for decline - 124</w:t>
            </w:r>
          </w:p>
        </w:tc>
        <w:tc>
          <w:tcPr>
            <w:tcW w:w="4392" w:type="dxa"/>
          </w:tcPr>
          <w:p w14:paraId="0F6DF1ED" w14:textId="77777777" w:rsidR="00AD3137" w:rsidRPr="00431701" w:rsidRDefault="00AD3137" w:rsidP="007C3C66">
            <w:pPr>
              <w:rPr>
                <w:rFonts w:ascii="Gill Sans MT" w:hAnsi="Gill Sans MT" w:cs="Times New Roman"/>
              </w:rPr>
            </w:pPr>
            <w:r w:rsidRPr="00431701">
              <w:rPr>
                <w:rFonts w:ascii="Gill Sans MT" w:hAnsi="Gill Sans MT" w:cs="Times New Roman"/>
              </w:rPr>
              <w:t>Response to decline - 125</w:t>
            </w:r>
          </w:p>
        </w:tc>
      </w:tr>
      <w:tr w:rsidR="00AD3137" w:rsidRPr="00431701" w14:paraId="437D3A72" w14:textId="77777777" w:rsidTr="00AD3137">
        <w:tc>
          <w:tcPr>
            <w:tcW w:w="4392" w:type="dxa"/>
          </w:tcPr>
          <w:p w14:paraId="3BC2450E" w14:textId="77777777" w:rsidR="00AD3137" w:rsidRPr="00431701" w:rsidRDefault="00AD3137" w:rsidP="007C3C66">
            <w:pPr>
              <w:rPr>
                <w:rFonts w:ascii="Gill Sans MT" w:hAnsi="Gill Sans MT" w:cs="Times New Roman"/>
              </w:rPr>
            </w:pPr>
            <w:r w:rsidRPr="00431701">
              <w:rPr>
                <w:rFonts w:ascii="Gill Sans MT" w:hAnsi="Gill Sans MT" w:cs="Times New Roman"/>
              </w:rPr>
              <w:t>1=Less clearing of forests for agriculture</w:t>
            </w:r>
          </w:p>
          <w:p w14:paraId="26E01084" w14:textId="77777777" w:rsidR="00AD3137" w:rsidRPr="00431701" w:rsidRDefault="00AD3137" w:rsidP="007C3C66">
            <w:pPr>
              <w:rPr>
                <w:rFonts w:ascii="Gill Sans MT" w:hAnsi="Gill Sans MT" w:cs="Times New Roman"/>
              </w:rPr>
            </w:pPr>
            <w:r w:rsidRPr="00431701">
              <w:rPr>
                <w:rFonts w:ascii="Gill Sans MT" w:hAnsi="Gill Sans MT" w:cs="Times New Roman"/>
              </w:rPr>
              <w:t>2=Less collection of the product by locals</w:t>
            </w:r>
          </w:p>
          <w:p w14:paraId="7CE6570A" w14:textId="77777777" w:rsidR="00AD3137" w:rsidRPr="00431701" w:rsidRDefault="00AD3137" w:rsidP="007C3C66">
            <w:pPr>
              <w:rPr>
                <w:rFonts w:ascii="Gill Sans MT" w:hAnsi="Gill Sans MT" w:cs="Times New Roman"/>
              </w:rPr>
            </w:pPr>
            <w:r w:rsidRPr="00431701">
              <w:rPr>
                <w:rFonts w:ascii="Gill Sans MT" w:hAnsi="Gill Sans MT" w:cs="Times New Roman"/>
              </w:rPr>
              <w:t>3=Less collection of the product from outsiders</w:t>
            </w:r>
          </w:p>
          <w:p w14:paraId="2BA61897" w14:textId="77777777" w:rsidR="00AD3137" w:rsidRPr="00431701" w:rsidRDefault="00AD3137" w:rsidP="007C3C66">
            <w:pPr>
              <w:rPr>
                <w:rFonts w:ascii="Gill Sans MT" w:hAnsi="Gill Sans MT" w:cs="Times New Roman"/>
              </w:rPr>
            </w:pPr>
            <w:r w:rsidRPr="00431701">
              <w:rPr>
                <w:rFonts w:ascii="Gill Sans MT" w:hAnsi="Gill Sans MT" w:cs="Times New Roman"/>
              </w:rPr>
              <w:t>4=Reduced use from large-scale commercial users/projects</w:t>
            </w:r>
          </w:p>
          <w:p w14:paraId="1E0A195F" w14:textId="77777777" w:rsidR="00AD3137" w:rsidRPr="00431701" w:rsidRDefault="00AD3137" w:rsidP="007C3C66">
            <w:pPr>
              <w:rPr>
                <w:rFonts w:ascii="Gill Sans MT" w:hAnsi="Gill Sans MT" w:cs="Times New Roman"/>
              </w:rPr>
            </w:pPr>
            <w:r w:rsidRPr="00431701">
              <w:rPr>
                <w:rFonts w:ascii="Gill Sans MT" w:hAnsi="Gill Sans MT" w:cs="Times New Roman"/>
              </w:rPr>
              <w:t>5=Changes in management of forests</w:t>
            </w:r>
          </w:p>
          <w:p w14:paraId="047C140D" w14:textId="77777777" w:rsidR="00AD3137" w:rsidRPr="00431701" w:rsidRDefault="00AD3137" w:rsidP="007C3C66">
            <w:pPr>
              <w:rPr>
                <w:rFonts w:ascii="Gill Sans MT" w:hAnsi="Gill Sans MT" w:cs="Times New Roman"/>
              </w:rPr>
            </w:pPr>
            <w:r w:rsidRPr="00431701">
              <w:rPr>
                <w:rFonts w:ascii="Gill Sans MT" w:hAnsi="Gill Sans MT" w:cs="Times New Roman"/>
              </w:rPr>
              <w:t xml:space="preserve">6=Climatic changes, </w:t>
            </w:r>
            <w:proofErr w:type="spellStart"/>
            <w:r w:rsidRPr="00431701">
              <w:rPr>
                <w:rFonts w:ascii="Gill Sans MT" w:hAnsi="Gill Sans MT" w:cs="Times New Roman"/>
              </w:rPr>
              <w:t>eg</w:t>
            </w:r>
            <w:proofErr w:type="spellEnd"/>
            <w:r w:rsidRPr="00431701">
              <w:rPr>
                <w:rFonts w:ascii="Gill Sans MT" w:hAnsi="Gill Sans MT" w:cs="Times New Roman"/>
              </w:rPr>
              <w:t xml:space="preserve"> more rainfall</w:t>
            </w:r>
          </w:p>
          <w:p w14:paraId="2719F597" w14:textId="77777777" w:rsidR="00AD3137" w:rsidRPr="00431701" w:rsidRDefault="00AD3137" w:rsidP="007C3C66">
            <w:pPr>
              <w:rPr>
                <w:rFonts w:ascii="Gill Sans MT" w:hAnsi="Gill Sans MT" w:cs="Times New Roman"/>
              </w:rPr>
            </w:pPr>
            <w:r w:rsidRPr="00431701">
              <w:rPr>
                <w:rFonts w:ascii="Gill Sans MT" w:hAnsi="Gill Sans MT" w:cs="Times New Roman"/>
              </w:rPr>
              <w:lastRenderedPageBreak/>
              <w:t>7=Forest clearing that increases supply of product (</w:t>
            </w:r>
            <w:proofErr w:type="spellStart"/>
            <w:r w:rsidRPr="00431701">
              <w:rPr>
                <w:rFonts w:ascii="Gill Sans MT" w:hAnsi="Gill Sans MT" w:cs="Times New Roman"/>
              </w:rPr>
              <w:t>eg</w:t>
            </w:r>
            <w:proofErr w:type="spellEnd"/>
            <w:r w:rsidRPr="00431701">
              <w:rPr>
                <w:rFonts w:ascii="Gill Sans MT" w:hAnsi="Gill Sans MT" w:cs="Times New Roman"/>
              </w:rPr>
              <w:t xml:space="preserve"> </w:t>
            </w:r>
            <w:proofErr w:type="spellStart"/>
            <w:r w:rsidRPr="00431701">
              <w:rPr>
                <w:rFonts w:ascii="Gill Sans MT" w:hAnsi="Gill Sans MT" w:cs="Times New Roman"/>
              </w:rPr>
              <w:t>fuelwood</w:t>
            </w:r>
            <w:proofErr w:type="spellEnd"/>
            <w:r w:rsidRPr="00431701">
              <w:rPr>
                <w:rFonts w:ascii="Gill Sans MT" w:hAnsi="Gill Sans MT" w:cs="Times New Roman"/>
              </w:rPr>
              <w:t>)</w:t>
            </w:r>
          </w:p>
          <w:p w14:paraId="29EF648B" w14:textId="77777777" w:rsidR="00AD3137" w:rsidRPr="00431701" w:rsidRDefault="00AD3137" w:rsidP="007C3C66">
            <w:pPr>
              <w:rPr>
                <w:rFonts w:ascii="Gill Sans MT" w:hAnsi="Gill Sans MT" w:cs="Times New Roman"/>
              </w:rPr>
            </w:pPr>
            <w:r w:rsidRPr="00431701">
              <w:rPr>
                <w:rFonts w:ascii="Gill Sans MT" w:hAnsi="Gill Sans MT" w:cs="Times New Roman"/>
              </w:rPr>
              <w:t>8=Conservation activities or more sustainable harvesting practices</w:t>
            </w:r>
          </w:p>
          <w:p w14:paraId="5FF0F54C" w14:textId="77777777" w:rsidR="00AD3137" w:rsidRPr="00431701" w:rsidRDefault="00AD3137" w:rsidP="007C3C66">
            <w:pPr>
              <w:rPr>
                <w:rFonts w:ascii="Gill Sans MT" w:hAnsi="Gill Sans MT" w:cs="Times New Roman"/>
              </w:rPr>
            </w:pPr>
            <w:r w:rsidRPr="00431701">
              <w:rPr>
                <w:rFonts w:ascii="Gill Sans MT" w:hAnsi="Gill Sans MT" w:cs="Times New Roman"/>
              </w:rPr>
              <w:t>9=Increased secondary forests (land left to regenerate)</w:t>
            </w:r>
          </w:p>
          <w:p w14:paraId="39FF456B" w14:textId="77777777" w:rsidR="00AD3137" w:rsidRPr="00431701" w:rsidRDefault="00AD3137" w:rsidP="007C3C66">
            <w:pPr>
              <w:rPr>
                <w:rFonts w:ascii="Gill Sans MT" w:hAnsi="Gill Sans MT" w:cs="Times New Roman"/>
              </w:rPr>
            </w:pPr>
            <w:r w:rsidRPr="00431701">
              <w:rPr>
                <w:rFonts w:ascii="Gill Sans MT" w:hAnsi="Gill Sans MT" w:cs="Times New Roman"/>
              </w:rPr>
              <w:t xml:space="preserve">10=Tree planting </w:t>
            </w:r>
          </w:p>
          <w:p w14:paraId="1116E76D" w14:textId="77777777" w:rsidR="00AD3137" w:rsidRPr="00431701" w:rsidRDefault="00AD3137" w:rsidP="007C3C66">
            <w:pPr>
              <w:rPr>
                <w:rFonts w:ascii="Gill Sans MT" w:hAnsi="Gill Sans MT" w:cs="Times New Roman"/>
              </w:rPr>
            </w:pPr>
            <w:r w:rsidRPr="00431701">
              <w:rPr>
                <w:rFonts w:ascii="Gill Sans MT" w:hAnsi="Gill Sans MT" w:cs="Times New Roman"/>
              </w:rPr>
              <w:t>11=Improved rights to the product</w:t>
            </w:r>
          </w:p>
          <w:p w14:paraId="36B8F400" w14:textId="77777777" w:rsidR="00AD3137" w:rsidRPr="00431701" w:rsidRDefault="00AD3137" w:rsidP="007C3C66">
            <w:pPr>
              <w:rPr>
                <w:rFonts w:ascii="Gill Sans MT" w:hAnsi="Gill Sans MT" w:cs="Times New Roman"/>
              </w:rPr>
            </w:pPr>
            <w:r w:rsidRPr="00431701">
              <w:rPr>
                <w:rFonts w:ascii="Gill Sans MT" w:hAnsi="Gill Sans MT" w:cs="Times New Roman"/>
              </w:rPr>
              <w:t>12=More illegal access to protected area</w:t>
            </w:r>
          </w:p>
          <w:p w14:paraId="70756EB3" w14:textId="77777777" w:rsidR="00AD3137" w:rsidRPr="00431701" w:rsidRDefault="00AD3137" w:rsidP="007C3C66">
            <w:pPr>
              <w:rPr>
                <w:rFonts w:ascii="Gill Sans MT" w:hAnsi="Gill Sans MT" w:cs="Times New Roman"/>
              </w:rPr>
            </w:pPr>
            <w:r w:rsidRPr="00431701">
              <w:rPr>
                <w:rFonts w:ascii="Gill Sans MT" w:hAnsi="Gill Sans MT" w:cs="Times New Roman"/>
              </w:rPr>
              <w:t>13=Reduced bush fires</w:t>
            </w:r>
          </w:p>
          <w:p w14:paraId="6424CCE6" w14:textId="77777777" w:rsidR="00AD3137" w:rsidRPr="00431701" w:rsidRDefault="00AD3137" w:rsidP="007C3C66">
            <w:pPr>
              <w:rPr>
                <w:rFonts w:ascii="Gill Sans MT" w:hAnsi="Gill Sans MT" w:cs="Times New Roman"/>
              </w:rPr>
            </w:pPr>
            <w:r w:rsidRPr="00431701">
              <w:rPr>
                <w:rFonts w:ascii="Gill Sans MT" w:hAnsi="Gill Sans MT" w:cs="Times New Roman"/>
              </w:rPr>
              <w:t>97=Other, specify</w:t>
            </w:r>
          </w:p>
        </w:tc>
        <w:tc>
          <w:tcPr>
            <w:tcW w:w="4392" w:type="dxa"/>
          </w:tcPr>
          <w:p w14:paraId="72D587C4" w14:textId="77777777" w:rsidR="00AD3137" w:rsidRPr="00431701" w:rsidRDefault="00AD3137" w:rsidP="007C3C66">
            <w:pPr>
              <w:rPr>
                <w:rFonts w:ascii="Gill Sans MT" w:hAnsi="Gill Sans MT" w:cs="Times New Roman"/>
              </w:rPr>
            </w:pPr>
            <w:r w:rsidRPr="00431701">
              <w:rPr>
                <w:rFonts w:ascii="Gill Sans MT" w:hAnsi="Gill Sans MT" w:cs="Times New Roman"/>
              </w:rPr>
              <w:lastRenderedPageBreak/>
              <w:t xml:space="preserve">1=Reduced forest areas due to small-scale clearing for agriculture </w:t>
            </w:r>
          </w:p>
          <w:p w14:paraId="04C65FD8" w14:textId="77777777" w:rsidR="00AD3137" w:rsidRPr="00431701" w:rsidRDefault="00AD3137" w:rsidP="007C3C66">
            <w:pPr>
              <w:rPr>
                <w:rFonts w:ascii="Gill Sans MT" w:hAnsi="Gill Sans MT" w:cs="Times New Roman"/>
              </w:rPr>
            </w:pPr>
            <w:r w:rsidRPr="00431701">
              <w:rPr>
                <w:rFonts w:ascii="Gill Sans MT" w:hAnsi="Gill Sans MT" w:cs="Times New Roman"/>
              </w:rPr>
              <w:t xml:space="preserve">2=Reduced forest area due to large-scale projects (plantations, new settlements, mining activities, </w:t>
            </w:r>
            <w:proofErr w:type="spellStart"/>
            <w:r w:rsidRPr="00431701">
              <w:rPr>
                <w:rFonts w:ascii="Gill Sans MT" w:hAnsi="Gill Sans MT" w:cs="Times New Roman"/>
              </w:rPr>
              <w:t>etc</w:t>
            </w:r>
            <w:proofErr w:type="spellEnd"/>
            <w:r w:rsidRPr="00431701">
              <w:rPr>
                <w:rFonts w:ascii="Gill Sans MT" w:hAnsi="Gill Sans MT" w:cs="Times New Roman"/>
              </w:rPr>
              <w:t>)</w:t>
            </w:r>
          </w:p>
          <w:p w14:paraId="49579BB0" w14:textId="77777777" w:rsidR="00AD3137" w:rsidRPr="00431701" w:rsidRDefault="00AD3137" w:rsidP="007C3C66">
            <w:pPr>
              <w:rPr>
                <w:rFonts w:ascii="Gill Sans MT" w:hAnsi="Gill Sans MT" w:cs="Times New Roman"/>
              </w:rPr>
            </w:pPr>
            <w:r w:rsidRPr="00431701">
              <w:rPr>
                <w:rFonts w:ascii="Gill Sans MT" w:hAnsi="Gill Sans MT" w:cs="Times New Roman"/>
              </w:rPr>
              <w:t>3=Increased use of the plant/tree due to more local people collecting more</w:t>
            </w:r>
          </w:p>
          <w:p w14:paraId="40FC8DF2" w14:textId="77777777" w:rsidR="00AD3137" w:rsidRPr="00431701" w:rsidRDefault="00AD3137" w:rsidP="007C3C66">
            <w:pPr>
              <w:rPr>
                <w:rFonts w:ascii="Gill Sans MT" w:hAnsi="Gill Sans MT" w:cs="Times New Roman"/>
              </w:rPr>
            </w:pPr>
            <w:r w:rsidRPr="00431701">
              <w:rPr>
                <w:rFonts w:ascii="Gill Sans MT" w:hAnsi="Gill Sans MT" w:cs="Times New Roman"/>
              </w:rPr>
              <w:t>4=Increased use of the plant/tree due to more people from outsiders collecting more</w:t>
            </w:r>
          </w:p>
          <w:p w14:paraId="33DE630B" w14:textId="77777777" w:rsidR="00AD3137" w:rsidRPr="00431701" w:rsidRDefault="00AD3137" w:rsidP="007C3C66">
            <w:pPr>
              <w:rPr>
                <w:rFonts w:ascii="Gill Sans MT" w:hAnsi="Gill Sans MT" w:cs="Times New Roman"/>
              </w:rPr>
            </w:pPr>
            <w:r w:rsidRPr="00431701">
              <w:rPr>
                <w:rFonts w:ascii="Gill Sans MT" w:hAnsi="Gill Sans MT" w:cs="Times New Roman"/>
              </w:rPr>
              <w:lastRenderedPageBreak/>
              <w:t xml:space="preserve">5=Timber harvesting </w:t>
            </w:r>
          </w:p>
          <w:p w14:paraId="758A6693" w14:textId="77777777" w:rsidR="00AD3137" w:rsidRPr="00431701" w:rsidRDefault="00AD3137" w:rsidP="007C3C66">
            <w:pPr>
              <w:rPr>
                <w:rFonts w:ascii="Gill Sans MT" w:hAnsi="Gill Sans MT" w:cs="Times New Roman"/>
              </w:rPr>
            </w:pPr>
            <w:r w:rsidRPr="00431701">
              <w:rPr>
                <w:rFonts w:ascii="Gill Sans MT" w:hAnsi="Gill Sans MT" w:cs="Times New Roman"/>
              </w:rPr>
              <w:t xml:space="preserve">6=Charcoal burning </w:t>
            </w:r>
          </w:p>
          <w:p w14:paraId="598DFD7A" w14:textId="77777777" w:rsidR="00AD3137" w:rsidRPr="00431701" w:rsidRDefault="00AD3137" w:rsidP="007C3C66">
            <w:pPr>
              <w:rPr>
                <w:rFonts w:ascii="Gill Sans MT" w:hAnsi="Gill Sans MT" w:cs="Times New Roman"/>
              </w:rPr>
            </w:pPr>
            <w:r w:rsidRPr="00431701">
              <w:rPr>
                <w:rFonts w:ascii="Gill Sans MT" w:hAnsi="Gill Sans MT" w:cs="Times New Roman"/>
              </w:rPr>
              <w:t xml:space="preserve">7=Brick burning </w:t>
            </w:r>
          </w:p>
          <w:p w14:paraId="374216B3" w14:textId="77777777" w:rsidR="00AD3137" w:rsidRPr="00431701" w:rsidRDefault="00AD3137" w:rsidP="007C3C66">
            <w:pPr>
              <w:rPr>
                <w:rFonts w:ascii="Gill Sans MT" w:hAnsi="Gill Sans MT" w:cs="Times New Roman"/>
              </w:rPr>
            </w:pPr>
            <w:r w:rsidRPr="00431701">
              <w:rPr>
                <w:rFonts w:ascii="Gill Sans MT" w:hAnsi="Gill Sans MT" w:cs="Times New Roman"/>
              </w:rPr>
              <w:t>8=Poor harvesting practices</w:t>
            </w:r>
          </w:p>
          <w:p w14:paraId="7D6DA1A6" w14:textId="77777777" w:rsidR="00AD3137" w:rsidRPr="00431701" w:rsidRDefault="00AD3137" w:rsidP="007C3C66">
            <w:pPr>
              <w:rPr>
                <w:rFonts w:ascii="Gill Sans MT" w:hAnsi="Gill Sans MT" w:cs="Times New Roman"/>
              </w:rPr>
            </w:pPr>
            <w:r w:rsidRPr="00431701">
              <w:rPr>
                <w:rFonts w:ascii="Gill Sans MT" w:hAnsi="Gill Sans MT" w:cs="Times New Roman"/>
              </w:rPr>
              <w:t>9=People from outside buying land and restricting access</w:t>
            </w:r>
          </w:p>
          <w:p w14:paraId="71DF483A" w14:textId="77777777" w:rsidR="00AD3137" w:rsidRPr="00431701" w:rsidRDefault="00AD3137" w:rsidP="007C3C66">
            <w:pPr>
              <w:rPr>
                <w:rFonts w:ascii="Gill Sans MT" w:hAnsi="Gill Sans MT" w:cs="Times New Roman"/>
              </w:rPr>
            </w:pPr>
            <w:r w:rsidRPr="00431701">
              <w:rPr>
                <w:rFonts w:ascii="Gill Sans MT" w:hAnsi="Gill Sans MT" w:cs="Times New Roman"/>
              </w:rPr>
              <w:t>10=State or local authority restricting access</w:t>
            </w:r>
          </w:p>
          <w:p w14:paraId="1DE2BAB4" w14:textId="77777777" w:rsidR="00AD3137" w:rsidRPr="00431701" w:rsidRDefault="00AD3137" w:rsidP="007C3C66">
            <w:pPr>
              <w:rPr>
                <w:rFonts w:ascii="Gill Sans MT" w:hAnsi="Gill Sans MT" w:cs="Times New Roman"/>
              </w:rPr>
            </w:pPr>
            <w:r w:rsidRPr="00431701">
              <w:rPr>
                <w:rFonts w:ascii="Gill Sans MT" w:hAnsi="Gill Sans MT" w:cs="Times New Roman"/>
              </w:rPr>
              <w:t>11=Customary or community restrictions on access</w:t>
            </w:r>
          </w:p>
          <w:p w14:paraId="1E2158F2" w14:textId="77777777" w:rsidR="00AD3137" w:rsidRPr="00431701" w:rsidRDefault="00AD3137" w:rsidP="007C3C66">
            <w:pPr>
              <w:rPr>
                <w:rFonts w:ascii="Gill Sans MT" w:hAnsi="Gill Sans MT" w:cs="Times New Roman"/>
              </w:rPr>
            </w:pPr>
            <w:r w:rsidRPr="00431701">
              <w:rPr>
                <w:rFonts w:ascii="Gill Sans MT" w:hAnsi="Gill Sans MT" w:cs="Times New Roman"/>
              </w:rPr>
              <w:t>12=Bush burning/fire</w:t>
            </w:r>
          </w:p>
          <w:p w14:paraId="005DEF52" w14:textId="77777777" w:rsidR="00AD3137" w:rsidRPr="00431701" w:rsidRDefault="00AD3137" w:rsidP="007C3C66">
            <w:pPr>
              <w:rPr>
                <w:rFonts w:ascii="Gill Sans MT" w:hAnsi="Gill Sans MT" w:cs="Times New Roman"/>
              </w:rPr>
            </w:pPr>
            <w:r w:rsidRPr="00431701">
              <w:rPr>
                <w:rFonts w:ascii="Gill Sans MT" w:hAnsi="Gill Sans MT" w:cs="Times New Roman"/>
              </w:rPr>
              <w:t>13=Product attacked/consumed by pests/forest dwelling vermin</w:t>
            </w:r>
          </w:p>
          <w:p w14:paraId="2EB2C121" w14:textId="77777777" w:rsidR="00AD3137" w:rsidRPr="00431701" w:rsidRDefault="00AD3137" w:rsidP="007C3C66">
            <w:pPr>
              <w:rPr>
                <w:rFonts w:ascii="Gill Sans MT" w:hAnsi="Gill Sans MT" w:cs="Times New Roman"/>
              </w:rPr>
            </w:pPr>
            <w:r w:rsidRPr="00431701">
              <w:rPr>
                <w:rFonts w:ascii="Gill Sans MT" w:hAnsi="Gill Sans MT" w:cs="Times New Roman"/>
              </w:rPr>
              <w:t>14=Natural disasters</w:t>
            </w:r>
          </w:p>
          <w:p w14:paraId="1AA7EC81" w14:textId="77777777" w:rsidR="00AD3137" w:rsidRPr="00431701" w:rsidRDefault="00AD3137" w:rsidP="007C3C66">
            <w:pPr>
              <w:rPr>
                <w:rFonts w:ascii="Gill Sans MT" w:hAnsi="Gill Sans MT" w:cs="Times New Roman"/>
              </w:rPr>
            </w:pPr>
            <w:r w:rsidRPr="00431701">
              <w:rPr>
                <w:rFonts w:ascii="Gill Sans MT" w:hAnsi="Gill Sans MT" w:cs="Times New Roman"/>
              </w:rPr>
              <w:t xml:space="preserve">15=Climatic changes </w:t>
            </w:r>
          </w:p>
          <w:p w14:paraId="3728C6BD" w14:textId="77777777" w:rsidR="00AD3137" w:rsidRPr="00431701" w:rsidRDefault="00AD3137" w:rsidP="007C3C66">
            <w:pPr>
              <w:rPr>
                <w:rFonts w:ascii="Gill Sans MT" w:hAnsi="Gill Sans MT" w:cs="Times New Roman"/>
              </w:rPr>
            </w:pPr>
            <w:r w:rsidRPr="00431701">
              <w:rPr>
                <w:rFonts w:ascii="Gill Sans MT" w:hAnsi="Gill Sans MT" w:cs="Times New Roman"/>
              </w:rPr>
              <w:t xml:space="preserve">97=Other, specify </w:t>
            </w:r>
          </w:p>
        </w:tc>
        <w:tc>
          <w:tcPr>
            <w:tcW w:w="4392" w:type="dxa"/>
          </w:tcPr>
          <w:p w14:paraId="325D0B24" w14:textId="77777777" w:rsidR="00AD3137" w:rsidRPr="00431701" w:rsidRDefault="00AD3137" w:rsidP="007C3C66">
            <w:pPr>
              <w:rPr>
                <w:rFonts w:ascii="Gill Sans MT" w:hAnsi="Gill Sans MT" w:cs="Times New Roman"/>
              </w:rPr>
            </w:pPr>
            <w:r w:rsidRPr="00431701">
              <w:rPr>
                <w:rFonts w:ascii="Gill Sans MT" w:hAnsi="Gill Sans MT" w:cs="Times New Roman"/>
              </w:rPr>
              <w:lastRenderedPageBreak/>
              <w:t>1=It did not influence the harvest of forest products</w:t>
            </w:r>
          </w:p>
          <w:p w14:paraId="36812CAF" w14:textId="77777777" w:rsidR="00AD3137" w:rsidRPr="00431701" w:rsidRDefault="00AD3137" w:rsidP="007C3C66">
            <w:pPr>
              <w:rPr>
                <w:rFonts w:ascii="Gill Sans MT" w:hAnsi="Gill Sans MT" w:cs="Times New Roman"/>
              </w:rPr>
            </w:pPr>
            <w:r w:rsidRPr="00431701">
              <w:rPr>
                <w:rFonts w:ascii="Gill Sans MT" w:hAnsi="Gill Sans MT" w:cs="Times New Roman"/>
              </w:rPr>
              <w:t>2=Increase collection time (including travelling to areas further away)</w:t>
            </w:r>
          </w:p>
          <w:p w14:paraId="149C0FCA" w14:textId="77777777" w:rsidR="00AD3137" w:rsidRPr="00431701" w:rsidRDefault="00AD3137" w:rsidP="007C3C66">
            <w:pPr>
              <w:rPr>
                <w:rFonts w:ascii="Gill Sans MT" w:hAnsi="Gill Sans MT" w:cs="Times New Roman"/>
              </w:rPr>
            </w:pPr>
            <w:r w:rsidRPr="00431701">
              <w:rPr>
                <w:rFonts w:ascii="Gill Sans MT" w:hAnsi="Gill Sans MT" w:cs="Times New Roman"/>
              </w:rPr>
              <w:t>3=Buy the product from other suppliers</w:t>
            </w:r>
          </w:p>
          <w:p w14:paraId="42168689" w14:textId="77777777" w:rsidR="00AD3137" w:rsidRPr="00431701" w:rsidRDefault="00AD3137" w:rsidP="007C3C66">
            <w:pPr>
              <w:rPr>
                <w:rFonts w:ascii="Gill Sans MT" w:hAnsi="Gill Sans MT" w:cs="Times New Roman"/>
              </w:rPr>
            </w:pPr>
            <w:r w:rsidRPr="00431701">
              <w:rPr>
                <w:rFonts w:ascii="Gill Sans MT" w:hAnsi="Gill Sans MT" w:cs="Times New Roman"/>
              </w:rPr>
              <w:t>4=Reduce harvesting of the product</w:t>
            </w:r>
          </w:p>
          <w:p w14:paraId="7533FA8D" w14:textId="77777777" w:rsidR="00AD3137" w:rsidRPr="00431701" w:rsidRDefault="00AD3137" w:rsidP="007C3C66">
            <w:pPr>
              <w:rPr>
                <w:rFonts w:ascii="Gill Sans MT" w:hAnsi="Gill Sans MT" w:cs="Times New Roman"/>
              </w:rPr>
            </w:pPr>
            <w:r w:rsidRPr="00431701">
              <w:rPr>
                <w:rFonts w:ascii="Gill Sans MT" w:hAnsi="Gill Sans MT" w:cs="Times New Roman"/>
              </w:rPr>
              <w:t>5=Stop harvesting of the product</w:t>
            </w:r>
          </w:p>
          <w:p w14:paraId="661FE9AF" w14:textId="77777777" w:rsidR="00AD3137" w:rsidRPr="00431701" w:rsidRDefault="00AD3137" w:rsidP="007C3C66">
            <w:pPr>
              <w:rPr>
                <w:rFonts w:ascii="Gill Sans MT" w:hAnsi="Gill Sans MT" w:cs="Times New Roman"/>
              </w:rPr>
            </w:pPr>
            <w:r w:rsidRPr="00431701">
              <w:rPr>
                <w:rFonts w:ascii="Gill Sans MT" w:hAnsi="Gill Sans MT" w:cs="Times New Roman"/>
              </w:rPr>
              <w:t>6=Substitute with other type of forest products</w:t>
            </w:r>
          </w:p>
          <w:p w14:paraId="7154BF27" w14:textId="77777777" w:rsidR="00AD3137" w:rsidRPr="00431701" w:rsidRDefault="00AD3137" w:rsidP="007C3C66">
            <w:pPr>
              <w:rPr>
                <w:rFonts w:ascii="Gill Sans MT" w:hAnsi="Gill Sans MT" w:cs="Times New Roman"/>
              </w:rPr>
            </w:pPr>
            <w:r w:rsidRPr="00431701">
              <w:rPr>
                <w:rFonts w:ascii="Gill Sans MT" w:hAnsi="Gill Sans MT" w:cs="Times New Roman"/>
              </w:rPr>
              <w:lastRenderedPageBreak/>
              <w:t>7=Substitute with agricultural products</w:t>
            </w:r>
          </w:p>
          <w:p w14:paraId="5B36408A" w14:textId="77777777" w:rsidR="00AD3137" w:rsidRPr="00431701" w:rsidRDefault="00AD3137" w:rsidP="007C3C66">
            <w:pPr>
              <w:rPr>
                <w:rFonts w:ascii="Gill Sans MT" w:hAnsi="Gill Sans MT" w:cs="Times New Roman"/>
              </w:rPr>
            </w:pPr>
            <w:r w:rsidRPr="00431701">
              <w:rPr>
                <w:rFonts w:ascii="Gill Sans MT" w:hAnsi="Gill Sans MT" w:cs="Times New Roman"/>
              </w:rPr>
              <w:t>8=Conserving standing trees</w:t>
            </w:r>
          </w:p>
          <w:p w14:paraId="4B56D442" w14:textId="77777777" w:rsidR="00AD3137" w:rsidRPr="00431701" w:rsidRDefault="00AD3137" w:rsidP="007C3C66">
            <w:pPr>
              <w:rPr>
                <w:rFonts w:ascii="Gill Sans MT" w:hAnsi="Gill Sans MT" w:cs="Times New Roman"/>
              </w:rPr>
            </w:pPr>
            <w:r w:rsidRPr="00431701">
              <w:rPr>
                <w:rFonts w:ascii="Gill Sans MT" w:hAnsi="Gill Sans MT" w:cs="Times New Roman"/>
              </w:rPr>
              <w:t>9=Planting trees</w:t>
            </w:r>
          </w:p>
          <w:p w14:paraId="5D19D7EB" w14:textId="77777777" w:rsidR="00AD3137" w:rsidRPr="00431701" w:rsidRDefault="00AD3137" w:rsidP="007C3C66">
            <w:pPr>
              <w:rPr>
                <w:rFonts w:ascii="Gill Sans MT" w:hAnsi="Gill Sans MT" w:cs="Times New Roman"/>
              </w:rPr>
            </w:pPr>
            <w:r w:rsidRPr="00431701">
              <w:rPr>
                <w:rFonts w:ascii="Gill Sans MT" w:hAnsi="Gill Sans MT" w:cs="Times New Roman"/>
              </w:rPr>
              <w:t>10=Restricting access/use of forest</w:t>
            </w:r>
          </w:p>
        </w:tc>
      </w:tr>
    </w:tbl>
    <w:p w14:paraId="5AFE63C1" w14:textId="77777777" w:rsidR="00431701" w:rsidRPr="00431701" w:rsidRDefault="00431701" w:rsidP="00811DDA">
      <w:pPr>
        <w:rPr>
          <w:ins w:id="3" w:author="Aleta Haflett" w:date="2014-11-05T08:34:00Z"/>
          <w:rFonts w:ascii="Gill Sans MT" w:hAnsi="Gill Sans MT"/>
          <w:color w:val="000000" w:themeColor="text1"/>
          <w:sz w:val="22"/>
          <w:szCs w:val="22"/>
        </w:rPr>
      </w:pPr>
    </w:p>
    <w:p w14:paraId="63335BAC" w14:textId="77777777" w:rsidR="00FA13E0" w:rsidRPr="00431701" w:rsidRDefault="00FA13E0" w:rsidP="007C3C66">
      <w:pPr>
        <w:pStyle w:val="ListParagraph"/>
        <w:spacing w:after="0" w:line="240" w:lineRule="auto"/>
        <w:ind w:left="1080"/>
        <w:rPr>
          <w:rFonts w:ascii="Gill Sans MT" w:hAnsi="Gill Sans MT"/>
          <w:color w:val="000000" w:themeColor="text1"/>
        </w:rPr>
      </w:pPr>
    </w:p>
    <w:p w14:paraId="6799E591" w14:textId="4D3F12BF" w:rsidR="00296D0E" w:rsidRPr="00431701" w:rsidRDefault="00296D0E" w:rsidP="007C3C66">
      <w:pPr>
        <w:rPr>
          <w:rFonts w:ascii="Gill Sans MT" w:hAnsi="Gill Sans MT"/>
          <w:b/>
          <w:color w:val="000000" w:themeColor="text1"/>
          <w:sz w:val="22"/>
          <w:szCs w:val="22"/>
        </w:rPr>
      </w:pPr>
      <w:r w:rsidRPr="00431701">
        <w:rPr>
          <w:rFonts w:ascii="Gill Sans MT" w:hAnsi="Gill Sans MT"/>
          <w:b/>
          <w:color w:val="000000" w:themeColor="text1"/>
          <w:sz w:val="22"/>
          <w:szCs w:val="22"/>
        </w:rPr>
        <w:t>DEFORESTATION AND CLIMATE CHANGE</w:t>
      </w:r>
    </w:p>
    <w:p w14:paraId="1798D5E9" w14:textId="77777777" w:rsidR="005A2E20" w:rsidRPr="00431701" w:rsidRDefault="005A2E20" w:rsidP="007C3C66">
      <w:pPr>
        <w:rPr>
          <w:rFonts w:ascii="Gill Sans MT" w:hAnsi="Gill Sans MT"/>
          <w:b/>
          <w:color w:val="000000" w:themeColor="text1"/>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8"/>
      </w:tblGrid>
      <w:tr w:rsidR="005A2E20" w:rsidRPr="00431701" w14:paraId="5FC491A1" w14:textId="77777777" w:rsidTr="00015DCC">
        <w:trPr>
          <w:trHeight w:val="727"/>
        </w:trPr>
        <w:tc>
          <w:tcPr>
            <w:tcW w:w="10618" w:type="dxa"/>
            <w:shd w:val="clear" w:color="auto" w:fill="D6E3BC" w:themeFill="accent3" w:themeFillTint="66"/>
          </w:tcPr>
          <w:p w14:paraId="76E41235" w14:textId="77777777" w:rsidR="005A2E20" w:rsidRPr="00431701" w:rsidRDefault="005A2E20" w:rsidP="005A2E20">
            <w:pPr>
              <w:rPr>
                <w:rFonts w:ascii="Gill Sans MT" w:hAnsi="Gill Sans MT"/>
                <w:b/>
                <w:color w:val="000000" w:themeColor="text1"/>
                <w:sz w:val="22"/>
                <w:szCs w:val="22"/>
              </w:rPr>
            </w:pPr>
          </w:p>
          <w:p w14:paraId="7F9ADCDB" w14:textId="77777777" w:rsidR="00015DCC" w:rsidRPr="00431701" w:rsidRDefault="00015DCC" w:rsidP="00015DCC">
            <w:pPr>
              <w:rPr>
                <w:rFonts w:ascii="Gill Sans MT" w:hAnsi="Gill Sans MT"/>
                <w:sz w:val="22"/>
                <w:szCs w:val="22"/>
              </w:rPr>
            </w:pPr>
            <w:r w:rsidRPr="00431701">
              <w:rPr>
                <w:rFonts w:ascii="Gill Sans MT" w:hAnsi="Gill Sans MT"/>
                <w:sz w:val="22"/>
                <w:szCs w:val="22"/>
              </w:rPr>
              <w:t xml:space="preserve">What actions are the district or local government taking to stop deforestation and forest degradation? In your opinion, are these actions effective or successful at stopping deforestation and/or forest degradation? </w:t>
            </w:r>
          </w:p>
          <w:p w14:paraId="338903F3" w14:textId="77777777" w:rsidR="005A2E20" w:rsidRPr="00431701" w:rsidRDefault="005A2E20" w:rsidP="005A2E20">
            <w:pPr>
              <w:rPr>
                <w:rFonts w:ascii="Gill Sans MT" w:hAnsi="Gill Sans MT"/>
                <w:b/>
                <w:color w:val="000000" w:themeColor="text1"/>
                <w:sz w:val="22"/>
                <w:szCs w:val="22"/>
              </w:rPr>
            </w:pPr>
          </w:p>
          <w:p w14:paraId="63A8DA1E" w14:textId="77777777" w:rsidR="005A2E20" w:rsidRPr="00431701" w:rsidRDefault="005A2E20" w:rsidP="005A2E20">
            <w:pPr>
              <w:rPr>
                <w:rFonts w:ascii="Gill Sans MT" w:hAnsi="Gill Sans MT"/>
                <w:b/>
                <w:color w:val="000000" w:themeColor="text1"/>
                <w:sz w:val="22"/>
                <w:szCs w:val="22"/>
              </w:rPr>
            </w:pPr>
          </w:p>
        </w:tc>
      </w:tr>
    </w:tbl>
    <w:p w14:paraId="48559DF0" w14:textId="77777777" w:rsidR="005A2E20" w:rsidRPr="00431701" w:rsidRDefault="005A2E20" w:rsidP="007C3C66">
      <w:pPr>
        <w:rPr>
          <w:rFonts w:ascii="Gill Sans MT" w:hAnsi="Gill Sans MT"/>
          <w:b/>
          <w:color w:val="000000" w:themeColor="text1"/>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8"/>
      </w:tblGrid>
      <w:tr w:rsidR="00015DCC" w:rsidRPr="00431701" w14:paraId="37D3BABF" w14:textId="77777777" w:rsidTr="00015DCC">
        <w:trPr>
          <w:trHeight w:val="189"/>
        </w:trPr>
        <w:tc>
          <w:tcPr>
            <w:tcW w:w="10618" w:type="dxa"/>
            <w:shd w:val="clear" w:color="auto" w:fill="D6E3BC" w:themeFill="accent3" w:themeFillTint="66"/>
          </w:tcPr>
          <w:p w14:paraId="6DFAB47D" w14:textId="77777777" w:rsidR="00015DCC" w:rsidRPr="00431701" w:rsidRDefault="00015DCC" w:rsidP="00015DCC">
            <w:pPr>
              <w:rPr>
                <w:rFonts w:ascii="Gill Sans MT" w:hAnsi="Gill Sans MT"/>
                <w:b/>
                <w:color w:val="000000" w:themeColor="text1"/>
                <w:sz w:val="22"/>
                <w:szCs w:val="22"/>
              </w:rPr>
            </w:pPr>
          </w:p>
          <w:p w14:paraId="5A027290" w14:textId="77777777" w:rsidR="00015DCC" w:rsidRPr="00431701" w:rsidRDefault="00015DCC" w:rsidP="00015DCC">
            <w:pPr>
              <w:rPr>
                <w:rFonts w:ascii="Gill Sans MT" w:hAnsi="Gill Sans MT"/>
                <w:sz w:val="22"/>
                <w:szCs w:val="22"/>
              </w:rPr>
            </w:pPr>
            <w:r w:rsidRPr="00431701">
              <w:rPr>
                <w:rFonts w:ascii="Gill Sans MT" w:hAnsi="Gill Sans MT"/>
                <w:sz w:val="22"/>
                <w:szCs w:val="22"/>
              </w:rPr>
              <w:t>Are you aware of any major policy shifts (past # years) that affect the utilization of forests by local users? If so, what are they?</w:t>
            </w:r>
          </w:p>
          <w:p w14:paraId="45EB07EF" w14:textId="77777777" w:rsidR="00015DCC" w:rsidRPr="00431701" w:rsidRDefault="00015DCC" w:rsidP="00015DCC">
            <w:pPr>
              <w:rPr>
                <w:rFonts w:ascii="Gill Sans MT" w:hAnsi="Gill Sans MT"/>
                <w:b/>
                <w:color w:val="000000" w:themeColor="text1"/>
                <w:sz w:val="22"/>
                <w:szCs w:val="22"/>
              </w:rPr>
            </w:pPr>
          </w:p>
          <w:p w14:paraId="649C44A6" w14:textId="77777777" w:rsidR="00015DCC" w:rsidRPr="00431701" w:rsidRDefault="00015DCC" w:rsidP="00015DCC">
            <w:pPr>
              <w:rPr>
                <w:rFonts w:ascii="Gill Sans MT" w:hAnsi="Gill Sans MT"/>
                <w:b/>
                <w:color w:val="000000" w:themeColor="text1"/>
                <w:sz w:val="22"/>
                <w:szCs w:val="22"/>
              </w:rPr>
            </w:pPr>
          </w:p>
          <w:p w14:paraId="45A075CB" w14:textId="77777777" w:rsidR="00015DCC" w:rsidRPr="00431701" w:rsidRDefault="00015DCC" w:rsidP="00015DCC">
            <w:pPr>
              <w:rPr>
                <w:rFonts w:ascii="Gill Sans MT" w:hAnsi="Gill Sans MT"/>
                <w:b/>
                <w:color w:val="000000" w:themeColor="text1"/>
                <w:sz w:val="22"/>
                <w:szCs w:val="22"/>
              </w:rPr>
            </w:pPr>
          </w:p>
        </w:tc>
      </w:tr>
    </w:tbl>
    <w:p w14:paraId="564B4F4A" w14:textId="77777777" w:rsidR="005A2E20" w:rsidRPr="00431701" w:rsidRDefault="005A2E20" w:rsidP="005A2E20">
      <w:pPr>
        <w:rPr>
          <w:rFonts w:ascii="Gill Sans MT" w:hAnsi="Gill Sans MT"/>
          <w:sz w:val="22"/>
          <w:szCs w:val="22"/>
        </w:rPr>
      </w:pPr>
    </w:p>
    <w:p w14:paraId="41E5E9BA" w14:textId="77777777" w:rsidR="005A2E20" w:rsidRPr="00431701" w:rsidRDefault="005A2E20" w:rsidP="007C3C66">
      <w:pPr>
        <w:rPr>
          <w:rFonts w:ascii="Gill Sans MT" w:hAnsi="Gill Sans MT"/>
          <w:b/>
          <w:color w:val="000000" w:themeColor="text1"/>
          <w:sz w:val="22"/>
          <w:szCs w:val="22"/>
        </w:rPr>
      </w:pPr>
    </w:p>
    <w:p w14:paraId="3C331C46" w14:textId="13E578DF" w:rsidR="00980B7E" w:rsidRPr="00431701" w:rsidRDefault="00F35D3A" w:rsidP="007C3C66">
      <w:pPr>
        <w:rPr>
          <w:rFonts w:ascii="Gill Sans MT" w:hAnsi="Gill Sans MT" w:cs="Arial"/>
          <w:sz w:val="22"/>
          <w:szCs w:val="22"/>
        </w:rPr>
      </w:pPr>
      <w:r w:rsidRPr="00431701">
        <w:rPr>
          <w:rFonts w:ascii="Gill Sans MT" w:hAnsi="Gill Sans MT"/>
          <w:color w:val="000000" w:themeColor="text1"/>
          <w:sz w:val="22"/>
          <w:szCs w:val="22"/>
        </w:rPr>
        <w:t xml:space="preserve">Please tell me how much you agree or disagree with the following statements. </w:t>
      </w:r>
    </w:p>
    <w:tbl>
      <w:tblPr>
        <w:tblW w:w="10630" w:type="dxa"/>
        <w:tblInd w:w="-5" w:type="dxa"/>
        <w:tblLayout w:type="fixed"/>
        <w:tblCellMar>
          <w:left w:w="0" w:type="dxa"/>
          <w:right w:w="0" w:type="dxa"/>
        </w:tblCellMar>
        <w:tblLook w:val="0000" w:firstRow="0" w:lastRow="0" w:firstColumn="0" w:lastColumn="0" w:noHBand="0" w:noVBand="0"/>
      </w:tblPr>
      <w:tblGrid>
        <w:gridCol w:w="190"/>
        <w:gridCol w:w="5490"/>
        <w:gridCol w:w="4050"/>
        <w:gridCol w:w="900"/>
      </w:tblGrid>
      <w:tr w:rsidR="00334EFB" w:rsidRPr="00431701" w14:paraId="73FFDD51" w14:textId="77777777" w:rsidTr="00015DCC">
        <w:trPr>
          <w:trHeight w:val="20"/>
        </w:trPr>
        <w:tc>
          <w:tcPr>
            <w:tcW w:w="190" w:type="dxa"/>
            <w:tcBorders>
              <w:top w:val="single" w:sz="4" w:space="0" w:color="000000"/>
              <w:left w:val="single" w:sz="4" w:space="0" w:color="000000"/>
              <w:bottom w:val="single" w:sz="4" w:space="0" w:color="000000"/>
              <w:right w:val="single" w:sz="4" w:space="0" w:color="000000"/>
            </w:tcBorders>
          </w:tcPr>
          <w:p w14:paraId="23ED2826" w14:textId="77777777" w:rsidR="00334EFB" w:rsidRPr="00431701" w:rsidRDefault="00334EFB" w:rsidP="007C3C66">
            <w:pPr>
              <w:contextualSpacing/>
              <w:rPr>
                <w:rFonts w:ascii="Gill Sans MT" w:eastAsia="Calibri" w:hAnsi="Gill Sans MT" w:cs="Times New Roman"/>
                <w:sz w:val="22"/>
                <w:szCs w:val="22"/>
              </w:rPr>
            </w:pPr>
          </w:p>
        </w:tc>
        <w:tc>
          <w:tcPr>
            <w:tcW w:w="5490" w:type="dxa"/>
            <w:tcBorders>
              <w:top w:val="single" w:sz="4" w:space="0" w:color="000000"/>
              <w:left w:val="single" w:sz="4" w:space="0" w:color="000000"/>
              <w:bottom w:val="single" w:sz="4" w:space="0" w:color="000000"/>
            </w:tcBorders>
          </w:tcPr>
          <w:p w14:paraId="5C29ED21" w14:textId="37CDB26F" w:rsidR="00334EFB" w:rsidRPr="00431701" w:rsidRDefault="00334EFB" w:rsidP="007C3C66">
            <w:pPr>
              <w:rPr>
                <w:rFonts w:ascii="Gill Sans MT" w:hAnsi="Gill Sans MT"/>
                <w:color w:val="000000" w:themeColor="text1"/>
                <w:sz w:val="22"/>
                <w:szCs w:val="22"/>
              </w:rPr>
            </w:pPr>
            <w:r w:rsidRPr="00431701">
              <w:rPr>
                <w:rFonts w:ascii="Gill Sans MT" w:hAnsi="Gill Sans MT"/>
                <w:sz w:val="22"/>
                <w:szCs w:val="22"/>
              </w:rPr>
              <w:t>I believe climate change is a problem in my community.</w:t>
            </w:r>
          </w:p>
          <w:p w14:paraId="4F7AF516" w14:textId="77777777" w:rsidR="00334EFB" w:rsidRPr="00431701" w:rsidRDefault="00334EFB" w:rsidP="007C3C66">
            <w:pPr>
              <w:rPr>
                <w:rFonts w:ascii="Gill Sans MT" w:hAnsi="Gill Sans MT"/>
                <w:sz w:val="22"/>
                <w:szCs w:val="22"/>
              </w:rPr>
            </w:pPr>
          </w:p>
        </w:tc>
        <w:tc>
          <w:tcPr>
            <w:tcW w:w="4050" w:type="dxa"/>
            <w:tcBorders>
              <w:top w:val="single" w:sz="4" w:space="0" w:color="000000"/>
              <w:bottom w:val="single" w:sz="4" w:space="0" w:color="000000"/>
              <w:right w:val="single" w:sz="18" w:space="0" w:color="000000"/>
            </w:tcBorders>
          </w:tcPr>
          <w:p w14:paraId="3B192EA0"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1=Strongly agree</w:t>
            </w:r>
          </w:p>
          <w:p w14:paraId="501E7D9A"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2=Agree</w:t>
            </w:r>
          </w:p>
          <w:p w14:paraId="3CC54FBE"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3=Neither agree nor disagree</w:t>
            </w:r>
          </w:p>
          <w:p w14:paraId="7890FAD8"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4=Disagree</w:t>
            </w:r>
            <w:r w:rsidRPr="00431701">
              <w:rPr>
                <w:rFonts w:ascii="Gill Sans MT" w:eastAsia="Calibri" w:hAnsi="Gill Sans MT" w:cs="Times New Roman"/>
                <w:sz w:val="22"/>
                <w:szCs w:val="22"/>
              </w:rPr>
              <w:tab/>
            </w:r>
          </w:p>
          <w:p w14:paraId="6CF433F7"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5=Strongly disagree</w:t>
            </w:r>
          </w:p>
          <w:p w14:paraId="6F7A828A"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888=Don't know</w:t>
            </w:r>
          </w:p>
          <w:p w14:paraId="49EED30E"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6A23A1B7" w14:textId="77777777" w:rsidR="00334EFB" w:rsidRPr="00431701" w:rsidRDefault="00334EFB" w:rsidP="007C3C66">
            <w:pPr>
              <w:contextualSpacing/>
              <w:rPr>
                <w:rFonts w:ascii="Gill Sans MT" w:eastAsia="Calibri" w:hAnsi="Gill Sans MT" w:cs="Times New Roman"/>
                <w:i/>
                <w:color w:val="A6A6A6"/>
                <w:sz w:val="22"/>
                <w:szCs w:val="22"/>
              </w:rPr>
            </w:pPr>
          </w:p>
        </w:tc>
      </w:tr>
      <w:tr w:rsidR="00334EFB" w:rsidRPr="00431701" w14:paraId="271C66CE" w14:textId="77777777" w:rsidTr="00015DCC">
        <w:trPr>
          <w:trHeight w:val="20"/>
        </w:trPr>
        <w:tc>
          <w:tcPr>
            <w:tcW w:w="190" w:type="dxa"/>
            <w:tcBorders>
              <w:top w:val="single" w:sz="4" w:space="0" w:color="000000"/>
              <w:left w:val="single" w:sz="4" w:space="0" w:color="000000"/>
              <w:bottom w:val="single" w:sz="4" w:space="0" w:color="000000"/>
              <w:right w:val="single" w:sz="4" w:space="0" w:color="000000"/>
            </w:tcBorders>
          </w:tcPr>
          <w:p w14:paraId="05340700" w14:textId="77777777" w:rsidR="00334EFB" w:rsidRPr="00431701" w:rsidRDefault="00334EFB" w:rsidP="007C3C66">
            <w:pPr>
              <w:contextualSpacing/>
              <w:rPr>
                <w:rFonts w:ascii="Gill Sans MT" w:eastAsia="Calibri" w:hAnsi="Gill Sans MT" w:cs="Times New Roman"/>
                <w:sz w:val="22"/>
                <w:szCs w:val="22"/>
              </w:rPr>
            </w:pPr>
          </w:p>
        </w:tc>
        <w:tc>
          <w:tcPr>
            <w:tcW w:w="5490" w:type="dxa"/>
            <w:tcBorders>
              <w:top w:val="single" w:sz="4" w:space="0" w:color="000000"/>
              <w:left w:val="single" w:sz="4" w:space="0" w:color="000000"/>
              <w:bottom w:val="single" w:sz="4" w:space="0" w:color="000000"/>
            </w:tcBorders>
          </w:tcPr>
          <w:p w14:paraId="37FD399B" w14:textId="1DE8976D" w:rsidR="00334EFB" w:rsidRPr="00431701" w:rsidRDefault="00334EFB" w:rsidP="007C3C66">
            <w:pPr>
              <w:rPr>
                <w:rFonts w:ascii="Gill Sans MT" w:hAnsi="Gill Sans MT"/>
                <w:sz w:val="22"/>
                <w:szCs w:val="22"/>
              </w:rPr>
            </w:pPr>
            <w:r w:rsidRPr="00431701">
              <w:rPr>
                <w:rFonts w:ascii="Gill Sans MT" w:hAnsi="Gill Sans MT"/>
                <w:sz w:val="22"/>
                <w:szCs w:val="22"/>
              </w:rPr>
              <w:t>I believe deforestation is a problem in my community.</w:t>
            </w:r>
          </w:p>
        </w:tc>
        <w:tc>
          <w:tcPr>
            <w:tcW w:w="4050" w:type="dxa"/>
            <w:tcBorders>
              <w:top w:val="single" w:sz="4" w:space="0" w:color="000000"/>
              <w:bottom w:val="single" w:sz="4" w:space="0" w:color="000000"/>
              <w:right w:val="single" w:sz="18" w:space="0" w:color="000000"/>
            </w:tcBorders>
          </w:tcPr>
          <w:p w14:paraId="31E74751"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1=Strongly agree</w:t>
            </w:r>
          </w:p>
          <w:p w14:paraId="10A7BC6E"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2=Agree</w:t>
            </w:r>
          </w:p>
          <w:p w14:paraId="0DF47ED0"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3=Neither agree nor disagree</w:t>
            </w:r>
          </w:p>
          <w:p w14:paraId="77B1A389"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4=Disagree</w:t>
            </w:r>
            <w:r w:rsidRPr="00431701">
              <w:rPr>
                <w:rFonts w:ascii="Gill Sans MT" w:eastAsia="Calibri" w:hAnsi="Gill Sans MT" w:cs="Times New Roman"/>
                <w:sz w:val="22"/>
                <w:szCs w:val="22"/>
              </w:rPr>
              <w:tab/>
            </w:r>
          </w:p>
          <w:p w14:paraId="74DBC4E3"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5=Strongly disagree</w:t>
            </w:r>
          </w:p>
          <w:p w14:paraId="2E1D3DEA"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888=Don't know</w:t>
            </w:r>
          </w:p>
          <w:p w14:paraId="0897C867" w14:textId="32DD00D1"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41EFC9C5" w14:textId="77777777" w:rsidR="00334EFB" w:rsidRPr="00431701" w:rsidRDefault="00334EFB" w:rsidP="007C3C66">
            <w:pPr>
              <w:contextualSpacing/>
              <w:rPr>
                <w:rFonts w:ascii="Gill Sans MT" w:eastAsia="Calibri" w:hAnsi="Gill Sans MT" w:cs="Times New Roman"/>
                <w:i/>
                <w:color w:val="A6A6A6"/>
                <w:sz w:val="22"/>
                <w:szCs w:val="22"/>
              </w:rPr>
            </w:pPr>
          </w:p>
        </w:tc>
      </w:tr>
      <w:tr w:rsidR="00334EFB" w:rsidRPr="00431701" w14:paraId="648AAAAB" w14:textId="77777777" w:rsidTr="00015DCC">
        <w:trPr>
          <w:trHeight w:val="20"/>
        </w:trPr>
        <w:tc>
          <w:tcPr>
            <w:tcW w:w="190" w:type="dxa"/>
            <w:tcBorders>
              <w:top w:val="single" w:sz="4" w:space="0" w:color="000000"/>
              <w:left w:val="single" w:sz="4" w:space="0" w:color="000000"/>
              <w:bottom w:val="single" w:sz="4" w:space="0" w:color="000000"/>
              <w:right w:val="single" w:sz="4" w:space="0" w:color="000000"/>
            </w:tcBorders>
          </w:tcPr>
          <w:p w14:paraId="1FD9A64B" w14:textId="77777777" w:rsidR="00334EFB" w:rsidRPr="00431701" w:rsidRDefault="00334EFB" w:rsidP="007C3C66">
            <w:pPr>
              <w:contextualSpacing/>
              <w:rPr>
                <w:rFonts w:ascii="Gill Sans MT" w:eastAsia="Calibri" w:hAnsi="Gill Sans MT" w:cs="Times New Roman"/>
                <w:sz w:val="22"/>
                <w:szCs w:val="22"/>
              </w:rPr>
            </w:pPr>
          </w:p>
        </w:tc>
        <w:tc>
          <w:tcPr>
            <w:tcW w:w="5490" w:type="dxa"/>
            <w:tcBorders>
              <w:top w:val="single" w:sz="4" w:space="0" w:color="000000"/>
              <w:left w:val="single" w:sz="4" w:space="0" w:color="000000"/>
              <w:bottom w:val="single" w:sz="4" w:space="0" w:color="000000"/>
            </w:tcBorders>
          </w:tcPr>
          <w:p w14:paraId="7BCD5B57" w14:textId="02E4E87E" w:rsidR="00334EFB" w:rsidRPr="00431701" w:rsidRDefault="00811DDA" w:rsidP="007C3C66">
            <w:pPr>
              <w:rPr>
                <w:rFonts w:ascii="Gill Sans MT" w:hAnsi="Gill Sans MT"/>
                <w:sz w:val="22"/>
                <w:szCs w:val="22"/>
              </w:rPr>
            </w:pPr>
            <w:r w:rsidRPr="00431701">
              <w:rPr>
                <w:rFonts w:ascii="Gill Sans MT" w:hAnsi="Gill Sans MT"/>
                <w:sz w:val="22"/>
                <w:szCs w:val="22"/>
              </w:rPr>
              <w:t>I believe it is important to pr</w:t>
            </w:r>
            <w:r w:rsidR="00334EFB" w:rsidRPr="00431701">
              <w:rPr>
                <w:rFonts w:ascii="Gill Sans MT" w:hAnsi="Gill Sans MT"/>
                <w:sz w:val="22"/>
                <w:szCs w:val="22"/>
              </w:rPr>
              <w:t>otect the forests in my community.</w:t>
            </w:r>
          </w:p>
        </w:tc>
        <w:tc>
          <w:tcPr>
            <w:tcW w:w="4050" w:type="dxa"/>
            <w:tcBorders>
              <w:top w:val="single" w:sz="4" w:space="0" w:color="000000"/>
              <w:bottom w:val="single" w:sz="4" w:space="0" w:color="000000"/>
              <w:right w:val="single" w:sz="18" w:space="0" w:color="000000"/>
            </w:tcBorders>
          </w:tcPr>
          <w:p w14:paraId="63751E5A"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1=Strongly agree</w:t>
            </w:r>
          </w:p>
          <w:p w14:paraId="1F1A4707"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2=Agree</w:t>
            </w:r>
          </w:p>
          <w:p w14:paraId="4E239356"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3=Neither agree nor disagree</w:t>
            </w:r>
          </w:p>
          <w:p w14:paraId="45D82222"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4=Disagree</w:t>
            </w:r>
            <w:r w:rsidRPr="00431701">
              <w:rPr>
                <w:rFonts w:ascii="Gill Sans MT" w:eastAsia="Calibri" w:hAnsi="Gill Sans MT" w:cs="Times New Roman"/>
                <w:sz w:val="22"/>
                <w:szCs w:val="22"/>
              </w:rPr>
              <w:tab/>
            </w:r>
          </w:p>
          <w:p w14:paraId="0FA24EAB"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5=Strongly disagree</w:t>
            </w:r>
          </w:p>
          <w:p w14:paraId="60B0A134"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lastRenderedPageBreak/>
              <w:t>888=Don't know</w:t>
            </w:r>
          </w:p>
          <w:p w14:paraId="10361F7B" w14:textId="732532BC"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0762635D" w14:textId="77777777" w:rsidR="00334EFB" w:rsidRPr="00431701" w:rsidRDefault="00334EFB" w:rsidP="007C3C66">
            <w:pPr>
              <w:contextualSpacing/>
              <w:rPr>
                <w:rFonts w:ascii="Gill Sans MT" w:eastAsia="Calibri" w:hAnsi="Gill Sans MT" w:cs="Times New Roman"/>
                <w:i/>
                <w:color w:val="A6A6A6"/>
                <w:sz w:val="22"/>
                <w:szCs w:val="22"/>
              </w:rPr>
            </w:pPr>
          </w:p>
        </w:tc>
      </w:tr>
      <w:tr w:rsidR="00334EFB" w:rsidRPr="00431701" w14:paraId="7C8F3B73" w14:textId="77777777" w:rsidTr="00015DCC">
        <w:trPr>
          <w:trHeight w:val="20"/>
        </w:trPr>
        <w:tc>
          <w:tcPr>
            <w:tcW w:w="190" w:type="dxa"/>
            <w:tcBorders>
              <w:top w:val="single" w:sz="4" w:space="0" w:color="000000"/>
              <w:left w:val="single" w:sz="4" w:space="0" w:color="000000"/>
              <w:bottom w:val="single" w:sz="4" w:space="0" w:color="000000"/>
              <w:right w:val="single" w:sz="4" w:space="0" w:color="000000"/>
            </w:tcBorders>
          </w:tcPr>
          <w:p w14:paraId="06FB358C" w14:textId="77777777" w:rsidR="00334EFB" w:rsidRPr="00431701" w:rsidRDefault="00334EFB" w:rsidP="007C3C66">
            <w:pPr>
              <w:contextualSpacing/>
              <w:rPr>
                <w:rFonts w:ascii="Gill Sans MT" w:eastAsia="Calibri" w:hAnsi="Gill Sans MT" w:cs="Times New Roman"/>
                <w:sz w:val="22"/>
                <w:szCs w:val="22"/>
              </w:rPr>
            </w:pPr>
          </w:p>
        </w:tc>
        <w:tc>
          <w:tcPr>
            <w:tcW w:w="5490" w:type="dxa"/>
            <w:tcBorders>
              <w:top w:val="single" w:sz="4" w:space="0" w:color="000000"/>
              <w:left w:val="single" w:sz="4" w:space="0" w:color="000000"/>
              <w:bottom w:val="single" w:sz="4" w:space="0" w:color="000000"/>
            </w:tcBorders>
          </w:tcPr>
          <w:p w14:paraId="6E41EA9D" w14:textId="655AB789" w:rsidR="00334EFB" w:rsidRPr="00431701" w:rsidRDefault="00334EFB" w:rsidP="007C3C66">
            <w:pPr>
              <w:rPr>
                <w:rFonts w:ascii="Gill Sans MT" w:hAnsi="Gill Sans MT"/>
                <w:sz w:val="22"/>
                <w:szCs w:val="22"/>
              </w:rPr>
            </w:pPr>
            <w:r w:rsidRPr="00431701">
              <w:rPr>
                <w:rFonts w:ascii="Gill Sans MT" w:hAnsi="Gill Sans MT"/>
                <w:sz w:val="22"/>
                <w:szCs w:val="22"/>
              </w:rPr>
              <w:t>Protecting the forests in will bring positive benefits to my</w:t>
            </w:r>
            <w:r w:rsidR="00811DDA" w:rsidRPr="00431701">
              <w:rPr>
                <w:rFonts w:ascii="Gill Sans MT" w:hAnsi="Gill Sans MT"/>
                <w:sz w:val="22"/>
                <w:szCs w:val="22"/>
              </w:rPr>
              <w:t xml:space="preserve"> </w:t>
            </w:r>
            <w:r w:rsidRPr="00431701">
              <w:rPr>
                <w:rFonts w:ascii="Gill Sans MT" w:hAnsi="Gill Sans MT"/>
                <w:sz w:val="22"/>
                <w:szCs w:val="22"/>
              </w:rPr>
              <w:t xml:space="preserve">community. </w:t>
            </w:r>
          </w:p>
        </w:tc>
        <w:tc>
          <w:tcPr>
            <w:tcW w:w="4050" w:type="dxa"/>
            <w:tcBorders>
              <w:top w:val="single" w:sz="4" w:space="0" w:color="000000"/>
              <w:bottom w:val="single" w:sz="4" w:space="0" w:color="000000"/>
              <w:right w:val="single" w:sz="18" w:space="0" w:color="000000"/>
            </w:tcBorders>
          </w:tcPr>
          <w:p w14:paraId="160FFA3B"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1=Strongly agree</w:t>
            </w:r>
          </w:p>
          <w:p w14:paraId="7DFF57E3"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2=Agree</w:t>
            </w:r>
          </w:p>
          <w:p w14:paraId="47DB90FB"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3=Neither agree nor disagree</w:t>
            </w:r>
          </w:p>
          <w:p w14:paraId="4D55CE37"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4=Disagree</w:t>
            </w:r>
            <w:r w:rsidRPr="00431701">
              <w:rPr>
                <w:rFonts w:ascii="Gill Sans MT" w:eastAsia="Calibri" w:hAnsi="Gill Sans MT" w:cs="Times New Roman"/>
                <w:sz w:val="22"/>
                <w:szCs w:val="22"/>
              </w:rPr>
              <w:tab/>
            </w:r>
          </w:p>
          <w:p w14:paraId="6FD4F66F"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5=Strongly disagree</w:t>
            </w:r>
          </w:p>
          <w:p w14:paraId="57FEF416" w14:textId="77777777"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888=Don't know</w:t>
            </w:r>
          </w:p>
          <w:p w14:paraId="71D2700F" w14:textId="6AE6E241" w:rsidR="00334EFB" w:rsidRPr="00431701" w:rsidRDefault="00334EFB" w:rsidP="007C3C66">
            <w:pPr>
              <w:contextualSpacing/>
              <w:rPr>
                <w:rFonts w:ascii="Gill Sans MT" w:eastAsia="Calibri" w:hAnsi="Gill Sans MT" w:cs="Times New Roman"/>
                <w:sz w:val="22"/>
                <w:szCs w:val="22"/>
              </w:rPr>
            </w:pPr>
            <w:r w:rsidRPr="00431701">
              <w:rPr>
                <w:rFonts w:ascii="Gill Sans MT" w:eastAsia="Calibri" w:hAnsi="Gill Sans MT" w:cs="Times New Roman"/>
                <w:sz w:val="22"/>
                <w:szCs w:val="22"/>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3121E65D" w14:textId="77777777" w:rsidR="00334EFB" w:rsidRPr="00431701" w:rsidRDefault="00334EFB" w:rsidP="007C3C66">
            <w:pPr>
              <w:contextualSpacing/>
              <w:rPr>
                <w:rFonts w:ascii="Gill Sans MT" w:eastAsia="Calibri" w:hAnsi="Gill Sans MT" w:cs="Times New Roman"/>
                <w:i/>
                <w:color w:val="A6A6A6"/>
                <w:sz w:val="22"/>
                <w:szCs w:val="22"/>
              </w:rPr>
            </w:pPr>
          </w:p>
        </w:tc>
      </w:tr>
      <w:tr w:rsidR="007C0D34" w:rsidRPr="00431701" w14:paraId="6F26D4D7" w14:textId="77777777" w:rsidTr="00015DCC">
        <w:trPr>
          <w:trHeight w:val="20"/>
        </w:trPr>
        <w:tc>
          <w:tcPr>
            <w:tcW w:w="190" w:type="dxa"/>
            <w:tcBorders>
              <w:top w:val="single" w:sz="4" w:space="0" w:color="000000"/>
              <w:left w:val="single" w:sz="4" w:space="0" w:color="000000"/>
              <w:bottom w:val="single" w:sz="4" w:space="0" w:color="000000"/>
              <w:right w:val="single" w:sz="4" w:space="0" w:color="000000"/>
            </w:tcBorders>
          </w:tcPr>
          <w:p w14:paraId="382A5B73" w14:textId="77777777" w:rsidR="007C0D34" w:rsidRPr="00431701" w:rsidRDefault="007C0D34" w:rsidP="007C3C66">
            <w:pPr>
              <w:contextualSpacing/>
              <w:rPr>
                <w:rFonts w:ascii="Gill Sans MT" w:eastAsia="Calibri" w:hAnsi="Gill Sans MT" w:cs="Times New Roman"/>
                <w:sz w:val="22"/>
                <w:szCs w:val="22"/>
              </w:rPr>
            </w:pPr>
          </w:p>
        </w:tc>
        <w:tc>
          <w:tcPr>
            <w:tcW w:w="5490" w:type="dxa"/>
            <w:tcBorders>
              <w:top w:val="single" w:sz="4" w:space="0" w:color="000000"/>
              <w:left w:val="single" w:sz="4" w:space="0" w:color="000000"/>
              <w:bottom w:val="single" w:sz="4" w:space="0" w:color="000000"/>
            </w:tcBorders>
          </w:tcPr>
          <w:p w14:paraId="012D108F" w14:textId="77777777" w:rsidR="007C0D34" w:rsidRPr="00431701" w:rsidRDefault="007C0D34" w:rsidP="00C90A1D">
            <w:pPr>
              <w:ind w:right="-108"/>
              <w:rPr>
                <w:rFonts w:ascii="Gill Sans MT" w:hAnsi="Gill Sans MT"/>
                <w:sz w:val="22"/>
                <w:szCs w:val="22"/>
              </w:rPr>
            </w:pPr>
            <w:r w:rsidRPr="00431701">
              <w:rPr>
                <w:rFonts w:ascii="Gill Sans MT" w:hAnsi="Gill Sans MT" w:cs="Arial"/>
                <w:sz w:val="22"/>
                <w:szCs w:val="22"/>
              </w:rPr>
              <w:t xml:space="preserve">In the past 5 years, have you observed any of the following changes in climate in the project area? </w:t>
            </w:r>
          </w:p>
          <w:p w14:paraId="4C030DC3" w14:textId="77777777" w:rsidR="007C0D34" w:rsidRPr="00431701" w:rsidRDefault="007C0D34" w:rsidP="007C3C66">
            <w:pPr>
              <w:rPr>
                <w:rFonts w:ascii="Gill Sans MT" w:hAnsi="Gill Sans MT"/>
                <w:sz w:val="22"/>
                <w:szCs w:val="22"/>
              </w:rPr>
            </w:pPr>
          </w:p>
        </w:tc>
        <w:tc>
          <w:tcPr>
            <w:tcW w:w="4050" w:type="dxa"/>
            <w:tcBorders>
              <w:top w:val="single" w:sz="4" w:space="0" w:color="000000"/>
              <w:bottom w:val="single" w:sz="4" w:space="0" w:color="000000"/>
              <w:right w:val="single" w:sz="18" w:space="0" w:color="000000"/>
            </w:tcBorders>
          </w:tcPr>
          <w:p w14:paraId="38E0E7AF" w14:textId="77777777" w:rsidR="007C0D34" w:rsidRPr="00431701" w:rsidRDefault="007C0D34" w:rsidP="00C90A1D">
            <w:pPr>
              <w:ind w:right="-115"/>
              <w:rPr>
                <w:rFonts w:ascii="Gill Sans MT" w:hAnsi="Gill Sans MT"/>
                <w:sz w:val="22"/>
                <w:szCs w:val="22"/>
              </w:rPr>
            </w:pPr>
            <w:r w:rsidRPr="00431701">
              <w:rPr>
                <w:rFonts w:ascii="Gill Sans MT" w:hAnsi="Gill Sans MT" w:cs="Arial"/>
                <w:sz w:val="22"/>
                <w:szCs w:val="22"/>
              </w:rPr>
              <w:t>1=Reduced rainfall</w:t>
            </w:r>
            <w:r w:rsidRPr="00431701">
              <w:rPr>
                <w:rFonts w:ascii="Gill Sans MT" w:eastAsia="MS Gothic" w:hAnsi="Gill Sans MT" w:cs="MS Gothic"/>
                <w:sz w:val="22"/>
                <w:szCs w:val="22"/>
              </w:rPr>
              <w:t> </w:t>
            </w:r>
          </w:p>
          <w:p w14:paraId="27250516" w14:textId="77777777" w:rsidR="007C0D34" w:rsidRPr="00431701" w:rsidRDefault="007C0D34" w:rsidP="00C90A1D">
            <w:pPr>
              <w:ind w:right="-115"/>
              <w:rPr>
                <w:rFonts w:ascii="Gill Sans MT" w:hAnsi="Gill Sans MT" w:cs="Arial"/>
                <w:sz w:val="22"/>
                <w:szCs w:val="22"/>
              </w:rPr>
            </w:pPr>
            <w:r w:rsidRPr="00431701">
              <w:rPr>
                <w:rFonts w:ascii="Gill Sans MT" w:hAnsi="Gill Sans MT" w:cs="Arial"/>
                <w:sz w:val="22"/>
                <w:szCs w:val="22"/>
              </w:rPr>
              <w:t>2=Increased rainfall</w:t>
            </w:r>
          </w:p>
          <w:p w14:paraId="5240DA22" w14:textId="77777777" w:rsidR="007C0D34" w:rsidRPr="00431701" w:rsidRDefault="007C0D34" w:rsidP="00C90A1D">
            <w:pPr>
              <w:ind w:right="-115"/>
              <w:rPr>
                <w:rFonts w:ascii="Gill Sans MT" w:hAnsi="Gill Sans MT"/>
                <w:sz w:val="22"/>
                <w:szCs w:val="22"/>
              </w:rPr>
            </w:pPr>
            <w:r w:rsidRPr="00431701">
              <w:rPr>
                <w:rFonts w:ascii="Gill Sans MT" w:hAnsi="Gill Sans MT"/>
                <w:sz w:val="22"/>
                <w:szCs w:val="22"/>
              </w:rPr>
              <w:t>3=</w:t>
            </w:r>
            <w:r w:rsidRPr="00431701">
              <w:rPr>
                <w:rFonts w:ascii="Gill Sans MT" w:hAnsi="Gill Sans MT" w:cs="Arial"/>
                <w:sz w:val="22"/>
                <w:szCs w:val="22"/>
              </w:rPr>
              <w:t xml:space="preserve">Changes in seasonal patterns (when rainy and dry seasons occur) </w:t>
            </w:r>
          </w:p>
          <w:p w14:paraId="1CFD2C96" w14:textId="77777777" w:rsidR="007C0D34" w:rsidRPr="00431701" w:rsidRDefault="007C0D34" w:rsidP="00C90A1D">
            <w:pPr>
              <w:ind w:right="-115"/>
              <w:rPr>
                <w:rFonts w:ascii="Gill Sans MT" w:hAnsi="Gill Sans MT"/>
                <w:sz w:val="22"/>
                <w:szCs w:val="22"/>
              </w:rPr>
            </w:pPr>
            <w:r w:rsidRPr="00431701">
              <w:rPr>
                <w:rFonts w:ascii="Gill Sans MT" w:hAnsi="Gill Sans MT" w:cs="Arial"/>
                <w:sz w:val="22"/>
                <w:szCs w:val="22"/>
              </w:rPr>
              <w:t>4=Drought</w:t>
            </w:r>
            <w:r w:rsidRPr="00431701">
              <w:rPr>
                <w:rFonts w:ascii="Gill Sans MT" w:eastAsia="MS Gothic" w:hAnsi="Gill Sans MT" w:cs="MS Gothic"/>
                <w:sz w:val="22"/>
                <w:szCs w:val="22"/>
              </w:rPr>
              <w:t> </w:t>
            </w:r>
          </w:p>
          <w:p w14:paraId="37A42EFD" w14:textId="77777777" w:rsidR="007C0D34" w:rsidRPr="00431701" w:rsidRDefault="007C0D34" w:rsidP="00C90A1D">
            <w:pPr>
              <w:ind w:right="-115"/>
              <w:rPr>
                <w:rFonts w:ascii="Gill Sans MT" w:hAnsi="Gill Sans MT"/>
                <w:sz w:val="22"/>
                <w:szCs w:val="22"/>
              </w:rPr>
            </w:pPr>
            <w:r w:rsidRPr="00431701">
              <w:rPr>
                <w:rFonts w:ascii="Gill Sans MT" w:hAnsi="Gill Sans MT" w:cs="Arial"/>
                <w:sz w:val="22"/>
                <w:szCs w:val="22"/>
              </w:rPr>
              <w:t>5=Flooding/landslides</w:t>
            </w:r>
            <w:r w:rsidRPr="00431701">
              <w:rPr>
                <w:rFonts w:ascii="Gill Sans MT" w:eastAsia="MS Gothic" w:hAnsi="Gill Sans MT" w:cs="MS Gothic"/>
                <w:sz w:val="22"/>
                <w:szCs w:val="22"/>
              </w:rPr>
              <w:t> </w:t>
            </w:r>
          </w:p>
          <w:p w14:paraId="2C33DA84" w14:textId="79F08815" w:rsidR="007C0D34" w:rsidRPr="00431701" w:rsidRDefault="007C0D34" w:rsidP="00431701">
            <w:pPr>
              <w:ind w:right="-115"/>
              <w:rPr>
                <w:rFonts w:ascii="Gill Sans MT" w:hAnsi="Gill Sans MT"/>
                <w:sz w:val="22"/>
                <w:szCs w:val="22"/>
              </w:rPr>
            </w:pPr>
            <w:r w:rsidRPr="00431701">
              <w:rPr>
                <w:rFonts w:ascii="Gill Sans MT" w:hAnsi="Gill Sans MT" w:cs="Arial"/>
                <w:sz w:val="22"/>
                <w:szCs w:val="22"/>
              </w:rPr>
              <w:t>6=Other (specify)</w:t>
            </w:r>
          </w:p>
        </w:tc>
        <w:tc>
          <w:tcPr>
            <w:tcW w:w="900" w:type="dxa"/>
            <w:tcBorders>
              <w:top w:val="single" w:sz="18" w:space="0" w:color="000000"/>
              <w:left w:val="single" w:sz="18" w:space="0" w:color="000000"/>
              <w:bottom w:val="single" w:sz="18" w:space="0" w:color="000000"/>
              <w:right w:val="single" w:sz="18" w:space="0" w:color="000000"/>
            </w:tcBorders>
          </w:tcPr>
          <w:p w14:paraId="5C52CA46" w14:textId="77777777" w:rsidR="007C0D34" w:rsidRPr="00431701" w:rsidRDefault="007C0D34" w:rsidP="007C3C66">
            <w:pPr>
              <w:contextualSpacing/>
              <w:rPr>
                <w:rFonts w:ascii="Gill Sans MT" w:eastAsia="Calibri" w:hAnsi="Gill Sans MT" w:cs="Times New Roman"/>
                <w:i/>
                <w:color w:val="A6A6A6"/>
                <w:sz w:val="22"/>
                <w:szCs w:val="22"/>
              </w:rPr>
            </w:pPr>
          </w:p>
        </w:tc>
      </w:tr>
      <w:tr w:rsidR="007C0D34" w:rsidRPr="00431701" w14:paraId="4322B452" w14:textId="77777777" w:rsidTr="00015DCC">
        <w:trPr>
          <w:trHeight w:val="20"/>
        </w:trPr>
        <w:tc>
          <w:tcPr>
            <w:tcW w:w="190" w:type="dxa"/>
            <w:tcBorders>
              <w:top w:val="single" w:sz="4" w:space="0" w:color="000000"/>
              <w:left w:val="single" w:sz="4" w:space="0" w:color="000000"/>
              <w:bottom w:val="single" w:sz="4" w:space="0" w:color="000000"/>
              <w:right w:val="single" w:sz="4" w:space="0" w:color="000000"/>
            </w:tcBorders>
          </w:tcPr>
          <w:p w14:paraId="6C756898" w14:textId="77777777" w:rsidR="007C0D34" w:rsidRPr="00431701" w:rsidRDefault="007C0D34" w:rsidP="007C3C66">
            <w:pPr>
              <w:contextualSpacing/>
              <w:rPr>
                <w:rFonts w:ascii="Gill Sans MT" w:eastAsia="Calibri" w:hAnsi="Gill Sans MT" w:cs="Times New Roman"/>
                <w:sz w:val="22"/>
                <w:szCs w:val="22"/>
              </w:rPr>
            </w:pPr>
          </w:p>
        </w:tc>
        <w:tc>
          <w:tcPr>
            <w:tcW w:w="5490" w:type="dxa"/>
            <w:tcBorders>
              <w:top w:val="single" w:sz="4" w:space="0" w:color="000000"/>
              <w:left w:val="single" w:sz="4" w:space="0" w:color="000000"/>
              <w:bottom w:val="single" w:sz="4" w:space="0" w:color="000000"/>
            </w:tcBorders>
          </w:tcPr>
          <w:p w14:paraId="52731785" w14:textId="77777777" w:rsidR="007C0D34" w:rsidRPr="00431701" w:rsidRDefault="007C0D34" w:rsidP="00C90A1D">
            <w:pPr>
              <w:rPr>
                <w:rFonts w:ascii="Gill Sans MT" w:hAnsi="Gill Sans MT" w:cs="Arial"/>
                <w:sz w:val="22"/>
                <w:szCs w:val="22"/>
              </w:rPr>
            </w:pPr>
            <w:r w:rsidRPr="00431701">
              <w:rPr>
                <w:rFonts w:ascii="Gill Sans MT" w:hAnsi="Gill Sans MT" w:cs="Arial"/>
                <w:sz w:val="22"/>
                <w:szCs w:val="22"/>
              </w:rPr>
              <w:t xml:space="preserve">In the past 5 years, have you observed any of the following changes in the forest area that you think are due to change in climate? </w:t>
            </w:r>
          </w:p>
          <w:p w14:paraId="6F3A8DD8" w14:textId="77777777" w:rsidR="007C0D34" w:rsidRPr="00431701" w:rsidRDefault="007C0D34" w:rsidP="00C90A1D">
            <w:pPr>
              <w:ind w:right="-108"/>
              <w:rPr>
                <w:rFonts w:ascii="Gill Sans MT" w:hAnsi="Gill Sans MT" w:cs="Arial"/>
                <w:sz w:val="22"/>
                <w:szCs w:val="22"/>
              </w:rPr>
            </w:pPr>
          </w:p>
        </w:tc>
        <w:tc>
          <w:tcPr>
            <w:tcW w:w="4050" w:type="dxa"/>
            <w:tcBorders>
              <w:top w:val="single" w:sz="4" w:space="0" w:color="000000"/>
              <w:bottom w:val="single" w:sz="4" w:space="0" w:color="000000"/>
              <w:right w:val="single" w:sz="18" w:space="0" w:color="000000"/>
            </w:tcBorders>
          </w:tcPr>
          <w:p w14:paraId="245A3C1C" w14:textId="77777777" w:rsidR="007C0D34" w:rsidRPr="00431701" w:rsidRDefault="007C0D34" w:rsidP="00C90A1D">
            <w:pPr>
              <w:rPr>
                <w:rFonts w:ascii="Gill Sans MT" w:hAnsi="Gill Sans MT" w:cs="Arial"/>
                <w:sz w:val="22"/>
                <w:szCs w:val="22"/>
              </w:rPr>
            </w:pPr>
            <w:r w:rsidRPr="00431701">
              <w:rPr>
                <w:rFonts w:ascii="Gill Sans MT" w:hAnsi="Gill Sans MT" w:cs="Arial"/>
                <w:sz w:val="22"/>
                <w:szCs w:val="22"/>
              </w:rPr>
              <w:t xml:space="preserve">1=Decline in abundance of game and non-timber forest products </w:t>
            </w:r>
          </w:p>
          <w:p w14:paraId="34C0BC23" w14:textId="77777777" w:rsidR="007C0D34" w:rsidRPr="00431701" w:rsidRDefault="007C0D34" w:rsidP="00C90A1D">
            <w:pPr>
              <w:rPr>
                <w:rFonts w:ascii="Gill Sans MT" w:hAnsi="Gill Sans MT" w:cs="Arial"/>
                <w:sz w:val="22"/>
                <w:szCs w:val="22"/>
              </w:rPr>
            </w:pPr>
            <w:r w:rsidRPr="00431701">
              <w:rPr>
                <w:rFonts w:ascii="Gill Sans MT" w:hAnsi="Gill Sans MT" w:cs="Arial"/>
                <w:sz w:val="22"/>
                <w:szCs w:val="22"/>
              </w:rPr>
              <w:t>2=Decline in productivity or health of fisheries</w:t>
            </w:r>
            <w:r w:rsidRPr="00431701">
              <w:rPr>
                <w:rFonts w:ascii="Gill Sans MT" w:eastAsia="MS Gothic" w:hAnsi="Gill Sans MT" w:cs="MS Gothic"/>
                <w:sz w:val="22"/>
                <w:szCs w:val="22"/>
              </w:rPr>
              <w:t> </w:t>
            </w:r>
          </w:p>
          <w:p w14:paraId="60FE6CDF" w14:textId="77777777" w:rsidR="007C0D34" w:rsidRPr="00431701" w:rsidRDefault="007C0D34" w:rsidP="00C90A1D">
            <w:pPr>
              <w:rPr>
                <w:rFonts w:ascii="Gill Sans MT" w:hAnsi="Gill Sans MT" w:cs="Arial"/>
                <w:sz w:val="22"/>
                <w:szCs w:val="22"/>
              </w:rPr>
            </w:pPr>
            <w:r w:rsidRPr="00431701">
              <w:rPr>
                <w:rFonts w:ascii="Gill Sans MT" w:hAnsi="Gill Sans MT" w:cs="Arial"/>
                <w:sz w:val="22"/>
                <w:szCs w:val="22"/>
              </w:rPr>
              <w:t>3=Change in seasons of flowering or fruiting</w:t>
            </w:r>
            <w:r w:rsidRPr="00431701">
              <w:rPr>
                <w:rFonts w:ascii="Gill Sans MT" w:eastAsia="MS Gothic" w:hAnsi="Gill Sans MT" w:cs="MS Gothic"/>
                <w:sz w:val="22"/>
                <w:szCs w:val="22"/>
              </w:rPr>
              <w:t> </w:t>
            </w:r>
          </w:p>
          <w:p w14:paraId="1BA37EE8" w14:textId="77777777" w:rsidR="007C0D34" w:rsidRPr="00431701" w:rsidRDefault="007C0D34" w:rsidP="00C90A1D">
            <w:pPr>
              <w:rPr>
                <w:rFonts w:ascii="Gill Sans MT" w:hAnsi="Gill Sans MT" w:cs="Arial"/>
                <w:sz w:val="22"/>
                <w:szCs w:val="22"/>
              </w:rPr>
            </w:pPr>
            <w:r w:rsidRPr="00431701">
              <w:rPr>
                <w:rFonts w:ascii="Gill Sans MT" w:hAnsi="Gill Sans MT" w:cs="Arial"/>
                <w:sz w:val="22"/>
                <w:szCs w:val="22"/>
              </w:rPr>
              <w:t>4=Decline in crops/harvest cycles</w:t>
            </w:r>
          </w:p>
          <w:p w14:paraId="346096A0" w14:textId="7C418DF9" w:rsidR="007C0D34" w:rsidRPr="00431701" w:rsidRDefault="007C0D34" w:rsidP="00431701">
            <w:pPr>
              <w:rPr>
                <w:rFonts w:ascii="Gill Sans MT" w:hAnsi="Gill Sans MT" w:cs="Arial"/>
                <w:sz w:val="22"/>
                <w:szCs w:val="22"/>
              </w:rPr>
            </w:pPr>
            <w:r w:rsidRPr="00431701">
              <w:rPr>
                <w:rFonts w:ascii="Gill Sans MT" w:hAnsi="Gill Sans MT" w:cs="Arial"/>
                <w:sz w:val="22"/>
                <w:szCs w:val="22"/>
              </w:rPr>
              <w:t xml:space="preserve">5=Other (specify): </w:t>
            </w:r>
          </w:p>
        </w:tc>
        <w:tc>
          <w:tcPr>
            <w:tcW w:w="900" w:type="dxa"/>
            <w:tcBorders>
              <w:top w:val="single" w:sz="18" w:space="0" w:color="000000"/>
              <w:left w:val="single" w:sz="18" w:space="0" w:color="000000"/>
              <w:bottom w:val="single" w:sz="18" w:space="0" w:color="000000"/>
              <w:right w:val="single" w:sz="18" w:space="0" w:color="000000"/>
            </w:tcBorders>
          </w:tcPr>
          <w:p w14:paraId="787F350A" w14:textId="77777777" w:rsidR="007C0D34" w:rsidRPr="00431701" w:rsidRDefault="007C0D34" w:rsidP="007C3C66">
            <w:pPr>
              <w:contextualSpacing/>
              <w:rPr>
                <w:rFonts w:ascii="Gill Sans MT" w:eastAsia="Calibri" w:hAnsi="Gill Sans MT" w:cs="Times New Roman"/>
                <w:i/>
                <w:color w:val="A6A6A6"/>
                <w:sz w:val="22"/>
                <w:szCs w:val="22"/>
              </w:rPr>
            </w:pPr>
          </w:p>
        </w:tc>
      </w:tr>
    </w:tbl>
    <w:p w14:paraId="034066AF" w14:textId="77777777" w:rsidR="00334EFB" w:rsidRPr="00431701" w:rsidRDefault="00334EFB" w:rsidP="007C3C66">
      <w:pPr>
        <w:ind w:right="-108"/>
        <w:rPr>
          <w:rFonts w:ascii="Gill Sans MT" w:hAnsi="Gill Sans MT"/>
          <w:sz w:val="22"/>
          <w:szCs w:val="22"/>
        </w:rPr>
      </w:pPr>
    </w:p>
    <w:p w14:paraId="44449AA4" w14:textId="77777777" w:rsidR="00334EFB" w:rsidRPr="00431701" w:rsidRDefault="00334EFB" w:rsidP="007C3C66">
      <w:pPr>
        <w:ind w:right="-108"/>
        <w:rPr>
          <w:rFonts w:ascii="Gill Sans MT" w:hAnsi="Gill Sans MT"/>
          <w:sz w:val="22"/>
          <w:szCs w:val="22"/>
        </w:rPr>
      </w:pPr>
    </w:p>
    <w:p w14:paraId="6D3E0B00" w14:textId="77777777" w:rsidR="005A2E20" w:rsidRPr="00431701" w:rsidRDefault="005A2E20" w:rsidP="007C3C66">
      <w:pPr>
        <w:rPr>
          <w:rFonts w:ascii="Gill Sans MT" w:hAnsi="Gill Sans MT"/>
          <w:sz w:val="22"/>
          <w:szCs w:val="22"/>
        </w:rPr>
      </w:pPr>
    </w:p>
    <w:p w14:paraId="21DD6B18" w14:textId="77777777" w:rsidR="005A2E20" w:rsidRPr="00431701" w:rsidRDefault="005A2E20" w:rsidP="007C3C66">
      <w:pPr>
        <w:rPr>
          <w:rFonts w:ascii="Gill Sans MT" w:hAnsi="Gill Sans MT"/>
          <w:sz w:val="22"/>
          <w:szCs w:val="22"/>
        </w:rPr>
      </w:pPr>
    </w:p>
    <w:p w14:paraId="29F4128B" w14:textId="77777777" w:rsidR="00F35D3A" w:rsidRPr="00431701" w:rsidRDefault="00F35D3A" w:rsidP="007C3C66">
      <w:pPr>
        <w:rPr>
          <w:rFonts w:ascii="Gill Sans MT" w:hAnsi="Gill Sans MT"/>
          <w:sz w:val="22"/>
          <w:szCs w:val="22"/>
        </w:rPr>
      </w:pPr>
    </w:p>
    <w:p w14:paraId="5348494C" w14:textId="77777777" w:rsidR="00F35D3A" w:rsidRPr="00431701" w:rsidRDefault="00F35D3A" w:rsidP="007C3C66">
      <w:pPr>
        <w:rPr>
          <w:rFonts w:ascii="Gill Sans MT" w:hAnsi="Gill Sans MT"/>
          <w:b/>
          <w:sz w:val="22"/>
          <w:szCs w:val="22"/>
        </w:rPr>
      </w:pPr>
    </w:p>
    <w:p w14:paraId="13782E00" w14:textId="005E4EA2" w:rsidR="00F35D3A" w:rsidRPr="00431701" w:rsidRDefault="00F35D3A" w:rsidP="00F35D3A">
      <w:pPr>
        <w:rPr>
          <w:rFonts w:ascii="Gill Sans MT" w:hAnsi="Gill Sans MT"/>
          <w:bCs/>
          <w:sz w:val="22"/>
          <w:szCs w:val="22"/>
        </w:rPr>
      </w:pPr>
    </w:p>
    <w:sectPr w:rsidR="00F35D3A" w:rsidRPr="00431701" w:rsidSect="00536BBF">
      <w:footerReference w:type="even" r:id="rId10"/>
      <w:footerReference w:type="default" r:id="rId11"/>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Heather Huntington" w:date="2014-11-07T09:58:00Z" w:initials="HH">
    <w:p w14:paraId="5B5502E6" w14:textId="0498526D" w:rsidR="00321D6B" w:rsidRDefault="00321D6B">
      <w:pPr>
        <w:pStyle w:val="CommentText"/>
      </w:pPr>
      <w:r>
        <w:rPr>
          <w:rStyle w:val="CommentReference"/>
        </w:rPr>
        <w:annotationRef/>
      </w:r>
      <w:r>
        <w:t xml:space="preserve">Please excuse the formatting and lack of skips for all sections. We will get this cleaned up before it goes out for external review. </w:t>
      </w:r>
    </w:p>
    <w:p w14:paraId="675D23E5" w14:textId="77777777" w:rsidR="00321D6B" w:rsidRDefault="00321D6B">
      <w:pPr>
        <w:pStyle w:val="CommentText"/>
      </w:pPr>
    </w:p>
    <w:p w14:paraId="77117FFB" w14:textId="7B36E912" w:rsidR="00321D6B" w:rsidRDefault="00321D6B">
      <w:pPr>
        <w:pStyle w:val="CommentText"/>
      </w:pPr>
      <w:r>
        <w:t xml:space="preserve">The questions for open-ended discussions with the KII Forest are highlighted in light green. </w:t>
      </w:r>
    </w:p>
  </w:comment>
  <w:comment w:id="1" w:author="Heather Huntington" w:date="2014-11-07T11:21:00Z" w:initials="HH">
    <w:p w14:paraId="1E0EEA91" w14:textId="49206EA5" w:rsidR="00321D6B" w:rsidRDefault="00321D6B">
      <w:pPr>
        <w:pStyle w:val="CommentText"/>
      </w:pPr>
      <w:r>
        <w:rPr>
          <w:rStyle w:val="CommentReference"/>
        </w:rPr>
        <w:annotationRef/>
      </w:r>
      <w:r>
        <w:t xml:space="preserve">We can format this as a little forest user group roster if you like this series of questions. </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CE687B" w14:textId="77777777" w:rsidR="00321D6B" w:rsidRDefault="00321D6B" w:rsidP="00250D8D">
      <w:r>
        <w:separator/>
      </w:r>
    </w:p>
  </w:endnote>
  <w:endnote w:type="continuationSeparator" w:id="0">
    <w:p w14:paraId="3BDD21C6" w14:textId="77777777" w:rsidR="00321D6B" w:rsidRDefault="00321D6B" w:rsidP="00250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5C3A64" w14:textId="77777777" w:rsidR="00321D6B" w:rsidRDefault="00321D6B" w:rsidP="00250D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E38B1A" w14:textId="77777777" w:rsidR="00321D6B" w:rsidRDefault="00321D6B" w:rsidP="00250D8D">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4E307C" w14:textId="77777777" w:rsidR="00321D6B" w:rsidRDefault="00321D6B" w:rsidP="00250D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845D0">
      <w:rPr>
        <w:rStyle w:val="PageNumber"/>
        <w:noProof/>
      </w:rPr>
      <w:t>1</w:t>
    </w:r>
    <w:r>
      <w:rPr>
        <w:rStyle w:val="PageNumber"/>
      </w:rPr>
      <w:fldChar w:fldCharType="end"/>
    </w:r>
  </w:p>
  <w:p w14:paraId="2066D6E1" w14:textId="77777777" w:rsidR="00321D6B" w:rsidRDefault="00321D6B" w:rsidP="00250D8D">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5F7646" w14:textId="77777777" w:rsidR="00321D6B" w:rsidRDefault="00321D6B" w:rsidP="00250D8D">
      <w:r>
        <w:separator/>
      </w:r>
    </w:p>
  </w:footnote>
  <w:footnote w:type="continuationSeparator" w:id="0">
    <w:p w14:paraId="7577C621" w14:textId="77777777" w:rsidR="00321D6B" w:rsidRDefault="00321D6B" w:rsidP="00250D8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50B07"/>
    <w:multiLevelType w:val="hybridMultilevel"/>
    <w:tmpl w:val="56D49BA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17D26E1"/>
    <w:multiLevelType w:val="hybridMultilevel"/>
    <w:tmpl w:val="7DBE77D4"/>
    <w:lvl w:ilvl="0" w:tplc="748CB610">
      <w:start w:val="1"/>
      <w:numFmt w:val="decimal"/>
      <w:lvlText w:val="%1."/>
      <w:lvlJc w:val="left"/>
      <w:pPr>
        <w:ind w:left="360" w:hanging="360"/>
      </w:pPr>
      <w:rPr>
        <w:rFonts w:hint="default"/>
        <w:i w:val="0"/>
        <w:sz w:val="20"/>
        <w:szCs w:val="20"/>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A82662A2">
      <w:start w:val="1"/>
      <w:numFmt w:val="decimal"/>
      <w:lvlText w:val="%4"/>
      <w:lvlJc w:val="left"/>
      <w:pPr>
        <w:ind w:left="2880" w:hanging="360"/>
      </w:pPr>
      <w:rPr>
        <w:rFonts w:asciiTheme="minorHAnsi" w:eastAsiaTheme="minorHAnsi" w:hAnsiTheme="minorHAnsi" w:cstheme="minorBidi"/>
        <w:i/>
        <w:sz w:val="18"/>
        <w:szCs w:val="18"/>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nsid w:val="18A82C06"/>
    <w:multiLevelType w:val="multilevel"/>
    <w:tmpl w:val="3030292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20022585"/>
    <w:multiLevelType w:val="hybridMultilevel"/>
    <w:tmpl w:val="1C9CF564"/>
    <w:lvl w:ilvl="0" w:tplc="73863A62">
      <w:start w:val="11"/>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73D0272"/>
    <w:multiLevelType w:val="hybridMultilevel"/>
    <w:tmpl w:val="DE867DCA"/>
    <w:lvl w:ilvl="0" w:tplc="0809000F">
      <w:start w:val="1"/>
      <w:numFmt w:val="decimal"/>
      <w:lvlText w:val="%1."/>
      <w:lvlJc w:val="left"/>
      <w:pPr>
        <w:ind w:left="36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3E4EB772">
      <w:start w:val="1"/>
      <w:numFmt w:val="decimal"/>
      <w:lvlText w:val="%5"/>
      <w:lvlJc w:val="left"/>
      <w:pPr>
        <w:ind w:left="3600" w:hanging="360"/>
      </w:pPr>
      <w:rPr>
        <w:rFonts w:hint="default"/>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
    <w:nsid w:val="3B2D6235"/>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A5728B5"/>
    <w:multiLevelType w:val="hybridMultilevel"/>
    <w:tmpl w:val="303029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6D3D0201"/>
    <w:multiLevelType w:val="hybridMultilevel"/>
    <w:tmpl w:val="1C30A6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9B02CB0"/>
    <w:multiLevelType w:val="hybridMultilevel"/>
    <w:tmpl w:val="B0B24BBE"/>
    <w:lvl w:ilvl="0" w:tplc="367207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F496593"/>
    <w:multiLevelType w:val="hybridMultilevel"/>
    <w:tmpl w:val="208871F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6"/>
  </w:num>
  <w:num w:numId="2">
    <w:abstractNumId w:val="5"/>
  </w:num>
  <w:num w:numId="3">
    <w:abstractNumId w:val="0"/>
  </w:num>
  <w:num w:numId="4">
    <w:abstractNumId w:val="2"/>
  </w:num>
  <w:num w:numId="5">
    <w:abstractNumId w:val="7"/>
  </w:num>
  <w:num w:numId="6">
    <w:abstractNumId w:val="9"/>
  </w:num>
  <w:num w:numId="7">
    <w:abstractNumId w:val="8"/>
  </w:num>
  <w:num w:numId="8">
    <w:abstractNumId w:val="3"/>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27C"/>
    <w:rsid w:val="00015DCC"/>
    <w:rsid w:val="00034064"/>
    <w:rsid w:val="00156308"/>
    <w:rsid w:val="001A407C"/>
    <w:rsid w:val="00250D8D"/>
    <w:rsid w:val="00296D0E"/>
    <w:rsid w:val="00321D6B"/>
    <w:rsid w:val="00334EFB"/>
    <w:rsid w:val="003C4558"/>
    <w:rsid w:val="003E4735"/>
    <w:rsid w:val="003F15C8"/>
    <w:rsid w:val="00431701"/>
    <w:rsid w:val="00436ACA"/>
    <w:rsid w:val="0046427C"/>
    <w:rsid w:val="00466ACB"/>
    <w:rsid w:val="004725DB"/>
    <w:rsid w:val="004A3603"/>
    <w:rsid w:val="005202C2"/>
    <w:rsid w:val="00536BBF"/>
    <w:rsid w:val="00546CF9"/>
    <w:rsid w:val="005A2E20"/>
    <w:rsid w:val="005F0086"/>
    <w:rsid w:val="005F6D4B"/>
    <w:rsid w:val="00627A0B"/>
    <w:rsid w:val="00655827"/>
    <w:rsid w:val="00681538"/>
    <w:rsid w:val="0068754E"/>
    <w:rsid w:val="00765D34"/>
    <w:rsid w:val="007845D0"/>
    <w:rsid w:val="007C0D34"/>
    <w:rsid w:val="007C3C66"/>
    <w:rsid w:val="00805247"/>
    <w:rsid w:val="00811DDA"/>
    <w:rsid w:val="00883197"/>
    <w:rsid w:val="008C5112"/>
    <w:rsid w:val="008D3131"/>
    <w:rsid w:val="00934F1D"/>
    <w:rsid w:val="0095179B"/>
    <w:rsid w:val="00980B7E"/>
    <w:rsid w:val="009842FE"/>
    <w:rsid w:val="00A01930"/>
    <w:rsid w:val="00A4095B"/>
    <w:rsid w:val="00A45B8C"/>
    <w:rsid w:val="00AD13DF"/>
    <w:rsid w:val="00AD3137"/>
    <w:rsid w:val="00AF6204"/>
    <w:rsid w:val="00B6779A"/>
    <w:rsid w:val="00B85582"/>
    <w:rsid w:val="00BC79FF"/>
    <w:rsid w:val="00C02CE1"/>
    <w:rsid w:val="00C90A1D"/>
    <w:rsid w:val="00C92576"/>
    <w:rsid w:val="00D06ECD"/>
    <w:rsid w:val="00D65C34"/>
    <w:rsid w:val="00D87228"/>
    <w:rsid w:val="00DD26A1"/>
    <w:rsid w:val="00DF3039"/>
    <w:rsid w:val="00E77260"/>
    <w:rsid w:val="00EB06AE"/>
    <w:rsid w:val="00F35D3A"/>
    <w:rsid w:val="00F41FE7"/>
    <w:rsid w:val="00F63D61"/>
    <w:rsid w:val="00FA13E0"/>
    <w:rsid w:val="00FA2C2D"/>
    <w:rsid w:val="00FD6C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55F4D3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D87228"/>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D87228"/>
    <w:rPr>
      <w:rFonts w:eastAsiaTheme="minorHAnsi"/>
      <w:sz w:val="22"/>
      <w:szCs w:val="22"/>
    </w:rPr>
  </w:style>
  <w:style w:type="character" w:styleId="CommentReference">
    <w:name w:val="annotation reference"/>
    <w:basedOn w:val="DefaultParagraphFont"/>
    <w:uiPriority w:val="99"/>
    <w:semiHidden/>
    <w:unhideWhenUsed/>
    <w:rsid w:val="00E77260"/>
    <w:rPr>
      <w:sz w:val="16"/>
      <w:szCs w:val="16"/>
    </w:rPr>
  </w:style>
  <w:style w:type="paragraph" w:styleId="CommentText">
    <w:name w:val="annotation text"/>
    <w:basedOn w:val="Normal"/>
    <w:link w:val="CommentTextChar"/>
    <w:uiPriority w:val="99"/>
    <w:unhideWhenUsed/>
    <w:rsid w:val="00E77260"/>
    <w:pPr>
      <w:spacing w:after="200"/>
    </w:pPr>
    <w:rPr>
      <w:rFonts w:eastAsiaTheme="minorHAnsi"/>
      <w:sz w:val="20"/>
      <w:szCs w:val="20"/>
    </w:rPr>
  </w:style>
  <w:style w:type="character" w:customStyle="1" w:styleId="CommentTextChar">
    <w:name w:val="Comment Text Char"/>
    <w:basedOn w:val="DefaultParagraphFont"/>
    <w:link w:val="CommentText"/>
    <w:uiPriority w:val="99"/>
    <w:rsid w:val="00E77260"/>
    <w:rPr>
      <w:rFonts w:eastAsiaTheme="minorHAnsi"/>
      <w:sz w:val="20"/>
      <w:szCs w:val="20"/>
    </w:rPr>
  </w:style>
  <w:style w:type="paragraph" w:styleId="BalloonText">
    <w:name w:val="Balloon Text"/>
    <w:basedOn w:val="Normal"/>
    <w:link w:val="BalloonTextChar"/>
    <w:uiPriority w:val="99"/>
    <w:semiHidden/>
    <w:unhideWhenUsed/>
    <w:rsid w:val="00E7726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7260"/>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5F6D4B"/>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5F6D4B"/>
    <w:rPr>
      <w:rFonts w:eastAsiaTheme="minorHAnsi"/>
      <w:b/>
      <w:bCs/>
      <w:sz w:val="20"/>
      <w:szCs w:val="20"/>
    </w:rPr>
  </w:style>
  <w:style w:type="table" w:styleId="TableGrid">
    <w:name w:val="Table Grid"/>
    <w:basedOn w:val="TableNormal"/>
    <w:uiPriority w:val="59"/>
    <w:rsid w:val="00934F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36ACA"/>
    <w:rPr>
      <w:color w:val="0000FF" w:themeColor="hyperlink"/>
      <w:u w:val="single"/>
    </w:rPr>
  </w:style>
  <w:style w:type="table" w:customStyle="1" w:styleId="TableGrid1">
    <w:name w:val="Table Grid1"/>
    <w:basedOn w:val="TableNormal"/>
    <w:next w:val="TableGrid"/>
    <w:uiPriority w:val="59"/>
    <w:rsid w:val="00AD3137"/>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250D8D"/>
    <w:pPr>
      <w:tabs>
        <w:tab w:val="center" w:pos="4320"/>
        <w:tab w:val="right" w:pos="8640"/>
      </w:tabs>
    </w:pPr>
  </w:style>
  <w:style w:type="character" w:customStyle="1" w:styleId="FooterChar">
    <w:name w:val="Footer Char"/>
    <w:basedOn w:val="DefaultParagraphFont"/>
    <w:link w:val="Footer"/>
    <w:uiPriority w:val="99"/>
    <w:rsid w:val="00250D8D"/>
  </w:style>
  <w:style w:type="character" w:styleId="PageNumber">
    <w:name w:val="page number"/>
    <w:basedOn w:val="DefaultParagraphFont"/>
    <w:uiPriority w:val="99"/>
    <w:semiHidden/>
    <w:unhideWhenUsed/>
    <w:rsid w:val="00250D8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D87228"/>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D87228"/>
    <w:rPr>
      <w:rFonts w:eastAsiaTheme="minorHAnsi"/>
      <w:sz w:val="22"/>
      <w:szCs w:val="22"/>
    </w:rPr>
  </w:style>
  <w:style w:type="character" w:styleId="CommentReference">
    <w:name w:val="annotation reference"/>
    <w:basedOn w:val="DefaultParagraphFont"/>
    <w:uiPriority w:val="99"/>
    <w:semiHidden/>
    <w:unhideWhenUsed/>
    <w:rsid w:val="00E77260"/>
    <w:rPr>
      <w:sz w:val="16"/>
      <w:szCs w:val="16"/>
    </w:rPr>
  </w:style>
  <w:style w:type="paragraph" w:styleId="CommentText">
    <w:name w:val="annotation text"/>
    <w:basedOn w:val="Normal"/>
    <w:link w:val="CommentTextChar"/>
    <w:uiPriority w:val="99"/>
    <w:unhideWhenUsed/>
    <w:rsid w:val="00E77260"/>
    <w:pPr>
      <w:spacing w:after="200"/>
    </w:pPr>
    <w:rPr>
      <w:rFonts w:eastAsiaTheme="minorHAnsi"/>
      <w:sz w:val="20"/>
      <w:szCs w:val="20"/>
    </w:rPr>
  </w:style>
  <w:style w:type="character" w:customStyle="1" w:styleId="CommentTextChar">
    <w:name w:val="Comment Text Char"/>
    <w:basedOn w:val="DefaultParagraphFont"/>
    <w:link w:val="CommentText"/>
    <w:uiPriority w:val="99"/>
    <w:rsid w:val="00E77260"/>
    <w:rPr>
      <w:rFonts w:eastAsiaTheme="minorHAnsi"/>
      <w:sz w:val="20"/>
      <w:szCs w:val="20"/>
    </w:rPr>
  </w:style>
  <w:style w:type="paragraph" w:styleId="BalloonText">
    <w:name w:val="Balloon Text"/>
    <w:basedOn w:val="Normal"/>
    <w:link w:val="BalloonTextChar"/>
    <w:uiPriority w:val="99"/>
    <w:semiHidden/>
    <w:unhideWhenUsed/>
    <w:rsid w:val="00E7726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7260"/>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5F6D4B"/>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5F6D4B"/>
    <w:rPr>
      <w:rFonts w:eastAsiaTheme="minorHAnsi"/>
      <w:b/>
      <w:bCs/>
      <w:sz w:val="20"/>
      <w:szCs w:val="20"/>
    </w:rPr>
  </w:style>
  <w:style w:type="table" w:styleId="TableGrid">
    <w:name w:val="Table Grid"/>
    <w:basedOn w:val="TableNormal"/>
    <w:uiPriority w:val="59"/>
    <w:rsid w:val="00934F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36ACA"/>
    <w:rPr>
      <w:color w:val="0000FF" w:themeColor="hyperlink"/>
      <w:u w:val="single"/>
    </w:rPr>
  </w:style>
  <w:style w:type="table" w:customStyle="1" w:styleId="TableGrid1">
    <w:name w:val="Table Grid1"/>
    <w:basedOn w:val="TableNormal"/>
    <w:next w:val="TableGrid"/>
    <w:uiPriority w:val="59"/>
    <w:rsid w:val="00AD3137"/>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250D8D"/>
    <w:pPr>
      <w:tabs>
        <w:tab w:val="center" w:pos="4320"/>
        <w:tab w:val="right" w:pos="8640"/>
      </w:tabs>
    </w:pPr>
  </w:style>
  <w:style w:type="character" w:customStyle="1" w:styleId="FooterChar">
    <w:name w:val="Footer Char"/>
    <w:basedOn w:val="DefaultParagraphFont"/>
    <w:link w:val="Footer"/>
    <w:uiPriority w:val="99"/>
    <w:rsid w:val="00250D8D"/>
  </w:style>
  <w:style w:type="character" w:styleId="PageNumber">
    <w:name w:val="page number"/>
    <w:basedOn w:val="DefaultParagraphFont"/>
    <w:uiPriority w:val="99"/>
    <w:semiHidden/>
    <w:unhideWhenUsed/>
    <w:rsid w:val="00250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F02B6F-E012-5D40-BC20-2BC6FE27F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13</Pages>
  <Words>2772</Words>
  <Characters>15806</Characters>
  <Application>Microsoft Macintosh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Cloudburst Group</Company>
  <LinksUpToDate>false</LinksUpToDate>
  <CharactersWithSpaces>18541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Huntington</dc:creator>
  <cp:lastModifiedBy>Heather Huntington</cp:lastModifiedBy>
  <cp:revision>6</cp:revision>
  <dcterms:created xsi:type="dcterms:W3CDTF">2014-11-07T14:57:00Z</dcterms:created>
  <dcterms:modified xsi:type="dcterms:W3CDTF">2014-11-07T19:48:00Z</dcterms:modified>
</cp:coreProperties>
</file>