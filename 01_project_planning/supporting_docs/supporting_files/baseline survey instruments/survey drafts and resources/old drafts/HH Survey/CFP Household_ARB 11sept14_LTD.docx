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bookmarkStart w:id="0" w:name="_GoBack"/>
      <w:bookmarkEnd w:id="0"/>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86"/>
        <w:gridCol w:w="6"/>
        <w:gridCol w:w="2514"/>
        <w:gridCol w:w="1810"/>
        <w:gridCol w:w="714"/>
      </w:tblGrid>
      <w:tr w:rsidR="00B71EAD" w:rsidRPr="001512DD" w14:paraId="6616BCFD" w14:textId="77777777" w:rsidTr="00CD018F">
        <w:trPr>
          <w:trHeight w:hRule="exact" w:val="367"/>
        </w:trPr>
        <w:tc>
          <w:tcPr>
            <w:tcW w:w="35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w:t>
            </w:r>
            <w:proofErr w:type="spellStart"/>
            <w:r w:rsidRPr="001512DD">
              <w:rPr>
                <w:i/>
              </w:rPr>
              <w:t>dd</w:t>
            </w:r>
            <w:proofErr w:type="spellEnd"/>
            <w:r w:rsidRPr="001512DD">
              <w:rPr>
                <w:i/>
              </w:rPr>
              <w:t>/</w:t>
            </w:r>
            <w:proofErr w:type="spellStart"/>
            <w:r w:rsidRPr="001512DD">
              <w:rPr>
                <w:i/>
              </w:rPr>
              <w:t>yyyy</w:t>
            </w:r>
            <w:proofErr w:type="spellEnd"/>
            <w:r w:rsidRPr="001512DD">
              <w:rPr>
                <w:i/>
              </w:rPr>
              <w:t>)</w:t>
            </w:r>
          </w:p>
        </w:tc>
      </w:tr>
      <w:tr w:rsidR="00B71EAD" w:rsidRPr="001512DD" w14:paraId="64DA99D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68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top w:val="single" w:sz="4" w:space="0" w:color="000000"/>
              <w:left w:val="single" w:sz="4" w:space="0" w:color="auto"/>
              <w:bottom w:val="single" w:sz="4" w:space="0" w:color="000000"/>
              <w:right w:val="single" w:sz="18" w:space="0" w:color="000000"/>
            </w:tcBorders>
          </w:tcPr>
          <w:p w14:paraId="00CE79A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A6. Retype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15BA633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77777777" w:rsidR="00512DC2" w:rsidRPr="001512DD" w:rsidRDefault="00512DC2" w:rsidP="001512DD">
      <w:pPr>
        <w:spacing w:after="0" w:line="240" w:lineRule="auto"/>
        <w:contextualSpacing/>
        <w:rPr>
          <w:b/>
        </w:rPr>
      </w:pPr>
      <w:r w:rsidRPr="001512DD">
        <w:rPr>
          <w:b/>
        </w:rPr>
        <w:t>ORAL 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4343"/>
        <w:gridCol w:w="694"/>
      </w:tblGrid>
      <w:tr w:rsidR="00B71EAD" w:rsidRPr="001512DD" w14:paraId="7C60B14C"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2, skip to A11</w:t>
            </w:r>
          </w:p>
        </w:tc>
        <w:tc>
          <w:tcPr>
            <w:tcW w:w="4343" w:type="dxa"/>
            <w:tcBorders>
              <w:top w:val="single" w:sz="4" w:space="0" w:color="000000"/>
              <w:bottom w:val="single" w:sz="4" w:space="0" w:color="000000"/>
              <w:right w:val="single" w:sz="18" w:space="0" w:color="000000"/>
            </w:tcBorders>
          </w:tcPr>
          <w:p w14:paraId="5F90A2EF"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1=No</w:t>
            </w:r>
          </w:p>
          <w:p w14:paraId="4AC799F1"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2=Yes</w:t>
            </w:r>
            <w:r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2512"/>
        <w:gridCol w:w="1831"/>
        <w:gridCol w:w="694"/>
      </w:tblGrid>
      <w:tr w:rsidR="00B71EAD" w:rsidRPr="001512DD" w14:paraId="6F54DE1B"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0EAC50AC" w14:textId="77777777" w:rsidR="00701044" w:rsidRDefault="00701044" w:rsidP="001512DD">
            <w:pPr>
              <w:spacing w:after="0" w:line="240" w:lineRule="auto"/>
              <w:contextualSpacing/>
              <w:rPr>
                <w:ins w:id="1" w:author="Stickler, Mercedes M. (E3/LTRM)" w:date="2014-09-22T15:46:00Z"/>
                <w:rFonts w:eastAsiaTheme="minorEastAsia"/>
                <w:lang w:eastAsia="zh-CN"/>
              </w:rPr>
            </w:pPr>
            <w:r w:rsidRPr="001512DD">
              <w:rPr>
                <w:rFonts w:eastAsiaTheme="minorEastAsia"/>
                <w:lang w:eastAsia="zh-CN"/>
              </w:rPr>
              <w:t>2=Female</w:t>
            </w:r>
          </w:p>
          <w:p w14:paraId="3DD7DC45" w14:textId="0F13F6AA" w:rsidR="00EA41DE" w:rsidRPr="001512DD" w:rsidRDefault="000360B1" w:rsidP="001512DD">
            <w:pPr>
              <w:spacing w:after="0" w:line="240" w:lineRule="auto"/>
              <w:contextualSpacing/>
              <w:rPr>
                <w:rFonts w:eastAsiaTheme="minorEastAsia"/>
                <w:lang w:eastAsia="zh-CN"/>
              </w:rPr>
            </w:pPr>
            <w:ins w:id="2" w:author="Stickler, Mercedes M. (E3/LTRM)" w:date="2014-09-22T15:50:00Z">
              <w:r>
                <w:rPr>
                  <w:rFonts w:eastAsiaTheme="minorEastAsia"/>
                  <w:lang w:eastAsia="zh-CN"/>
                </w:rPr>
                <w:t>999</w:t>
              </w:r>
            </w:ins>
            <w:ins w:id="3" w:author="Stickler, Mercedes M. (E3/LTRM)" w:date="2014-09-22T15:46: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 xml:space="preserve">(Integer) If no mobile </w:t>
            </w:r>
            <w:r w:rsidRPr="001512DD">
              <w:rPr>
                <w:rFonts w:eastAsiaTheme="minorEastAsia"/>
                <w:i/>
                <w:lang w:eastAsia="zh-CN"/>
              </w:rPr>
              <w:lastRenderedPageBreak/>
              <w:t>number, enter 0</w:t>
            </w:r>
          </w:p>
        </w:tc>
      </w:tr>
      <w:tr w:rsidR="00B71EAD" w:rsidRPr="001512DD" w14:paraId="5C876EE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50"/>
        <w:gridCol w:w="4693"/>
        <w:gridCol w:w="2517"/>
        <w:gridCol w:w="1826"/>
        <w:gridCol w:w="694"/>
      </w:tblGrid>
      <w:tr w:rsidR="00B71EAD" w:rsidRPr="001512DD" w14:paraId="1A38FEF3"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6583690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A17.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75DC0F0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A18.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CB7C54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3C139CE4"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01D7B8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D01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6C085F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A15.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6F5CFF73" w14:textId="77777777" w:rsidR="00701044" w:rsidRDefault="00701044" w:rsidP="001512DD">
            <w:pPr>
              <w:spacing w:after="0" w:line="240" w:lineRule="auto"/>
              <w:contextualSpacing/>
              <w:rPr>
                <w:ins w:id="4" w:author="Stickler, Mercedes M. (E3/LTRM)" w:date="2014-09-22T15:47:00Z"/>
                <w:rFonts w:eastAsiaTheme="minorEastAsia"/>
                <w:lang w:eastAsia="zh-CN"/>
              </w:rPr>
            </w:pPr>
            <w:r w:rsidRPr="001512DD">
              <w:rPr>
                <w:rFonts w:eastAsiaTheme="minorEastAsia"/>
                <w:lang w:eastAsia="zh-CN"/>
              </w:rPr>
              <w:t>2=Female</w:t>
            </w:r>
          </w:p>
          <w:p w14:paraId="7C001906" w14:textId="405F494C" w:rsidR="00EA41DE" w:rsidRPr="001512DD" w:rsidRDefault="000360B1" w:rsidP="001512DD">
            <w:pPr>
              <w:spacing w:after="0" w:line="240" w:lineRule="auto"/>
              <w:contextualSpacing/>
              <w:rPr>
                <w:rFonts w:eastAsiaTheme="minorEastAsia"/>
                <w:lang w:eastAsia="zh-CN"/>
              </w:rPr>
            </w:pPr>
            <w:ins w:id="5" w:author="Stickler, Mercedes M. (E3/LTRM)" w:date="2014-09-22T15:50:00Z">
              <w:r>
                <w:rPr>
                  <w:rFonts w:eastAsiaTheme="minorEastAsia"/>
                  <w:lang w:eastAsia="zh-CN"/>
                </w:rPr>
                <w:t>999</w:t>
              </w:r>
            </w:ins>
            <w:ins w:id="6" w:author="Stickler, Mercedes M. (E3/LTRM)" w:date="2014-09-22T15:47:00Z">
              <w:r w:rsidR="00EA41DE">
                <w:rPr>
                  <w:rFonts w:eastAsiaTheme="minorEastAsia"/>
                  <w:lang w:eastAsia="zh-CN"/>
                </w:rPr>
                <w:t>=Prefer not to respond</w:t>
              </w:r>
            </w:ins>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71AB8769" w14:textId="77777777" w:rsidR="00701044" w:rsidRPr="001512DD" w:rsidRDefault="00701044" w:rsidP="001512DD">
      <w:pPr>
        <w:spacing w:after="0" w:line="240" w:lineRule="auto"/>
        <w:contextualSpacing/>
        <w:rPr>
          <w:b/>
        </w:rPr>
      </w:pPr>
      <w:r w:rsidRPr="001512DD">
        <w:rPr>
          <w:b/>
        </w:rPr>
        <w:br w:type="page"/>
      </w:r>
    </w:p>
    <w:p w14:paraId="5C76CD0B" w14:textId="769BDF49" w:rsidR="00042643" w:rsidRPr="001512DD" w:rsidRDefault="006C2023" w:rsidP="001512DD">
      <w:pPr>
        <w:spacing w:afterLines="20" w:after="48" w:line="240" w:lineRule="auto"/>
        <w:contextualSpacing/>
        <w:rPr>
          <w:rFonts w:eastAsia="Times New Roman" w:cs="Times New Roman"/>
          <w:b/>
          <w:bCs/>
        </w:rPr>
      </w:pPr>
      <w:r>
        <w:rPr>
          <w:rFonts w:eastAsia="Times New Roman" w:cs="Times New Roman"/>
          <w:b/>
          <w:bCs/>
        </w:rPr>
        <w:lastRenderedPageBreak/>
        <w:t xml:space="preserve">SECTION </w:t>
      </w:r>
      <w:r w:rsidR="00042643" w:rsidRPr="001512DD">
        <w:rPr>
          <w:rFonts w:eastAsia="Times New Roman"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360"/>
        <w:gridCol w:w="4678"/>
        <w:gridCol w:w="2160"/>
        <w:gridCol w:w="356"/>
        <w:gridCol w:w="6"/>
        <w:gridCol w:w="8"/>
        <w:gridCol w:w="1790"/>
        <w:gridCol w:w="18"/>
        <w:gridCol w:w="704"/>
      </w:tblGrid>
      <w:tr w:rsidR="00B71EAD" w:rsidRPr="001512DD" w14:paraId="67388F3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904AEB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 What is your marital status (</w:t>
            </w:r>
            <w:r w:rsidRPr="001512DD">
              <w:rPr>
                <w:b/>
                <w:w w:val="105"/>
              </w:rPr>
              <w:t>married</w:t>
            </w:r>
            <w:r w:rsidRPr="001512DD">
              <w:rPr>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3A740192" w14:textId="2DF15448"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del w:id="7" w:author="Stickler, Mercedes M. (E3/LTRM)" w:date="2014-09-22T15:47:00Z">
              <w:r w:rsidRPr="001512DD" w:rsidDel="000B0A99">
                <w:rPr>
                  <w:rFonts w:eastAsiaTheme="minorEastAsia" w:cs="Times New Roman"/>
                  <w:w w:val="105"/>
                  <w:lang w:eastAsia="zh-CN"/>
                </w:rPr>
                <w:delText>Naver</w:delText>
              </w:r>
            </w:del>
            <w:ins w:id="8" w:author="Stickler, Mercedes M. (E3/LTRM)" w:date="2014-09-22T15:47:00Z">
              <w:r w:rsidR="000B0A99" w:rsidRPr="001512DD">
                <w:rPr>
                  <w:rFonts w:eastAsiaTheme="minorEastAsia" w:cs="Times New Roman"/>
                  <w:w w:val="105"/>
                  <w:lang w:eastAsia="zh-CN"/>
                </w:rPr>
                <w:t>Never</w:t>
              </w:r>
            </w:ins>
            <w:r w:rsidRPr="001512DD">
              <w:rPr>
                <w:rFonts w:eastAsiaTheme="minorEastAsia" w:cs="Times New Roman"/>
                <w:w w:val="105"/>
                <w:lang w:eastAsia="zh-CN"/>
              </w:rPr>
              <w:t xml:space="preserve">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5EF2EDE0"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del w:id="9" w:author="Stickler, Mercedes M. (E3/LTRM)" w:date="2014-09-22T15:47:00Z">
              <w:r w:rsidRPr="001512DD" w:rsidDel="000B0A99">
                <w:rPr>
                  <w:rFonts w:eastAsiaTheme="minorEastAsia" w:cs="Times New Roman"/>
                  <w:w w:val="105"/>
                  <w:lang w:eastAsia="zh-CN"/>
                </w:rPr>
                <w:delText>Seperated</w:delText>
              </w:r>
            </w:del>
            <w:ins w:id="10" w:author="Stickler, Mercedes M. (E3/LTRM)" w:date="2014-09-22T15:47:00Z">
              <w:r w:rsidR="000B0A99" w:rsidRPr="001512DD">
                <w:rPr>
                  <w:rFonts w:eastAsiaTheme="minorEastAsia" w:cs="Times New Roman"/>
                  <w:w w:val="105"/>
                  <w:lang w:eastAsia="zh-CN"/>
                </w:rPr>
                <w:t>Separated</w:t>
              </w:r>
            </w:ins>
          </w:p>
          <w:p w14:paraId="21265838" w14:textId="77777777" w:rsidR="00B71EAD" w:rsidRDefault="00B71EAD" w:rsidP="001512DD">
            <w:pPr>
              <w:spacing w:after="0"/>
              <w:rPr>
                <w:ins w:id="11" w:author="Stickler, Mercedes M. (E3/LTRM)" w:date="2014-09-22T18:01:00Z"/>
                <w:rFonts w:eastAsiaTheme="minorEastAsia" w:cs="Times New Roman"/>
                <w:w w:val="105"/>
                <w:lang w:eastAsia="zh-CN"/>
              </w:rPr>
            </w:pPr>
            <w:r w:rsidRPr="001512DD">
              <w:rPr>
                <w:rFonts w:eastAsiaTheme="minorEastAsia" w:cs="Times New Roman"/>
                <w:w w:val="105"/>
                <w:lang w:eastAsia="zh-CN"/>
              </w:rPr>
              <w:t>7=Cohabitating</w:t>
            </w:r>
          </w:p>
          <w:p w14:paraId="57132459" w14:textId="77777777" w:rsidR="00F3482A" w:rsidRPr="00AC7CBE" w:rsidRDefault="00F3482A" w:rsidP="00F3482A">
            <w:pPr>
              <w:spacing w:after="0" w:line="240" w:lineRule="auto"/>
              <w:contextualSpacing/>
              <w:rPr>
                <w:ins w:id="12" w:author="Stickler, Mercedes M. (E3/LTRM)" w:date="2014-09-22T18:01:00Z"/>
              </w:rPr>
            </w:pPr>
            <w:ins w:id="13" w:author="Stickler, Mercedes M. (E3/LTRM)" w:date="2014-09-22T18:01:00Z">
              <w:r w:rsidRPr="00AC7CBE">
                <w:t>97=Other, please specify</w:t>
              </w:r>
            </w:ins>
          </w:p>
          <w:p w14:paraId="1BB5CB33" w14:textId="14665987" w:rsidR="00F3482A" w:rsidRPr="001512DD" w:rsidRDefault="00F3482A" w:rsidP="00F3482A">
            <w:pPr>
              <w:spacing w:after="0"/>
              <w:rPr>
                <w:rFonts w:eastAsiaTheme="minorEastAsia" w:cs="Times New Roman"/>
                <w:w w:val="105"/>
                <w:lang w:eastAsia="zh-CN"/>
              </w:rPr>
            </w:pPr>
            <w:ins w:id="14" w:author="Stickler, Mercedes M. (E3/LTRM)" w:date="2014-09-22T18:01:00Z">
              <w:r w:rsidRPr="00AC7CBE">
                <w:rPr>
                  <w:rFonts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proofErr w:type="spellStart"/>
            <w:r w:rsidRPr="001512DD">
              <w:rPr>
                <w:b/>
                <w:w w:val="105"/>
              </w:rPr>
              <w:t>married_head</w:t>
            </w:r>
            <w:proofErr w:type="spellEnd"/>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Polygamously</w:t>
            </w:r>
            <w:proofErr w:type="spellEnd"/>
            <w:r w:rsidRPr="001512DD">
              <w:rPr>
                <w:rFonts w:eastAsiaTheme="minorEastAsia" w:cs="Times New Roman"/>
                <w:w w:val="105"/>
                <w:lang w:eastAsia="zh-CN"/>
              </w:rPr>
              <w:t xml:space="preserve"> married</w:t>
            </w:r>
          </w:p>
          <w:p w14:paraId="2222CB64" w14:textId="1A466419"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del w:id="15" w:author="Stickler, Mercedes M. (E3/LTRM)" w:date="2014-09-22T15:48:00Z">
              <w:r w:rsidRPr="001512DD" w:rsidDel="000B0A99">
                <w:rPr>
                  <w:rFonts w:eastAsiaTheme="minorEastAsia" w:cs="Times New Roman"/>
                  <w:w w:val="105"/>
                  <w:lang w:eastAsia="zh-CN"/>
                </w:rPr>
                <w:delText>Naver</w:delText>
              </w:r>
            </w:del>
            <w:ins w:id="16" w:author="Stickler, Mercedes M. (E3/LTRM)" w:date="2014-09-22T15:48:00Z">
              <w:r w:rsidR="000B0A99" w:rsidRPr="001512DD">
                <w:rPr>
                  <w:rFonts w:eastAsiaTheme="minorEastAsia" w:cs="Times New Roman"/>
                  <w:w w:val="105"/>
                  <w:lang w:eastAsia="zh-CN"/>
                </w:rPr>
                <w:t>Never</w:t>
              </w:r>
            </w:ins>
            <w:r w:rsidRPr="001512DD">
              <w:rPr>
                <w:rFonts w:eastAsiaTheme="minorEastAsia" w:cs="Times New Roman"/>
                <w:w w:val="105"/>
                <w:lang w:eastAsia="zh-CN"/>
              </w:rPr>
              <w:t xml:space="preserve">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1A983A2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del w:id="17" w:author="Stickler, Mercedes M. (E3/LTRM)" w:date="2014-09-22T15:48:00Z">
              <w:r w:rsidRPr="001512DD" w:rsidDel="000B0A99">
                <w:rPr>
                  <w:rFonts w:eastAsiaTheme="minorEastAsia" w:cs="Times New Roman"/>
                  <w:w w:val="105"/>
                  <w:lang w:eastAsia="zh-CN"/>
                </w:rPr>
                <w:delText>Seperated</w:delText>
              </w:r>
            </w:del>
            <w:ins w:id="18" w:author="Stickler, Mercedes M. (E3/LTRM)" w:date="2014-09-22T15:48:00Z">
              <w:r w:rsidR="000B0A99" w:rsidRPr="001512DD">
                <w:rPr>
                  <w:rFonts w:eastAsiaTheme="minorEastAsia" w:cs="Times New Roman"/>
                  <w:w w:val="105"/>
                  <w:lang w:eastAsia="zh-CN"/>
                </w:rPr>
                <w:t>Separated</w:t>
              </w:r>
            </w:ins>
          </w:p>
          <w:p w14:paraId="358558CD" w14:textId="77777777" w:rsidR="00B71EAD" w:rsidRDefault="00B71EAD" w:rsidP="001512DD">
            <w:pPr>
              <w:spacing w:after="0"/>
              <w:rPr>
                <w:ins w:id="19" w:author="Stickler, Mercedes M. (E3/LTRM)" w:date="2014-09-22T18:01:00Z"/>
                <w:rFonts w:eastAsiaTheme="minorEastAsia" w:cs="Times New Roman"/>
                <w:w w:val="105"/>
                <w:lang w:eastAsia="zh-CN"/>
              </w:rPr>
            </w:pPr>
            <w:r w:rsidRPr="001512DD">
              <w:rPr>
                <w:rFonts w:eastAsiaTheme="minorEastAsia" w:cs="Times New Roman"/>
                <w:w w:val="105"/>
                <w:lang w:eastAsia="zh-CN"/>
              </w:rPr>
              <w:t>7=Cohabitating</w:t>
            </w:r>
          </w:p>
          <w:p w14:paraId="57AC7242" w14:textId="77777777" w:rsidR="00F3482A" w:rsidRPr="00AC7CBE" w:rsidRDefault="00F3482A" w:rsidP="00F3482A">
            <w:pPr>
              <w:spacing w:after="0" w:line="240" w:lineRule="auto"/>
              <w:contextualSpacing/>
              <w:rPr>
                <w:ins w:id="20" w:author="Stickler, Mercedes M. (E3/LTRM)" w:date="2014-09-22T18:01:00Z"/>
              </w:rPr>
            </w:pPr>
            <w:ins w:id="21" w:author="Stickler, Mercedes M. (E3/LTRM)" w:date="2014-09-22T18:01:00Z">
              <w:r w:rsidRPr="00AC7CBE">
                <w:t>97=Other, please specify</w:t>
              </w:r>
            </w:ins>
          </w:p>
          <w:p w14:paraId="3FA8134D" w14:textId="0DA83A40" w:rsidR="00F3482A" w:rsidRPr="001512DD" w:rsidRDefault="00F3482A" w:rsidP="00F3482A">
            <w:pPr>
              <w:spacing w:after="0"/>
              <w:rPr>
                <w:rFonts w:eastAsiaTheme="minorEastAsia" w:cs="Times New Roman"/>
                <w:w w:val="105"/>
                <w:lang w:eastAsia="zh-CN"/>
              </w:rPr>
            </w:pPr>
            <w:ins w:id="22" w:author="Stickler, Mercedes M. (E3/LTRM)" w:date="2014-09-22T18:01:00Z">
              <w:r w:rsidRPr="00AC7CBE">
                <w:rPr>
                  <w:rFonts w:cs="Times New Roman"/>
                  <w:w w:val="105"/>
                </w:rPr>
                <w:t>999=Prefer not to respond</w:t>
              </w:r>
            </w:ins>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682892E"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B7. What is your tribe? (</w:t>
            </w:r>
            <w:r w:rsidRPr="001512DD">
              <w:rPr>
                <w:b/>
                <w:w w:val="105"/>
              </w:rPr>
              <w:t>tribe</w:t>
            </w:r>
            <w:r w:rsidRPr="001512DD">
              <w:rPr>
                <w:w w:val="105"/>
              </w:rPr>
              <w:t>)</w:t>
            </w:r>
          </w:p>
        </w:tc>
        <w:tc>
          <w:tcPr>
            <w:tcW w:w="2160" w:type="dxa"/>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0B2EB5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289F4E67" w14:textId="77777777" w:rsidR="00B71EAD" w:rsidRPr="001512DD" w:rsidRDefault="00B71EAD" w:rsidP="001512DD">
            <w:pPr>
              <w:tabs>
                <w:tab w:val="left" w:pos="2880"/>
              </w:tabs>
              <w:kinsoku w:val="0"/>
              <w:overflowPunct w:val="0"/>
              <w:spacing w:afterLines="20" w:after="48" w:line="240" w:lineRule="auto"/>
              <w:ind w:firstLine="10"/>
              <w:contextualSpacing/>
              <w:rPr>
                <w:w w:val="105"/>
              </w:rPr>
            </w:pPr>
            <w:r w:rsidRPr="001512DD">
              <w:rPr>
                <w:w w:val="105"/>
              </w:rPr>
              <w:t>B7b. If other, please specify</w:t>
            </w:r>
            <w:r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83C3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tribe_spouse</w:t>
            </w:r>
            <w:proofErr w:type="spellEnd"/>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C6EEF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6F3A68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proofErr w:type="spellStart"/>
            <w:r w:rsidRPr="001512DD">
              <w:rPr>
                <w:b/>
                <w:w w:val="105"/>
              </w:rPr>
              <w:t>tribe_pspouse</w:t>
            </w:r>
            <w:proofErr w:type="spellEnd"/>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3=</w:t>
            </w:r>
            <w:proofErr w:type="spellStart"/>
            <w:r w:rsidRPr="001512DD">
              <w:rPr>
                <w:rFonts w:eastAsiaTheme="minorEastAsia" w:cs="Times New Roman"/>
                <w:w w:val="105"/>
                <w:lang w:eastAsia="zh-CN"/>
              </w:rPr>
              <w:t>Nsenga</w:t>
            </w:r>
            <w:proofErr w:type="spellEnd"/>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w:t>
            </w:r>
            <w:proofErr w:type="spellStart"/>
            <w:r w:rsidRPr="001512DD">
              <w:rPr>
                <w:rFonts w:eastAsiaTheme="minorEastAsia" w:cs="Times New Roman"/>
                <w:w w:val="105"/>
                <w:lang w:eastAsia="zh-CN"/>
              </w:rPr>
              <w:t>Lunda</w:t>
            </w:r>
            <w:proofErr w:type="spellEnd"/>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lastRenderedPageBreak/>
              <w:t>(Code)</w:t>
            </w:r>
          </w:p>
        </w:tc>
      </w:tr>
      <w:tr w:rsidR="00B71EAD" w:rsidRPr="001512DD" w14:paraId="5716258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B48A2A9"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ED80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B8e. What is the tribe of the household head? (</w:t>
            </w:r>
            <w:proofErr w:type="spellStart"/>
            <w:r w:rsidRPr="001512DD">
              <w:rPr>
                <w:b/>
                <w:w w:val="105"/>
              </w:rPr>
              <w:t>tribe_head</w:t>
            </w:r>
            <w:proofErr w:type="spellEnd"/>
            <w:r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7A8DFCBE"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w w:val="105"/>
              </w:rPr>
              <w:t>B8f. If other, please specify</w:t>
            </w:r>
            <w:r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208" w:type="dxa"/>
            <w:gridSpan w:val="5"/>
            <w:tcBorders>
              <w:top w:val="single" w:sz="4" w:space="0" w:color="000000"/>
              <w:left w:val="single" w:sz="4" w:space="0" w:color="000000"/>
              <w:bottom w:val="single" w:sz="4" w:space="0" w:color="000000"/>
            </w:tcBorders>
          </w:tcPr>
          <w:p w14:paraId="4690BDA0"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B9. How many children do you have? (</w:t>
            </w:r>
            <w:r w:rsidRPr="001512DD">
              <w:rPr>
                <w:b/>
                <w:w w:val="105"/>
              </w:rPr>
              <w:t>children</w:t>
            </w:r>
            <w:r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163739"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 xml:space="preserve">B10.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proofErr w:type="spellStart"/>
            <w:r w:rsidRPr="001512DD">
              <w:rPr>
                <w:b/>
                <w:w w:val="105"/>
              </w:rPr>
              <w:t>tribe_child</w:t>
            </w:r>
            <w:proofErr w:type="spellEnd"/>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w:t>
            </w:r>
            <w:proofErr w:type="spellStart"/>
            <w:r w:rsidRPr="001512DD">
              <w:rPr>
                <w:rFonts w:eastAsiaTheme="minorEastAsia" w:cs="Times New Roman"/>
                <w:w w:val="105"/>
                <w:lang w:eastAsia="zh-CN"/>
              </w:rPr>
              <w:t>Chewa</w:t>
            </w:r>
            <w:proofErr w:type="spellEnd"/>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w:t>
            </w:r>
            <w:proofErr w:type="spellStart"/>
            <w:r w:rsidRPr="001512DD">
              <w:rPr>
                <w:rFonts w:eastAsiaTheme="minorEastAsia" w:cs="Times New Roman"/>
                <w:w w:val="105"/>
                <w:lang w:eastAsia="zh-CN"/>
              </w:rPr>
              <w:t>N'goni</w:t>
            </w:r>
            <w:proofErr w:type="spellEnd"/>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w:t>
            </w:r>
            <w:proofErr w:type="spellStart"/>
            <w:r w:rsidRPr="001512DD">
              <w:rPr>
                <w:rFonts w:eastAsiaTheme="minorEastAsia" w:cs="Times New Roman"/>
                <w:w w:val="105"/>
                <w:lang w:eastAsia="zh-CN"/>
              </w:rPr>
              <w:t>Nsenga</w:t>
            </w:r>
            <w:proofErr w:type="spellEnd"/>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5=</w:t>
            </w:r>
            <w:proofErr w:type="spellStart"/>
            <w:r w:rsidRPr="001512DD">
              <w:rPr>
                <w:rFonts w:eastAsiaTheme="minorEastAsia" w:cs="Times New Roman"/>
                <w:w w:val="105"/>
                <w:lang w:eastAsia="zh-CN"/>
              </w:rPr>
              <w:t>Tumbuka</w:t>
            </w:r>
            <w:proofErr w:type="spellEnd"/>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w:t>
            </w:r>
            <w:proofErr w:type="spellStart"/>
            <w:r w:rsidRPr="001512DD">
              <w:rPr>
                <w:rFonts w:eastAsiaTheme="minorEastAsia" w:cs="Times New Roman"/>
                <w:w w:val="105"/>
                <w:lang w:eastAsia="zh-CN"/>
              </w:rPr>
              <w:t>Senga</w:t>
            </w:r>
            <w:proofErr w:type="spellEnd"/>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w:t>
            </w:r>
            <w:proofErr w:type="spellStart"/>
            <w:r w:rsidRPr="001512DD">
              <w:rPr>
                <w:rFonts w:eastAsiaTheme="minorEastAsia" w:cs="Times New Roman"/>
                <w:w w:val="105"/>
                <w:lang w:eastAsia="zh-CN"/>
              </w:rPr>
              <w:t>Kunda</w:t>
            </w:r>
            <w:proofErr w:type="spellEnd"/>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w:t>
            </w:r>
            <w:proofErr w:type="spellStart"/>
            <w:r w:rsidRPr="001512DD">
              <w:rPr>
                <w:rFonts w:eastAsiaTheme="minorEastAsia" w:cs="Times New Roman"/>
                <w:w w:val="105"/>
                <w:lang w:eastAsia="zh-CN"/>
              </w:rPr>
              <w:t>Biza</w:t>
            </w:r>
            <w:proofErr w:type="spellEnd"/>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w:t>
            </w:r>
            <w:proofErr w:type="spellStart"/>
            <w:r w:rsidRPr="001512DD">
              <w:rPr>
                <w:rFonts w:eastAsiaTheme="minorEastAsia" w:cs="Times New Roman"/>
                <w:w w:val="105"/>
                <w:lang w:eastAsia="zh-CN"/>
              </w:rPr>
              <w:t>Lunda</w:t>
            </w:r>
            <w:proofErr w:type="spellEnd"/>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w:t>
            </w:r>
            <w:proofErr w:type="spellStart"/>
            <w:r w:rsidRPr="001512DD">
              <w:rPr>
                <w:rFonts w:eastAsiaTheme="minorEastAsia" w:cs="Times New Roman"/>
                <w:w w:val="105"/>
                <w:lang w:eastAsia="zh-CN"/>
              </w:rPr>
              <w:t>Luvale</w:t>
            </w:r>
            <w:proofErr w:type="spellEnd"/>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w:t>
            </w:r>
            <w:proofErr w:type="spellStart"/>
            <w:r w:rsidRPr="001512DD">
              <w:rPr>
                <w:rFonts w:eastAsiaTheme="minorEastAsia" w:cs="Times New Roman"/>
                <w:w w:val="105"/>
                <w:lang w:eastAsia="zh-CN"/>
              </w:rPr>
              <w:t>Lozi</w:t>
            </w:r>
            <w:proofErr w:type="spellEnd"/>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7EC203D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0A6469BA"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B10b.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B660577" w14:textId="6DD62DB8" w:rsidR="00540F30" w:rsidRPr="001512DD" w:rsidRDefault="00540F30" w:rsidP="001512DD">
            <w:pPr>
              <w:kinsoku w:val="0"/>
              <w:overflowPunct w:val="0"/>
              <w:spacing w:afterLines="20" w:after="48" w:line="240" w:lineRule="auto"/>
              <w:ind w:firstLine="10"/>
              <w:contextualSpacing/>
              <w:rPr>
                <w:w w:val="105"/>
              </w:rPr>
            </w:pPr>
            <w:r w:rsidRPr="001512DD">
              <w:rPr>
                <w:w w:val="105"/>
              </w:rPr>
              <w:t>B11. What is your religion, if any? (</w:t>
            </w:r>
            <w:r w:rsidRPr="001512DD">
              <w:rPr>
                <w:b/>
                <w:w w:val="105"/>
              </w:rPr>
              <w:t>religion</w:t>
            </w:r>
            <w:r w:rsidRPr="001512DD">
              <w:rPr>
                <w:w w:val="105"/>
              </w:rPr>
              <w:t>)</w:t>
            </w:r>
          </w:p>
        </w:tc>
        <w:tc>
          <w:tcPr>
            <w:tcW w:w="2160" w:type="dxa"/>
            <w:tcBorders>
              <w:top w:val="single" w:sz="4" w:space="0" w:color="000000"/>
              <w:bottom w:val="single" w:sz="4" w:space="0" w:color="000000"/>
            </w:tcBorders>
          </w:tcPr>
          <w:p w14:paraId="43ECA8D5" w14:textId="41B157C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1=UCZ</w:t>
            </w:r>
          </w:p>
          <w:p w14:paraId="6915BDEE" w14:textId="07FDA87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2=RCZ (Dutch Reformed)</w:t>
            </w:r>
          </w:p>
          <w:p w14:paraId="02244967" w14:textId="65C316E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3=ECZ</w:t>
            </w:r>
          </w:p>
          <w:p w14:paraId="4520A426" w14:textId="25299D6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4=CMML</w:t>
            </w:r>
          </w:p>
          <w:p w14:paraId="10461456" w14:textId="17525120"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5=Salvation Army</w:t>
            </w:r>
          </w:p>
          <w:p w14:paraId="6B86D924" w14:textId="42F8A06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6=Seventh Day Adventist</w:t>
            </w:r>
          </w:p>
          <w:p w14:paraId="2F45393C" w14:textId="0AA0034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7=Catholic</w:t>
            </w:r>
          </w:p>
          <w:p w14:paraId="0DB16FB8" w14:textId="7346D273"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8=Anglican</w:t>
            </w:r>
          </w:p>
        </w:tc>
        <w:tc>
          <w:tcPr>
            <w:tcW w:w="2160" w:type="dxa"/>
            <w:gridSpan w:val="4"/>
            <w:tcBorders>
              <w:top w:val="single" w:sz="4" w:space="0" w:color="000000"/>
              <w:left w:val="nil"/>
              <w:bottom w:val="single" w:sz="4" w:space="0" w:color="000000"/>
              <w:right w:val="single" w:sz="18" w:space="0" w:color="000000"/>
            </w:tcBorders>
          </w:tcPr>
          <w:p w14:paraId="4CEA2CCA" w14:textId="7CD172E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9=Nazareth</w:t>
            </w:r>
          </w:p>
          <w:p w14:paraId="0181A610" w14:textId="4EC5296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10=Pentecostal</w:t>
            </w:r>
          </w:p>
          <w:p w14:paraId="65CC6497" w14:textId="1A18F6C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11=Jehovah’s Witness</w:t>
            </w:r>
          </w:p>
          <w:p w14:paraId="6D3BD836" w14:textId="2458A40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12=Baptist</w:t>
            </w:r>
          </w:p>
          <w:p w14:paraId="2BE26F61" w14:textId="25458C2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13=</w:t>
            </w:r>
            <w:proofErr w:type="spellStart"/>
            <w:r w:rsidRPr="001512DD">
              <w:rPr>
                <w:rFonts w:eastAsiaTheme="minorEastAsia" w:cs="Times New Roman"/>
                <w:w w:val="105"/>
                <w:lang w:eastAsia="zh-CN"/>
              </w:rPr>
              <w:t>Kimbaguist</w:t>
            </w:r>
            <w:proofErr w:type="spellEnd"/>
            <w:r w:rsidRPr="001512DD">
              <w:rPr>
                <w:rFonts w:eastAsiaTheme="minorEastAsia" w:cs="Times New Roman"/>
                <w:w w:val="105"/>
                <w:lang w:eastAsia="zh-CN"/>
              </w:rPr>
              <w:t xml:space="preserve"> </w:t>
            </w:r>
          </w:p>
          <w:p w14:paraId="28D7951C" w14:textId="3E93099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14=African Methodist</w:t>
            </w:r>
          </w:p>
          <w:p w14:paraId="6AB8FFDE" w14:textId="29E30B0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15=Presbyterian</w:t>
            </w:r>
          </w:p>
          <w:p w14:paraId="563CD617" w14:textId="062B792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16=Islam</w:t>
            </w:r>
          </w:p>
          <w:p w14:paraId="774B13F0"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17=Not religious</w:t>
            </w:r>
          </w:p>
          <w:p w14:paraId="718027D7"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555784D3"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207292C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6753DDF"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 xml:space="preserve">B11b. If other, please specify </w:t>
            </w:r>
          </w:p>
          <w:p w14:paraId="3AD37798"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B11=17</w:t>
            </w:r>
          </w:p>
        </w:tc>
        <w:tc>
          <w:tcPr>
            <w:tcW w:w="5042" w:type="dxa"/>
            <w:gridSpan w:val="7"/>
            <w:tcBorders>
              <w:top w:val="single" w:sz="18" w:space="0" w:color="000000"/>
              <w:left w:val="single" w:sz="18" w:space="0" w:color="000000"/>
              <w:bottom w:val="single" w:sz="18" w:space="0" w:color="000000"/>
              <w:right w:val="single" w:sz="18" w:space="0" w:color="000000"/>
            </w:tcBorders>
          </w:tcPr>
          <w:p w14:paraId="5D9FC50E"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A478EB" w:rsidRPr="001512DD" w14:paraId="5AB3864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BEAF1E6" w14:textId="2F94951B" w:rsidR="00A478EB" w:rsidRPr="001512DD" w:rsidRDefault="00A478EB" w:rsidP="001512DD">
            <w:pPr>
              <w:spacing w:after="0"/>
              <w:rPr>
                <w:rFonts w:eastAsia="Calibri" w:cs="Times New Roman"/>
                <w:w w:val="105"/>
              </w:rPr>
            </w:pPr>
            <w:r w:rsidRPr="001512DD">
              <w:rPr>
                <w:w w:val="105"/>
              </w:rPr>
              <w:t>B12. Were you born in this village? (</w:t>
            </w:r>
            <w:r w:rsidRPr="001512DD">
              <w:rPr>
                <w:b/>
                <w:w w:val="105"/>
              </w:rPr>
              <w:t>born</w:t>
            </w:r>
            <w:r w:rsidRPr="001512DD">
              <w:rPr>
                <w:w w:val="105"/>
              </w:rPr>
              <w:t>)</w:t>
            </w:r>
            <w:r w:rsidRPr="001512DD">
              <w:br/>
            </w:r>
            <w:r w:rsidRPr="001512DD">
              <w:rPr>
                <w:i/>
              </w:rPr>
              <w:t xml:space="preserve">If A11=1, skip to </w:t>
            </w:r>
            <w:r w:rsidRPr="001512DD">
              <w:rPr>
                <w:b/>
              </w:rPr>
              <w:t>B13</w:t>
            </w:r>
            <w:r w:rsidRPr="001512DD">
              <w:rPr>
                <w:b/>
                <w:i/>
              </w:rPr>
              <w:t xml:space="preserve"> </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5A4C1D5"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4326A51"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D258530" w14:textId="7228FE1A" w:rsidR="00A478EB" w:rsidRPr="001512DD" w:rsidRDefault="00A478EB" w:rsidP="001512DD">
            <w:pPr>
              <w:spacing w:after="0"/>
              <w:rPr>
                <w:rFonts w:eastAsia="Calibri" w:cs="Times New Roman"/>
                <w:w w:val="105"/>
              </w:rPr>
            </w:pPr>
            <w:r w:rsidRPr="001512DD">
              <w:rPr>
                <w:w w:val="105"/>
              </w:rPr>
              <w:t>B12b. Was the household head born in this village? (</w:t>
            </w:r>
            <w:proofErr w:type="spellStart"/>
            <w:r w:rsidRPr="001512DD">
              <w:rPr>
                <w:b/>
                <w:w w:val="105"/>
              </w:rPr>
              <w:t>born_head</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67CBADDE"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A76FD16"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B13. How many years have you lived in this village/locality?(</w:t>
            </w:r>
            <w:proofErr w:type="spellStart"/>
            <w:r w:rsidRPr="001512DD">
              <w:rPr>
                <w:b/>
                <w:w w:val="105"/>
              </w:rPr>
              <w:t>yrs_live</w:t>
            </w:r>
            <w:proofErr w:type="spellEnd"/>
            <w:r w:rsidRPr="001512DD">
              <w:rPr>
                <w:w w:val="105"/>
              </w:rPr>
              <w:t>)</w:t>
            </w:r>
          </w:p>
          <w:p w14:paraId="143BFCDA" w14:textId="31D80910" w:rsidR="00A478EB" w:rsidRPr="001512DD" w:rsidRDefault="00A478EB" w:rsidP="001512DD">
            <w:pPr>
              <w:spacing w:after="0"/>
              <w:rPr>
                <w:w w:val="105"/>
              </w:rPr>
            </w:pPr>
            <w:r w:rsidRPr="001512DD">
              <w:rPr>
                <w:i/>
                <w:w w:val="105"/>
              </w:rPr>
              <w:t xml:space="preserve">Ask if B12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7E07D02" w14:textId="5CFBA6A2" w:rsidR="00A478EB" w:rsidRPr="001512DD" w:rsidRDefault="00A478EB" w:rsidP="001512DD">
            <w:pPr>
              <w:kinsoku w:val="0"/>
              <w:overflowPunct w:val="0"/>
              <w:spacing w:afterLines="20" w:after="48" w:line="240" w:lineRule="auto"/>
              <w:ind w:firstLine="10"/>
              <w:contextualSpacing/>
              <w:rPr>
                <w:w w:val="105"/>
              </w:rPr>
            </w:pPr>
            <w:r w:rsidRPr="001512DD">
              <w:rPr>
                <w:w w:val="105"/>
              </w:rPr>
              <w:t>B13b. How many years has the household head live</w:t>
            </w:r>
            <w:ins w:id="23" w:author="Stickler, Mercedes M. (E3/LTRM)" w:date="2014-09-22T15:48:00Z">
              <w:r w:rsidR="000B0A99">
                <w:rPr>
                  <w:w w:val="105"/>
                </w:rPr>
                <w:t>d</w:t>
              </w:r>
            </w:ins>
            <w:r w:rsidRPr="001512DD">
              <w:rPr>
                <w:w w:val="105"/>
              </w:rPr>
              <w:t xml:space="preserve"> in this village/locality? (</w:t>
            </w:r>
            <w:proofErr w:type="spellStart"/>
            <w:r w:rsidRPr="001512DD">
              <w:rPr>
                <w:b/>
                <w:w w:val="105"/>
              </w:rPr>
              <w:t>yrs_live_head</w:t>
            </w:r>
            <w:proofErr w:type="spellEnd"/>
            <w:r w:rsidRPr="001512DD">
              <w:rPr>
                <w:w w:val="105"/>
              </w:rPr>
              <w:t>)</w:t>
            </w:r>
          </w:p>
          <w:p w14:paraId="4878F439" w14:textId="0A289989" w:rsidR="00A478EB" w:rsidRPr="001512DD" w:rsidRDefault="00A478EB" w:rsidP="001512DD">
            <w:pPr>
              <w:spacing w:after="0"/>
              <w:rPr>
                <w:w w:val="105"/>
              </w:rPr>
            </w:pPr>
            <w:r w:rsidRPr="001512DD">
              <w:rPr>
                <w:i/>
                <w:w w:val="105"/>
              </w:rPr>
              <w:t xml:space="preserve">Only ask if A11 </w:t>
            </w:r>
            <w:r w:rsidRPr="001512DD">
              <w:rPr>
                <w:w w:val="105"/>
              </w:rPr>
              <w:t>≠</w:t>
            </w:r>
            <w:r w:rsidRPr="001512DD">
              <w:rPr>
                <w:i/>
                <w:w w:val="105"/>
              </w:rPr>
              <w:t xml:space="preserve">1 and B12b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7F1284E" w14:textId="5296CE25" w:rsidR="00A478EB" w:rsidRPr="001512DD" w:rsidRDefault="00A478EB" w:rsidP="001512DD">
            <w:pPr>
              <w:spacing w:after="0"/>
              <w:rPr>
                <w:rFonts w:eastAsia="Calibri" w:cs="Times New Roman"/>
                <w:w w:val="105"/>
              </w:rPr>
            </w:pPr>
            <w:r w:rsidRPr="001512DD">
              <w:rPr>
                <w:w w:val="105"/>
              </w:rPr>
              <w:t>B14. Are you considered a local or non-local by others in this village? (</w:t>
            </w:r>
            <w:proofErr w:type="spellStart"/>
            <w:r w:rsidRPr="001512DD">
              <w:rPr>
                <w:b/>
                <w:w w:val="105"/>
              </w:rPr>
              <w:t>local_no</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E6F562D" w14:textId="7D597F9A" w:rsidR="00A478EB" w:rsidRPr="001512DD" w:rsidRDefault="00A478EB" w:rsidP="001512DD">
            <w:pPr>
              <w:kinsoku w:val="0"/>
              <w:overflowPunct w:val="0"/>
              <w:spacing w:afterLines="20" w:after="48" w:line="240" w:lineRule="auto"/>
              <w:ind w:firstLine="10"/>
              <w:contextualSpacing/>
              <w:rPr>
                <w:w w:val="105"/>
              </w:rPr>
            </w:pPr>
            <w:r w:rsidRPr="001512DD">
              <w:rPr>
                <w:w w:val="105"/>
              </w:rPr>
              <w:t xml:space="preserve">B14b. Is the </w:t>
            </w:r>
            <w:ins w:id="24" w:author="Stickler, Mercedes M. (E3/LTRM)" w:date="2014-09-22T15:49:00Z">
              <w:r w:rsidR="000360B1" w:rsidRPr="001512DD">
                <w:rPr>
                  <w:w w:val="105"/>
                </w:rPr>
                <w:t xml:space="preserve">household </w:t>
              </w:r>
            </w:ins>
            <w:r w:rsidRPr="001512DD">
              <w:rPr>
                <w:w w:val="105"/>
              </w:rPr>
              <w:t>head considered a local or non-local by others in this village? (</w:t>
            </w:r>
            <w:proofErr w:type="spellStart"/>
            <w:r w:rsidRPr="001512DD">
              <w:rPr>
                <w:b/>
                <w:w w:val="105"/>
              </w:rPr>
              <w:t>local_no_head</w:t>
            </w:r>
            <w:proofErr w:type="spellEnd"/>
            <w:r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C77F705"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B15. When you were married, which spouse moved to the other spouse's village? (</w:t>
            </w:r>
            <w:proofErr w:type="spellStart"/>
            <w:r w:rsidRPr="001512DD">
              <w:rPr>
                <w:b/>
                <w:w w:val="105"/>
              </w:rPr>
              <w:t>spouse_move</w:t>
            </w:r>
            <w:proofErr w:type="spellEnd"/>
            <w:r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3848C099" w:rsidR="00A478EB" w:rsidRPr="001512DD" w:rsidRDefault="00A478EB" w:rsidP="001512DD">
            <w:pPr>
              <w:spacing w:after="0"/>
            </w:pPr>
            <w:r w:rsidRPr="001512DD">
              <w:t>6=No one moved</w:t>
            </w:r>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AAB6070" w14:textId="77777777" w:rsidR="00A478EB" w:rsidRPr="001512DD" w:rsidRDefault="00A478EB" w:rsidP="001512DD">
            <w:pPr>
              <w:kinsoku w:val="0"/>
              <w:overflowPunct w:val="0"/>
              <w:spacing w:afterLines="20" w:after="48" w:line="240" w:lineRule="auto"/>
              <w:contextualSpacing/>
              <w:rPr>
                <w:w w:val="105"/>
              </w:rPr>
            </w:pPr>
            <w:r w:rsidRPr="001512DD">
              <w:rPr>
                <w:w w:val="105"/>
              </w:rPr>
              <w:t>B15b. If other, please specify.</w:t>
            </w:r>
          </w:p>
          <w:p w14:paraId="0633F2E5" w14:textId="4B9F9E79" w:rsidR="00A478EB" w:rsidRPr="001512DD" w:rsidRDefault="00A478EB" w:rsidP="001512DD">
            <w:pPr>
              <w:kinsoku w:val="0"/>
              <w:overflowPunct w:val="0"/>
              <w:spacing w:afterLines="20" w:after="48" w:line="240" w:lineRule="auto"/>
              <w:ind w:firstLine="10"/>
              <w:contextualSpacing/>
              <w:rPr>
                <w:i/>
                <w:w w:val="105"/>
              </w:rPr>
            </w:pPr>
            <w:r w:rsidRPr="001512DD">
              <w:rPr>
                <w:i/>
                <w:w w:val="105"/>
              </w:rPr>
              <w:t>Ask if B15=7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2" w:space="0" w:color="auto"/>
              <w:bottom w:val="single" w:sz="2" w:space="0" w:color="auto"/>
            </w:tcBorders>
          </w:tcPr>
          <w:p w14:paraId="66653B3D" w14:textId="2DCABFCC" w:rsidR="00A478EB" w:rsidRPr="001512DD" w:rsidRDefault="00A478EB" w:rsidP="001512DD">
            <w:pPr>
              <w:kinsoku w:val="0"/>
              <w:overflowPunct w:val="0"/>
              <w:spacing w:afterLines="20" w:after="48" w:line="240" w:lineRule="auto"/>
              <w:ind w:firstLine="10"/>
              <w:contextualSpacing/>
              <w:rPr>
                <w:w w:val="105"/>
              </w:rPr>
            </w:pPr>
            <w:r w:rsidRPr="001512DD">
              <w:rPr>
                <w:w w:val="105"/>
              </w:rPr>
              <w:t>B16. Is the land that your household farms passed down from the wife's family or the husband's family? (</w:t>
            </w:r>
            <w:proofErr w:type="spellStart"/>
            <w:r w:rsidRPr="001512DD">
              <w:rPr>
                <w:b/>
                <w:w w:val="105"/>
              </w:rPr>
              <w:t>mat_pat</w:t>
            </w:r>
            <w:proofErr w:type="spellEnd"/>
            <w:r w:rsidRPr="001512DD">
              <w:rPr>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1665CEAA"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B16b. If other, please specify.</w:t>
            </w:r>
          </w:p>
          <w:p w14:paraId="2143B029" w14:textId="5AB5FAEA" w:rsidR="00BE53B1" w:rsidRPr="001512DD" w:rsidRDefault="00BE53B1" w:rsidP="001512DD">
            <w:pPr>
              <w:kinsoku w:val="0"/>
              <w:overflowPunct w:val="0"/>
              <w:spacing w:afterLines="20" w:after="48" w:line="240" w:lineRule="auto"/>
              <w:ind w:firstLine="10"/>
              <w:contextualSpacing/>
              <w:rPr>
                <w:i/>
                <w:w w:val="105"/>
              </w:rPr>
            </w:pPr>
            <w:r w:rsidRPr="001512DD">
              <w:rPr>
                <w:i/>
                <w:w w:val="105"/>
              </w:rPr>
              <w:t>Ask if B16=4</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678" w:type="dxa"/>
            <w:tcBorders>
              <w:top w:val="single" w:sz="4" w:space="0" w:color="000000"/>
              <w:left w:val="single" w:sz="4" w:space="0" w:color="000000"/>
              <w:bottom w:val="single" w:sz="4" w:space="0" w:color="000000"/>
            </w:tcBorders>
          </w:tcPr>
          <w:p w14:paraId="3F0880BB"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B27. Did you work as hired labor (</w:t>
            </w:r>
            <w:proofErr w:type="spellStart"/>
            <w:r w:rsidRPr="001512DD">
              <w:rPr>
                <w:w w:val="105"/>
              </w:rPr>
              <w:t>ganyu</w:t>
            </w:r>
            <w:proofErr w:type="spellEnd"/>
            <w:r w:rsidRPr="001512DD">
              <w:rPr>
                <w:w w:val="105"/>
              </w:rPr>
              <w:t>) on someone else's land during the last agricultural season? (</w:t>
            </w:r>
            <w:r w:rsidRPr="001512DD">
              <w:rPr>
                <w:b/>
                <w:w w:val="105"/>
              </w:rPr>
              <w:t>hire</w:t>
            </w:r>
            <w:r w:rsidRPr="001512DD">
              <w:rPr>
                <w:w w:val="105"/>
              </w:rPr>
              <w:t>)</w:t>
            </w:r>
          </w:p>
          <w:p w14:paraId="26B8FAC4" w14:textId="443F580E" w:rsidR="00BE53B1" w:rsidRPr="001512DD" w:rsidRDefault="00BE53B1" w:rsidP="001512DD">
            <w:pPr>
              <w:spacing w:after="0"/>
              <w:rPr>
                <w:rFonts w:eastAsia="Calibri" w:cs="Times New Roman"/>
                <w:w w:val="105"/>
              </w:rPr>
            </w:pPr>
            <w:r w:rsidRPr="001512DD">
              <w:rPr>
                <w:i/>
                <w:w w:val="105"/>
              </w:rPr>
              <w:t xml:space="preserve">If 0, 888, or 999, skip </w:t>
            </w:r>
            <w:r w:rsidRPr="001512DD">
              <w:rPr>
                <w:b/>
                <w:w w:val="105"/>
              </w:rPr>
              <w:t>B28</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4B2A9AC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200" w:type="dxa"/>
            <w:gridSpan w:val="4"/>
            <w:tcBorders>
              <w:top w:val="single" w:sz="4" w:space="0" w:color="000000"/>
              <w:left w:val="single" w:sz="4" w:space="0" w:color="000000"/>
              <w:bottom w:val="single" w:sz="4" w:space="0" w:color="000000"/>
            </w:tcBorders>
          </w:tcPr>
          <w:p w14:paraId="5858F2AC"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 xml:space="preserve">B28. How many total days did you do </w:t>
            </w:r>
            <w:proofErr w:type="spellStart"/>
            <w:r w:rsidRPr="001512DD">
              <w:rPr>
                <w:w w:val="105"/>
              </w:rPr>
              <w:t>ganyu</w:t>
            </w:r>
            <w:proofErr w:type="spellEnd"/>
            <w:r w:rsidRPr="001512DD">
              <w:rPr>
                <w:w w:val="105"/>
              </w:rPr>
              <w:t xml:space="preserve"> in the last agricultural season? (</w:t>
            </w:r>
            <w:proofErr w:type="spellStart"/>
            <w:r w:rsidRPr="001512DD">
              <w:rPr>
                <w:b/>
                <w:w w:val="105"/>
              </w:rPr>
              <w:t>hiredays</w:t>
            </w:r>
            <w:proofErr w:type="spellEnd"/>
            <w:r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1512DD" w:rsidRDefault="00BE53B1" w:rsidP="001512DD">
            <w:pPr>
              <w:spacing w:afterLines="20" w:after="48" w:line="240" w:lineRule="auto"/>
              <w:contextualSpacing/>
              <w:rPr>
                <w:i/>
              </w:rPr>
            </w:pPr>
            <w:r w:rsidRPr="001512DD">
              <w:rPr>
                <w:i/>
              </w:rPr>
              <w:t>(Integer)</w:t>
            </w:r>
          </w:p>
        </w:tc>
      </w:tr>
    </w:tbl>
    <w:p w14:paraId="4074218C" w14:textId="2FFBA279"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8"/>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lastRenderedPageBreak/>
        <w:t xml:space="preserve">SECTION C. HOUSEHOLD ROSTER </w:t>
      </w: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3605"/>
        <w:gridCol w:w="1025"/>
        <w:gridCol w:w="2575"/>
        <w:gridCol w:w="2160"/>
        <w:gridCol w:w="1130"/>
        <w:gridCol w:w="1955"/>
        <w:gridCol w:w="1235"/>
      </w:tblGrid>
      <w:tr w:rsidR="00E62CDC" w:rsidRPr="001512DD" w14:paraId="37E71548" w14:textId="77777777" w:rsidTr="00CD018F">
        <w:trPr>
          <w:trHeight w:val="20"/>
        </w:trPr>
        <w:tc>
          <w:tcPr>
            <w:tcW w:w="715" w:type="dxa"/>
          </w:tcPr>
          <w:p w14:paraId="3B2B6B6F" w14:textId="4AFC6FAE" w:rsidR="00E62CDC" w:rsidRPr="001512DD" w:rsidRDefault="00E62CDC" w:rsidP="001512DD">
            <w:pPr>
              <w:contextualSpacing/>
              <w:jc w:val="center"/>
            </w:pPr>
            <w:r w:rsidRPr="001512DD">
              <w:t>ID Code</w:t>
            </w:r>
          </w:p>
        </w:tc>
        <w:tc>
          <w:tcPr>
            <w:tcW w:w="3605"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0BC55B9E" w14:textId="55355803" w:rsidR="00E62CDC" w:rsidRPr="001512DD" w:rsidRDefault="00E62CDC" w:rsidP="001512DD">
            <w:pPr>
              <w:contextualSpacing/>
              <w:jc w:val="center"/>
              <w:rPr>
                <w:i/>
              </w:rPr>
            </w:pPr>
            <w:r w:rsidRPr="001512DD">
              <w:rPr>
                <w:i/>
              </w:rPr>
              <w:t>First, middle, last name</w:t>
            </w:r>
          </w:p>
        </w:tc>
        <w:tc>
          <w:tcPr>
            <w:tcW w:w="1025"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48456748" w14:textId="77777777" w:rsidR="00E62CDC" w:rsidRDefault="00E62CDC" w:rsidP="001512DD">
            <w:pPr>
              <w:contextualSpacing/>
              <w:jc w:val="center"/>
              <w:rPr>
                <w:ins w:id="25" w:author="Stickler, Mercedes M. (E3/LTRM)" w:date="2014-09-22T15:50:00Z"/>
                <w:rFonts w:eastAsiaTheme="minorEastAsia"/>
                <w:lang w:eastAsia="zh-CN"/>
              </w:rPr>
            </w:pPr>
            <w:r w:rsidRPr="001512DD">
              <w:rPr>
                <w:rFonts w:eastAsiaTheme="minorEastAsia"/>
                <w:lang w:eastAsia="zh-CN"/>
              </w:rPr>
              <w:t>2=Female</w:t>
            </w:r>
          </w:p>
          <w:p w14:paraId="2D586B28" w14:textId="11A642B2" w:rsidR="00755280" w:rsidRPr="001512DD" w:rsidRDefault="00755280" w:rsidP="001512DD">
            <w:pPr>
              <w:contextualSpacing/>
              <w:jc w:val="center"/>
            </w:pPr>
            <w:ins w:id="26" w:author="Stickler, Mercedes M. (E3/LTRM)" w:date="2014-09-22T15:50:00Z">
              <w:r>
                <w:rPr>
                  <w:rFonts w:eastAsiaTheme="minorEastAsia"/>
                  <w:lang w:eastAsia="zh-CN"/>
                </w:rPr>
                <w:t>999=Prefer not to respond</w:t>
              </w:r>
            </w:ins>
          </w:p>
        </w:tc>
        <w:tc>
          <w:tcPr>
            <w:tcW w:w="2575"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2160" w:type="dxa"/>
          </w:tcPr>
          <w:p w14:paraId="6FA8B4A2" w14:textId="2B425977" w:rsidR="00E62CDC" w:rsidRPr="001512DD" w:rsidRDefault="00E62CDC" w:rsidP="001512DD">
            <w:pPr>
              <w:contextualSpacing/>
              <w:jc w:val="center"/>
            </w:pPr>
            <w:r w:rsidRPr="001512DD">
              <w:t>Relationship to the head?</w:t>
            </w:r>
          </w:p>
        </w:tc>
        <w:tc>
          <w:tcPr>
            <w:tcW w:w="1130" w:type="dxa"/>
          </w:tcPr>
          <w:p w14:paraId="3626AE34" w14:textId="4FAAA249" w:rsidR="00E62CDC" w:rsidRPr="001512DD" w:rsidRDefault="00E62CDC" w:rsidP="001512DD">
            <w:pPr>
              <w:contextualSpacing/>
              <w:jc w:val="center"/>
            </w:pPr>
            <w:r w:rsidRPr="001512DD">
              <w:t>Highest level of education?</w:t>
            </w:r>
          </w:p>
        </w:tc>
        <w:tc>
          <w:tcPr>
            <w:tcW w:w="1955" w:type="dxa"/>
          </w:tcPr>
          <w:p w14:paraId="3213D7CD" w14:textId="77777777" w:rsidR="00E62CDC" w:rsidRPr="001512DD" w:rsidRDefault="00E62CDC" w:rsidP="001512DD">
            <w:pPr>
              <w:contextualSpacing/>
              <w:jc w:val="center"/>
            </w:pPr>
            <w:r w:rsidRPr="001512DD">
              <w:t>Currently enrolled in school?</w:t>
            </w:r>
          </w:p>
          <w:p w14:paraId="3E4A9A48" w14:textId="77777777" w:rsidR="00E62CDC" w:rsidRPr="001512DD" w:rsidRDefault="00E62CDC" w:rsidP="001512DD">
            <w:pPr>
              <w:contextualSpacing/>
              <w:jc w:val="center"/>
            </w:pPr>
          </w:p>
          <w:p w14:paraId="4F0D8895" w14:textId="77777777" w:rsidR="00E62CDC" w:rsidRPr="001512DD" w:rsidRDefault="00E62CDC" w:rsidP="001512DD">
            <w:pPr>
              <w:contextualSpacing/>
              <w:jc w:val="center"/>
            </w:pPr>
            <w:r w:rsidRPr="001512DD">
              <w:t>1=No</w:t>
            </w:r>
          </w:p>
          <w:p w14:paraId="04F5C468" w14:textId="38418AA9" w:rsidR="00E62CDC" w:rsidRPr="001512DD" w:rsidRDefault="00E62CDC" w:rsidP="001512DD">
            <w:pPr>
              <w:contextualSpacing/>
              <w:jc w:val="center"/>
            </w:pPr>
            <w:r w:rsidRPr="001512DD">
              <w:t>2=Yes</w:t>
            </w:r>
          </w:p>
        </w:tc>
        <w:tc>
          <w:tcPr>
            <w:tcW w:w="1235" w:type="dxa"/>
          </w:tcPr>
          <w:p w14:paraId="637C7025" w14:textId="6CCF4D3B" w:rsidR="00E62CDC" w:rsidRPr="001512DD" w:rsidRDefault="00E62CDC" w:rsidP="001512DD">
            <w:pPr>
              <w:contextualSpacing/>
              <w:jc w:val="center"/>
            </w:pPr>
            <w:r w:rsidRPr="001512DD">
              <w:t>Why is the respondent not currently in school?</w:t>
            </w:r>
          </w:p>
        </w:tc>
      </w:tr>
      <w:tr w:rsidR="008C2BC1" w:rsidRPr="001512DD" w14:paraId="1CB94148" w14:textId="77777777" w:rsidTr="00CD018F">
        <w:trPr>
          <w:trHeight w:val="20"/>
        </w:trPr>
        <w:tc>
          <w:tcPr>
            <w:tcW w:w="715" w:type="dxa"/>
          </w:tcPr>
          <w:p w14:paraId="21ED2BE4" w14:textId="77777777" w:rsidR="008C2BC1" w:rsidRPr="001512DD" w:rsidRDefault="008C2BC1" w:rsidP="001512DD">
            <w:pPr>
              <w:contextualSpacing/>
              <w:jc w:val="center"/>
            </w:pPr>
          </w:p>
        </w:tc>
        <w:tc>
          <w:tcPr>
            <w:tcW w:w="3605" w:type="dxa"/>
          </w:tcPr>
          <w:p w14:paraId="22B99D00" w14:textId="77777777" w:rsidR="008C2BC1" w:rsidRPr="001512DD" w:rsidRDefault="008C2BC1" w:rsidP="001512DD">
            <w:pPr>
              <w:contextualSpacing/>
              <w:jc w:val="center"/>
            </w:pPr>
          </w:p>
        </w:tc>
        <w:tc>
          <w:tcPr>
            <w:tcW w:w="1025" w:type="dxa"/>
          </w:tcPr>
          <w:p w14:paraId="45C8D44E" w14:textId="77777777" w:rsidR="008C2BC1" w:rsidRPr="001512DD" w:rsidRDefault="008C2BC1" w:rsidP="001512DD">
            <w:pPr>
              <w:contextualSpacing/>
              <w:jc w:val="center"/>
            </w:pPr>
          </w:p>
        </w:tc>
        <w:tc>
          <w:tcPr>
            <w:tcW w:w="2575" w:type="dxa"/>
          </w:tcPr>
          <w:p w14:paraId="44857CDE" w14:textId="77777777" w:rsidR="008C2BC1" w:rsidRPr="001512DD" w:rsidRDefault="008C2BC1" w:rsidP="001512DD">
            <w:pPr>
              <w:contextualSpacing/>
              <w:jc w:val="center"/>
            </w:pPr>
          </w:p>
        </w:tc>
        <w:tc>
          <w:tcPr>
            <w:tcW w:w="2160" w:type="dxa"/>
          </w:tcPr>
          <w:p w14:paraId="501423E5" w14:textId="77777777" w:rsidR="008C2BC1" w:rsidRPr="001512DD" w:rsidRDefault="008C2BC1" w:rsidP="001512DD">
            <w:pPr>
              <w:contextualSpacing/>
              <w:jc w:val="center"/>
            </w:pPr>
          </w:p>
        </w:tc>
        <w:tc>
          <w:tcPr>
            <w:tcW w:w="1130" w:type="dxa"/>
          </w:tcPr>
          <w:p w14:paraId="2FB1DA77" w14:textId="77777777" w:rsidR="008C2BC1" w:rsidRPr="001512DD" w:rsidRDefault="008C2BC1" w:rsidP="001512DD">
            <w:pPr>
              <w:contextualSpacing/>
              <w:jc w:val="center"/>
            </w:pPr>
          </w:p>
        </w:tc>
        <w:tc>
          <w:tcPr>
            <w:tcW w:w="1955" w:type="dxa"/>
          </w:tcPr>
          <w:p w14:paraId="5516CBA4" w14:textId="77777777" w:rsidR="008C2BC1" w:rsidRPr="001512DD" w:rsidRDefault="008C2BC1" w:rsidP="001512DD">
            <w:pPr>
              <w:contextualSpacing/>
              <w:jc w:val="center"/>
            </w:pPr>
          </w:p>
        </w:tc>
        <w:tc>
          <w:tcPr>
            <w:tcW w:w="1235" w:type="dxa"/>
          </w:tcPr>
          <w:p w14:paraId="668F2632" w14:textId="77777777" w:rsidR="008C2BC1" w:rsidRPr="001512DD" w:rsidRDefault="008C2BC1" w:rsidP="001512DD">
            <w:pPr>
              <w:contextualSpacing/>
              <w:jc w:val="center"/>
            </w:pPr>
          </w:p>
        </w:tc>
      </w:tr>
      <w:tr w:rsidR="00E62CDC" w:rsidRPr="001512DD" w14:paraId="51B91415" w14:textId="77777777" w:rsidTr="00CD018F">
        <w:trPr>
          <w:trHeight w:val="20"/>
        </w:trPr>
        <w:tc>
          <w:tcPr>
            <w:tcW w:w="715" w:type="dxa"/>
          </w:tcPr>
          <w:p w14:paraId="3E613D3D" w14:textId="6811C6B4" w:rsidR="00A667B3" w:rsidRPr="001512DD" w:rsidRDefault="00E62CDC" w:rsidP="001512DD">
            <w:pPr>
              <w:contextualSpacing/>
              <w:jc w:val="center"/>
            </w:pPr>
            <w:r w:rsidRPr="001512DD">
              <w:t>1</w:t>
            </w:r>
          </w:p>
        </w:tc>
        <w:tc>
          <w:tcPr>
            <w:tcW w:w="3605" w:type="dxa"/>
          </w:tcPr>
          <w:p w14:paraId="337728A6" w14:textId="77777777" w:rsidR="00A667B3" w:rsidRPr="001512DD" w:rsidRDefault="00A667B3" w:rsidP="001512DD">
            <w:pPr>
              <w:contextualSpacing/>
              <w:jc w:val="center"/>
            </w:pPr>
          </w:p>
        </w:tc>
        <w:tc>
          <w:tcPr>
            <w:tcW w:w="1025" w:type="dxa"/>
          </w:tcPr>
          <w:p w14:paraId="7D5F39D3" w14:textId="77777777" w:rsidR="00A667B3" w:rsidRPr="001512DD" w:rsidRDefault="00A667B3" w:rsidP="001512DD">
            <w:pPr>
              <w:contextualSpacing/>
              <w:jc w:val="center"/>
            </w:pPr>
          </w:p>
        </w:tc>
        <w:tc>
          <w:tcPr>
            <w:tcW w:w="2575" w:type="dxa"/>
          </w:tcPr>
          <w:p w14:paraId="493A4578" w14:textId="77777777" w:rsidR="00A667B3" w:rsidRPr="001512DD" w:rsidRDefault="00A667B3" w:rsidP="001512DD">
            <w:pPr>
              <w:contextualSpacing/>
              <w:jc w:val="center"/>
            </w:pPr>
          </w:p>
        </w:tc>
        <w:tc>
          <w:tcPr>
            <w:tcW w:w="2160" w:type="dxa"/>
          </w:tcPr>
          <w:p w14:paraId="5B87E322" w14:textId="77777777" w:rsidR="00A667B3" w:rsidRPr="001512DD" w:rsidRDefault="00A667B3" w:rsidP="001512DD">
            <w:pPr>
              <w:contextualSpacing/>
              <w:jc w:val="center"/>
            </w:pPr>
          </w:p>
        </w:tc>
        <w:tc>
          <w:tcPr>
            <w:tcW w:w="1130" w:type="dxa"/>
          </w:tcPr>
          <w:p w14:paraId="072187B1" w14:textId="77777777" w:rsidR="00A667B3" w:rsidRPr="001512DD" w:rsidRDefault="00A667B3" w:rsidP="001512DD">
            <w:pPr>
              <w:contextualSpacing/>
              <w:jc w:val="center"/>
            </w:pPr>
          </w:p>
        </w:tc>
        <w:tc>
          <w:tcPr>
            <w:tcW w:w="1955" w:type="dxa"/>
          </w:tcPr>
          <w:p w14:paraId="2C5F39D7" w14:textId="77777777" w:rsidR="00A667B3" w:rsidRPr="001512DD" w:rsidRDefault="00A667B3" w:rsidP="001512DD">
            <w:pPr>
              <w:contextualSpacing/>
              <w:jc w:val="center"/>
            </w:pPr>
          </w:p>
        </w:tc>
        <w:tc>
          <w:tcPr>
            <w:tcW w:w="1235" w:type="dxa"/>
          </w:tcPr>
          <w:p w14:paraId="5C3AAAD8" w14:textId="77777777" w:rsidR="00A667B3" w:rsidRPr="001512DD" w:rsidRDefault="00A667B3" w:rsidP="001512DD">
            <w:pPr>
              <w:contextualSpacing/>
              <w:jc w:val="center"/>
            </w:pPr>
          </w:p>
        </w:tc>
      </w:tr>
      <w:tr w:rsidR="00E62CDC" w:rsidRPr="001512DD" w14:paraId="2D0F38CB" w14:textId="77777777" w:rsidTr="00CD018F">
        <w:trPr>
          <w:trHeight w:val="20"/>
        </w:trPr>
        <w:tc>
          <w:tcPr>
            <w:tcW w:w="715" w:type="dxa"/>
          </w:tcPr>
          <w:p w14:paraId="44444DE2" w14:textId="0D00E86C" w:rsidR="00A667B3" w:rsidRPr="001512DD" w:rsidRDefault="00E62CDC" w:rsidP="001512DD">
            <w:pPr>
              <w:contextualSpacing/>
              <w:jc w:val="center"/>
            </w:pPr>
            <w:r w:rsidRPr="001512DD">
              <w:t>2</w:t>
            </w:r>
          </w:p>
        </w:tc>
        <w:tc>
          <w:tcPr>
            <w:tcW w:w="3605" w:type="dxa"/>
          </w:tcPr>
          <w:p w14:paraId="0B6CB24B" w14:textId="77777777" w:rsidR="00A667B3" w:rsidRPr="001512DD" w:rsidRDefault="00A667B3" w:rsidP="001512DD">
            <w:pPr>
              <w:contextualSpacing/>
              <w:jc w:val="center"/>
            </w:pPr>
          </w:p>
        </w:tc>
        <w:tc>
          <w:tcPr>
            <w:tcW w:w="1025" w:type="dxa"/>
          </w:tcPr>
          <w:p w14:paraId="64009CE5" w14:textId="77777777" w:rsidR="00A667B3" w:rsidRPr="001512DD" w:rsidRDefault="00A667B3" w:rsidP="001512DD">
            <w:pPr>
              <w:contextualSpacing/>
              <w:jc w:val="center"/>
            </w:pPr>
          </w:p>
        </w:tc>
        <w:tc>
          <w:tcPr>
            <w:tcW w:w="2575" w:type="dxa"/>
          </w:tcPr>
          <w:p w14:paraId="068FD922" w14:textId="77777777" w:rsidR="00A667B3" w:rsidRPr="001512DD" w:rsidRDefault="00A667B3" w:rsidP="001512DD">
            <w:pPr>
              <w:contextualSpacing/>
              <w:jc w:val="center"/>
            </w:pPr>
          </w:p>
        </w:tc>
        <w:tc>
          <w:tcPr>
            <w:tcW w:w="2160" w:type="dxa"/>
          </w:tcPr>
          <w:p w14:paraId="57899BF5" w14:textId="77777777" w:rsidR="00A667B3" w:rsidRPr="001512DD" w:rsidRDefault="00A667B3" w:rsidP="001512DD">
            <w:pPr>
              <w:contextualSpacing/>
              <w:jc w:val="center"/>
            </w:pPr>
          </w:p>
        </w:tc>
        <w:tc>
          <w:tcPr>
            <w:tcW w:w="1130" w:type="dxa"/>
          </w:tcPr>
          <w:p w14:paraId="5530DF18" w14:textId="77777777" w:rsidR="00A667B3" w:rsidRPr="001512DD" w:rsidRDefault="00A667B3" w:rsidP="001512DD">
            <w:pPr>
              <w:contextualSpacing/>
              <w:jc w:val="center"/>
            </w:pPr>
          </w:p>
        </w:tc>
        <w:tc>
          <w:tcPr>
            <w:tcW w:w="1955" w:type="dxa"/>
          </w:tcPr>
          <w:p w14:paraId="4EEB746F" w14:textId="77777777" w:rsidR="00A667B3" w:rsidRPr="001512DD" w:rsidRDefault="00A667B3" w:rsidP="001512DD">
            <w:pPr>
              <w:contextualSpacing/>
              <w:jc w:val="center"/>
            </w:pPr>
          </w:p>
        </w:tc>
        <w:tc>
          <w:tcPr>
            <w:tcW w:w="1235" w:type="dxa"/>
          </w:tcPr>
          <w:p w14:paraId="39DEA290" w14:textId="77777777" w:rsidR="00A667B3" w:rsidRPr="001512DD" w:rsidRDefault="00A667B3" w:rsidP="001512DD">
            <w:pPr>
              <w:contextualSpacing/>
              <w:jc w:val="center"/>
            </w:pPr>
          </w:p>
        </w:tc>
      </w:tr>
      <w:tr w:rsidR="00A93337" w:rsidRPr="001512DD" w14:paraId="44DDFBAE" w14:textId="77777777" w:rsidTr="00CD018F">
        <w:trPr>
          <w:trHeight w:val="20"/>
        </w:trPr>
        <w:tc>
          <w:tcPr>
            <w:tcW w:w="715" w:type="dxa"/>
          </w:tcPr>
          <w:p w14:paraId="207730DA" w14:textId="76E12277" w:rsidR="00A667B3" w:rsidRPr="001512DD" w:rsidRDefault="00E62CDC" w:rsidP="001512DD">
            <w:pPr>
              <w:contextualSpacing/>
              <w:jc w:val="center"/>
            </w:pPr>
            <w:r w:rsidRPr="001512DD">
              <w:t>3</w:t>
            </w:r>
          </w:p>
        </w:tc>
        <w:tc>
          <w:tcPr>
            <w:tcW w:w="3605" w:type="dxa"/>
          </w:tcPr>
          <w:p w14:paraId="1799F197" w14:textId="77777777" w:rsidR="00A667B3" w:rsidRPr="001512DD" w:rsidRDefault="00A667B3" w:rsidP="001512DD">
            <w:pPr>
              <w:contextualSpacing/>
              <w:jc w:val="center"/>
            </w:pPr>
          </w:p>
        </w:tc>
        <w:tc>
          <w:tcPr>
            <w:tcW w:w="1025" w:type="dxa"/>
          </w:tcPr>
          <w:p w14:paraId="07D5F1E5" w14:textId="77777777" w:rsidR="00A667B3" w:rsidRPr="001512DD" w:rsidRDefault="00A667B3" w:rsidP="001512DD">
            <w:pPr>
              <w:contextualSpacing/>
              <w:jc w:val="center"/>
            </w:pPr>
          </w:p>
        </w:tc>
        <w:tc>
          <w:tcPr>
            <w:tcW w:w="2575" w:type="dxa"/>
          </w:tcPr>
          <w:p w14:paraId="35AD8EF8" w14:textId="77777777" w:rsidR="00A667B3" w:rsidRPr="001512DD" w:rsidRDefault="00A667B3" w:rsidP="001512DD">
            <w:pPr>
              <w:contextualSpacing/>
              <w:jc w:val="center"/>
            </w:pPr>
          </w:p>
        </w:tc>
        <w:tc>
          <w:tcPr>
            <w:tcW w:w="2160" w:type="dxa"/>
          </w:tcPr>
          <w:p w14:paraId="5E52A372" w14:textId="77777777" w:rsidR="00A667B3" w:rsidRPr="001512DD" w:rsidRDefault="00A667B3" w:rsidP="001512DD">
            <w:pPr>
              <w:contextualSpacing/>
              <w:jc w:val="center"/>
            </w:pPr>
          </w:p>
        </w:tc>
        <w:tc>
          <w:tcPr>
            <w:tcW w:w="1130" w:type="dxa"/>
          </w:tcPr>
          <w:p w14:paraId="23554713" w14:textId="77777777" w:rsidR="00A667B3" w:rsidRPr="001512DD" w:rsidRDefault="00A667B3" w:rsidP="001512DD">
            <w:pPr>
              <w:contextualSpacing/>
              <w:jc w:val="center"/>
            </w:pPr>
          </w:p>
        </w:tc>
        <w:tc>
          <w:tcPr>
            <w:tcW w:w="1955" w:type="dxa"/>
          </w:tcPr>
          <w:p w14:paraId="199464A5" w14:textId="77777777" w:rsidR="00A667B3" w:rsidRPr="001512DD" w:rsidRDefault="00A667B3" w:rsidP="001512DD">
            <w:pPr>
              <w:contextualSpacing/>
              <w:jc w:val="center"/>
            </w:pPr>
          </w:p>
        </w:tc>
        <w:tc>
          <w:tcPr>
            <w:tcW w:w="1235" w:type="dxa"/>
          </w:tcPr>
          <w:p w14:paraId="6CE5BF04" w14:textId="77777777" w:rsidR="00A667B3" w:rsidRPr="001512DD" w:rsidRDefault="00A667B3" w:rsidP="001512DD">
            <w:pPr>
              <w:contextualSpacing/>
              <w:jc w:val="center"/>
            </w:pPr>
          </w:p>
        </w:tc>
      </w:tr>
      <w:tr w:rsidR="00A93337" w:rsidRPr="001512DD" w14:paraId="0B55F667" w14:textId="77777777" w:rsidTr="00CD018F">
        <w:trPr>
          <w:trHeight w:val="20"/>
        </w:trPr>
        <w:tc>
          <w:tcPr>
            <w:tcW w:w="715" w:type="dxa"/>
          </w:tcPr>
          <w:p w14:paraId="130D2C8A" w14:textId="35F42804" w:rsidR="00A667B3" w:rsidRPr="001512DD" w:rsidRDefault="00E62CDC" w:rsidP="001512DD">
            <w:pPr>
              <w:contextualSpacing/>
              <w:jc w:val="center"/>
            </w:pPr>
            <w:r w:rsidRPr="001512DD">
              <w:t>4</w:t>
            </w:r>
          </w:p>
        </w:tc>
        <w:tc>
          <w:tcPr>
            <w:tcW w:w="3605" w:type="dxa"/>
          </w:tcPr>
          <w:p w14:paraId="7B7253F1" w14:textId="77777777" w:rsidR="00A667B3" w:rsidRPr="001512DD" w:rsidRDefault="00A667B3" w:rsidP="001512DD">
            <w:pPr>
              <w:contextualSpacing/>
              <w:jc w:val="center"/>
            </w:pPr>
          </w:p>
        </w:tc>
        <w:tc>
          <w:tcPr>
            <w:tcW w:w="1025" w:type="dxa"/>
          </w:tcPr>
          <w:p w14:paraId="6C0B2C06" w14:textId="77777777" w:rsidR="00A667B3" w:rsidRPr="001512DD" w:rsidRDefault="00A667B3" w:rsidP="001512DD">
            <w:pPr>
              <w:contextualSpacing/>
              <w:jc w:val="center"/>
            </w:pPr>
          </w:p>
        </w:tc>
        <w:tc>
          <w:tcPr>
            <w:tcW w:w="2575" w:type="dxa"/>
          </w:tcPr>
          <w:p w14:paraId="03A4DC8B" w14:textId="77777777" w:rsidR="00A667B3" w:rsidRPr="001512DD" w:rsidRDefault="00A667B3" w:rsidP="001512DD">
            <w:pPr>
              <w:contextualSpacing/>
              <w:jc w:val="center"/>
            </w:pPr>
          </w:p>
        </w:tc>
        <w:tc>
          <w:tcPr>
            <w:tcW w:w="2160" w:type="dxa"/>
          </w:tcPr>
          <w:p w14:paraId="66AD656F" w14:textId="77777777" w:rsidR="00A667B3" w:rsidRPr="001512DD" w:rsidRDefault="00A667B3" w:rsidP="001512DD">
            <w:pPr>
              <w:contextualSpacing/>
              <w:jc w:val="center"/>
            </w:pPr>
          </w:p>
        </w:tc>
        <w:tc>
          <w:tcPr>
            <w:tcW w:w="1130" w:type="dxa"/>
          </w:tcPr>
          <w:p w14:paraId="25194238" w14:textId="77777777" w:rsidR="00A667B3" w:rsidRPr="001512DD" w:rsidRDefault="00A667B3" w:rsidP="001512DD">
            <w:pPr>
              <w:contextualSpacing/>
              <w:jc w:val="center"/>
            </w:pPr>
          </w:p>
        </w:tc>
        <w:tc>
          <w:tcPr>
            <w:tcW w:w="1955" w:type="dxa"/>
          </w:tcPr>
          <w:p w14:paraId="550E3197" w14:textId="77777777" w:rsidR="00A667B3" w:rsidRPr="001512DD" w:rsidRDefault="00A667B3" w:rsidP="001512DD">
            <w:pPr>
              <w:contextualSpacing/>
              <w:jc w:val="center"/>
            </w:pPr>
          </w:p>
        </w:tc>
        <w:tc>
          <w:tcPr>
            <w:tcW w:w="1235" w:type="dxa"/>
          </w:tcPr>
          <w:p w14:paraId="1C914021" w14:textId="77777777" w:rsidR="00A667B3" w:rsidRPr="001512DD" w:rsidRDefault="00A667B3" w:rsidP="001512DD">
            <w:pPr>
              <w:contextualSpacing/>
              <w:jc w:val="center"/>
            </w:pPr>
          </w:p>
        </w:tc>
      </w:tr>
      <w:tr w:rsidR="00A93337" w:rsidRPr="001512DD" w14:paraId="4ECA4B61" w14:textId="77777777" w:rsidTr="00CD018F">
        <w:trPr>
          <w:trHeight w:val="20"/>
        </w:trPr>
        <w:tc>
          <w:tcPr>
            <w:tcW w:w="715" w:type="dxa"/>
          </w:tcPr>
          <w:p w14:paraId="7BDA7AAC" w14:textId="72AFF3CC" w:rsidR="00A667B3" w:rsidRPr="001512DD" w:rsidRDefault="00E62CDC" w:rsidP="001512DD">
            <w:pPr>
              <w:contextualSpacing/>
              <w:jc w:val="center"/>
            </w:pPr>
            <w:r w:rsidRPr="001512DD">
              <w:t>5</w:t>
            </w:r>
          </w:p>
        </w:tc>
        <w:tc>
          <w:tcPr>
            <w:tcW w:w="3605" w:type="dxa"/>
          </w:tcPr>
          <w:p w14:paraId="07A10D9A" w14:textId="77777777" w:rsidR="00A667B3" w:rsidRPr="001512DD" w:rsidRDefault="00A667B3" w:rsidP="001512DD">
            <w:pPr>
              <w:contextualSpacing/>
              <w:jc w:val="center"/>
            </w:pPr>
          </w:p>
        </w:tc>
        <w:tc>
          <w:tcPr>
            <w:tcW w:w="1025" w:type="dxa"/>
          </w:tcPr>
          <w:p w14:paraId="48937CD3" w14:textId="77777777" w:rsidR="00A667B3" w:rsidRPr="001512DD" w:rsidRDefault="00A667B3" w:rsidP="001512DD">
            <w:pPr>
              <w:contextualSpacing/>
              <w:jc w:val="center"/>
            </w:pPr>
          </w:p>
        </w:tc>
        <w:tc>
          <w:tcPr>
            <w:tcW w:w="2575" w:type="dxa"/>
          </w:tcPr>
          <w:p w14:paraId="5D28871D" w14:textId="77777777" w:rsidR="00A667B3" w:rsidRPr="001512DD" w:rsidRDefault="00A667B3" w:rsidP="001512DD">
            <w:pPr>
              <w:contextualSpacing/>
              <w:jc w:val="center"/>
            </w:pPr>
          </w:p>
        </w:tc>
        <w:tc>
          <w:tcPr>
            <w:tcW w:w="2160" w:type="dxa"/>
          </w:tcPr>
          <w:p w14:paraId="76D442EA" w14:textId="77777777" w:rsidR="00A667B3" w:rsidRPr="001512DD" w:rsidRDefault="00A667B3" w:rsidP="001512DD">
            <w:pPr>
              <w:contextualSpacing/>
              <w:jc w:val="center"/>
            </w:pPr>
          </w:p>
        </w:tc>
        <w:tc>
          <w:tcPr>
            <w:tcW w:w="1130" w:type="dxa"/>
          </w:tcPr>
          <w:p w14:paraId="481813FA" w14:textId="77777777" w:rsidR="00A667B3" w:rsidRPr="001512DD" w:rsidRDefault="00A667B3" w:rsidP="001512DD">
            <w:pPr>
              <w:contextualSpacing/>
              <w:jc w:val="center"/>
            </w:pPr>
          </w:p>
        </w:tc>
        <w:tc>
          <w:tcPr>
            <w:tcW w:w="1955" w:type="dxa"/>
          </w:tcPr>
          <w:p w14:paraId="5EC33928" w14:textId="77777777" w:rsidR="00A667B3" w:rsidRPr="001512DD" w:rsidRDefault="00A667B3" w:rsidP="001512DD">
            <w:pPr>
              <w:contextualSpacing/>
              <w:jc w:val="center"/>
            </w:pPr>
          </w:p>
        </w:tc>
        <w:tc>
          <w:tcPr>
            <w:tcW w:w="1235" w:type="dxa"/>
          </w:tcPr>
          <w:p w14:paraId="02749D7C" w14:textId="77777777" w:rsidR="00A667B3" w:rsidRPr="001512DD" w:rsidRDefault="00A667B3" w:rsidP="001512DD">
            <w:pPr>
              <w:contextualSpacing/>
              <w:jc w:val="center"/>
            </w:pPr>
          </w:p>
        </w:tc>
      </w:tr>
      <w:tr w:rsidR="00A93337" w:rsidRPr="001512DD" w14:paraId="4D42E3B8" w14:textId="77777777" w:rsidTr="00CD018F">
        <w:trPr>
          <w:trHeight w:val="20"/>
        </w:trPr>
        <w:tc>
          <w:tcPr>
            <w:tcW w:w="715" w:type="dxa"/>
          </w:tcPr>
          <w:p w14:paraId="41BA9DF5" w14:textId="6328CAD9" w:rsidR="00A667B3" w:rsidRPr="001512DD" w:rsidRDefault="00E62CDC" w:rsidP="001512DD">
            <w:pPr>
              <w:contextualSpacing/>
              <w:jc w:val="center"/>
            </w:pPr>
            <w:r w:rsidRPr="001512DD">
              <w:t>6</w:t>
            </w:r>
          </w:p>
        </w:tc>
        <w:tc>
          <w:tcPr>
            <w:tcW w:w="3605" w:type="dxa"/>
          </w:tcPr>
          <w:p w14:paraId="2F4AA90E" w14:textId="77777777" w:rsidR="00A667B3" w:rsidRPr="001512DD" w:rsidRDefault="00A667B3" w:rsidP="001512DD">
            <w:pPr>
              <w:contextualSpacing/>
              <w:jc w:val="center"/>
            </w:pPr>
          </w:p>
        </w:tc>
        <w:tc>
          <w:tcPr>
            <w:tcW w:w="1025" w:type="dxa"/>
          </w:tcPr>
          <w:p w14:paraId="5E444AE3" w14:textId="77777777" w:rsidR="00A667B3" w:rsidRPr="001512DD" w:rsidRDefault="00A667B3" w:rsidP="001512DD">
            <w:pPr>
              <w:contextualSpacing/>
              <w:jc w:val="center"/>
            </w:pPr>
          </w:p>
        </w:tc>
        <w:tc>
          <w:tcPr>
            <w:tcW w:w="2575" w:type="dxa"/>
          </w:tcPr>
          <w:p w14:paraId="7CF9C745" w14:textId="77777777" w:rsidR="00A667B3" w:rsidRPr="001512DD" w:rsidRDefault="00A667B3" w:rsidP="001512DD">
            <w:pPr>
              <w:contextualSpacing/>
              <w:jc w:val="center"/>
            </w:pPr>
          </w:p>
        </w:tc>
        <w:tc>
          <w:tcPr>
            <w:tcW w:w="2160" w:type="dxa"/>
          </w:tcPr>
          <w:p w14:paraId="155E95FC" w14:textId="77777777" w:rsidR="00A667B3" w:rsidRPr="001512DD" w:rsidRDefault="00A667B3" w:rsidP="001512DD">
            <w:pPr>
              <w:contextualSpacing/>
              <w:jc w:val="center"/>
            </w:pPr>
          </w:p>
        </w:tc>
        <w:tc>
          <w:tcPr>
            <w:tcW w:w="1130" w:type="dxa"/>
          </w:tcPr>
          <w:p w14:paraId="68AC9805" w14:textId="77777777" w:rsidR="00A667B3" w:rsidRPr="001512DD" w:rsidRDefault="00A667B3" w:rsidP="001512DD">
            <w:pPr>
              <w:contextualSpacing/>
              <w:jc w:val="center"/>
            </w:pPr>
          </w:p>
        </w:tc>
        <w:tc>
          <w:tcPr>
            <w:tcW w:w="1955" w:type="dxa"/>
          </w:tcPr>
          <w:p w14:paraId="4050EFDA" w14:textId="77777777" w:rsidR="00A667B3" w:rsidRPr="001512DD" w:rsidRDefault="00A667B3" w:rsidP="001512DD">
            <w:pPr>
              <w:contextualSpacing/>
              <w:jc w:val="center"/>
            </w:pPr>
          </w:p>
        </w:tc>
        <w:tc>
          <w:tcPr>
            <w:tcW w:w="1235" w:type="dxa"/>
          </w:tcPr>
          <w:p w14:paraId="7C0E5795" w14:textId="77777777" w:rsidR="00A667B3" w:rsidRPr="001512DD" w:rsidRDefault="00A667B3" w:rsidP="001512DD">
            <w:pPr>
              <w:contextualSpacing/>
              <w:jc w:val="center"/>
            </w:pPr>
          </w:p>
        </w:tc>
      </w:tr>
      <w:tr w:rsidR="00E62CDC" w:rsidRPr="001512DD" w14:paraId="586B439B" w14:textId="77777777" w:rsidTr="00CD018F">
        <w:trPr>
          <w:trHeight w:val="20"/>
        </w:trPr>
        <w:tc>
          <w:tcPr>
            <w:tcW w:w="715" w:type="dxa"/>
          </w:tcPr>
          <w:p w14:paraId="3C028C5A" w14:textId="2EFADCD8" w:rsidR="00A667B3" w:rsidRPr="001512DD" w:rsidRDefault="00E62CDC" w:rsidP="001512DD">
            <w:pPr>
              <w:contextualSpacing/>
              <w:jc w:val="center"/>
            </w:pPr>
            <w:r w:rsidRPr="001512DD">
              <w:t>7</w:t>
            </w:r>
          </w:p>
        </w:tc>
        <w:tc>
          <w:tcPr>
            <w:tcW w:w="3605" w:type="dxa"/>
          </w:tcPr>
          <w:p w14:paraId="48CF32E9" w14:textId="77777777" w:rsidR="00A667B3" w:rsidRPr="001512DD" w:rsidRDefault="00A667B3" w:rsidP="001512DD">
            <w:pPr>
              <w:contextualSpacing/>
              <w:jc w:val="center"/>
            </w:pPr>
          </w:p>
        </w:tc>
        <w:tc>
          <w:tcPr>
            <w:tcW w:w="1025" w:type="dxa"/>
          </w:tcPr>
          <w:p w14:paraId="4FE0E2CB" w14:textId="77777777" w:rsidR="00A667B3" w:rsidRPr="001512DD" w:rsidRDefault="00A667B3" w:rsidP="001512DD">
            <w:pPr>
              <w:contextualSpacing/>
              <w:jc w:val="center"/>
            </w:pPr>
          </w:p>
        </w:tc>
        <w:tc>
          <w:tcPr>
            <w:tcW w:w="2575" w:type="dxa"/>
          </w:tcPr>
          <w:p w14:paraId="016970E6" w14:textId="77777777" w:rsidR="00A667B3" w:rsidRPr="001512DD" w:rsidRDefault="00A667B3" w:rsidP="001512DD">
            <w:pPr>
              <w:contextualSpacing/>
              <w:jc w:val="center"/>
            </w:pPr>
          </w:p>
        </w:tc>
        <w:tc>
          <w:tcPr>
            <w:tcW w:w="2160" w:type="dxa"/>
          </w:tcPr>
          <w:p w14:paraId="451CD14A" w14:textId="77777777" w:rsidR="00A667B3" w:rsidRPr="001512DD" w:rsidRDefault="00A667B3" w:rsidP="001512DD">
            <w:pPr>
              <w:contextualSpacing/>
              <w:jc w:val="center"/>
            </w:pPr>
          </w:p>
        </w:tc>
        <w:tc>
          <w:tcPr>
            <w:tcW w:w="1130" w:type="dxa"/>
          </w:tcPr>
          <w:p w14:paraId="7D95E463" w14:textId="77777777" w:rsidR="00A667B3" w:rsidRPr="001512DD" w:rsidRDefault="00A667B3" w:rsidP="001512DD">
            <w:pPr>
              <w:contextualSpacing/>
              <w:jc w:val="center"/>
            </w:pPr>
          </w:p>
        </w:tc>
        <w:tc>
          <w:tcPr>
            <w:tcW w:w="1955" w:type="dxa"/>
          </w:tcPr>
          <w:p w14:paraId="7A67B3D4" w14:textId="77777777" w:rsidR="00A667B3" w:rsidRPr="001512DD" w:rsidRDefault="00A667B3" w:rsidP="001512DD">
            <w:pPr>
              <w:contextualSpacing/>
              <w:jc w:val="center"/>
            </w:pPr>
          </w:p>
        </w:tc>
        <w:tc>
          <w:tcPr>
            <w:tcW w:w="1235" w:type="dxa"/>
          </w:tcPr>
          <w:p w14:paraId="776AD49B" w14:textId="77777777" w:rsidR="00A667B3" w:rsidRPr="001512DD" w:rsidRDefault="00A667B3" w:rsidP="001512DD">
            <w:pPr>
              <w:contextualSpacing/>
              <w:jc w:val="center"/>
            </w:pPr>
          </w:p>
        </w:tc>
      </w:tr>
      <w:tr w:rsidR="00E62CDC" w:rsidRPr="001512DD" w14:paraId="19E68591" w14:textId="77777777" w:rsidTr="00CD018F">
        <w:trPr>
          <w:trHeight w:val="20"/>
        </w:trPr>
        <w:tc>
          <w:tcPr>
            <w:tcW w:w="715" w:type="dxa"/>
          </w:tcPr>
          <w:p w14:paraId="260D708B" w14:textId="68F72787" w:rsidR="00A667B3" w:rsidRPr="001512DD" w:rsidRDefault="00E62CDC" w:rsidP="001512DD">
            <w:pPr>
              <w:contextualSpacing/>
              <w:jc w:val="center"/>
            </w:pPr>
            <w:r w:rsidRPr="001512DD">
              <w:t>8</w:t>
            </w:r>
          </w:p>
        </w:tc>
        <w:tc>
          <w:tcPr>
            <w:tcW w:w="3605" w:type="dxa"/>
          </w:tcPr>
          <w:p w14:paraId="6CA3592A" w14:textId="77777777" w:rsidR="00A667B3" w:rsidRPr="001512DD" w:rsidRDefault="00A667B3" w:rsidP="001512DD">
            <w:pPr>
              <w:contextualSpacing/>
              <w:jc w:val="center"/>
            </w:pPr>
          </w:p>
        </w:tc>
        <w:tc>
          <w:tcPr>
            <w:tcW w:w="1025" w:type="dxa"/>
          </w:tcPr>
          <w:p w14:paraId="51A083D6" w14:textId="77777777" w:rsidR="00A667B3" w:rsidRPr="001512DD" w:rsidRDefault="00A667B3" w:rsidP="001512DD">
            <w:pPr>
              <w:contextualSpacing/>
              <w:jc w:val="center"/>
            </w:pPr>
          </w:p>
        </w:tc>
        <w:tc>
          <w:tcPr>
            <w:tcW w:w="2575" w:type="dxa"/>
          </w:tcPr>
          <w:p w14:paraId="15EE9205" w14:textId="77777777" w:rsidR="00A667B3" w:rsidRPr="001512DD" w:rsidRDefault="00A667B3" w:rsidP="001512DD">
            <w:pPr>
              <w:contextualSpacing/>
              <w:jc w:val="center"/>
            </w:pPr>
          </w:p>
        </w:tc>
        <w:tc>
          <w:tcPr>
            <w:tcW w:w="2160" w:type="dxa"/>
          </w:tcPr>
          <w:p w14:paraId="7C648528" w14:textId="77777777" w:rsidR="00A667B3" w:rsidRPr="001512DD" w:rsidRDefault="00A667B3" w:rsidP="001512DD">
            <w:pPr>
              <w:contextualSpacing/>
              <w:jc w:val="center"/>
            </w:pPr>
          </w:p>
        </w:tc>
        <w:tc>
          <w:tcPr>
            <w:tcW w:w="1130" w:type="dxa"/>
          </w:tcPr>
          <w:p w14:paraId="37554A57" w14:textId="77777777" w:rsidR="00A667B3" w:rsidRPr="001512DD" w:rsidRDefault="00A667B3" w:rsidP="001512DD">
            <w:pPr>
              <w:contextualSpacing/>
              <w:jc w:val="center"/>
            </w:pPr>
          </w:p>
        </w:tc>
        <w:tc>
          <w:tcPr>
            <w:tcW w:w="1955" w:type="dxa"/>
          </w:tcPr>
          <w:p w14:paraId="5E11BA5B" w14:textId="77777777" w:rsidR="00A667B3" w:rsidRPr="001512DD" w:rsidRDefault="00A667B3" w:rsidP="001512DD">
            <w:pPr>
              <w:contextualSpacing/>
              <w:jc w:val="center"/>
            </w:pPr>
          </w:p>
        </w:tc>
        <w:tc>
          <w:tcPr>
            <w:tcW w:w="1235" w:type="dxa"/>
          </w:tcPr>
          <w:p w14:paraId="69270B39" w14:textId="77777777" w:rsidR="00A667B3" w:rsidRPr="001512DD" w:rsidRDefault="00A667B3" w:rsidP="001512DD">
            <w:pPr>
              <w:contextualSpacing/>
              <w:jc w:val="center"/>
            </w:pPr>
          </w:p>
        </w:tc>
      </w:tr>
      <w:tr w:rsidR="00E62CDC" w:rsidRPr="001512DD" w14:paraId="528E6F9D" w14:textId="77777777" w:rsidTr="00CD018F">
        <w:trPr>
          <w:trHeight w:val="20"/>
        </w:trPr>
        <w:tc>
          <w:tcPr>
            <w:tcW w:w="715" w:type="dxa"/>
          </w:tcPr>
          <w:p w14:paraId="3B9EC8D1" w14:textId="6CB456CF" w:rsidR="00A667B3" w:rsidRPr="001512DD" w:rsidRDefault="00E62CDC" w:rsidP="001512DD">
            <w:pPr>
              <w:contextualSpacing/>
              <w:jc w:val="center"/>
            </w:pPr>
            <w:r w:rsidRPr="001512DD">
              <w:t>9</w:t>
            </w:r>
          </w:p>
        </w:tc>
        <w:tc>
          <w:tcPr>
            <w:tcW w:w="3605" w:type="dxa"/>
          </w:tcPr>
          <w:p w14:paraId="558ADC28" w14:textId="77777777" w:rsidR="00A667B3" w:rsidRPr="001512DD" w:rsidRDefault="00A667B3" w:rsidP="001512DD">
            <w:pPr>
              <w:contextualSpacing/>
              <w:jc w:val="center"/>
            </w:pPr>
          </w:p>
        </w:tc>
        <w:tc>
          <w:tcPr>
            <w:tcW w:w="1025" w:type="dxa"/>
          </w:tcPr>
          <w:p w14:paraId="4B2CC964" w14:textId="77777777" w:rsidR="00A667B3" w:rsidRPr="001512DD" w:rsidRDefault="00A667B3" w:rsidP="001512DD">
            <w:pPr>
              <w:contextualSpacing/>
              <w:jc w:val="center"/>
            </w:pPr>
          </w:p>
        </w:tc>
        <w:tc>
          <w:tcPr>
            <w:tcW w:w="2575" w:type="dxa"/>
          </w:tcPr>
          <w:p w14:paraId="1036D986" w14:textId="77777777" w:rsidR="00A667B3" w:rsidRPr="001512DD" w:rsidRDefault="00A667B3" w:rsidP="001512DD">
            <w:pPr>
              <w:contextualSpacing/>
              <w:jc w:val="center"/>
            </w:pPr>
          </w:p>
        </w:tc>
        <w:tc>
          <w:tcPr>
            <w:tcW w:w="2160" w:type="dxa"/>
          </w:tcPr>
          <w:p w14:paraId="23439524" w14:textId="77777777" w:rsidR="00A667B3" w:rsidRPr="001512DD" w:rsidRDefault="00A667B3" w:rsidP="001512DD">
            <w:pPr>
              <w:contextualSpacing/>
              <w:jc w:val="center"/>
            </w:pPr>
          </w:p>
        </w:tc>
        <w:tc>
          <w:tcPr>
            <w:tcW w:w="1130" w:type="dxa"/>
          </w:tcPr>
          <w:p w14:paraId="72BD470A" w14:textId="77777777" w:rsidR="00A667B3" w:rsidRPr="001512DD" w:rsidRDefault="00A667B3" w:rsidP="001512DD">
            <w:pPr>
              <w:contextualSpacing/>
              <w:jc w:val="center"/>
            </w:pPr>
          </w:p>
        </w:tc>
        <w:tc>
          <w:tcPr>
            <w:tcW w:w="1955" w:type="dxa"/>
          </w:tcPr>
          <w:p w14:paraId="625B36FA" w14:textId="77777777" w:rsidR="00A667B3" w:rsidRPr="001512DD" w:rsidRDefault="00A667B3" w:rsidP="001512DD">
            <w:pPr>
              <w:contextualSpacing/>
              <w:jc w:val="center"/>
            </w:pPr>
          </w:p>
        </w:tc>
        <w:tc>
          <w:tcPr>
            <w:tcW w:w="1235" w:type="dxa"/>
          </w:tcPr>
          <w:p w14:paraId="605907D5" w14:textId="77777777" w:rsidR="00A667B3" w:rsidRPr="001512DD" w:rsidRDefault="00A667B3" w:rsidP="001512DD">
            <w:pPr>
              <w:contextualSpacing/>
              <w:jc w:val="center"/>
            </w:pPr>
          </w:p>
        </w:tc>
      </w:tr>
      <w:tr w:rsidR="00E62CDC" w:rsidRPr="001512DD" w14:paraId="42646B5E" w14:textId="77777777" w:rsidTr="00CD018F">
        <w:trPr>
          <w:trHeight w:val="20"/>
        </w:trPr>
        <w:tc>
          <w:tcPr>
            <w:tcW w:w="715" w:type="dxa"/>
          </w:tcPr>
          <w:p w14:paraId="3D5CAFD4" w14:textId="5D732B33" w:rsidR="00A667B3" w:rsidRPr="001512DD" w:rsidRDefault="00E62CDC" w:rsidP="001512DD">
            <w:pPr>
              <w:contextualSpacing/>
              <w:jc w:val="center"/>
            </w:pPr>
            <w:r w:rsidRPr="001512DD">
              <w:t>10</w:t>
            </w:r>
          </w:p>
        </w:tc>
        <w:tc>
          <w:tcPr>
            <w:tcW w:w="3605" w:type="dxa"/>
          </w:tcPr>
          <w:p w14:paraId="27D23108" w14:textId="77777777" w:rsidR="00A667B3" w:rsidRPr="001512DD" w:rsidRDefault="00A667B3" w:rsidP="001512DD">
            <w:pPr>
              <w:contextualSpacing/>
              <w:jc w:val="center"/>
            </w:pPr>
          </w:p>
        </w:tc>
        <w:tc>
          <w:tcPr>
            <w:tcW w:w="1025" w:type="dxa"/>
          </w:tcPr>
          <w:p w14:paraId="45AFD1A7" w14:textId="77777777" w:rsidR="00A667B3" w:rsidRPr="001512DD" w:rsidRDefault="00A667B3" w:rsidP="001512DD">
            <w:pPr>
              <w:contextualSpacing/>
              <w:jc w:val="center"/>
            </w:pPr>
          </w:p>
        </w:tc>
        <w:tc>
          <w:tcPr>
            <w:tcW w:w="2575" w:type="dxa"/>
          </w:tcPr>
          <w:p w14:paraId="050AD408" w14:textId="77777777" w:rsidR="00A667B3" w:rsidRPr="001512DD" w:rsidRDefault="00A667B3" w:rsidP="001512DD">
            <w:pPr>
              <w:contextualSpacing/>
              <w:jc w:val="center"/>
            </w:pPr>
          </w:p>
        </w:tc>
        <w:tc>
          <w:tcPr>
            <w:tcW w:w="2160" w:type="dxa"/>
          </w:tcPr>
          <w:p w14:paraId="0B74DAA7" w14:textId="77777777" w:rsidR="00A667B3" w:rsidRPr="001512DD" w:rsidRDefault="00A667B3" w:rsidP="001512DD">
            <w:pPr>
              <w:contextualSpacing/>
              <w:jc w:val="center"/>
            </w:pPr>
          </w:p>
        </w:tc>
        <w:tc>
          <w:tcPr>
            <w:tcW w:w="1130" w:type="dxa"/>
          </w:tcPr>
          <w:p w14:paraId="1CF4DE6F" w14:textId="77777777" w:rsidR="00A667B3" w:rsidRPr="001512DD" w:rsidRDefault="00A667B3" w:rsidP="001512DD">
            <w:pPr>
              <w:contextualSpacing/>
              <w:jc w:val="center"/>
            </w:pPr>
          </w:p>
        </w:tc>
        <w:tc>
          <w:tcPr>
            <w:tcW w:w="1955" w:type="dxa"/>
          </w:tcPr>
          <w:p w14:paraId="790610C7" w14:textId="77777777" w:rsidR="00A667B3" w:rsidRPr="001512DD" w:rsidRDefault="00A667B3" w:rsidP="001512DD">
            <w:pPr>
              <w:contextualSpacing/>
              <w:jc w:val="center"/>
            </w:pPr>
          </w:p>
        </w:tc>
        <w:tc>
          <w:tcPr>
            <w:tcW w:w="1235"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4316"/>
        <w:gridCol w:w="4317"/>
        <w:gridCol w:w="4317"/>
      </w:tblGrid>
      <w:tr w:rsidR="00E62CDC" w:rsidRPr="001512DD" w14:paraId="7D2CCF2E" w14:textId="77777777" w:rsidTr="00CD018F">
        <w:trPr>
          <w:trHeight w:val="135"/>
        </w:trPr>
        <w:tc>
          <w:tcPr>
            <w:tcW w:w="4316" w:type="dxa"/>
          </w:tcPr>
          <w:p w14:paraId="17D39A1B" w14:textId="163A97AD" w:rsidR="00E62CDC" w:rsidRPr="001512DD" w:rsidRDefault="00E62CDC" w:rsidP="001512DD">
            <w:pPr>
              <w:contextualSpacing/>
              <w:rPr>
                <w:b/>
              </w:rPr>
            </w:pPr>
            <w:r w:rsidRPr="001512DD">
              <w:rPr>
                <w:b/>
              </w:rPr>
              <w:t>Relationship to head</w:t>
            </w:r>
          </w:p>
        </w:tc>
        <w:tc>
          <w:tcPr>
            <w:tcW w:w="4317" w:type="dxa"/>
          </w:tcPr>
          <w:p w14:paraId="2BCBC24B" w14:textId="60D97B9F" w:rsidR="00E62CDC" w:rsidRPr="001512DD" w:rsidRDefault="00E62CDC" w:rsidP="001512DD">
            <w:pPr>
              <w:contextualSpacing/>
              <w:rPr>
                <w:b/>
              </w:rPr>
            </w:pPr>
            <w:r w:rsidRPr="001512DD">
              <w:rPr>
                <w:b/>
              </w:rPr>
              <w:t>Level of education</w:t>
            </w:r>
          </w:p>
        </w:tc>
        <w:tc>
          <w:tcPr>
            <w:tcW w:w="4317" w:type="dxa"/>
          </w:tcPr>
          <w:p w14:paraId="1309E1EC" w14:textId="1268704F" w:rsidR="00E62CDC" w:rsidRPr="001512DD" w:rsidRDefault="00E62CDC" w:rsidP="001512DD">
            <w:pPr>
              <w:contextualSpacing/>
              <w:rPr>
                <w:b/>
              </w:rPr>
            </w:pPr>
            <w:r w:rsidRPr="001512DD">
              <w:rPr>
                <w:b/>
              </w:rPr>
              <w:t>Not currently in school</w:t>
            </w:r>
          </w:p>
        </w:tc>
      </w:tr>
      <w:tr w:rsidR="00E62CDC" w:rsidRPr="001512DD" w14:paraId="728C6529" w14:textId="77777777" w:rsidTr="00CD018F">
        <w:trPr>
          <w:trHeight w:val="135"/>
        </w:trPr>
        <w:tc>
          <w:tcPr>
            <w:tcW w:w="4316" w:type="dxa"/>
          </w:tcPr>
          <w:p w14:paraId="2B6EEF04" w14:textId="77777777" w:rsidR="00E62CDC" w:rsidRPr="001512DD" w:rsidRDefault="00E62CDC" w:rsidP="001512DD">
            <w:pPr>
              <w:contextualSpacing/>
            </w:pPr>
            <w:r w:rsidRPr="001512DD">
              <w:t>1=Head</w:t>
            </w:r>
          </w:p>
          <w:p w14:paraId="59D43C8D" w14:textId="77777777" w:rsidR="00E62CDC" w:rsidRPr="001512DD" w:rsidRDefault="00E62CDC" w:rsidP="001512DD">
            <w:pPr>
              <w:contextualSpacing/>
            </w:pPr>
            <w:r w:rsidRPr="001512DD">
              <w:t>2=Spouse/consensual partner</w:t>
            </w:r>
          </w:p>
          <w:p w14:paraId="3E23CDBB" w14:textId="77777777" w:rsidR="00E62CDC" w:rsidRPr="001512DD" w:rsidRDefault="00E62CDC" w:rsidP="001512DD">
            <w:pPr>
              <w:contextualSpacing/>
            </w:pPr>
            <w:r w:rsidRPr="001512DD">
              <w:t>3=Son/daughter</w:t>
            </w:r>
          </w:p>
          <w:p w14:paraId="7E9856F9" w14:textId="77777777" w:rsidR="00E62CDC" w:rsidRPr="001512DD" w:rsidRDefault="00E62CDC" w:rsidP="001512DD">
            <w:pPr>
              <w:contextualSpacing/>
            </w:pPr>
            <w:r w:rsidRPr="001512DD">
              <w:t>4=Spouse of son/daughter</w:t>
            </w:r>
          </w:p>
          <w:p w14:paraId="354D78B5" w14:textId="77777777" w:rsidR="00E62CDC" w:rsidRPr="001512DD" w:rsidRDefault="00E62CDC" w:rsidP="001512DD">
            <w:pPr>
              <w:contextualSpacing/>
            </w:pPr>
            <w:r w:rsidRPr="001512DD">
              <w:t>5=Grandchild</w:t>
            </w:r>
          </w:p>
          <w:p w14:paraId="781C811B" w14:textId="77777777" w:rsidR="00E62CDC" w:rsidRPr="001512DD" w:rsidRDefault="00E62CDC" w:rsidP="001512DD">
            <w:pPr>
              <w:contextualSpacing/>
            </w:pPr>
            <w:r w:rsidRPr="001512DD">
              <w:t>6=Brother/sister</w:t>
            </w:r>
          </w:p>
          <w:p w14:paraId="7891E257" w14:textId="77777777" w:rsidR="00E62CDC" w:rsidRPr="001512DD" w:rsidRDefault="00E62CDC" w:rsidP="001512DD">
            <w:pPr>
              <w:contextualSpacing/>
            </w:pPr>
            <w:r w:rsidRPr="001512DD">
              <w:t>7=Brother/sister in-law</w:t>
            </w:r>
          </w:p>
          <w:p w14:paraId="0FA5156D" w14:textId="77777777" w:rsidR="00E62CDC" w:rsidRPr="001512DD" w:rsidRDefault="00E62CDC" w:rsidP="001512DD">
            <w:pPr>
              <w:contextualSpacing/>
            </w:pPr>
            <w:r w:rsidRPr="001512DD">
              <w:t>8=Spouse of brother/sister</w:t>
            </w:r>
          </w:p>
          <w:p w14:paraId="4B33A6C7" w14:textId="77777777" w:rsidR="00E62CDC" w:rsidRPr="001512DD" w:rsidRDefault="00E62CDC" w:rsidP="001512DD">
            <w:pPr>
              <w:contextualSpacing/>
            </w:pPr>
            <w:r w:rsidRPr="001512DD">
              <w:t>9=Parent</w:t>
            </w:r>
          </w:p>
          <w:p w14:paraId="1791F244" w14:textId="77777777" w:rsidR="00E62CDC" w:rsidRPr="001512DD" w:rsidRDefault="00E62CDC" w:rsidP="001512DD">
            <w:pPr>
              <w:contextualSpacing/>
            </w:pPr>
            <w:r w:rsidRPr="001512DD">
              <w:t>10=Spouse's parent</w:t>
            </w:r>
          </w:p>
          <w:p w14:paraId="5507E99A" w14:textId="77777777" w:rsidR="00E62CDC" w:rsidRPr="001512DD" w:rsidRDefault="00E62CDC" w:rsidP="001512DD">
            <w:pPr>
              <w:contextualSpacing/>
            </w:pPr>
            <w:r w:rsidRPr="001512DD">
              <w:t>11=Uncle/aunt</w:t>
            </w:r>
          </w:p>
          <w:p w14:paraId="2B999D0D" w14:textId="77777777" w:rsidR="00E62CDC" w:rsidRPr="001512DD" w:rsidRDefault="00E62CDC" w:rsidP="001512DD">
            <w:pPr>
              <w:contextualSpacing/>
            </w:pPr>
            <w:r w:rsidRPr="001512DD">
              <w:t>12=Cousin</w:t>
            </w:r>
          </w:p>
          <w:p w14:paraId="3F2AC8F9" w14:textId="77777777" w:rsidR="00E62CDC" w:rsidRPr="001512DD" w:rsidRDefault="00E62CDC" w:rsidP="001512DD">
            <w:pPr>
              <w:contextualSpacing/>
            </w:pPr>
            <w:r w:rsidRPr="001512DD">
              <w:t>13=Nephew/niece</w:t>
            </w:r>
          </w:p>
          <w:p w14:paraId="676CDCB6" w14:textId="77777777" w:rsidR="00E62CDC" w:rsidRPr="001512DD" w:rsidRDefault="00E62CDC" w:rsidP="001512DD">
            <w:pPr>
              <w:contextualSpacing/>
            </w:pPr>
            <w:r w:rsidRPr="001512DD">
              <w:t>14=Stepchild</w:t>
            </w:r>
          </w:p>
          <w:p w14:paraId="565C0D4E" w14:textId="77777777" w:rsidR="00E62CDC" w:rsidRPr="001512DD" w:rsidRDefault="00E62CDC" w:rsidP="001512DD">
            <w:pPr>
              <w:contextualSpacing/>
            </w:pPr>
            <w:r w:rsidRPr="001512DD">
              <w:t>15=Other relative</w:t>
            </w:r>
          </w:p>
          <w:p w14:paraId="2477455A" w14:textId="77777777" w:rsidR="00E62CDC" w:rsidRPr="001512DD" w:rsidRDefault="00E62CDC" w:rsidP="001512DD">
            <w:pPr>
              <w:contextualSpacing/>
            </w:pPr>
            <w:r w:rsidRPr="001512DD">
              <w:t>16=Not related</w:t>
            </w:r>
          </w:p>
          <w:p w14:paraId="161AFB85" w14:textId="0EAC4346" w:rsidR="00E62CDC" w:rsidRPr="001512DD" w:rsidRDefault="00E62CDC" w:rsidP="001512DD">
            <w:pPr>
              <w:contextualSpacing/>
            </w:pPr>
            <w:r w:rsidRPr="001512DD">
              <w:lastRenderedPageBreak/>
              <w:t>97=Other, please specify</w:t>
            </w:r>
          </w:p>
        </w:tc>
        <w:tc>
          <w:tcPr>
            <w:tcW w:w="4317" w:type="dxa"/>
          </w:tcPr>
          <w:p w14:paraId="60209C1D" w14:textId="77777777" w:rsidR="00E62CDC" w:rsidRPr="001512DD" w:rsidRDefault="00E62CDC" w:rsidP="001512DD">
            <w:pPr>
              <w:contextualSpacing/>
            </w:pPr>
            <w:r w:rsidRPr="001512DD">
              <w:lastRenderedPageBreak/>
              <w:t>1=None</w:t>
            </w:r>
          </w:p>
          <w:p w14:paraId="5E11FD51" w14:textId="77777777" w:rsidR="00E62CDC" w:rsidRPr="001512DD" w:rsidRDefault="00E62CDC" w:rsidP="001512DD">
            <w:pPr>
              <w:contextualSpacing/>
            </w:pPr>
            <w:r w:rsidRPr="001512DD">
              <w:t>2=Grade 1/Sub-standard A</w:t>
            </w:r>
          </w:p>
          <w:p w14:paraId="73300522" w14:textId="77777777" w:rsidR="00E62CDC" w:rsidRPr="001512DD" w:rsidRDefault="00E62CDC" w:rsidP="001512DD">
            <w:pPr>
              <w:contextualSpacing/>
            </w:pPr>
            <w:r w:rsidRPr="001512DD">
              <w:t>3=Grade 1/Sub-standard B</w:t>
            </w:r>
          </w:p>
          <w:p w14:paraId="1441DB19" w14:textId="77777777" w:rsidR="00E62CDC" w:rsidRPr="001512DD" w:rsidRDefault="00E62CDC" w:rsidP="001512DD">
            <w:pPr>
              <w:contextualSpacing/>
            </w:pPr>
            <w:r w:rsidRPr="001512DD">
              <w:t>4=Grade 2/Standard 1</w:t>
            </w:r>
          </w:p>
          <w:p w14:paraId="3D7EF75E" w14:textId="77777777" w:rsidR="00E62CDC" w:rsidRPr="001512DD" w:rsidRDefault="00E62CDC" w:rsidP="001512DD">
            <w:pPr>
              <w:contextualSpacing/>
            </w:pPr>
            <w:r w:rsidRPr="001512DD">
              <w:t>5=Grade 3/Standard 2</w:t>
            </w:r>
          </w:p>
          <w:p w14:paraId="4AE4AE36" w14:textId="77777777" w:rsidR="00E62CDC" w:rsidRPr="001512DD" w:rsidRDefault="00E62CDC" w:rsidP="001512DD">
            <w:pPr>
              <w:contextualSpacing/>
            </w:pPr>
            <w:r w:rsidRPr="001512DD">
              <w:t>6=Grade 4/Standard 3</w:t>
            </w:r>
          </w:p>
          <w:p w14:paraId="41FC1805" w14:textId="77777777" w:rsidR="00E62CDC" w:rsidRPr="001512DD" w:rsidRDefault="00E62CDC" w:rsidP="001512DD">
            <w:pPr>
              <w:contextualSpacing/>
            </w:pPr>
            <w:r w:rsidRPr="001512DD">
              <w:t>7=Grade 5/Standard 4</w:t>
            </w:r>
          </w:p>
          <w:p w14:paraId="7F325FD0" w14:textId="77777777" w:rsidR="00E62CDC" w:rsidRPr="001512DD" w:rsidRDefault="00E62CDC" w:rsidP="001512DD">
            <w:pPr>
              <w:contextualSpacing/>
            </w:pPr>
            <w:r w:rsidRPr="001512DD">
              <w:t>8=Grade 6/Standard 5</w:t>
            </w:r>
          </w:p>
          <w:p w14:paraId="4A92B343" w14:textId="77777777" w:rsidR="00E62CDC" w:rsidRPr="001512DD" w:rsidRDefault="00E62CDC" w:rsidP="001512DD">
            <w:pPr>
              <w:contextualSpacing/>
            </w:pPr>
            <w:r w:rsidRPr="001512DD">
              <w:t>9=Grade 7/Standard 6</w:t>
            </w:r>
          </w:p>
          <w:p w14:paraId="78F3DF30" w14:textId="77777777" w:rsidR="00E62CDC" w:rsidRPr="001512DD" w:rsidRDefault="00E62CDC" w:rsidP="001512DD">
            <w:pPr>
              <w:contextualSpacing/>
            </w:pPr>
            <w:r w:rsidRPr="001512DD">
              <w:t>10=Grade 8/Form 1</w:t>
            </w:r>
          </w:p>
          <w:p w14:paraId="3EC62A13" w14:textId="77777777" w:rsidR="00E62CDC" w:rsidRPr="001512DD" w:rsidRDefault="00E62CDC" w:rsidP="001512DD">
            <w:pPr>
              <w:contextualSpacing/>
            </w:pPr>
            <w:r w:rsidRPr="001512DD">
              <w:t>11=Grade 9/Form 2</w:t>
            </w:r>
          </w:p>
          <w:p w14:paraId="5348FBA2" w14:textId="77777777" w:rsidR="00E62CDC" w:rsidRPr="001512DD" w:rsidRDefault="00E62CDC" w:rsidP="001512DD">
            <w:pPr>
              <w:contextualSpacing/>
            </w:pPr>
            <w:r w:rsidRPr="001512DD">
              <w:t>12=Grade 10/Form 3</w:t>
            </w:r>
          </w:p>
          <w:p w14:paraId="31EA62CC" w14:textId="77777777" w:rsidR="00E62CDC" w:rsidRPr="001512DD" w:rsidRDefault="00E62CDC" w:rsidP="001512DD">
            <w:pPr>
              <w:contextualSpacing/>
            </w:pPr>
            <w:r w:rsidRPr="001512DD">
              <w:t>13=Grade 11/Form 4</w:t>
            </w:r>
          </w:p>
          <w:p w14:paraId="07DD0A00" w14:textId="77777777" w:rsidR="00E62CDC" w:rsidRPr="001512DD" w:rsidRDefault="00E62CDC" w:rsidP="001512DD">
            <w:pPr>
              <w:contextualSpacing/>
            </w:pPr>
            <w:r w:rsidRPr="001512DD">
              <w:t>14=Grade 12/Form 5</w:t>
            </w:r>
          </w:p>
          <w:p w14:paraId="45D545F7" w14:textId="77777777" w:rsidR="00E62CDC" w:rsidRPr="001512DD" w:rsidRDefault="00E62CDC" w:rsidP="001512DD">
            <w:pPr>
              <w:contextualSpacing/>
            </w:pPr>
            <w:r w:rsidRPr="001512DD">
              <w:t>15=Post-secondary</w:t>
            </w:r>
          </w:p>
          <w:p w14:paraId="21E9F5C4" w14:textId="77777777" w:rsidR="00E62CDC" w:rsidRPr="001512DD" w:rsidRDefault="00E62CDC" w:rsidP="001512DD">
            <w:pPr>
              <w:contextualSpacing/>
            </w:pPr>
            <w:r w:rsidRPr="001512DD">
              <w:t>888=Don’t know</w:t>
            </w:r>
          </w:p>
          <w:p w14:paraId="242FCED9" w14:textId="27861C4C" w:rsidR="00E62CDC" w:rsidRPr="001512DD" w:rsidRDefault="00E62CDC" w:rsidP="001512DD">
            <w:pPr>
              <w:contextualSpacing/>
            </w:pPr>
            <w:r w:rsidRPr="001512DD">
              <w:lastRenderedPageBreak/>
              <w:t>999=Preferred not to answer</w:t>
            </w:r>
          </w:p>
        </w:tc>
        <w:tc>
          <w:tcPr>
            <w:tcW w:w="4317" w:type="dxa"/>
          </w:tcPr>
          <w:p w14:paraId="256CB1C4" w14:textId="77777777" w:rsidR="00E62CDC" w:rsidRPr="001512DD" w:rsidRDefault="00E62CDC" w:rsidP="001512DD">
            <w:pPr>
              <w:contextualSpacing/>
            </w:pPr>
            <w:r w:rsidRPr="001512DD">
              <w:lastRenderedPageBreak/>
              <w:t>1=Cannot afford school fees</w:t>
            </w:r>
          </w:p>
          <w:p w14:paraId="55EC6F6A" w14:textId="77777777" w:rsidR="00E62CDC" w:rsidRPr="001512DD" w:rsidRDefault="00E62CDC" w:rsidP="001512DD">
            <w:pPr>
              <w:contextualSpacing/>
            </w:pPr>
            <w:r w:rsidRPr="001512DD">
              <w:t>2=Needed for domestic duties</w:t>
            </w:r>
          </w:p>
          <w:p w14:paraId="30C42998" w14:textId="77777777" w:rsidR="00E62CDC" w:rsidRPr="001512DD" w:rsidRDefault="00E62CDC" w:rsidP="001512DD">
            <w:pPr>
              <w:contextualSpacing/>
            </w:pPr>
            <w:r w:rsidRPr="001512DD">
              <w:t>3=Needed for farming</w:t>
            </w:r>
          </w:p>
          <w:p w14:paraId="6A7B0CB9" w14:textId="2E7DF246" w:rsidR="00E62CDC" w:rsidRPr="001512DD" w:rsidRDefault="00E62CDC" w:rsidP="001512DD">
            <w:pPr>
              <w:contextualSpacing/>
            </w:pPr>
            <w:r w:rsidRPr="001512DD">
              <w:t>4=Working for other household</w:t>
            </w:r>
          </w:p>
          <w:p w14:paraId="0DA3FF89" w14:textId="77777777" w:rsidR="00E62CDC" w:rsidRPr="001512DD" w:rsidRDefault="00E62CDC" w:rsidP="001512DD">
            <w:pPr>
              <w:contextualSpacing/>
            </w:pPr>
            <w:r w:rsidRPr="001512DD">
              <w:t>6=Education is not necessary/no point</w:t>
            </w:r>
          </w:p>
          <w:p w14:paraId="678ED494" w14:textId="77777777" w:rsidR="00E62CDC" w:rsidRPr="001512DD" w:rsidRDefault="00E62CDC" w:rsidP="001512DD">
            <w:pPr>
              <w:contextualSpacing/>
            </w:pPr>
            <w:r w:rsidRPr="001512DD">
              <w:t>7=Completed their education</w:t>
            </w:r>
          </w:p>
          <w:p w14:paraId="6D7E193D" w14:textId="77777777" w:rsidR="00E62CDC" w:rsidRPr="001512DD" w:rsidRDefault="00E62CDC" w:rsidP="001512DD">
            <w:pPr>
              <w:contextualSpacing/>
            </w:pPr>
            <w:r w:rsidRPr="001512DD">
              <w:t>8=Too old to attend school</w:t>
            </w:r>
          </w:p>
          <w:p w14:paraId="199B3372" w14:textId="77777777" w:rsidR="00E62CDC" w:rsidRPr="001512DD" w:rsidRDefault="00E62CDC" w:rsidP="001512DD">
            <w:pPr>
              <w:contextualSpacing/>
            </w:pPr>
            <w:r w:rsidRPr="001512DD">
              <w:t>9=School is too far away</w:t>
            </w:r>
          </w:p>
          <w:p w14:paraId="721160AC" w14:textId="77777777" w:rsidR="00E62CDC" w:rsidRPr="001512DD" w:rsidRDefault="00E62CDC" w:rsidP="001512DD">
            <w:pPr>
              <w:contextualSpacing/>
            </w:pPr>
            <w:r w:rsidRPr="001512DD">
              <w:t>10=School closed temporarily</w:t>
            </w:r>
          </w:p>
          <w:p w14:paraId="1FB69289" w14:textId="77777777" w:rsidR="00E62CDC" w:rsidRPr="001512DD" w:rsidRDefault="00E62CDC" w:rsidP="001512DD">
            <w:pPr>
              <w:contextualSpacing/>
            </w:pPr>
            <w:r w:rsidRPr="001512DD">
              <w:t>11=School closed permanently</w:t>
            </w:r>
          </w:p>
          <w:p w14:paraId="3A20428C" w14:textId="77777777" w:rsidR="00E62CDC" w:rsidRPr="001512DD" w:rsidRDefault="00E62CDC" w:rsidP="001512DD">
            <w:pPr>
              <w:contextualSpacing/>
            </w:pPr>
            <w:r w:rsidRPr="001512DD">
              <w:t>12=The teacher is absent at the school</w:t>
            </w:r>
          </w:p>
          <w:p w14:paraId="02A5D838" w14:textId="77777777" w:rsidR="00E62CDC" w:rsidRPr="001512DD" w:rsidRDefault="00E62CDC" w:rsidP="001512DD">
            <w:pPr>
              <w:contextualSpacing/>
            </w:pPr>
            <w:r w:rsidRPr="001512DD">
              <w:t>13=Too sick to attend school</w:t>
            </w:r>
          </w:p>
          <w:p w14:paraId="2F648A47" w14:textId="77777777" w:rsidR="00E62CDC" w:rsidRPr="001512DD" w:rsidRDefault="00E62CDC" w:rsidP="001512DD">
            <w:pPr>
              <w:contextualSpacing/>
            </w:pPr>
            <w:r w:rsidRPr="001512DD">
              <w:t xml:space="preserve">14=Someone else in the household is sick, so cannot attend </w:t>
            </w:r>
          </w:p>
          <w:p w14:paraId="3F198689" w14:textId="77777777" w:rsidR="00E62CDC" w:rsidRPr="001512DD" w:rsidRDefault="00E62CDC" w:rsidP="001512DD">
            <w:pPr>
              <w:contextualSpacing/>
            </w:pPr>
            <w:r w:rsidRPr="001512DD">
              <w:t>15=No transport</w:t>
            </w:r>
          </w:p>
          <w:p w14:paraId="341DB3ED" w14:textId="514AFDDA" w:rsidR="00E62CDC" w:rsidRPr="001512DD" w:rsidRDefault="00E62CDC" w:rsidP="001512DD">
            <w:pPr>
              <w:contextualSpacing/>
            </w:pPr>
            <w:r w:rsidRPr="001512DD">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080"/>
        <w:gridCol w:w="1080"/>
        <w:gridCol w:w="2520"/>
        <w:gridCol w:w="2520"/>
      </w:tblGrid>
      <w:tr w:rsidR="0022680E" w:rsidRPr="001512DD" w14:paraId="18454888" w14:textId="77777777" w:rsidTr="00CD018F">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759A0177" w14:textId="3A3DC15B" w:rsidR="00D21542" w:rsidRPr="001512DD" w:rsidRDefault="00D21542" w:rsidP="002A6145">
            <w:pPr>
              <w:contextualSpacing/>
              <w:jc w:val="center"/>
            </w:pPr>
            <w:r w:rsidRPr="001512DD">
              <w:t xml:space="preserve">What age did </w:t>
            </w:r>
            <w:del w:id="27" w:author="Stickler, Mercedes M. (E3/LTRM)" w:date="2014-09-22T15:51:00Z">
              <w:r w:rsidRPr="001512DD" w:rsidDel="002A6145">
                <w:delText xml:space="preserve">you </w:delText>
              </w:r>
            </w:del>
            <w:ins w:id="28" w:author="Stickler, Mercedes M. (E3/LTRM)" w:date="2014-09-22T15:51:00Z">
              <w:r w:rsidR="002A6145">
                <w:t>[</w:t>
              </w:r>
              <w:commentRangeStart w:id="29"/>
              <w:r w:rsidR="002A6145">
                <w:t>N</w:t>
              </w:r>
            </w:ins>
            <w:ins w:id="30" w:author="Stickler, Mercedes M. (E3/LTRM)" w:date="2014-09-22T15:52:00Z">
              <w:r w:rsidR="002A6145">
                <w:t>A</w:t>
              </w:r>
            </w:ins>
            <w:ins w:id="31" w:author="Stickler, Mercedes M. (E3/LTRM)" w:date="2014-09-22T15:51:00Z">
              <w:r w:rsidR="002A6145">
                <w:t>ME</w:t>
              </w:r>
            </w:ins>
            <w:commentRangeEnd w:id="29"/>
            <w:ins w:id="32" w:author="Stickler, Mercedes M. (E3/LTRM)" w:date="2014-09-22T15:52:00Z">
              <w:r w:rsidR="002A6145">
                <w:rPr>
                  <w:rStyle w:val="CommentReference"/>
                </w:rPr>
                <w:commentReference w:id="29"/>
              </w:r>
            </w:ins>
            <w:ins w:id="33" w:author="Stickler, Mercedes M. (E3/LTRM)" w:date="2014-09-22T15:51:00Z">
              <w:r w:rsidR="002A6145">
                <w:t>]</w:t>
              </w:r>
              <w:r w:rsidR="002A6145" w:rsidRPr="001512DD">
                <w:t xml:space="preserve"> </w:t>
              </w:r>
            </w:ins>
            <w:r w:rsidRPr="001512DD">
              <w:t>first enroll in school/educational facility?</w:t>
            </w:r>
          </w:p>
        </w:tc>
        <w:tc>
          <w:tcPr>
            <w:tcW w:w="2520" w:type="dxa"/>
          </w:tcPr>
          <w:p w14:paraId="4F1CBFDE" w14:textId="7E112F53" w:rsidR="00D21542" w:rsidRPr="001512DD" w:rsidRDefault="008C2BC1" w:rsidP="001512DD">
            <w:pPr>
              <w:contextualSpacing/>
              <w:jc w:val="center"/>
            </w:pPr>
            <w:del w:id="34" w:author="Stickler, Mercedes M. (E3/LTRM)" w:date="2014-09-22T15:52:00Z">
              <w:r w:rsidRPr="001512DD" w:rsidDel="002A6145">
                <w:delText xml:space="preserve">Were </w:delText>
              </w:r>
            </w:del>
            <w:ins w:id="35" w:author="Stickler, Mercedes M. (E3/LTRM)" w:date="2014-09-22T15:52:00Z">
              <w:r w:rsidR="002A6145">
                <w:t>Was [NAME]</w:t>
              </w:r>
              <w:r w:rsidR="002A6145" w:rsidRPr="001512DD">
                <w:t xml:space="preserve">  </w:t>
              </w:r>
            </w:ins>
            <w:del w:id="36" w:author="Stickler, Mercedes M. (E3/LTRM)" w:date="2014-09-22T15:52:00Z">
              <w:r w:rsidRPr="001512DD" w:rsidDel="002A6145">
                <w:delText>you</w:delText>
              </w:r>
            </w:del>
            <w:r w:rsidRPr="001512DD">
              <w:t xml:space="preserve"> absent from school for any period(s) of time during the term in the last twelve months?</w:t>
            </w:r>
          </w:p>
          <w:p w14:paraId="1CF98A68" w14:textId="77777777" w:rsidR="008C2BC1" w:rsidRPr="001512DD" w:rsidRDefault="008C2BC1" w:rsidP="001512DD">
            <w:pPr>
              <w:contextualSpacing/>
              <w:jc w:val="center"/>
            </w:pPr>
          </w:p>
          <w:p w14:paraId="525A0E3E" w14:textId="77777777" w:rsidR="008C2BC1" w:rsidRPr="001512DD" w:rsidRDefault="008C2BC1" w:rsidP="001512DD">
            <w:pPr>
              <w:contextualSpacing/>
              <w:jc w:val="center"/>
            </w:pPr>
            <w:r w:rsidRPr="001512DD">
              <w:t>1=No</w:t>
            </w:r>
          </w:p>
          <w:p w14:paraId="63E13ABC" w14:textId="77777777" w:rsidR="008C2BC1" w:rsidRPr="001512DD" w:rsidRDefault="008C2BC1" w:rsidP="001512DD">
            <w:pPr>
              <w:contextualSpacing/>
              <w:jc w:val="center"/>
            </w:pPr>
            <w:r w:rsidRPr="001512DD">
              <w:t xml:space="preserve">2=Yes </w:t>
            </w:r>
          </w:p>
          <w:p w14:paraId="529732CF" w14:textId="77777777" w:rsidR="008C2BC1" w:rsidRPr="001512DD" w:rsidRDefault="008C2BC1" w:rsidP="001512DD">
            <w:pPr>
              <w:contextualSpacing/>
              <w:jc w:val="center"/>
            </w:pPr>
            <w:r w:rsidRPr="001512DD">
              <w:t>888=Don’t know</w:t>
            </w:r>
          </w:p>
          <w:p w14:paraId="4C804D25" w14:textId="0D851A5A" w:rsidR="008C2BC1" w:rsidRPr="001512DD" w:rsidRDefault="008C2BC1" w:rsidP="001512DD">
            <w:pPr>
              <w:contextualSpacing/>
              <w:jc w:val="center"/>
            </w:pPr>
            <w:r w:rsidRPr="001512DD">
              <w:t>999=Prefer not to respond</w:t>
            </w:r>
          </w:p>
        </w:tc>
        <w:tc>
          <w:tcPr>
            <w:tcW w:w="1080" w:type="dxa"/>
          </w:tcPr>
          <w:p w14:paraId="711C68B1" w14:textId="10FF177E" w:rsidR="00D21542" w:rsidRPr="001512DD" w:rsidRDefault="008C2BC1" w:rsidP="001512DD">
            <w:pPr>
              <w:contextualSpacing/>
              <w:jc w:val="center"/>
            </w:pPr>
            <w:r w:rsidRPr="001512DD">
              <w:t>What was the main reason for the absence(s) from school?</w:t>
            </w:r>
          </w:p>
        </w:tc>
        <w:tc>
          <w:tcPr>
            <w:tcW w:w="1080" w:type="dxa"/>
          </w:tcPr>
          <w:p w14:paraId="69E94FD9" w14:textId="0A0A16F7" w:rsidR="00D21542" w:rsidRPr="001512DD" w:rsidRDefault="008C2BC1" w:rsidP="001512DD">
            <w:pPr>
              <w:contextualSpacing/>
              <w:jc w:val="center"/>
            </w:pPr>
            <w:r w:rsidRPr="001512DD">
              <w:t>If other, please specify.</w:t>
            </w:r>
          </w:p>
        </w:tc>
        <w:tc>
          <w:tcPr>
            <w:tcW w:w="2520" w:type="dxa"/>
          </w:tcPr>
          <w:p w14:paraId="401FB0DC" w14:textId="7432025C" w:rsidR="00D21542" w:rsidRPr="001512DD" w:rsidRDefault="008C2BC1" w:rsidP="001512DD">
            <w:pPr>
              <w:contextualSpacing/>
              <w:jc w:val="center"/>
            </w:pPr>
            <w:r w:rsidRPr="001512DD">
              <w:t xml:space="preserve">Roughly, how many days did </w:t>
            </w:r>
            <w:ins w:id="37" w:author="Stickler, Mercedes M. (E3/LTRM)" w:date="2014-09-22T15:52:00Z">
              <w:r w:rsidR="002A6145">
                <w:t>[NAME]</w:t>
              </w:r>
              <w:r w:rsidR="002A6145" w:rsidRPr="001512DD">
                <w:t xml:space="preserve"> </w:t>
              </w:r>
            </w:ins>
            <w:del w:id="38" w:author="Stickler, Mercedes M. (E3/LTRM)" w:date="2014-09-22T15:52:00Z">
              <w:r w:rsidRPr="001512DD" w:rsidDel="002A6145">
                <w:delText xml:space="preserve">you </w:delText>
              </w:r>
            </w:del>
            <w:r w:rsidRPr="001512DD">
              <w:t>miss from school in the past 12 months?</w:t>
            </w:r>
          </w:p>
          <w:p w14:paraId="73C201DF" w14:textId="77777777" w:rsidR="008C2BC1" w:rsidRPr="001512DD" w:rsidRDefault="008C2BC1" w:rsidP="001512DD">
            <w:pPr>
              <w:contextualSpacing/>
              <w:jc w:val="center"/>
              <w:rPr>
                <w:i/>
              </w:rPr>
            </w:pPr>
            <w:r w:rsidRPr="001512DD">
              <w:rPr>
                <w:i/>
              </w:rPr>
              <w:t>1 week=5 school days</w:t>
            </w:r>
          </w:p>
          <w:p w14:paraId="3BA47A93" w14:textId="77777777" w:rsidR="008C2BC1" w:rsidRPr="001512DD" w:rsidRDefault="008C2BC1" w:rsidP="001512DD">
            <w:pPr>
              <w:contextualSpacing/>
              <w:jc w:val="center"/>
              <w:rPr>
                <w:i/>
              </w:rPr>
            </w:pPr>
            <w:r w:rsidRPr="001512DD">
              <w:rPr>
                <w:i/>
              </w:rPr>
              <w:t>1 month=22 school days</w:t>
            </w:r>
          </w:p>
          <w:p w14:paraId="199EC1DD" w14:textId="69B181F9" w:rsidR="008C2BC1" w:rsidRPr="001512DD" w:rsidRDefault="008C2BC1" w:rsidP="001512DD">
            <w:pPr>
              <w:contextualSpacing/>
              <w:jc w:val="center"/>
              <w:rPr>
                <w:i/>
              </w:rPr>
            </w:pPr>
            <w:r w:rsidRPr="001512DD">
              <w:rPr>
                <w:i/>
              </w:rPr>
              <w:t>1 year=198 school days</w:t>
            </w:r>
          </w:p>
        </w:tc>
        <w:tc>
          <w:tcPr>
            <w:tcW w:w="2520" w:type="dxa"/>
          </w:tcPr>
          <w:p w14:paraId="4650986E" w14:textId="113CF0D8" w:rsidR="00D21542" w:rsidRPr="001512DD" w:rsidRDefault="008C2BC1" w:rsidP="001512DD">
            <w:pPr>
              <w:contextualSpacing/>
              <w:jc w:val="center"/>
            </w:pPr>
            <w:r w:rsidRPr="001512DD">
              <w:t xml:space="preserve">Can </w:t>
            </w:r>
            <w:ins w:id="39" w:author="Stickler, Mercedes M. (E3/LTRM)" w:date="2014-09-22T15:52:00Z">
              <w:r w:rsidR="002A6145">
                <w:t>[NAME]</w:t>
              </w:r>
              <w:r w:rsidR="002A6145" w:rsidRPr="001512DD">
                <w:t xml:space="preserve"> </w:t>
              </w:r>
            </w:ins>
            <w:del w:id="40" w:author="Stickler, Mercedes M. (E3/LTRM)" w:date="2014-09-22T15:52:00Z">
              <w:r w:rsidRPr="001512DD" w:rsidDel="002A6145">
                <w:delText xml:space="preserve">you </w:delText>
              </w:r>
            </w:del>
            <w:r w:rsidRPr="001512DD">
              <w:t>write a simple letter of several sentences in English?</w:t>
            </w:r>
          </w:p>
          <w:p w14:paraId="1CF49479" w14:textId="77777777" w:rsidR="008C2BC1" w:rsidRPr="001512DD" w:rsidRDefault="008C2BC1" w:rsidP="001512DD">
            <w:pPr>
              <w:contextualSpacing/>
              <w:jc w:val="center"/>
            </w:pPr>
          </w:p>
          <w:p w14:paraId="312D46BB" w14:textId="77777777" w:rsidR="008C2BC1" w:rsidRPr="001512DD" w:rsidRDefault="008C2BC1" w:rsidP="001512DD">
            <w:pPr>
              <w:contextualSpacing/>
              <w:jc w:val="center"/>
            </w:pPr>
            <w:r w:rsidRPr="001512DD">
              <w:t>1=No</w:t>
            </w:r>
          </w:p>
          <w:p w14:paraId="30FF496E" w14:textId="77777777" w:rsidR="008C2BC1" w:rsidRPr="001512DD" w:rsidRDefault="008C2BC1" w:rsidP="001512DD">
            <w:pPr>
              <w:contextualSpacing/>
              <w:jc w:val="center"/>
            </w:pPr>
            <w:r w:rsidRPr="001512DD">
              <w:t xml:space="preserve">2=Yes </w:t>
            </w:r>
          </w:p>
          <w:p w14:paraId="4CB0BE1A" w14:textId="77777777" w:rsidR="008C2BC1" w:rsidRPr="001512DD" w:rsidRDefault="008C2BC1" w:rsidP="001512DD">
            <w:pPr>
              <w:contextualSpacing/>
              <w:jc w:val="center"/>
            </w:pPr>
            <w:r w:rsidRPr="001512DD">
              <w:t>888=Don’t know</w:t>
            </w:r>
          </w:p>
          <w:p w14:paraId="7A7FEA1D" w14:textId="3379CDAD" w:rsidR="008C2BC1" w:rsidRPr="001512DD" w:rsidRDefault="008C2BC1" w:rsidP="001512DD">
            <w:pPr>
              <w:contextualSpacing/>
              <w:jc w:val="center"/>
            </w:pPr>
            <w:r w:rsidRPr="001512DD">
              <w:t>999=Prefer not to respond</w:t>
            </w:r>
          </w:p>
        </w:tc>
      </w:tr>
      <w:tr w:rsidR="008C2BC1" w:rsidRPr="001512DD" w14:paraId="657EA884" w14:textId="77777777" w:rsidTr="00CD018F">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080" w:type="dxa"/>
          </w:tcPr>
          <w:p w14:paraId="66BF7F92" w14:textId="77777777" w:rsidR="008C2BC1" w:rsidRPr="001512DD" w:rsidRDefault="008C2BC1" w:rsidP="001512DD">
            <w:pPr>
              <w:contextualSpacing/>
              <w:jc w:val="center"/>
            </w:pPr>
          </w:p>
        </w:tc>
        <w:tc>
          <w:tcPr>
            <w:tcW w:w="1080" w:type="dxa"/>
          </w:tcPr>
          <w:p w14:paraId="5B8DEF69" w14:textId="77777777" w:rsidR="008C2BC1" w:rsidRPr="001512DD" w:rsidRDefault="008C2BC1" w:rsidP="001512DD">
            <w:pPr>
              <w:contextualSpacing/>
              <w:jc w:val="center"/>
            </w:pPr>
          </w:p>
        </w:tc>
        <w:tc>
          <w:tcPr>
            <w:tcW w:w="2520" w:type="dxa"/>
          </w:tcPr>
          <w:p w14:paraId="6F267425" w14:textId="77777777" w:rsidR="008C2BC1" w:rsidRPr="001512DD" w:rsidRDefault="008C2BC1" w:rsidP="001512DD">
            <w:pPr>
              <w:contextualSpacing/>
              <w:jc w:val="center"/>
            </w:pPr>
          </w:p>
        </w:tc>
        <w:tc>
          <w:tcPr>
            <w:tcW w:w="2520" w:type="dxa"/>
          </w:tcPr>
          <w:p w14:paraId="3142A9F3" w14:textId="77777777" w:rsidR="008C2BC1" w:rsidRPr="001512DD" w:rsidRDefault="008C2BC1" w:rsidP="001512DD">
            <w:pPr>
              <w:contextualSpacing/>
              <w:jc w:val="center"/>
            </w:pPr>
          </w:p>
        </w:tc>
      </w:tr>
      <w:tr w:rsidR="0022680E" w:rsidRPr="001512DD" w14:paraId="299BF1B0" w14:textId="77777777" w:rsidTr="00CD018F">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080" w:type="dxa"/>
          </w:tcPr>
          <w:p w14:paraId="34983FB7" w14:textId="77777777" w:rsidR="00D21542" w:rsidRPr="001512DD" w:rsidRDefault="00D21542" w:rsidP="001512DD">
            <w:pPr>
              <w:contextualSpacing/>
              <w:jc w:val="center"/>
            </w:pPr>
          </w:p>
        </w:tc>
        <w:tc>
          <w:tcPr>
            <w:tcW w:w="1080" w:type="dxa"/>
          </w:tcPr>
          <w:p w14:paraId="4FD1262C" w14:textId="77777777" w:rsidR="00D21542" w:rsidRPr="001512DD" w:rsidRDefault="00D21542" w:rsidP="001512DD">
            <w:pPr>
              <w:contextualSpacing/>
              <w:jc w:val="center"/>
            </w:pPr>
          </w:p>
        </w:tc>
        <w:tc>
          <w:tcPr>
            <w:tcW w:w="2520" w:type="dxa"/>
          </w:tcPr>
          <w:p w14:paraId="25B245E5" w14:textId="77777777" w:rsidR="00D21542" w:rsidRPr="001512DD" w:rsidRDefault="00D21542" w:rsidP="001512DD">
            <w:pPr>
              <w:contextualSpacing/>
              <w:jc w:val="center"/>
            </w:pPr>
          </w:p>
        </w:tc>
        <w:tc>
          <w:tcPr>
            <w:tcW w:w="2520" w:type="dxa"/>
          </w:tcPr>
          <w:p w14:paraId="433028D9" w14:textId="77777777" w:rsidR="00D21542" w:rsidRPr="001512DD" w:rsidRDefault="00D21542" w:rsidP="001512DD">
            <w:pPr>
              <w:contextualSpacing/>
              <w:jc w:val="center"/>
            </w:pPr>
          </w:p>
        </w:tc>
      </w:tr>
      <w:tr w:rsidR="0022680E" w:rsidRPr="001512DD" w14:paraId="611AD0BF" w14:textId="77777777" w:rsidTr="00CD018F">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080" w:type="dxa"/>
          </w:tcPr>
          <w:p w14:paraId="67B73D7C" w14:textId="77777777" w:rsidR="00D21542" w:rsidRPr="001512DD" w:rsidRDefault="00D21542" w:rsidP="001512DD">
            <w:pPr>
              <w:contextualSpacing/>
              <w:jc w:val="center"/>
            </w:pPr>
          </w:p>
        </w:tc>
        <w:tc>
          <w:tcPr>
            <w:tcW w:w="1080" w:type="dxa"/>
          </w:tcPr>
          <w:p w14:paraId="7BBEA5D2" w14:textId="77777777" w:rsidR="00D21542" w:rsidRPr="001512DD" w:rsidRDefault="00D21542" w:rsidP="001512DD">
            <w:pPr>
              <w:contextualSpacing/>
              <w:jc w:val="center"/>
            </w:pPr>
          </w:p>
        </w:tc>
        <w:tc>
          <w:tcPr>
            <w:tcW w:w="2520" w:type="dxa"/>
          </w:tcPr>
          <w:p w14:paraId="5BEC5915" w14:textId="77777777" w:rsidR="00D21542" w:rsidRPr="001512DD" w:rsidRDefault="00D21542" w:rsidP="001512DD">
            <w:pPr>
              <w:contextualSpacing/>
              <w:jc w:val="center"/>
            </w:pPr>
          </w:p>
        </w:tc>
        <w:tc>
          <w:tcPr>
            <w:tcW w:w="2520" w:type="dxa"/>
          </w:tcPr>
          <w:p w14:paraId="152254C5" w14:textId="77777777" w:rsidR="00D21542" w:rsidRPr="001512DD" w:rsidRDefault="00D21542" w:rsidP="001512DD">
            <w:pPr>
              <w:contextualSpacing/>
              <w:jc w:val="center"/>
            </w:pPr>
          </w:p>
        </w:tc>
      </w:tr>
      <w:tr w:rsidR="008C2BC1" w:rsidRPr="001512DD" w14:paraId="29F33C3B" w14:textId="77777777" w:rsidTr="00CD018F">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080" w:type="dxa"/>
          </w:tcPr>
          <w:p w14:paraId="0F79C896" w14:textId="77777777" w:rsidR="00D21542" w:rsidRPr="001512DD" w:rsidRDefault="00D21542" w:rsidP="001512DD">
            <w:pPr>
              <w:contextualSpacing/>
              <w:jc w:val="center"/>
            </w:pPr>
          </w:p>
        </w:tc>
        <w:tc>
          <w:tcPr>
            <w:tcW w:w="1080" w:type="dxa"/>
          </w:tcPr>
          <w:p w14:paraId="4E10D6F1" w14:textId="77777777" w:rsidR="00D21542" w:rsidRPr="001512DD" w:rsidRDefault="00D21542" w:rsidP="001512DD">
            <w:pPr>
              <w:contextualSpacing/>
              <w:jc w:val="center"/>
            </w:pPr>
          </w:p>
        </w:tc>
        <w:tc>
          <w:tcPr>
            <w:tcW w:w="2520" w:type="dxa"/>
          </w:tcPr>
          <w:p w14:paraId="7712BB15" w14:textId="77777777" w:rsidR="00D21542" w:rsidRPr="001512DD" w:rsidRDefault="00D21542" w:rsidP="001512DD">
            <w:pPr>
              <w:contextualSpacing/>
              <w:jc w:val="center"/>
            </w:pPr>
          </w:p>
        </w:tc>
        <w:tc>
          <w:tcPr>
            <w:tcW w:w="2520" w:type="dxa"/>
          </w:tcPr>
          <w:p w14:paraId="24A0052C" w14:textId="77777777" w:rsidR="00D21542" w:rsidRPr="001512DD" w:rsidRDefault="00D21542" w:rsidP="001512DD">
            <w:pPr>
              <w:contextualSpacing/>
              <w:jc w:val="center"/>
            </w:pPr>
          </w:p>
        </w:tc>
      </w:tr>
      <w:tr w:rsidR="008C2BC1" w:rsidRPr="001512DD" w14:paraId="01D0F6EF" w14:textId="77777777" w:rsidTr="00CD018F">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080" w:type="dxa"/>
          </w:tcPr>
          <w:p w14:paraId="62301056" w14:textId="77777777" w:rsidR="00D21542" w:rsidRPr="001512DD" w:rsidRDefault="00D21542" w:rsidP="001512DD">
            <w:pPr>
              <w:contextualSpacing/>
              <w:jc w:val="center"/>
            </w:pPr>
          </w:p>
        </w:tc>
        <w:tc>
          <w:tcPr>
            <w:tcW w:w="1080" w:type="dxa"/>
          </w:tcPr>
          <w:p w14:paraId="68EFAB5A" w14:textId="77777777" w:rsidR="00D21542" w:rsidRPr="001512DD" w:rsidRDefault="00D21542" w:rsidP="001512DD">
            <w:pPr>
              <w:contextualSpacing/>
              <w:jc w:val="center"/>
            </w:pPr>
          </w:p>
        </w:tc>
        <w:tc>
          <w:tcPr>
            <w:tcW w:w="2520" w:type="dxa"/>
          </w:tcPr>
          <w:p w14:paraId="4D8D7C0D" w14:textId="77777777" w:rsidR="00D21542" w:rsidRPr="001512DD" w:rsidRDefault="00D21542" w:rsidP="001512DD">
            <w:pPr>
              <w:contextualSpacing/>
              <w:jc w:val="center"/>
            </w:pPr>
          </w:p>
        </w:tc>
        <w:tc>
          <w:tcPr>
            <w:tcW w:w="2520" w:type="dxa"/>
          </w:tcPr>
          <w:p w14:paraId="47DCEF31" w14:textId="77777777" w:rsidR="00D21542" w:rsidRPr="001512DD" w:rsidRDefault="00D21542" w:rsidP="001512DD">
            <w:pPr>
              <w:contextualSpacing/>
              <w:jc w:val="center"/>
            </w:pPr>
          </w:p>
        </w:tc>
      </w:tr>
      <w:tr w:rsidR="008C2BC1" w:rsidRPr="001512DD" w14:paraId="55BE3D2C" w14:textId="77777777" w:rsidTr="00CD018F">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080" w:type="dxa"/>
          </w:tcPr>
          <w:p w14:paraId="5414D963" w14:textId="77777777" w:rsidR="00D21542" w:rsidRPr="001512DD" w:rsidRDefault="00D21542" w:rsidP="001512DD">
            <w:pPr>
              <w:contextualSpacing/>
              <w:jc w:val="center"/>
            </w:pPr>
          </w:p>
        </w:tc>
        <w:tc>
          <w:tcPr>
            <w:tcW w:w="1080" w:type="dxa"/>
          </w:tcPr>
          <w:p w14:paraId="3EE48E3F" w14:textId="77777777" w:rsidR="00D21542" w:rsidRPr="001512DD" w:rsidRDefault="00D21542" w:rsidP="001512DD">
            <w:pPr>
              <w:contextualSpacing/>
              <w:jc w:val="center"/>
            </w:pPr>
          </w:p>
        </w:tc>
        <w:tc>
          <w:tcPr>
            <w:tcW w:w="2520" w:type="dxa"/>
          </w:tcPr>
          <w:p w14:paraId="6131D436" w14:textId="77777777" w:rsidR="00D21542" w:rsidRPr="001512DD" w:rsidRDefault="00D21542" w:rsidP="001512DD">
            <w:pPr>
              <w:contextualSpacing/>
              <w:jc w:val="center"/>
            </w:pPr>
          </w:p>
        </w:tc>
        <w:tc>
          <w:tcPr>
            <w:tcW w:w="2520" w:type="dxa"/>
          </w:tcPr>
          <w:p w14:paraId="4FA706D7" w14:textId="77777777" w:rsidR="00D21542" w:rsidRPr="001512DD" w:rsidRDefault="00D21542" w:rsidP="001512DD">
            <w:pPr>
              <w:contextualSpacing/>
              <w:jc w:val="center"/>
            </w:pPr>
          </w:p>
        </w:tc>
      </w:tr>
      <w:tr w:rsidR="008C2BC1" w:rsidRPr="001512DD" w14:paraId="6A1CB066" w14:textId="77777777" w:rsidTr="00CD018F">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080" w:type="dxa"/>
          </w:tcPr>
          <w:p w14:paraId="67273481" w14:textId="77777777" w:rsidR="00D21542" w:rsidRPr="001512DD" w:rsidRDefault="00D21542" w:rsidP="001512DD">
            <w:pPr>
              <w:contextualSpacing/>
              <w:jc w:val="center"/>
            </w:pPr>
          </w:p>
        </w:tc>
        <w:tc>
          <w:tcPr>
            <w:tcW w:w="1080" w:type="dxa"/>
          </w:tcPr>
          <w:p w14:paraId="66162129" w14:textId="77777777" w:rsidR="00D21542" w:rsidRPr="001512DD" w:rsidRDefault="00D21542" w:rsidP="001512DD">
            <w:pPr>
              <w:contextualSpacing/>
              <w:jc w:val="center"/>
            </w:pPr>
          </w:p>
        </w:tc>
        <w:tc>
          <w:tcPr>
            <w:tcW w:w="2520" w:type="dxa"/>
          </w:tcPr>
          <w:p w14:paraId="7A031C19" w14:textId="77777777" w:rsidR="00D21542" w:rsidRPr="001512DD" w:rsidRDefault="00D21542" w:rsidP="001512DD">
            <w:pPr>
              <w:contextualSpacing/>
              <w:jc w:val="center"/>
            </w:pPr>
          </w:p>
        </w:tc>
        <w:tc>
          <w:tcPr>
            <w:tcW w:w="2520" w:type="dxa"/>
          </w:tcPr>
          <w:p w14:paraId="6459F519" w14:textId="77777777" w:rsidR="00D21542" w:rsidRPr="001512DD" w:rsidRDefault="00D21542" w:rsidP="001512DD">
            <w:pPr>
              <w:contextualSpacing/>
              <w:jc w:val="center"/>
            </w:pPr>
          </w:p>
        </w:tc>
      </w:tr>
      <w:tr w:rsidR="0022680E" w:rsidRPr="001512DD" w14:paraId="0777A56E" w14:textId="77777777" w:rsidTr="00CD018F">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080" w:type="dxa"/>
          </w:tcPr>
          <w:p w14:paraId="7D1E2C6B" w14:textId="77777777" w:rsidR="00D21542" w:rsidRPr="001512DD" w:rsidRDefault="00D21542" w:rsidP="001512DD">
            <w:pPr>
              <w:contextualSpacing/>
              <w:jc w:val="center"/>
            </w:pPr>
          </w:p>
        </w:tc>
        <w:tc>
          <w:tcPr>
            <w:tcW w:w="1080" w:type="dxa"/>
          </w:tcPr>
          <w:p w14:paraId="099AFEA2" w14:textId="77777777" w:rsidR="00D21542" w:rsidRPr="001512DD" w:rsidRDefault="00D21542" w:rsidP="001512DD">
            <w:pPr>
              <w:contextualSpacing/>
              <w:jc w:val="center"/>
            </w:pPr>
          </w:p>
        </w:tc>
        <w:tc>
          <w:tcPr>
            <w:tcW w:w="2520" w:type="dxa"/>
          </w:tcPr>
          <w:p w14:paraId="1A2746C6" w14:textId="77777777" w:rsidR="00D21542" w:rsidRPr="001512DD" w:rsidRDefault="00D21542" w:rsidP="001512DD">
            <w:pPr>
              <w:contextualSpacing/>
              <w:jc w:val="center"/>
            </w:pPr>
          </w:p>
        </w:tc>
        <w:tc>
          <w:tcPr>
            <w:tcW w:w="2520" w:type="dxa"/>
          </w:tcPr>
          <w:p w14:paraId="6FD2DD10" w14:textId="77777777" w:rsidR="00D21542" w:rsidRPr="001512DD" w:rsidRDefault="00D21542" w:rsidP="001512DD">
            <w:pPr>
              <w:contextualSpacing/>
              <w:jc w:val="center"/>
            </w:pPr>
          </w:p>
        </w:tc>
      </w:tr>
      <w:tr w:rsidR="0022680E" w:rsidRPr="001512DD" w14:paraId="16AB864E" w14:textId="77777777" w:rsidTr="00CD018F">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080" w:type="dxa"/>
          </w:tcPr>
          <w:p w14:paraId="77E74F0D" w14:textId="77777777" w:rsidR="00D21542" w:rsidRPr="001512DD" w:rsidRDefault="00D21542" w:rsidP="001512DD">
            <w:pPr>
              <w:contextualSpacing/>
              <w:jc w:val="center"/>
            </w:pPr>
          </w:p>
        </w:tc>
        <w:tc>
          <w:tcPr>
            <w:tcW w:w="1080" w:type="dxa"/>
          </w:tcPr>
          <w:p w14:paraId="7FD08EC5" w14:textId="77777777" w:rsidR="00D21542" w:rsidRPr="001512DD" w:rsidRDefault="00D21542" w:rsidP="001512DD">
            <w:pPr>
              <w:contextualSpacing/>
              <w:jc w:val="center"/>
            </w:pPr>
          </w:p>
        </w:tc>
        <w:tc>
          <w:tcPr>
            <w:tcW w:w="2520" w:type="dxa"/>
          </w:tcPr>
          <w:p w14:paraId="7F020EE1" w14:textId="77777777" w:rsidR="00D21542" w:rsidRPr="001512DD" w:rsidRDefault="00D21542" w:rsidP="001512DD">
            <w:pPr>
              <w:contextualSpacing/>
              <w:jc w:val="center"/>
            </w:pPr>
          </w:p>
        </w:tc>
        <w:tc>
          <w:tcPr>
            <w:tcW w:w="2520" w:type="dxa"/>
          </w:tcPr>
          <w:p w14:paraId="0D01BC90" w14:textId="77777777" w:rsidR="00D21542" w:rsidRPr="001512DD" w:rsidRDefault="00D21542" w:rsidP="001512DD">
            <w:pPr>
              <w:contextualSpacing/>
              <w:jc w:val="center"/>
            </w:pPr>
          </w:p>
        </w:tc>
      </w:tr>
      <w:tr w:rsidR="0022680E" w:rsidRPr="001512DD" w14:paraId="1447B690" w14:textId="77777777" w:rsidTr="00CD018F">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080" w:type="dxa"/>
          </w:tcPr>
          <w:p w14:paraId="302113DB" w14:textId="77777777" w:rsidR="00D21542" w:rsidRPr="001512DD" w:rsidRDefault="00D21542" w:rsidP="001512DD">
            <w:pPr>
              <w:contextualSpacing/>
              <w:jc w:val="center"/>
            </w:pPr>
          </w:p>
        </w:tc>
        <w:tc>
          <w:tcPr>
            <w:tcW w:w="1080" w:type="dxa"/>
          </w:tcPr>
          <w:p w14:paraId="00037B2D" w14:textId="77777777" w:rsidR="00D21542" w:rsidRPr="001512DD" w:rsidRDefault="00D21542" w:rsidP="001512DD">
            <w:pPr>
              <w:contextualSpacing/>
              <w:jc w:val="center"/>
            </w:pPr>
          </w:p>
        </w:tc>
        <w:tc>
          <w:tcPr>
            <w:tcW w:w="2520" w:type="dxa"/>
          </w:tcPr>
          <w:p w14:paraId="20990CD2" w14:textId="77777777" w:rsidR="00D21542" w:rsidRPr="001512DD" w:rsidRDefault="00D21542" w:rsidP="001512DD">
            <w:pPr>
              <w:contextualSpacing/>
              <w:jc w:val="center"/>
            </w:pPr>
          </w:p>
        </w:tc>
        <w:tc>
          <w:tcPr>
            <w:tcW w:w="2520" w:type="dxa"/>
          </w:tcPr>
          <w:p w14:paraId="2A8D92DB" w14:textId="77777777" w:rsidR="00D21542" w:rsidRPr="001512DD" w:rsidRDefault="00D21542" w:rsidP="001512DD">
            <w:pPr>
              <w:contextualSpacing/>
              <w:jc w:val="center"/>
            </w:pPr>
          </w:p>
        </w:tc>
      </w:tr>
      <w:tr w:rsidR="0022680E" w:rsidRPr="001512DD" w14:paraId="0B95E623" w14:textId="77777777" w:rsidTr="00CD018F">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080" w:type="dxa"/>
          </w:tcPr>
          <w:p w14:paraId="607969B2" w14:textId="77777777" w:rsidR="00D21542" w:rsidRPr="001512DD" w:rsidRDefault="00D21542" w:rsidP="001512DD">
            <w:pPr>
              <w:contextualSpacing/>
              <w:jc w:val="center"/>
            </w:pPr>
          </w:p>
        </w:tc>
        <w:tc>
          <w:tcPr>
            <w:tcW w:w="1080" w:type="dxa"/>
          </w:tcPr>
          <w:p w14:paraId="2CD8CC66" w14:textId="77777777" w:rsidR="00D21542" w:rsidRPr="001512DD" w:rsidRDefault="00D21542" w:rsidP="001512DD">
            <w:pPr>
              <w:contextualSpacing/>
              <w:jc w:val="center"/>
            </w:pPr>
          </w:p>
        </w:tc>
        <w:tc>
          <w:tcPr>
            <w:tcW w:w="2520" w:type="dxa"/>
          </w:tcPr>
          <w:p w14:paraId="14262CC4" w14:textId="77777777" w:rsidR="00D21542" w:rsidRPr="001512DD" w:rsidRDefault="00D21542" w:rsidP="001512DD">
            <w:pPr>
              <w:contextualSpacing/>
              <w:jc w:val="center"/>
            </w:pPr>
          </w:p>
        </w:tc>
        <w:tc>
          <w:tcPr>
            <w:tcW w:w="2520"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1512DD" w14:paraId="792A89CC" w14:textId="77777777" w:rsidTr="00CD018F">
        <w:trPr>
          <w:trHeight w:val="135"/>
        </w:trPr>
        <w:tc>
          <w:tcPr>
            <w:tcW w:w="12235" w:type="dxa"/>
            <w:gridSpan w:val="2"/>
          </w:tcPr>
          <w:p w14:paraId="79F0335B" w14:textId="4740FE3C" w:rsidR="0022680E" w:rsidRPr="001512DD" w:rsidRDefault="0022680E" w:rsidP="001512DD">
            <w:pPr>
              <w:contextualSpacing/>
              <w:rPr>
                <w:b/>
              </w:rPr>
            </w:pPr>
            <w:r w:rsidRPr="001512DD">
              <w:rPr>
                <w:b/>
              </w:rPr>
              <w:t>Absence(s) from school</w:t>
            </w:r>
          </w:p>
        </w:tc>
      </w:tr>
      <w:tr w:rsidR="0022680E" w:rsidRPr="001512DD" w14:paraId="7900D644" w14:textId="77777777" w:rsidTr="00CD018F">
        <w:trPr>
          <w:trHeight w:val="135"/>
        </w:trPr>
        <w:tc>
          <w:tcPr>
            <w:tcW w:w="6117" w:type="dxa"/>
          </w:tcPr>
          <w:p w14:paraId="1051F39F" w14:textId="3CE3E500" w:rsidR="0022680E" w:rsidRPr="001512DD" w:rsidRDefault="0022680E" w:rsidP="001512DD">
            <w:pPr>
              <w:contextualSpacing/>
            </w:pPr>
            <w:r w:rsidRPr="001512DD">
              <w:t>1=Cannot afford school fees</w:t>
            </w:r>
          </w:p>
          <w:p w14:paraId="32FBCA91" w14:textId="439EEC11" w:rsidR="0022680E" w:rsidRPr="001512DD" w:rsidRDefault="0022680E" w:rsidP="001512DD">
            <w:pPr>
              <w:contextualSpacing/>
            </w:pPr>
            <w:r w:rsidRPr="001512DD">
              <w:t>2=Needed for domestic duties</w:t>
            </w:r>
          </w:p>
          <w:p w14:paraId="0096F22C" w14:textId="38768901" w:rsidR="0022680E" w:rsidRPr="001512DD" w:rsidRDefault="0022680E" w:rsidP="001512DD">
            <w:pPr>
              <w:contextualSpacing/>
            </w:pPr>
            <w:r w:rsidRPr="001512DD">
              <w:t>3=Needed for herding</w:t>
            </w:r>
          </w:p>
          <w:p w14:paraId="17B604D4" w14:textId="77777777" w:rsidR="0022680E" w:rsidRPr="001512DD" w:rsidRDefault="0022680E" w:rsidP="001512DD">
            <w:pPr>
              <w:contextualSpacing/>
            </w:pPr>
            <w:r w:rsidRPr="001512DD">
              <w:t>4=Needed for farming</w:t>
            </w:r>
          </w:p>
          <w:p w14:paraId="39D53F20" w14:textId="6CCD36A3" w:rsidR="0022680E" w:rsidRPr="001512DD" w:rsidRDefault="0022680E" w:rsidP="001512DD">
            <w:pPr>
              <w:contextualSpacing/>
            </w:pPr>
            <w:r w:rsidRPr="001512DD">
              <w:t>5=Working for other household</w:t>
            </w:r>
          </w:p>
          <w:p w14:paraId="44E390DB" w14:textId="453439E1" w:rsidR="0022680E" w:rsidRPr="001512DD" w:rsidRDefault="0022680E" w:rsidP="001512DD">
            <w:pPr>
              <w:contextualSpacing/>
            </w:pPr>
            <w:r w:rsidRPr="001512DD">
              <w:t>6=Education is not necessary/no point</w:t>
            </w:r>
          </w:p>
          <w:p w14:paraId="69390BE1" w14:textId="4D05EBD4" w:rsidR="0022680E" w:rsidRPr="001512DD" w:rsidRDefault="0022680E" w:rsidP="001512DD">
            <w:pPr>
              <w:contextualSpacing/>
            </w:pPr>
            <w:r w:rsidRPr="001512DD">
              <w:t>7=Completed their education</w:t>
            </w:r>
          </w:p>
          <w:p w14:paraId="52391062" w14:textId="77777777" w:rsidR="0022680E" w:rsidRPr="001512DD" w:rsidRDefault="0022680E" w:rsidP="001512DD">
            <w:pPr>
              <w:contextualSpacing/>
            </w:pPr>
            <w:r w:rsidRPr="001512DD">
              <w:t>8=Too old to attend school</w:t>
            </w:r>
          </w:p>
        </w:tc>
        <w:tc>
          <w:tcPr>
            <w:tcW w:w="6118" w:type="dxa"/>
          </w:tcPr>
          <w:p w14:paraId="58C93DE8" w14:textId="46C36CFD" w:rsidR="0022680E" w:rsidRPr="001512DD" w:rsidRDefault="0022680E" w:rsidP="001512DD">
            <w:pPr>
              <w:contextualSpacing/>
            </w:pPr>
            <w:r w:rsidRPr="001512DD">
              <w:t>9=School is too far away</w:t>
            </w:r>
          </w:p>
          <w:p w14:paraId="3B58C134" w14:textId="609157D6" w:rsidR="0022680E" w:rsidRPr="001512DD" w:rsidRDefault="0022680E" w:rsidP="001512DD">
            <w:pPr>
              <w:contextualSpacing/>
            </w:pPr>
            <w:r w:rsidRPr="001512DD">
              <w:t>10=School closed temporarily</w:t>
            </w:r>
          </w:p>
          <w:p w14:paraId="56F8AC26" w14:textId="2E35EDB9" w:rsidR="0022680E" w:rsidRPr="001512DD" w:rsidRDefault="0022680E" w:rsidP="001512DD">
            <w:pPr>
              <w:contextualSpacing/>
            </w:pPr>
            <w:r w:rsidRPr="001512DD">
              <w:t>11=School closed permanently</w:t>
            </w:r>
          </w:p>
          <w:p w14:paraId="1CF119DB" w14:textId="6994FE0A" w:rsidR="0022680E" w:rsidRPr="001512DD" w:rsidRDefault="0022680E" w:rsidP="001512DD">
            <w:pPr>
              <w:contextualSpacing/>
            </w:pPr>
            <w:r w:rsidRPr="001512DD">
              <w:t>12=The teacher is absent at the school</w:t>
            </w:r>
          </w:p>
          <w:p w14:paraId="6879972F" w14:textId="79E1418C" w:rsidR="0022680E" w:rsidRPr="001512DD" w:rsidRDefault="0022680E" w:rsidP="001512DD">
            <w:pPr>
              <w:contextualSpacing/>
            </w:pPr>
            <w:r w:rsidRPr="001512DD">
              <w:t>13=Too sick to attend school</w:t>
            </w:r>
          </w:p>
          <w:p w14:paraId="1BA9E1DC" w14:textId="7C82F203" w:rsidR="0022680E" w:rsidRPr="001512DD" w:rsidRDefault="0022680E" w:rsidP="001512DD">
            <w:pPr>
              <w:contextualSpacing/>
            </w:pPr>
            <w:r w:rsidRPr="001512DD">
              <w:t xml:space="preserve">14=Someone else in the household is sick, so cannot attend </w:t>
            </w:r>
          </w:p>
          <w:p w14:paraId="5F4A6B18" w14:textId="62A003FA" w:rsidR="0022680E" w:rsidRPr="001512DD" w:rsidRDefault="0022680E" w:rsidP="001512DD">
            <w:pPr>
              <w:contextualSpacing/>
            </w:pPr>
            <w:r w:rsidRPr="001512DD">
              <w:t>15=No transport</w:t>
            </w:r>
          </w:p>
          <w:p w14:paraId="51834301" w14:textId="13FEF396" w:rsidR="0022680E" w:rsidRPr="001512DD" w:rsidRDefault="0022680E" w:rsidP="001512DD">
            <w:pPr>
              <w:contextualSpacing/>
            </w:pPr>
            <w:r w:rsidRPr="001512DD">
              <w:t>97=Other, please specify</w:t>
            </w:r>
          </w:p>
        </w:tc>
      </w:tr>
    </w:tbl>
    <w:p w14:paraId="4FF13D7F" w14:textId="77777777" w:rsidR="00D21542" w:rsidRPr="001512DD" w:rsidRDefault="00D21542" w:rsidP="001512DD">
      <w:pPr>
        <w:spacing w:after="0"/>
        <w:rPr>
          <w:rFonts w:eastAsia="Times New Roman" w:cs="Times New Roman"/>
          <w:b/>
          <w:bCs/>
        </w:rPr>
      </w:pPr>
    </w:p>
    <w:p w14:paraId="7869DC9B"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E62CDC">
          <w:pgSz w:w="15840" w:h="12240" w:orient="landscape"/>
          <w:pgMar w:top="720" w:right="1440" w:bottom="720" w:left="1440" w:header="720" w:footer="720" w:gutter="0"/>
          <w:cols w:space="720"/>
          <w:docGrid w:linePitch="360"/>
        </w:sectPr>
      </w:pPr>
    </w:p>
    <w:p w14:paraId="523130CF" w14:textId="7BC6103D" w:rsidR="00B40568" w:rsidRPr="001512DD" w:rsidRDefault="00B40568"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SECTION D. OVERALL FARM LAND QUESTIONS</w:t>
      </w:r>
    </w:p>
    <w:p w14:paraId="442A5AA7" w14:textId="77777777" w:rsidR="00B40568" w:rsidRPr="001512DD" w:rsidRDefault="00B40568" w:rsidP="001512D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7"/>
        <w:gridCol w:w="2517"/>
        <w:gridCol w:w="1795"/>
        <w:gridCol w:w="20"/>
        <w:gridCol w:w="712"/>
      </w:tblGrid>
      <w:tr w:rsidR="00EF261D" w:rsidRPr="001512DD" w14:paraId="5E5A983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8AF041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D3CA1D9" w14:textId="1497136F" w:rsidR="00EF261D" w:rsidRPr="001512DD" w:rsidRDefault="006C2023" w:rsidP="001512DD">
            <w:pPr>
              <w:spacing w:after="0"/>
              <w:rPr>
                <w:w w:val="105"/>
              </w:rPr>
            </w:pPr>
            <w:r>
              <w:rPr>
                <w:w w:val="105"/>
              </w:rPr>
              <w:t>D</w:t>
            </w:r>
            <w:r w:rsidR="00EF261D" w:rsidRPr="001512DD">
              <w:rPr>
                <w:w w:val="105"/>
              </w:rPr>
              <w:t>1. During this agricultural year (2013/2014), what is the total land area that your household owns? (</w:t>
            </w:r>
            <w:proofErr w:type="spellStart"/>
            <w:r w:rsidR="00EF261D" w:rsidRPr="001512DD">
              <w:rPr>
                <w:b/>
                <w:w w:val="105"/>
              </w:rPr>
              <w:t>landarea_own</w:t>
            </w:r>
            <w:proofErr w:type="spellEnd"/>
            <w:r w:rsidR="00EF261D"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A19E45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7164B10"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2233100D"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BFB7933" w14:textId="33BC8C1D" w:rsidR="00EF261D" w:rsidRPr="001512DD" w:rsidRDefault="006C2023" w:rsidP="001512DD">
            <w:pPr>
              <w:spacing w:after="0"/>
              <w:rPr>
                <w:color w:val="000000"/>
              </w:rPr>
            </w:pPr>
            <w:r>
              <w:rPr>
                <w:w w:val="105"/>
              </w:rPr>
              <w:t>D</w:t>
            </w:r>
            <w:r w:rsidR="00EF261D" w:rsidRPr="001512DD">
              <w:rPr>
                <w:w w:val="105"/>
              </w:rPr>
              <w:t>1b. Units (</w:t>
            </w:r>
            <w:r w:rsidR="00EF261D" w:rsidRPr="001512DD">
              <w:rPr>
                <w:b/>
                <w:w w:val="105"/>
              </w:rPr>
              <w:t>unit1</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19654F07" w14:textId="4D4A7463" w:rsidR="00EF261D" w:rsidRPr="001512DD" w:rsidRDefault="00EF261D" w:rsidP="001512DD">
            <w:pPr>
              <w:spacing w:after="0"/>
              <w:rPr>
                <w:rFonts w:cs="Times New Roman"/>
                <w:w w:val="105"/>
              </w:rPr>
            </w:pPr>
            <w:r w:rsidRPr="001512DD">
              <w:rPr>
                <w:rFonts w:cs="Times New Roman"/>
                <w:w w:val="105"/>
              </w:rPr>
              <w:t>1=Lima</w:t>
            </w:r>
          </w:p>
          <w:p w14:paraId="5E958D8B" w14:textId="3C5FDB8F" w:rsidR="00EF261D" w:rsidRPr="001512DD" w:rsidRDefault="00EF261D" w:rsidP="001512DD">
            <w:pPr>
              <w:spacing w:after="0"/>
              <w:rPr>
                <w:rFonts w:cs="Times New Roman"/>
                <w:w w:val="105"/>
              </w:rPr>
            </w:pPr>
            <w:r w:rsidRPr="001512DD">
              <w:rPr>
                <w:rFonts w:cs="Times New Roman"/>
                <w:w w:val="105"/>
              </w:rPr>
              <w:t>2=Acre</w:t>
            </w:r>
          </w:p>
          <w:p w14:paraId="2A63EAB5" w14:textId="4476DA29" w:rsidR="00EF261D" w:rsidRPr="001512DD" w:rsidRDefault="00EF261D" w:rsidP="001512DD">
            <w:pPr>
              <w:spacing w:after="0"/>
              <w:rPr>
                <w:rFonts w:cs="Times New Roman"/>
                <w:w w:val="105"/>
              </w:rPr>
            </w:pPr>
            <w:r w:rsidRPr="001512DD">
              <w:rPr>
                <w:rFonts w:cs="Times New Roman"/>
                <w:w w:val="105"/>
              </w:rPr>
              <w:t>3=Hectare</w:t>
            </w:r>
          </w:p>
          <w:p w14:paraId="562FFA18" w14:textId="1E9C2F3D" w:rsidR="00EF261D" w:rsidRPr="001512DD" w:rsidRDefault="00EF261D" w:rsidP="001512DD">
            <w:pPr>
              <w:spacing w:after="0"/>
              <w:rPr>
                <w:rFonts w:cs="Times New Roman"/>
                <w:w w:val="105"/>
              </w:rPr>
            </w:pPr>
            <w:r w:rsidRPr="001512DD">
              <w:rPr>
                <w:rFonts w:cs="Times New Roman"/>
                <w:w w:val="105"/>
              </w:rPr>
              <w:t>4=Square meter</w:t>
            </w:r>
          </w:p>
          <w:p w14:paraId="099A4A7B" w14:textId="68CCF08E" w:rsidR="00EF261D" w:rsidRPr="001512DD" w:rsidRDefault="00EF261D" w:rsidP="001512DD">
            <w:pPr>
              <w:spacing w:after="0"/>
              <w:rPr>
                <w:rFonts w:cs="Times New Roman"/>
                <w:w w:val="105"/>
              </w:rPr>
            </w:pPr>
            <w:r w:rsidRPr="001512DD">
              <w:rPr>
                <w:rFonts w:cs="Times New Roman"/>
                <w:w w:val="105"/>
              </w:rPr>
              <w:t>5=Steps</w:t>
            </w:r>
          </w:p>
          <w:p w14:paraId="462A0A69" w14:textId="2E4ACB38" w:rsidR="00EF261D" w:rsidRPr="001512DD" w:rsidRDefault="00EF261D" w:rsidP="001512DD">
            <w:pPr>
              <w:spacing w:after="0"/>
            </w:pPr>
            <w:r w:rsidRPr="001512DD">
              <w:rPr>
                <w:rFonts w:cs="Times New Roman"/>
                <w:w w:val="105"/>
              </w:rPr>
              <w:t>6=Ropes</w:t>
            </w:r>
          </w:p>
          <w:p w14:paraId="4B471700" w14:textId="0662E8CE"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014A366B"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6FA9534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6E4E494"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DD3B897" w14:textId="449C7C82" w:rsidR="00EF261D" w:rsidRPr="001512DD" w:rsidRDefault="006C2023" w:rsidP="001512DD">
            <w:pPr>
              <w:spacing w:afterLines="20" w:after="48" w:line="240" w:lineRule="auto"/>
              <w:ind w:left="10"/>
              <w:contextualSpacing/>
              <w:rPr>
                <w:w w:val="105"/>
              </w:rPr>
            </w:pPr>
            <w:r>
              <w:rPr>
                <w:w w:val="105"/>
              </w:rPr>
              <w:t>D</w:t>
            </w:r>
            <w:r w:rsidR="00EF261D" w:rsidRPr="001512DD">
              <w:rPr>
                <w:w w:val="105"/>
              </w:rPr>
              <w:t>2. During this agricultural year (2013/2014), what is the total land area that your household rents FROM other households?  (</w:t>
            </w:r>
            <w:proofErr w:type="spellStart"/>
            <w:r w:rsidR="00EF261D" w:rsidRPr="001512DD">
              <w:rPr>
                <w:b/>
                <w:w w:val="105"/>
              </w:rPr>
              <w:t>grp_landarea_bwrentin</w:t>
            </w:r>
            <w:proofErr w:type="spellEnd"/>
            <w:r w:rsidR="00EF261D" w:rsidRPr="001512DD">
              <w:rPr>
                <w:w w:val="105"/>
              </w:rPr>
              <w:t>)</w:t>
            </w:r>
          </w:p>
          <w:p w14:paraId="4621FE99" w14:textId="3E5D6E58"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2130FEB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B41F71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DEBC01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835770A" w14:textId="2A51B7D1" w:rsidR="00EF261D" w:rsidRPr="001512DD" w:rsidRDefault="006C2023" w:rsidP="001512DD">
            <w:pPr>
              <w:spacing w:after="0"/>
              <w:rPr>
                <w:color w:val="000000"/>
              </w:rPr>
            </w:pPr>
            <w:r>
              <w:rPr>
                <w:w w:val="105"/>
              </w:rPr>
              <w:t>D</w:t>
            </w:r>
            <w:r w:rsidR="00EF261D" w:rsidRPr="001512DD">
              <w:rPr>
                <w:w w:val="105"/>
              </w:rPr>
              <w:t>2b. Units (</w:t>
            </w:r>
            <w:r w:rsidR="00EF261D" w:rsidRPr="001512DD">
              <w:rPr>
                <w:b/>
                <w:w w:val="105"/>
              </w:rPr>
              <w:t>unit2</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6624B36A" w14:textId="77777777" w:rsidR="00EF261D" w:rsidRPr="001512DD" w:rsidRDefault="00EF261D" w:rsidP="001512DD">
            <w:pPr>
              <w:spacing w:after="0"/>
              <w:rPr>
                <w:rFonts w:cs="Times New Roman"/>
                <w:w w:val="105"/>
              </w:rPr>
            </w:pPr>
            <w:r w:rsidRPr="001512DD">
              <w:rPr>
                <w:rFonts w:cs="Times New Roman"/>
                <w:w w:val="105"/>
              </w:rPr>
              <w:t>1=Lima</w:t>
            </w:r>
          </w:p>
          <w:p w14:paraId="2903E238" w14:textId="77777777" w:rsidR="00EF261D" w:rsidRPr="001512DD" w:rsidRDefault="00EF261D" w:rsidP="001512DD">
            <w:pPr>
              <w:spacing w:after="0"/>
              <w:rPr>
                <w:rFonts w:cs="Times New Roman"/>
                <w:w w:val="105"/>
              </w:rPr>
            </w:pPr>
            <w:r w:rsidRPr="001512DD">
              <w:rPr>
                <w:rFonts w:cs="Times New Roman"/>
                <w:w w:val="105"/>
              </w:rPr>
              <w:t>2=Acre</w:t>
            </w:r>
          </w:p>
          <w:p w14:paraId="150A49B9" w14:textId="77777777" w:rsidR="00EF261D" w:rsidRPr="001512DD" w:rsidRDefault="00EF261D" w:rsidP="001512DD">
            <w:pPr>
              <w:spacing w:after="0"/>
              <w:rPr>
                <w:rFonts w:cs="Times New Roman"/>
                <w:w w:val="105"/>
              </w:rPr>
            </w:pPr>
            <w:r w:rsidRPr="001512DD">
              <w:rPr>
                <w:rFonts w:cs="Times New Roman"/>
                <w:w w:val="105"/>
              </w:rPr>
              <w:t>3=Hectare</w:t>
            </w:r>
          </w:p>
          <w:p w14:paraId="46BB0DB5" w14:textId="77777777" w:rsidR="00EF261D" w:rsidRPr="001512DD" w:rsidRDefault="00EF261D" w:rsidP="001512DD">
            <w:pPr>
              <w:spacing w:after="0"/>
              <w:rPr>
                <w:rFonts w:cs="Times New Roman"/>
                <w:w w:val="105"/>
              </w:rPr>
            </w:pPr>
            <w:r w:rsidRPr="001512DD">
              <w:rPr>
                <w:rFonts w:cs="Times New Roman"/>
                <w:w w:val="105"/>
              </w:rPr>
              <w:t>4=Square meter</w:t>
            </w:r>
          </w:p>
          <w:p w14:paraId="1109A7E2" w14:textId="77777777" w:rsidR="00EF261D" w:rsidRPr="001512DD" w:rsidRDefault="00EF261D" w:rsidP="001512DD">
            <w:pPr>
              <w:spacing w:after="0"/>
              <w:rPr>
                <w:rFonts w:cs="Times New Roman"/>
                <w:w w:val="105"/>
              </w:rPr>
            </w:pPr>
            <w:r w:rsidRPr="001512DD">
              <w:rPr>
                <w:rFonts w:cs="Times New Roman"/>
                <w:w w:val="105"/>
              </w:rPr>
              <w:t>5=Steps</w:t>
            </w:r>
          </w:p>
          <w:p w14:paraId="3A7A3563" w14:textId="77777777" w:rsidR="00EF261D" w:rsidRPr="001512DD" w:rsidRDefault="00EF261D" w:rsidP="001512DD">
            <w:pPr>
              <w:spacing w:after="0"/>
            </w:pPr>
            <w:r w:rsidRPr="001512DD">
              <w:rPr>
                <w:rFonts w:cs="Times New Roman"/>
                <w:w w:val="105"/>
              </w:rPr>
              <w:t>6=Ropes</w:t>
            </w:r>
          </w:p>
          <w:p w14:paraId="7D5ED7D9"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A8BAB93"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3D68D04C"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4CB16BF9"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F45B4D" w14:textId="20263B84" w:rsidR="00EF261D" w:rsidRPr="001512DD" w:rsidRDefault="006C2023" w:rsidP="001512DD">
            <w:pPr>
              <w:spacing w:afterLines="20" w:after="48" w:line="240" w:lineRule="auto"/>
              <w:ind w:left="10"/>
              <w:contextualSpacing/>
              <w:rPr>
                <w:w w:val="105"/>
              </w:rPr>
            </w:pPr>
            <w:r>
              <w:rPr>
                <w:w w:val="105"/>
              </w:rPr>
              <w:t>D</w:t>
            </w:r>
            <w:r w:rsidR="00EF261D" w:rsidRPr="001512DD">
              <w:rPr>
                <w:w w:val="105"/>
              </w:rPr>
              <w:t>3. During this agricultural year (2013/2014), what is the total land area that your household borrows FROM other households?  (</w:t>
            </w:r>
            <w:proofErr w:type="spellStart"/>
            <w:r w:rsidR="00EF261D" w:rsidRPr="001512DD">
              <w:rPr>
                <w:b/>
                <w:w w:val="105"/>
              </w:rPr>
              <w:t>grp_landarea_borrowin</w:t>
            </w:r>
            <w:proofErr w:type="spellEnd"/>
            <w:r w:rsidR="00EF261D" w:rsidRPr="001512DD">
              <w:rPr>
                <w:w w:val="105"/>
              </w:rPr>
              <w:t>)</w:t>
            </w:r>
          </w:p>
          <w:p w14:paraId="4D880CE4" w14:textId="505F57FD"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637412"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3069E89"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90BD3E4"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5CCBB53" w14:textId="45DEC2B3" w:rsidR="00EF261D" w:rsidRPr="001512DD" w:rsidRDefault="006C2023" w:rsidP="001512DD">
            <w:pPr>
              <w:spacing w:after="0"/>
              <w:rPr>
                <w:color w:val="000000"/>
              </w:rPr>
            </w:pPr>
            <w:r>
              <w:rPr>
                <w:w w:val="105"/>
              </w:rPr>
              <w:t>D</w:t>
            </w:r>
            <w:r w:rsidR="00EF261D" w:rsidRPr="001512DD">
              <w:rPr>
                <w:w w:val="105"/>
              </w:rPr>
              <w:t>3b. Units (</w:t>
            </w:r>
            <w:r w:rsidR="00EF261D" w:rsidRPr="001512DD">
              <w:rPr>
                <w:b/>
                <w:w w:val="105"/>
              </w:rPr>
              <w:t>unit3</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2A3B55C4" w14:textId="77777777" w:rsidR="00EF261D" w:rsidRPr="001512DD" w:rsidRDefault="00EF261D" w:rsidP="001512DD">
            <w:pPr>
              <w:spacing w:after="0"/>
              <w:rPr>
                <w:rFonts w:cs="Times New Roman"/>
                <w:w w:val="105"/>
              </w:rPr>
            </w:pPr>
            <w:r w:rsidRPr="001512DD">
              <w:rPr>
                <w:rFonts w:cs="Times New Roman"/>
                <w:w w:val="105"/>
              </w:rPr>
              <w:t>1=Lima</w:t>
            </w:r>
          </w:p>
          <w:p w14:paraId="41560849" w14:textId="77777777" w:rsidR="00EF261D" w:rsidRPr="001512DD" w:rsidRDefault="00EF261D" w:rsidP="001512DD">
            <w:pPr>
              <w:spacing w:after="0"/>
              <w:rPr>
                <w:rFonts w:cs="Times New Roman"/>
                <w:w w:val="105"/>
              </w:rPr>
            </w:pPr>
            <w:r w:rsidRPr="001512DD">
              <w:rPr>
                <w:rFonts w:cs="Times New Roman"/>
                <w:w w:val="105"/>
              </w:rPr>
              <w:t>2=Acre</w:t>
            </w:r>
          </w:p>
          <w:p w14:paraId="1C88A852" w14:textId="77777777" w:rsidR="00EF261D" w:rsidRPr="001512DD" w:rsidRDefault="00EF261D" w:rsidP="001512DD">
            <w:pPr>
              <w:spacing w:after="0"/>
              <w:rPr>
                <w:rFonts w:cs="Times New Roman"/>
                <w:w w:val="105"/>
              </w:rPr>
            </w:pPr>
            <w:r w:rsidRPr="001512DD">
              <w:rPr>
                <w:rFonts w:cs="Times New Roman"/>
                <w:w w:val="105"/>
              </w:rPr>
              <w:t>3=Hectare</w:t>
            </w:r>
          </w:p>
          <w:p w14:paraId="41AE166C" w14:textId="77777777" w:rsidR="00EF261D" w:rsidRPr="001512DD" w:rsidRDefault="00EF261D" w:rsidP="001512DD">
            <w:pPr>
              <w:spacing w:after="0"/>
              <w:rPr>
                <w:rFonts w:cs="Times New Roman"/>
                <w:w w:val="105"/>
              </w:rPr>
            </w:pPr>
            <w:r w:rsidRPr="001512DD">
              <w:rPr>
                <w:rFonts w:cs="Times New Roman"/>
                <w:w w:val="105"/>
              </w:rPr>
              <w:t>4=Square meter</w:t>
            </w:r>
          </w:p>
          <w:p w14:paraId="4E9F15C2" w14:textId="77777777" w:rsidR="00EF261D" w:rsidRPr="001512DD" w:rsidRDefault="00EF261D" w:rsidP="001512DD">
            <w:pPr>
              <w:spacing w:after="0"/>
              <w:rPr>
                <w:rFonts w:cs="Times New Roman"/>
                <w:w w:val="105"/>
              </w:rPr>
            </w:pPr>
            <w:r w:rsidRPr="001512DD">
              <w:rPr>
                <w:rFonts w:cs="Times New Roman"/>
                <w:w w:val="105"/>
              </w:rPr>
              <w:t>5=Steps</w:t>
            </w:r>
          </w:p>
          <w:p w14:paraId="48129C3A" w14:textId="77777777" w:rsidR="00EF261D" w:rsidRPr="001512DD" w:rsidRDefault="00EF261D" w:rsidP="001512DD">
            <w:pPr>
              <w:spacing w:after="0"/>
            </w:pPr>
            <w:r w:rsidRPr="001512DD">
              <w:rPr>
                <w:rFonts w:cs="Times New Roman"/>
                <w:w w:val="105"/>
              </w:rPr>
              <w:t>6=Ropes</w:t>
            </w:r>
          </w:p>
          <w:p w14:paraId="0D00345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BE59EB6"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77C40F9E"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FFCAF41"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16B375B" w14:textId="6CAFD3C4" w:rsidR="00EF261D" w:rsidRPr="001512DD" w:rsidRDefault="006C2023" w:rsidP="001512DD">
            <w:pPr>
              <w:spacing w:afterLines="20" w:after="48" w:line="240" w:lineRule="auto"/>
              <w:ind w:left="10"/>
              <w:contextualSpacing/>
              <w:rPr>
                <w:w w:val="105"/>
              </w:rPr>
            </w:pPr>
            <w:r>
              <w:rPr>
                <w:w w:val="105"/>
              </w:rPr>
              <w:t>D</w:t>
            </w:r>
            <w:r w:rsidR="00EF261D" w:rsidRPr="001512DD">
              <w:rPr>
                <w:w w:val="105"/>
              </w:rPr>
              <w:t>4. During this agricultural year (2013/2014), what is the total land that your household rents TO other households? (</w:t>
            </w:r>
            <w:proofErr w:type="spellStart"/>
            <w:r w:rsidR="00EF261D" w:rsidRPr="001512DD">
              <w:rPr>
                <w:b/>
                <w:w w:val="105"/>
              </w:rPr>
              <w:t>grp_landarea_rentout</w:t>
            </w:r>
            <w:proofErr w:type="spellEnd"/>
            <w:r w:rsidR="00EF261D" w:rsidRPr="001512DD">
              <w:rPr>
                <w:w w:val="105"/>
              </w:rPr>
              <w:t>)</w:t>
            </w:r>
          </w:p>
          <w:p w14:paraId="1BDC4761" w14:textId="09374061"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AB03F7"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5AC3045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37980806"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E78B01C" w14:textId="510D87F7" w:rsidR="00EF261D" w:rsidRPr="001512DD" w:rsidRDefault="006C2023" w:rsidP="001512DD">
            <w:pPr>
              <w:spacing w:after="0"/>
              <w:rPr>
                <w:color w:val="000000"/>
              </w:rPr>
            </w:pPr>
            <w:r>
              <w:rPr>
                <w:w w:val="105"/>
              </w:rPr>
              <w:t>D</w:t>
            </w:r>
            <w:r w:rsidR="00EF261D" w:rsidRPr="001512DD">
              <w:rPr>
                <w:w w:val="105"/>
              </w:rPr>
              <w:t>4b. Units (</w:t>
            </w:r>
            <w:r w:rsidR="00EF261D" w:rsidRPr="001512DD">
              <w:rPr>
                <w:b/>
                <w:w w:val="105"/>
              </w:rPr>
              <w:t>unit4</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57090B85" w14:textId="77777777" w:rsidR="00EF261D" w:rsidRPr="001512DD" w:rsidRDefault="00EF261D" w:rsidP="001512DD">
            <w:pPr>
              <w:spacing w:after="0"/>
              <w:rPr>
                <w:rFonts w:cs="Times New Roman"/>
                <w:w w:val="105"/>
              </w:rPr>
            </w:pPr>
            <w:r w:rsidRPr="001512DD">
              <w:rPr>
                <w:rFonts w:cs="Times New Roman"/>
                <w:w w:val="105"/>
              </w:rPr>
              <w:t>1=Lima</w:t>
            </w:r>
          </w:p>
          <w:p w14:paraId="110BD5FF" w14:textId="77777777" w:rsidR="00EF261D" w:rsidRPr="001512DD" w:rsidRDefault="00EF261D" w:rsidP="001512DD">
            <w:pPr>
              <w:spacing w:after="0"/>
              <w:rPr>
                <w:rFonts w:cs="Times New Roman"/>
                <w:w w:val="105"/>
              </w:rPr>
            </w:pPr>
            <w:r w:rsidRPr="001512DD">
              <w:rPr>
                <w:rFonts w:cs="Times New Roman"/>
                <w:w w:val="105"/>
              </w:rPr>
              <w:t>2=Acre</w:t>
            </w:r>
          </w:p>
          <w:p w14:paraId="0E1D419A" w14:textId="77777777" w:rsidR="00EF261D" w:rsidRPr="001512DD" w:rsidRDefault="00EF261D" w:rsidP="001512DD">
            <w:pPr>
              <w:spacing w:after="0"/>
              <w:rPr>
                <w:rFonts w:cs="Times New Roman"/>
                <w:w w:val="105"/>
              </w:rPr>
            </w:pPr>
            <w:r w:rsidRPr="001512DD">
              <w:rPr>
                <w:rFonts w:cs="Times New Roman"/>
                <w:w w:val="105"/>
              </w:rPr>
              <w:t>3=Hectare</w:t>
            </w:r>
          </w:p>
          <w:p w14:paraId="136A59A2" w14:textId="77777777" w:rsidR="00EF261D" w:rsidRPr="001512DD" w:rsidRDefault="00EF261D" w:rsidP="001512DD">
            <w:pPr>
              <w:spacing w:after="0"/>
              <w:rPr>
                <w:rFonts w:cs="Times New Roman"/>
                <w:w w:val="105"/>
              </w:rPr>
            </w:pPr>
            <w:r w:rsidRPr="001512DD">
              <w:rPr>
                <w:rFonts w:cs="Times New Roman"/>
                <w:w w:val="105"/>
              </w:rPr>
              <w:t>4=Square meter</w:t>
            </w:r>
          </w:p>
          <w:p w14:paraId="71FD6787" w14:textId="77777777" w:rsidR="00EF261D" w:rsidRPr="001512DD" w:rsidRDefault="00EF261D" w:rsidP="001512DD">
            <w:pPr>
              <w:spacing w:after="0"/>
              <w:rPr>
                <w:rFonts w:cs="Times New Roman"/>
                <w:w w:val="105"/>
              </w:rPr>
            </w:pPr>
            <w:r w:rsidRPr="001512DD">
              <w:rPr>
                <w:rFonts w:cs="Times New Roman"/>
                <w:w w:val="105"/>
              </w:rPr>
              <w:t>5=Steps</w:t>
            </w:r>
          </w:p>
          <w:p w14:paraId="2179916B" w14:textId="77777777" w:rsidR="00EF261D" w:rsidRPr="001512DD" w:rsidRDefault="00EF261D" w:rsidP="001512DD">
            <w:pPr>
              <w:spacing w:after="0"/>
            </w:pPr>
            <w:r w:rsidRPr="001512DD">
              <w:rPr>
                <w:rFonts w:cs="Times New Roman"/>
                <w:w w:val="105"/>
              </w:rPr>
              <w:lastRenderedPageBreak/>
              <w:t>6=Ropes</w:t>
            </w:r>
          </w:p>
          <w:p w14:paraId="4FCC7496"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1A1799A"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lastRenderedPageBreak/>
              <w:t>(Code)</w:t>
            </w:r>
          </w:p>
        </w:tc>
      </w:tr>
      <w:tr w:rsidR="00EF261D" w:rsidRPr="001512DD" w14:paraId="5513894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68AD0D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86A2BC1" w14:textId="3CB6D672" w:rsidR="00EF261D" w:rsidRPr="001512DD" w:rsidRDefault="006C2023" w:rsidP="001512DD">
            <w:pPr>
              <w:spacing w:afterLines="20" w:after="48" w:line="240" w:lineRule="auto"/>
              <w:ind w:left="10"/>
              <w:contextualSpacing/>
              <w:rPr>
                <w:w w:val="105"/>
              </w:rPr>
            </w:pPr>
            <w:r>
              <w:rPr>
                <w:w w:val="105"/>
              </w:rPr>
              <w:t>D</w:t>
            </w:r>
            <w:r w:rsidR="00EF261D" w:rsidRPr="001512DD">
              <w:rPr>
                <w:w w:val="105"/>
              </w:rPr>
              <w:t>5. During this agricultural year (2013/2014), what is the total land that your household lends TO other households? (</w:t>
            </w:r>
            <w:proofErr w:type="spellStart"/>
            <w:r w:rsidR="00EF261D" w:rsidRPr="001512DD">
              <w:rPr>
                <w:b/>
                <w:w w:val="105"/>
              </w:rPr>
              <w:t>grp_landarea_rentout</w:t>
            </w:r>
            <w:proofErr w:type="spellEnd"/>
            <w:r w:rsidR="00EF261D" w:rsidRPr="001512DD">
              <w:rPr>
                <w:w w:val="105"/>
              </w:rPr>
              <w:t>)</w:t>
            </w:r>
          </w:p>
          <w:p w14:paraId="167A3095" w14:textId="5C1D64F3"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A67641"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09B1761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987728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C4205FB" w14:textId="34C92D25" w:rsidR="00EF261D" w:rsidRPr="001512DD" w:rsidRDefault="006C2023" w:rsidP="001512DD">
            <w:pPr>
              <w:spacing w:after="0"/>
              <w:rPr>
                <w:color w:val="000000"/>
              </w:rPr>
            </w:pPr>
            <w:r>
              <w:rPr>
                <w:w w:val="105"/>
              </w:rPr>
              <w:t>D</w:t>
            </w:r>
            <w:r w:rsidR="00EF261D" w:rsidRPr="001512DD">
              <w:rPr>
                <w:w w:val="105"/>
              </w:rPr>
              <w:t>5b. Units (</w:t>
            </w:r>
            <w:r w:rsidR="00EF261D" w:rsidRPr="001512DD">
              <w:rPr>
                <w:b/>
                <w:w w:val="105"/>
              </w:rPr>
              <w:t>unit4</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5BEC2C99" w14:textId="77777777" w:rsidR="00EF261D" w:rsidRPr="001512DD" w:rsidRDefault="00EF261D" w:rsidP="001512DD">
            <w:pPr>
              <w:spacing w:after="0"/>
              <w:rPr>
                <w:rFonts w:cs="Times New Roman"/>
                <w:w w:val="105"/>
              </w:rPr>
            </w:pPr>
            <w:r w:rsidRPr="001512DD">
              <w:rPr>
                <w:rFonts w:cs="Times New Roman"/>
                <w:w w:val="105"/>
              </w:rPr>
              <w:t>1=Lima</w:t>
            </w:r>
          </w:p>
          <w:p w14:paraId="0E77CF30" w14:textId="77777777" w:rsidR="00EF261D" w:rsidRPr="001512DD" w:rsidRDefault="00EF261D" w:rsidP="001512DD">
            <w:pPr>
              <w:spacing w:after="0"/>
              <w:rPr>
                <w:rFonts w:cs="Times New Roman"/>
                <w:w w:val="105"/>
              </w:rPr>
            </w:pPr>
            <w:r w:rsidRPr="001512DD">
              <w:rPr>
                <w:rFonts w:cs="Times New Roman"/>
                <w:w w:val="105"/>
              </w:rPr>
              <w:t>2=Acre</w:t>
            </w:r>
          </w:p>
          <w:p w14:paraId="2554239B" w14:textId="77777777" w:rsidR="00EF261D" w:rsidRPr="001512DD" w:rsidRDefault="00EF261D" w:rsidP="001512DD">
            <w:pPr>
              <w:spacing w:after="0"/>
              <w:rPr>
                <w:rFonts w:cs="Times New Roman"/>
                <w:w w:val="105"/>
              </w:rPr>
            </w:pPr>
            <w:r w:rsidRPr="001512DD">
              <w:rPr>
                <w:rFonts w:cs="Times New Roman"/>
                <w:w w:val="105"/>
              </w:rPr>
              <w:t>3=Hectare</w:t>
            </w:r>
          </w:p>
          <w:p w14:paraId="27E6A982" w14:textId="77777777" w:rsidR="00EF261D" w:rsidRPr="001512DD" w:rsidRDefault="00EF261D" w:rsidP="001512DD">
            <w:pPr>
              <w:spacing w:after="0"/>
              <w:rPr>
                <w:rFonts w:cs="Times New Roman"/>
                <w:w w:val="105"/>
              </w:rPr>
            </w:pPr>
            <w:r w:rsidRPr="001512DD">
              <w:rPr>
                <w:rFonts w:cs="Times New Roman"/>
                <w:w w:val="105"/>
              </w:rPr>
              <w:t>4=Square meter</w:t>
            </w:r>
          </w:p>
          <w:p w14:paraId="57019C8B" w14:textId="77777777" w:rsidR="00EF261D" w:rsidRPr="001512DD" w:rsidRDefault="00EF261D" w:rsidP="001512DD">
            <w:pPr>
              <w:spacing w:after="0"/>
              <w:rPr>
                <w:rFonts w:cs="Times New Roman"/>
                <w:w w:val="105"/>
              </w:rPr>
            </w:pPr>
            <w:r w:rsidRPr="001512DD">
              <w:rPr>
                <w:rFonts w:cs="Times New Roman"/>
                <w:w w:val="105"/>
              </w:rPr>
              <w:t>5=Steps</w:t>
            </w:r>
          </w:p>
          <w:p w14:paraId="73DF62CD" w14:textId="77777777" w:rsidR="00EF261D" w:rsidRPr="001512DD" w:rsidRDefault="00EF261D" w:rsidP="001512DD">
            <w:pPr>
              <w:spacing w:after="0"/>
            </w:pPr>
            <w:r w:rsidRPr="001512DD">
              <w:rPr>
                <w:rFonts w:cs="Times New Roman"/>
                <w:w w:val="105"/>
              </w:rPr>
              <w:t>6=Ropes</w:t>
            </w:r>
          </w:p>
          <w:p w14:paraId="5BDE384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722B61D"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3932B4C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985D65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42FFDD7" w14:textId="34AA1C15" w:rsidR="006511A2" w:rsidRPr="001512DD" w:rsidRDefault="006C2023" w:rsidP="001512DD">
            <w:pPr>
              <w:spacing w:afterLines="20" w:after="48" w:line="240" w:lineRule="auto"/>
              <w:ind w:left="10"/>
              <w:contextualSpacing/>
              <w:rPr>
                <w:w w:val="105"/>
              </w:rPr>
            </w:pPr>
            <w:r>
              <w:rPr>
                <w:w w:val="105"/>
              </w:rPr>
              <w:t>D</w:t>
            </w:r>
            <w:r w:rsidR="006511A2" w:rsidRPr="001512DD">
              <w:rPr>
                <w:w w:val="105"/>
              </w:rPr>
              <w:t>6. What is the total number of fields that your household owns? (</w:t>
            </w:r>
            <w:proofErr w:type="spellStart"/>
            <w:r w:rsidR="006511A2" w:rsidRPr="001512DD">
              <w:rPr>
                <w:b/>
                <w:w w:val="105"/>
              </w:rPr>
              <w:t>totfield_own</w:t>
            </w:r>
            <w:proofErr w:type="spellEnd"/>
            <w:r w:rsidR="006511A2" w:rsidRPr="001512DD">
              <w:rPr>
                <w:w w:val="105"/>
              </w:rPr>
              <w:t>)</w:t>
            </w:r>
          </w:p>
          <w:p w14:paraId="5E7C9588" w14:textId="1029E55E" w:rsidR="006511A2" w:rsidRPr="001512DD" w:rsidRDefault="006511A2" w:rsidP="001512D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8158A5"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61AB43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4DA2BC"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268F6D6" w14:textId="22D699D9" w:rsidR="006511A2" w:rsidRPr="001512DD" w:rsidRDefault="006C2023" w:rsidP="001512DD">
            <w:pPr>
              <w:spacing w:after="0"/>
              <w:rPr>
                <w:w w:val="105"/>
              </w:rPr>
            </w:pPr>
            <w:r>
              <w:rPr>
                <w:w w:val="105"/>
              </w:rPr>
              <w:t>D</w:t>
            </w:r>
            <w:r w:rsidR="006511A2" w:rsidRPr="001512DD">
              <w:rPr>
                <w:w w:val="105"/>
              </w:rPr>
              <w:t>7. What is the total number of fields that your household RENTS from other households?  (</w:t>
            </w:r>
            <w:proofErr w:type="spellStart"/>
            <w:r w:rsidR="006511A2" w:rsidRPr="001512DD">
              <w:rPr>
                <w:b/>
                <w:w w:val="105"/>
              </w:rPr>
              <w:t>totfield_rentin</w:t>
            </w:r>
            <w:proofErr w:type="spellEnd"/>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FD26933"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035143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980E1B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0604927" w14:textId="22D5CF87" w:rsidR="006511A2" w:rsidRPr="001512DD" w:rsidRDefault="006C2023" w:rsidP="001512DD">
            <w:pPr>
              <w:spacing w:after="0"/>
              <w:rPr>
                <w:w w:val="105"/>
              </w:rPr>
            </w:pPr>
            <w:r>
              <w:rPr>
                <w:w w:val="105"/>
              </w:rPr>
              <w:t>D</w:t>
            </w:r>
            <w:r w:rsidR="006511A2" w:rsidRPr="001512DD">
              <w:rPr>
                <w:w w:val="105"/>
              </w:rPr>
              <w:t>8. What is the total number of fields that your household BORROWS from other households? (</w:t>
            </w:r>
            <w:proofErr w:type="spellStart"/>
            <w:r w:rsidR="006511A2" w:rsidRPr="001512DD">
              <w:rPr>
                <w:b/>
                <w:w w:val="105"/>
              </w:rPr>
              <w:t>totfield_borrowin</w:t>
            </w:r>
            <w:proofErr w:type="spellEnd"/>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E33A00"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7B8380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F55C31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82966D3" w14:textId="7F0F321F" w:rsidR="006511A2" w:rsidRPr="001512DD" w:rsidRDefault="006C2023" w:rsidP="001512DD">
            <w:pPr>
              <w:spacing w:after="0"/>
              <w:rPr>
                <w:w w:val="105"/>
              </w:rPr>
            </w:pPr>
            <w:r>
              <w:rPr>
                <w:w w:val="105"/>
              </w:rPr>
              <w:t>D</w:t>
            </w:r>
            <w:r w:rsidR="006511A2" w:rsidRPr="001512DD">
              <w:rPr>
                <w:w w:val="105"/>
              </w:rPr>
              <w:t>9. What is the total number of fields that your household RENTS-OUT to other households? (</w:t>
            </w:r>
            <w:proofErr w:type="spellStart"/>
            <w:r w:rsidR="006511A2" w:rsidRPr="001512DD">
              <w:rPr>
                <w:b/>
                <w:w w:val="105"/>
              </w:rPr>
              <w:t>totfield_rentout</w:t>
            </w:r>
            <w:proofErr w:type="spellEnd"/>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75A8BF6"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04BC77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1495DD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6A12B04" w14:textId="57AFDC0C" w:rsidR="006511A2" w:rsidRPr="001512DD" w:rsidRDefault="006C2023" w:rsidP="001512DD">
            <w:pPr>
              <w:spacing w:after="0"/>
              <w:rPr>
                <w:w w:val="105"/>
              </w:rPr>
            </w:pPr>
            <w:r>
              <w:rPr>
                <w:w w:val="105"/>
              </w:rPr>
              <w:t>D</w:t>
            </w:r>
            <w:r w:rsidR="006511A2" w:rsidRPr="001512DD">
              <w:rPr>
                <w:w w:val="105"/>
              </w:rPr>
              <w:t>10. What is the total number of fields that your household LENDS to other households? (</w:t>
            </w:r>
            <w:proofErr w:type="spellStart"/>
            <w:r w:rsidR="006511A2" w:rsidRPr="001512DD">
              <w:rPr>
                <w:b/>
                <w:w w:val="105"/>
              </w:rPr>
              <w:t>totfield_borrowout</w:t>
            </w:r>
            <w:proofErr w:type="spellEnd"/>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FFBF752"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153E21E"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6306020"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FB97F8E" w14:textId="77777777" w:rsidR="006511A2" w:rsidRPr="001512DD" w:rsidRDefault="006511A2" w:rsidP="001512DD">
            <w:pPr>
              <w:spacing w:afterLines="20" w:after="48" w:line="240" w:lineRule="auto"/>
              <w:ind w:left="10"/>
              <w:contextualSpacing/>
              <w:rPr>
                <w:w w:val="105"/>
              </w:rPr>
            </w:pPr>
            <w:r w:rsidRPr="001512DD">
              <w:rPr>
                <w:w w:val="105"/>
              </w:rPr>
              <w:t>Enumerator calculate: How many fields in total does the household own, rent-in, or borrow from another household?</w:t>
            </w:r>
          </w:p>
          <w:p w14:paraId="08E46613" w14:textId="5A5F203C" w:rsidR="006511A2" w:rsidRPr="001512DD" w:rsidRDefault="006511A2" w:rsidP="001512D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2C8E1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CB7AA0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A1689F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E6479BD" w14:textId="0C2195BD" w:rsidR="006511A2" w:rsidRPr="001512DD" w:rsidRDefault="006C2023" w:rsidP="001512DD">
            <w:pPr>
              <w:spacing w:afterLines="20" w:after="48" w:line="240" w:lineRule="auto"/>
              <w:ind w:left="10"/>
              <w:contextualSpacing/>
              <w:rPr>
                <w:w w:val="105"/>
              </w:rPr>
            </w:pPr>
            <w:r>
              <w:rPr>
                <w:w w:val="105"/>
              </w:rPr>
              <w:t>D</w:t>
            </w:r>
            <w:r w:rsidR="006511A2" w:rsidRPr="001512DD">
              <w:rPr>
                <w:w w:val="105"/>
              </w:rPr>
              <w:t xml:space="preserve">11. How many of your fields were farmed for subsistence or cash crops during </w:t>
            </w:r>
            <w:del w:id="41" w:author="Stickler, Mercedes M. (E3/LTRM)" w:date="2014-09-22T15:55:00Z">
              <w:r w:rsidR="006511A2" w:rsidRPr="001512DD" w:rsidDel="00076053">
                <w:rPr>
                  <w:w w:val="105"/>
                </w:rPr>
                <w:delText xml:space="preserve">the </w:delText>
              </w:r>
            </w:del>
            <w:r w:rsidR="006511A2" w:rsidRPr="001512DD">
              <w:rPr>
                <w:w w:val="105"/>
              </w:rPr>
              <w:t>this agricultural year (2013/2014)? (</w:t>
            </w:r>
            <w:r w:rsidR="006511A2" w:rsidRPr="001512DD">
              <w:rPr>
                <w:b/>
                <w:w w:val="105"/>
              </w:rPr>
              <w:t>subsistence</w:t>
            </w:r>
            <w:r w:rsidR="006511A2" w:rsidRPr="001512DD">
              <w:rPr>
                <w:w w:val="105"/>
              </w:rPr>
              <w:t>)</w:t>
            </w:r>
          </w:p>
          <w:p w14:paraId="0DB7A652" w14:textId="3F9EF644"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74463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0EC0103B"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D03229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05A67CB" w14:textId="4B70130A"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12. How many of your fields were used as pastures or other non-agricultural uses, during this agricultural year (2013/2014)? (</w:t>
            </w:r>
            <w:proofErr w:type="spellStart"/>
            <w:r w:rsidR="006511A2" w:rsidRPr="001512DD">
              <w:rPr>
                <w:b/>
                <w:w w:val="105"/>
              </w:rPr>
              <w:t>past_nonagri</w:t>
            </w:r>
            <w:proofErr w:type="spellEnd"/>
            <w:r w:rsidR="006511A2" w:rsidRPr="001512DD">
              <w:rPr>
                <w:w w:val="105"/>
              </w:rPr>
              <w:t>)</w:t>
            </w:r>
          </w:p>
          <w:p w14:paraId="4C52D658" w14:textId="374CAF76"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20F5BF7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8FFD0F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93B5789"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3F41E1B" w14:textId="35CADC8E"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13. How many of your fields did you leave fallow during this agricultural year (2013/2014)? (</w:t>
            </w:r>
            <w:proofErr w:type="spellStart"/>
            <w:r w:rsidR="006511A2" w:rsidRPr="001512DD">
              <w:rPr>
                <w:b/>
                <w:w w:val="105"/>
              </w:rPr>
              <w:t>fallowfields</w:t>
            </w:r>
            <w:proofErr w:type="spellEnd"/>
            <w:r w:rsidR="006511A2" w:rsidRPr="001512DD">
              <w:rPr>
                <w:w w:val="105"/>
              </w:rPr>
              <w:t>)</w:t>
            </w:r>
          </w:p>
          <w:p w14:paraId="749A1422" w14:textId="1733BC4A" w:rsidR="006511A2" w:rsidRPr="001512DD" w:rsidRDefault="006511A2" w:rsidP="001512DD">
            <w:pPr>
              <w:spacing w:after="0"/>
              <w:rPr>
                <w:w w:val="105"/>
              </w:rPr>
            </w:pPr>
            <w:r w:rsidRPr="001512DD">
              <w:rPr>
                <w:i/>
                <w:w w:val="105"/>
              </w:rPr>
              <w:t xml:space="preserve">Only consider land that is owned, rented in, or borrowed, not land that is rented out or </w:t>
            </w:r>
            <w:proofErr w:type="spellStart"/>
            <w:r w:rsidRPr="001512DD">
              <w:rPr>
                <w:i/>
                <w:w w:val="105"/>
              </w:rPr>
              <w:t>lended</w:t>
            </w:r>
            <w:proofErr w:type="spellEnd"/>
            <w:r w:rsidRPr="001512DD">
              <w:rPr>
                <w:i/>
                <w:w w:val="105"/>
              </w:rPr>
              <w:t xml:space="preserve">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0355CF" w14:textId="56CABD96"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FA23E4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00B413"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354389F" w14:textId="28A967F9" w:rsidR="006511A2" w:rsidRPr="001512DD" w:rsidRDefault="006C2023" w:rsidP="001512DD">
            <w:pPr>
              <w:pStyle w:val="longtableQtext"/>
              <w:spacing w:afterLines="20" w:after="48" w:line="240" w:lineRule="auto"/>
              <w:ind w:left="10"/>
              <w:contextualSpacing/>
              <w:rPr>
                <w:rFonts w:asciiTheme="minorHAnsi" w:hAnsiTheme="minorHAnsi"/>
                <w:color w:val="auto"/>
                <w:w w:val="105"/>
              </w:rPr>
            </w:pPr>
            <w:commentRangeStart w:id="42"/>
            <w:r>
              <w:rPr>
                <w:rFonts w:asciiTheme="minorHAnsi" w:hAnsiTheme="minorHAnsi"/>
                <w:color w:val="auto"/>
                <w:w w:val="105"/>
              </w:rPr>
              <w:t>D</w:t>
            </w:r>
            <w:r w:rsidR="006511A2" w:rsidRPr="001512DD">
              <w:rPr>
                <w:rFonts w:asciiTheme="minorHAnsi" w:hAnsiTheme="minorHAnsi"/>
                <w:color w:val="auto"/>
                <w:w w:val="105"/>
              </w:rPr>
              <w:t>14. How many fields did your household plant agroforestry trees on during this agricultural year (2013/2014)? (</w:t>
            </w:r>
            <w:proofErr w:type="spellStart"/>
            <w:r w:rsidR="006511A2" w:rsidRPr="001512DD">
              <w:rPr>
                <w:rFonts w:asciiTheme="minorHAnsi" w:hAnsiTheme="minorHAnsi"/>
                <w:b/>
                <w:color w:val="auto"/>
                <w:w w:val="105"/>
              </w:rPr>
              <w:t>tno_fields</w:t>
            </w:r>
            <w:proofErr w:type="spellEnd"/>
            <w:r w:rsidR="006511A2" w:rsidRPr="001512DD">
              <w:rPr>
                <w:rFonts w:asciiTheme="minorHAnsi" w:hAnsiTheme="minorHAnsi"/>
                <w:color w:val="auto"/>
                <w:w w:val="105"/>
              </w:rPr>
              <w:t>)</w:t>
            </w:r>
            <w:commentRangeEnd w:id="42"/>
            <w:r w:rsidR="00933DA9">
              <w:rPr>
                <w:rStyle w:val="CommentReference"/>
                <w:rFonts w:asciiTheme="minorHAnsi" w:eastAsiaTheme="minorHAnsi" w:hAnsiTheme="minorHAnsi"/>
                <w:color w:val="auto"/>
              </w:rPr>
              <w:commentReference w:id="42"/>
            </w:r>
          </w:p>
          <w:p w14:paraId="5B093204" w14:textId="710CF4BD" w:rsidR="006511A2" w:rsidRPr="001512DD" w:rsidRDefault="006511A2" w:rsidP="001512DD">
            <w:pPr>
              <w:spacing w:after="0"/>
              <w:rPr>
                <w:w w:val="105"/>
              </w:rPr>
            </w:pPr>
            <w:r w:rsidRPr="001512DD">
              <w:rPr>
                <w:i/>
                <w:w w:val="105"/>
              </w:rPr>
              <w:lastRenderedPageBreak/>
              <w:t xml:space="preserve">Agroforestry trees include </w:t>
            </w:r>
            <w:proofErr w:type="spellStart"/>
            <w:r w:rsidRPr="001512DD">
              <w:rPr>
                <w:i/>
                <w:w w:val="105"/>
              </w:rPr>
              <w:t>musangu</w:t>
            </w:r>
            <w:proofErr w:type="spellEnd"/>
            <w:r w:rsidRPr="001512DD">
              <w:rPr>
                <w:i/>
                <w:w w:val="105"/>
              </w:rPr>
              <w:t xml:space="preserve">, </w:t>
            </w:r>
            <w:proofErr w:type="spellStart"/>
            <w:r w:rsidRPr="001512DD">
              <w:rPr>
                <w:i/>
                <w:w w:val="105"/>
              </w:rPr>
              <w:t>glricidia</w:t>
            </w:r>
            <w:proofErr w:type="spellEnd"/>
            <w:r w:rsidRPr="001512DD">
              <w:rPr>
                <w:i/>
                <w:w w:val="105"/>
              </w:rPr>
              <w:t xml:space="preserve">, </w:t>
            </w:r>
            <w:proofErr w:type="spellStart"/>
            <w:r w:rsidRPr="001512DD">
              <w:rPr>
                <w:i/>
                <w:w w:val="105"/>
              </w:rPr>
              <w:t>ububa</w:t>
            </w:r>
            <w:proofErr w:type="spellEnd"/>
            <w:r w:rsidRPr="001512DD">
              <w:rPr>
                <w:i/>
                <w:w w:val="105"/>
              </w:rPr>
              <w:t>,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0AD099A0" w14:textId="0B077897" w:rsidR="006511A2" w:rsidRPr="001512DD" w:rsidRDefault="006511A2" w:rsidP="001512DD">
            <w:pPr>
              <w:spacing w:after="0"/>
              <w:rPr>
                <w:i/>
                <w:color w:val="A6A6A6" w:themeColor="background1" w:themeShade="A6"/>
              </w:rPr>
            </w:pPr>
            <w:r w:rsidRPr="001512DD">
              <w:rPr>
                <w:i/>
                <w:color w:val="A6A6A6" w:themeColor="background1" w:themeShade="A6"/>
              </w:rPr>
              <w:lastRenderedPageBreak/>
              <w:t>(Integer)</w:t>
            </w:r>
          </w:p>
        </w:tc>
      </w:tr>
      <w:tr w:rsidR="006511A2" w:rsidRPr="001512DD" w14:paraId="4934E0D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8D6CDAA"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439CE28D" w14:textId="4569787B" w:rsidR="006511A2" w:rsidRPr="001512DD" w:rsidRDefault="006C2023" w:rsidP="001512DD">
            <w:pPr>
              <w:spacing w:after="0"/>
              <w:rPr>
                <w:rFonts w:eastAsia="Calibri" w:cs="Times New Roman"/>
                <w:w w:val="105"/>
              </w:rPr>
            </w:pPr>
            <w:r>
              <w:rPr>
                <w:w w:val="105"/>
              </w:rPr>
              <w:t>D</w:t>
            </w:r>
            <w:r w:rsidR="006511A2" w:rsidRPr="001512DD">
              <w:rPr>
                <w:w w:val="105"/>
              </w:rPr>
              <w:t>15. In the past 5 years, has your household requested or tried to obtain additional land in this village for use by your household? (</w:t>
            </w:r>
            <w:proofErr w:type="spellStart"/>
            <w:r w:rsidR="006511A2" w:rsidRPr="001512DD">
              <w:rPr>
                <w:b/>
                <w:w w:val="105"/>
              </w:rPr>
              <w:t>req_land</w:t>
            </w:r>
            <w:proofErr w:type="spellEnd"/>
            <w:r w:rsidR="006511A2" w:rsidRPr="001512DD">
              <w:rPr>
                <w:w w:val="105"/>
              </w:rPr>
              <w:t>)</w:t>
            </w:r>
          </w:p>
        </w:tc>
        <w:tc>
          <w:tcPr>
            <w:tcW w:w="4332" w:type="dxa"/>
            <w:gridSpan w:val="3"/>
            <w:tcBorders>
              <w:top w:val="single" w:sz="4" w:space="0" w:color="000000"/>
              <w:bottom w:val="single" w:sz="4" w:space="0" w:color="000000"/>
              <w:right w:val="single" w:sz="18" w:space="0" w:color="000000"/>
            </w:tcBorders>
          </w:tcPr>
          <w:p w14:paraId="74AC155C" w14:textId="77777777" w:rsidR="006511A2" w:rsidRPr="001512DD" w:rsidRDefault="006511A2" w:rsidP="001512DD">
            <w:pPr>
              <w:spacing w:after="0"/>
            </w:pPr>
            <w:r w:rsidRPr="001512DD">
              <w:t>1=No</w:t>
            </w:r>
          </w:p>
          <w:p w14:paraId="08BC57F9" w14:textId="77777777" w:rsidR="006511A2" w:rsidRPr="001512DD" w:rsidRDefault="006511A2" w:rsidP="001512DD">
            <w:pPr>
              <w:spacing w:after="0"/>
            </w:pPr>
            <w:r w:rsidRPr="001512DD">
              <w:t>2=Yes</w:t>
            </w:r>
            <w:r w:rsidRPr="001512DD" w:rsidDel="00226116">
              <w:t xml:space="preserve"> </w:t>
            </w:r>
          </w:p>
          <w:p w14:paraId="3C878E26" w14:textId="77777777" w:rsidR="006511A2" w:rsidRPr="001512DD" w:rsidRDefault="006511A2" w:rsidP="001512DD">
            <w:pPr>
              <w:spacing w:after="0"/>
            </w:pPr>
            <w:r w:rsidRPr="001512DD">
              <w:t>888=Don’t know</w:t>
            </w:r>
          </w:p>
          <w:p w14:paraId="37652577"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3E5B2205"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81B35E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5A61878"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70058719" w14:textId="7E8432A2" w:rsidR="006511A2" w:rsidRPr="001512DD" w:rsidRDefault="006C2023" w:rsidP="001512DD">
            <w:pPr>
              <w:spacing w:after="0"/>
              <w:rPr>
                <w:rFonts w:eastAsia="Calibri" w:cs="Times New Roman"/>
                <w:w w:val="105"/>
              </w:rPr>
            </w:pPr>
            <w:r>
              <w:rPr>
                <w:w w:val="105"/>
              </w:rPr>
              <w:t>D</w:t>
            </w:r>
            <w:r w:rsidR="006511A2" w:rsidRPr="001512DD">
              <w:rPr>
                <w:w w:val="105"/>
              </w:rPr>
              <w:t>16. From whom did you request this land? (</w:t>
            </w:r>
            <w:proofErr w:type="spellStart"/>
            <w:r w:rsidR="006511A2" w:rsidRPr="001512DD">
              <w:rPr>
                <w:b/>
                <w:w w:val="105"/>
              </w:rPr>
              <w:t>whom_request</w:t>
            </w:r>
            <w:proofErr w:type="spellEnd"/>
            <w:r w:rsidR="006511A2" w:rsidRPr="001512DD">
              <w:rPr>
                <w:w w:val="105"/>
              </w:rPr>
              <w:t>)</w:t>
            </w:r>
          </w:p>
        </w:tc>
        <w:tc>
          <w:tcPr>
            <w:tcW w:w="4332" w:type="dxa"/>
            <w:gridSpan w:val="3"/>
            <w:tcBorders>
              <w:top w:val="single" w:sz="4" w:space="0" w:color="000000"/>
              <w:bottom w:val="single" w:sz="4" w:space="0" w:color="000000"/>
              <w:right w:val="single" w:sz="18" w:space="0" w:color="000000"/>
            </w:tcBorders>
          </w:tcPr>
          <w:p w14:paraId="1F1CC7ED" w14:textId="1F66118D" w:rsidR="006511A2" w:rsidRPr="001512DD" w:rsidRDefault="006511A2" w:rsidP="001512DD">
            <w:pPr>
              <w:spacing w:after="0"/>
            </w:pPr>
            <w:r w:rsidRPr="001512DD">
              <w:t>1=Headman</w:t>
            </w:r>
          </w:p>
          <w:p w14:paraId="2E2E984E" w14:textId="29BC0406" w:rsidR="006511A2" w:rsidRPr="001512DD" w:rsidRDefault="006511A2" w:rsidP="001512DD">
            <w:pPr>
              <w:spacing w:after="0"/>
            </w:pPr>
            <w:r w:rsidRPr="001512DD">
              <w:t>2=</w:t>
            </w:r>
            <w:proofErr w:type="spellStart"/>
            <w:r w:rsidRPr="001512DD">
              <w:t>Induna</w:t>
            </w:r>
            <w:proofErr w:type="spellEnd"/>
          </w:p>
          <w:p w14:paraId="5D1095F6" w14:textId="05C6DC08" w:rsidR="006511A2" w:rsidRPr="001512DD" w:rsidRDefault="006511A2" w:rsidP="001512DD">
            <w:pPr>
              <w:spacing w:after="0"/>
            </w:pPr>
            <w:r w:rsidRPr="001512DD">
              <w:t>3=Chief</w:t>
            </w:r>
          </w:p>
          <w:p w14:paraId="02CE3C3F" w14:textId="6E12E796" w:rsidR="006511A2" w:rsidRPr="001512DD" w:rsidRDefault="006511A2" w:rsidP="001512D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3CEA0053"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6912AE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CBA88B7"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B1B8C4D" w14:textId="3DF86AE7" w:rsidR="006511A2" w:rsidRPr="001512DD" w:rsidRDefault="006C2023" w:rsidP="001512DD">
            <w:pPr>
              <w:spacing w:after="0"/>
              <w:rPr>
                <w:w w:val="105"/>
              </w:rPr>
            </w:pPr>
            <w:r>
              <w:rPr>
                <w:w w:val="105"/>
              </w:rPr>
              <w:t>D</w:t>
            </w:r>
            <w:r w:rsidR="006511A2" w:rsidRPr="001512DD">
              <w:rPr>
                <w:w w:val="105"/>
              </w:rPr>
              <w:t>16b.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1AE24C2D"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52C589FE"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7B7FB777" w14:textId="77777777" w:rsidR="006511A2" w:rsidRPr="001512DD" w:rsidRDefault="006511A2" w:rsidP="001512DD">
            <w:pPr>
              <w:spacing w:after="0"/>
            </w:pPr>
          </w:p>
        </w:tc>
        <w:tc>
          <w:tcPr>
            <w:tcW w:w="7194" w:type="dxa"/>
            <w:gridSpan w:val="2"/>
            <w:tcBorders>
              <w:top w:val="single" w:sz="4" w:space="0" w:color="000000"/>
              <w:left w:val="single" w:sz="4" w:space="0" w:color="auto"/>
              <w:bottom w:val="single" w:sz="4" w:space="0" w:color="000000"/>
              <w:right w:val="single" w:sz="18" w:space="0" w:color="000000"/>
            </w:tcBorders>
          </w:tcPr>
          <w:p w14:paraId="225D69D2" w14:textId="28151F0B"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17. How much land did your household request?  (</w:t>
            </w:r>
            <w:proofErr w:type="spellStart"/>
            <w:r w:rsidR="006511A2" w:rsidRPr="001512DD">
              <w:rPr>
                <w:b/>
                <w:w w:val="105"/>
              </w:rPr>
              <w:t>area_request</w:t>
            </w:r>
            <w:proofErr w:type="spellEnd"/>
            <w:r w:rsidR="006511A2" w:rsidRPr="001512DD">
              <w:rPr>
                <w:w w:val="105"/>
              </w:rPr>
              <w:t>)</w:t>
            </w:r>
          </w:p>
          <w:p w14:paraId="6DAE554D" w14:textId="74B165E4" w:rsidR="006511A2" w:rsidRPr="001512DD" w:rsidRDefault="006511A2" w:rsidP="001512D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540B5B9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7C3BFB24"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F4BC2D1"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87DBB32" w14:textId="44AFC0D9" w:rsidR="006511A2" w:rsidRPr="001512DD" w:rsidRDefault="006C2023" w:rsidP="001512DD">
            <w:pPr>
              <w:spacing w:after="0"/>
              <w:rPr>
                <w:color w:val="000000"/>
              </w:rPr>
            </w:pPr>
            <w:r>
              <w:rPr>
                <w:w w:val="105"/>
              </w:rPr>
              <w:t>D</w:t>
            </w:r>
            <w:r w:rsidR="006511A2" w:rsidRPr="001512DD">
              <w:rPr>
                <w:w w:val="105"/>
              </w:rPr>
              <w:t>17b. Units (</w:t>
            </w:r>
            <w:r w:rsidR="006511A2" w:rsidRPr="001512DD">
              <w:rPr>
                <w:b/>
                <w:w w:val="105"/>
              </w:rPr>
              <w:t>unit4</w:t>
            </w:r>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2A833CF7" w14:textId="77777777" w:rsidR="006511A2" w:rsidRPr="001512DD" w:rsidRDefault="006511A2" w:rsidP="001512DD">
            <w:pPr>
              <w:spacing w:after="0"/>
              <w:rPr>
                <w:rFonts w:cs="Times New Roman"/>
                <w:w w:val="105"/>
              </w:rPr>
            </w:pPr>
            <w:r w:rsidRPr="001512DD">
              <w:rPr>
                <w:rFonts w:cs="Times New Roman"/>
                <w:w w:val="105"/>
              </w:rPr>
              <w:t>1=Lima</w:t>
            </w:r>
          </w:p>
          <w:p w14:paraId="07C6945E" w14:textId="77777777" w:rsidR="006511A2" w:rsidRPr="001512DD" w:rsidRDefault="006511A2" w:rsidP="001512DD">
            <w:pPr>
              <w:spacing w:after="0"/>
              <w:rPr>
                <w:rFonts w:cs="Times New Roman"/>
                <w:w w:val="105"/>
              </w:rPr>
            </w:pPr>
            <w:r w:rsidRPr="001512DD">
              <w:rPr>
                <w:rFonts w:cs="Times New Roman"/>
                <w:w w:val="105"/>
              </w:rPr>
              <w:t>2=Acre</w:t>
            </w:r>
          </w:p>
          <w:p w14:paraId="68369C4F" w14:textId="77777777" w:rsidR="006511A2" w:rsidRPr="001512DD" w:rsidRDefault="006511A2" w:rsidP="001512DD">
            <w:pPr>
              <w:spacing w:after="0"/>
              <w:rPr>
                <w:rFonts w:cs="Times New Roman"/>
                <w:w w:val="105"/>
              </w:rPr>
            </w:pPr>
            <w:r w:rsidRPr="001512DD">
              <w:rPr>
                <w:rFonts w:cs="Times New Roman"/>
                <w:w w:val="105"/>
              </w:rPr>
              <w:t>3=Hectare</w:t>
            </w:r>
          </w:p>
          <w:p w14:paraId="12176B74" w14:textId="77777777" w:rsidR="006511A2" w:rsidRPr="001512DD" w:rsidRDefault="006511A2" w:rsidP="001512DD">
            <w:pPr>
              <w:spacing w:after="0"/>
              <w:rPr>
                <w:rFonts w:cs="Times New Roman"/>
                <w:w w:val="105"/>
              </w:rPr>
            </w:pPr>
            <w:r w:rsidRPr="001512DD">
              <w:rPr>
                <w:rFonts w:cs="Times New Roman"/>
                <w:w w:val="105"/>
              </w:rPr>
              <w:t>4=Square meter</w:t>
            </w:r>
          </w:p>
          <w:p w14:paraId="2781F212" w14:textId="77777777" w:rsidR="006511A2" w:rsidRPr="001512DD" w:rsidRDefault="006511A2" w:rsidP="001512DD">
            <w:pPr>
              <w:spacing w:after="0"/>
              <w:rPr>
                <w:rFonts w:cs="Times New Roman"/>
                <w:w w:val="105"/>
              </w:rPr>
            </w:pPr>
            <w:r w:rsidRPr="001512DD">
              <w:rPr>
                <w:rFonts w:cs="Times New Roman"/>
                <w:w w:val="105"/>
              </w:rPr>
              <w:t>5=Steps</w:t>
            </w:r>
          </w:p>
          <w:p w14:paraId="3F306778" w14:textId="77777777" w:rsidR="006511A2" w:rsidRPr="001512DD" w:rsidRDefault="006511A2" w:rsidP="001512DD">
            <w:pPr>
              <w:spacing w:after="0"/>
            </w:pPr>
            <w:r w:rsidRPr="001512DD">
              <w:rPr>
                <w:rFonts w:cs="Times New Roman"/>
                <w:w w:val="105"/>
              </w:rPr>
              <w:t>6=Ropes</w:t>
            </w:r>
          </w:p>
          <w:p w14:paraId="3EFE32A5"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8E9CBCB"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5DC266A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41E9076"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4398C66C" w14:textId="27C06239" w:rsidR="006511A2" w:rsidRPr="001512DD" w:rsidRDefault="006C2023" w:rsidP="001512DD">
            <w:pPr>
              <w:spacing w:after="0"/>
              <w:rPr>
                <w:w w:val="105"/>
              </w:rPr>
            </w:pPr>
            <w:r>
              <w:rPr>
                <w:w w:val="105"/>
              </w:rPr>
              <w:t>D</w:t>
            </w:r>
            <w:r w:rsidR="006511A2" w:rsidRPr="001512DD">
              <w:rPr>
                <w:w w:val="105"/>
              </w:rPr>
              <w:t>18. What was the area of the land obtained? (</w:t>
            </w:r>
            <w:proofErr w:type="spellStart"/>
            <w:r w:rsidR="006511A2" w:rsidRPr="001512DD">
              <w:rPr>
                <w:b/>
                <w:w w:val="105"/>
              </w:rPr>
              <w:t>area_obtained</w:t>
            </w:r>
            <w:proofErr w:type="spellEnd"/>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0108FB"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0D9E8AA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5E96DA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720C76E" w14:textId="79E9E0C1" w:rsidR="006511A2" w:rsidRPr="001512DD" w:rsidRDefault="006C2023" w:rsidP="001512DD">
            <w:pPr>
              <w:spacing w:after="0"/>
              <w:rPr>
                <w:color w:val="000000"/>
              </w:rPr>
            </w:pPr>
            <w:r>
              <w:rPr>
                <w:w w:val="105"/>
              </w:rPr>
              <w:t>D</w:t>
            </w:r>
            <w:r w:rsidR="006511A2" w:rsidRPr="001512DD">
              <w:rPr>
                <w:w w:val="105"/>
              </w:rPr>
              <w:t>18b. Units (</w:t>
            </w:r>
            <w:r w:rsidR="006511A2" w:rsidRPr="001512DD">
              <w:rPr>
                <w:b/>
                <w:w w:val="105"/>
              </w:rPr>
              <w:t>unit5</w:t>
            </w:r>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6F8FBB66" w14:textId="77777777" w:rsidR="006511A2" w:rsidRPr="001512DD" w:rsidRDefault="006511A2" w:rsidP="001512DD">
            <w:pPr>
              <w:spacing w:after="0"/>
              <w:rPr>
                <w:rFonts w:cs="Times New Roman"/>
                <w:w w:val="105"/>
              </w:rPr>
            </w:pPr>
            <w:r w:rsidRPr="001512DD">
              <w:rPr>
                <w:rFonts w:cs="Times New Roman"/>
                <w:w w:val="105"/>
              </w:rPr>
              <w:t>1=Lima</w:t>
            </w:r>
          </w:p>
          <w:p w14:paraId="78151C3B" w14:textId="77777777" w:rsidR="006511A2" w:rsidRPr="001512DD" w:rsidRDefault="006511A2" w:rsidP="001512DD">
            <w:pPr>
              <w:spacing w:after="0"/>
              <w:rPr>
                <w:rFonts w:cs="Times New Roman"/>
                <w:w w:val="105"/>
              </w:rPr>
            </w:pPr>
            <w:r w:rsidRPr="001512DD">
              <w:rPr>
                <w:rFonts w:cs="Times New Roman"/>
                <w:w w:val="105"/>
              </w:rPr>
              <w:t>2=Acre</w:t>
            </w:r>
          </w:p>
          <w:p w14:paraId="5CE8FE17" w14:textId="77777777" w:rsidR="006511A2" w:rsidRPr="001512DD" w:rsidRDefault="006511A2" w:rsidP="001512DD">
            <w:pPr>
              <w:spacing w:after="0"/>
              <w:rPr>
                <w:rFonts w:cs="Times New Roman"/>
                <w:w w:val="105"/>
              </w:rPr>
            </w:pPr>
            <w:r w:rsidRPr="001512DD">
              <w:rPr>
                <w:rFonts w:cs="Times New Roman"/>
                <w:w w:val="105"/>
              </w:rPr>
              <w:t>3=Hectare</w:t>
            </w:r>
          </w:p>
          <w:p w14:paraId="71689F87" w14:textId="77777777" w:rsidR="006511A2" w:rsidRPr="001512DD" w:rsidRDefault="006511A2" w:rsidP="001512DD">
            <w:pPr>
              <w:spacing w:after="0"/>
              <w:rPr>
                <w:rFonts w:cs="Times New Roman"/>
                <w:w w:val="105"/>
              </w:rPr>
            </w:pPr>
            <w:r w:rsidRPr="001512DD">
              <w:rPr>
                <w:rFonts w:cs="Times New Roman"/>
                <w:w w:val="105"/>
              </w:rPr>
              <w:t>4=Square meter</w:t>
            </w:r>
          </w:p>
          <w:p w14:paraId="55BD02D1" w14:textId="77777777" w:rsidR="006511A2" w:rsidRPr="001512DD" w:rsidRDefault="006511A2" w:rsidP="001512DD">
            <w:pPr>
              <w:spacing w:after="0"/>
              <w:rPr>
                <w:rFonts w:cs="Times New Roman"/>
                <w:w w:val="105"/>
              </w:rPr>
            </w:pPr>
            <w:r w:rsidRPr="001512DD">
              <w:rPr>
                <w:rFonts w:cs="Times New Roman"/>
                <w:w w:val="105"/>
              </w:rPr>
              <w:t>5=Steps</w:t>
            </w:r>
          </w:p>
          <w:p w14:paraId="4F21E0AB" w14:textId="77777777" w:rsidR="006511A2" w:rsidRPr="001512DD" w:rsidRDefault="006511A2" w:rsidP="001512DD">
            <w:pPr>
              <w:spacing w:after="0"/>
            </w:pPr>
            <w:r w:rsidRPr="001512DD">
              <w:rPr>
                <w:rFonts w:cs="Times New Roman"/>
                <w:w w:val="105"/>
              </w:rPr>
              <w:t>6=Ropes</w:t>
            </w:r>
          </w:p>
          <w:p w14:paraId="61B4EAAB"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49B8732"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3D53138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2893BF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5CE9DF1" w14:textId="343D1E1B" w:rsidR="006511A2" w:rsidRPr="001512DD" w:rsidRDefault="006C2023" w:rsidP="001512DD">
            <w:pPr>
              <w:spacing w:after="0"/>
              <w:rPr>
                <w:w w:val="105"/>
              </w:rPr>
            </w:pPr>
            <w:r>
              <w:rPr>
                <w:w w:val="105"/>
              </w:rPr>
              <w:t>D</w:t>
            </w:r>
            <w:r w:rsidR="006511A2" w:rsidRPr="001512DD">
              <w:rPr>
                <w:w w:val="105"/>
              </w:rPr>
              <w:t>19. What was the condition of the land when the household obtained it? (</w:t>
            </w:r>
            <w:proofErr w:type="spellStart"/>
            <w:r w:rsidR="006511A2" w:rsidRPr="001512DD">
              <w:rPr>
                <w:b/>
                <w:w w:val="105"/>
              </w:rPr>
              <w:t>land_state</w:t>
            </w:r>
            <w:proofErr w:type="spellEnd"/>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428E0244" w14:textId="6B4F06B2" w:rsidR="006511A2" w:rsidRPr="001512DD" w:rsidRDefault="006511A2" w:rsidP="001512DD">
            <w:pPr>
              <w:spacing w:after="0"/>
              <w:rPr>
                <w:rFonts w:cs="Times New Roman"/>
                <w:w w:val="105"/>
              </w:rPr>
            </w:pPr>
            <w:r w:rsidRPr="001512DD">
              <w:rPr>
                <w:rFonts w:cs="Times New Roman"/>
                <w:w w:val="105"/>
              </w:rPr>
              <w:t>1=Undeveloped</w:t>
            </w:r>
          </w:p>
          <w:p w14:paraId="5CF9C1C5" w14:textId="40ADEE8C" w:rsidR="006511A2" w:rsidRPr="001512DD" w:rsidRDefault="006511A2" w:rsidP="001512DD">
            <w:pPr>
              <w:spacing w:after="0"/>
              <w:rPr>
                <w:rFonts w:cs="Times New Roman"/>
                <w:w w:val="105"/>
              </w:rPr>
            </w:pPr>
            <w:r w:rsidRPr="001512DD">
              <w:rPr>
                <w:rFonts w:cs="Times New Roman"/>
                <w:w w:val="105"/>
              </w:rPr>
              <w:t>2=Fallow</w:t>
            </w:r>
          </w:p>
          <w:p w14:paraId="748B7EF3" w14:textId="24EAEAD3" w:rsidR="006511A2" w:rsidRPr="001512DD" w:rsidRDefault="006511A2" w:rsidP="001512DD">
            <w:pPr>
              <w:spacing w:after="0"/>
              <w:rPr>
                <w:rFonts w:cs="Times New Roman"/>
                <w:w w:val="105"/>
              </w:rPr>
            </w:pPr>
            <w:r w:rsidRPr="001512DD">
              <w:rPr>
                <w:rFonts w:cs="Times New Roman"/>
                <w:w w:val="105"/>
              </w:rPr>
              <w:t>3=Productive</w:t>
            </w:r>
          </w:p>
          <w:p w14:paraId="479F5226" w14:textId="6105D3A7" w:rsidR="006511A2" w:rsidRPr="001512DD" w:rsidRDefault="006511A2" w:rsidP="001512D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461F642E"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47ADB66D"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AEB2A52"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AC36BB2" w14:textId="76E816CB" w:rsidR="006511A2" w:rsidRPr="001512DD" w:rsidRDefault="006C2023" w:rsidP="001512DD">
            <w:pPr>
              <w:spacing w:after="0"/>
              <w:rPr>
                <w:w w:val="105"/>
              </w:rPr>
            </w:pPr>
            <w:r>
              <w:rPr>
                <w:w w:val="105"/>
              </w:rPr>
              <w:t>D</w:t>
            </w:r>
            <w:r w:rsidR="006511A2" w:rsidRPr="001512DD">
              <w:rPr>
                <w:w w:val="105"/>
              </w:rPr>
              <w:t>19b.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660778AF"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0F75F598"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417B6BF"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68AC5F75" w14:textId="094ACCB9" w:rsidR="006511A2" w:rsidRPr="001512DD" w:rsidRDefault="006C2023" w:rsidP="001512DD">
            <w:pPr>
              <w:spacing w:afterLines="20" w:after="48" w:line="240" w:lineRule="auto"/>
              <w:ind w:left="10"/>
              <w:contextualSpacing/>
              <w:rPr>
                <w:w w:val="105"/>
              </w:rPr>
            </w:pPr>
            <w:commentRangeStart w:id="43"/>
            <w:r>
              <w:rPr>
                <w:w w:val="105"/>
              </w:rPr>
              <w:t>D</w:t>
            </w:r>
            <w:r w:rsidR="006511A2" w:rsidRPr="001512DD">
              <w:rPr>
                <w:w w:val="105"/>
              </w:rPr>
              <w:t>20. In the past five years, has your household ever had land that you were using reallocated by village or chief authorities to be used for other purposes? (</w:t>
            </w:r>
            <w:r w:rsidR="006511A2" w:rsidRPr="001512DD">
              <w:rPr>
                <w:b/>
                <w:w w:val="105"/>
              </w:rPr>
              <w:t>reallocate</w:t>
            </w:r>
            <w:r w:rsidR="006511A2" w:rsidRPr="001512DD">
              <w:rPr>
                <w:w w:val="105"/>
              </w:rPr>
              <w:t>)</w:t>
            </w:r>
            <w:commentRangeEnd w:id="43"/>
            <w:r w:rsidR="00EC2087">
              <w:rPr>
                <w:rStyle w:val="CommentReference"/>
              </w:rPr>
              <w:commentReference w:id="43"/>
            </w:r>
          </w:p>
          <w:p w14:paraId="3CCA871E" w14:textId="68D727D4" w:rsidR="006511A2" w:rsidRPr="001512DD" w:rsidRDefault="006511A2" w:rsidP="001512DD">
            <w:pPr>
              <w:spacing w:afterLines="20" w:after="48" w:line="240" w:lineRule="auto"/>
              <w:ind w:left="10"/>
              <w:contextualSpacing/>
              <w:rPr>
                <w:i/>
                <w:w w:val="105"/>
              </w:rPr>
            </w:pPr>
            <w:r w:rsidRPr="001512DD">
              <w:rPr>
                <w:i/>
                <w:w w:val="105"/>
              </w:rPr>
              <w:t xml:space="preserve">If </w:t>
            </w:r>
            <w:r w:rsidR="007306C5" w:rsidRPr="001512DD">
              <w:rPr>
                <w:i/>
                <w:w w:val="105"/>
              </w:rPr>
              <w:t>not 1, skip to Module D</w:t>
            </w:r>
          </w:p>
        </w:tc>
        <w:tc>
          <w:tcPr>
            <w:tcW w:w="4332" w:type="dxa"/>
            <w:gridSpan w:val="3"/>
            <w:tcBorders>
              <w:top w:val="single" w:sz="4" w:space="0" w:color="000000"/>
              <w:bottom w:val="single" w:sz="4" w:space="0" w:color="000000"/>
              <w:right w:val="single" w:sz="18" w:space="0" w:color="000000"/>
            </w:tcBorders>
          </w:tcPr>
          <w:p w14:paraId="40AE598C" w14:textId="77777777" w:rsidR="006511A2" w:rsidRPr="001512DD" w:rsidRDefault="006511A2" w:rsidP="001512DD">
            <w:pPr>
              <w:spacing w:after="0"/>
            </w:pPr>
            <w:r w:rsidRPr="001512DD">
              <w:t>1=No</w:t>
            </w:r>
          </w:p>
          <w:p w14:paraId="7BAE2CEB" w14:textId="77777777" w:rsidR="006511A2" w:rsidRPr="001512DD" w:rsidRDefault="006511A2" w:rsidP="001512DD">
            <w:pPr>
              <w:spacing w:after="0"/>
            </w:pPr>
            <w:r w:rsidRPr="001512DD">
              <w:t>2=Yes</w:t>
            </w:r>
            <w:r w:rsidRPr="001512DD" w:rsidDel="00226116">
              <w:t xml:space="preserve"> </w:t>
            </w:r>
          </w:p>
          <w:p w14:paraId="63FE2423" w14:textId="77777777" w:rsidR="006511A2" w:rsidRPr="001512DD" w:rsidRDefault="006511A2" w:rsidP="001512DD">
            <w:pPr>
              <w:spacing w:after="0"/>
            </w:pPr>
            <w:r w:rsidRPr="001512DD">
              <w:t>888=Don’t know</w:t>
            </w:r>
          </w:p>
          <w:p w14:paraId="27BD3ACB"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21853CB0"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AE3E3D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9F4E737"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570AFE" w14:textId="2FD8A2E5" w:rsidR="007306C5" w:rsidRPr="001512DD" w:rsidRDefault="006C2023" w:rsidP="001512DD">
            <w:pPr>
              <w:spacing w:after="0"/>
              <w:rPr>
                <w:w w:val="105"/>
              </w:rPr>
            </w:pPr>
            <w:r>
              <w:rPr>
                <w:w w:val="105"/>
              </w:rPr>
              <w:t>D</w:t>
            </w:r>
            <w:r w:rsidR="007306C5" w:rsidRPr="001512DD">
              <w:rPr>
                <w:w w:val="105"/>
              </w:rPr>
              <w:t>21. How many times was land reallocated? (</w:t>
            </w:r>
            <w:proofErr w:type="spellStart"/>
            <w:r w:rsidR="007306C5" w:rsidRPr="001512DD">
              <w:rPr>
                <w:b/>
                <w:w w:val="105"/>
              </w:rPr>
              <w:t>reallocate_freq</w:t>
            </w:r>
            <w:proofErr w:type="spellEnd"/>
            <w:r w:rsidR="007306C5"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4D55DD"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A10EC0E"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7E93D0E" w14:textId="77777777" w:rsidR="007306C5" w:rsidRPr="001512DD" w:rsidRDefault="007306C5" w:rsidP="001512DD">
            <w:pPr>
              <w:spacing w:after="0"/>
            </w:pPr>
          </w:p>
        </w:tc>
        <w:tc>
          <w:tcPr>
            <w:tcW w:w="4677" w:type="dxa"/>
            <w:tcBorders>
              <w:left w:val="single" w:sz="4" w:space="0" w:color="auto"/>
              <w:right w:val="single" w:sz="18" w:space="0" w:color="000000"/>
            </w:tcBorders>
          </w:tcPr>
          <w:p w14:paraId="79D83134" w14:textId="5A2FB67B" w:rsidR="007306C5" w:rsidRPr="001512DD" w:rsidRDefault="006C2023" w:rsidP="001512DD">
            <w:pPr>
              <w:spacing w:after="0"/>
              <w:rPr>
                <w:w w:val="105"/>
              </w:rPr>
            </w:pPr>
            <w:r>
              <w:rPr>
                <w:w w:val="105"/>
              </w:rPr>
              <w:t>D</w:t>
            </w:r>
            <w:r w:rsidR="007306C5" w:rsidRPr="001512DD">
              <w:rPr>
                <w:w w:val="105"/>
              </w:rPr>
              <w:t xml:space="preserve">22. Why was the land reallocated? </w:t>
            </w:r>
            <w:r w:rsidR="007306C5" w:rsidRPr="001512DD">
              <w:rPr>
                <w:w w:val="105"/>
              </w:rPr>
              <w:lastRenderedPageBreak/>
              <w:t>(</w:t>
            </w:r>
            <w:proofErr w:type="spellStart"/>
            <w:r w:rsidR="007306C5" w:rsidRPr="001512DD">
              <w:rPr>
                <w:b/>
                <w:w w:val="105"/>
              </w:rPr>
              <w:t>reallocate_exp</w:t>
            </w:r>
            <w:proofErr w:type="spellEnd"/>
            <w:r w:rsidR="007306C5"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75E4800A" w14:textId="77777777" w:rsidR="007306C5" w:rsidRPr="001512DD" w:rsidRDefault="007306C5" w:rsidP="001512DD">
            <w:pPr>
              <w:spacing w:after="0"/>
              <w:rPr>
                <w:w w:val="105"/>
              </w:rPr>
            </w:pPr>
            <w:r w:rsidRPr="001512DD">
              <w:rPr>
                <w:i/>
                <w:color w:val="A6A6A6" w:themeColor="background1" w:themeShade="A6"/>
              </w:rPr>
              <w:lastRenderedPageBreak/>
              <w:t>(Text)</w:t>
            </w:r>
          </w:p>
        </w:tc>
      </w:tr>
      <w:tr w:rsidR="007306C5" w:rsidRPr="001512DD" w14:paraId="688CBF9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3A87FCD"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23BCD5E" w14:textId="71436356" w:rsidR="007306C5" w:rsidRPr="001512DD" w:rsidRDefault="006C2023" w:rsidP="001512DD">
            <w:pPr>
              <w:spacing w:after="0"/>
              <w:rPr>
                <w:w w:val="105"/>
              </w:rPr>
            </w:pPr>
            <w:r>
              <w:rPr>
                <w:w w:val="105"/>
              </w:rPr>
              <w:t>D</w:t>
            </w:r>
            <w:r w:rsidR="007306C5" w:rsidRPr="001512DD">
              <w:rPr>
                <w:w w:val="105"/>
              </w:rPr>
              <w:t>23. How much land was reallocated? (</w:t>
            </w:r>
            <w:proofErr w:type="spellStart"/>
            <w:r w:rsidR="007306C5" w:rsidRPr="001512DD">
              <w:rPr>
                <w:b/>
                <w:w w:val="105"/>
              </w:rPr>
              <w:t>reallocate_size</w:t>
            </w:r>
            <w:proofErr w:type="spellEnd"/>
            <w:r w:rsidR="007306C5"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B424638"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74140E0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5D1DE60" w14:textId="77777777" w:rsidR="007306C5" w:rsidRPr="001512DD" w:rsidRDefault="007306C5"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F4CFB72" w14:textId="520F8903" w:rsidR="007306C5" w:rsidRPr="001512DD" w:rsidRDefault="006C2023" w:rsidP="001512DD">
            <w:pPr>
              <w:spacing w:after="0"/>
              <w:rPr>
                <w:color w:val="000000"/>
              </w:rPr>
            </w:pPr>
            <w:r>
              <w:rPr>
                <w:w w:val="105"/>
              </w:rPr>
              <w:t>D</w:t>
            </w:r>
            <w:r w:rsidR="007306C5" w:rsidRPr="001512DD">
              <w:rPr>
                <w:w w:val="105"/>
              </w:rPr>
              <w:t>23b. Units (</w:t>
            </w:r>
            <w:r w:rsidR="007306C5" w:rsidRPr="001512DD">
              <w:rPr>
                <w:b/>
                <w:w w:val="105"/>
              </w:rPr>
              <w:t>unit6</w:t>
            </w:r>
            <w:r w:rsidR="007306C5" w:rsidRPr="001512DD">
              <w:rPr>
                <w:w w:val="105"/>
              </w:rPr>
              <w:t>)</w:t>
            </w:r>
          </w:p>
        </w:tc>
        <w:tc>
          <w:tcPr>
            <w:tcW w:w="4312" w:type="dxa"/>
            <w:gridSpan w:val="2"/>
            <w:tcBorders>
              <w:top w:val="single" w:sz="4" w:space="0" w:color="000000"/>
              <w:bottom w:val="single" w:sz="4" w:space="0" w:color="000000"/>
              <w:right w:val="single" w:sz="18" w:space="0" w:color="000000"/>
            </w:tcBorders>
          </w:tcPr>
          <w:p w14:paraId="1756ED8D" w14:textId="77777777" w:rsidR="007306C5" w:rsidRPr="001512DD" w:rsidRDefault="007306C5" w:rsidP="001512DD">
            <w:pPr>
              <w:spacing w:after="0"/>
              <w:rPr>
                <w:rFonts w:cs="Times New Roman"/>
                <w:w w:val="105"/>
              </w:rPr>
            </w:pPr>
            <w:r w:rsidRPr="001512DD">
              <w:rPr>
                <w:rFonts w:cs="Times New Roman"/>
                <w:w w:val="105"/>
              </w:rPr>
              <w:t>1=Lima</w:t>
            </w:r>
          </w:p>
          <w:p w14:paraId="7CE40958" w14:textId="77777777" w:rsidR="007306C5" w:rsidRPr="001512DD" w:rsidRDefault="007306C5" w:rsidP="001512DD">
            <w:pPr>
              <w:spacing w:after="0"/>
              <w:rPr>
                <w:rFonts w:cs="Times New Roman"/>
                <w:w w:val="105"/>
              </w:rPr>
            </w:pPr>
            <w:r w:rsidRPr="001512DD">
              <w:rPr>
                <w:rFonts w:cs="Times New Roman"/>
                <w:w w:val="105"/>
              </w:rPr>
              <w:t>2=Acre</w:t>
            </w:r>
          </w:p>
          <w:p w14:paraId="53476DFA" w14:textId="77777777" w:rsidR="007306C5" w:rsidRPr="001512DD" w:rsidRDefault="007306C5" w:rsidP="001512DD">
            <w:pPr>
              <w:spacing w:after="0"/>
              <w:rPr>
                <w:rFonts w:cs="Times New Roman"/>
                <w:w w:val="105"/>
              </w:rPr>
            </w:pPr>
            <w:r w:rsidRPr="001512DD">
              <w:rPr>
                <w:rFonts w:cs="Times New Roman"/>
                <w:w w:val="105"/>
              </w:rPr>
              <w:t>3=Hectare</w:t>
            </w:r>
          </w:p>
          <w:p w14:paraId="7652F725" w14:textId="77777777" w:rsidR="007306C5" w:rsidRPr="001512DD" w:rsidRDefault="007306C5" w:rsidP="001512DD">
            <w:pPr>
              <w:spacing w:after="0"/>
              <w:rPr>
                <w:rFonts w:cs="Times New Roman"/>
                <w:w w:val="105"/>
              </w:rPr>
            </w:pPr>
            <w:r w:rsidRPr="001512DD">
              <w:rPr>
                <w:rFonts w:cs="Times New Roman"/>
                <w:w w:val="105"/>
              </w:rPr>
              <w:t>4=Square meter</w:t>
            </w:r>
          </w:p>
          <w:p w14:paraId="67E032C9" w14:textId="77777777" w:rsidR="007306C5" w:rsidRPr="001512DD" w:rsidRDefault="007306C5" w:rsidP="001512DD">
            <w:pPr>
              <w:spacing w:after="0"/>
              <w:rPr>
                <w:rFonts w:cs="Times New Roman"/>
                <w:w w:val="105"/>
              </w:rPr>
            </w:pPr>
            <w:r w:rsidRPr="001512DD">
              <w:rPr>
                <w:rFonts w:cs="Times New Roman"/>
                <w:w w:val="105"/>
              </w:rPr>
              <w:t>5=Steps</w:t>
            </w:r>
          </w:p>
          <w:p w14:paraId="1F093C09" w14:textId="77777777" w:rsidR="007306C5" w:rsidRPr="001512DD" w:rsidRDefault="007306C5" w:rsidP="001512DD">
            <w:pPr>
              <w:spacing w:after="0"/>
            </w:pPr>
            <w:r w:rsidRPr="001512DD">
              <w:rPr>
                <w:rFonts w:cs="Times New Roman"/>
                <w:w w:val="105"/>
              </w:rPr>
              <w:t>6=Ropes</w:t>
            </w:r>
          </w:p>
          <w:p w14:paraId="4050F824" w14:textId="77777777" w:rsidR="007306C5" w:rsidRPr="001512DD" w:rsidRDefault="007306C5"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D4C52DE"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bl>
    <w:p w14:paraId="21AAB706" w14:textId="77777777" w:rsidR="00BE53B1" w:rsidRPr="001512DD" w:rsidRDefault="00BE53B1" w:rsidP="001512DD">
      <w:pPr>
        <w:spacing w:after="0" w:line="240" w:lineRule="auto"/>
        <w:contextualSpacing/>
        <w:rPr>
          <w:rFonts w:eastAsia="Times New Roman" w:cs="Times New Roman"/>
          <w:lang w:eastAsia="zh-CN"/>
        </w:rPr>
      </w:pPr>
    </w:p>
    <w:p w14:paraId="2D3C2AE9" w14:textId="77777777" w:rsidR="00BE53B1" w:rsidRPr="001512DD" w:rsidRDefault="00BE53B1" w:rsidP="001512DD">
      <w:pPr>
        <w:spacing w:after="0" w:line="240" w:lineRule="auto"/>
        <w:contextualSpacing/>
        <w:rPr>
          <w:rFonts w:eastAsia="Times New Roman" w:cs="Times New Roman"/>
          <w:lang w:eastAsia="zh-CN"/>
        </w:rPr>
      </w:pPr>
    </w:p>
    <w:p w14:paraId="56DD8722" w14:textId="77777777" w:rsidR="006C2023" w:rsidRDefault="006C2023" w:rsidP="001512DD">
      <w:pPr>
        <w:spacing w:after="0" w:line="240" w:lineRule="auto"/>
        <w:contextualSpacing/>
        <w:rPr>
          <w:rFonts w:eastAsia="Times New Roman" w:cs="Times New Roman"/>
          <w:lang w:eastAsia="zh-CN"/>
        </w:rPr>
        <w:sectPr w:rsidR="006C2023" w:rsidSect="00512DC2">
          <w:pgSz w:w="12240" w:h="15840"/>
          <w:pgMar w:top="1440" w:right="1080" w:bottom="1440" w:left="1080" w:header="720" w:footer="720" w:gutter="0"/>
          <w:cols w:space="720"/>
          <w:docGrid w:linePitch="360"/>
        </w:sectPr>
      </w:pPr>
    </w:p>
    <w:p w14:paraId="283479C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w:t>
      </w:r>
    </w:p>
    <w:p w14:paraId="0030EB2A" w14:textId="77777777" w:rsidR="00F25BF8" w:rsidRPr="00F25BF8" w:rsidRDefault="00F25BF8" w:rsidP="00F25BF8">
      <w:pPr>
        <w:widowControl w:val="0"/>
        <w:autoSpaceDE w:val="0"/>
        <w:autoSpaceDN w:val="0"/>
        <w:adjustRightInd w:val="0"/>
        <w:spacing w:after="0" w:line="240" w:lineRule="auto"/>
        <w:contextualSpacing/>
        <w:rPr>
          <w:rFonts w:eastAsia="SimSun" w:cs="Times"/>
        </w:rPr>
      </w:pPr>
      <w:r w:rsidRPr="00F25BF8">
        <w:rPr>
          <w:rFonts w:eastAsia="SimSun"/>
        </w:rPr>
        <w:t>Now I would like to learn more about each of the fields that your household uses. Let’s start with a discussion of your largest field.</w:t>
      </w:r>
    </w:p>
    <w:tbl>
      <w:tblPr>
        <w:tblStyle w:val="TableGrid2"/>
        <w:tblW w:w="15000" w:type="dxa"/>
        <w:jc w:val="center"/>
        <w:tblLayout w:type="fixed"/>
        <w:tblCellMar>
          <w:left w:w="29" w:type="dxa"/>
          <w:right w:w="29" w:type="dxa"/>
        </w:tblCellMar>
        <w:tblLook w:val="04A0" w:firstRow="1" w:lastRow="0" w:firstColumn="1" w:lastColumn="0" w:noHBand="0" w:noVBand="1"/>
      </w:tblPr>
      <w:tblGrid>
        <w:gridCol w:w="694"/>
        <w:gridCol w:w="1101"/>
        <w:gridCol w:w="900"/>
        <w:gridCol w:w="900"/>
        <w:gridCol w:w="1022"/>
        <w:gridCol w:w="1023"/>
        <w:gridCol w:w="2880"/>
        <w:gridCol w:w="1800"/>
        <w:gridCol w:w="1800"/>
        <w:gridCol w:w="2880"/>
      </w:tblGrid>
      <w:tr w:rsidR="00F25BF8" w:rsidRPr="00F25BF8" w14:paraId="0A0C212E" w14:textId="77777777" w:rsidTr="00F25BF8">
        <w:trPr>
          <w:trHeight w:val="20"/>
          <w:jc w:val="center"/>
        </w:trPr>
        <w:tc>
          <w:tcPr>
            <w:tcW w:w="694" w:type="dxa"/>
            <w:vMerge w:val="restart"/>
          </w:tcPr>
          <w:p w14:paraId="6FBA673F" w14:textId="77777777" w:rsidR="00F25BF8" w:rsidRPr="00F25BF8" w:rsidRDefault="00F25BF8" w:rsidP="00F25BF8">
            <w:pPr>
              <w:contextualSpacing/>
              <w:jc w:val="center"/>
              <w:rPr>
                <w:sz w:val="20"/>
              </w:rPr>
            </w:pPr>
            <w:r w:rsidRPr="00F25BF8">
              <w:rPr>
                <w:sz w:val="20"/>
              </w:rPr>
              <w:t>Field</w:t>
            </w:r>
          </w:p>
        </w:tc>
        <w:tc>
          <w:tcPr>
            <w:tcW w:w="1101" w:type="dxa"/>
            <w:vMerge w:val="restart"/>
          </w:tcPr>
          <w:p w14:paraId="5D17D68B" w14:textId="77777777" w:rsidR="00F25BF8" w:rsidRPr="00F25BF8" w:rsidRDefault="00F25BF8" w:rsidP="00F25BF8">
            <w:pPr>
              <w:contextualSpacing/>
              <w:jc w:val="center"/>
              <w:rPr>
                <w:sz w:val="20"/>
              </w:rPr>
            </w:pPr>
            <w:r w:rsidRPr="00F25BF8">
              <w:rPr>
                <w:sz w:val="20"/>
              </w:rPr>
              <w:t>Field name</w:t>
            </w:r>
          </w:p>
        </w:tc>
        <w:tc>
          <w:tcPr>
            <w:tcW w:w="1800" w:type="dxa"/>
            <w:gridSpan w:val="2"/>
          </w:tcPr>
          <w:p w14:paraId="768E880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 What is the area of this field?</w:t>
            </w:r>
          </w:p>
          <w:p w14:paraId="55068110" w14:textId="77777777" w:rsidR="00F25BF8" w:rsidRPr="00F25BF8" w:rsidRDefault="00F25BF8" w:rsidP="00F25BF8">
            <w:pPr>
              <w:kinsoku w:val="0"/>
              <w:overflowPunct w:val="0"/>
              <w:autoSpaceDE w:val="0"/>
              <w:autoSpaceDN w:val="0"/>
              <w:adjustRightInd w:val="0"/>
              <w:contextualSpacing/>
              <w:jc w:val="center"/>
              <w:rPr>
                <w:rFonts w:cs="Times New Roman"/>
                <w:b/>
                <w:w w:val="105"/>
                <w:sz w:val="20"/>
              </w:rPr>
            </w:pPr>
            <w:r w:rsidRPr="00F25BF8">
              <w:rPr>
                <w:rFonts w:cs="Times New Roman"/>
                <w:sz w:val="20"/>
              </w:rPr>
              <w:t>(</w:t>
            </w:r>
            <w:proofErr w:type="spellStart"/>
            <w:r w:rsidRPr="00F25BF8">
              <w:rPr>
                <w:rFonts w:cs="Times New Roman"/>
                <w:b/>
                <w:sz w:val="20"/>
              </w:rPr>
              <w:t>group_fieldarea</w:t>
            </w:r>
            <w:proofErr w:type="spellEnd"/>
            <w:r w:rsidRPr="00F25BF8">
              <w:rPr>
                <w:rFonts w:cs="Times New Roman"/>
                <w:sz w:val="20"/>
              </w:rPr>
              <w:t>)</w:t>
            </w:r>
          </w:p>
        </w:tc>
        <w:tc>
          <w:tcPr>
            <w:tcW w:w="2045" w:type="dxa"/>
            <w:gridSpan w:val="2"/>
          </w:tcPr>
          <w:p w14:paraId="759225F1" w14:textId="77777777" w:rsidR="00F25BF8" w:rsidRPr="00F25BF8" w:rsidRDefault="00F25BF8" w:rsidP="00F25BF8">
            <w:pPr>
              <w:kinsoku w:val="0"/>
              <w:overflowPunct w:val="0"/>
              <w:autoSpaceDE w:val="0"/>
              <w:autoSpaceDN w:val="0"/>
              <w:adjustRightInd w:val="0"/>
              <w:ind w:right="241"/>
              <w:contextualSpacing/>
              <w:jc w:val="center"/>
              <w:rPr>
                <w:rFonts w:cs="Times New Roman"/>
                <w:w w:val="105"/>
                <w:sz w:val="20"/>
              </w:rPr>
            </w:pPr>
            <w:r w:rsidRPr="00F25BF8">
              <w:rPr>
                <w:rFonts w:cs="Times New Roman"/>
                <w:w w:val="105"/>
                <w:sz w:val="20"/>
              </w:rPr>
              <w:t>E2. What is the distance from your house to the field?</w:t>
            </w:r>
          </w:p>
          <w:p w14:paraId="02C6744F" w14:textId="77777777" w:rsidR="00F25BF8" w:rsidRPr="00F25BF8" w:rsidRDefault="00F25BF8" w:rsidP="00F25BF8">
            <w:pPr>
              <w:kinsoku w:val="0"/>
              <w:overflowPunct w:val="0"/>
              <w:autoSpaceDE w:val="0"/>
              <w:autoSpaceDN w:val="0"/>
              <w:adjustRightInd w:val="0"/>
              <w:ind w:right="241"/>
              <w:contextualSpacing/>
              <w:jc w:val="center"/>
              <w:rPr>
                <w:rFonts w:cs="Times New Roman"/>
                <w:i/>
                <w:w w:val="105"/>
                <w:sz w:val="20"/>
              </w:rPr>
            </w:pPr>
            <w:r w:rsidRPr="00F25BF8">
              <w:rPr>
                <w:rFonts w:cs="Times New Roman"/>
                <w:i/>
                <w:w w:val="105"/>
                <w:sz w:val="20"/>
              </w:rPr>
              <w:t>One way, from the main household</w:t>
            </w:r>
          </w:p>
          <w:p w14:paraId="1268A197" w14:textId="77777777" w:rsidR="00F25BF8" w:rsidRPr="00F25BF8" w:rsidRDefault="00F25BF8" w:rsidP="00F25BF8">
            <w:pPr>
              <w:kinsoku w:val="0"/>
              <w:overflowPunct w:val="0"/>
              <w:autoSpaceDE w:val="0"/>
              <w:autoSpaceDN w:val="0"/>
              <w:adjustRightInd w:val="0"/>
              <w:ind w:right="241"/>
              <w:contextualSpacing/>
              <w:jc w:val="center"/>
              <w:rPr>
                <w:rFonts w:cs="Times New Roman"/>
                <w:sz w:val="20"/>
              </w:rPr>
            </w:pPr>
            <w:r w:rsidRPr="00F25BF8">
              <w:rPr>
                <w:rFonts w:cs="Times New Roman"/>
                <w:w w:val="105"/>
                <w:sz w:val="20"/>
              </w:rPr>
              <w:t>(</w:t>
            </w:r>
            <w:proofErr w:type="spellStart"/>
            <w:r w:rsidRPr="00F25BF8">
              <w:rPr>
                <w:rFonts w:cs="Times New Roman"/>
                <w:b/>
                <w:w w:val="105"/>
                <w:sz w:val="20"/>
              </w:rPr>
              <w:t>grp_distance_field</w:t>
            </w:r>
            <w:proofErr w:type="spellEnd"/>
            <w:r w:rsidRPr="00F25BF8">
              <w:rPr>
                <w:rFonts w:cs="Times New Roman"/>
                <w:w w:val="105"/>
                <w:sz w:val="20"/>
              </w:rPr>
              <w:t>)</w:t>
            </w:r>
          </w:p>
        </w:tc>
        <w:tc>
          <w:tcPr>
            <w:tcW w:w="2880" w:type="dxa"/>
            <w:vMerge w:val="restart"/>
          </w:tcPr>
          <w:p w14:paraId="530BDB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E3. During </w:t>
            </w:r>
            <w:r w:rsidRPr="00F25BF8">
              <w:rPr>
                <w:rFonts w:cs="Times New Roman"/>
                <w:sz w:val="20"/>
                <w:lang w:eastAsia="zh-CN"/>
              </w:rPr>
              <w:t>this</w:t>
            </w:r>
            <w:r w:rsidRPr="00F25BF8">
              <w:rPr>
                <w:rFonts w:cs="Times New Roman"/>
                <w:sz w:val="20"/>
              </w:rPr>
              <w:t xml:space="preserve"> last agricultural season (2013-2014), did your household farm this field, leave it fallow, or use it for pasture or some other non-agricultural use?</w:t>
            </w:r>
            <w:r w:rsidRPr="00F25BF8">
              <w:rPr>
                <w:rFonts w:cs="Times New Roman"/>
                <w:i/>
                <w:sz w:val="20"/>
              </w:rPr>
              <w:t xml:space="preserve"> (See Code below)</w:t>
            </w:r>
          </w:p>
          <w:p w14:paraId="08FA209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sz w:val="20"/>
              </w:rPr>
              <w:t>If 1, skip to</w:t>
            </w:r>
            <w:r w:rsidRPr="00F25BF8">
              <w:rPr>
                <w:rFonts w:cs="Times New Roman"/>
                <w:b/>
                <w:sz w:val="20"/>
              </w:rPr>
              <w:t xml:space="preserve"> E5</w:t>
            </w:r>
          </w:p>
          <w:p w14:paraId="7EC0A0B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sz w:val="20"/>
              </w:rPr>
              <w:t xml:space="preserve">If 4, skip to </w:t>
            </w:r>
            <w:r w:rsidRPr="00F25BF8">
              <w:rPr>
                <w:rFonts w:cs="Times New Roman"/>
                <w:b/>
                <w:sz w:val="20"/>
              </w:rPr>
              <w:t>E6</w:t>
            </w:r>
          </w:p>
        </w:tc>
        <w:tc>
          <w:tcPr>
            <w:tcW w:w="1800" w:type="dxa"/>
            <w:vMerge w:val="restart"/>
          </w:tcPr>
          <w:p w14:paraId="3EE242E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E4. What are the two most important reasons why your household chose to leave this field fallow?</w:t>
            </w:r>
          </w:p>
          <w:p w14:paraId="092C86C9" w14:textId="77777777" w:rsidR="00F25BF8" w:rsidRPr="00F25BF8" w:rsidRDefault="00F25BF8" w:rsidP="00F25BF8">
            <w:pPr>
              <w:kinsoku w:val="0"/>
              <w:overflowPunct w:val="0"/>
              <w:autoSpaceDE w:val="0"/>
              <w:autoSpaceDN w:val="0"/>
              <w:adjustRightInd w:val="0"/>
              <w:contextualSpacing/>
              <w:jc w:val="center"/>
              <w:rPr>
                <w:rFonts w:cs="Times New Roman"/>
                <w:i/>
                <w:sz w:val="20"/>
              </w:rPr>
            </w:pPr>
            <w:r w:rsidRPr="00F25BF8">
              <w:rPr>
                <w:rFonts w:cs="Times New Roman"/>
                <w:i/>
                <w:sz w:val="20"/>
              </w:rPr>
              <w:t>(See Code below)</w:t>
            </w:r>
          </w:p>
          <w:p w14:paraId="0C3B86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i/>
                <w:sz w:val="20"/>
              </w:rPr>
              <w:t>Probe and code</w:t>
            </w:r>
          </w:p>
        </w:tc>
        <w:tc>
          <w:tcPr>
            <w:tcW w:w="1800" w:type="dxa"/>
            <w:vMerge w:val="restart"/>
          </w:tcPr>
          <w:p w14:paraId="62ABEF1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E5. What was the </w:t>
            </w:r>
            <w:r w:rsidRPr="00F25BF8">
              <w:rPr>
                <w:rFonts w:cs="Times New Roman"/>
                <w:b/>
                <w:sz w:val="20"/>
              </w:rPr>
              <w:t>main crop</w:t>
            </w:r>
            <w:r w:rsidRPr="00F25BF8">
              <w:rPr>
                <w:rFonts w:cs="Times New Roman"/>
                <w:sz w:val="20"/>
              </w:rPr>
              <w:t xml:space="preserve"> your household planted </w:t>
            </w:r>
            <w:r w:rsidRPr="00F25BF8">
              <w:rPr>
                <w:rFonts w:cs="Times New Roman"/>
                <w:sz w:val="20"/>
                <w:lang w:eastAsia="zh-CN"/>
              </w:rPr>
              <w:t>on</w:t>
            </w:r>
            <w:r w:rsidRPr="00F25BF8">
              <w:rPr>
                <w:rFonts w:cs="Times New Roman"/>
                <w:sz w:val="20"/>
              </w:rPr>
              <w:t xml:space="preserve"> this field </w:t>
            </w:r>
            <w:r w:rsidRPr="00F25BF8">
              <w:rPr>
                <w:rFonts w:cs="Times New Roman"/>
                <w:sz w:val="20"/>
                <w:lang w:eastAsia="zh-CN"/>
              </w:rPr>
              <w:t>during this</w:t>
            </w:r>
            <w:r w:rsidRPr="00F25BF8">
              <w:rPr>
                <w:rFonts w:cs="Times New Roman"/>
                <w:sz w:val="20"/>
              </w:rPr>
              <w:t xml:space="preserve"> agricultural season</w:t>
            </w:r>
            <w:r w:rsidRPr="00F25BF8">
              <w:rPr>
                <w:rFonts w:cs="Times New Roman"/>
                <w:sz w:val="20"/>
                <w:lang w:eastAsia="zh-CN"/>
              </w:rPr>
              <w:t xml:space="preserve"> (2013/2014)</w:t>
            </w:r>
            <w:r w:rsidRPr="00F25BF8">
              <w:rPr>
                <w:rFonts w:cs="Times New Roman"/>
                <w:sz w:val="20"/>
              </w:rPr>
              <w:t>?</w:t>
            </w:r>
          </w:p>
          <w:p w14:paraId="78FF888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i/>
                <w:sz w:val="20"/>
              </w:rPr>
              <w:t>(See Code below)</w:t>
            </w:r>
          </w:p>
        </w:tc>
        <w:tc>
          <w:tcPr>
            <w:tcW w:w="2880" w:type="dxa"/>
            <w:vMerge w:val="restart"/>
          </w:tcPr>
          <w:p w14:paraId="7E24F6E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E6. What was the </w:t>
            </w:r>
            <w:r w:rsidRPr="00F25BF8">
              <w:rPr>
                <w:rFonts w:cs="Times New Roman"/>
                <w:b/>
                <w:sz w:val="20"/>
              </w:rPr>
              <w:t>method</w:t>
            </w:r>
            <w:r w:rsidRPr="00F25BF8">
              <w:rPr>
                <w:rFonts w:cs="Times New Roman"/>
                <w:sz w:val="20"/>
              </w:rPr>
              <w:t xml:space="preserve"> by which this field was acquired by your household?</w:t>
            </w:r>
          </w:p>
          <w:p w14:paraId="6B212315" w14:textId="77777777" w:rsidR="00F25BF8" w:rsidRPr="00F25BF8" w:rsidRDefault="00F25BF8" w:rsidP="00F25BF8">
            <w:pPr>
              <w:kinsoku w:val="0"/>
              <w:overflowPunct w:val="0"/>
              <w:autoSpaceDE w:val="0"/>
              <w:autoSpaceDN w:val="0"/>
              <w:adjustRightInd w:val="0"/>
              <w:contextualSpacing/>
              <w:jc w:val="center"/>
              <w:rPr>
                <w:rFonts w:cs="Times New Roman"/>
                <w:spacing w:val="1"/>
                <w:w w:val="105"/>
                <w:sz w:val="20"/>
              </w:rPr>
            </w:pPr>
          </w:p>
          <w:p w14:paraId="714BBFC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1=Inherited</w:t>
            </w:r>
          </w:p>
          <w:p w14:paraId="02085B4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2=Allocated by village</w:t>
            </w:r>
          </w:p>
          <w:p w14:paraId="15A3937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3=Purchased</w:t>
            </w:r>
          </w:p>
          <w:p w14:paraId="3F5DAED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4=Rented</w:t>
            </w:r>
          </w:p>
          <w:p w14:paraId="0809B18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5=Borrowed</w:t>
            </w:r>
          </w:p>
          <w:p w14:paraId="76EC0A5D" w14:textId="77777777" w:rsidR="00F25BF8" w:rsidRPr="00F25BF8" w:rsidRDefault="00F25BF8" w:rsidP="00F25BF8">
            <w:pPr>
              <w:kinsoku w:val="0"/>
              <w:overflowPunct w:val="0"/>
              <w:autoSpaceDE w:val="0"/>
              <w:autoSpaceDN w:val="0"/>
              <w:adjustRightInd w:val="0"/>
              <w:contextualSpacing/>
              <w:jc w:val="center"/>
              <w:rPr>
                <w:rFonts w:cs="Times New Roman"/>
                <w:i/>
                <w:sz w:val="20"/>
              </w:rPr>
            </w:pPr>
            <w:r w:rsidRPr="00F25BF8">
              <w:rPr>
                <w:rFonts w:cs="Times New Roman"/>
                <w:sz w:val="20"/>
              </w:rPr>
              <w:t>97=Other, specify</w:t>
            </w:r>
          </w:p>
          <w:p w14:paraId="585683D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If NOT 4, skip to </w:t>
            </w:r>
            <w:r w:rsidRPr="00F25BF8">
              <w:rPr>
                <w:rFonts w:cs="Times New Roman"/>
                <w:b/>
                <w:sz w:val="20"/>
              </w:rPr>
              <w:t>E8</w:t>
            </w:r>
          </w:p>
        </w:tc>
      </w:tr>
      <w:tr w:rsidR="00F25BF8" w:rsidRPr="00F25BF8" w14:paraId="6F92419A" w14:textId="77777777" w:rsidTr="00F25BF8">
        <w:trPr>
          <w:trHeight w:val="20"/>
          <w:jc w:val="center"/>
        </w:trPr>
        <w:tc>
          <w:tcPr>
            <w:tcW w:w="694" w:type="dxa"/>
            <w:vMerge/>
          </w:tcPr>
          <w:p w14:paraId="0E6187ED" w14:textId="77777777" w:rsidR="00F25BF8" w:rsidRPr="00F25BF8" w:rsidRDefault="00F25BF8" w:rsidP="00F25BF8">
            <w:pPr>
              <w:contextualSpacing/>
              <w:jc w:val="center"/>
              <w:rPr>
                <w:sz w:val="20"/>
              </w:rPr>
            </w:pPr>
          </w:p>
        </w:tc>
        <w:tc>
          <w:tcPr>
            <w:tcW w:w="1101" w:type="dxa"/>
            <w:vMerge/>
          </w:tcPr>
          <w:p w14:paraId="4EA85B00" w14:textId="77777777" w:rsidR="00F25BF8" w:rsidRPr="00F25BF8" w:rsidRDefault="00F25BF8" w:rsidP="00F25BF8">
            <w:pPr>
              <w:contextualSpacing/>
              <w:jc w:val="center"/>
              <w:rPr>
                <w:sz w:val="20"/>
              </w:rPr>
            </w:pPr>
          </w:p>
        </w:tc>
        <w:tc>
          <w:tcPr>
            <w:tcW w:w="900" w:type="dxa"/>
          </w:tcPr>
          <w:p w14:paraId="2BB7E8EA"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Area of field</w:t>
            </w:r>
          </w:p>
        </w:tc>
        <w:tc>
          <w:tcPr>
            <w:tcW w:w="900" w:type="dxa"/>
          </w:tcPr>
          <w:p w14:paraId="496F31A6"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Unit</w:t>
            </w:r>
          </w:p>
          <w:p w14:paraId="49D08293"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1=lima</w:t>
            </w:r>
          </w:p>
          <w:p w14:paraId="5F2E1000"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2=acre</w:t>
            </w:r>
          </w:p>
          <w:p w14:paraId="0528BE99"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3=hectare</w:t>
            </w:r>
          </w:p>
          <w:p w14:paraId="0724AAF5"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4=square meter</w:t>
            </w:r>
          </w:p>
          <w:p w14:paraId="24BF3566"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5=steps</w:t>
            </w:r>
          </w:p>
          <w:p w14:paraId="56704CF7"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6=ropes</w:t>
            </w:r>
          </w:p>
        </w:tc>
        <w:tc>
          <w:tcPr>
            <w:tcW w:w="1022" w:type="dxa"/>
          </w:tcPr>
          <w:p w14:paraId="2D458170" w14:textId="77777777" w:rsidR="00F25BF8" w:rsidRPr="00F25BF8" w:rsidRDefault="00F25BF8" w:rsidP="00F25BF8">
            <w:pPr>
              <w:kinsoku w:val="0"/>
              <w:overflowPunct w:val="0"/>
              <w:autoSpaceDE w:val="0"/>
              <w:autoSpaceDN w:val="0"/>
              <w:adjustRightInd w:val="0"/>
              <w:ind w:right="-90"/>
              <w:contextualSpacing/>
              <w:jc w:val="center"/>
              <w:rPr>
                <w:rFonts w:cs="Times New Roman"/>
                <w:w w:val="105"/>
                <w:sz w:val="18"/>
                <w:szCs w:val="18"/>
              </w:rPr>
            </w:pPr>
            <w:r w:rsidRPr="00F25BF8">
              <w:rPr>
                <w:rFonts w:cs="Times New Roman"/>
                <w:w w:val="105"/>
                <w:sz w:val="18"/>
                <w:szCs w:val="18"/>
              </w:rPr>
              <w:t>Distance</w:t>
            </w:r>
          </w:p>
        </w:tc>
        <w:tc>
          <w:tcPr>
            <w:tcW w:w="1023" w:type="dxa"/>
          </w:tcPr>
          <w:p w14:paraId="5E837A21" w14:textId="77777777" w:rsidR="00F25BF8" w:rsidRPr="00F25BF8" w:rsidRDefault="00F25BF8" w:rsidP="00F25BF8">
            <w:pPr>
              <w:contextualSpacing/>
              <w:jc w:val="center"/>
              <w:rPr>
                <w:rFonts w:cs="Times New Roman"/>
                <w:sz w:val="18"/>
                <w:szCs w:val="18"/>
              </w:rPr>
            </w:pPr>
            <w:commentRangeStart w:id="44"/>
            <w:r w:rsidRPr="00F25BF8">
              <w:rPr>
                <w:rFonts w:cs="Times New Roman"/>
                <w:sz w:val="18"/>
                <w:szCs w:val="18"/>
              </w:rPr>
              <w:t>Units</w:t>
            </w:r>
          </w:p>
          <w:p w14:paraId="74F13906" w14:textId="77777777" w:rsidR="00F25BF8" w:rsidRPr="00F25BF8" w:rsidRDefault="00F25BF8" w:rsidP="00F25BF8">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1=meters</w:t>
            </w:r>
          </w:p>
          <w:p w14:paraId="652590BE" w14:textId="77777777" w:rsidR="00F25BF8" w:rsidRPr="00F25BF8" w:rsidRDefault="00F25BF8" w:rsidP="00F25BF8">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2=kilometers</w:t>
            </w:r>
            <w:commentRangeEnd w:id="44"/>
            <w:r w:rsidR="00346364">
              <w:rPr>
                <w:rStyle w:val="CommentReference"/>
                <w:rFonts w:eastAsiaTheme="minorHAnsi"/>
              </w:rPr>
              <w:commentReference w:id="44"/>
            </w:r>
          </w:p>
          <w:p w14:paraId="6D2EA2B6"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p>
        </w:tc>
        <w:tc>
          <w:tcPr>
            <w:tcW w:w="2880" w:type="dxa"/>
            <w:vMerge/>
          </w:tcPr>
          <w:p w14:paraId="31250A3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7505C19C"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78E1718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880" w:type="dxa"/>
            <w:vMerge/>
          </w:tcPr>
          <w:p w14:paraId="7BCC818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547F8E12" w14:textId="77777777" w:rsidTr="00F25BF8">
        <w:trPr>
          <w:trHeight w:val="20"/>
          <w:jc w:val="center"/>
        </w:trPr>
        <w:tc>
          <w:tcPr>
            <w:tcW w:w="694" w:type="dxa"/>
          </w:tcPr>
          <w:p w14:paraId="58EBB33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65484CEE" w14:textId="77777777" w:rsidR="00F25BF8" w:rsidRPr="00F25BF8" w:rsidRDefault="00F25BF8" w:rsidP="00F25BF8">
            <w:pPr>
              <w:kinsoku w:val="0"/>
              <w:overflowPunct w:val="0"/>
              <w:autoSpaceDE w:val="0"/>
              <w:autoSpaceDN w:val="0"/>
              <w:adjustRightInd w:val="0"/>
              <w:ind w:right="54"/>
              <w:contextualSpacing/>
              <w:jc w:val="center"/>
              <w:rPr>
                <w:rFonts w:cs="Times New Roman"/>
                <w:b/>
                <w:bCs/>
                <w:spacing w:val="1"/>
                <w:w w:val="105"/>
                <w:sz w:val="18"/>
                <w:szCs w:val="18"/>
              </w:rPr>
            </w:pPr>
            <w:proofErr w:type="spellStart"/>
            <w:r w:rsidRPr="00F25BF8">
              <w:rPr>
                <w:rFonts w:cs="Times New Roman"/>
                <w:b/>
                <w:bCs/>
                <w:spacing w:val="1"/>
                <w:w w:val="105"/>
                <w:sz w:val="18"/>
                <w:szCs w:val="18"/>
              </w:rPr>
              <w:t>f_nickname</w:t>
            </w:r>
            <w:proofErr w:type="spellEnd"/>
          </w:p>
        </w:tc>
        <w:tc>
          <w:tcPr>
            <w:tcW w:w="900" w:type="dxa"/>
          </w:tcPr>
          <w:p w14:paraId="21BC268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farea</w:t>
            </w:r>
            <w:proofErr w:type="spellEnd"/>
          </w:p>
        </w:tc>
        <w:tc>
          <w:tcPr>
            <w:tcW w:w="900" w:type="dxa"/>
          </w:tcPr>
          <w:p w14:paraId="4A1E90E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unit6a</w:t>
            </w:r>
          </w:p>
        </w:tc>
        <w:tc>
          <w:tcPr>
            <w:tcW w:w="1022" w:type="dxa"/>
          </w:tcPr>
          <w:p w14:paraId="11AA174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fdist</w:t>
            </w:r>
            <w:proofErr w:type="spellEnd"/>
          </w:p>
        </w:tc>
        <w:tc>
          <w:tcPr>
            <w:tcW w:w="1023" w:type="dxa"/>
          </w:tcPr>
          <w:p w14:paraId="454B05E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Unit6b</w:t>
            </w:r>
          </w:p>
        </w:tc>
        <w:tc>
          <w:tcPr>
            <w:tcW w:w="2880" w:type="dxa"/>
          </w:tcPr>
          <w:p w14:paraId="6A2F7C2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fieldpurp</w:t>
            </w:r>
            <w:proofErr w:type="spellEnd"/>
          </w:p>
        </w:tc>
        <w:tc>
          <w:tcPr>
            <w:tcW w:w="1800" w:type="dxa"/>
          </w:tcPr>
          <w:p w14:paraId="3ABC198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fallowrsn</w:t>
            </w:r>
            <w:proofErr w:type="spellEnd"/>
          </w:p>
        </w:tc>
        <w:tc>
          <w:tcPr>
            <w:tcW w:w="1800" w:type="dxa"/>
          </w:tcPr>
          <w:p w14:paraId="5D2C0C9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main_crop</w:t>
            </w:r>
            <w:proofErr w:type="spellEnd"/>
          </w:p>
        </w:tc>
        <w:tc>
          <w:tcPr>
            <w:tcW w:w="2880" w:type="dxa"/>
          </w:tcPr>
          <w:p w14:paraId="7DEBA75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acquired_method</w:t>
            </w:r>
            <w:proofErr w:type="spellEnd"/>
          </w:p>
        </w:tc>
      </w:tr>
      <w:tr w:rsidR="00F25BF8" w:rsidRPr="00F25BF8" w14:paraId="29EC9B42" w14:textId="77777777" w:rsidTr="00F25BF8">
        <w:trPr>
          <w:trHeight w:val="20"/>
          <w:jc w:val="center"/>
        </w:trPr>
        <w:tc>
          <w:tcPr>
            <w:tcW w:w="694" w:type="dxa"/>
          </w:tcPr>
          <w:p w14:paraId="3C7A1DE2" w14:textId="77777777" w:rsidR="00F25BF8" w:rsidRPr="00F25BF8" w:rsidRDefault="00F25BF8" w:rsidP="00F25BF8">
            <w:pPr>
              <w:contextualSpacing/>
              <w:jc w:val="center"/>
              <w:rPr>
                <w:sz w:val="20"/>
              </w:rPr>
            </w:pPr>
            <w:r w:rsidRPr="00F25BF8">
              <w:rPr>
                <w:sz w:val="20"/>
              </w:rPr>
              <w:t>1</w:t>
            </w:r>
          </w:p>
        </w:tc>
        <w:tc>
          <w:tcPr>
            <w:tcW w:w="1101" w:type="dxa"/>
          </w:tcPr>
          <w:p w14:paraId="33D93CAC" w14:textId="77777777" w:rsidR="00F25BF8" w:rsidRPr="00F25BF8" w:rsidRDefault="00F25BF8" w:rsidP="00F25BF8">
            <w:pPr>
              <w:contextualSpacing/>
              <w:jc w:val="center"/>
              <w:rPr>
                <w:sz w:val="20"/>
              </w:rPr>
            </w:pPr>
          </w:p>
        </w:tc>
        <w:tc>
          <w:tcPr>
            <w:tcW w:w="900" w:type="dxa"/>
          </w:tcPr>
          <w:p w14:paraId="2FF95698" w14:textId="77777777" w:rsidR="00F25BF8" w:rsidRPr="00F25BF8" w:rsidRDefault="00F25BF8" w:rsidP="00F25BF8">
            <w:pPr>
              <w:contextualSpacing/>
              <w:jc w:val="center"/>
              <w:rPr>
                <w:sz w:val="20"/>
              </w:rPr>
            </w:pPr>
          </w:p>
        </w:tc>
        <w:tc>
          <w:tcPr>
            <w:tcW w:w="900" w:type="dxa"/>
          </w:tcPr>
          <w:p w14:paraId="0B7BE355" w14:textId="77777777" w:rsidR="00F25BF8" w:rsidRPr="00F25BF8" w:rsidRDefault="00F25BF8" w:rsidP="00F25BF8">
            <w:pPr>
              <w:contextualSpacing/>
              <w:jc w:val="center"/>
              <w:rPr>
                <w:sz w:val="20"/>
              </w:rPr>
            </w:pPr>
          </w:p>
        </w:tc>
        <w:tc>
          <w:tcPr>
            <w:tcW w:w="1022" w:type="dxa"/>
          </w:tcPr>
          <w:p w14:paraId="2ACCECC0" w14:textId="77777777" w:rsidR="00F25BF8" w:rsidRPr="00F25BF8" w:rsidRDefault="00F25BF8" w:rsidP="00F25BF8">
            <w:pPr>
              <w:contextualSpacing/>
              <w:jc w:val="center"/>
              <w:rPr>
                <w:sz w:val="20"/>
              </w:rPr>
            </w:pPr>
          </w:p>
        </w:tc>
        <w:tc>
          <w:tcPr>
            <w:tcW w:w="1023" w:type="dxa"/>
          </w:tcPr>
          <w:p w14:paraId="12A3566C" w14:textId="77777777" w:rsidR="00F25BF8" w:rsidRPr="00F25BF8" w:rsidRDefault="00F25BF8" w:rsidP="00F25BF8">
            <w:pPr>
              <w:contextualSpacing/>
              <w:jc w:val="center"/>
              <w:rPr>
                <w:sz w:val="20"/>
              </w:rPr>
            </w:pPr>
          </w:p>
        </w:tc>
        <w:tc>
          <w:tcPr>
            <w:tcW w:w="2880" w:type="dxa"/>
          </w:tcPr>
          <w:p w14:paraId="1F372A74" w14:textId="77777777" w:rsidR="00F25BF8" w:rsidRPr="00F25BF8" w:rsidRDefault="00F25BF8" w:rsidP="00F25BF8">
            <w:pPr>
              <w:contextualSpacing/>
              <w:jc w:val="center"/>
              <w:rPr>
                <w:sz w:val="20"/>
              </w:rPr>
            </w:pPr>
          </w:p>
        </w:tc>
        <w:tc>
          <w:tcPr>
            <w:tcW w:w="1800" w:type="dxa"/>
          </w:tcPr>
          <w:p w14:paraId="226466FB" w14:textId="77777777" w:rsidR="00F25BF8" w:rsidRPr="00F25BF8" w:rsidRDefault="00F25BF8" w:rsidP="00F25BF8">
            <w:pPr>
              <w:contextualSpacing/>
              <w:jc w:val="center"/>
              <w:rPr>
                <w:sz w:val="20"/>
              </w:rPr>
            </w:pPr>
          </w:p>
        </w:tc>
        <w:tc>
          <w:tcPr>
            <w:tcW w:w="1800" w:type="dxa"/>
          </w:tcPr>
          <w:p w14:paraId="00CF5F90" w14:textId="77777777" w:rsidR="00F25BF8" w:rsidRPr="00F25BF8" w:rsidRDefault="00F25BF8" w:rsidP="00F25BF8">
            <w:pPr>
              <w:contextualSpacing/>
              <w:jc w:val="center"/>
              <w:rPr>
                <w:sz w:val="20"/>
              </w:rPr>
            </w:pPr>
          </w:p>
        </w:tc>
        <w:tc>
          <w:tcPr>
            <w:tcW w:w="2880" w:type="dxa"/>
          </w:tcPr>
          <w:p w14:paraId="2E91C984" w14:textId="77777777" w:rsidR="00F25BF8" w:rsidRPr="00F25BF8" w:rsidRDefault="00F25BF8" w:rsidP="00F25BF8">
            <w:pPr>
              <w:contextualSpacing/>
              <w:jc w:val="center"/>
              <w:rPr>
                <w:sz w:val="20"/>
              </w:rPr>
            </w:pPr>
          </w:p>
        </w:tc>
      </w:tr>
      <w:tr w:rsidR="00F25BF8" w:rsidRPr="00F25BF8" w14:paraId="0596CAB6" w14:textId="77777777" w:rsidTr="00F25BF8">
        <w:trPr>
          <w:trHeight w:val="20"/>
          <w:jc w:val="center"/>
        </w:trPr>
        <w:tc>
          <w:tcPr>
            <w:tcW w:w="694" w:type="dxa"/>
          </w:tcPr>
          <w:p w14:paraId="750CEAD5" w14:textId="77777777" w:rsidR="00F25BF8" w:rsidRPr="00F25BF8" w:rsidRDefault="00F25BF8" w:rsidP="00F25BF8">
            <w:pPr>
              <w:contextualSpacing/>
              <w:jc w:val="center"/>
              <w:rPr>
                <w:sz w:val="20"/>
              </w:rPr>
            </w:pPr>
            <w:r w:rsidRPr="00F25BF8">
              <w:rPr>
                <w:sz w:val="20"/>
              </w:rPr>
              <w:t>2</w:t>
            </w:r>
          </w:p>
        </w:tc>
        <w:tc>
          <w:tcPr>
            <w:tcW w:w="1101" w:type="dxa"/>
          </w:tcPr>
          <w:p w14:paraId="0B99EA40" w14:textId="77777777" w:rsidR="00F25BF8" w:rsidRPr="00F25BF8" w:rsidRDefault="00F25BF8" w:rsidP="00F25BF8">
            <w:pPr>
              <w:contextualSpacing/>
              <w:jc w:val="center"/>
              <w:rPr>
                <w:sz w:val="20"/>
              </w:rPr>
            </w:pPr>
          </w:p>
        </w:tc>
        <w:tc>
          <w:tcPr>
            <w:tcW w:w="900" w:type="dxa"/>
          </w:tcPr>
          <w:p w14:paraId="2ABC54AB" w14:textId="77777777" w:rsidR="00F25BF8" w:rsidRPr="00F25BF8" w:rsidRDefault="00F25BF8" w:rsidP="00F25BF8">
            <w:pPr>
              <w:contextualSpacing/>
              <w:jc w:val="center"/>
              <w:rPr>
                <w:sz w:val="20"/>
              </w:rPr>
            </w:pPr>
          </w:p>
        </w:tc>
        <w:tc>
          <w:tcPr>
            <w:tcW w:w="900" w:type="dxa"/>
          </w:tcPr>
          <w:p w14:paraId="1608FF89" w14:textId="77777777" w:rsidR="00F25BF8" w:rsidRPr="00F25BF8" w:rsidRDefault="00F25BF8" w:rsidP="00F25BF8">
            <w:pPr>
              <w:contextualSpacing/>
              <w:jc w:val="center"/>
              <w:rPr>
                <w:sz w:val="20"/>
              </w:rPr>
            </w:pPr>
          </w:p>
        </w:tc>
        <w:tc>
          <w:tcPr>
            <w:tcW w:w="1022" w:type="dxa"/>
          </w:tcPr>
          <w:p w14:paraId="723FF552" w14:textId="77777777" w:rsidR="00F25BF8" w:rsidRPr="00F25BF8" w:rsidRDefault="00F25BF8" w:rsidP="00F25BF8">
            <w:pPr>
              <w:contextualSpacing/>
              <w:jc w:val="center"/>
              <w:rPr>
                <w:sz w:val="20"/>
              </w:rPr>
            </w:pPr>
          </w:p>
        </w:tc>
        <w:tc>
          <w:tcPr>
            <w:tcW w:w="1023" w:type="dxa"/>
          </w:tcPr>
          <w:p w14:paraId="1AB340BB" w14:textId="77777777" w:rsidR="00F25BF8" w:rsidRPr="00F25BF8" w:rsidRDefault="00F25BF8" w:rsidP="00F25BF8">
            <w:pPr>
              <w:contextualSpacing/>
              <w:jc w:val="center"/>
              <w:rPr>
                <w:sz w:val="20"/>
              </w:rPr>
            </w:pPr>
          </w:p>
        </w:tc>
        <w:tc>
          <w:tcPr>
            <w:tcW w:w="2880" w:type="dxa"/>
          </w:tcPr>
          <w:p w14:paraId="69C6F5D0" w14:textId="77777777" w:rsidR="00F25BF8" w:rsidRPr="00F25BF8" w:rsidRDefault="00F25BF8" w:rsidP="00F25BF8">
            <w:pPr>
              <w:contextualSpacing/>
              <w:jc w:val="center"/>
              <w:rPr>
                <w:sz w:val="20"/>
              </w:rPr>
            </w:pPr>
          </w:p>
        </w:tc>
        <w:tc>
          <w:tcPr>
            <w:tcW w:w="1800" w:type="dxa"/>
          </w:tcPr>
          <w:p w14:paraId="10D10907" w14:textId="77777777" w:rsidR="00F25BF8" w:rsidRPr="00F25BF8" w:rsidRDefault="00F25BF8" w:rsidP="00F25BF8">
            <w:pPr>
              <w:contextualSpacing/>
              <w:jc w:val="center"/>
              <w:rPr>
                <w:sz w:val="20"/>
              </w:rPr>
            </w:pPr>
          </w:p>
        </w:tc>
        <w:tc>
          <w:tcPr>
            <w:tcW w:w="1800" w:type="dxa"/>
          </w:tcPr>
          <w:p w14:paraId="3E540A90" w14:textId="77777777" w:rsidR="00F25BF8" w:rsidRPr="00F25BF8" w:rsidRDefault="00F25BF8" w:rsidP="00F25BF8">
            <w:pPr>
              <w:contextualSpacing/>
              <w:jc w:val="center"/>
              <w:rPr>
                <w:sz w:val="20"/>
              </w:rPr>
            </w:pPr>
          </w:p>
        </w:tc>
        <w:tc>
          <w:tcPr>
            <w:tcW w:w="2880" w:type="dxa"/>
          </w:tcPr>
          <w:p w14:paraId="392618EB" w14:textId="77777777" w:rsidR="00F25BF8" w:rsidRPr="00F25BF8" w:rsidRDefault="00F25BF8" w:rsidP="00F25BF8">
            <w:pPr>
              <w:contextualSpacing/>
              <w:jc w:val="center"/>
              <w:rPr>
                <w:sz w:val="20"/>
              </w:rPr>
            </w:pPr>
          </w:p>
        </w:tc>
      </w:tr>
      <w:tr w:rsidR="00F25BF8" w:rsidRPr="00F25BF8" w14:paraId="2DC34E65" w14:textId="77777777" w:rsidTr="00F25BF8">
        <w:trPr>
          <w:trHeight w:val="20"/>
          <w:jc w:val="center"/>
        </w:trPr>
        <w:tc>
          <w:tcPr>
            <w:tcW w:w="694" w:type="dxa"/>
          </w:tcPr>
          <w:p w14:paraId="04EB6BB5" w14:textId="77777777" w:rsidR="00F25BF8" w:rsidRPr="00F25BF8" w:rsidRDefault="00F25BF8" w:rsidP="00F25BF8">
            <w:pPr>
              <w:contextualSpacing/>
              <w:jc w:val="center"/>
              <w:rPr>
                <w:sz w:val="20"/>
              </w:rPr>
            </w:pPr>
            <w:r w:rsidRPr="00F25BF8">
              <w:rPr>
                <w:sz w:val="20"/>
              </w:rPr>
              <w:t>3</w:t>
            </w:r>
          </w:p>
        </w:tc>
        <w:tc>
          <w:tcPr>
            <w:tcW w:w="1101" w:type="dxa"/>
          </w:tcPr>
          <w:p w14:paraId="568FAC16" w14:textId="77777777" w:rsidR="00F25BF8" w:rsidRPr="00F25BF8" w:rsidRDefault="00F25BF8" w:rsidP="00F25BF8">
            <w:pPr>
              <w:contextualSpacing/>
              <w:jc w:val="center"/>
              <w:rPr>
                <w:sz w:val="20"/>
              </w:rPr>
            </w:pPr>
          </w:p>
        </w:tc>
        <w:tc>
          <w:tcPr>
            <w:tcW w:w="900" w:type="dxa"/>
          </w:tcPr>
          <w:p w14:paraId="60C99DB5" w14:textId="77777777" w:rsidR="00F25BF8" w:rsidRPr="00F25BF8" w:rsidRDefault="00F25BF8" w:rsidP="00F25BF8">
            <w:pPr>
              <w:contextualSpacing/>
              <w:jc w:val="center"/>
              <w:rPr>
                <w:sz w:val="20"/>
              </w:rPr>
            </w:pPr>
          </w:p>
        </w:tc>
        <w:tc>
          <w:tcPr>
            <w:tcW w:w="900" w:type="dxa"/>
          </w:tcPr>
          <w:p w14:paraId="31B4212A" w14:textId="77777777" w:rsidR="00F25BF8" w:rsidRPr="00F25BF8" w:rsidRDefault="00F25BF8" w:rsidP="00F25BF8">
            <w:pPr>
              <w:contextualSpacing/>
              <w:jc w:val="center"/>
              <w:rPr>
                <w:sz w:val="20"/>
              </w:rPr>
            </w:pPr>
          </w:p>
        </w:tc>
        <w:tc>
          <w:tcPr>
            <w:tcW w:w="1022" w:type="dxa"/>
          </w:tcPr>
          <w:p w14:paraId="66691E20" w14:textId="77777777" w:rsidR="00F25BF8" w:rsidRPr="00F25BF8" w:rsidRDefault="00F25BF8" w:rsidP="00F25BF8">
            <w:pPr>
              <w:contextualSpacing/>
              <w:jc w:val="center"/>
              <w:rPr>
                <w:sz w:val="20"/>
              </w:rPr>
            </w:pPr>
          </w:p>
        </w:tc>
        <w:tc>
          <w:tcPr>
            <w:tcW w:w="1023" w:type="dxa"/>
          </w:tcPr>
          <w:p w14:paraId="69B5919B" w14:textId="77777777" w:rsidR="00F25BF8" w:rsidRPr="00F25BF8" w:rsidRDefault="00F25BF8" w:rsidP="00F25BF8">
            <w:pPr>
              <w:contextualSpacing/>
              <w:jc w:val="center"/>
              <w:rPr>
                <w:sz w:val="20"/>
              </w:rPr>
            </w:pPr>
          </w:p>
        </w:tc>
        <w:tc>
          <w:tcPr>
            <w:tcW w:w="2880" w:type="dxa"/>
          </w:tcPr>
          <w:p w14:paraId="759FDB4B" w14:textId="77777777" w:rsidR="00F25BF8" w:rsidRPr="00F25BF8" w:rsidRDefault="00F25BF8" w:rsidP="00F25BF8">
            <w:pPr>
              <w:contextualSpacing/>
              <w:jc w:val="center"/>
              <w:rPr>
                <w:sz w:val="20"/>
              </w:rPr>
            </w:pPr>
          </w:p>
        </w:tc>
        <w:tc>
          <w:tcPr>
            <w:tcW w:w="1800" w:type="dxa"/>
          </w:tcPr>
          <w:p w14:paraId="10ACD358" w14:textId="77777777" w:rsidR="00F25BF8" w:rsidRPr="00F25BF8" w:rsidRDefault="00F25BF8" w:rsidP="00F25BF8">
            <w:pPr>
              <w:contextualSpacing/>
              <w:jc w:val="center"/>
              <w:rPr>
                <w:sz w:val="20"/>
              </w:rPr>
            </w:pPr>
          </w:p>
        </w:tc>
        <w:tc>
          <w:tcPr>
            <w:tcW w:w="1800" w:type="dxa"/>
          </w:tcPr>
          <w:p w14:paraId="51349DA0" w14:textId="77777777" w:rsidR="00F25BF8" w:rsidRPr="00F25BF8" w:rsidRDefault="00F25BF8" w:rsidP="00F25BF8">
            <w:pPr>
              <w:contextualSpacing/>
              <w:jc w:val="center"/>
              <w:rPr>
                <w:sz w:val="20"/>
              </w:rPr>
            </w:pPr>
          </w:p>
        </w:tc>
        <w:tc>
          <w:tcPr>
            <w:tcW w:w="2880" w:type="dxa"/>
          </w:tcPr>
          <w:p w14:paraId="6A8FE7FA" w14:textId="77777777" w:rsidR="00F25BF8" w:rsidRPr="00F25BF8" w:rsidRDefault="00F25BF8" w:rsidP="00F25BF8">
            <w:pPr>
              <w:contextualSpacing/>
              <w:jc w:val="center"/>
              <w:rPr>
                <w:sz w:val="20"/>
              </w:rPr>
            </w:pPr>
          </w:p>
        </w:tc>
      </w:tr>
      <w:tr w:rsidR="00F25BF8" w:rsidRPr="00F25BF8" w14:paraId="68475717" w14:textId="77777777" w:rsidTr="00F25BF8">
        <w:trPr>
          <w:trHeight w:val="20"/>
          <w:jc w:val="center"/>
        </w:trPr>
        <w:tc>
          <w:tcPr>
            <w:tcW w:w="694" w:type="dxa"/>
          </w:tcPr>
          <w:p w14:paraId="38A333BC" w14:textId="77777777" w:rsidR="00F25BF8" w:rsidRPr="00F25BF8" w:rsidRDefault="00F25BF8" w:rsidP="00F25BF8">
            <w:pPr>
              <w:contextualSpacing/>
              <w:jc w:val="center"/>
              <w:rPr>
                <w:sz w:val="20"/>
              </w:rPr>
            </w:pPr>
            <w:r w:rsidRPr="00F25BF8">
              <w:rPr>
                <w:sz w:val="20"/>
              </w:rPr>
              <w:t>4</w:t>
            </w:r>
          </w:p>
        </w:tc>
        <w:tc>
          <w:tcPr>
            <w:tcW w:w="1101" w:type="dxa"/>
          </w:tcPr>
          <w:p w14:paraId="6804923B" w14:textId="77777777" w:rsidR="00F25BF8" w:rsidRPr="00F25BF8" w:rsidRDefault="00F25BF8" w:rsidP="00F25BF8">
            <w:pPr>
              <w:contextualSpacing/>
              <w:jc w:val="center"/>
              <w:rPr>
                <w:sz w:val="20"/>
              </w:rPr>
            </w:pPr>
          </w:p>
        </w:tc>
        <w:tc>
          <w:tcPr>
            <w:tcW w:w="900" w:type="dxa"/>
          </w:tcPr>
          <w:p w14:paraId="126AC098" w14:textId="77777777" w:rsidR="00F25BF8" w:rsidRPr="00F25BF8" w:rsidRDefault="00F25BF8" w:rsidP="00F25BF8">
            <w:pPr>
              <w:contextualSpacing/>
              <w:jc w:val="center"/>
              <w:rPr>
                <w:sz w:val="20"/>
              </w:rPr>
            </w:pPr>
          </w:p>
        </w:tc>
        <w:tc>
          <w:tcPr>
            <w:tcW w:w="900" w:type="dxa"/>
          </w:tcPr>
          <w:p w14:paraId="246B54EC" w14:textId="77777777" w:rsidR="00F25BF8" w:rsidRPr="00F25BF8" w:rsidRDefault="00F25BF8" w:rsidP="00F25BF8">
            <w:pPr>
              <w:contextualSpacing/>
              <w:jc w:val="center"/>
              <w:rPr>
                <w:sz w:val="20"/>
              </w:rPr>
            </w:pPr>
          </w:p>
        </w:tc>
        <w:tc>
          <w:tcPr>
            <w:tcW w:w="1022" w:type="dxa"/>
          </w:tcPr>
          <w:p w14:paraId="44A5A312" w14:textId="77777777" w:rsidR="00F25BF8" w:rsidRPr="00F25BF8" w:rsidRDefault="00F25BF8" w:rsidP="00F25BF8">
            <w:pPr>
              <w:contextualSpacing/>
              <w:jc w:val="center"/>
              <w:rPr>
                <w:sz w:val="20"/>
              </w:rPr>
            </w:pPr>
          </w:p>
        </w:tc>
        <w:tc>
          <w:tcPr>
            <w:tcW w:w="1023" w:type="dxa"/>
          </w:tcPr>
          <w:p w14:paraId="216DD25E" w14:textId="77777777" w:rsidR="00F25BF8" w:rsidRPr="00F25BF8" w:rsidRDefault="00F25BF8" w:rsidP="00F25BF8">
            <w:pPr>
              <w:contextualSpacing/>
              <w:jc w:val="center"/>
              <w:rPr>
                <w:sz w:val="20"/>
              </w:rPr>
            </w:pPr>
          </w:p>
        </w:tc>
        <w:tc>
          <w:tcPr>
            <w:tcW w:w="2880" w:type="dxa"/>
          </w:tcPr>
          <w:p w14:paraId="0D2C180C" w14:textId="77777777" w:rsidR="00F25BF8" w:rsidRPr="00F25BF8" w:rsidRDefault="00F25BF8" w:rsidP="00F25BF8">
            <w:pPr>
              <w:contextualSpacing/>
              <w:jc w:val="center"/>
              <w:rPr>
                <w:sz w:val="20"/>
              </w:rPr>
            </w:pPr>
          </w:p>
        </w:tc>
        <w:tc>
          <w:tcPr>
            <w:tcW w:w="1800" w:type="dxa"/>
          </w:tcPr>
          <w:p w14:paraId="6FA34B2A" w14:textId="77777777" w:rsidR="00F25BF8" w:rsidRPr="00F25BF8" w:rsidRDefault="00F25BF8" w:rsidP="00F25BF8">
            <w:pPr>
              <w:contextualSpacing/>
              <w:jc w:val="center"/>
              <w:rPr>
                <w:sz w:val="20"/>
              </w:rPr>
            </w:pPr>
          </w:p>
        </w:tc>
        <w:tc>
          <w:tcPr>
            <w:tcW w:w="1800" w:type="dxa"/>
          </w:tcPr>
          <w:p w14:paraId="66877D0C" w14:textId="77777777" w:rsidR="00F25BF8" w:rsidRPr="00F25BF8" w:rsidRDefault="00F25BF8" w:rsidP="00F25BF8">
            <w:pPr>
              <w:contextualSpacing/>
              <w:jc w:val="center"/>
              <w:rPr>
                <w:sz w:val="20"/>
              </w:rPr>
            </w:pPr>
          </w:p>
        </w:tc>
        <w:tc>
          <w:tcPr>
            <w:tcW w:w="2880" w:type="dxa"/>
          </w:tcPr>
          <w:p w14:paraId="76D519AF" w14:textId="77777777" w:rsidR="00F25BF8" w:rsidRPr="00F25BF8" w:rsidRDefault="00F25BF8" w:rsidP="00F25BF8">
            <w:pPr>
              <w:contextualSpacing/>
              <w:jc w:val="center"/>
              <w:rPr>
                <w:sz w:val="20"/>
              </w:rPr>
            </w:pPr>
          </w:p>
        </w:tc>
      </w:tr>
      <w:tr w:rsidR="00F25BF8" w:rsidRPr="00F25BF8" w14:paraId="0A8C3F7F" w14:textId="77777777" w:rsidTr="00F25BF8">
        <w:trPr>
          <w:trHeight w:val="20"/>
          <w:jc w:val="center"/>
        </w:trPr>
        <w:tc>
          <w:tcPr>
            <w:tcW w:w="694" w:type="dxa"/>
          </w:tcPr>
          <w:p w14:paraId="13E50BC3" w14:textId="77777777" w:rsidR="00F25BF8" w:rsidRPr="00F25BF8" w:rsidRDefault="00F25BF8" w:rsidP="00F25BF8">
            <w:pPr>
              <w:contextualSpacing/>
              <w:jc w:val="center"/>
              <w:rPr>
                <w:sz w:val="20"/>
              </w:rPr>
            </w:pPr>
            <w:r w:rsidRPr="00F25BF8">
              <w:rPr>
                <w:sz w:val="20"/>
              </w:rPr>
              <w:t>5</w:t>
            </w:r>
          </w:p>
        </w:tc>
        <w:tc>
          <w:tcPr>
            <w:tcW w:w="1101" w:type="dxa"/>
          </w:tcPr>
          <w:p w14:paraId="5500FBB9" w14:textId="77777777" w:rsidR="00F25BF8" w:rsidRPr="00F25BF8" w:rsidRDefault="00F25BF8" w:rsidP="00F25BF8">
            <w:pPr>
              <w:contextualSpacing/>
              <w:jc w:val="center"/>
              <w:rPr>
                <w:sz w:val="20"/>
              </w:rPr>
            </w:pPr>
          </w:p>
        </w:tc>
        <w:tc>
          <w:tcPr>
            <w:tcW w:w="900" w:type="dxa"/>
          </w:tcPr>
          <w:p w14:paraId="21C5D7C7" w14:textId="77777777" w:rsidR="00F25BF8" w:rsidRPr="00F25BF8" w:rsidRDefault="00F25BF8" w:rsidP="00F25BF8">
            <w:pPr>
              <w:contextualSpacing/>
              <w:jc w:val="center"/>
              <w:rPr>
                <w:sz w:val="20"/>
              </w:rPr>
            </w:pPr>
          </w:p>
        </w:tc>
        <w:tc>
          <w:tcPr>
            <w:tcW w:w="900" w:type="dxa"/>
          </w:tcPr>
          <w:p w14:paraId="3DF3B287" w14:textId="77777777" w:rsidR="00F25BF8" w:rsidRPr="00F25BF8" w:rsidRDefault="00F25BF8" w:rsidP="00F25BF8">
            <w:pPr>
              <w:contextualSpacing/>
              <w:jc w:val="center"/>
              <w:rPr>
                <w:sz w:val="20"/>
              </w:rPr>
            </w:pPr>
          </w:p>
        </w:tc>
        <w:tc>
          <w:tcPr>
            <w:tcW w:w="1022" w:type="dxa"/>
          </w:tcPr>
          <w:p w14:paraId="4914B896" w14:textId="77777777" w:rsidR="00F25BF8" w:rsidRPr="00F25BF8" w:rsidRDefault="00F25BF8" w:rsidP="00F25BF8">
            <w:pPr>
              <w:contextualSpacing/>
              <w:jc w:val="center"/>
              <w:rPr>
                <w:sz w:val="20"/>
              </w:rPr>
            </w:pPr>
          </w:p>
        </w:tc>
        <w:tc>
          <w:tcPr>
            <w:tcW w:w="1023" w:type="dxa"/>
          </w:tcPr>
          <w:p w14:paraId="3AFA40A3" w14:textId="77777777" w:rsidR="00F25BF8" w:rsidRPr="00F25BF8" w:rsidRDefault="00F25BF8" w:rsidP="00F25BF8">
            <w:pPr>
              <w:contextualSpacing/>
              <w:jc w:val="center"/>
              <w:rPr>
                <w:sz w:val="20"/>
              </w:rPr>
            </w:pPr>
          </w:p>
        </w:tc>
        <w:tc>
          <w:tcPr>
            <w:tcW w:w="2880" w:type="dxa"/>
          </w:tcPr>
          <w:p w14:paraId="2D8E8781" w14:textId="77777777" w:rsidR="00F25BF8" w:rsidRPr="00F25BF8" w:rsidRDefault="00F25BF8" w:rsidP="00F25BF8">
            <w:pPr>
              <w:contextualSpacing/>
              <w:jc w:val="center"/>
              <w:rPr>
                <w:sz w:val="20"/>
              </w:rPr>
            </w:pPr>
          </w:p>
        </w:tc>
        <w:tc>
          <w:tcPr>
            <w:tcW w:w="1800" w:type="dxa"/>
          </w:tcPr>
          <w:p w14:paraId="4FF134FB" w14:textId="77777777" w:rsidR="00F25BF8" w:rsidRPr="00F25BF8" w:rsidRDefault="00F25BF8" w:rsidP="00F25BF8">
            <w:pPr>
              <w:contextualSpacing/>
              <w:jc w:val="center"/>
              <w:rPr>
                <w:sz w:val="20"/>
              </w:rPr>
            </w:pPr>
          </w:p>
        </w:tc>
        <w:tc>
          <w:tcPr>
            <w:tcW w:w="1800" w:type="dxa"/>
          </w:tcPr>
          <w:p w14:paraId="738A6835" w14:textId="77777777" w:rsidR="00F25BF8" w:rsidRPr="00F25BF8" w:rsidRDefault="00F25BF8" w:rsidP="00F25BF8">
            <w:pPr>
              <w:contextualSpacing/>
              <w:jc w:val="center"/>
              <w:rPr>
                <w:sz w:val="20"/>
              </w:rPr>
            </w:pPr>
          </w:p>
        </w:tc>
        <w:tc>
          <w:tcPr>
            <w:tcW w:w="2880" w:type="dxa"/>
          </w:tcPr>
          <w:p w14:paraId="1FCCB018" w14:textId="77777777" w:rsidR="00F25BF8" w:rsidRPr="00F25BF8" w:rsidRDefault="00F25BF8" w:rsidP="00F25BF8">
            <w:pPr>
              <w:contextualSpacing/>
              <w:jc w:val="center"/>
              <w:rPr>
                <w:sz w:val="20"/>
              </w:rPr>
            </w:pPr>
          </w:p>
        </w:tc>
      </w:tr>
      <w:tr w:rsidR="00F25BF8" w:rsidRPr="00F25BF8" w14:paraId="5593806D" w14:textId="77777777" w:rsidTr="00F25BF8">
        <w:trPr>
          <w:trHeight w:val="20"/>
          <w:jc w:val="center"/>
        </w:trPr>
        <w:tc>
          <w:tcPr>
            <w:tcW w:w="694" w:type="dxa"/>
          </w:tcPr>
          <w:p w14:paraId="416C9625" w14:textId="77777777" w:rsidR="00F25BF8" w:rsidRPr="00F25BF8" w:rsidRDefault="00F25BF8" w:rsidP="00F25BF8">
            <w:pPr>
              <w:contextualSpacing/>
              <w:jc w:val="center"/>
              <w:rPr>
                <w:sz w:val="20"/>
              </w:rPr>
            </w:pPr>
            <w:r w:rsidRPr="00F25BF8">
              <w:rPr>
                <w:sz w:val="20"/>
              </w:rPr>
              <w:t>6</w:t>
            </w:r>
          </w:p>
        </w:tc>
        <w:tc>
          <w:tcPr>
            <w:tcW w:w="1101" w:type="dxa"/>
          </w:tcPr>
          <w:p w14:paraId="7DC8ED51" w14:textId="77777777" w:rsidR="00F25BF8" w:rsidRPr="00F25BF8" w:rsidRDefault="00F25BF8" w:rsidP="00F25BF8">
            <w:pPr>
              <w:contextualSpacing/>
              <w:jc w:val="center"/>
              <w:rPr>
                <w:sz w:val="20"/>
              </w:rPr>
            </w:pPr>
          </w:p>
        </w:tc>
        <w:tc>
          <w:tcPr>
            <w:tcW w:w="900" w:type="dxa"/>
          </w:tcPr>
          <w:p w14:paraId="20454180" w14:textId="77777777" w:rsidR="00F25BF8" w:rsidRPr="00F25BF8" w:rsidRDefault="00F25BF8" w:rsidP="00F25BF8">
            <w:pPr>
              <w:contextualSpacing/>
              <w:jc w:val="center"/>
              <w:rPr>
                <w:sz w:val="20"/>
              </w:rPr>
            </w:pPr>
          </w:p>
        </w:tc>
        <w:tc>
          <w:tcPr>
            <w:tcW w:w="900" w:type="dxa"/>
          </w:tcPr>
          <w:p w14:paraId="1BEE95C2" w14:textId="77777777" w:rsidR="00F25BF8" w:rsidRPr="00F25BF8" w:rsidRDefault="00F25BF8" w:rsidP="00F25BF8">
            <w:pPr>
              <w:contextualSpacing/>
              <w:jc w:val="center"/>
              <w:rPr>
                <w:sz w:val="20"/>
              </w:rPr>
            </w:pPr>
          </w:p>
        </w:tc>
        <w:tc>
          <w:tcPr>
            <w:tcW w:w="1022" w:type="dxa"/>
          </w:tcPr>
          <w:p w14:paraId="2AF3E72E" w14:textId="77777777" w:rsidR="00F25BF8" w:rsidRPr="00F25BF8" w:rsidRDefault="00F25BF8" w:rsidP="00F25BF8">
            <w:pPr>
              <w:contextualSpacing/>
              <w:jc w:val="center"/>
              <w:rPr>
                <w:sz w:val="20"/>
              </w:rPr>
            </w:pPr>
          </w:p>
        </w:tc>
        <w:tc>
          <w:tcPr>
            <w:tcW w:w="1023" w:type="dxa"/>
          </w:tcPr>
          <w:p w14:paraId="69F88FEC" w14:textId="77777777" w:rsidR="00F25BF8" w:rsidRPr="00F25BF8" w:rsidRDefault="00F25BF8" w:rsidP="00F25BF8">
            <w:pPr>
              <w:contextualSpacing/>
              <w:jc w:val="center"/>
              <w:rPr>
                <w:sz w:val="20"/>
              </w:rPr>
            </w:pPr>
          </w:p>
        </w:tc>
        <w:tc>
          <w:tcPr>
            <w:tcW w:w="2880" w:type="dxa"/>
          </w:tcPr>
          <w:p w14:paraId="7FB6441F" w14:textId="77777777" w:rsidR="00F25BF8" w:rsidRPr="00F25BF8" w:rsidRDefault="00F25BF8" w:rsidP="00F25BF8">
            <w:pPr>
              <w:contextualSpacing/>
              <w:jc w:val="center"/>
              <w:rPr>
                <w:sz w:val="20"/>
              </w:rPr>
            </w:pPr>
          </w:p>
        </w:tc>
        <w:tc>
          <w:tcPr>
            <w:tcW w:w="1800" w:type="dxa"/>
          </w:tcPr>
          <w:p w14:paraId="0E604EFA" w14:textId="77777777" w:rsidR="00F25BF8" w:rsidRPr="00F25BF8" w:rsidRDefault="00F25BF8" w:rsidP="00F25BF8">
            <w:pPr>
              <w:contextualSpacing/>
              <w:jc w:val="center"/>
              <w:rPr>
                <w:sz w:val="20"/>
              </w:rPr>
            </w:pPr>
          </w:p>
        </w:tc>
        <w:tc>
          <w:tcPr>
            <w:tcW w:w="1800" w:type="dxa"/>
          </w:tcPr>
          <w:p w14:paraId="1FC28E16" w14:textId="77777777" w:rsidR="00F25BF8" w:rsidRPr="00F25BF8" w:rsidRDefault="00F25BF8" w:rsidP="00F25BF8">
            <w:pPr>
              <w:contextualSpacing/>
              <w:jc w:val="center"/>
              <w:rPr>
                <w:sz w:val="20"/>
              </w:rPr>
            </w:pPr>
          </w:p>
        </w:tc>
        <w:tc>
          <w:tcPr>
            <w:tcW w:w="2880" w:type="dxa"/>
          </w:tcPr>
          <w:p w14:paraId="05D19D7D" w14:textId="77777777" w:rsidR="00F25BF8" w:rsidRPr="00F25BF8" w:rsidRDefault="00F25BF8" w:rsidP="00F25BF8">
            <w:pPr>
              <w:contextualSpacing/>
              <w:jc w:val="center"/>
              <w:rPr>
                <w:sz w:val="20"/>
              </w:rPr>
            </w:pPr>
          </w:p>
        </w:tc>
      </w:tr>
      <w:tr w:rsidR="00F25BF8" w:rsidRPr="00F25BF8" w14:paraId="40B38654" w14:textId="77777777" w:rsidTr="00F25BF8">
        <w:trPr>
          <w:trHeight w:val="20"/>
          <w:jc w:val="center"/>
        </w:trPr>
        <w:tc>
          <w:tcPr>
            <w:tcW w:w="694" w:type="dxa"/>
          </w:tcPr>
          <w:p w14:paraId="16B2C265" w14:textId="77777777" w:rsidR="00F25BF8" w:rsidRPr="00F25BF8" w:rsidRDefault="00F25BF8" w:rsidP="00F25BF8">
            <w:pPr>
              <w:contextualSpacing/>
              <w:jc w:val="center"/>
              <w:rPr>
                <w:sz w:val="20"/>
              </w:rPr>
            </w:pPr>
            <w:r w:rsidRPr="00F25BF8">
              <w:rPr>
                <w:sz w:val="20"/>
              </w:rPr>
              <w:t>7</w:t>
            </w:r>
          </w:p>
        </w:tc>
        <w:tc>
          <w:tcPr>
            <w:tcW w:w="1101" w:type="dxa"/>
          </w:tcPr>
          <w:p w14:paraId="62D86CA3" w14:textId="77777777" w:rsidR="00F25BF8" w:rsidRPr="00F25BF8" w:rsidRDefault="00F25BF8" w:rsidP="00F25BF8">
            <w:pPr>
              <w:contextualSpacing/>
              <w:jc w:val="center"/>
              <w:rPr>
                <w:sz w:val="20"/>
              </w:rPr>
            </w:pPr>
          </w:p>
        </w:tc>
        <w:tc>
          <w:tcPr>
            <w:tcW w:w="900" w:type="dxa"/>
          </w:tcPr>
          <w:p w14:paraId="23CCA227" w14:textId="77777777" w:rsidR="00F25BF8" w:rsidRPr="00F25BF8" w:rsidRDefault="00F25BF8" w:rsidP="00F25BF8">
            <w:pPr>
              <w:contextualSpacing/>
              <w:jc w:val="center"/>
              <w:rPr>
                <w:sz w:val="20"/>
              </w:rPr>
            </w:pPr>
          </w:p>
        </w:tc>
        <w:tc>
          <w:tcPr>
            <w:tcW w:w="900" w:type="dxa"/>
          </w:tcPr>
          <w:p w14:paraId="7C756C16" w14:textId="77777777" w:rsidR="00F25BF8" w:rsidRPr="00F25BF8" w:rsidRDefault="00F25BF8" w:rsidP="00F25BF8">
            <w:pPr>
              <w:contextualSpacing/>
              <w:jc w:val="center"/>
              <w:rPr>
                <w:sz w:val="20"/>
              </w:rPr>
            </w:pPr>
          </w:p>
        </w:tc>
        <w:tc>
          <w:tcPr>
            <w:tcW w:w="1022" w:type="dxa"/>
          </w:tcPr>
          <w:p w14:paraId="3FC0717E" w14:textId="77777777" w:rsidR="00F25BF8" w:rsidRPr="00F25BF8" w:rsidRDefault="00F25BF8" w:rsidP="00F25BF8">
            <w:pPr>
              <w:contextualSpacing/>
              <w:jc w:val="center"/>
              <w:rPr>
                <w:sz w:val="20"/>
              </w:rPr>
            </w:pPr>
          </w:p>
        </w:tc>
        <w:tc>
          <w:tcPr>
            <w:tcW w:w="1023" w:type="dxa"/>
          </w:tcPr>
          <w:p w14:paraId="54CEBF05" w14:textId="77777777" w:rsidR="00F25BF8" w:rsidRPr="00F25BF8" w:rsidRDefault="00F25BF8" w:rsidP="00F25BF8">
            <w:pPr>
              <w:contextualSpacing/>
              <w:jc w:val="center"/>
              <w:rPr>
                <w:sz w:val="20"/>
              </w:rPr>
            </w:pPr>
          </w:p>
        </w:tc>
        <w:tc>
          <w:tcPr>
            <w:tcW w:w="2880" w:type="dxa"/>
          </w:tcPr>
          <w:p w14:paraId="1A831143" w14:textId="77777777" w:rsidR="00F25BF8" w:rsidRPr="00F25BF8" w:rsidRDefault="00F25BF8" w:rsidP="00F25BF8">
            <w:pPr>
              <w:contextualSpacing/>
              <w:jc w:val="center"/>
              <w:rPr>
                <w:sz w:val="20"/>
              </w:rPr>
            </w:pPr>
          </w:p>
        </w:tc>
        <w:tc>
          <w:tcPr>
            <w:tcW w:w="1800" w:type="dxa"/>
          </w:tcPr>
          <w:p w14:paraId="313A0724" w14:textId="77777777" w:rsidR="00F25BF8" w:rsidRPr="00F25BF8" w:rsidRDefault="00F25BF8" w:rsidP="00F25BF8">
            <w:pPr>
              <w:contextualSpacing/>
              <w:jc w:val="center"/>
              <w:rPr>
                <w:sz w:val="20"/>
              </w:rPr>
            </w:pPr>
          </w:p>
        </w:tc>
        <w:tc>
          <w:tcPr>
            <w:tcW w:w="1800" w:type="dxa"/>
          </w:tcPr>
          <w:p w14:paraId="1A30B4B7" w14:textId="77777777" w:rsidR="00F25BF8" w:rsidRPr="00F25BF8" w:rsidRDefault="00F25BF8" w:rsidP="00F25BF8">
            <w:pPr>
              <w:contextualSpacing/>
              <w:jc w:val="center"/>
              <w:rPr>
                <w:sz w:val="20"/>
              </w:rPr>
            </w:pPr>
          </w:p>
        </w:tc>
        <w:tc>
          <w:tcPr>
            <w:tcW w:w="2880" w:type="dxa"/>
          </w:tcPr>
          <w:p w14:paraId="599192A4" w14:textId="77777777" w:rsidR="00F25BF8" w:rsidRPr="00F25BF8" w:rsidRDefault="00F25BF8" w:rsidP="00F25BF8">
            <w:pPr>
              <w:contextualSpacing/>
              <w:jc w:val="center"/>
              <w:rPr>
                <w:sz w:val="20"/>
              </w:rPr>
            </w:pPr>
          </w:p>
        </w:tc>
      </w:tr>
      <w:tr w:rsidR="00F25BF8" w:rsidRPr="00F25BF8" w14:paraId="16D98FDC" w14:textId="77777777" w:rsidTr="00F25BF8">
        <w:trPr>
          <w:trHeight w:val="20"/>
          <w:jc w:val="center"/>
        </w:trPr>
        <w:tc>
          <w:tcPr>
            <w:tcW w:w="694" w:type="dxa"/>
          </w:tcPr>
          <w:p w14:paraId="42351BCF" w14:textId="77777777" w:rsidR="00F25BF8" w:rsidRPr="00F25BF8" w:rsidRDefault="00F25BF8" w:rsidP="00F25BF8">
            <w:pPr>
              <w:contextualSpacing/>
              <w:jc w:val="center"/>
              <w:rPr>
                <w:sz w:val="20"/>
              </w:rPr>
            </w:pPr>
            <w:r w:rsidRPr="00F25BF8">
              <w:rPr>
                <w:sz w:val="20"/>
              </w:rPr>
              <w:t>8</w:t>
            </w:r>
          </w:p>
        </w:tc>
        <w:tc>
          <w:tcPr>
            <w:tcW w:w="1101" w:type="dxa"/>
          </w:tcPr>
          <w:p w14:paraId="0A789F22" w14:textId="77777777" w:rsidR="00F25BF8" w:rsidRPr="00F25BF8" w:rsidRDefault="00F25BF8" w:rsidP="00F25BF8">
            <w:pPr>
              <w:contextualSpacing/>
              <w:jc w:val="center"/>
              <w:rPr>
                <w:sz w:val="20"/>
              </w:rPr>
            </w:pPr>
          </w:p>
        </w:tc>
        <w:tc>
          <w:tcPr>
            <w:tcW w:w="900" w:type="dxa"/>
          </w:tcPr>
          <w:p w14:paraId="507D810A" w14:textId="77777777" w:rsidR="00F25BF8" w:rsidRPr="00F25BF8" w:rsidRDefault="00F25BF8" w:rsidP="00F25BF8">
            <w:pPr>
              <w:contextualSpacing/>
              <w:jc w:val="center"/>
              <w:rPr>
                <w:sz w:val="20"/>
              </w:rPr>
            </w:pPr>
          </w:p>
        </w:tc>
        <w:tc>
          <w:tcPr>
            <w:tcW w:w="900" w:type="dxa"/>
          </w:tcPr>
          <w:p w14:paraId="79CC447B" w14:textId="77777777" w:rsidR="00F25BF8" w:rsidRPr="00F25BF8" w:rsidRDefault="00F25BF8" w:rsidP="00F25BF8">
            <w:pPr>
              <w:contextualSpacing/>
              <w:jc w:val="center"/>
              <w:rPr>
                <w:sz w:val="20"/>
              </w:rPr>
            </w:pPr>
          </w:p>
        </w:tc>
        <w:tc>
          <w:tcPr>
            <w:tcW w:w="1022" w:type="dxa"/>
          </w:tcPr>
          <w:p w14:paraId="2C6C1972" w14:textId="77777777" w:rsidR="00F25BF8" w:rsidRPr="00F25BF8" w:rsidRDefault="00F25BF8" w:rsidP="00F25BF8">
            <w:pPr>
              <w:contextualSpacing/>
              <w:jc w:val="center"/>
              <w:rPr>
                <w:sz w:val="20"/>
              </w:rPr>
            </w:pPr>
          </w:p>
        </w:tc>
        <w:tc>
          <w:tcPr>
            <w:tcW w:w="1023" w:type="dxa"/>
          </w:tcPr>
          <w:p w14:paraId="4A190082" w14:textId="77777777" w:rsidR="00F25BF8" w:rsidRPr="00F25BF8" w:rsidRDefault="00F25BF8" w:rsidP="00F25BF8">
            <w:pPr>
              <w:contextualSpacing/>
              <w:jc w:val="center"/>
              <w:rPr>
                <w:sz w:val="20"/>
              </w:rPr>
            </w:pPr>
          </w:p>
        </w:tc>
        <w:tc>
          <w:tcPr>
            <w:tcW w:w="2880" w:type="dxa"/>
          </w:tcPr>
          <w:p w14:paraId="3C3549C1" w14:textId="77777777" w:rsidR="00F25BF8" w:rsidRPr="00F25BF8" w:rsidRDefault="00F25BF8" w:rsidP="00F25BF8">
            <w:pPr>
              <w:contextualSpacing/>
              <w:jc w:val="center"/>
              <w:rPr>
                <w:sz w:val="20"/>
              </w:rPr>
            </w:pPr>
          </w:p>
        </w:tc>
        <w:tc>
          <w:tcPr>
            <w:tcW w:w="1800" w:type="dxa"/>
          </w:tcPr>
          <w:p w14:paraId="635B3260" w14:textId="77777777" w:rsidR="00F25BF8" w:rsidRPr="00F25BF8" w:rsidRDefault="00F25BF8" w:rsidP="00F25BF8">
            <w:pPr>
              <w:contextualSpacing/>
              <w:jc w:val="center"/>
              <w:rPr>
                <w:sz w:val="20"/>
              </w:rPr>
            </w:pPr>
          </w:p>
        </w:tc>
        <w:tc>
          <w:tcPr>
            <w:tcW w:w="1800" w:type="dxa"/>
          </w:tcPr>
          <w:p w14:paraId="3CA86EBB" w14:textId="77777777" w:rsidR="00F25BF8" w:rsidRPr="00F25BF8" w:rsidRDefault="00F25BF8" w:rsidP="00F25BF8">
            <w:pPr>
              <w:contextualSpacing/>
              <w:jc w:val="center"/>
              <w:rPr>
                <w:sz w:val="20"/>
              </w:rPr>
            </w:pPr>
          </w:p>
        </w:tc>
        <w:tc>
          <w:tcPr>
            <w:tcW w:w="2880" w:type="dxa"/>
          </w:tcPr>
          <w:p w14:paraId="24ACDE51" w14:textId="77777777" w:rsidR="00F25BF8" w:rsidRPr="00F25BF8" w:rsidRDefault="00F25BF8" w:rsidP="00F25BF8">
            <w:pPr>
              <w:contextualSpacing/>
              <w:jc w:val="center"/>
              <w:rPr>
                <w:sz w:val="20"/>
              </w:rPr>
            </w:pPr>
          </w:p>
        </w:tc>
      </w:tr>
      <w:tr w:rsidR="00F25BF8" w:rsidRPr="00F25BF8" w14:paraId="02F73303" w14:textId="77777777" w:rsidTr="00F25BF8">
        <w:trPr>
          <w:trHeight w:val="20"/>
          <w:jc w:val="center"/>
        </w:trPr>
        <w:tc>
          <w:tcPr>
            <w:tcW w:w="694" w:type="dxa"/>
          </w:tcPr>
          <w:p w14:paraId="3370BADF" w14:textId="77777777" w:rsidR="00F25BF8" w:rsidRPr="00F25BF8" w:rsidRDefault="00F25BF8" w:rsidP="00F25BF8">
            <w:pPr>
              <w:contextualSpacing/>
              <w:jc w:val="center"/>
              <w:rPr>
                <w:sz w:val="20"/>
              </w:rPr>
            </w:pPr>
            <w:r w:rsidRPr="00F25BF8">
              <w:rPr>
                <w:sz w:val="20"/>
              </w:rPr>
              <w:t>9</w:t>
            </w:r>
          </w:p>
        </w:tc>
        <w:tc>
          <w:tcPr>
            <w:tcW w:w="1101" w:type="dxa"/>
          </w:tcPr>
          <w:p w14:paraId="06BDCF96" w14:textId="77777777" w:rsidR="00F25BF8" w:rsidRPr="00F25BF8" w:rsidRDefault="00F25BF8" w:rsidP="00F25BF8">
            <w:pPr>
              <w:contextualSpacing/>
              <w:jc w:val="center"/>
              <w:rPr>
                <w:sz w:val="20"/>
              </w:rPr>
            </w:pPr>
          </w:p>
        </w:tc>
        <w:tc>
          <w:tcPr>
            <w:tcW w:w="900" w:type="dxa"/>
          </w:tcPr>
          <w:p w14:paraId="3AD1676A" w14:textId="77777777" w:rsidR="00F25BF8" w:rsidRPr="00F25BF8" w:rsidRDefault="00F25BF8" w:rsidP="00F25BF8">
            <w:pPr>
              <w:contextualSpacing/>
              <w:jc w:val="center"/>
              <w:rPr>
                <w:sz w:val="20"/>
              </w:rPr>
            </w:pPr>
          </w:p>
        </w:tc>
        <w:tc>
          <w:tcPr>
            <w:tcW w:w="900" w:type="dxa"/>
          </w:tcPr>
          <w:p w14:paraId="0E7910A6" w14:textId="77777777" w:rsidR="00F25BF8" w:rsidRPr="00F25BF8" w:rsidRDefault="00F25BF8" w:rsidP="00F25BF8">
            <w:pPr>
              <w:contextualSpacing/>
              <w:jc w:val="center"/>
              <w:rPr>
                <w:sz w:val="20"/>
              </w:rPr>
            </w:pPr>
          </w:p>
        </w:tc>
        <w:tc>
          <w:tcPr>
            <w:tcW w:w="1022" w:type="dxa"/>
          </w:tcPr>
          <w:p w14:paraId="55805A30" w14:textId="77777777" w:rsidR="00F25BF8" w:rsidRPr="00F25BF8" w:rsidRDefault="00F25BF8" w:rsidP="00F25BF8">
            <w:pPr>
              <w:contextualSpacing/>
              <w:jc w:val="center"/>
              <w:rPr>
                <w:sz w:val="20"/>
              </w:rPr>
            </w:pPr>
          </w:p>
        </w:tc>
        <w:tc>
          <w:tcPr>
            <w:tcW w:w="1023" w:type="dxa"/>
          </w:tcPr>
          <w:p w14:paraId="3810D1E2" w14:textId="77777777" w:rsidR="00F25BF8" w:rsidRPr="00F25BF8" w:rsidRDefault="00F25BF8" w:rsidP="00F25BF8">
            <w:pPr>
              <w:contextualSpacing/>
              <w:jc w:val="center"/>
              <w:rPr>
                <w:sz w:val="20"/>
              </w:rPr>
            </w:pPr>
          </w:p>
        </w:tc>
        <w:tc>
          <w:tcPr>
            <w:tcW w:w="2880" w:type="dxa"/>
          </w:tcPr>
          <w:p w14:paraId="78509AE6" w14:textId="77777777" w:rsidR="00F25BF8" w:rsidRPr="00F25BF8" w:rsidRDefault="00F25BF8" w:rsidP="00F25BF8">
            <w:pPr>
              <w:contextualSpacing/>
              <w:jc w:val="center"/>
              <w:rPr>
                <w:sz w:val="20"/>
              </w:rPr>
            </w:pPr>
          </w:p>
        </w:tc>
        <w:tc>
          <w:tcPr>
            <w:tcW w:w="1800" w:type="dxa"/>
          </w:tcPr>
          <w:p w14:paraId="4753548D" w14:textId="77777777" w:rsidR="00F25BF8" w:rsidRPr="00F25BF8" w:rsidRDefault="00F25BF8" w:rsidP="00F25BF8">
            <w:pPr>
              <w:contextualSpacing/>
              <w:jc w:val="center"/>
              <w:rPr>
                <w:sz w:val="20"/>
              </w:rPr>
            </w:pPr>
          </w:p>
        </w:tc>
        <w:tc>
          <w:tcPr>
            <w:tcW w:w="1800" w:type="dxa"/>
          </w:tcPr>
          <w:p w14:paraId="62DF8DBF" w14:textId="77777777" w:rsidR="00F25BF8" w:rsidRPr="00F25BF8" w:rsidRDefault="00F25BF8" w:rsidP="00F25BF8">
            <w:pPr>
              <w:contextualSpacing/>
              <w:jc w:val="center"/>
              <w:rPr>
                <w:sz w:val="20"/>
              </w:rPr>
            </w:pPr>
          </w:p>
        </w:tc>
        <w:tc>
          <w:tcPr>
            <w:tcW w:w="2880" w:type="dxa"/>
          </w:tcPr>
          <w:p w14:paraId="354DC123" w14:textId="77777777" w:rsidR="00F25BF8" w:rsidRPr="00F25BF8" w:rsidRDefault="00F25BF8" w:rsidP="00F25BF8">
            <w:pPr>
              <w:contextualSpacing/>
              <w:jc w:val="center"/>
              <w:rPr>
                <w:sz w:val="20"/>
              </w:rPr>
            </w:pPr>
          </w:p>
        </w:tc>
      </w:tr>
      <w:tr w:rsidR="00F25BF8" w:rsidRPr="00F25BF8" w14:paraId="4DF2C4ED" w14:textId="77777777" w:rsidTr="00F25BF8">
        <w:trPr>
          <w:trHeight w:val="20"/>
          <w:jc w:val="center"/>
        </w:trPr>
        <w:tc>
          <w:tcPr>
            <w:tcW w:w="694" w:type="dxa"/>
          </w:tcPr>
          <w:p w14:paraId="606C9EA7" w14:textId="77777777" w:rsidR="00F25BF8" w:rsidRPr="00F25BF8" w:rsidRDefault="00F25BF8" w:rsidP="00F25BF8">
            <w:pPr>
              <w:contextualSpacing/>
              <w:jc w:val="center"/>
              <w:rPr>
                <w:sz w:val="20"/>
              </w:rPr>
            </w:pPr>
            <w:r w:rsidRPr="00F25BF8">
              <w:rPr>
                <w:sz w:val="20"/>
              </w:rPr>
              <w:t>10</w:t>
            </w:r>
          </w:p>
        </w:tc>
        <w:tc>
          <w:tcPr>
            <w:tcW w:w="1101" w:type="dxa"/>
          </w:tcPr>
          <w:p w14:paraId="420F5F16" w14:textId="77777777" w:rsidR="00F25BF8" w:rsidRPr="00F25BF8" w:rsidRDefault="00F25BF8" w:rsidP="00F25BF8">
            <w:pPr>
              <w:contextualSpacing/>
              <w:jc w:val="center"/>
              <w:rPr>
                <w:sz w:val="20"/>
              </w:rPr>
            </w:pPr>
          </w:p>
        </w:tc>
        <w:tc>
          <w:tcPr>
            <w:tcW w:w="900" w:type="dxa"/>
          </w:tcPr>
          <w:p w14:paraId="62BFA77B" w14:textId="77777777" w:rsidR="00F25BF8" w:rsidRPr="00F25BF8" w:rsidRDefault="00F25BF8" w:rsidP="00F25BF8">
            <w:pPr>
              <w:contextualSpacing/>
              <w:jc w:val="center"/>
              <w:rPr>
                <w:sz w:val="20"/>
              </w:rPr>
            </w:pPr>
          </w:p>
        </w:tc>
        <w:tc>
          <w:tcPr>
            <w:tcW w:w="900" w:type="dxa"/>
          </w:tcPr>
          <w:p w14:paraId="6D890760" w14:textId="77777777" w:rsidR="00F25BF8" w:rsidRPr="00F25BF8" w:rsidRDefault="00F25BF8" w:rsidP="00F25BF8">
            <w:pPr>
              <w:contextualSpacing/>
              <w:jc w:val="center"/>
              <w:rPr>
                <w:sz w:val="20"/>
              </w:rPr>
            </w:pPr>
          </w:p>
        </w:tc>
        <w:tc>
          <w:tcPr>
            <w:tcW w:w="1022" w:type="dxa"/>
          </w:tcPr>
          <w:p w14:paraId="3CECEB15" w14:textId="77777777" w:rsidR="00F25BF8" w:rsidRPr="00F25BF8" w:rsidRDefault="00F25BF8" w:rsidP="00F25BF8">
            <w:pPr>
              <w:contextualSpacing/>
              <w:jc w:val="center"/>
              <w:rPr>
                <w:sz w:val="20"/>
              </w:rPr>
            </w:pPr>
          </w:p>
        </w:tc>
        <w:tc>
          <w:tcPr>
            <w:tcW w:w="1023" w:type="dxa"/>
          </w:tcPr>
          <w:p w14:paraId="68034C2F" w14:textId="77777777" w:rsidR="00F25BF8" w:rsidRPr="00F25BF8" w:rsidRDefault="00F25BF8" w:rsidP="00F25BF8">
            <w:pPr>
              <w:contextualSpacing/>
              <w:jc w:val="center"/>
              <w:rPr>
                <w:sz w:val="20"/>
              </w:rPr>
            </w:pPr>
          </w:p>
        </w:tc>
        <w:tc>
          <w:tcPr>
            <w:tcW w:w="2880" w:type="dxa"/>
          </w:tcPr>
          <w:p w14:paraId="618E92D2" w14:textId="77777777" w:rsidR="00F25BF8" w:rsidRPr="00F25BF8" w:rsidRDefault="00F25BF8" w:rsidP="00F25BF8">
            <w:pPr>
              <w:contextualSpacing/>
              <w:jc w:val="center"/>
              <w:rPr>
                <w:sz w:val="20"/>
              </w:rPr>
            </w:pPr>
          </w:p>
        </w:tc>
        <w:tc>
          <w:tcPr>
            <w:tcW w:w="1800" w:type="dxa"/>
          </w:tcPr>
          <w:p w14:paraId="35A363C6" w14:textId="77777777" w:rsidR="00F25BF8" w:rsidRPr="00F25BF8" w:rsidRDefault="00F25BF8" w:rsidP="00F25BF8">
            <w:pPr>
              <w:contextualSpacing/>
              <w:jc w:val="center"/>
              <w:rPr>
                <w:sz w:val="20"/>
              </w:rPr>
            </w:pPr>
          </w:p>
        </w:tc>
        <w:tc>
          <w:tcPr>
            <w:tcW w:w="1800" w:type="dxa"/>
          </w:tcPr>
          <w:p w14:paraId="58376278" w14:textId="77777777" w:rsidR="00F25BF8" w:rsidRPr="00F25BF8" w:rsidRDefault="00F25BF8" w:rsidP="00F25BF8">
            <w:pPr>
              <w:contextualSpacing/>
              <w:jc w:val="center"/>
              <w:rPr>
                <w:sz w:val="20"/>
              </w:rPr>
            </w:pPr>
          </w:p>
        </w:tc>
        <w:tc>
          <w:tcPr>
            <w:tcW w:w="2880" w:type="dxa"/>
          </w:tcPr>
          <w:p w14:paraId="5FC970A1" w14:textId="77777777" w:rsidR="00F25BF8" w:rsidRPr="00F25BF8" w:rsidRDefault="00F25BF8" w:rsidP="00F25BF8">
            <w:pPr>
              <w:contextualSpacing/>
              <w:jc w:val="center"/>
              <w:rPr>
                <w:sz w:val="20"/>
              </w:rPr>
            </w:pPr>
          </w:p>
        </w:tc>
      </w:tr>
    </w:tbl>
    <w:p w14:paraId="75799C46" w14:textId="77777777" w:rsidR="00F25BF8" w:rsidRPr="00F25BF8" w:rsidRDefault="00F25BF8" w:rsidP="00F25BF8">
      <w:pPr>
        <w:spacing w:after="0" w:line="240" w:lineRule="auto"/>
        <w:contextualSpacing/>
        <w:rPr>
          <w:rFonts w:eastAsia="SimSun"/>
        </w:rPr>
      </w:pPr>
    </w:p>
    <w:tbl>
      <w:tblPr>
        <w:tblStyle w:val="TableGrid2"/>
        <w:tblW w:w="15115" w:type="dxa"/>
        <w:jc w:val="center"/>
        <w:tblCellMar>
          <w:left w:w="29" w:type="dxa"/>
          <w:right w:w="29" w:type="dxa"/>
        </w:tblCellMar>
        <w:tblLook w:val="04A0" w:firstRow="1" w:lastRow="0" w:firstColumn="1" w:lastColumn="0" w:noHBand="0" w:noVBand="1"/>
      </w:tblPr>
      <w:tblGrid>
        <w:gridCol w:w="1795"/>
        <w:gridCol w:w="4320"/>
        <w:gridCol w:w="3000"/>
        <w:gridCol w:w="3000"/>
        <w:gridCol w:w="3000"/>
      </w:tblGrid>
      <w:tr w:rsidR="00F25BF8" w:rsidRPr="00F25BF8" w14:paraId="3B001C8F" w14:textId="77777777" w:rsidTr="00F25BF8">
        <w:trPr>
          <w:jc w:val="center"/>
        </w:trPr>
        <w:tc>
          <w:tcPr>
            <w:tcW w:w="1795" w:type="dxa"/>
          </w:tcPr>
          <w:p w14:paraId="556D240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Field Purpose (E3)</w:t>
            </w:r>
          </w:p>
        </w:tc>
        <w:tc>
          <w:tcPr>
            <w:tcW w:w="4320" w:type="dxa"/>
          </w:tcPr>
          <w:p w14:paraId="570B6739"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Why Fallow (E4)</w:t>
            </w:r>
          </w:p>
        </w:tc>
        <w:tc>
          <w:tcPr>
            <w:tcW w:w="9000" w:type="dxa"/>
            <w:gridSpan w:val="3"/>
          </w:tcPr>
          <w:p w14:paraId="6B83D144"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25BF8" w:rsidRPr="00F25BF8" w14:paraId="0493C115" w14:textId="77777777" w:rsidTr="00F25BF8">
        <w:trPr>
          <w:jc w:val="center"/>
        </w:trPr>
        <w:tc>
          <w:tcPr>
            <w:tcW w:w="1795" w:type="dxa"/>
          </w:tcPr>
          <w:p w14:paraId="0E54615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1=Farmed this field</w:t>
            </w:r>
          </w:p>
          <w:p w14:paraId="5627BDD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2=Left this field fallow</w:t>
            </w:r>
          </w:p>
          <w:p w14:paraId="4DABD75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3=Left this field in improved fallow</w:t>
            </w:r>
          </w:p>
          <w:p w14:paraId="54723C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4=Used this field as pasture/other non-agricultural use</w:t>
            </w:r>
          </w:p>
        </w:tc>
        <w:tc>
          <w:tcPr>
            <w:tcW w:w="4320" w:type="dxa"/>
          </w:tcPr>
          <w:p w14:paraId="3D8E27D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119B340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 from floods</w:t>
            </w:r>
          </w:p>
          <w:p w14:paraId="0A27D0F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3488D7E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00CF343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2812515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61C7FF2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7=Strengthen ability to </w:t>
            </w:r>
            <w:proofErr w:type="spellStart"/>
            <w:r w:rsidRPr="00F25BF8">
              <w:rPr>
                <w:rFonts w:cs="Times New Roman"/>
                <w:sz w:val="20"/>
              </w:rPr>
              <w:t>bequeathland</w:t>
            </w:r>
            <w:proofErr w:type="spellEnd"/>
            <w:r w:rsidRPr="00F25BF8">
              <w:rPr>
                <w:rFonts w:cs="Times New Roman"/>
                <w:sz w:val="20"/>
              </w:rPr>
              <w:t xml:space="preserve"> to children</w:t>
            </w:r>
          </w:p>
          <w:p w14:paraId="5095550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0BEAB58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3000" w:type="dxa"/>
          </w:tcPr>
          <w:p w14:paraId="464284F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1=Local maize</w:t>
            </w:r>
          </w:p>
          <w:p w14:paraId="00F39C7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1CC59B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3=Hybrid maize</w:t>
            </w:r>
          </w:p>
          <w:p w14:paraId="63E79E0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4=Cassava</w:t>
            </w:r>
          </w:p>
          <w:p w14:paraId="47A64F3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5=Sweet potato</w:t>
            </w:r>
          </w:p>
          <w:p w14:paraId="5238E87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6=Irish potato</w:t>
            </w:r>
          </w:p>
          <w:p w14:paraId="6C3AD2A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w:t>
            </w:r>
            <w:proofErr w:type="spellStart"/>
            <w:r w:rsidRPr="00F25BF8">
              <w:rPr>
                <w:rFonts w:cs="Times New Roman"/>
                <w:sz w:val="20"/>
              </w:rPr>
              <w:t>Groundnet</w:t>
            </w:r>
            <w:proofErr w:type="spellEnd"/>
          </w:p>
          <w:p w14:paraId="27B03E1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8=Ground bean (</w:t>
            </w:r>
            <w:proofErr w:type="spellStart"/>
            <w:r w:rsidRPr="00F25BF8">
              <w:rPr>
                <w:rFonts w:cs="Times New Roman"/>
                <w:sz w:val="20"/>
              </w:rPr>
              <w:t>Nzama</w:t>
            </w:r>
            <w:proofErr w:type="spellEnd"/>
            <w:r w:rsidRPr="00F25BF8">
              <w:rPr>
                <w:rFonts w:cs="Times New Roman"/>
                <w:sz w:val="20"/>
              </w:rPr>
              <w:t>)</w:t>
            </w:r>
          </w:p>
          <w:p w14:paraId="2F49CD2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9=Rice</w:t>
            </w:r>
          </w:p>
          <w:p w14:paraId="3D4FDC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10=Finger millet (</w:t>
            </w:r>
            <w:proofErr w:type="spellStart"/>
            <w:r w:rsidRPr="00F25BF8">
              <w:rPr>
                <w:rFonts w:cs="Times New Roman"/>
                <w:sz w:val="20"/>
              </w:rPr>
              <w:t>mawere</w:t>
            </w:r>
            <w:proofErr w:type="spellEnd"/>
            <w:r w:rsidRPr="00F25BF8">
              <w:rPr>
                <w:rFonts w:cs="Times New Roman"/>
                <w:sz w:val="20"/>
              </w:rPr>
              <w:t>)</w:t>
            </w:r>
          </w:p>
        </w:tc>
        <w:tc>
          <w:tcPr>
            <w:tcW w:w="3000" w:type="dxa"/>
          </w:tcPr>
          <w:p w14:paraId="3BC7651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11=Sorghum</w:t>
            </w:r>
          </w:p>
          <w:p w14:paraId="6B7CE42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12=Pearl millet (</w:t>
            </w:r>
            <w:proofErr w:type="spellStart"/>
            <w:r w:rsidRPr="00F25BF8">
              <w:rPr>
                <w:rFonts w:cs="Times New Roman"/>
                <w:sz w:val="20"/>
              </w:rPr>
              <w:t>mchewere</w:t>
            </w:r>
            <w:proofErr w:type="spellEnd"/>
            <w:r w:rsidRPr="00F25BF8">
              <w:rPr>
                <w:rFonts w:cs="Times New Roman"/>
                <w:sz w:val="20"/>
              </w:rPr>
              <w:t>)</w:t>
            </w:r>
          </w:p>
          <w:p w14:paraId="3148FDF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13=Bean</w:t>
            </w:r>
          </w:p>
          <w:p w14:paraId="5842B75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Soyabean</w:t>
            </w:r>
            <w:proofErr w:type="spellEnd"/>
          </w:p>
          <w:p w14:paraId="127FF4E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15=Pigeon Peas</w:t>
            </w:r>
          </w:p>
          <w:p w14:paraId="51E1E3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61DA0E6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0568B62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18=Cotton</w:t>
            </w:r>
          </w:p>
          <w:p w14:paraId="1D1FE8D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000" w:type="dxa"/>
          </w:tcPr>
          <w:p w14:paraId="6C34DD5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20=Cabbage </w:t>
            </w:r>
            <w:proofErr w:type="spellStart"/>
            <w:r w:rsidRPr="00F25BF8">
              <w:rPr>
                <w:rFonts w:cs="Times New Roman"/>
                <w:sz w:val="20"/>
              </w:rPr>
              <w:t>Tanaposi</w:t>
            </w:r>
            <w:proofErr w:type="spellEnd"/>
          </w:p>
          <w:p w14:paraId="431D47C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21=</w:t>
            </w:r>
            <w:proofErr w:type="spellStart"/>
            <w:r w:rsidRPr="00F25BF8">
              <w:rPr>
                <w:rFonts w:cs="Times New Roman"/>
                <w:sz w:val="20"/>
              </w:rPr>
              <w:t>Nkhwani</w:t>
            </w:r>
            <w:proofErr w:type="spellEnd"/>
          </w:p>
          <w:p w14:paraId="55565A1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22=</w:t>
            </w:r>
            <w:proofErr w:type="spellStart"/>
            <w:r w:rsidRPr="00F25BF8">
              <w:rPr>
                <w:rFonts w:cs="Times New Roman"/>
                <w:sz w:val="20"/>
              </w:rPr>
              <w:t>Therere</w:t>
            </w:r>
            <w:proofErr w:type="spellEnd"/>
            <w:r w:rsidRPr="00F25BF8">
              <w:rPr>
                <w:rFonts w:cs="Times New Roman"/>
                <w:sz w:val="20"/>
              </w:rPr>
              <w:t>/Okra</w:t>
            </w:r>
          </w:p>
          <w:p w14:paraId="6CCB90F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23=Tomato</w:t>
            </w:r>
          </w:p>
          <w:p w14:paraId="5885B87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24=Onion</w:t>
            </w:r>
          </w:p>
          <w:p w14:paraId="1D035C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25=Peas</w:t>
            </w:r>
          </w:p>
          <w:p w14:paraId="24EDDFA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54AA714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27=Sunflower</w:t>
            </w:r>
          </w:p>
          <w:p w14:paraId="29C84F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3362FCC6" w14:textId="77777777" w:rsidR="00F25BF8" w:rsidRPr="00F25BF8" w:rsidRDefault="00F25BF8" w:rsidP="00F25BF8">
      <w:pPr>
        <w:spacing w:after="0" w:line="240" w:lineRule="auto"/>
        <w:contextualSpacing/>
        <w:rPr>
          <w:rFonts w:eastAsia="SimSun"/>
        </w:rPr>
      </w:pPr>
      <w:r w:rsidRPr="00F25BF8">
        <w:rPr>
          <w:rFonts w:eastAsia="SimSun"/>
        </w:rPr>
        <w:br w:type="page"/>
      </w:r>
    </w:p>
    <w:p w14:paraId="77880FF8"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39D98758" w14:textId="77777777" w:rsidR="00F25BF8" w:rsidRPr="00F25BF8" w:rsidRDefault="00F25BF8" w:rsidP="00F25BF8">
      <w:pPr>
        <w:spacing w:after="0" w:line="240" w:lineRule="auto"/>
        <w:contextualSpacing/>
        <w:rPr>
          <w:rFonts w:eastAsia="SimSun"/>
        </w:rPr>
      </w:pPr>
    </w:p>
    <w:tbl>
      <w:tblPr>
        <w:tblStyle w:val="TableGrid2"/>
        <w:tblW w:w="14691" w:type="dxa"/>
        <w:jc w:val="center"/>
        <w:tblCellMar>
          <w:left w:w="29" w:type="dxa"/>
          <w:right w:w="29" w:type="dxa"/>
        </w:tblCellMar>
        <w:tblLook w:val="04A0" w:firstRow="1" w:lastRow="0" w:firstColumn="1" w:lastColumn="0" w:noHBand="0" w:noVBand="1"/>
      </w:tblPr>
      <w:tblGrid>
        <w:gridCol w:w="706"/>
        <w:gridCol w:w="2169"/>
        <w:gridCol w:w="1370"/>
        <w:gridCol w:w="1741"/>
        <w:gridCol w:w="1741"/>
        <w:gridCol w:w="1741"/>
        <w:gridCol w:w="1203"/>
        <w:gridCol w:w="1204"/>
        <w:gridCol w:w="2816"/>
      </w:tblGrid>
      <w:tr w:rsidR="00F25BF8" w:rsidRPr="00F25BF8" w14:paraId="4D779512" w14:textId="77777777" w:rsidTr="00F25BF8">
        <w:trPr>
          <w:trHeight w:val="20"/>
          <w:jc w:val="center"/>
        </w:trPr>
        <w:tc>
          <w:tcPr>
            <w:tcW w:w="706" w:type="dxa"/>
            <w:vMerge w:val="restart"/>
          </w:tcPr>
          <w:p w14:paraId="692A0452" w14:textId="77777777" w:rsidR="00F25BF8" w:rsidRPr="00F25BF8" w:rsidRDefault="00F25BF8" w:rsidP="00F25BF8">
            <w:pPr>
              <w:contextualSpacing/>
              <w:jc w:val="center"/>
              <w:rPr>
                <w:sz w:val="20"/>
              </w:rPr>
            </w:pPr>
            <w:r w:rsidRPr="00F25BF8">
              <w:rPr>
                <w:sz w:val="20"/>
              </w:rPr>
              <w:t>Field</w:t>
            </w:r>
          </w:p>
        </w:tc>
        <w:tc>
          <w:tcPr>
            <w:tcW w:w="2169" w:type="dxa"/>
            <w:vMerge w:val="restart"/>
          </w:tcPr>
          <w:p w14:paraId="0BF4B7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E7a. Thinking over the past year, what type of payment did your household make for renting one or more of your fields from another household?</w:t>
            </w:r>
          </w:p>
          <w:p w14:paraId="4629B67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1=Cash</w:t>
            </w:r>
          </w:p>
          <w:p w14:paraId="49496F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2=Labor</w:t>
            </w:r>
          </w:p>
          <w:p w14:paraId="21357F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3=Crops</w:t>
            </w:r>
          </w:p>
          <w:p w14:paraId="1C69BD3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1370" w:type="dxa"/>
            <w:vMerge w:val="restart"/>
          </w:tcPr>
          <w:p w14:paraId="1F8D1E7B"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E7a=1</w:t>
            </w:r>
          </w:p>
          <w:p w14:paraId="03D7284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E7c. How much did you pay to rent this field?</w:t>
            </w:r>
          </w:p>
          <w:p w14:paraId="7032071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kwacha</w:t>
            </w:r>
          </w:p>
        </w:tc>
        <w:tc>
          <w:tcPr>
            <w:tcW w:w="1741" w:type="dxa"/>
            <w:vMerge w:val="restart"/>
          </w:tcPr>
          <w:p w14:paraId="4A46AD29"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E7a=2</w:t>
            </w:r>
          </w:p>
          <w:p w14:paraId="146DD38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E7d. How many person-days of labor did your household perform in exchange for renting this field?</w:t>
            </w:r>
          </w:p>
        </w:tc>
        <w:tc>
          <w:tcPr>
            <w:tcW w:w="1741" w:type="dxa"/>
            <w:vMerge w:val="restart"/>
          </w:tcPr>
          <w:p w14:paraId="54592036"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E7a=3</w:t>
            </w:r>
          </w:p>
          <w:p w14:paraId="7A3591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E7e. What share of the field's crop yield did you give as payment for renting your field?</w:t>
            </w:r>
          </w:p>
          <w:p w14:paraId="741FC6E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1=Less than 25%</w:t>
            </w:r>
          </w:p>
          <w:p w14:paraId="021EF68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2=25% - 49%</w:t>
            </w:r>
          </w:p>
          <w:p w14:paraId="78E41B5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3=50%-74%</w:t>
            </w:r>
          </w:p>
          <w:p w14:paraId="61FAB0D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4=More than 75%</w:t>
            </w:r>
          </w:p>
        </w:tc>
        <w:tc>
          <w:tcPr>
            <w:tcW w:w="1741" w:type="dxa"/>
            <w:vMerge w:val="restart"/>
          </w:tcPr>
          <w:p w14:paraId="695E911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6BF1755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E7f. What crop did you give in exchange for renting this field?</w:t>
            </w:r>
          </w:p>
          <w:p w14:paraId="292FCE8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2A1384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See </w:t>
            </w:r>
            <w:r w:rsidRPr="00F25BF8">
              <w:rPr>
                <w:rFonts w:cs="Times New Roman" w:hint="eastAsia"/>
                <w:sz w:val="20"/>
              </w:rPr>
              <w:t>code below</w:t>
            </w:r>
          </w:p>
        </w:tc>
        <w:tc>
          <w:tcPr>
            <w:tcW w:w="2407" w:type="dxa"/>
            <w:gridSpan w:val="2"/>
            <w:tcBorders>
              <w:bottom w:val="nil"/>
            </w:tcBorders>
          </w:tcPr>
          <w:p w14:paraId="49BD296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78EB4AD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E7g. How much of the crop did your household give in return for renting this field?</w:t>
            </w:r>
          </w:p>
        </w:tc>
        <w:tc>
          <w:tcPr>
            <w:tcW w:w="2816" w:type="dxa"/>
            <w:vMerge w:val="restart"/>
          </w:tcPr>
          <w:p w14:paraId="75A2C07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E8. What year did you household acquire this field?</w:t>
            </w:r>
          </w:p>
          <w:p w14:paraId="7FBE956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they don't know because it has been in the family a long time, enter 777</w:t>
            </w:r>
          </w:p>
        </w:tc>
      </w:tr>
      <w:tr w:rsidR="00F25BF8" w:rsidRPr="00F25BF8" w14:paraId="1841AB3D" w14:textId="77777777" w:rsidTr="00F25BF8">
        <w:trPr>
          <w:trHeight w:val="20"/>
          <w:jc w:val="center"/>
        </w:trPr>
        <w:tc>
          <w:tcPr>
            <w:tcW w:w="706" w:type="dxa"/>
            <w:vMerge/>
          </w:tcPr>
          <w:p w14:paraId="7F9EB3F8" w14:textId="77777777" w:rsidR="00F25BF8" w:rsidRPr="00F25BF8" w:rsidRDefault="00F25BF8" w:rsidP="00F25BF8">
            <w:pPr>
              <w:contextualSpacing/>
              <w:jc w:val="center"/>
              <w:rPr>
                <w:sz w:val="20"/>
              </w:rPr>
            </w:pPr>
          </w:p>
        </w:tc>
        <w:tc>
          <w:tcPr>
            <w:tcW w:w="2169" w:type="dxa"/>
            <w:vMerge/>
          </w:tcPr>
          <w:p w14:paraId="066B288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370" w:type="dxa"/>
            <w:vMerge/>
          </w:tcPr>
          <w:p w14:paraId="57FEB190"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60EEB814"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4118BE24"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6D4353F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03" w:type="dxa"/>
            <w:tcBorders>
              <w:top w:val="nil"/>
              <w:right w:val="nil"/>
            </w:tcBorders>
          </w:tcPr>
          <w:p w14:paraId="4AF9830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w:t>
            </w:r>
          </w:p>
          <w:p w14:paraId="61254C7B" w14:textId="77777777" w:rsidR="00F25BF8" w:rsidRPr="00F25BF8" w:rsidRDefault="00F25BF8" w:rsidP="00F25BF8">
            <w:pPr>
              <w:contextualSpacing/>
              <w:jc w:val="center"/>
              <w:rPr>
                <w:rFonts w:cs="Times New Roman"/>
                <w:sz w:val="20"/>
              </w:rPr>
            </w:pPr>
            <w:r w:rsidRPr="00F25BF8">
              <w:rPr>
                <w:rFonts w:cs="Times New Roman"/>
                <w:sz w:val="20"/>
              </w:rPr>
              <w:t>1=ox cart</w:t>
            </w:r>
          </w:p>
          <w:p w14:paraId="6EF404D0" w14:textId="77777777" w:rsidR="00F25BF8" w:rsidRPr="00F25BF8" w:rsidRDefault="00F25BF8" w:rsidP="00F25BF8">
            <w:pPr>
              <w:contextualSpacing/>
              <w:jc w:val="center"/>
              <w:rPr>
                <w:rFonts w:cs="Times New Roman"/>
                <w:sz w:val="20"/>
              </w:rPr>
            </w:pPr>
            <w:r w:rsidRPr="00F25BF8">
              <w:rPr>
                <w:rFonts w:cs="Times New Roman"/>
                <w:sz w:val="20"/>
              </w:rPr>
              <w:t>2=kilo</w:t>
            </w:r>
          </w:p>
          <w:p w14:paraId="2269A29D" w14:textId="77777777" w:rsidR="00F25BF8" w:rsidRPr="00F25BF8" w:rsidRDefault="00F25BF8" w:rsidP="00F25BF8">
            <w:pPr>
              <w:contextualSpacing/>
              <w:jc w:val="center"/>
              <w:rPr>
                <w:rFonts w:cs="Times New Roman"/>
                <w:sz w:val="20"/>
              </w:rPr>
            </w:pPr>
            <w:r w:rsidRPr="00F25BF8">
              <w:rPr>
                <w:rFonts w:cs="Times New Roman"/>
                <w:sz w:val="20"/>
              </w:rPr>
              <w:t>3=</w:t>
            </w:r>
            <w:proofErr w:type="spellStart"/>
            <w:r w:rsidRPr="00F25BF8">
              <w:rPr>
                <w:rFonts w:cs="Times New Roman"/>
                <w:sz w:val="20"/>
              </w:rPr>
              <w:t>litres</w:t>
            </w:r>
            <w:proofErr w:type="spellEnd"/>
          </w:p>
        </w:tc>
        <w:tc>
          <w:tcPr>
            <w:tcW w:w="1204" w:type="dxa"/>
            <w:tcBorders>
              <w:top w:val="nil"/>
              <w:left w:val="nil"/>
            </w:tcBorders>
          </w:tcPr>
          <w:p w14:paraId="49902F09" w14:textId="77777777" w:rsidR="00F25BF8" w:rsidRPr="00F25BF8" w:rsidRDefault="00F25BF8" w:rsidP="00F25BF8">
            <w:pPr>
              <w:contextualSpacing/>
              <w:jc w:val="center"/>
              <w:rPr>
                <w:rFonts w:cs="Times New Roman"/>
                <w:sz w:val="20"/>
              </w:rPr>
            </w:pPr>
            <w:r w:rsidRPr="00F25BF8">
              <w:rPr>
                <w:rFonts w:cs="Times New Roman"/>
                <w:sz w:val="20"/>
              </w:rPr>
              <w:t>4=tins</w:t>
            </w:r>
          </w:p>
          <w:p w14:paraId="3B69497B" w14:textId="77777777" w:rsidR="00F25BF8" w:rsidRPr="00F25BF8" w:rsidRDefault="00F25BF8" w:rsidP="00F25BF8">
            <w:pPr>
              <w:contextualSpacing/>
              <w:jc w:val="center"/>
              <w:rPr>
                <w:rFonts w:cs="Times New Roman"/>
                <w:sz w:val="20"/>
              </w:rPr>
            </w:pPr>
            <w:r w:rsidRPr="00F25BF8">
              <w:rPr>
                <w:rFonts w:cs="Times New Roman"/>
                <w:sz w:val="20"/>
              </w:rPr>
              <w:t>5=25 kg bunch</w:t>
            </w:r>
          </w:p>
          <w:p w14:paraId="5134CC06" w14:textId="77777777" w:rsidR="00F25BF8" w:rsidRPr="00F25BF8" w:rsidRDefault="00F25BF8" w:rsidP="00F25BF8">
            <w:pPr>
              <w:contextualSpacing/>
              <w:jc w:val="center"/>
              <w:rPr>
                <w:rFonts w:cs="Times New Roman"/>
                <w:sz w:val="20"/>
              </w:rPr>
            </w:pPr>
            <w:r w:rsidRPr="00F25BF8">
              <w:rPr>
                <w:rFonts w:cs="Times New Roman"/>
                <w:sz w:val="20"/>
              </w:rPr>
              <w:t>6=crates</w:t>
            </w:r>
          </w:p>
          <w:p w14:paraId="7183E1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tonnes</w:t>
            </w:r>
            <w:proofErr w:type="spellEnd"/>
          </w:p>
        </w:tc>
        <w:tc>
          <w:tcPr>
            <w:tcW w:w="2816" w:type="dxa"/>
            <w:vMerge/>
          </w:tcPr>
          <w:p w14:paraId="6B7F934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305DBAF2" w14:textId="77777777" w:rsidTr="00F25BF8">
        <w:trPr>
          <w:trHeight w:val="20"/>
          <w:jc w:val="center"/>
        </w:trPr>
        <w:tc>
          <w:tcPr>
            <w:tcW w:w="706" w:type="dxa"/>
          </w:tcPr>
          <w:p w14:paraId="2A530FA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9" w:type="dxa"/>
          </w:tcPr>
          <w:p w14:paraId="4F8CB1B1"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proofErr w:type="spellStart"/>
            <w:r w:rsidRPr="00F25BF8">
              <w:rPr>
                <w:rFonts w:cs="Times New Roman"/>
                <w:b/>
                <w:bCs/>
                <w:spacing w:val="1"/>
                <w:w w:val="105"/>
                <w:sz w:val="18"/>
                <w:szCs w:val="18"/>
              </w:rPr>
              <w:t>payment_rent</w:t>
            </w:r>
            <w:proofErr w:type="spellEnd"/>
          </w:p>
        </w:tc>
        <w:tc>
          <w:tcPr>
            <w:tcW w:w="1370" w:type="dxa"/>
          </w:tcPr>
          <w:p w14:paraId="6389B155"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proofErr w:type="spellStart"/>
            <w:r w:rsidRPr="00F25BF8">
              <w:rPr>
                <w:rFonts w:cs="Times New Roman"/>
                <w:b/>
                <w:bCs/>
                <w:spacing w:val="1"/>
                <w:w w:val="105"/>
                <w:sz w:val="18"/>
                <w:szCs w:val="18"/>
              </w:rPr>
              <w:t>payment_rento</w:t>
            </w:r>
            <w:proofErr w:type="spellEnd"/>
          </w:p>
        </w:tc>
        <w:tc>
          <w:tcPr>
            <w:tcW w:w="1741" w:type="dxa"/>
          </w:tcPr>
          <w:p w14:paraId="34650882"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proofErr w:type="spellStart"/>
            <w:r w:rsidRPr="00F25BF8">
              <w:rPr>
                <w:rFonts w:cs="Times New Roman"/>
                <w:b/>
                <w:bCs/>
                <w:spacing w:val="1"/>
                <w:w w:val="105"/>
                <w:sz w:val="18"/>
                <w:szCs w:val="18"/>
              </w:rPr>
              <w:t>rent_pay_cash</w:t>
            </w:r>
            <w:proofErr w:type="spellEnd"/>
          </w:p>
        </w:tc>
        <w:tc>
          <w:tcPr>
            <w:tcW w:w="1741" w:type="dxa"/>
          </w:tcPr>
          <w:p w14:paraId="23043C05"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proofErr w:type="spellStart"/>
            <w:r w:rsidRPr="00F25BF8">
              <w:rPr>
                <w:rFonts w:cs="Times New Roman"/>
                <w:b/>
                <w:bCs/>
                <w:spacing w:val="1"/>
                <w:w w:val="105"/>
                <w:sz w:val="18"/>
                <w:szCs w:val="18"/>
              </w:rPr>
              <w:t>rent_pay_labor</w:t>
            </w:r>
            <w:proofErr w:type="spellEnd"/>
          </w:p>
        </w:tc>
        <w:tc>
          <w:tcPr>
            <w:tcW w:w="1741" w:type="dxa"/>
          </w:tcPr>
          <w:p w14:paraId="747F48A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rent_pay_crop</w:t>
            </w:r>
            <w:proofErr w:type="spellEnd"/>
          </w:p>
        </w:tc>
        <w:tc>
          <w:tcPr>
            <w:tcW w:w="1203" w:type="dxa"/>
          </w:tcPr>
          <w:p w14:paraId="521341C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Amount</w:t>
            </w:r>
          </w:p>
        </w:tc>
        <w:tc>
          <w:tcPr>
            <w:tcW w:w="1204" w:type="dxa"/>
          </w:tcPr>
          <w:p w14:paraId="47CE522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w:t>
            </w:r>
          </w:p>
        </w:tc>
        <w:tc>
          <w:tcPr>
            <w:tcW w:w="2816" w:type="dxa"/>
          </w:tcPr>
          <w:p w14:paraId="5133194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year_acquire</w:t>
            </w:r>
            <w:proofErr w:type="spellEnd"/>
          </w:p>
        </w:tc>
      </w:tr>
      <w:tr w:rsidR="00F25BF8" w:rsidRPr="00F25BF8" w14:paraId="454D4296" w14:textId="77777777" w:rsidTr="00F25BF8">
        <w:trPr>
          <w:trHeight w:val="20"/>
          <w:jc w:val="center"/>
        </w:trPr>
        <w:tc>
          <w:tcPr>
            <w:tcW w:w="706" w:type="dxa"/>
          </w:tcPr>
          <w:p w14:paraId="16D99CF3" w14:textId="77777777" w:rsidR="00F25BF8" w:rsidRPr="00F25BF8" w:rsidRDefault="00F25BF8" w:rsidP="00F25BF8">
            <w:pPr>
              <w:contextualSpacing/>
              <w:jc w:val="center"/>
              <w:rPr>
                <w:sz w:val="20"/>
              </w:rPr>
            </w:pPr>
            <w:r w:rsidRPr="00F25BF8">
              <w:rPr>
                <w:sz w:val="20"/>
              </w:rPr>
              <w:t>1</w:t>
            </w:r>
          </w:p>
        </w:tc>
        <w:tc>
          <w:tcPr>
            <w:tcW w:w="2169" w:type="dxa"/>
          </w:tcPr>
          <w:p w14:paraId="3566D13F" w14:textId="77777777" w:rsidR="00F25BF8" w:rsidRPr="00F25BF8" w:rsidRDefault="00F25BF8" w:rsidP="00F25BF8">
            <w:pPr>
              <w:contextualSpacing/>
              <w:jc w:val="center"/>
            </w:pPr>
          </w:p>
        </w:tc>
        <w:tc>
          <w:tcPr>
            <w:tcW w:w="1370" w:type="dxa"/>
          </w:tcPr>
          <w:p w14:paraId="447635DA" w14:textId="77777777" w:rsidR="00F25BF8" w:rsidRPr="00F25BF8" w:rsidRDefault="00F25BF8" w:rsidP="00F25BF8">
            <w:pPr>
              <w:contextualSpacing/>
              <w:jc w:val="center"/>
            </w:pPr>
          </w:p>
        </w:tc>
        <w:tc>
          <w:tcPr>
            <w:tcW w:w="1741" w:type="dxa"/>
          </w:tcPr>
          <w:p w14:paraId="05FCCF7B" w14:textId="77777777" w:rsidR="00F25BF8" w:rsidRPr="00F25BF8" w:rsidRDefault="00F25BF8" w:rsidP="00F25BF8">
            <w:pPr>
              <w:contextualSpacing/>
              <w:jc w:val="center"/>
            </w:pPr>
          </w:p>
        </w:tc>
        <w:tc>
          <w:tcPr>
            <w:tcW w:w="1741" w:type="dxa"/>
          </w:tcPr>
          <w:p w14:paraId="4EB048A5" w14:textId="77777777" w:rsidR="00F25BF8" w:rsidRPr="00F25BF8" w:rsidRDefault="00F25BF8" w:rsidP="00F25BF8">
            <w:pPr>
              <w:contextualSpacing/>
              <w:jc w:val="center"/>
            </w:pPr>
          </w:p>
        </w:tc>
        <w:tc>
          <w:tcPr>
            <w:tcW w:w="1741" w:type="dxa"/>
          </w:tcPr>
          <w:p w14:paraId="5BDFCD2A" w14:textId="77777777" w:rsidR="00F25BF8" w:rsidRPr="00F25BF8" w:rsidRDefault="00F25BF8" w:rsidP="00F25BF8">
            <w:pPr>
              <w:contextualSpacing/>
              <w:jc w:val="center"/>
            </w:pPr>
          </w:p>
        </w:tc>
        <w:tc>
          <w:tcPr>
            <w:tcW w:w="1203" w:type="dxa"/>
          </w:tcPr>
          <w:p w14:paraId="33CE9B53" w14:textId="77777777" w:rsidR="00F25BF8" w:rsidRPr="00F25BF8" w:rsidRDefault="00F25BF8" w:rsidP="00F25BF8">
            <w:pPr>
              <w:contextualSpacing/>
              <w:jc w:val="center"/>
            </w:pPr>
          </w:p>
        </w:tc>
        <w:tc>
          <w:tcPr>
            <w:tcW w:w="1204" w:type="dxa"/>
          </w:tcPr>
          <w:p w14:paraId="18299B8B" w14:textId="77777777" w:rsidR="00F25BF8" w:rsidRPr="00F25BF8" w:rsidRDefault="00F25BF8" w:rsidP="00F25BF8">
            <w:pPr>
              <w:contextualSpacing/>
              <w:jc w:val="center"/>
            </w:pPr>
          </w:p>
        </w:tc>
        <w:tc>
          <w:tcPr>
            <w:tcW w:w="2816" w:type="dxa"/>
          </w:tcPr>
          <w:p w14:paraId="0F40D58D" w14:textId="77777777" w:rsidR="00F25BF8" w:rsidRPr="00F25BF8" w:rsidRDefault="00F25BF8" w:rsidP="00F25BF8">
            <w:pPr>
              <w:contextualSpacing/>
              <w:jc w:val="center"/>
            </w:pPr>
          </w:p>
        </w:tc>
      </w:tr>
      <w:tr w:rsidR="00F25BF8" w:rsidRPr="00F25BF8" w14:paraId="410F0750" w14:textId="77777777" w:rsidTr="00F25BF8">
        <w:trPr>
          <w:trHeight w:val="20"/>
          <w:jc w:val="center"/>
        </w:trPr>
        <w:tc>
          <w:tcPr>
            <w:tcW w:w="706" w:type="dxa"/>
          </w:tcPr>
          <w:p w14:paraId="40004F75" w14:textId="77777777" w:rsidR="00F25BF8" w:rsidRPr="00F25BF8" w:rsidRDefault="00F25BF8" w:rsidP="00F25BF8">
            <w:pPr>
              <w:contextualSpacing/>
              <w:jc w:val="center"/>
              <w:rPr>
                <w:sz w:val="20"/>
              </w:rPr>
            </w:pPr>
            <w:r w:rsidRPr="00F25BF8">
              <w:rPr>
                <w:sz w:val="20"/>
              </w:rPr>
              <w:t>2</w:t>
            </w:r>
          </w:p>
        </w:tc>
        <w:tc>
          <w:tcPr>
            <w:tcW w:w="2169" w:type="dxa"/>
          </w:tcPr>
          <w:p w14:paraId="66F5029C" w14:textId="77777777" w:rsidR="00F25BF8" w:rsidRPr="00F25BF8" w:rsidRDefault="00F25BF8" w:rsidP="00F25BF8">
            <w:pPr>
              <w:contextualSpacing/>
              <w:jc w:val="center"/>
            </w:pPr>
          </w:p>
        </w:tc>
        <w:tc>
          <w:tcPr>
            <w:tcW w:w="1370" w:type="dxa"/>
          </w:tcPr>
          <w:p w14:paraId="607202F8" w14:textId="77777777" w:rsidR="00F25BF8" w:rsidRPr="00F25BF8" w:rsidRDefault="00F25BF8" w:rsidP="00F25BF8">
            <w:pPr>
              <w:contextualSpacing/>
              <w:jc w:val="center"/>
            </w:pPr>
          </w:p>
        </w:tc>
        <w:tc>
          <w:tcPr>
            <w:tcW w:w="1741" w:type="dxa"/>
          </w:tcPr>
          <w:p w14:paraId="10E8DE4E" w14:textId="77777777" w:rsidR="00F25BF8" w:rsidRPr="00F25BF8" w:rsidRDefault="00F25BF8" w:rsidP="00F25BF8">
            <w:pPr>
              <w:contextualSpacing/>
              <w:jc w:val="center"/>
            </w:pPr>
          </w:p>
        </w:tc>
        <w:tc>
          <w:tcPr>
            <w:tcW w:w="1741" w:type="dxa"/>
          </w:tcPr>
          <w:p w14:paraId="50A513A0" w14:textId="77777777" w:rsidR="00F25BF8" w:rsidRPr="00F25BF8" w:rsidRDefault="00F25BF8" w:rsidP="00F25BF8">
            <w:pPr>
              <w:contextualSpacing/>
              <w:jc w:val="center"/>
            </w:pPr>
          </w:p>
        </w:tc>
        <w:tc>
          <w:tcPr>
            <w:tcW w:w="1741" w:type="dxa"/>
          </w:tcPr>
          <w:p w14:paraId="67EED14A" w14:textId="77777777" w:rsidR="00F25BF8" w:rsidRPr="00F25BF8" w:rsidRDefault="00F25BF8" w:rsidP="00F25BF8">
            <w:pPr>
              <w:contextualSpacing/>
              <w:jc w:val="center"/>
            </w:pPr>
          </w:p>
        </w:tc>
        <w:tc>
          <w:tcPr>
            <w:tcW w:w="1203" w:type="dxa"/>
          </w:tcPr>
          <w:p w14:paraId="4FE000DD" w14:textId="77777777" w:rsidR="00F25BF8" w:rsidRPr="00F25BF8" w:rsidRDefault="00F25BF8" w:rsidP="00F25BF8">
            <w:pPr>
              <w:contextualSpacing/>
              <w:jc w:val="center"/>
            </w:pPr>
          </w:p>
        </w:tc>
        <w:tc>
          <w:tcPr>
            <w:tcW w:w="1204" w:type="dxa"/>
          </w:tcPr>
          <w:p w14:paraId="5F8DF739" w14:textId="77777777" w:rsidR="00F25BF8" w:rsidRPr="00F25BF8" w:rsidRDefault="00F25BF8" w:rsidP="00F25BF8">
            <w:pPr>
              <w:contextualSpacing/>
              <w:jc w:val="center"/>
            </w:pPr>
          </w:p>
        </w:tc>
        <w:tc>
          <w:tcPr>
            <w:tcW w:w="2816" w:type="dxa"/>
          </w:tcPr>
          <w:p w14:paraId="645236D9" w14:textId="77777777" w:rsidR="00F25BF8" w:rsidRPr="00F25BF8" w:rsidRDefault="00F25BF8" w:rsidP="00F25BF8">
            <w:pPr>
              <w:contextualSpacing/>
              <w:jc w:val="center"/>
            </w:pPr>
          </w:p>
        </w:tc>
      </w:tr>
      <w:tr w:rsidR="00F25BF8" w:rsidRPr="00F25BF8" w14:paraId="60B89A5C" w14:textId="77777777" w:rsidTr="00F25BF8">
        <w:trPr>
          <w:trHeight w:val="20"/>
          <w:jc w:val="center"/>
        </w:trPr>
        <w:tc>
          <w:tcPr>
            <w:tcW w:w="706" w:type="dxa"/>
          </w:tcPr>
          <w:p w14:paraId="789851CA" w14:textId="77777777" w:rsidR="00F25BF8" w:rsidRPr="00F25BF8" w:rsidRDefault="00F25BF8" w:rsidP="00F25BF8">
            <w:pPr>
              <w:contextualSpacing/>
              <w:jc w:val="center"/>
              <w:rPr>
                <w:sz w:val="20"/>
              </w:rPr>
            </w:pPr>
            <w:r w:rsidRPr="00F25BF8">
              <w:rPr>
                <w:sz w:val="20"/>
              </w:rPr>
              <w:t>3</w:t>
            </w:r>
          </w:p>
        </w:tc>
        <w:tc>
          <w:tcPr>
            <w:tcW w:w="2169" w:type="dxa"/>
          </w:tcPr>
          <w:p w14:paraId="0686A866" w14:textId="77777777" w:rsidR="00F25BF8" w:rsidRPr="00F25BF8" w:rsidRDefault="00F25BF8" w:rsidP="00F25BF8">
            <w:pPr>
              <w:contextualSpacing/>
              <w:jc w:val="center"/>
            </w:pPr>
          </w:p>
        </w:tc>
        <w:tc>
          <w:tcPr>
            <w:tcW w:w="1370" w:type="dxa"/>
          </w:tcPr>
          <w:p w14:paraId="76F707D3" w14:textId="77777777" w:rsidR="00F25BF8" w:rsidRPr="00F25BF8" w:rsidRDefault="00F25BF8" w:rsidP="00F25BF8">
            <w:pPr>
              <w:contextualSpacing/>
              <w:jc w:val="center"/>
            </w:pPr>
          </w:p>
        </w:tc>
        <w:tc>
          <w:tcPr>
            <w:tcW w:w="1741" w:type="dxa"/>
          </w:tcPr>
          <w:p w14:paraId="7DF42162" w14:textId="77777777" w:rsidR="00F25BF8" w:rsidRPr="00F25BF8" w:rsidRDefault="00F25BF8" w:rsidP="00F25BF8">
            <w:pPr>
              <w:contextualSpacing/>
              <w:jc w:val="center"/>
            </w:pPr>
          </w:p>
        </w:tc>
        <w:tc>
          <w:tcPr>
            <w:tcW w:w="1741" w:type="dxa"/>
          </w:tcPr>
          <w:p w14:paraId="19B1B6FF" w14:textId="77777777" w:rsidR="00F25BF8" w:rsidRPr="00F25BF8" w:rsidRDefault="00F25BF8" w:rsidP="00F25BF8">
            <w:pPr>
              <w:contextualSpacing/>
              <w:jc w:val="center"/>
            </w:pPr>
          </w:p>
        </w:tc>
        <w:tc>
          <w:tcPr>
            <w:tcW w:w="1741" w:type="dxa"/>
          </w:tcPr>
          <w:p w14:paraId="51C61AFE" w14:textId="77777777" w:rsidR="00F25BF8" w:rsidRPr="00F25BF8" w:rsidRDefault="00F25BF8" w:rsidP="00F25BF8">
            <w:pPr>
              <w:contextualSpacing/>
              <w:jc w:val="center"/>
            </w:pPr>
          </w:p>
        </w:tc>
        <w:tc>
          <w:tcPr>
            <w:tcW w:w="1203" w:type="dxa"/>
          </w:tcPr>
          <w:p w14:paraId="3806719E" w14:textId="77777777" w:rsidR="00F25BF8" w:rsidRPr="00F25BF8" w:rsidRDefault="00F25BF8" w:rsidP="00F25BF8">
            <w:pPr>
              <w:contextualSpacing/>
              <w:jc w:val="center"/>
            </w:pPr>
          </w:p>
        </w:tc>
        <w:tc>
          <w:tcPr>
            <w:tcW w:w="1204" w:type="dxa"/>
          </w:tcPr>
          <w:p w14:paraId="6A419117" w14:textId="77777777" w:rsidR="00F25BF8" w:rsidRPr="00F25BF8" w:rsidRDefault="00F25BF8" w:rsidP="00F25BF8">
            <w:pPr>
              <w:contextualSpacing/>
              <w:jc w:val="center"/>
            </w:pPr>
          </w:p>
        </w:tc>
        <w:tc>
          <w:tcPr>
            <w:tcW w:w="2816" w:type="dxa"/>
          </w:tcPr>
          <w:p w14:paraId="7067FF43" w14:textId="77777777" w:rsidR="00F25BF8" w:rsidRPr="00F25BF8" w:rsidRDefault="00F25BF8" w:rsidP="00F25BF8">
            <w:pPr>
              <w:contextualSpacing/>
              <w:jc w:val="center"/>
            </w:pPr>
          </w:p>
        </w:tc>
      </w:tr>
      <w:tr w:rsidR="00F25BF8" w:rsidRPr="00F25BF8" w14:paraId="2D2834C1" w14:textId="77777777" w:rsidTr="00F25BF8">
        <w:trPr>
          <w:trHeight w:val="20"/>
          <w:jc w:val="center"/>
        </w:trPr>
        <w:tc>
          <w:tcPr>
            <w:tcW w:w="706" w:type="dxa"/>
          </w:tcPr>
          <w:p w14:paraId="2506A05A" w14:textId="77777777" w:rsidR="00F25BF8" w:rsidRPr="00F25BF8" w:rsidRDefault="00F25BF8" w:rsidP="00F25BF8">
            <w:pPr>
              <w:contextualSpacing/>
              <w:jc w:val="center"/>
              <w:rPr>
                <w:sz w:val="20"/>
              </w:rPr>
            </w:pPr>
            <w:r w:rsidRPr="00F25BF8">
              <w:rPr>
                <w:sz w:val="20"/>
              </w:rPr>
              <w:t>4</w:t>
            </w:r>
          </w:p>
        </w:tc>
        <w:tc>
          <w:tcPr>
            <w:tcW w:w="2169" w:type="dxa"/>
          </w:tcPr>
          <w:p w14:paraId="0A4269E0" w14:textId="77777777" w:rsidR="00F25BF8" w:rsidRPr="00F25BF8" w:rsidRDefault="00F25BF8" w:rsidP="00F25BF8">
            <w:pPr>
              <w:contextualSpacing/>
              <w:jc w:val="center"/>
            </w:pPr>
          </w:p>
        </w:tc>
        <w:tc>
          <w:tcPr>
            <w:tcW w:w="1370" w:type="dxa"/>
          </w:tcPr>
          <w:p w14:paraId="30E46D4C" w14:textId="77777777" w:rsidR="00F25BF8" w:rsidRPr="00F25BF8" w:rsidRDefault="00F25BF8" w:rsidP="00F25BF8">
            <w:pPr>
              <w:contextualSpacing/>
              <w:jc w:val="center"/>
            </w:pPr>
          </w:p>
        </w:tc>
        <w:tc>
          <w:tcPr>
            <w:tcW w:w="1741" w:type="dxa"/>
          </w:tcPr>
          <w:p w14:paraId="4641DBEB" w14:textId="77777777" w:rsidR="00F25BF8" w:rsidRPr="00F25BF8" w:rsidRDefault="00F25BF8" w:rsidP="00F25BF8">
            <w:pPr>
              <w:contextualSpacing/>
              <w:jc w:val="center"/>
            </w:pPr>
          </w:p>
        </w:tc>
        <w:tc>
          <w:tcPr>
            <w:tcW w:w="1741" w:type="dxa"/>
          </w:tcPr>
          <w:p w14:paraId="679EA202" w14:textId="77777777" w:rsidR="00F25BF8" w:rsidRPr="00F25BF8" w:rsidRDefault="00F25BF8" w:rsidP="00F25BF8">
            <w:pPr>
              <w:contextualSpacing/>
              <w:jc w:val="center"/>
            </w:pPr>
          </w:p>
        </w:tc>
        <w:tc>
          <w:tcPr>
            <w:tcW w:w="1741" w:type="dxa"/>
          </w:tcPr>
          <w:p w14:paraId="4BBA062F" w14:textId="77777777" w:rsidR="00F25BF8" w:rsidRPr="00F25BF8" w:rsidRDefault="00F25BF8" w:rsidP="00F25BF8">
            <w:pPr>
              <w:contextualSpacing/>
              <w:jc w:val="center"/>
            </w:pPr>
          </w:p>
        </w:tc>
        <w:tc>
          <w:tcPr>
            <w:tcW w:w="1203" w:type="dxa"/>
          </w:tcPr>
          <w:p w14:paraId="3A8C22A6" w14:textId="77777777" w:rsidR="00F25BF8" w:rsidRPr="00F25BF8" w:rsidRDefault="00F25BF8" w:rsidP="00F25BF8">
            <w:pPr>
              <w:contextualSpacing/>
              <w:jc w:val="center"/>
            </w:pPr>
          </w:p>
        </w:tc>
        <w:tc>
          <w:tcPr>
            <w:tcW w:w="1204" w:type="dxa"/>
          </w:tcPr>
          <w:p w14:paraId="2D1A1186" w14:textId="77777777" w:rsidR="00F25BF8" w:rsidRPr="00F25BF8" w:rsidRDefault="00F25BF8" w:rsidP="00F25BF8">
            <w:pPr>
              <w:contextualSpacing/>
              <w:jc w:val="center"/>
            </w:pPr>
          </w:p>
        </w:tc>
        <w:tc>
          <w:tcPr>
            <w:tcW w:w="2816" w:type="dxa"/>
          </w:tcPr>
          <w:p w14:paraId="5C1F05A3" w14:textId="77777777" w:rsidR="00F25BF8" w:rsidRPr="00F25BF8" w:rsidRDefault="00F25BF8" w:rsidP="00F25BF8">
            <w:pPr>
              <w:contextualSpacing/>
              <w:jc w:val="center"/>
            </w:pPr>
          </w:p>
        </w:tc>
      </w:tr>
      <w:tr w:rsidR="00F25BF8" w:rsidRPr="00F25BF8" w14:paraId="601F8BA2" w14:textId="77777777" w:rsidTr="00F25BF8">
        <w:trPr>
          <w:trHeight w:val="20"/>
          <w:jc w:val="center"/>
        </w:trPr>
        <w:tc>
          <w:tcPr>
            <w:tcW w:w="706" w:type="dxa"/>
          </w:tcPr>
          <w:p w14:paraId="7A7C9139" w14:textId="77777777" w:rsidR="00F25BF8" w:rsidRPr="00F25BF8" w:rsidRDefault="00F25BF8" w:rsidP="00F25BF8">
            <w:pPr>
              <w:contextualSpacing/>
              <w:jc w:val="center"/>
              <w:rPr>
                <w:sz w:val="20"/>
              </w:rPr>
            </w:pPr>
            <w:r w:rsidRPr="00F25BF8">
              <w:rPr>
                <w:sz w:val="20"/>
              </w:rPr>
              <w:t>5</w:t>
            </w:r>
          </w:p>
        </w:tc>
        <w:tc>
          <w:tcPr>
            <w:tcW w:w="2169" w:type="dxa"/>
          </w:tcPr>
          <w:p w14:paraId="17DC31FE" w14:textId="77777777" w:rsidR="00F25BF8" w:rsidRPr="00F25BF8" w:rsidRDefault="00F25BF8" w:rsidP="00F25BF8">
            <w:pPr>
              <w:contextualSpacing/>
              <w:jc w:val="center"/>
            </w:pPr>
          </w:p>
        </w:tc>
        <w:tc>
          <w:tcPr>
            <w:tcW w:w="1370" w:type="dxa"/>
          </w:tcPr>
          <w:p w14:paraId="7576A188" w14:textId="77777777" w:rsidR="00F25BF8" w:rsidRPr="00F25BF8" w:rsidRDefault="00F25BF8" w:rsidP="00F25BF8">
            <w:pPr>
              <w:contextualSpacing/>
              <w:jc w:val="center"/>
            </w:pPr>
          </w:p>
        </w:tc>
        <w:tc>
          <w:tcPr>
            <w:tcW w:w="1741" w:type="dxa"/>
          </w:tcPr>
          <w:p w14:paraId="631FCA73" w14:textId="77777777" w:rsidR="00F25BF8" w:rsidRPr="00F25BF8" w:rsidRDefault="00F25BF8" w:rsidP="00F25BF8">
            <w:pPr>
              <w:contextualSpacing/>
              <w:jc w:val="center"/>
            </w:pPr>
          </w:p>
        </w:tc>
        <w:tc>
          <w:tcPr>
            <w:tcW w:w="1741" w:type="dxa"/>
          </w:tcPr>
          <w:p w14:paraId="55A69B48" w14:textId="77777777" w:rsidR="00F25BF8" w:rsidRPr="00F25BF8" w:rsidRDefault="00F25BF8" w:rsidP="00F25BF8">
            <w:pPr>
              <w:contextualSpacing/>
              <w:jc w:val="center"/>
            </w:pPr>
          </w:p>
        </w:tc>
        <w:tc>
          <w:tcPr>
            <w:tcW w:w="1741" w:type="dxa"/>
          </w:tcPr>
          <w:p w14:paraId="739FFC82" w14:textId="77777777" w:rsidR="00F25BF8" w:rsidRPr="00F25BF8" w:rsidRDefault="00F25BF8" w:rsidP="00F25BF8">
            <w:pPr>
              <w:contextualSpacing/>
              <w:jc w:val="center"/>
            </w:pPr>
          </w:p>
        </w:tc>
        <w:tc>
          <w:tcPr>
            <w:tcW w:w="1203" w:type="dxa"/>
          </w:tcPr>
          <w:p w14:paraId="5BA701E2" w14:textId="77777777" w:rsidR="00F25BF8" w:rsidRPr="00F25BF8" w:rsidRDefault="00F25BF8" w:rsidP="00F25BF8">
            <w:pPr>
              <w:contextualSpacing/>
              <w:jc w:val="center"/>
            </w:pPr>
          </w:p>
        </w:tc>
        <w:tc>
          <w:tcPr>
            <w:tcW w:w="1204" w:type="dxa"/>
          </w:tcPr>
          <w:p w14:paraId="31002247" w14:textId="77777777" w:rsidR="00F25BF8" w:rsidRPr="00F25BF8" w:rsidRDefault="00F25BF8" w:rsidP="00F25BF8">
            <w:pPr>
              <w:contextualSpacing/>
              <w:jc w:val="center"/>
            </w:pPr>
          </w:p>
        </w:tc>
        <w:tc>
          <w:tcPr>
            <w:tcW w:w="2816" w:type="dxa"/>
          </w:tcPr>
          <w:p w14:paraId="6D2FDC33" w14:textId="77777777" w:rsidR="00F25BF8" w:rsidRPr="00F25BF8" w:rsidRDefault="00F25BF8" w:rsidP="00F25BF8">
            <w:pPr>
              <w:contextualSpacing/>
              <w:jc w:val="center"/>
            </w:pPr>
          </w:p>
        </w:tc>
      </w:tr>
      <w:tr w:rsidR="00F25BF8" w:rsidRPr="00F25BF8" w14:paraId="47F8BD8C" w14:textId="77777777" w:rsidTr="00F25BF8">
        <w:trPr>
          <w:trHeight w:val="20"/>
          <w:jc w:val="center"/>
        </w:trPr>
        <w:tc>
          <w:tcPr>
            <w:tcW w:w="706" w:type="dxa"/>
          </w:tcPr>
          <w:p w14:paraId="353CB07A" w14:textId="77777777" w:rsidR="00F25BF8" w:rsidRPr="00F25BF8" w:rsidRDefault="00F25BF8" w:rsidP="00F25BF8">
            <w:pPr>
              <w:contextualSpacing/>
              <w:jc w:val="center"/>
              <w:rPr>
                <w:sz w:val="20"/>
              </w:rPr>
            </w:pPr>
            <w:r w:rsidRPr="00F25BF8">
              <w:rPr>
                <w:sz w:val="20"/>
              </w:rPr>
              <w:t>6</w:t>
            </w:r>
          </w:p>
        </w:tc>
        <w:tc>
          <w:tcPr>
            <w:tcW w:w="2169" w:type="dxa"/>
          </w:tcPr>
          <w:p w14:paraId="744AFE00" w14:textId="77777777" w:rsidR="00F25BF8" w:rsidRPr="00F25BF8" w:rsidRDefault="00F25BF8" w:rsidP="00F25BF8">
            <w:pPr>
              <w:contextualSpacing/>
              <w:jc w:val="center"/>
            </w:pPr>
          </w:p>
        </w:tc>
        <w:tc>
          <w:tcPr>
            <w:tcW w:w="1370" w:type="dxa"/>
          </w:tcPr>
          <w:p w14:paraId="7BFF435A" w14:textId="77777777" w:rsidR="00F25BF8" w:rsidRPr="00F25BF8" w:rsidRDefault="00F25BF8" w:rsidP="00F25BF8">
            <w:pPr>
              <w:contextualSpacing/>
              <w:jc w:val="center"/>
            </w:pPr>
          </w:p>
        </w:tc>
        <w:tc>
          <w:tcPr>
            <w:tcW w:w="1741" w:type="dxa"/>
          </w:tcPr>
          <w:p w14:paraId="0AC7CF8E" w14:textId="77777777" w:rsidR="00F25BF8" w:rsidRPr="00F25BF8" w:rsidRDefault="00F25BF8" w:rsidP="00F25BF8">
            <w:pPr>
              <w:contextualSpacing/>
              <w:jc w:val="center"/>
            </w:pPr>
          </w:p>
        </w:tc>
        <w:tc>
          <w:tcPr>
            <w:tcW w:w="1741" w:type="dxa"/>
          </w:tcPr>
          <w:p w14:paraId="2E7237CE" w14:textId="77777777" w:rsidR="00F25BF8" w:rsidRPr="00F25BF8" w:rsidRDefault="00F25BF8" w:rsidP="00F25BF8">
            <w:pPr>
              <w:contextualSpacing/>
              <w:jc w:val="center"/>
            </w:pPr>
          </w:p>
        </w:tc>
        <w:tc>
          <w:tcPr>
            <w:tcW w:w="1741" w:type="dxa"/>
          </w:tcPr>
          <w:p w14:paraId="6ED39CAB" w14:textId="77777777" w:rsidR="00F25BF8" w:rsidRPr="00F25BF8" w:rsidRDefault="00F25BF8" w:rsidP="00F25BF8">
            <w:pPr>
              <w:contextualSpacing/>
              <w:jc w:val="center"/>
            </w:pPr>
          </w:p>
        </w:tc>
        <w:tc>
          <w:tcPr>
            <w:tcW w:w="1203" w:type="dxa"/>
          </w:tcPr>
          <w:p w14:paraId="472E4D39" w14:textId="77777777" w:rsidR="00F25BF8" w:rsidRPr="00F25BF8" w:rsidRDefault="00F25BF8" w:rsidP="00F25BF8">
            <w:pPr>
              <w:contextualSpacing/>
              <w:jc w:val="center"/>
            </w:pPr>
          </w:p>
        </w:tc>
        <w:tc>
          <w:tcPr>
            <w:tcW w:w="1204" w:type="dxa"/>
          </w:tcPr>
          <w:p w14:paraId="56555C59" w14:textId="77777777" w:rsidR="00F25BF8" w:rsidRPr="00F25BF8" w:rsidRDefault="00F25BF8" w:rsidP="00F25BF8">
            <w:pPr>
              <w:contextualSpacing/>
              <w:jc w:val="center"/>
            </w:pPr>
          </w:p>
        </w:tc>
        <w:tc>
          <w:tcPr>
            <w:tcW w:w="2816" w:type="dxa"/>
          </w:tcPr>
          <w:p w14:paraId="23C4979A" w14:textId="77777777" w:rsidR="00F25BF8" w:rsidRPr="00F25BF8" w:rsidRDefault="00F25BF8" w:rsidP="00F25BF8">
            <w:pPr>
              <w:contextualSpacing/>
              <w:jc w:val="center"/>
            </w:pPr>
          </w:p>
        </w:tc>
      </w:tr>
      <w:tr w:rsidR="00F25BF8" w:rsidRPr="00F25BF8" w14:paraId="7686495B" w14:textId="77777777" w:rsidTr="00F25BF8">
        <w:trPr>
          <w:trHeight w:val="20"/>
          <w:jc w:val="center"/>
        </w:trPr>
        <w:tc>
          <w:tcPr>
            <w:tcW w:w="706" w:type="dxa"/>
          </w:tcPr>
          <w:p w14:paraId="2C8C6C17" w14:textId="77777777" w:rsidR="00F25BF8" w:rsidRPr="00F25BF8" w:rsidRDefault="00F25BF8" w:rsidP="00F25BF8">
            <w:pPr>
              <w:contextualSpacing/>
              <w:jc w:val="center"/>
              <w:rPr>
                <w:sz w:val="20"/>
              </w:rPr>
            </w:pPr>
            <w:r w:rsidRPr="00F25BF8">
              <w:rPr>
                <w:sz w:val="20"/>
              </w:rPr>
              <w:t>7</w:t>
            </w:r>
          </w:p>
        </w:tc>
        <w:tc>
          <w:tcPr>
            <w:tcW w:w="2169" w:type="dxa"/>
          </w:tcPr>
          <w:p w14:paraId="221B8C18" w14:textId="77777777" w:rsidR="00F25BF8" w:rsidRPr="00F25BF8" w:rsidRDefault="00F25BF8" w:rsidP="00F25BF8">
            <w:pPr>
              <w:contextualSpacing/>
              <w:jc w:val="center"/>
            </w:pPr>
          </w:p>
        </w:tc>
        <w:tc>
          <w:tcPr>
            <w:tcW w:w="1370" w:type="dxa"/>
          </w:tcPr>
          <w:p w14:paraId="15DA311D" w14:textId="77777777" w:rsidR="00F25BF8" w:rsidRPr="00F25BF8" w:rsidRDefault="00F25BF8" w:rsidP="00F25BF8">
            <w:pPr>
              <w:contextualSpacing/>
              <w:jc w:val="center"/>
            </w:pPr>
          </w:p>
        </w:tc>
        <w:tc>
          <w:tcPr>
            <w:tcW w:w="1741" w:type="dxa"/>
          </w:tcPr>
          <w:p w14:paraId="6E9AE872" w14:textId="77777777" w:rsidR="00F25BF8" w:rsidRPr="00F25BF8" w:rsidRDefault="00F25BF8" w:rsidP="00F25BF8">
            <w:pPr>
              <w:contextualSpacing/>
              <w:jc w:val="center"/>
            </w:pPr>
          </w:p>
        </w:tc>
        <w:tc>
          <w:tcPr>
            <w:tcW w:w="1741" w:type="dxa"/>
          </w:tcPr>
          <w:p w14:paraId="47D43F1F" w14:textId="77777777" w:rsidR="00F25BF8" w:rsidRPr="00F25BF8" w:rsidRDefault="00F25BF8" w:rsidP="00F25BF8">
            <w:pPr>
              <w:contextualSpacing/>
              <w:jc w:val="center"/>
            </w:pPr>
          </w:p>
        </w:tc>
        <w:tc>
          <w:tcPr>
            <w:tcW w:w="1741" w:type="dxa"/>
          </w:tcPr>
          <w:p w14:paraId="34865CB5" w14:textId="77777777" w:rsidR="00F25BF8" w:rsidRPr="00F25BF8" w:rsidRDefault="00F25BF8" w:rsidP="00F25BF8">
            <w:pPr>
              <w:contextualSpacing/>
              <w:jc w:val="center"/>
            </w:pPr>
          </w:p>
        </w:tc>
        <w:tc>
          <w:tcPr>
            <w:tcW w:w="1203" w:type="dxa"/>
          </w:tcPr>
          <w:p w14:paraId="219F5A6E" w14:textId="77777777" w:rsidR="00F25BF8" w:rsidRPr="00F25BF8" w:rsidRDefault="00F25BF8" w:rsidP="00F25BF8">
            <w:pPr>
              <w:contextualSpacing/>
              <w:jc w:val="center"/>
            </w:pPr>
          </w:p>
        </w:tc>
        <w:tc>
          <w:tcPr>
            <w:tcW w:w="1204" w:type="dxa"/>
          </w:tcPr>
          <w:p w14:paraId="795CFD28" w14:textId="77777777" w:rsidR="00F25BF8" w:rsidRPr="00F25BF8" w:rsidRDefault="00F25BF8" w:rsidP="00F25BF8">
            <w:pPr>
              <w:contextualSpacing/>
              <w:jc w:val="center"/>
            </w:pPr>
          </w:p>
        </w:tc>
        <w:tc>
          <w:tcPr>
            <w:tcW w:w="2816" w:type="dxa"/>
          </w:tcPr>
          <w:p w14:paraId="7F68E781" w14:textId="77777777" w:rsidR="00F25BF8" w:rsidRPr="00F25BF8" w:rsidRDefault="00F25BF8" w:rsidP="00F25BF8">
            <w:pPr>
              <w:contextualSpacing/>
              <w:jc w:val="center"/>
            </w:pPr>
          </w:p>
        </w:tc>
      </w:tr>
      <w:tr w:rsidR="00F25BF8" w:rsidRPr="00F25BF8" w14:paraId="52B383D8" w14:textId="77777777" w:rsidTr="00F25BF8">
        <w:trPr>
          <w:trHeight w:val="20"/>
          <w:jc w:val="center"/>
        </w:trPr>
        <w:tc>
          <w:tcPr>
            <w:tcW w:w="706" w:type="dxa"/>
          </w:tcPr>
          <w:p w14:paraId="18B90DE4" w14:textId="77777777" w:rsidR="00F25BF8" w:rsidRPr="00F25BF8" w:rsidRDefault="00F25BF8" w:rsidP="00F25BF8">
            <w:pPr>
              <w:contextualSpacing/>
              <w:jc w:val="center"/>
              <w:rPr>
                <w:sz w:val="20"/>
              </w:rPr>
            </w:pPr>
            <w:r w:rsidRPr="00F25BF8">
              <w:rPr>
                <w:sz w:val="20"/>
              </w:rPr>
              <w:t>8</w:t>
            </w:r>
          </w:p>
        </w:tc>
        <w:tc>
          <w:tcPr>
            <w:tcW w:w="2169" w:type="dxa"/>
          </w:tcPr>
          <w:p w14:paraId="0E56919D" w14:textId="77777777" w:rsidR="00F25BF8" w:rsidRPr="00F25BF8" w:rsidRDefault="00F25BF8" w:rsidP="00F25BF8">
            <w:pPr>
              <w:contextualSpacing/>
              <w:jc w:val="center"/>
            </w:pPr>
          </w:p>
        </w:tc>
        <w:tc>
          <w:tcPr>
            <w:tcW w:w="1370" w:type="dxa"/>
          </w:tcPr>
          <w:p w14:paraId="2A1CE6D7" w14:textId="77777777" w:rsidR="00F25BF8" w:rsidRPr="00F25BF8" w:rsidRDefault="00F25BF8" w:rsidP="00F25BF8">
            <w:pPr>
              <w:contextualSpacing/>
              <w:jc w:val="center"/>
            </w:pPr>
          </w:p>
        </w:tc>
        <w:tc>
          <w:tcPr>
            <w:tcW w:w="1741" w:type="dxa"/>
          </w:tcPr>
          <w:p w14:paraId="31D07F6D" w14:textId="77777777" w:rsidR="00F25BF8" w:rsidRPr="00F25BF8" w:rsidRDefault="00F25BF8" w:rsidP="00F25BF8">
            <w:pPr>
              <w:contextualSpacing/>
              <w:jc w:val="center"/>
            </w:pPr>
          </w:p>
        </w:tc>
        <w:tc>
          <w:tcPr>
            <w:tcW w:w="1741" w:type="dxa"/>
          </w:tcPr>
          <w:p w14:paraId="26B550B7" w14:textId="77777777" w:rsidR="00F25BF8" w:rsidRPr="00F25BF8" w:rsidRDefault="00F25BF8" w:rsidP="00F25BF8">
            <w:pPr>
              <w:contextualSpacing/>
              <w:jc w:val="center"/>
            </w:pPr>
          </w:p>
        </w:tc>
        <w:tc>
          <w:tcPr>
            <w:tcW w:w="1741" w:type="dxa"/>
          </w:tcPr>
          <w:p w14:paraId="14E64756" w14:textId="77777777" w:rsidR="00F25BF8" w:rsidRPr="00F25BF8" w:rsidRDefault="00F25BF8" w:rsidP="00F25BF8">
            <w:pPr>
              <w:contextualSpacing/>
              <w:jc w:val="center"/>
            </w:pPr>
          </w:p>
        </w:tc>
        <w:tc>
          <w:tcPr>
            <w:tcW w:w="1203" w:type="dxa"/>
          </w:tcPr>
          <w:p w14:paraId="614B7353" w14:textId="77777777" w:rsidR="00F25BF8" w:rsidRPr="00F25BF8" w:rsidRDefault="00F25BF8" w:rsidP="00F25BF8">
            <w:pPr>
              <w:contextualSpacing/>
              <w:jc w:val="center"/>
            </w:pPr>
          </w:p>
        </w:tc>
        <w:tc>
          <w:tcPr>
            <w:tcW w:w="1204" w:type="dxa"/>
          </w:tcPr>
          <w:p w14:paraId="26942320" w14:textId="77777777" w:rsidR="00F25BF8" w:rsidRPr="00F25BF8" w:rsidRDefault="00F25BF8" w:rsidP="00F25BF8">
            <w:pPr>
              <w:contextualSpacing/>
              <w:jc w:val="center"/>
            </w:pPr>
          </w:p>
        </w:tc>
        <w:tc>
          <w:tcPr>
            <w:tcW w:w="2816" w:type="dxa"/>
          </w:tcPr>
          <w:p w14:paraId="1C1452A7" w14:textId="77777777" w:rsidR="00F25BF8" w:rsidRPr="00F25BF8" w:rsidRDefault="00F25BF8" w:rsidP="00F25BF8">
            <w:pPr>
              <w:contextualSpacing/>
              <w:jc w:val="center"/>
            </w:pPr>
          </w:p>
        </w:tc>
      </w:tr>
      <w:tr w:rsidR="00F25BF8" w:rsidRPr="00F25BF8" w14:paraId="7ADE3922" w14:textId="77777777" w:rsidTr="00F25BF8">
        <w:trPr>
          <w:trHeight w:val="20"/>
          <w:jc w:val="center"/>
        </w:trPr>
        <w:tc>
          <w:tcPr>
            <w:tcW w:w="706" w:type="dxa"/>
          </w:tcPr>
          <w:p w14:paraId="4BD5D1A1" w14:textId="77777777" w:rsidR="00F25BF8" w:rsidRPr="00F25BF8" w:rsidRDefault="00F25BF8" w:rsidP="00F25BF8">
            <w:pPr>
              <w:contextualSpacing/>
              <w:jc w:val="center"/>
              <w:rPr>
                <w:sz w:val="20"/>
              </w:rPr>
            </w:pPr>
            <w:r w:rsidRPr="00F25BF8">
              <w:rPr>
                <w:sz w:val="20"/>
              </w:rPr>
              <w:t>9</w:t>
            </w:r>
          </w:p>
        </w:tc>
        <w:tc>
          <w:tcPr>
            <w:tcW w:w="2169" w:type="dxa"/>
          </w:tcPr>
          <w:p w14:paraId="64D7F75C" w14:textId="77777777" w:rsidR="00F25BF8" w:rsidRPr="00F25BF8" w:rsidRDefault="00F25BF8" w:rsidP="00F25BF8">
            <w:pPr>
              <w:contextualSpacing/>
              <w:jc w:val="center"/>
            </w:pPr>
          </w:p>
        </w:tc>
        <w:tc>
          <w:tcPr>
            <w:tcW w:w="1370" w:type="dxa"/>
          </w:tcPr>
          <w:p w14:paraId="4C397783" w14:textId="77777777" w:rsidR="00F25BF8" w:rsidRPr="00F25BF8" w:rsidRDefault="00F25BF8" w:rsidP="00F25BF8">
            <w:pPr>
              <w:contextualSpacing/>
              <w:jc w:val="center"/>
            </w:pPr>
          </w:p>
        </w:tc>
        <w:tc>
          <w:tcPr>
            <w:tcW w:w="1741" w:type="dxa"/>
          </w:tcPr>
          <w:p w14:paraId="53AAB66E" w14:textId="77777777" w:rsidR="00F25BF8" w:rsidRPr="00F25BF8" w:rsidRDefault="00F25BF8" w:rsidP="00F25BF8">
            <w:pPr>
              <w:contextualSpacing/>
              <w:jc w:val="center"/>
            </w:pPr>
          </w:p>
        </w:tc>
        <w:tc>
          <w:tcPr>
            <w:tcW w:w="1741" w:type="dxa"/>
          </w:tcPr>
          <w:p w14:paraId="57256BA2" w14:textId="77777777" w:rsidR="00F25BF8" w:rsidRPr="00F25BF8" w:rsidRDefault="00F25BF8" w:rsidP="00F25BF8">
            <w:pPr>
              <w:contextualSpacing/>
              <w:jc w:val="center"/>
            </w:pPr>
          </w:p>
        </w:tc>
        <w:tc>
          <w:tcPr>
            <w:tcW w:w="1741" w:type="dxa"/>
          </w:tcPr>
          <w:p w14:paraId="519EFF3E" w14:textId="77777777" w:rsidR="00F25BF8" w:rsidRPr="00F25BF8" w:rsidRDefault="00F25BF8" w:rsidP="00F25BF8">
            <w:pPr>
              <w:contextualSpacing/>
              <w:jc w:val="center"/>
            </w:pPr>
          </w:p>
        </w:tc>
        <w:tc>
          <w:tcPr>
            <w:tcW w:w="1203" w:type="dxa"/>
          </w:tcPr>
          <w:p w14:paraId="5BB2BBBF" w14:textId="77777777" w:rsidR="00F25BF8" w:rsidRPr="00F25BF8" w:rsidRDefault="00F25BF8" w:rsidP="00F25BF8">
            <w:pPr>
              <w:contextualSpacing/>
              <w:jc w:val="center"/>
            </w:pPr>
          </w:p>
        </w:tc>
        <w:tc>
          <w:tcPr>
            <w:tcW w:w="1204" w:type="dxa"/>
          </w:tcPr>
          <w:p w14:paraId="72D98080" w14:textId="77777777" w:rsidR="00F25BF8" w:rsidRPr="00F25BF8" w:rsidRDefault="00F25BF8" w:rsidP="00F25BF8">
            <w:pPr>
              <w:contextualSpacing/>
              <w:jc w:val="center"/>
            </w:pPr>
          </w:p>
        </w:tc>
        <w:tc>
          <w:tcPr>
            <w:tcW w:w="2816" w:type="dxa"/>
          </w:tcPr>
          <w:p w14:paraId="1D23A0D8" w14:textId="77777777" w:rsidR="00F25BF8" w:rsidRPr="00F25BF8" w:rsidRDefault="00F25BF8" w:rsidP="00F25BF8">
            <w:pPr>
              <w:contextualSpacing/>
              <w:jc w:val="center"/>
            </w:pPr>
          </w:p>
        </w:tc>
      </w:tr>
      <w:tr w:rsidR="00F25BF8" w:rsidRPr="00F25BF8" w14:paraId="34DC893A" w14:textId="77777777" w:rsidTr="00F25BF8">
        <w:trPr>
          <w:trHeight w:val="20"/>
          <w:jc w:val="center"/>
        </w:trPr>
        <w:tc>
          <w:tcPr>
            <w:tcW w:w="706" w:type="dxa"/>
          </w:tcPr>
          <w:p w14:paraId="3A42D62C" w14:textId="77777777" w:rsidR="00F25BF8" w:rsidRPr="00F25BF8" w:rsidRDefault="00F25BF8" w:rsidP="00F25BF8">
            <w:pPr>
              <w:contextualSpacing/>
              <w:jc w:val="center"/>
              <w:rPr>
                <w:sz w:val="20"/>
              </w:rPr>
            </w:pPr>
            <w:r w:rsidRPr="00F25BF8">
              <w:rPr>
                <w:sz w:val="20"/>
              </w:rPr>
              <w:t>10</w:t>
            </w:r>
          </w:p>
        </w:tc>
        <w:tc>
          <w:tcPr>
            <w:tcW w:w="2169" w:type="dxa"/>
          </w:tcPr>
          <w:p w14:paraId="311F2389" w14:textId="77777777" w:rsidR="00F25BF8" w:rsidRPr="00F25BF8" w:rsidRDefault="00F25BF8" w:rsidP="00F25BF8">
            <w:pPr>
              <w:contextualSpacing/>
              <w:jc w:val="center"/>
            </w:pPr>
          </w:p>
        </w:tc>
        <w:tc>
          <w:tcPr>
            <w:tcW w:w="1370" w:type="dxa"/>
          </w:tcPr>
          <w:p w14:paraId="12A31889" w14:textId="77777777" w:rsidR="00F25BF8" w:rsidRPr="00F25BF8" w:rsidRDefault="00F25BF8" w:rsidP="00F25BF8">
            <w:pPr>
              <w:contextualSpacing/>
              <w:jc w:val="center"/>
            </w:pPr>
          </w:p>
        </w:tc>
        <w:tc>
          <w:tcPr>
            <w:tcW w:w="1741" w:type="dxa"/>
          </w:tcPr>
          <w:p w14:paraId="15F10A7A" w14:textId="77777777" w:rsidR="00F25BF8" w:rsidRPr="00F25BF8" w:rsidRDefault="00F25BF8" w:rsidP="00F25BF8">
            <w:pPr>
              <w:contextualSpacing/>
              <w:jc w:val="center"/>
            </w:pPr>
          </w:p>
        </w:tc>
        <w:tc>
          <w:tcPr>
            <w:tcW w:w="1741" w:type="dxa"/>
          </w:tcPr>
          <w:p w14:paraId="5B2BA177" w14:textId="77777777" w:rsidR="00F25BF8" w:rsidRPr="00F25BF8" w:rsidRDefault="00F25BF8" w:rsidP="00F25BF8">
            <w:pPr>
              <w:contextualSpacing/>
              <w:jc w:val="center"/>
            </w:pPr>
          </w:p>
        </w:tc>
        <w:tc>
          <w:tcPr>
            <w:tcW w:w="1741" w:type="dxa"/>
          </w:tcPr>
          <w:p w14:paraId="33DE4672" w14:textId="77777777" w:rsidR="00F25BF8" w:rsidRPr="00F25BF8" w:rsidRDefault="00F25BF8" w:rsidP="00F25BF8">
            <w:pPr>
              <w:contextualSpacing/>
              <w:jc w:val="center"/>
            </w:pPr>
          </w:p>
        </w:tc>
        <w:tc>
          <w:tcPr>
            <w:tcW w:w="1203" w:type="dxa"/>
          </w:tcPr>
          <w:p w14:paraId="714152AF" w14:textId="77777777" w:rsidR="00F25BF8" w:rsidRPr="00F25BF8" w:rsidRDefault="00F25BF8" w:rsidP="00F25BF8">
            <w:pPr>
              <w:contextualSpacing/>
              <w:jc w:val="center"/>
            </w:pPr>
          </w:p>
        </w:tc>
        <w:tc>
          <w:tcPr>
            <w:tcW w:w="1204" w:type="dxa"/>
          </w:tcPr>
          <w:p w14:paraId="720E0A84" w14:textId="77777777" w:rsidR="00F25BF8" w:rsidRPr="00F25BF8" w:rsidRDefault="00F25BF8" w:rsidP="00F25BF8">
            <w:pPr>
              <w:contextualSpacing/>
              <w:jc w:val="center"/>
            </w:pPr>
          </w:p>
        </w:tc>
        <w:tc>
          <w:tcPr>
            <w:tcW w:w="2816" w:type="dxa"/>
          </w:tcPr>
          <w:p w14:paraId="1FB66F67" w14:textId="77777777" w:rsidR="00F25BF8" w:rsidRPr="00F25BF8" w:rsidRDefault="00F25BF8" w:rsidP="00F25BF8">
            <w:pPr>
              <w:contextualSpacing/>
              <w:jc w:val="center"/>
            </w:pPr>
          </w:p>
        </w:tc>
      </w:tr>
    </w:tbl>
    <w:p w14:paraId="0B894280" w14:textId="77777777" w:rsidR="00F25BF8" w:rsidRPr="00F25BF8" w:rsidRDefault="00F25BF8" w:rsidP="00F25BF8">
      <w:pPr>
        <w:spacing w:after="0" w:line="240" w:lineRule="auto"/>
        <w:contextualSpacing/>
        <w:rPr>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25BF8" w:rsidRPr="00F25BF8" w14:paraId="553E4563" w14:textId="77777777" w:rsidTr="00F25BF8">
        <w:trPr>
          <w:jc w:val="center"/>
        </w:trPr>
        <w:tc>
          <w:tcPr>
            <w:tcW w:w="10212" w:type="dxa"/>
            <w:gridSpan w:val="3"/>
          </w:tcPr>
          <w:p w14:paraId="2BC8E678"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(E7f)</w:t>
            </w:r>
          </w:p>
        </w:tc>
      </w:tr>
      <w:tr w:rsidR="00F25BF8" w:rsidRPr="00F25BF8" w14:paraId="5015969F" w14:textId="77777777" w:rsidTr="00F25BF8">
        <w:trPr>
          <w:jc w:val="center"/>
        </w:trPr>
        <w:tc>
          <w:tcPr>
            <w:tcW w:w="3404" w:type="dxa"/>
          </w:tcPr>
          <w:p w14:paraId="50F8BED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1=Local maize</w:t>
            </w:r>
          </w:p>
          <w:p w14:paraId="71BEB3D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3C07437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3=Hybrid maize</w:t>
            </w:r>
          </w:p>
          <w:p w14:paraId="7DB3CA6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4=Cassava</w:t>
            </w:r>
          </w:p>
          <w:p w14:paraId="7569992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5=Sweet potato</w:t>
            </w:r>
          </w:p>
          <w:p w14:paraId="6F255A3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6=Irish potato</w:t>
            </w:r>
          </w:p>
          <w:p w14:paraId="0701C85F" w14:textId="2320AB09"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w:t>
            </w:r>
            <w:del w:id="45" w:author="Stickler, Mercedes M. (E3/LTRM)" w:date="2014-09-22T16:19:00Z">
              <w:r w:rsidRPr="00F25BF8" w:rsidDel="007A29FF">
                <w:rPr>
                  <w:rFonts w:cs="Times New Roman"/>
                  <w:sz w:val="20"/>
                </w:rPr>
                <w:delText>Groundnet</w:delText>
              </w:r>
            </w:del>
            <w:ins w:id="46" w:author="Stickler, Mercedes M. (E3/LTRM)" w:date="2014-09-22T16:19:00Z">
              <w:r w:rsidR="007A29FF" w:rsidRPr="00F25BF8">
                <w:rPr>
                  <w:rFonts w:cs="Times New Roman"/>
                  <w:sz w:val="20"/>
                </w:rPr>
                <w:t>Groundnut</w:t>
              </w:r>
            </w:ins>
          </w:p>
          <w:p w14:paraId="6A708B6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8=Ground bean (</w:t>
            </w:r>
            <w:proofErr w:type="spellStart"/>
            <w:r w:rsidRPr="00F25BF8">
              <w:rPr>
                <w:rFonts w:cs="Times New Roman"/>
                <w:sz w:val="20"/>
              </w:rPr>
              <w:t>Nzama</w:t>
            </w:r>
            <w:proofErr w:type="spellEnd"/>
            <w:r w:rsidRPr="00F25BF8">
              <w:rPr>
                <w:rFonts w:cs="Times New Roman"/>
                <w:sz w:val="20"/>
              </w:rPr>
              <w:t>)</w:t>
            </w:r>
          </w:p>
          <w:p w14:paraId="7AA0AC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9=Rice</w:t>
            </w:r>
          </w:p>
          <w:p w14:paraId="00FF2DE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10=Finger millet (</w:t>
            </w:r>
            <w:proofErr w:type="spellStart"/>
            <w:r w:rsidRPr="00F25BF8">
              <w:rPr>
                <w:rFonts w:cs="Times New Roman"/>
                <w:sz w:val="20"/>
              </w:rPr>
              <w:t>mawere</w:t>
            </w:r>
            <w:proofErr w:type="spellEnd"/>
            <w:r w:rsidRPr="00F25BF8">
              <w:rPr>
                <w:rFonts w:cs="Times New Roman"/>
                <w:sz w:val="20"/>
              </w:rPr>
              <w:t>)</w:t>
            </w:r>
          </w:p>
        </w:tc>
        <w:tc>
          <w:tcPr>
            <w:tcW w:w="3404" w:type="dxa"/>
          </w:tcPr>
          <w:p w14:paraId="5890398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11=Sorghum</w:t>
            </w:r>
          </w:p>
          <w:p w14:paraId="2FFCB9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12=Pearl millet (</w:t>
            </w:r>
            <w:proofErr w:type="spellStart"/>
            <w:r w:rsidRPr="00F25BF8">
              <w:rPr>
                <w:rFonts w:cs="Times New Roman"/>
                <w:sz w:val="20"/>
              </w:rPr>
              <w:t>mchewere</w:t>
            </w:r>
            <w:proofErr w:type="spellEnd"/>
            <w:r w:rsidRPr="00F25BF8">
              <w:rPr>
                <w:rFonts w:cs="Times New Roman"/>
                <w:sz w:val="20"/>
              </w:rPr>
              <w:t>)</w:t>
            </w:r>
          </w:p>
          <w:p w14:paraId="0D5703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13=Bean</w:t>
            </w:r>
          </w:p>
          <w:p w14:paraId="5E26726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Soyabean</w:t>
            </w:r>
            <w:proofErr w:type="spellEnd"/>
          </w:p>
          <w:p w14:paraId="04005DB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15=Pigeon Peas</w:t>
            </w:r>
          </w:p>
          <w:p w14:paraId="1D18366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44ED0AF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54CA092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18=Cotton</w:t>
            </w:r>
          </w:p>
          <w:p w14:paraId="65CF22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404" w:type="dxa"/>
          </w:tcPr>
          <w:p w14:paraId="5659F54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20=Cabbage </w:t>
            </w:r>
            <w:proofErr w:type="spellStart"/>
            <w:r w:rsidRPr="00F25BF8">
              <w:rPr>
                <w:rFonts w:cs="Times New Roman"/>
                <w:sz w:val="20"/>
              </w:rPr>
              <w:t>Tanaposi</w:t>
            </w:r>
            <w:proofErr w:type="spellEnd"/>
          </w:p>
          <w:p w14:paraId="5422C91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21=</w:t>
            </w:r>
            <w:proofErr w:type="spellStart"/>
            <w:r w:rsidRPr="00F25BF8">
              <w:rPr>
                <w:rFonts w:cs="Times New Roman"/>
                <w:sz w:val="20"/>
              </w:rPr>
              <w:t>Nkhwani</w:t>
            </w:r>
            <w:proofErr w:type="spellEnd"/>
          </w:p>
          <w:p w14:paraId="5588F7E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22=</w:t>
            </w:r>
            <w:proofErr w:type="spellStart"/>
            <w:r w:rsidRPr="00F25BF8">
              <w:rPr>
                <w:rFonts w:cs="Times New Roman"/>
                <w:sz w:val="20"/>
              </w:rPr>
              <w:t>Therere</w:t>
            </w:r>
            <w:proofErr w:type="spellEnd"/>
            <w:r w:rsidRPr="00F25BF8">
              <w:rPr>
                <w:rFonts w:cs="Times New Roman"/>
                <w:sz w:val="20"/>
              </w:rPr>
              <w:t>/Okra</w:t>
            </w:r>
          </w:p>
          <w:p w14:paraId="029A56F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23=Tomato</w:t>
            </w:r>
          </w:p>
          <w:p w14:paraId="7608297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24=Onion</w:t>
            </w:r>
          </w:p>
          <w:p w14:paraId="322B6FE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25=Peas</w:t>
            </w:r>
          </w:p>
          <w:p w14:paraId="476FFD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2E66A7F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27=Sunflower</w:t>
            </w:r>
          </w:p>
          <w:p w14:paraId="3347445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67402382" w14:textId="77777777" w:rsidR="00F25BF8" w:rsidRPr="00F25BF8" w:rsidRDefault="00F25BF8" w:rsidP="00F25BF8">
      <w:pPr>
        <w:spacing w:after="0" w:line="240" w:lineRule="auto"/>
        <w:contextualSpacing/>
        <w:rPr>
          <w:rFonts w:eastAsia="SimSun"/>
        </w:rPr>
      </w:pPr>
    </w:p>
    <w:p w14:paraId="229F1296" w14:textId="77777777" w:rsidR="00F25BF8" w:rsidRPr="00F25BF8" w:rsidRDefault="00F25BF8" w:rsidP="00F25BF8">
      <w:pPr>
        <w:spacing w:after="0" w:line="240" w:lineRule="auto"/>
        <w:contextualSpacing/>
        <w:rPr>
          <w:rFonts w:eastAsia="SimSun"/>
        </w:rPr>
      </w:pPr>
      <w:r w:rsidRPr="00F25BF8">
        <w:rPr>
          <w:rFonts w:eastAsia="SimSun"/>
        </w:rPr>
        <w:br w:type="page"/>
      </w:r>
    </w:p>
    <w:p w14:paraId="4B98CE9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403A8FB6" w14:textId="77777777" w:rsidR="00F25BF8" w:rsidRPr="00F25BF8" w:rsidRDefault="00F25BF8" w:rsidP="00F25BF8">
      <w:pPr>
        <w:spacing w:after="0" w:line="240" w:lineRule="auto"/>
        <w:contextualSpacing/>
        <w:rPr>
          <w:rFonts w:eastAsia="SimSun"/>
        </w:rPr>
      </w:pPr>
    </w:p>
    <w:tbl>
      <w:tblPr>
        <w:tblStyle w:val="TableGrid2"/>
        <w:tblW w:w="14755" w:type="dxa"/>
        <w:jc w:val="center"/>
        <w:tblLayout w:type="fixed"/>
        <w:tblCellMar>
          <w:left w:w="29" w:type="dxa"/>
          <w:right w:w="29" w:type="dxa"/>
        </w:tblCellMar>
        <w:tblLook w:val="04A0" w:firstRow="1" w:lastRow="0" w:firstColumn="1" w:lastColumn="0" w:noHBand="0" w:noVBand="1"/>
      </w:tblPr>
      <w:tblGrid>
        <w:gridCol w:w="677"/>
        <w:gridCol w:w="1118"/>
        <w:gridCol w:w="1080"/>
        <w:gridCol w:w="1080"/>
        <w:gridCol w:w="1080"/>
        <w:gridCol w:w="1800"/>
        <w:gridCol w:w="1440"/>
        <w:gridCol w:w="1080"/>
        <w:gridCol w:w="1080"/>
        <w:gridCol w:w="1440"/>
        <w:gridCol w:w="1440"/>
        <w:gridCol w:w="1440"/>
      </w:tblGrid>
      <w:tr w:rsidR="00F25BF8" w:rsidRPr="00F25BF8" w14:paraId="76B0E6C6" w14:textId="77777777" w:rsidTr="00F25BF8">
        <w:trPr>
          <w:trHeight w:val="20"/>
          <w:jc w:val="center"/>
        </w:trPr>
        <w:tc>
          <w:tcPr>
            <w:tcW w:w="677" w:type="dxa"/>
            <w:vMerge w:val="restart"/>
          </w:tcPr>
          <w:p w14:paraId="21A8019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455130A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E9. Who primarily decides how to use this field?</w:t>
            </w:r>
          </w:p>
          <w:p w14:paraId="56C559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1080" w:type="dxa"/>
            <w:vMerge w:val="restart"/>
          </w:tcPr>
          <w:p w14:paraId="6C0B535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E10. What is the primary soil type of this field?</w:t>
            </w:r>
          </w:p>
          <w:p w14:paraId="09892E1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1=Clay</w:t>
            </w:r>
          </w:p>
          <w:p w14:paraId="6EBACB9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2=Sandy loamy</w:t>
            </w:r>
          </w:p>
          <w:p w14:paraId="0F21AE3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3=Loamy</w:t>
            </w:r>
          </w:p>
          <w:p w14:paraId="1A250A6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4=Silt</w:t>
            </w:r>
          </w:p>
          <w:p w14:paraId="1A0C375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5=Gravel</w:t>
            </w:r>
          </w:p>
          <w:p w14:paraId="61B46B2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w:t>
            </w:r>
          </w:p>
        </w:tc>
        <w:tc>
          <w:tcPr>
            <w:tcW w:w="1080" w:type="dxa"/>
            <w:vMerge w:val="restart"/>
          </w:tcPr>
          <w:p w14:paraId="617FDA3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E11. </w:t>
            </w:r>
            <w:r w:rsidRPr="00F25BF8">
              <w:rPr>
                <w:rFonts w:cs="Times New Roman" w:hint="eastAsia"/>
                <w:sz w:val="20"/>
              </w:rPr>
              <w:t>Overall, w</w:t>
            </w:r>
            <w:r w:rsidRPr="00F25BF8">
              <w:rPr>
                <w:rFonts w:cs="Times New Roman"/>
                <w:sz w:val="20"/>
              </w:rPr>
              <w:t>hat is the slope of this field?</w:t>
            </w:r>
          </w:p>
          <w:p w14:paraId="00E32D0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1=Flat</w:t>
            </w:r>
          </w:p>
          <w:p w14:paraId="264400A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2=Slightly sloped</w:t>
            </w:r>
          </w:p>
          <w:p w14:paraId="19D8B6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3=Steeply sloped</w:t>
            </w:r>
          </w:p>
        </w:tc>
        <w:tc>
          <w:tcPr>
            <w:tcW w:w="1080" w:type="dxa"/>
            <w:vMerge w:val="restart"/>
          </w:tcPr>
          <w:p w14:paraId="29E77A5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hint="eastAsia"/>
                <w:sz w:val="20"/>
              </w:rPr>
              <w:t xml:space="preserve">Ask if </w:t>
            </w:r>
            <w:r w:rsidRPr="00F25BF8">
              <w:rPr>
                <w:rFonts w:cs="Times New Roman"/>
                <w:sz w:val="20"/>
              </w:rPr>
              <w:t>E</w:t>
            </w:r>
            <w:r w:rsidRPr="00F25BF8">
              <w:rPr>
                <w:rFonts w:cs="Times New Roman" w:hint="eastAsia"/>
                <w:sz w:val="20"/>
              </w:rPr>
              <w:t>3 does not equal 2</w:t>
            </w:r>
          </w:p>
          <w:p w14:paraId="304D3F9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E12. Is the field irrigated?</w:t>
            </w:r>
          </w:p>
          <w:p w14:paraId="1E8DA69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B3BB99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D4ACA4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93FCD3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5FB1219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1, skip to E16</w:t>
            </w:r>
          </w:p>
        </w:tc>
        <w:tc>
          <w:tcPr>
            <w:tcW w:w="1800" w:type="dxa"/>
            <w:vMerge w:val="restart"/>
          </w:tcPr>
          <w:p w14:paraId="296220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E13. What water source does your household primarily use to irrigate this field?</w:t>
            </w:r>
          </w:p>
          <w:p w14:paraId="3476708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1=Stream/River</w:t>
            </w:r>
          </w:p>
          <w:p w14:paraId="3EC7677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2=Public well or borehole</w:t>
            </w:r>
          </w:p>
          <w:p w14:paraId="02D8650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3=Hand pump or treadle pump</w:t>
            </w:r>
          </w:p>
          <w:p w14:paraId="42A92EA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4=Piped pubic water</w:t>
            </w:r>
          </w:p>
          <w:p w14:paraId="6F6FF72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1440" w:type="dxa"/>
            <w:vMerge w:val="restart"/>
          </w:tcPr>
          <w:p w14:paraId="3569FB1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E14. What technology does your household primarily use to irrigate this field?</w:t>
            </w:r>
          </w:p>
          <w:p w14:paraId="3DD1C24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1=Bucket</w:t>
            </w:r>
          </w:p>
          <w:p w14:paraId="3316BE0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w:t>
            </w:r>
            <w:commentRangeStart w:id="47"/>
            <w:r w:rsidRPr="00F25BF8">
              <w:rPr>
                <w:rFonts w:cs="Times New Roman"/>
                <w:sz w:val="20"/>
              </w:rPr>
              <w:t xml:space="preserve">Motorized </w:t>
            </w:r>
            <w:commentRangeEnd w:id="47"/>
            <w:r w:rsidR="00E477D2">
              <w:rPr>
                <w:rStyle w:val="CommentReference"/>
                <w:rFonts w:eastAsiaTheme="minorHAnsi"/>
              </w:rPr>
              <w:commentReference w:id="47"/>
            </w:r>
            <w:r w:rsidRPr="00F25BF8">
              <w:rPr>
                <w:rFonts w:cs="Times New Roman"/>
                <w:sz w:val="20"/>
              </w:rPr>
              <w:t>pump</w:t>
            </w:r>
          </w:p>
          <w:p w14:paraId="0A8456F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3=Irrigation canal</w:t>
            </w:r>
          </w:p>
          <w:p w14:paraId="12097F2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4=Flood irrigation</w:t>
            </w:r>
          </w:p>
          <w:p w14:paraId="115FB5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2160" w:type="dxa"/>
            <w:gridSpan w:val="2"/>
            <w:tcBorders>
              <w:bottom w:val="single" w:sz="4" w:space="0" w:color="auto"/>
            </w:tcBorders>
          </w:tcPr>
          <w:p w14:paraId="1FCFB533" w14:textId="1DC03E23" w:rsidR="00F25BF8" w:rsidRPr="00F25BF8" w:rsidRDefault="00F25BF8" w:rsidP="00F1283B">
            <w:pPr>
              <w:kinsoku w:val="0"/>
              <w:overflowPunct w:val="0"/>
              <w:autoSpaceDE w:val="0"/>
              <w:autoSpaceDN w:val="0"/>
              <w:adjustRightInd w:val="0"/>
              <w:contextualSpacing/>
              <w:jc w:val="center"/>
              <w:rPr>
                <w:rFonts w:cs="Times New Roman"/>
                <w:sz w:val="20"/>
              </w:rPr>
            </w:pPr>
            <w:r w:rsidRPr="00F25BF8">
              <w:rPr>
                <w:rFonts w:cs="Times New Roman"/>
                <w:sz w:val="20"/>
              </w:rPr>
              <w:t xml:space="preserve">E15. What is the distance </w:t>
            </w:r>
            <w:del w:id="48" w:author="Stickler, Mercedes M. (E3/LTRM)" w:date="2014-09-22T16:50:00Z">
              <w:r w:rsidRPr="00F25BF8" w:rsidDel="00F1283B">
                <w:rPr>
                  <w:rFonts w:cs="Times New Roman"/>
                  <w:sz w:val="20"/>
                </w:rPr>
                <w:delText xml:space="preserve">do </w:delText>
              </w:r>
            </w:del>
            <w:r w:rsidRPr="00F25BF8">
              <w:rPr>
                <w:rFonts w:cs="Times New Roman"/>
                <w:sz w:val="20"/>
              </w:rPr>
              <w:t>you have to walk to collect water to irrigate this field?</w:t>
            </w:r>
          </w:p>
        </w:tc>
        <w:tc>
          <w:tcPr>
            <w:tcW w:w="1440" w:type="dxa"/>
            <w:vMerge w:val="restart"/>
          </w:tcPr>
          <w:p w14:paraId="7E6732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E16. From October - April, approximately how many person-days did your household irrigate crops on this field during this agricultural season (2013/2014)?</w:t>
            </w:r>
          </w:p>
        </w:tc>
        <w:tc>
          <w:tcPr>
            <w:tcW w:w="1440" w:type="dxa"/>
            <w:vMerge w:val="restart"/>
          </w:tcPr>
          <w:p w14:paraId="5819A04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E17. On average, about how many hours per day did you irrigate this field?</w:t>
            </w:r>
          </w:p>
        </w:tc>
        <w:tc>
          <w:tcPr>
            <w:tcW w:w="1440" w:type="dxa"/>
            <w:vMerge w:val="restart"/>
          </w:tcPr>
          <w:p w14:paraId="6A2709D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E18. From June - January, approximately how many person-days did your household spend on land preparation and planting?</w:t>
            </w:r>
          </w:p>
        </w:tc>
      </w:tr>
      <w:tr w:rsidR="00F25BF8" w:rsidRPr="00F25BF8" w14:paraId="08DF2143" w14:textId="77777777" w:rsidTr="00F25BF8">
        <w:trPr>
          <w:trHeight w:val="20"/>
          <w:jc w:val="center"/>
        </w:trPr>
        <w:tc>
          <w:tcPr>
            <w:tcW w:w="677" w:type="dxa"/>
            <w:vMerge/>
          </w:tcPr>
          <w:p w14:paraId="7B92352F" w14:textId="77777777" w:rsidR="00F25BF8" w:rsidRPr="00F25BF8" w:rsidRDefault="00F25BF8" w:rsidP="00F25BF8">
            <w:pPr>
              <w:contextualSpacing/>
              <w:jc w:val="center"/>
              <w:rPr>
                <w:sz w:val="20"/>
              </w:rPr>
            </w:pPr>
          </w:p>
        </w:tc>
        <w:tc>
          <w:tcPr>
            <w:tcW w:w="1118" w:type="dxa"/>
            <w:vMerge/>
          </w:tcPr>
          <w:p w14:paraId="330F44A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6BC8DEBB"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14158AA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1974A633"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800" w:type="dxa"/>
            <w:vMerge/>
          </w:tcPr>
          <w:p w14:paraId="2B18A63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6BADE5A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Borders>
              <w:top w:val="single" w:sz="4" w:space="0" w:color="auto"/>
              <w:right w:val="single" w:sz="4" w:space="0" w:color="auto"/>
            </w:tcBorders>
          </w:tcPr>
          <w:p w14:paraId="094FDE56" w14:textId="77777777" w:rsidR="00F25BF8" w:rsidRPr="00F25BF8" w:rsidRDefault="00F25BF8" w:rsidP="00F25BF8">
            <w:pPr>
              <w:contextualSpacing/>
              <w:jc w:val="center"/>
              <w:rPr>
                <w:rFonts w:cs="Times New Roman"/>
                <w:sz w:val="20"/>
              </w:rPr>
            </w:pPr>
            <w:r w:rsidRPr="00F25BF8">
              <w:rPr>
                <w:rFonts w:cs="Times New Roman"/>
                <w:sz w:val="20"/>
              </w:rPr>
              <w:t>Hours</w:t>
            </w:r>
          </w:p>
        </w:tc>
        <w:tc>
          <w:tcPr>
            <w:tcW w:w="1080" w:type="dxa"/>
            <w:tcBorders>
              <w:top w:val="single" w:sz="4" w:space="0" w:color="auto"/>
              <w:left w:val="single" w:sz="4" w:space="0" w:color="auto"/>
            </w:tcBorders>
          </w:tcPr>
          <w:p w14:paraId="5811323A" w14:textId="77777777" w:rsidR="00F25BF8" w:rsidRPr="00F25BF8" w:rsidRDefault="00F25BF8" w:rsidP="00F25BF8">
            <w:pPr>
              <w:contextualSpacing/>
              <w:jc w:val="center"/>
              <w:rPr>
                <w:rFonts w:cs="Times New Roman"/>
                <w:sz w:val="20"/>
              </w:rPr>
            </w:pPr>
            <w:r w:rsidRPr="00F25BF8">
              <w:rPr>
                <w:rFonts w:cs="Times New Roman"/>
                <w:sz w:val="20"/>
              </w:rPr>
              <w:t>Minutes</w:t>
            </w:r>
          </w:p>
        </w:tc>
        <w:tc>
          <w:tcPr>
            <w:tcW w:w="1440" w:type="dxa"/>
            <w:vMerge/>
          </w:tcPr>
          <w:p w14:paraId="26C0C2A0" w14:textId="77777777" w:rsidR="00F25BF8" w:rsidRPr="00F25BF8" w:rsidRDefault="00F25BF8" w:rsidP="00F25BF8">
            <w:pPr>
              <w:contextualSpacing/>
              <w:jc w:val="center"/>
              <w:rPr>
                <w:rFonts w:cs="Times New Roman"/>
                <w:sz w:val="20"/>
              </w:rPr>
            </w:pPr>
          </w:p>
        </w:tc>
        <w:tc>
          <w:tcPr>
            <w:tcW w:w="1440" w:type="dxa"/>
            <w:vMerge/>
          </w:tcPr>
          <w:p w14:paraId="4BF728A6" w14:textId="77777777" w:rsidR="00F25BF8" w:rsidRPr="00F25BF8" w:rsidRDefault="00F25BF8" w:rsidP="00F25BF8">
            <w:pPr>
              <w:contextualSpacing/>
              <w:jc w:val="center"/>
              <w:rPr>
                <w:rFonts w:cs="Times New Roman"/>
                <w:sz w:val="20"/>
              </w:rPr>
            </w:pPr>
          </w:p>
        </w:tc>
        <w:tc>
          <w:tcPr>
            <w:tcW w:w="1440" w:type="dxa"/>
            <w:vMerge/>
          </w:tcPr>
          <w:p w14:paraId="63DF4EC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52C7074F" w14:textId="77777777" w:rsidTr="00F25BF8">
        <w:trPr>
          <w:trHeight w:val="20"/>
          <w:jc w:val="center"/>
        </w:trPr>
        <w:tc>
          <w:tcPr>
            <w:tcW w:w="677" w:type="dxa"/>
          </w:tcPr>
          <w:p w14:paraId="730BB47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2316609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who_decide</w:t>
            </w:r>
            <w:proofErr w:type="spellEnd"/>
          </w:p>
        </w:tc>
        <w:tc>
          <w:tcPr>
            <w:tcW w:w="1080" w:type="dxa"/>
          </w:tcPr>
          <w:p w14:paraId="2C845F5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hint="eastAsia"/>
                <w:b/>
                <w:bCs/>
                <w:spacing w:val="1"/>
                <w:w w:val="105"/>
                <w:sz w:val="18"/>
                <w:szCs w:val="18"/>
              </w:rPr>
              <w:t>soil_type</w:t>
            </w:r>
            <w:proofErr w:type="spellEnd"/>
          </w:p>
        </w:tc>
        <w:tc>
          <w:tcPr>
            <w:tcW w:w="1080" w:type="dxa"/>
          </w:tcPr>
          <w:p w14:paraId="6D4A685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hint="eastAsia"/>
                <w:b/>
                <w:bCs/>
                <w:spacing w:val="1"/>
                <w:w w:val="105"/>
                <w:sz w:val="18"/>
                <w:szCs w:val="18"/>
              </w:rPr>
              <w:t>field_slope</w:t>
            </w:r>
            <w:proofErr w:type="spellEnd"/>
          </w:p>
        </w:tc>
        <w:tc>
          <w:tcPr>
            <w:tcW w:w="1080" w:type="dxa"/>
          </w:tcPr>
          <w:p w14:paraId="5A90D1D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irrigated</w:t>
            </w:r>
          </w:p>
        </w:tc>
        <w:tc>
          <w:tcPr>
            <w:tcW w:w="1800" w:type="dxa"/>
          </w:tcPr>
          <w:p w14:paraId="00CF7DB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hint="eastAsia"/>
                <w:b/>
                <w:bCs/>
                <w:spacing w:val="1"/>
                <w:w w:val="105"/>
                <w:sz w:val="18"/>
                <w:szCs w:val="18"/>
              </w:rPr>
              <w:t>water_source</w:t>
            </w:r>
            <w:proofErr w:type="spellEnd"/>
          </w:p>
        </w:tc>
        <w:tc>
          <w:tcPr>
            <w:tcW w:w="1440" w:type="dxa"/>
          </w:tcPr>
          <w:p w14:paraId="331700C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Water_tech</w:t>
            </w:r>
            <w:proofErr w:type="spellEnd"/>
          </w:p>
        </w:tc>
        <w:tc>
          <w:tcPr>
            <w:tcW w:w="1080" w:type="dxa"/>
          </w:tcPr>
          <w:p w14:paraId="148541E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Hours_water</w:t>
            </w:r>
            <w:proofErr w:type="spellEnd"/>
          </w:p>
        </w:tc>
        <w:tc>
          <w:tcPr>
            <w:tcW w:w="1080" w:type="dxa"/>
          </w:tcPr>
          <w:p w14:paraId="573D68E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Mins_water</w:t>
            </w:r>
            <w:proofErr w:type="spellEnd"/>
          </w:p>
        </w:tc>
        <w:tc>
          <w:tcPr>
            <w:tcW w:w="1440" w:type="dxa"/>
          </w:tcPr>
          <w:p w14:paraId="69EE80C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irrigate_days</w:t>
            </w:r>
            <w:proofErr w:type="spellEnd"/>
          </w:p>
        </w:tc>
        <w:tc>
          <w:tcPr>
            <w:tcW w:w="1440" w:type="dxa"/>
          </w:tcPr>
          <w:p w14:paraId="7DCE66F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irrigate_hours</w:t>
            </w:r>
            <w:proofErr w:type="spellEnd"/>
          </w:p>
        </w:tc>
        <w:tc>
          <w:tcPr>
            <w:tcW w:w="1440" w:type="dxa"/>
          </w:tcPr>
          <w:p w14:paraId="72521A4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land_prepdays</w:t>
            </w:r>
            <w:proofErr w:type="spellEnd"/>
          </w:p>
        </w:tc>
      </w:tr>
      <w:tr w:rsidR="00F25BF8" w:rsidRPr="00F25BF8" w14:paraId="54F31580" w14:textId="77777777" w:rsidTr="00F25BF8">
        <w:trPr>
          <w:trHeight w:val="20"/>
          <w:jc w:val="center"/>
        </w:trPr>
        <w:tc>
          <w:tcPr>
            <w:tcW w:w="677" w:type="dxa"/>
          </w:tcPr>
          <w:p w14:paraId="387042BB" w14:textId="77777777" w:rsidR="00F25BF8" w:rsidRPr="00F25BF8" w:rsidRDefault="00F25BF8" w:rsidP="00F25BF8">
            <w:pPr>
              <w:contextualSpacing/>
              <w:jc w:val="center"/>
              <w:rPr>
                <w:sz w:val="20"/>
              </w:rPr>
            </w:pPr>
            <w:r w:rsidRPr="00F25BF8">
              <w:rPr>
                <w:sz w:val="20"/>
              </w:rPr>
              <w:t>1</w:t>
            </w:r>
          </w:p>
        </w:tc>
        <w:tc>
          <w:tcPr>
            <w:tcW w:w="1118" w:type="dxa"/>
          </w:tcPr>
          <w:p w14:paraId="45BCE264" w14:textId="77777777" w:rsidR="00F25BF8" w:rsidRPr="00F25BF8" w:rsidRDefault="00F25BF8" w:rsidP="00F25BF8">
            <w:pPr>
              <w:contextualSpacing/>
              <w:jc w:val="center"/>
            </w:pPr>
          </w:p>
        </w:tc>
        <w:tc>
          <w:tcPr>
            <w:tcW w:w="1080" w:type="dxa"/>
          </w:tcPr>
          <w:p w14:paraId="7A45E3BA" w14:textId="77777777" w:rsidR="00F25BF8" w:rsidRPr="00F25BF8" w:rsidRDefault="00F25BF8" w:rsidP="00F25BF8">
            <w:pPr>
              <w:contextualSpacing/>
              <w:jc w:val="center"/>
            </w:pPr>
          </w:p>
        </w:tc>
        <w:tc>
          <w:tcPr>
            <w:tcW w:w="1080" w:type="dxa"/>
          </w:tcPr>
          <w:p w14:paraId="663E48C2" w14:textId="77777777" w:rsidR="00F25BF8" w:rsidRPr="00F25BF8" w:rsidRDefault="00F25BF8" w:rsidP="00F25BF8">
            <w:pPr>
              <w:contextualSpacing/>
              <w:jc w:val="center"/>
            </w:pPr>
          </w:p>
        </w:tc>
        <w:tc>
          <w:tcPr>
            <w:tcW w:w="1080" w:type="dxa"/>
          </w:tcPr>
          <w:p w14:paraId="7E7A33C8" w14:textId="77777777" w:rsidR="00F25BF8" w:rsidRPr="00F25BF8" w:rsidRDefault="00F25BF8" w:rsidP="00F25BF8">
            <w:pPr>
              <w:contextualSpacing/>
              <w:jc w:val="center"/>
            </w:pPr>
          </w:p>
        </w:tc>
        <w:tc>
          <w:tcPr>
            <w:tcW w:w="1800" w:type="dxa"/>
          </w:tcPr>
          <w:p w14:paraId="312182C8" w14:textId="77777777" w:rsidR="00F25BF8" w:rsidRPr="00F25BF8" w:rsidRDefault="00F25BF8" w:rsidP="00F25BF8">
            <w:pPr>
              <w:contextualSpacing/>
              <w:jc w:val="center"/>
            </w:pPr>
          </w:p>
        </w:tc>
        <w:tc>
          <w:tcPr>
            <w:tcW w:w="1440" w:type="dxa"/>
          </w:tcPr>
          <w:p w14:paraId="6DA307B3" w14:textId="77777777" w:rsidR="00F25BF8" w:rsidRPr="00F25BF8" w:rsidRDefault="00F25BF8" w:rsidP="00F25BF8">
            <w:pPr>
              <w:contextualSpacing/>
              <w:jc w:val="center"/>
            </w:pPr>
          </w:p>
        </w:tc>
        <w:tc>
          <w:tcPr>
            <w:tcW w:w="1080" w:type="dxa"/>
          </w:tcPr>
          <w:p w14:paraId="226B3E16" w14:textId="77777777" w:rsidR="00F25BF8" w:rsidRPr="00F25BF8" w:rsidRDefault="00F25BF8" w:rsidP="00F25BF8">
            <w:pPr>
              <w:contextualSpacing/>
              <w:jc w:val="center"/>
            </w:pPr>
          </w:p>
        </w:tc>
        <w:tc>
          <w:tcPr>
            <w:tcW w:w="1080" w:type="dxa"/>
          </w:tcPr>
          <w:p w14:paraId="0739A6BD" w14:textId="77777777" w:rsidR="00F25BF8" w:rsidRPr="00F25BF8" w:rsidRDefault="00F25BF8" w:rsidP="00F25BF8">
            <w:pPr>
              <w:contextualSpacing/>
              <w:jc w:val="center"/>
            </w:pPr>
          </w:p>
        </w:tc>
        <w:tc>
          <w:tcPr>
            <w:tcW w:w="1440" w:type="dxa"/>
          </w:tcPr>
          <w:p w14:paraId="49BE64D8" w14:textId="77777777" w:rsidR="00F25BF8" w:rsidRPr="00F25BF8" w:rsidRDefault="00F25BF8" w:rsidP="00F25BF8">
            <w:pPr>
              <w:contextualSpacing/>
              <w:jc w:val="center"/>
            </w:pPr>
          </w:p>
        </w:tc>
        <w:tc>
          <w:tcPr>
            <w:tcW w:w="1440" w:type="dxa"/>
          </w:tcPr>
          <w:p w14:paraId="282F978C" w14:textId="77777777" w:rsidR="00F25BF8" w:rsidRPr="00F25BF8" w:rsidRDefault="00F25BF8" w:rsidP="00F25BF8">
            <w:pPr>
              <w:contextualSpacing/>
              <w:jc w:val="center"/>
            </w:pPr>
          </w:p>
        </w:tc>
        <w:tc>
          <w:tcPr>
            <w:tcW w:w="1440" w:type="dxa"/>
          </w:tcPr>
          <w:p w14:paraId="44D5B0F9" w14:textId="77777777" w:rsidR="00F25BF8" w:rsidRPr="00F25BF8" w:rsidRDefault="00F25BF8" w:rsidP="00F25BF8">
            <w:pPr>
              <w:contextualSpacing/>
              <w:jc w:val="center"/>
            </w:pPr>
          </w:p>
        </w:tc>
      </w:tr>
      <w:tr w:rsidR="00F25BF8" w:rsidRPr="00F25BF8" w14:paraId="22FC146A" w14:textId="77777777" w:rsidTr="00F25BF8">
        <w:trPr>
          <w:trHeight w:val="20"/>
          <w:jc w:val="center"/>
        </w:trPr>
        <w:tc>
          <w:tcPr>
            <w:tcW w:w="677" w:type="dxa"/>
          </w:tcPr>
          <w:p w14:paraId="0C8CAF90" w14:textId="77777777" w:rsidR="00F25BF8" w:rsidRPr="00F25BF8" w:rsidRDefault="00F25BF8" w:rsidP="00F25BF8">
            <w:pPr>
              <w:contextualSpacing/>
              <w:jc w:val="center"/>
              <w:rPr>
                <w:sz w:val="20"/>
              </w:rPr>
            </w:pPr>
            <w:r w:rsidRPr="00F25BF8">
              <w:rPr>
                <w:sz w:val="20"/>
              </w:rPr>
              <w:t>2</w:t>
            </w:r>
          </w:p>
        </w:tc>
        <w:tc>
          <w:tcPr>
            <w:tcW w:w="1118" w:type="dxa"/>
          </w:tcPr>
          <w:p w14:paraId="0C37D58C" w14:textId="77777777" w:rsidR="00F25BF8" w:rsidRPr="00F25BF8" w:rsidRDefault="00F25BF8" w:rsidP="00F25BF8">
            <w:pPr>
              <w:contextualSpacing/>
              <w:jc w:val="center"/>
            </w:pPr>
          </w:p>
        </w:tc>
        <w:tc>
          <w:tcPr>
            <w:tcW w:w="1080" w:type="dxa"/>
          </w:tcPr>
          <w:p w14:paraId="5508121B" w14:textId="77777777" w:rsidR="00F25BF8" w:rsidRPr="00F25BF8" w:rsidRDefault="00F25BF8" w:rsidP="00F25BF8">
            <w:pPr>
              <w:contextualSpacing/>
              <w:jc w:val="center"/>
            </w:pPr>
          </w:p>
        </w:tc>
        <w:tc>
          <w:tcPr>
            <w:tcW w:w="1080" w:type="dxa"/>
          </w:tcPr>
          <w:p w14:paraId="31AB8321" w14:textId="77777777" w:rsidR="00F25BF8" w:rsidRPr="00F25BF8" w:rsidRDefault="00F25BF8" w:rsidP="00F25BF8">
            <w:pPr>
              <w:contextualSpacing/>
              <w:jc w:val="center"/>
            </w:pPr>
          </w:p>
        </w:tc>
        <w:tc>
          <w:tcPr>
            <w:tcW w:w="1080" w:type="dxa"/>
          </w:tcPr>
          <w:p w14:paraId="1BD2635B" w14:textId="77777777" w:rsidR="00F25BF8" w:rsidRPr="00F25BF8" w:rsidRDefault="00F25BF8" w:rsidP="00F25BF8">
            <w:pPr>
              <w:contextualSpacing/>
              <w:jc w:val="center"/>
            </w:pPr>
          </w:p>
        </w:tc>
        <w:tc>
          <w:tcPr>
            <w:tcW w:w="1800" w:type="dxa"/>
          </w:tcPr>
          <w:p w14:paraId="713A4FC8" w14:textId="77777777" w:rsidR="00F25BF8" w:rsidRPr="00F25BF8" w:rsidRDefault="00F25BF8" w:rsidP="00F25BF8">
            <w:pPr>
              <w:contextualSpacing/>
              <w:jc w:val="center"/>
            </w:pPr>
          </w:p>
        </w:tc>
        <w:tc>
          <w:tcPr>
            <w:tcW w:w="1440" w:type="dxa"/>
          </w:tcPr>
          <w:p w14:paraId="65138E8F" w14:textId="77777777" w:rsidR="00F25BF8" w:rsidRPr="00F25BF8" w:rsidRDefault="00F25BF8" w:rsidP="00F25BF8">
            <w:pPr>
              <w:contextualSpacing/>
              <w:jc w:val="center"/>
            </w:pPr>
          </w:p>
        </w:tc>
        <w:tc>
          <w:tcPr>
            <w:tcW w:w="1080" w:type="dxa"/>
          </w:tcPr>
          <w:p w14:paraId="3A50FB29" w14:textId="77777777" w:rsidR="00F25BF8" w:rsidRPr="00F25BF8" w:rsidRDefault="00F25BF8" w:rsidP="00F25BF8">
            <w:pPr>
              <w:contextualSpacing/>
              <w:jc w:val="center"/>
            </w:pPr>
          </w:p>
        </w:tc>
        <w:tc>
          <w:tcPr>
            <w:tcW w:w="1080" w:type="dxa"/>
          </w:tcPr>
          <w:p w14:paraId="4FC02D5C" w14:textId="77777777" w:rsidR="00F25BF8" w:rsidRPr="00F25BF8" w:rsidRDefault="00F25BF8" w:rsidP="00F25BF8">
            <w:pPr>
              <w:contextualSpacing/>
              <w:jc w:val="center"/>
            </w:pPr>
          </w:p>
        </w:tc>
        <w:tc>
          <w:tcPr>
            <w:tcW w:w="1440" w:type="dxa"/>
          </w:tcPr>
          <w:p w14:paraId="1A98F79E" w14:textId="77777777" w:rsidR="00F25BF8" w:rsidRPr="00F25BF8" w:rsidRDefault="00F25BF8" w:rsidP="00F25BF8">
            <w:pPr>
              <w:contextualSpacing/>
              <w:jc w:val="center"/>
            </w:pPr>
          </w:p>
        </w:tc>
        <w:tc>
          <w:tcPr>
            <w:tcW w:w="1440" w:type="dxa"/>
          </w:tcPr>
          <w:p w14:paraId="79603007" w14:textId="77777777" w:rsidR="00F25BF8" w:rsidRPr="00F25BF8" w:rsidRDefault="00F25BF8" w:rsidP="00F25BF8">
            <w:pPr>
              <w:contextualSpacing/>
              <w:jc w:val="center"/>
            </w:pPr>
          </w:p>
        </w:tc>
        <w:tc>
          <w:tcPr>
            <w:tcW w:w="1440" w:type="dxa"/>
          </w:tcPr>
          <w:p w14:paraId="7A1F6F41" w14:textId="77777777" w:rsidR="00F25BF8" w:rsidRPr="00F25BF8" w:rsidRDefault="00F25BF8" w:rsidP="00F25BF8">
            <w:pPr>
              <w:contextualSpacing/>
              <w:jc w:val="center"/>
            </w:pPr>
          </w:p>
        </w:tc>
      </w:tr>
      <w:tr w:rsidR="00F25BF8" w:rsidRPr="00F25BF8" w14:paraId="1E0A08FE" w14:textId="77777777" w:rsidTr="00F25BF8">
        <w:trPr>
          <w:trHeight w:val="20"/>
          <w:jc w:val="center"/>
        </w:trPr>
        <w:tc>
          <w:tcPr>
            <w:tcW w:w="677" w:type="dxa"/>
          </w:tcPr>
          <w:p w14:paraId="3BA7ED77" w14:textId="77777777" w:rsidR="00F25BF8" w:rsidRPr="00F25BF8" w:rsidRDefault="00F25BF8" w:rsidP="00F25BF8">
            <w:pPr>
              <w:contextualSpacing/>
              <w:jc w:val="center"/>
              <w:rPr>
                <w:sz w:val="20"/>
              </w:rPr>
            </w:pPr>
            <w:r w:rsidRPr="00F25BF8">
              <w:rPr>
                <w:sz w:val="20"/>
              </w:rPr>
              <w:t>3</w:t>
            </w:r>
          </w:p>
        </w:tc>
        <w:tc>
          <w:tcPr>
            <w:tcW w:w="1118" w:type="dxa"/>
          </w:tcPr>
          <w:p w14:paraId="344DC898" w14:textId="77777777" w:rsidR="00F25BF8" w:rsidRPr="00F25BF8" w:rsidRDefault="00F25BF8" w:rsidP="00F25BF8">
            <w:pPr>
              <w:contextualSpacing/>
              <w:jc w:val="center"/>
            </w:pPr>
          </w:p>
        </w:tc>
        <w:tc>
          <w:tcPr>
            <w:tcW w:w="1080" w:type="dxa"/>
          </w:tcPr>
          <w:p w14:paraId="27154B4F" w14:textId="77777777" w:rsidR="00F25BF8" w:rsidRPr="00F25BF8" w:rsidRDefault="00F25BF8" w:rsidP="00F25BF8">
            <w:pPr>
              <w:contextualSpacing/>
              <w:jc w:val="center"/>
            </w:pPr>
          </w:p>
        </w:tc>
        <w:tc>
          <w:tcPr>
            <w:tcW w:w="1080" w:type="dxa"/>
          </w:tcPr>
          <w:p w14:paraId="76F6D23D" w14:textId="77777777" w:rsidR="00F25BF8" w:rsidRPr="00F25BF8" w:rsidRDefault="00F25BF8" w:rsidP="00F25BF8">
            <w:pPr>
              <w:contextualSpacing/>
              <w:jc w:val="center"/>
            </w:pPr>
          </w:p>
        </w:tc>
        <w:tc>
          <w:tcPr>
            <w:tcW w:w="1080" w:type="dxa"/>
          </w:tcPr>
          <w:p w14:paraId="75EC655E" w14:textId="77777777" w:rsidR="00F25BF8" w:rsidRPr="00F25BF8" w:rsidRDefault="00F25BF8" w:rsidP="00F25BF8">
            <w:pPr>
              <w:contextualSpacing/>
              <w:jc w:val="center"/>
            </w:pPr>
          </w:p>
        </w:tc>
        <w:tc>
          <w:tcPr>
            <w:tcW w:w="1800" w:type="dxa"/>
          </w:tcPr>
          <w:p w14:paraId="08F9C70E" w14:textId="77777777" w:rsidR="00F25BF8" w:rsidRPr="00F25BF8" w:rsidRDefault="00F25BF8" w:rsidP="00F25BF8">
            <w:pPr>
              <w:contextualSpacing/>
              <w:jc w:val="center"/>
            </w:pPr>
          </w:p>
        </w:tc>
        <w:tc>
          <w:tcPr>
            <w:tcW w:w="1440" w:type="dxa"/>
          </w:tcPr>
          <w:p w14:paraId="715619F5" w14:textId="77777777" w:rsidR="00F25BF8" w:rsidRPr="00F25BF8" w:rsidRDefault="00F25BF8" w:rsidP="00F25BF8">
            <w:pPr>
              <w:contextualSpacing/>
              <w:jc w:val="center"/>
            </w:pPr>
          </w:p>
        </w:tc>
        <w:tc>
          <w:tcPr>
            <w:tcW w:w="1080" w:type="dxa"/>
          </w:tcPr>
          <w:p w14:paraId="0F2EBCD9" w14:textId="77777777" w:rsidR="00F25BF8" w:rsidRPr="00F25BF8" w:rsidRDefault="00F25BF8" w:rsidP="00F25BF8">
            <w:pPr>
              <w:contextualSpacing/>
              <w:jc w:val="center"/>
            </w:pPr>
          </w:p>
        </w:tc>
        <w:tc>
          <w:tcPr>
            <w:tcW w:w="1080" w:type="dxa"/>
          </w:tcPr>
          <w:p w14:paraId="0F0F9997" w14:textId="77777777" w:rsidR="00F25BF8" w:rsidRPr="00F25BF8" w:rsidRDefault="00F25BF8" w:rsidP="00F25BF8">
            <w:pPr>
              <w:contextualSpacing/>
              <w:jc w:val="center"/>
            </w:pPr>
          </w:p>
        </w:tc>
        <w:tc>
          <w:tcPr>
            <w:tcW w:w="1440" w:type="dxa"/>
          </w:tcPr>
          <w:p w14:paraId="6483F7A4" w14:textId="77777777" w:rsidR="00F25BF8" w:rsidRPr="00F25BF8" w:rsidRDefault="00F25BF8" w:rsidP="00F25BF8">
            <w:pPr>
              <w:contextualSpacing/>
              <w:jc w:val="center"/>
            </w:pPr>
          </w:p>
        </w:tc>
        <w:tc>
          <w:tcPr>
            <w:tcW w:w="1440" w:type="dxa"/>
          </w:tcPr>
          <w:p w14:paraId="35C03ADA" w14:textId="77777777" w:rsidR="00F25BF8" w:rsidRPr="00F25BF8" w:rsidRDefault="00F25BF8" w:rsidP="00F25BF8">
            <w:pPr>
              <w:contextualSpacing/>
              <w:jc w:val="center"/>
            </w:pPr>
          </w:p>
        </w:tc>
        <w:tc>
          <w:tcPr>
            <w:tcW w:w="1440" w:type="dxa"/>
          </w:tcPr>
          <w:p w14:paraId="2A9E82BB" w14:textId="77777777" w:rsidR="00F25BF8" w:rsidRPr="00F25BF8" w:rsidRDefault="00F25BF8" w:rsidP="00F25BF8">
            <w:pPr>
              <w:contextualSpacing/>
              <w:jc w:val="center"/>
            </w:pPr>
          </w:p>
        </w:tc>
      </w:tr>
      <w:tr w:rsidR="00F25BF8" w:rsidRPr="00F25BF8" w14:paraId="5DFAA540" w14:textId="77777777" w:rsidTr="00F25BF8">
        <w:trPr>
          <w:trHeight w:val="20"/>
          <w:jc w:val="center"/>
        </w:trPr>
        <w:tc>
          <w:tcPr>
            <w:tcW w:w="677" w:type="dxa"/>
          </w:tcPr>
          <w:p w14:paraId="0207AF93" w14:textId="77777777" w:rsidR="00F25BF8" w:rsidRPr="00F25BF8" w:rsidRDefault="00F25BF8" w:rsidP="00F25BF8">
            <w:pPr>
              <w:contextualSpacing/>
              <w:jc w:val="center"/>
              <w:rPr>
                <w:sz w:val="20"/>
              </w:rPr>
            </w:pPr>
            <w:r w:rsidRPr="00F25BF8">
              <w:rPr>
                <w:sz w:val="20"/>
              </w:rPr>
              <w:t>4</w:t>
            </w:r>
          </w:p>
        </w:tc>
        <w:tc>
          <w:tcPr>
            <w:tcW w:w="1118" w:type="dxa"/>
          </w:tcPr>
          <w:p w14:paraId="7BE74FD3" w14:textId="77777777" w:rsidR="00F25BF8" w:rsidRPr="00F25BF8" w:rsidRDefault="00F25BF8" w:rsidP="00F25BF8">
            <w:pPr>
              <w:contextualSpacing/>
              <w:jc w:val="center"/>
            </w:pPr>
          </w:p>
        </w:tc>
        <w:tc>
          <w:tcPr>
            <w:tcW w:w="1080" w:type="dxa"/>
          </w:tcPr>
          <w:p w14:paraId="73EE3F0C" w14:textId="77777777" w:rsidR="00F25BF8" w:rsidRPr="00F25BF8" w:rsidRDefault="00F25BF8" w:rsidP="00F25BF8">
            <w:pPr>
              <w:contextualSpacing/>
              <w:jc w:val="center"/>
            </w:pPr>
          </w:p>
        </w:tc>
        <w:tc>
          <w:tcPr>
            <w:tcW w:w="1080" w:type="dxa"/>
          </w:tcPr>
          <w:p w14:paraId="15F5A7C6" w14:textId="77777777" w:rsidR="00F25BF8" w:rsidRPr="00F25BF8" w:rsidRDefault="00F25BF8" w:rsidP="00F25BF8">
            <w:pPr>
              <w:contextualSpacing/>
              <w:jc w:val="center"/>
            </w:pPr>
          </w:p>
        </w:tc>
        <w:tc>
          <w:tcPr>
            <w:tcW w:w="1080" w:type="dxa"/>
          </w:tcPr>
          <w:p w14:paraId="0C320683" w14:textId="77777777" w:rsidR="00F25BF8" w:rsidRPr="00F25BF8" w:rsidRDefault="00F25BF8" w:rsidP="00F25BF8">
            <w:pPr>
              <w:contextualSpacing/>
              <w:jc w:val="center"/>
            </w:pPr>
          </w:p>
        </w:tc>
        <w:tc>
          <w:tcPr>
            <w:tcW w:w="1800" w:type="dxa"/>
          </w:tcPr>
          <w:p w14:paraId="7630902D" w14:textId="77777777" w:rsidR="00F25BF8" w:rsidRPr="00F25BF8" w:rsidRDefault="00F25BF8" w:rsidP="00F25BF8">
            <w:pPr>
              <w:contextualSpacing/>
              <w:jc w:val="center"/>
            </w:pPr>
          </w:p>
        </w:tc>
        <w:tc>
          <w:tcPr>
            <w:tcW w:w="1440" w:type="dxa"/>
          </w:tcPr>
          <w:p w14:paraId="4017FE37" w14:textId="77777777" w:rsidR="00F25BF8" w:rsidRPr="00F25BF8" w:rsidRDefault="00F25BF8" w:rsidP="00F25BF8">
            <w:pPr>
              <w:contextualSpacing/>
              <w:jc w:val="center"/>
            </w:pPr>
          </w:p>
        </w:tc>
        <w:tc>
          <w:tcPr>
            <w:tcW w:w="1080" w:type="dxa"/>
          </w:tcPr>
          <w:p w14:paraId="73806529" w14:textId="77777777" w:rsidR="00F25BF8" w:rsidRPr="00F25BF8" w:rsidRDefault="00F25BF8" w:rsidP="00F25BF8">
            <w:pPr>
              <w:contextualSpacing/>
              <w:jc w:val="center"/>
            </w:pPr>
          </w:p>
        </w:tc>
        <w:tc>
          <w:tcPr>
            <w:tcW w:w="1080" w:type="dxa"/>
          </w:tcPr>
          <w:p w14:paraId="1FB5C64A" w14:textId="77777777" w:rsidR="00F25BF8" w:rsidRPr="00F25BF8" w:rsidRDefault="00F25BF8" w:rsidP="00F25BF8">
            <w:pPr>
              <w:contextualSpacing/>
              <w:jc w:val="center"/>
            </w:pPr>
          </w:p>
        </w:tc>
        <w:tc>
          <w:tcPr>
            <w:tcW w:w="1440" w:type="dxa"/>
          </w:tcPr>
          <w:p w14:paraId="1B84CA0B" w14:textId="77777777" w:rsidR="00F25BF8" w:rsidRPr="00F25BF8" w:rsidRDefault="00F25BF8" w:rsidP="00F25BF8">
            <w:pPr>
              <w:contextualSpacing/>
              <w:jc w:val="center"/>
            </w:pPr>
          </w:p>
        </w:tc>
        <w:tc>
          <w:tcPr>
            <w:tcW w:w="1440" w:type="dxa"/>
          </w:tcPr>
          <w:p w14:paraId="5047D492" w14:textId="77777777" w:rsidR="00F25BF8" w:rsidRPr="00F25BF8" w:rsidRDefault="00F25BF8" w:rsidP="00F25BF8">
            <w:pPr>
              <w:contextualSpacing/>
              <w:jc w:val="center"/>
            </w:pPr>
          </w:p>
        </w:tc>
        <w:tc>
          <w:tcPr>
            <w:tcW w:w="1440" w:type="dxa"/>
          </w:tcPr>
          <w:p w14:paraId="6EB2D74D" w14:textId="77777777" w:rsidR="00F25BF8" w:rsidRPr="00F25BF8" w:rsidRDefault="00F25BF8" w:rsidP="00F25BF8">
            <w:pPr>
              <w:contextualSpacing/>
              <w:jc w:val="center"/>
            </w:pPr>
          </w:p>
        </w:tc>
      </w:tr>
      <w:tr w:rsidR="00F25BF8" w:rsidRPr="00F25BF8" w14:paraId="1441F2BA" w14:textId="77777777" w:rsidTr="00F25BF8">
        <w:trPr>
          <w:trHeight w:val="20"/>
          <w:jc w:val="center"/>
        </w:trPr>
        <w:tc>
          <w:tcPr>
            <w:tcW w:w="677" w:type="dxa"/>
          </w:tcPr>
          <w:p w14:paraId="73A260E3" w14:textId="77777777" w:rsidR="00F25BF8" w:rsidRPr="00F25BF8" w:rsidRDefault="00F25BF8" w:rsidP="00F25BF8">
            <w:pPr>
              <w:contextualSpacing/>
              <w:jc w:val="center"/>
              <w:rPr>
                <w:sz w:val="20"/>
              </w:rPr>
            </w:pPr>
            <w:r w:rsidRPr="00F25BF8">
              <w:rPr>
                <w:sz w:val="20"/>
              </w:rPr>
              <w:t>5</w:t>
            </w:r>
          </w:p>
        </w:tc>
        <w:tc>
          <w:tcPr>
            <w:tcW w:w="1118" w:type="dxa"/>
          </w:tcPr>
          <w:p w14:paraId="376BE019" w14:textId="77777777" w:rsidR="00F25BF8" w:rsidRPr="00F25BF8" w:rsidRDefault="00F25BF8" w:rsidP="00F25BF8">
            <w:pPr>
              <w:contextualSpacing/>
              <w:jc w:val="center"/>
            </w:pPr>
          </w:p>
        </w:tc>
        <w:tc>
          <w:tcPr>
            <w:tcW w:w="1080" w:type="dxa"/>
          </w:tcPr>
          <w:p w14:paraId="4080EDD5" w14:textId="77777777" w:rsidR="00F25BF8" w:rsidRPr="00F25BF8" w:rsidRDefault="00F25BF8" w:rsidP="00F25BF8">
            <w:pPr>
              <w:contextualSpacing/>
              <w:jc w:val="center"/>
            </w:pPr>
          </w:p>
        </w:tc>
        <w:tc>
          <w:tcPr>
            <w:tcW w:w="1080" w:type="dxa"/>
          </w:tcPr>
          <w:p w14:paraId="2D30DA8C" w14:textId="77777777" w:rsidR="00F25BF8" w:rsidRPr="00F25BF8" w:rsidRDefault="00F25BF8" w:rsidP="00F25BF8">
            <w:pPr>
              <w:contextualSpacing/>
              <w:jc w:val="center"/>
            </w:pPr>
          </w:p>
        </w:tc>
        <w:tc>
          <w:tcPr>
            <w:tcW w:w="1080" w:type="dxa"/>
          </w:tcPr>
          <w:p w14:paraId="463D025A" w14:textId="77777777" w:rsidR="00F25BF8" w:rsidRPr="00F25BF8" w:rsidRDefault="00F25BF8" w:rsidP="00F25BF8">
            <w:pPr>
              <w:contextualSpacing/>
              <w:jc w:val="center"/>
            </w:pPr>
          </w:p>
        </w:tc>
        <w:tc>
          <w:tcPr>
            <w:tcW w:w="1800" w:type="dxa"/>
          </w:tcPr>
          <w:p w14:paraId="2D901A34" w14:textId="77777777" w:rsidR="00F25BF8" w:rsidRPr="00F25BF8" w:rsidRDefault="00F25BF8" w:rsidP="00F25BF8">
            <w:pPr>
              <w:contextualSpacing/>
              <w:jc w:val="center"/>
            </w:pPr>
          </w:p>
        </w:tc>
        <w:tc>
          <w:tcPr>
            <w:tcW w:w="1440" w:type="dxa"/>
          </w:tcPr>
          <w:p w14:paraId="0C49F8C3" w14:textId="77777777" w:rsidR="00F25BF8" w:rsidRPr="00F25BF8" w:rsidRDefault="00F25BF8" w:rsidP="00F25BF8">
            <w:pPr>
              <w:contextualSpacing/>
              <w:jc w:val="center"/>
            </w:pPr>
          </w:p>
        </w:tc>
        <w:tc>
          <w:tcPr>
            <w:tcW w:w="1080" w:type="dxa"/>
          </w:tcPr>
          <w:p w14:paraId="0CD90957" w14:textId="77777777" w:rsidR="00F25BF8" w:rsidRPr="00F25BF8" w:rsidRDefault="00F25BF8" w:rsidP="00F25BF8">
            <w:pPr>
              <w:contextualSpacing/>
              <w:jc w:val="center"/>
            </w:pPr>
          </w:p>
        </w:tc>
        <w:tc>
          <w:tcPr>
            <w:tcW w:w="1080" w:type="dxa"/>
          </w:tcPr>
          <w:p w14:paraId="7D48006E" w14:textId="77777777" w:rsidR="00F25BF8" w:rsidRPr="00F25BF8" w:rsidRDefault="00F25BF8" w:rsidP="00F25BF8">
            <w:pPr>
              <w:contextualSpacing/>
              <w:jc w:val="center"/>
            </w:pPr>
          </w:p>
        </w:tc>
        <w:tc>
          <w:tcPr>
            <w:tcW w:w="1440" w:type="dxa"/>
          </w:tcPr>
          <w:p w14:paraId="4E457425" w14:textId="77777777" w:rsidR="00F25BF8" w:rsidRPr="00F25BF8" w:rsidRDefault="00F25BF8" w:rsidP="00F25BF8">
            <w:pPr>
              <w:contextualSpacing/>
              <w:jc w:val="center"/>
            </w:pPr>
          </w:p>
        </w:tc>
        <w:tc>
          <w:tcPr>
            <w:tcW w:w="1440" w:type="dxa"/>
          </w:tcPr>
          <w:p w14:paraId="598596C4" w14:textId="77777777" w:rsidR="00F25BF8" w:rsidRPr="00F25BF8" w:rsidRDefault="00F25BF8" w:rsidP="00F25BF8">
            <w:pPr>
              <w:contextualSpacing/>
              <w:jc w:val="center"/>
            </w:pPr>
          </w:p>
        </w:tc>
        <w:tc>
          <w:tcPr>
            <w:tcW w:w="1440" w:type="dxa"/>
          </w:tcPr>
          <w:p w14:paraId="74F5C98C" w14:textId="77777777" w:rsidR="00F25BF8" w:rsidRPr="00F25BF8" w:rsidRDefault="00F25BF8" w:rsidP="00F25BF8">
            <w:pPr>
              <w:contextualSpacing/>
              <w:jc w:val="center"/>
            </w:pPr>
          </w:p>
        </w:tc>
      </w:tr>
      <w:tr w:rsidR="00F25BF8" w:rsidRPr="00F25BF8" w14:paraId="0A710008" w14:textId="77777777" w:rsidTr="00F25BF8">
        <w:trPr>
          <w:trHeight w:val="20"/>
          <w:jc w:val="center"/>
        </w:trPr>
        <w:tc>
          <w:tcPr>
            <w:tcW w:w="677" w:type="dxa"/>
          </w:tcPr>
          <w:p w14:paraId="41098E94" w14:textId="77777777" w:rsidR="00F25BF8" w:rsidRPr="00F25BF8" w:rsidRDefault="00F25BF8" w:rsidP="00F25BF8">
            <w:pPr>
              <w:contextualSpacing/>
              <w:jc w:val="center"/>
              <w:rPr>
                <w:sz w:val="20"/>
              </w:rPr>
            </w:pPr>
            <w:r w:rsidRPr="00F25BF8">
              <w:rPr>
                <w:sz w:val="20"/>
              </w:rPr>
              <w:t>6</w:t>
            </w:r>
          </w:p>
        </w:tc>
        <w:tc>
          <w:tcPr>
            <w:tcW w:w="1118" w:type="dxa"/>
          </w:tcPr>
          <w:p w14:paraId="26AFA8C5" w14:textId="77777777" w:rsidR="00F25BF8" w:rsidRPr="00F25BF8" w:rsidRDefault="00F25BF8" w:rsidP="00F25BF8">
            <w:pPr>
              <w:contextualSpacing/>
              <w:jc w:val="center"/>
            </w:pPr>
          </w:p>
        </w:tc>
        <w:tc>
          <w:tcPr>
            <w:tcW w:w="1080" w:type="dxa"/>
          </w:tcPr>
          <w:p w14:paraId="3BEA61B6" w14:textId="77777777" w:rsidR="00F25BF8" w:rsidRPr="00F25BF8" w:rsidRDefault="00F25BF8" w:rsidP="00F25BF8">
            <w:pPr>
              <w:contextualSpacing/>
              <w:jc w:val="center"/>
            </w:pPr>
          </w:p>
        </w:tc>
        <w:tc>
          <w:tcPr>
            <w:tcW w:w="1080" w:type="dxa"/>
          </w:tcPr>
          <w:p w14:paraId="29B35C49" w14:textId="77777777" w:rsidR="00F25BF8" w:rsidRPr="00F25BF8" w:rsidRDefault="00F25BF8" w:rsidP="00F25BF8">
            <w:pPr>
              <w:contextualSpacing/>
              <w:jc w:val="center"/>
            </w:pPr>
          </w:p>
        </w:tc>
        <w:tc>
          <w:tcPr>
            <w:tcW w:w="1080" w:type="dxa"/>
          </w:tcPr>
          <w:p w14:paraId="60E815D7" w14:textId="77777777" w:rsidR="00F25BF8" w:rsidRPr="00F25BF8" w:rsidRDefault="00F25BF8" w:rsidP="00F25BF8">
            <w:pPr>
              <w:contextualSpacing/>
              <w:jc w:val="center"/>
            </w:pPr>
          </w:p>
        </w:tc>
        <w:tc>
          <w:tcPr>
            <w:tcW w:w="1800" w:type="dxa"/>
          </w:tcPr>
          <w:p w14:paraId="429AB139" w14:textId="77777777" w:rsidR="00F25BF8" w:rsidRPr="00F25BF8" w:rsidRDefault="00F25BF8" w:rsidP="00F25BF8">
            <w:pPr>
              <w:contextualSpacing/>
              <w:jc w:val="center"/>
            </w:pPr>
          </w:p>
        </w:tc>
        <w:tc>
          <w:tcPr>
            <w:tcW w:w="1440" w:type="dxa"/>
          </w:tcPr>
          <w:p w14:paraId="438DA28F" w14:textId="77777777" w:rsidR="00F25BF8" w:rsidRPr="00F25BF8" w:rsidRDefault="00F25BF8" w:rsidP="00F25BF8">
            <w:pPr>
              <w:contextualSpacing/>
              <w:jc w:val="center"/>
            </w:pPr>
          </w:p>
        </w:tc>
        <w:tc>
          <w:tcPr>
            <w:tcW w:w="1080" w:type="dxa"/>
          </w:tcPr>
          <w:p w14:paraId="2BA23366" w14:textId="77777777" w:rsidR="00F25BF8" w:rsidRPr="00F25BF8" w:rsidRDefault="00F25BF8" w:rsidP="00F25BF8">
            <w:pPr>
              <w:contextualSpacing/>
              <w:jc w:val="center"/>
            </w:pPr>
          </w:p>
        </w:tc>
        <w:tc>
          <w:tcPr>
            <w:tcW w:w="1080" w:type="dxa"/>
          </w:tcPr>
          <w:p w14:paraId="089A95AB" w14:textId="77777777" w:rsidR="00F25BF8" w:rsidRPr="00F25BF8" w:rsidRDefault="00F25BF8" w:rsidP="00F25BF8">
            <w:pPr>
              <w:contextualSpacing/>
              <w:jc w:val="center"/>
            </w:pPr>
          </w:p>
        </w:tc>
        <w:tc>
          <w:tcPr>
            <w:tcW w:w="1440" w:type="dxa"/>
          </w:tcPr>
          <w:p w14:paraId="2D6C6AC8" w14:textId="77777777" w:rsidR="00F25BF8" w:rsidRPr="00F25BF8" w:rsidRDefault="00F25BF8" w:rsidP="00F25BF8">
            <w:pPr>
              <w:contextualSpacing/>
              <w:jc w:val="center"/>
            </w:pPr>
          </w:p>
        </w:tc>
        <w:tc>
          <w:tcPr>
            <w:tcW w:w="1440" w:type="dxa"/>
          </w:tcPr>
          <w:p w14:paraId="33495432" w14:textId="77777777" w:rsidR="00F25BF8" w:rsidRPr="00F25BF8" w:rsidRDefault="00F25BF8" w:rsidP="00F25BF8">
            <w:pPr>
              <w:contextualSpacing/>
              <w:jc w:val="center"/>
            </w:pPr>
          </w:p>
        </w:tc>
        <w:tc>
          <w:tcPr>
            <w:tcW w:w="1440" w:type="dxa"/>
          </w:tcPr>
          <w:p w14:paraId="1F2FDE54" w14:textId="77777777" w:rsidR="00F25BF8" w:rsidRPr="00F25BF8" w:rsidRDefault="00F25BF8" w:rsidP="00F25BF8">
            <w:pPr>
              <w:contextualSpacing/>
              <w:jc w:val="center"/>
            </w:pPr>
          </w:p>
        </w:tc>
      </w:tr>
      <w:tr w:rsidR="00F25BF8" w:rsidRPr="00F25BF8" w14:paraId="7F50C30F" w14:textId="77777777" w:rsidTr="00F25BF8">
        <w:trPr>
          <w:trHeight w:val="20"/>
          <w:jc w:val="center"/>
        </w:trPr>
        <w:tc>
          <w:tcPr>
            <w:tcW w:w="677" w:type="dxa"/>
          </w:tcPr>
          <w:p w14:paraId="2C1AD945" w14:textId="77777777" w:rsidR="00F25BF8" w:rsidRPr="00F25BF8" w:rsidRDefault="00F25BF8" w:rsidP="00F25BF8">
            <w:pPr>
              <w:contextualSpacing/>
              <w:jc w:val="center"/>
              <w:rPr>
                <w:sz w:val="20"/>
              </w:rPr>
            </w:pPr>
            <w:r w:rsidRPr="00F25BF8">
              <w:rPr>
                <w:sz w:val="20"/>
              </w:rPr>
              <w:t>7</w:t>
            </w:r>
          </w:p>
        </w:tc>
        <w:tc>
          <w:tcPr>
            <w:tcW w:w="1118" w:type="dxa"/>
          </w:tcPr>
          <w:p w14:paraId="1D0E05E8" w14:textId="77777777" w:rsidR="00F25BF8" w:rsidRPr="00F25BF8" w:rsidRDefault="00F25BF8" w:rsidP="00F25BF8">
            <w:pPr>
              <w:contextualSpacing/>
              <w:jc w:val="center"/>
            </w:pPr>
          </w:p>
        </w:tc>
        <w:tc>
          <w:tcPr>
            <w:tcW w:w="1080" w:type="dxa"/>
          </w:tcPr>
          <w:p w14:paraId="3E0566F4" w14:textId="77777777" w:rsidR="00F25BF8" w:rsidRPr="00F25BF8" w:rsidRDefault="00F25BF8" w:rsidP="00F25BF8">
            <w:pPr>
              <w:contextualSpacing/>
              <w:jc w:val="center"/>
            </w:pPr>
          </w:p>
        </w:tc>
        <w:tc>
          <w:tcPr>
            <w:tcW w:w="1080" w:type="dxa"/>
          </w:tcPr>
          <w:p w14:paraId="704B7807" w14:textId="77777777" w:rsidR="00F25BF8" w:rsidRPr="00F25BF8" w:rsidRDefault="00F25BF8" w:rsidP="00F25BF8">
            <w:pPr>
              <w:contextualSpacing/>
              <w:jc w:val="center"/>
            </w:pPr>
          </w:p>
        </w:tc>
        <w:tc>
          <w:tcPr>
            <w:tcW w:w="1080" w:type="dxa"/>
          </w:tcPr>
          <w:p w14:paraId="1A489922" w14:textId="77777777" w:rsidR="00F25BF8" w:rsidRPr="00F25BF8" w:rsidRDefault="00F25BF8" w:rsidP="00F25BF8">
            <w:pPr>
              <w:contextualSpacing/>
              <w:jc w:val="center"/>
            </w:pPr>
          </w:p>
        </w:tc>
        <w:tc>
          <w:tcPr>
            <w:tcW w:w="1800" w:type="dxa"/>
          </w:tcPr>
          <w:p w14:paraId="6E27791A" w14:textId="77777777" w:rsidR="00F25BF8" w:rsidRPr="00F25BF8" w:rsidRDefault="00F25BF8" w:rsidP="00F25BF8">
            <w:pPr>
              <w:contextualSpacing/>
              <w:jc w:val="center"/>
            </w:pPr>
          </w:p>
        </w:tc>
        <w:tc>
          <w:tcPr>
            <w:tcW w:w="1440" w:type="dxa"/>
          </w:tcPr>
          <w:p w14:paraId="7B5DCCC8" w14:textId="77777777" w:rsidR="00F25BF8" w:rsidRPr="00F25BF8" w:rsidRDefault="00F25BF8" w:rsidP="00F25BF8">
            <w:pPr>
              <w:contextualSpacing/>
              <w:jc w:val="center"/>
            </w:pPr>
          </w:p>
        </w:tc>
        <w:tc>
          <w:tcPr>
            <w:tcW w:w="1080" w:type="dxa"/>
          </w:tcPr>
          <w:p w14:paraId="58861C0D" w14:textId="77777777" w:rsidR="00F25BF8" w:rsidRPr="00F25BF8" w:rsidRDefault="00F25BF8" w:rsidP="00F25BF8">
            <w:pPr>
              <w:contextualSpacing/>
              <w:jc w:val="center"/>
            </w:pPr>
          </w:p>
        </w:tc>
        <w:tc>
          <w:tcPr>
            <w:tcW w:w="1080" w:type="dxa"/>
          </w:tcPr>
          <w:p w14:paraId="2BEF0141" w14:textId="77777777" w:rsidR="00F25BF8" w:rsidRPr="00F25BF8" w:rsidRDefault="00F25BF8" w:rsidP="00F25BF8">
            <w:pPr>
              <w:contextualSpacing/>
              <w:jc w:val="center"/>
            </w:pPr>
          </w:p>
        </w:tc>
        <w:tc>
          <w:tcPr>
            <w:tcW w:w="1440" w:type="dxa"/>
          </w:tcPr>
          <w:p w14:paraId="0B0FEEFC" w14:textId="77777777" w:rsidR="00F25BF8" w:rsidRPr="00F25BF8" w:rsidRDefault="00F25BF8" w:rsidP="00F25BF8">
            <w:pPr>
              <w:contextualSpacing/>
              <w:jc w:val="center"/>
            </w:pPr>
          </w:p>
        </w:tc>
        <w:tc>
          <w:tcPr>
            <w:tcW w:w="1440" w:type="dxa"/>
          </w:tcPr>
          <w:p w14:paraId="7D500140" w14:textId="77777777" w:rsidR="00F25BF8" w:rsidRPr="00F25BF8" w:rsidRDefault="00F25BF8" w:rsidP="00F25BF8">
            <w:pPr>
              <w:contextualSpacing/>
              <w:jc w:val="center"/>
            </w:pPr>
          </w:p>
        </w:tc>
        <w:tc>
          <w:tcPr>
            <w:tcW w:w="1440" w:type="dxa"/>
          </w:tcPr>
          <w:p w14:paraId="014CEDF0" w14:textId="77777777" w:rsidR="00F25BF8" w:rsidRPr="00F25BF8" w:rsidRDefault="00F25BF8" w:rsidP="00F25BF8">
            <w:pPr>
              <w:contextualSpacing/>
              <w:jc w:val="center"/>
            </w:pPr>
          </w:p>
        </w:tc>
      </w:tr>
      <w:tr w:rsidR="00F25BF8" w:rsidRPr="00F25BF8" w14:paraId="746BC87E" w14:textId="77777777" w:rsidTr="00F25BF8">
        <w:trPr>
          <w:trHeight w:val="20"/>
          <w:jc w:val="center"/>
        </w:trPr>
        <w:tc>
          <w:tcPr>
            <w:tcW w:w="677" w:type="dxa"/>
          </w:tcPr>
          <w:p w14:paraId="58582377" w14:textId="77777777" w:rsidR="00F25BF8" w:rsidRPr="00F25BF8" w:rsidRDefault="00F25BF8" w:rsidP="00F25BF8">
            <w:pPr>
              <w:contextualSpacing/>
              <w:jc w:val="center"/>
              <w:rPr>
                <w:sz w:val="20"/>
              </w:rPr>
            </w:pPr>
            <w:r w:rsidRPr="00F25BF8">
              <w:rPr>
                <w:sz w:val="20"/>
              </w:rPr>
              <w:t>8</w:t>
            </w:r>
          </w:p>
        </w:tc>
        <w:tc>
          <w:tcPr>
            <w:tcW w:w="1118" w:type="dxa"/>
          </w:tcPr>
          <w:p w14:paraId="48556BC4" w14:textId="77777777" w:rsidR="00F25BF8" w:rsidRPr="00F25BF8" w:rsidRDefault="00F25BF8" w:rsidP="00F25BF8">
            <w:pPr>
              <w:contextualSpacing/>
              <w:jc w:val="center"/>
            </w:pPr>
          </w:p>
        </w:tc>
        <w:tc>
          <w:tcPr>
            <w:tcW w:w="1080" w:type="dxa"/>
          </w:tcPr>
          <w:p w14:paraId="10140863" w14:textId="77777777" w:rsidR="00F25BF8" w:rsidRPr="00F25BF8" w:rsidRDefault="00F25BF8" w:rsidP="00F25BF8">
            <w:pPr>
              <w:contextualSpacing/>
              <w:jc w:val="center"/>
            </w:pPr>
          </w:p>
        </w:tc>
        <w:tc>
          <w:tcPr>
            <w:tcW w:w="1080" w:type="dxa"/>
          </w:tcPr>
          <w:p w14:paraId="6B926AB2" w14:textId="77777777" w:rsidR="00F25BF8" w:rsidRPr="00F25BF8" w:rsidRDefault="00F25BF8" w:rsidP="00F25BF8">
            <w:pPr>
              <w:contextualSpacing/>
              <w:jc w:val="center"/>
            </w:pPr>
          </w:p>
        </w:tc>
        <w:tc>
          <w:tcPr>
            <w:tcW w:w="1080" w:type="dxa"/>
          </w:tcPr>
          <w:p w14:paraId="6B14195C" w14:textId="77777777" w:rsidR="00F25BF8" w:rsidRPr="00F25BF8" w:rsidRDefault="00F25BF8" w:rsidP="00F25BF8">
            <w:pPr>
              <w:contextualSpacing/>
              <w:jc w:val="center"/>
            </w:pPr>
          </w:p>
        </w:tc>
        <w:tc>
          <w:tcPr>
            <w:tcW w:w="1800" w:type="dxa"/>
          </w:tcPr>
          <w:p w14:paraId="7D1DD16F" w14:textId="77777777" w:rsidR="00F25BF8" w:rsidRPr="00F25BF8" w:rsidRDefault="00F25BF8" w:rsidP="00F25BF8">
            <w:pPr>
              <w:contextualSpacing/>
              <w:jc w:val="center"/>
            </w:pPr>
          </w:p>
        </w:tc>
        <w:tc>
          <w:tcPr>
            <w:tcW w:w="1440" w:type="dxa"/>
          </w:tcPr>
          <w:p w14:paraId="7BF888A1" w14:textId="77777777" w:rsidR="00F25BF8" w:rsidRPr="00F25BF8" w:rsidRDefault="00F25BF8" w:rsidP="00F25BF8">
            <w:pPr>
              <w:contextualSpacing/>
              <w:jc w:val="center"/>
            </w:pPr>
          </w:p>
        </w:tc>
        <w:tc>
          <w:tcPr>
            <w:tcW w:w="1080" w:type="dxa"/>
          </w:tcPr>
          <w:p w14:paraId="089E8BB1" w14:textId="77777777" w:rsidR="00F25BF8" w:rsidRPr="00F25BF8" w:rsidRDefault="00F25BF8" w:rsidP="00F25BF8">
            <w:pPr>
              <w:contextualSpacing/>
              <w:jc w:val="center"/>
            </w:pPr>
          </w:p>
        </w:tc>
        <w:tc>
          <w:tcPr>
            <w:tcW w:w="1080" w:type="dxa"/>
          </w:tcPr>
          <w:p w14:paraId="4561BAE0" w14:textId="77777777" w:rsidR="00F25BF8" w:rsidRPr="00F25BF8" w:rsidRDefault="00F25BF8" w:rsidP="00F25BF8">
            <w:pPr>
              <w:contextualSpacing/>
              <w:jc w:val="center"/>
            </w:pPr>
          </w:p>
        </w:tc>
        <w:tc>
          <w:tcPr>
            <w:tcW w:w="1440" w:type="dxa"/>
          </w:tcPr>
          <w:p w14:paraId="514AF858" w14:textId="77777777" w:rsidR="00F25BF8" w:rsidRPr="00F25BF8" w:rsidRDefault="00F25BF8" w:rsidP="00F25BF8">
            <w:pPr>
              <w:contextualSpacing/>
              <w:jc w:val="center"/>
            </w:pPr>
          </w:p>
        </w:tc>
        <w:tc>
          <w:tcPr>
            <w:tcW w:w="1440" w:type="dxa"/>
          </w:tcPr>
          <w:p w14:paraId="4426210F" w14:textId="77777777" w:rsidR="00F25BF8" w:rsidRPr="00F25BF8" w:rsidRDefault="00F25BF8" w:rsidP="00F25BF8">
            <w:pPr>
              <w:contextualSpacing/>
              <w:jc w:val="center"/>
            </w:pPr>
          </w:p>
        </w:tc>
        <w:tc>
          <w:tcPr>
            <w:tcW w:w="1440" w:type="dxa"/>
          </w:tcPr>
          <w:p w14:paraId="05CF152B" w14:textId="77777777" w:rsidR="00F25BF8" w:rsidRPr="00F25BF8" w:rsidRDefault="00F25BF8" w:rsidP="00F25BF8">
            <w:pPr>
              <w:contextualSpacing/>
              <w:jc w:val="center"/>
            </w:pPr>
          </w:p>
        </w:tc>
      </w:tr>
      <w:tr w:rsidR="00F25BF8" w:rsidRPr="00F25BF8" w14:paraId="4BE34392" w14:textId="77777777" w:rsidTr="00F25BF8">
        <w:trPr>
          <w:trHeight w:val="20"/>
          <w:jc w:val="center"/>
        </w:trPr>
        <w:tc>
          <w:tcPr>
            <w:tcW w:w="677" w:type="dxa"/>
          </w:tcPr>
          <w:p w14:paraId="65F77A9D" w14:textId="77777777" w:rsidR="00F25BF8" w:rsidRPr="00F25BF8" w:rsidRDefault="00F25BF8" w:rsidP="00F25BF8">
            <w:pPr>
              <w:contextualSpacing/>
              <w:jc w:val="center"/>
              <w:rPr>
                <w:sz w:val="20"/>
              </w:rPr>
            </w:pPr>
            <w:r w:rsidRPr="00F25BF8">
              <w:rPr>
                <w:sz w:val="20"/>
              </w:rPr>
              <w:t>9</w:t>
            </w:r>
          </w:p>
        </w:tc>
        <w:tc>
          <w:tcPr>
            <w:tcW w:w="1118" w:type="dxa"/>
          </w:tcPr>
          <w:p w14:paraId="6227C827" w14:textId="77777777" w:rsidR="00F25BF8" w:rsidRPr="00F25BF8" w:rsidRDefault="00F25BF8" w:rsidP="00F25BF8">
            <w:pPr>
              <w:contextualSpacing/>
              <w:jc w:val="center"/>
            </w:pPr>
          </w:p>
        </w:tc>
        <w:tc>
          <w:tcPr>
            <w:tcW w:w="1080" w:type="dxa"/>
          </w:tcPr>
          <w:p w14:paraId="2B366852" w14:textId="77777777" w:rsidR="00F25BF8" w:rsidRPr="00F25BF8" w:rsidRDefault="00F25BF8" w:rsidP="00F25BF8">
            <w:pPr>
              <w:contextualSpacing/>
              <w:jc w:val="center"/>
            </w:pPr>
          </w:p>
        </w:tc>
        <w:tc>
          <w:tcPr>
            <w:tcW w:w="1080" w:type="dxa"/>
          </w:tcPr>
          <w:p w14:paraId="614CD7B2" w14:textId="77777777" w:rsidR="00F25BF8" w:rsidRPr="00F25BF8" w:rsidRDefault="00F25BF8" w:rsidP="00F25BF8">
            <w:pPr>
              <w:contextualSpacing/>
              <w:jc w:val="center"/>
            </w:pPr>
          </w:p>
        </w:tc>
        <w:tc>
          <w:tcPr>
            <w:tcW w:w="1080" w:type="dxa"/>
          </w:tcPr>
          <w:p w14:paraId="5BFBB38F" w14:textId="77777777" w:rsidR="00F25BF8" w:rsidRPr="00F25BF8" w:rsidRDefault="00F25BF8" w:rsidP="00F25BF8">
            <w:pPr>
              <w:contextualSpacing/>
              <w:jc w:val="center"/>
            </w:pPr>
          </w:p>
        </w:tc>
        <w:tc>
          <w:tcPr>
            <w:tcW w:w="1800" w:type="dxa"/>
          </w:tcPr>
          <w:p w14:paraId="6224645E" w14:textId="77777777" w:rsidR="00F25BF8" w:rsidRPr="00F25BF8" w:rsidRDefault="00F25BF8" w:rsidP="00F25BF8">
            <w:pPr>
              <w:contextualSpacing/>
              <w:jc w:val="center"/>
            </w:pPr>
          </w:p>
        </w:tc>
        <w:tc>
          <w:tcPr>
            <w:tcW w:w="1440" w:type="dxa"/>
          </w:tcPr>
          <w:p w14:paraId="292B47CF" w14:textId="77777777" w:rsidR="00F25BF8" w:rsidRPr="00F25BF8" w:rsidRDefault="00F25BF8" w:rsidP="00F25BF8">
            <w:pPr>
              <w:contextualSpacing/>
              <w:jc w:val="center"/>
            </w:pPr>
          </w:p>
        </w:tc>
        <w:tc>
          <w:tcPr>
            <w:tcW w:w="1080" w:type="dxa"/>
          </w:tcPr>
          <w:p w14:paraId="7C6EABFC" w14:textId="77777777" w:rsidR="00F25BF8" w:rsidRPr="00F25BF8" w:rsidRDefault="00F25BF8" w:rsidP="00F25BF8">
            <w:pPr>
              <w:contextualSpacing/>
              <w:jc w:val="center"/>
            </w:pPr>
          </w:p>
        </w:tc>
        <w:tc>
          <w:tcPr>
            <w:tcW w:w="1080" w:type="dxa"/>
          </w:tcPr>
          <w:p w14:paraId="3CC8CFF1" w14:textId="77777777" w:rsidR="00F25BF8" w:rsidRPr="00F25BF8" w:rsidRDefault="00F25BF8" w:rsidP="00F25BF8">
            <w:pPr>
              <w:contextualSpacing/>
              <w:jc w:val="center"/>
            </w:pPr>
          </w:p>
        </w:tc>
        <w:tc>
          <w:tcPr>
            <w:tcW w:w="1440" w:type="dxa"/>
          </w:tcPr>
          <w:p w14:paraId="7EDE31E1" w14:textId="77777777" w:rsidR="00F25BF8" w:rsidRPr="00F25BF8" w:rsidRDefault="00F25BF8" w:rsidP="00F25BF8">
            <w:pPr>
              <w:contextualSpacing/>
              <w:jc w:val="center"/>
            </w:pPr>
          </w:p>
        </w:tc>
        <w:tc>
          <w:tcPr>
            <w:tcW w:w="1440" w:type="dxa"/>
          </w:tcPr>
          <w:p w14:paraId="2D2C8312" w14:textId="77777777" w:rsidR="00F25BF8" w:rsidRPr="00F25BF8" w:rsidRDefault="00F25BF8" w:rsidP="00F25BF8">
            <w:pPr>
              <w:contextualSpacing/>
              <w:jc w:val="center"/>
            </w:pPr>
          </w:p>
        </w:tc>
        <w:tc>
          <w:tcPr>
            <w:tcW w:w="1440" w:type="dxa"/>
          </w:tcPr>
          <w:p w14:paraId="1FAD069C" w14:textId="77777777" w:rsidR="00F25BF8" w:rsidRPr="00F25BF8" w:rsidRDefault="00F25BF8" w:rsidP="00F25BF8">
            <w:pPr>
              <w:contextualSpacing/>
              <w:jc w:val="center"/>
            </w:pPr>
          </w:p>
        </w:tc>
      </w:tr>
      <w:tr w:rsidR="00F25BF8" w:rsidRPr="00F25BF8" w14:paraId="1A311EEB" w14:textId="77777777" w:rsidTr="00F25BF8">
        <w:trPr>
          <w:trHeight w:val="20"/>
          <w:jc w:val="center"/>
        </w:trPr>
        <w:tc>
          <w:tcPr>
            <w:tcW w:w="677" w:type="dxa"/>
          </w:tcPr>
          <w:p w14:paraId="68A41B04" w14:textId="77777777" w:rsidR="00F25BF8" w:rsidRPr="00F25BF8" w:rsidRDefault="00F25BF8" w:rsidP="00F25BF8">
            <w:pPr>
              <w:contextualSpacing/>
              <w:jc w:val="center"/>
              <w:rPr>
                <w:sz w:val="20"/>
              </w:rPr>
            </w:pPr>
            <w:r w:rsidRPr="00F25BF8">
              <w:rPr>
                <w:sz w:val="20"/>
              </w:rPr>
              <w:t>10</w:t>
            </w:r>
          </w:p>
        </w:tc>
        <w:tc>
          <w:tcPr>
            <w:tcW w:w="1118" w:type="dxa"/>
          </w:tcPr>
          <w:p w14:paraId="7AAD66A1" w14:textId="77777777" w:rsidR="00F25BF8" w:rsidRPr="00F25BF8" w:rsidRDefault="00F25BF8" w:rsidP="00F25BF8">
            <w:pPr>
              <w:contextualSpacing/>
              <w:jc w:val="center"/>
            </w:pPr>
          </w:p>
        </w:tc>
        <w:tc>
          <w:tcPr>
            <w:tcW w:w="1080" w:type="dxa"/>
          </w:tcPr>
          <w:p w14:paraId="69472A31" w14:textId="77777777" w:rsidR="00F25BF8" w:rsidRPr="00F25BF8" w:rsidRDefault="00F25BF8" w:rsidP="00F25BF8">
            <w:pPr>
              <w:contextualSpacing/>
              <w:jc w:val="center"/>
            </w:pPr>
          </w:p>
        </w:tc>
        <w:tc>
          <w:tcPr>
            <w:tcW w:w="1080" w:type="dxa"/>
          </w:tcPr>
          <w:p w14:paraId="6A2A95CE" w14:textId="77777777" w:rsidR="00F25BF8" w:rsidRPr="00F25BF8" w:rsidRDefault="00F25BF8" w:rsidP="00F25BF8">
            <w:pPr>
              <w:contextualSpacing/>
              <w:jc w:val="center"/>
            </w:pPr>
          </w:p>
        </w:tc>
        <w:tc>
          <w:tcPr>
            <w:tcW w:w="1080" w:type="dxa"/>
          </w:tcPr>
          <w:p w14:paraId="7EC1F146" w14:textId="77777777" w:rsidR="00F25BF8" w:rsidRPr="00F25BF8" w:rsidRDefault="00F25BF8" w:rsidP="00F25BF8">
            <w:pPr>
              <w:contextualSpacing/>
              <w:jc w:val="center"/>
            </w:pPr>
          </w:p>
        </w:tc>
        <w:tc>
          <w:tcPr>
            <w:tcW w:w="1800" w:type="dxa"/>
          </w:tcPr>
          <w:p w14:paraId="71520AC7" w14:textId="77777777" w:rsidR="00F25BF8" w:rsidRPr="00F25BF8" w:rsidRDefault="00F25BF8" w:rsidP="00F25BF8">
            <w:pPr>
              <w:contextualSpacing/>
              <w:jc w:val="center"/>
            </w:pPr>
          </w:p>
        </w:tc>
        <w:tc>
          <w:tcPr>
            <w:tcW w:w="1440" w:type="dxa"/>
          </w:tcPr>
          <w:p w14:paraId="73747A56" w14:textId="77777777" w:rsidR="00F25BF8" w:rsidRPr="00F25BF8" w:rsidRDefault="00F25BF8" w:rsidP="00F25BF8">
            <w:pPr>
              <w:contextualSpacing/>
              <w:jc w:val="center"/>
            </w:pPr>
          </w:p>
        </w:tc>
        <w:tc>
          <w:tcPr>
            <w:tcW w:w="1080" w:type="dxa"/>
          </w:tcPr>
          <w:p w14:paraId="568633CC" w14:textId="77777777" w:rsidR="00F25BF8" w:rsidRPr="00F25BF8" w:rsidRDefault="00F25BF8" w:rsidP="00F25BF8">
            <w:pPr>
              <w:contextualSpacing/>
              <w:jc w:val="center"/>
            </w:pPr>
          </w:p>
        </w:tc>
        <w:tc>
          <w:tcPr>
            <w:tcW w:w="1080" w:type="dxa"/>
          </w:tcPr>
          <w:p w14:paraId="757DEB01" w14:textId="77777777" w:rsidR="00F25BF8" w:rsidRPr="00F25BF8" w:rsidRDefault="00F25BF8" w:rsidP="00F25BF8">
            <w:pPr>
              <w:contextualSpacing/>
              <w:jc w:val="center"/>
            </w:pPr>
          </w:p>
        </w:tc>
        <w:tc>
          <w:tcPr>
            <w:tcW w:w="1440" w:type="dxa"/>
          </w:tcPr>
          <w:p w14:paraId="7AAD73A8" w14:textId="77777777" w:rsidR="00F25BF8" w:rsidRPr="00F25BF8" w:rsidRDefault="00F25BF8" w:rsidP="00F25BF8">
            <w:pPr>
              <w:contextualSpacing/>
              <w:jc w:val="center"/>
            </w:pPr>
          </w:p>
        </w:tc>
        <w:tc>
          <w:tcPr>
            <w:tcW w:w="1440" w:type="dxa"/>
          </w:tcPr>
          <w:p w14:paraId="6B3ADC41" w14:textId="77777777" w:rsidR="00F25BF8" w:rsidRPr="00F25BF8" w:rsidRDefault="00F25BF8" w:rsidP="00F25BF8">
            <w:pPr>
              <w:contextualSpacing/>
              <w:jc w:val="center"/>
            </w:pPr>
          </w:p>
        </w:tc>
        <w:tc>
          <w:tcPr>
            <w:tcW w:w="1440" w:type="dxa"/>
          </w:tcPr>
          <w:p w14:paraId="4C209CED" w14:textId="77777777" w:rsidR="00F25BF8" w:rsidRPr="00F25BF8" w:rsidRDefault="00F25BF8" w:rsidP="00F25BF8">
            <w:pPr>
              <w:contextualSpacing/>
              <w:jc w:val="center"/>
            </w:pPr>
          </w:p>
        </w:tc>
      </w:tr>
    </w:tbl>
    <w:p w14:paraId="697BE9A5" w14:textId="77777777" w:rsidR="00F25BF8" w:rsidRPr="00F25BF8" w:rsidRDefault="00F25BF8" w:rsidP="00F25BF8">
      <w:pPr>
        <w:spacing w:after="0" w:line="240" w:lineRule="auto"/>
        <w:contextualSpacing/>
        <w:rPr>
          <w:rFonts w:eastAsia="SimSun"/>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25BF8" w:rsidRPr="00F25BF8" w14:paraId="352DA610" w14:textId="77777777" w:rsidTr="00F25BF8">
        <w:trPr>
          <w:jc w:val="center"/>
        </w:trPr>
        <w:tc>
          <w:tcPr>
            <w:tcW w:w="3955" w:type="dxa"/>
          </w:tcPr>
          <w:p w14:paraId="51BF5BB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Primary Decision (E9)</w:t>
            </w:r>
          </w:p>
        </w:tc>
      </w:tr>
      <w:tr w:rsidR="00F25BF8" w:rsidRPr="00F25BF8" w14:paraId="1D110640" w14:textId="77777777" w:rsidTr="00F25BF8">
        <w:trPr>
          <w:jc w:val="center"/>
        </w:trPr>
        <w:tc>
          <w:tcPr>
            <w:tcW w:w="3955" w:type="dxa"/>
          </w:tcPr>
          <w:p w14:paraId="33488AF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1=Head of household</w:t>
            </w:r>
          </w:p>
          <w:p w14:paraId="0107960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2=Spouse</w:t>
            </w:r>
          </w:p>
          <w:p w14:paraId="1B122BE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3=Both head and spouse together</w:t>
            </w:r>
          </w:p>
          <w:p w14:paraId="232C309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4=Other male household member</w:t>
            </w:r>
          </w:p>
          <w:p w14:paraId="714FE74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female household member</w:t>
            </w:r>
          </w:p>
          <w:p w14:paraId="216790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21C3C9D1" w14:textId="77777777" w:rsidR="00F25BF8" w:rsidRPr="00F25BF8" w:rsidRDefault="00F25BF8" w:rsidP="00F25BF8">
      <w:pPr>
        <w:spacing w:after="0" w:line="240" w:lineRule="auto"/>
        <w:contextualSpacing/>
        <w:rPr>
          <w:rFonts w:eastAsia="SimSun"/>
        </w:rPr>
      </w:pPr>
      <w:r w:rsidRPr="00F25BF8">
        <w:rPr>
          <w:rFonts w:eastAsia="SimSun"/>
        </w:rPr>
        <w:br w:type="page"/>
      </w:r>
    </w:p>
    <w:p w14:paraId="6F222C57"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0D0C0882" w14:textId="77777777" w:rsidR="00F25BF8" w:rsidRPr="00F25BF8" w:rsidRDefault="00F25BF8" w:rsidP="00F25BF8">
      <w:pPr>
        <w:spacing w:after="0" w:line="240" w:lineRule="auto"/>
        <w:contextualSpacing/>
        <w:rPr>
          <w:rFonts w:eastAsia="SimSun"/>
        </w:rPr>
      </w:pPr>
    </w:p>
    <w:tbl>
      <w:tblPr>
        <w:tblStyle w:val="TableGrid2"/>
        <w:tblW w:w="14755" w:type="dxa"/>
        <w:jc w:val="center"/>
        <w:tblLayout w:type="fixed"/>
        <w:tblCellMar>
          <w:left w:w="29" w:type="dxa"/>
          <w:right w:w="29" w:type="dxa"/>
        </w:tblCellMar>
        <w:tblLook w:val="04A0" w:firstRow="1" w:lastRow="0" w:firstColumn="1" w:lastColumn="0" w:noHBand="0" w:noVBand="1"/>
      </w:tblPr>
      <w:tblGrid>
        <w:gridCol w:w="677"/>
        <w:gridCol w:w="1118"/>
        <w:gridCol w:w="1440"/>
        <w:gridCol w:w="1440"/>
        <w:gridCol w:w="2160"/>
        <w:gridCol w:w="1080"/>
        <w:gridCol w:w="1440"/>
        <w:gridCol w:w="1080"/>
        <w:gridCol w:w="1440"/>
        <w:gridCol w:w="1440"/>
        <w:gridCol w:w="1440"/>
      </w:tblGrid>
      <w:tr w:rsidR="00F25BF8" w:rsidRPr="00F25BF8" w14:paraId="04E35866" w14:textId="77777777" w:rsidTr="00F25BF8">
        <w:trPr>
          <w:trHeight w:val="20"/>
          <w:jc w:val="center"/>
        </w:trPr>
        <w:tc>
          <w:tcPr>
            <w:tcW w:w="677" w:type="dxa"/>
            <w:vMerge w:val="restart"/>
          </w:tcPr>
          <w:p w14:paraId="21AF234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56E9B35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E19. From December-April, approximately how many person-days did your household </w:t>
            </w:r>
            <w:commentRangeStart w:id="49"/>
            <w:r w:rsidRPr="00F25BF8">
              <w:rPr>
                <w:rFonts w:cs="Times New Roman"/>
                <w:sz w:val="20"/>
              </w:rPr>
              <w:t>weed</w:t>
            </w:r>
            <w:r w:rsidRPr="00F25BF8">
              <w:rPr>
                <w:rFonts w:cs="Times New Roman" w:hint="eastAsia"/>
                <w:sz w:val="20"/>
              </w:rPr>
              <w:t xml:space="preserve"> </w:t>
            </w:r>
            <w:commentRangeEnd w:id="49"/>
            <w:r w:rsidR="00D51F0F">
              <w:rPr>
                <w:rStyle w:val="CommentReference"/>
                <w:rFonts w:eastAsiaTheme="minorHAnsi"/>
              </w:rPr>
              <w:commentReference w:id="49"/>
            </w:r>
            <w:r w:rsidRPr="00F25BF8">
              <w:rPr>
                <w:rFonts w:cs="Times New Roman" w:hint="eastAsia"/>
                <w:sz w:val="20"/>
              </w:rPr>
              <w:t>on this field</w:t>
            </w:r>
            <w:r w:rsidRPr="00F25BF8">
              <w:rPr>
                <w:rFonts w:cs="Times New Roman"/>
                <w:sz w:val="20"/>
              </w:rPr>
              <w:t>?</w:t>
            </w:r>
          </w:p>
        </w:tc>
        <w:tc>
          <w:tcPr>
            <w:tcW w:w="1440" w:type="dxa"/>
            <w:vMerge w:val="restart"/>
          </w:tcPr>
          <w:p w14:paraId="5E91C1D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E20. Since last July, how many person days did your household spend ridging, fertilizing, and other non-harvesting activities on this field?</w:t>
            </w:r>
          </w:p>
        </w:tc>
        <w:tc>
          <w:tcPr>
            <w:tcW w:w="1440" w:type="dxa"/>
            <w:vMerge w:val="restart"/>
          </w:tcPr>
          <w:p w14:paraId="18C5EF2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E21. From February - today, how many person days did your household spend harvesting on this field?</w:t>
            </w:r>
          </w:p>
        </w:tc>
        <w:tc>
          <w:tcPr>
            <w:tcW w:w="2160" w:type="dxa"/>
            <w:vMerge w:val="restart"/>
          </w:tcPr>
          <w:p w14:paraId="7C7599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E22. What was the main tillage method used?</w:t>
            </w:r>
          </w:p>
          <w:p w14:paraId="469411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1=Conventional hand hoeing</w:t>
            </w:r>
          </w:p>
          <w:p w14:paraId="398099E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2=Planting basins / pot holing</w:t>
            </w:r>
          </w:p>
          <w:p w14:paraId="159DD0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3=Zero tillage</w:t>
            </w:r>
          </w:p>
          <w:p w14:paraId="62678D7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4=Ploughing</w:t>
            </w:r>
          </w:p>
          <w:p w14:paraId="39AA1A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5=Ripping</w:t>
            </w:r>
          </w:p>
          <w:p w14:paraId="4DD48E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6=Ridging (before planting)</w:t>
            </w:r>
          </w:p>
          <w:p w14:paraId="6E691A7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Bunding</w:t>
            </w:r>
            <w:proofErr w:type="spellEnd"/>
          </w:p>
          <w:p w14:paraId="5129B89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8=Mounding</w:t>
            </w:r>
          </w:p>
        </w:tc>
        <w:tc>
          <w:tcPr>
            <w:tcW w:w="1080" w:type="dxa"/>
            <w:vMerge w:val="restart"/>
          </w:tcPr>
          <w:p w14:paraId="489ABBC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E23. What types of fertilizer did you use on this field?</w:t>
            </w:r>
          </w:p>
          <w:p w14:paraId="73230C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 Select all that apply)</w:t>
            </w:r>
          </w:p>
          <w:p w14:paraId="22AED4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1440" w:type="dxa"/>
            <w:vMerge w:val="restart"/>
          </w:tcPr>
          <w:p w14:paraId="2827F0C8" w14:textId="77777777" w:rsidR="00F25BF8" w:rsidRPr="00F25BF8" w:rsidRDefault="00F25BF8" w:rsidP="00F25BF8">
            <w:pPr>
              <w:contextualSpacing/>
              <w:jc w:val="center"/>
              <w:rPr>
                <w:rFonts w:cs="Times New Roman"/>
                <w:sz w:val="20"/>
              </w:rPr>
            </w:pPr>
            <w:r w:rsidRPr="00F25BF8">
              <w:rPr>
                <w:rFonts w:cs="Times New Roman"/>
                <w:sz w:val="20"/>
              </w:rPr>
              <w:t>E24. What quantity of fertilizer (in total) did the household apply</w:t>
            </w:r>
            <w:r w:rsidRPr="00F25BF8">
              <w:rPr>
                <w:rFonts w:cs="Times New Roman" w:hint="eastAsia"/>
                <w:sz w:val="20"/>
              </w:rPr>
              <w:t xml:space="preserve"> to this field</w:t>
            </w:r>
            <w:r w:rsidRPr="00F25BF8">
              <w:rPr>
                <w:rFonts w:cs="Times New Roman"/>
                <w:sz w:val="20"/>
              </w:rPr>
              <w:t>?</w:t>
            </w:r>
          </w:p>
          <w:p w14:paraId="1F4CF6BC" w14:textId="77777777" w:rsidR="00F25BF8" w:rsidRPr="00F25BF8" w:rsidRDefault="00F25BF8" w:rsidP="00F25BF8">
            <w:pPr>
              <w:contextualSpacing/>
              <w:jc w:val="center"/>
              <w:rPr>
                <w:rFonts w:cs="Times New Roman"/>
                <w:sz w:val="20"/>
              </w:rPr>
            </w:pPr>
            <w:r w:rsidRPr="00F25BF8">
              <w:rPr>
                <w:rFonts w:cs="Times New Roman"/>
                <w:sz w:val="20"/>
              </w:rPr>
              <w:t xml:space="preserve">In </w:t>
            </w:r>
            <w:proofErr w:type="spellStart"/>
            <w:r w:rsidRPr="00F25BF8">
              <w:rPr>
                <w:rFonts w:cs="Times New Roman"/>
                <w:sz w:val="20"/>
              </w:rPr>
              <w:t>kgs</w:t>
            </w:r>
            <w:proofErr w:type="spellEnd"/>
          </w:p>
          <w:p w14:paraId="66A2481C" w14:textId="77777777" w:rsidR="00F25BF8" w:rsidRPr="00F25BF8" w:rsidRDefault="00F25BF8" w:rsidP="00F25BF8">
            <w:pPr>
              <w:contextualSpacing/>
              <w:jc w:val="center"/>
              <w:rPr>
                <w:rFonts w:cs="Times New Roman"/>
                <w:sz w:val="20"/>
              </w:rPr>
            </w:pPr>
            <w:r w:rsidRPr="00F25BF8">
              <w:rPr>
                <w:rFonts w:cs="Times New Roman" w:hint="eastAsia"/>
                <w:sz w:val="20"/>
              </w:rPr>
              <w:t xml:space="preserve">Skip if </w:t>
            </w:r>
            <w:r w:rsidRPr="00F25BF8">
              <w:rPr>
                <w:rFonts w:cs="Times New Roman"/>
                <w:sz w:val="20"/>
              </w:rPr>
              <w:t>E</w:t>
            </w:r>
            <w:r w:rsidRPr="00F25BF8">
              <w:rPr>
                <w:rFonts w:cs="Times New Roman" w:hint="eastAsia"/>
                <w:sz w:val="20"/>
              </w:rPr>
              <w:t>23=0</w:t>
            </w:r>
          </w:p>
        </w:tc>
        <w:tc>
          <w:tcPr>
            <w:tcW w:w="1080" w:type="dxa"/>
            <w:vMerge w:val="restart"/>
          </w:tcPr>
          <w:p w14:paraId="7AB554C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E25. How many times did you spray this field with herbicide during this agricultural season (2013-2014)?</w:t>
            </w:r>
          </w:p>
        </w:tc>
        <w:tc>
          <w:tcPr>
            <w:tcW w:w="1440" w:type="dxa"/>
            <w:vMerge w:val="restart"/>
          </w:tcPr>
          <w:p w14:paraId="1981504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E26. Within the past 5 years, has your household ever let this field rest (lie fallow)?</w:t>
            </w:r>
          </w:p>
          <w:p w14:paraId="10F05C8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701A602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EE7084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4035D62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6C66474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 skip to E28</w:t>
            </w:r>
          </w:p>
        </w:tc>
        <w:tc>
          <w:tcPr>
            <w:tcW w:w="2880" w:type="dxa"/>
            <w:gridSpan w:val="2"/>
          </w:tcPr>
          <w:p w14:paraId="2AC93AD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E15. What is the distance do you have to walk to collect water to irrigate this field?</w:t>
            </w:r>
          </w:p>
        </w:tc>
      </w:tr>
      <w:tr w:rsidR="00F25BF8" w:rsidRPr="00F25BF8" w14:paraId="4286078A" w14:textId="77777777" w:rsidTr="00F25BF8">
        <w:trPr>
          <w:trHeight w:val="20"/>
          <w:jc w:val="center"/>
        </w:trPr>
        <w:tc>
          <w:tcPr>
            <w:tcW w:w="677" w:type="dxa"/>
            <w:vMerge/>
          </w:tcPr>
          <w:p w14:paraId="20C2F20F" w14:textId="77777777" w:rsidR="00F25BF8" w:rsidRPr="00F25BF8" w:rsidRDefault="00F25BF8" w:rsidP="00F25BF8">
            <w:pPr>
              <w:contextualSpacing/>
              <w:jc w:val="center"/>
              <w:rPr>
                <w:sz w:val="20"/>
              </w:rPr>
            </w:pPr>
          </w:p>
        </w:tc>
        <w:tc>
          <w:tcPr>
            <w:tcW w:w="1118" w:type="dxa"/>
            <w:vMerge/>
          </w:tcPr>
          <w:p w14:paraId="71CCFB5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FD34D43"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440" w:type="dxa"/>
            <w:vMerge/>
          </w:tcPr>
          <w:p w14:paraId="4847EB91"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2160" w:type="dxa"/>
            <w:vMerge/>
          </w:tcPr>
          <w:p w14:paraId="0A24E68E"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44AD970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286A46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125EEA1A" w14:textId="77777777" w:rsidR="00F25BF8" w:rsidRPr="00F25BF8" w:rsidRDefault="00F25BF8" w:rsidP="00F25BF8">
            <w:pPr>
              <w:contextualSpacing/>
              <w:jc w:val="center"/>
              <w:rPr>
                <w:rFonts w:cs="Times New Roman"/>
                <w:sz w:val="20"/>
              </w:rPr>
            </w:pPr>
          </w:p>
        </w:tc>
        <w:tc>
          <w:tcPr>
            <w:tcW w:w="1440" w:type="dxa"/>
            <w:vMerge/>
          </w:tcPr>
          <w:p w14:paraId="5E47AEA0" w14:textId="77777777" w:rsidR="00F25BF8" w:rsidRPr="00F25BF8" w:rsidRDefault="00F25BF8" w:rsidP="00F25BF8">
            <w:pPr>
              <w:contextualSpacing/>
              <w:jc w:val="center"/>
              <w:rPr>
                <w:rFonts w:cs="Times New Roman"/>
                <w:sz w:val="20"/>
              </w:rPr>
            </w:pPr>
          </w:p>
        </w:tc>
        <w:tc>
          <w:tcPr>
            <w:tcW w:w="1440" w:type="dxa"/>
          </w:tcPr>
          <w:p w14:paraId="7F031F64" w14:textId="77777777" w:rsidR="00F25BF8" w:rsidRPr="00F25BF8" w:rsidRDefault="00F25BF8" w:rsidP="00F25BF8">
            <w:pPr>
              <w:contextualSpacing/>
              <w:jc w:val="center"/>
              <w:rPr>
                <w:rFonts w:cs="Times New Roman"/>
                <w:sz w:val="20"/>
              </w:rPr>
            </w:pPr>
            <w:r w:rsidRPr="00F25BF8">
              <w:rPr>
                <w:rFonts w:cs="Times New Roman"/>
                <w:sz w:val="20"/>
              </w:rPr>
              <w:t>Hours</w:t>
            </w:r>
          </w:p>
        </w:tc>
        <w:tc>
          <w:tcPr>
            <w:tcW w:w="1440" w:type="dxa"/>
          </w:tcPr>
          <w:p w14:paraId="35D8356B" w14:textId="77777777" w:rsidR="00F25BF8" w:rsidRPr="00F25BF8" w:rsidRDefault="00F25BF8" w:rsidP="00F25BF8">
            <w:pPr>
              <w:contextualSpacing/>
              <w:jc w:val="center"/>
              <w:rPr>
                <w:rFonts w:cs="Times New Roman"/>
                <w:sz w:val="20"/>
              </w:rPr>
            </w:pPr>
            <w:r w:rsidRPr="00F25BF8">
              <w:rPr>
                <w:rFonts w:cs="Times New Roman"/>
                <w:sz w:val="20"/>
              </w:rPr>
              <w:t>Minutes</w:t>
            </w:r>
          </w:p>
        </w:tc>
      </w:tr>
      <w:tr w:rsidR="00F25BF8" w:rsidRPr="00F25BF8" w14:paraId="0211647B" w14:textId="77777777" w:rsidTr="00F25BF8">
        <w:trPr>
          <w:trHeight w:val="20"/>
          <w:jc w:val="center"/>
        </w:trPr>
        <w:tc>
          <w:tcPr>
            <w:tcW w:w="677" w:type="dxa"/>
          </w:tcPr>
          <w:p w14:paraId="2ADBFF6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54E26D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weed_days</w:t>
            </w:r>
            <w:proofErr w:type="spellEnd"/>
          </w:p>
        </w:tc>
        <w:tc>
          <w:tcPr>
            <w:tcW w:w="1440" w:type="dxa"/>
          </w:tcPr>
          <w:p w14:paraId="0D9E51E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nonharvest_days</w:t>
            </w:r>
            <w:proofErr w:type="spellEnd"/>
          </w:p>
        </w:tc>
        <w:tc>
          <w:tcPr>
            <w:tcW w:w="1440" w:type="dxa"/>
          </w:tcPr>
          <w:p w14:paraId="0DB95D8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harvest_days</w:t>
            </w:r>
            <w:proofErr w:type="spellEnd"/>
          </w:p>
        </w:tc>
        <w:tc>
          <w:tcPr>
            <w:tcW w:w="2160" w:type="dxa"/>
          </w:tcPr>
          <w:p w14:paraId="1B4667A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tillage</w:t>
            </w:r>
          </w:p>
        </w:tc>
        <w:tc>
          <w:tcPr>
            <w:tcW w:w="1080" w:type="dxa"/>
          </w:tcPr>
          <w:p w14:paraId="77042AF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w:t>
            </w:r>
          </w:p>
        </w:tc>
        <w:tc>
          <w:tcPr>
            <w:tcW w:w="1440" w:type="dxa"/>
          </w:tcPr>
          <w:p w14:paraId="75F04A3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fertilizer_kgs</w:t>
            </w:r>
            <w:proofErr w:type="spellEnd"/>
          </w:p>
        </w:tc>
        <w:tc>
          <w:tcPr>
            <w:tcW w:w="1080" w:type="dxa"/>
          </w:tcPr>
          <w:p w14:paraId="1E5D45E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herbicide</w:t>
            </w:r>
          </w:p>
        </w:tc>
        <w:tc>
          <w:tcPr>
            <w:tcW w:w="1440" w:type="dxa"/>
          </w:tcPr>
          <w:p w14:paraId="7B4F81D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fallow5</w:t>
            </w:r>
          </w:p>
        </w:tc>
        <w:tc>
          <w:tcPr>
            <w:tcW w:w="1440" w:type="dxa"/>
          </w:tcPr>
          <w:p w14:paraId="3435D80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Hours_water</w:t>
            </w:r>
            <w:proofErr w:type="spellEnd"/>
          </w:p>
        </w:tc>
        <w:tc>
          <w:tcPr>
            <w:tcW w:w="1440" w:type="dxa"/>
          </w:tcPr>
          <w:p w14:paraId="10AE196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Mins_water</w:t>
            </w:r>
            <w:proofErr w:type="spellEnd"/>
          </w:p>
        </w:tc>
      </w:tr>
      <w:tr w:rsidR="00F25BF8" w:rsidRPr="00F25BF8" w14:paraId="55170EB0" w14:textId="77777777" w:rsidTr="00F25BF8">
        <w:trPr>
          <w:trHeight w:val="20"/>
          <w:jc w:val="center"/>
        </w:trPr>
        <w:tc>
          <w:tcPr>
            <w:tcW w:w="677" w:type="dxa"/>
          </w:tcPr>
          <w:p w14:paraId="704870E9" w14:textId="77777777" w:rsidR="00F25BF8" w:rsidRPr="00F25BF8" w:rsidRDefault="00F25BF8" w:rsidP="00F25BF8">
            <w:pPr>
              <w:contextualSpacing/>
              <w:jc w:val="center"/>
              <w:rPr>
                <w:sz w:val="20"/>
              </w:rPr>
            </w:pPr>
            <w:r w:rsidRPr="00F25BF8">
              <w:rPr>
                <w:sz w:val="20"/>
              </w:rPr>
              <w:t>1</w:t>
            </w:r>
          </w:p>
        </w:tc>
        <w:tc>
          <w:tcPr>
            <w:tcW w:w="1118" w:type="dxa"/>
          </w:tcPr>
          <w:p w14:paraId="26209DA0" w14:textId="77777777" w:rsidR="00F25BF8" w:rsidRPr="00F25BF8" w:rsidRDefault="00F25BF8" w:rsidP="00F25BF8">
            <w:pPr>
              <w:contextualSpacing/>
              <w:jc w:val="center"/>
            </w:pPr>
          </w:p>
        </w:tc>
        <w:tc>
          <w:tcPr>
            <w:tcW w:w="1440" w:type="dxa"/>
          </w:tcPr>
          <w:p w14:paraId="4C4BBACC" w14:textId="77777777" w:rsidR="00F25BF8" w:rsidRPr="00F25BF8" w:rsidRDefault="00F25BF8" w:rsidP="00F25BF8">
            <w:pPr>
              <w:contextualSpacing/>
              <w:jc w:val="center"/>
            </w:pPr>
          </w:p>
        </w:tc>
        <w:tc>
          <w:tcPr>
            <w:tcW w:w="1440" w:type="dxa"/>
          </w:tcPr>
          <w:p w14:paraId="1049FC61" w14:textId="77777777" w:rsidR="00F25BF8" w:rsidRPr="00F25BF8" w:rsidRDefault="00F25BF8" w:rsidP="00F25BF8">
            <w:pPr>
              <w:contextualSpacing/>
              <w:jc w:val="center"/>
            </w:pPr>
          </w:p>
        </w:tc>
        <w:tc>
          <w:tcPr>
            <w:tcW w:w="2160" w:type="dxa"/>
          </w:tcPr>
          <w:p w14:paraId="0163C7AB" w14:textId="77777777" w:rsidR="00F25BF8" w:rsidRPr="00F25BF8" w:rsidRDefault="00F25BF8" w:rsidP="00F25BF8">
            <w:pPr>
              <w:contextualSpacing/>
              <w:jc w:val="center"/>
            </w:pPr>
          </w:p>
        </w:tc>
        <w:tc>
          <w:tcPr>
            <w:tcW w:w="1080" w:type="dxa"/>
          </w:tcPr>
          <w:p w14:paraId="6BEFA7F6" w14:textId="77777777" w:rsidR="00F25BF8" w:rsidRPr="00F25BF8" w:rsidRDefault="00F25BF8" w:rsidP="00F25BF8">
            <w:pPr>
              <w:contextualSpacing/>
              <w:jc w:val="center"/>
            </w:pPr>
          </w:p>
        </w:tc>
        <w:tc>
          <w:tcPr>
            <w:tcW w:w="1440" w:type="dxa"/>
          </w:tcPr>
          <w:p w14:paraId="640B7516" w14:textId="77777777" w:rsidR="00F25BF8" w:rsidRPr="00F25BF8" w:rsidRDefault="00F25BF8" w:rsidP="00F25BF8">
            <w:pPr>
              <w:contextualSpacing/>
              <w:jc w:val="center"/>
            </w:pPr>
          </w:p>
        </w:tc>
        <w:tc>
          <w:tcPr>
            <w:tcW w:w="1080" w:type="dxa"/>
          </w:tcPr>
          <w:p w14:paraId="2697C7F4" w14:textId="77777777" w:rsidR="00F25BF8" w:rsidRPr="00F25BF8" w:rsidRDefault="00F25BF8" w:rsidP="00F25BF8">
            <w:pPr>
              <w:contextualSpacing/>
              <w:jc w:val="center"/>
            </w:pPr>
          </w:p>
        </w:tc>
        <w:tc>
          <w:tcPr>
            <w:tcW w:w="1440" w:type="dxa"/>
          </w:tcPr>
          <w:p w14:paraId="27DE91E4" w14:textId="77777777" w:rsidR="00F25BF8" w:rsidRPr="00F25BF8" w:rsidRDefault="00F25BF8" w:rsidP="00F25BF8">
            <w:pPr>
              <w:contextualSpacing/>
              <w:jc w:val="center"/>
            </w:pPr>
          </w:p>
        </w:tc>
        <w:tc>
          <w:tcPr>
            <w:tcW w:w="1440" w:type="dxa"/>
          </w:tcPr>
          <w:p w14:paraId="208F9ECA" w14:textId="77777777" w:rsidR="00F25BF8" w:rsidRPr="00F25BF8" w:rsidRDefault="00F25BF8" w:rsidP="00F25BF8">
            <w:pPr>
              <w:contextualSpacing/>
              <w:jc w:val="center"/>
            </w:pPr>
          </w:p>
        </w:tc>
        <w:tc>
          <w:tcPr>
            <w:tcW w:w="1440" w:type="dxa"/>
          </w:tcPr>
          <w:p w14:paraId="40CB5F62" w14:textId="77777777" w:rsidR="00F25BF8" w:rsidRPr="00F25BF8" w:rsidRDefault="00F25BF8" w:rsidP="00F25BF8">
            <w:pPr>
              <w:contextualSpacing/>
              <w:jc w:val="center"/>
            </w:pPr>
          </w:p>
        </w:tc>
      </w:tr>
      <w:tr w:rsidR="00F25BF8" w:rsidRPr="00F25BF8" w14:paraId="78EF85D2" w14:textId="77777777" w:rsidTr="00F25BF8">
        <w:trPr>
          <w:trHeight w:val="20"/>
          <w:jc w:val="center"/>
        </w:trPr>
        <w:tc>
          <w:tcPr>
            <w:tcW w:w="677" w:type="dxa"/>
          </w:tcPr>
          <w:p w14:paraId="709B58D7" w14:textId="77777777" w:rsidR="00F25BF8" w:rsidRPr="00F25BF8" w:rsidRDefault="00F25BF8" w:rsidP="00F25BF8">
            <w:pPr>
              <w:contextualSpacing/>
              <w:jc w:val="center"/>
              <w:rPr>
                <w:sz w:val="20"/>
              </w:rPr>
            </w:pPr>
            <w:r w:rsidRPr="00F25BF8">
              <w:rPr>
                <w:sz w:val="20"/>
              </w:rPr>
              <w:t>2</w:t>
            </w:r>
          </w:p>
        </w:tc>
        <w:tc>
          <w:tcPr>
            <w:tcW w:w="1118" w:type="dxa"/>
          </w:tcPr>
          <w:p w14:paraId="12AC2752" w14:textId="77777777" w:rsidR="00F25BF8" w:rsidRPr="00F25BF8" w:rsidRDefault="00F25BF8" w:rsidP="00F25BF8">
            <w:pPr>
              <w:contextualSpacing/>
              <w:jc w:val="center"/>
            </w:pPr>
          </w:p>
        </w:tc>
        <w:tc>
          <w:tcPr>
            <w:tcW w:w="1440" w:type="dxa"/>
          </w:tcPr>
          <w:p w14:paraId="716D27F6" w14:textId="77777777" w:rsidR="00F25BF8" w:rsidRPr="00F25BF8" w:rsidRDefault="00F25BF8" w:rsidP="00F25BF8">
            <w:pPr>
              <w:contextualSpacing/>
              <w:jc w:val="center"/>
            </w:pPr>
          </w:p>
        </w:tc>
        <w:tc>
          <w:tcPr>
            <w:tcW w:w="1440" w:type="dxa"/>
          </w:tcPr>
          <w:p w14:paraId="03A30AE5" w14:textId="77777777" w:rsidR="00F25BF8" w:rsidRPr="00F25BF8" w:rsidRDefault="00F25BF8" w:rsidP="00F25BF8">
            <w:pPr>
              <w:contextualSpacing/>
              <w:jc w:val="center"/>
            </w:pPr>
          </w:p>
        </w:tc>
        <w:tc>
          <w:tcPr>
            <w:tcW w:w="2160" w:type="dxa"/>
          </w:tcPr>
          <w:p w14:paraId="20E5B6DB" w14:textId="77777777" w:rsidR="00F25BF8" w:rsidRPr="00F25BF8" w:rsidRDefault="00F25BF8" w:rsidP="00F25BF8">
            <w:pPr>
              <w:contextualSpacing/>
              <w:jc w:val="center"/>
            </w:pPr>
          </w:p>
        </w:tc>
        <w:tc>
          <w:tcPr>
            <w:tcW w:w="1080" w:type="dxa"/>
          </w:tcPr>
          <w:p w14:paraId="27A4A3DC" w14:textId="77777777" w:rsidR="00F25BF8" w:rsidRPr="00F25BF8" w:rsidRDefault="00F25BF8" w:rsidP="00F25BF8">
            <w:pPr>
              <w:contextualSpacing/>
              <w:jc w:val="center"/>
            </w:pPr>
          </w:p>
        </w:tc>
        <w:tc>
          <w:tcPr>
            <w:tcW w:w="1440" w:type="dxa"/>
          </w:tcPr>
          <w:p w14:paraId="722F0084" w14:textId="77777777" w:rsidR="00F25BF8" w:rsidRPr="00F25BF8" w:rsidRDefault="00F25BF8" w:rsidP="00F25BF8">
            <w:pPr>
              <w:contextualSpacing/>
              <w:jc w:val="center"/>
            </w:pPr>
          </w:p>
        </w:tc>
        <w:tc>
          <w:tcPr>
            <w:tcW w:w="1080" w:type="dxa"/>
          </w:tcPr>
          <w:p w14:paraId="1033C0BE" w14:textId="77777777" w:rsidR="00F25BF8" w:rsidRPr="00F25BF8" w:rsidRDefault="00F25BF8" w:rsidP="00F25BF8">
            <w:pPr>
              <w:contextualSpacing/>
              <w:jc w:val="center"/>
            </w:pPr>
          </w:p>
        </w:tc>
        <w:tc>
          <w:tcPr>
            <w:tcW w:w="1440" w:type="dxa"/>
          </w:tcPr>
          <w:p w14:paraId="2C75E502" w14:textId="77777777" w:rsidR="00F25BF8" w:rsidRPr="00F25BF8" w:rsidRDefault="00F25BF8" w:rsidP="00F25BF8">
            <w:pPr>
              <w:contextualSpacing/>
              <w:jc w:val="center"/>
            </w:pPr>
          </w:p>
        </w:tc>
        <w:tc>
          <w:tcPr>
            <w:tcW w:w="1440" w:type="dxa"/>
          </w:tcPr>
          <w:p w14:paraId="41DF491B" w14:textId="77777777" w:rsidR="00F25BF8" w:rsidRPr="00F25BF8" w:rsidRDefault="00F25BF8" w:rsidP="00F25BF8">
            <w:pPr>
              <w:contextualSpacing/>
              <w:jc w:val="center"/>
            </w:pPr>
          </w:p>
        </w:tc>
        <w:tc>
          <w:tcPr>
            <w:tcW w:w="1440" w:type="dxa"/>
          </w:tcPr>
          <w:p w14:paraId="2E04604F" w14:textId="77777777" w:rsidR="00F25BF8" w:rsidRPr="00F25BF8" w:rsidRDefault="00F25BF8" w:rsidP="00F25BF8">
            <w:pPr>
              <w:contextualSpacing/>
              <w:jc w:val="center"/>
            </w:pPr>
          </w:p>
        </w:tc>
      </w:tr>
      <w:tr w:rsidR="00F25BF8" w:rsidRPr="00F25BF8" w14:paraId="5EC2AFF1" w14:textId="77777777" w:rsidTr="00F25BF8">
        <w:trPr>
          <w:trHeight w:val="20"/>
          <w:jc w:val="center"/>
        </w:trPr>
        <w:tc>
          <w:tcPr>
            <w:tcW w:w="677" w:type="dxa"/>
          </w:tcPr>
          <w:p w14:paraId="17EDC24D" w14:textId="77777777" w:rsidR="00F25BF8" w:rsidRPr="00F25BF8" w:rsidRDefault="00F25BF8" w:rsidP="00F25BF8">
            <w:pPr>
              <w:contextualSpacing/>
              <w:jc w:val="center"/>
              <w:rPr>
                <w:sz w:val="20"/>
              </w:rPr>
            </w:pPr>
            <w:r w:rsidRPr="00F25BF8">
              <w:rPr>
                <w:sz w:val="20"/>
              </w:rPr>
              <w:t>3</w:t>
            </w:r>
          </w:p>
        </w:tc>
        <w:tc>
          <w:tcPr>
            <w:tcW w:w="1118" w:type="dxa"/>
          </w:tcPr>
          <w:p w14:paraId="1743C4F0" w14:textId="77777777" w:rsidR="00F25BF8" w:rsidRPr="00F25BF8" w:rsidRDefault="00F25BF8" w:rsidP="00F25BF8">
            <w:pPr>
              <w:contextualSpacing/>
              <w:jc w:val="center"/>
            </w:pPr>
          </w:p>
        </w:tc>
        <w:tc>
          <w:tcPr>
            <w:tcW w:w="1440" w:type="dxa"/>
          </w:tcPr>
          <w:p w14:paraId="1DE6F12C" w14:textId="77777777" w:rsidR="00F25BF8" w:rsidRPr="00F25BF8" w:rsidRDefault="00F25BF8" w:rsidP="00F25BF8">
            <w:pPr>
              <w:contextualSpacing/>
              <w:jc w:val="center"/>
            </w:pPr>
          </w:p>
        </w:tc>
        <w:tc>
          <w:tcPr>
            <w:tcW w:w="1440" w:type="dxa"/>
          </w:tcPr>
          <w:p w14:paraId="3FBEF17D" w14:textId="77777777" w:rsidR="00F25BF8" w:rsidRPr="00F25BF8" w:rsidRDefault="00F25BF8" w:rsidP="00F25BF8">
            <w:pPr>
              <w:contextualSpacing/>
              <w:jc w:val="center"/>
            </w:pPr>
          </w:p>
        </w:tc>
        <w:tc>
          <w:tcPr>
            <w:tcW w:w="2160" w:type="dxa"/>
          </w:tcPr>
          <w:p w14:paraId="1B430D59" w14:textId="77777777" w:rsidR="00F25BF8" w:rsidRPr="00F25BF8" w:rsidRDefault="00F25BF8" w:rsidP="00F25BF8">
            <w:pPr>
              <w:contextualSpacing/>
              <w:jc w:val="center"/>
            </w:pPr>
          </w:p>
        </w:tc>
        <w:tc>
          <w:tcPr>
            <w:tcW w:w="1080" w:type="dxa"/>
          </w:tcPr>
          <w:p w14:paraId="7663C700" w14:textId="77777777" w:rsidR="00F25BF8" w:rsidRPr="00F25BF8" w:rsidRDefault="00F25BF8" w:rsidP="00F25BF8">
            <w:pPr>
              <w:contextualSpacing/>
              <w:jc w:val="center"/>
            </w:pPr>
          </w:p>
        </w:tc>
        <w:tc>
          <w:tcPr>
            <w:tcW w:w="1440" w:type="dxa"/>
          </w:tcPr>
          <w:p w14:paraId="6CD649A0" w14:textId="77777777" w:rsidR="00F25BF8" w:rsidRPr="00F25BF8" w:rsidRDefault="00F25BF8" w:rsidP="00F25BF8">
            <w:pPr>
              <w:contextualSpacing/>
              <w:jc w:val="center"/>
            </w:pPr>
          </w:p>
        </w:tc>
        <w:tc>
          <w:tcPr>
            <w:tcW w:w="1080" w:type="dxa"/>
          </w:tcPr>
          <w:p w14:paraId="73D37E6D" w14:textId="77777777" w:rsidR="00F25BF8" w:rsidRPr="00F25BF8" w:rsidRDefault="00F25BF8" w:rsidP="00F25BF8">
            <w:pPr>
              <w:contextualSpacing/>
              <w:jc w:val="center"/>
            </w:pPr>
          </w:p>
        </w:tc>
        <w:tc>
          <w:tcPr>
            <w:tcW w:w="1440" w:type="dxa"/>
          </w:tcPr>
          <w:p w14:paraId="13A60CD1" w14:textId="77777777" w:rsidR="00F25BF8" w:rsidRPr="00F25BF8" w:rsidRDefault="00F25BF8" w:rsidP="00F25BF8">
            <w:pPr>
              <w:contextualSpacing/>
              <w:jc w:val="center"/>
            </w:pPr>
          </w:p>
        </w:tc>
        <w:tc>
          <w:tcPr>
            <w:tcW w:w="1440" w:type="dxa"/>
          </w:tcPr>
          <w:p w14:paraId="64467315" w14:textId="77777777" w:rsidR="00F25BF8" w:rsidRPr="00F25BF8" w:rsidRDefault="00F25BF8" w:rsidP="00F25BF8">
            <w:pPr>
              <w:contextualSpacing/>
              <w:jc w:val="center"/>
            </w:pPr>
          </w:p>
        </w:tc>
        <w:tc>
          <w:tcPr>
            <w:tcW w:w="1440" w:type="dxa"/>
          </w:tcPr>
          <w:p w14:paraId="7DB9DF91" w14:textId="77777777" w:rsidR="00F25BF8" w:rsidRPr="00F25BF8" w:rsidRDefault="00F25BF8" w:rsidP="00F25BF8">
            <w:pPr>
              <w:contextualSpacing/>
              <w:jc w:val="center"/>
            </w:pPr>
          </w:p>
        </w:tc>
      </w:tr>
      <w:tr w:rsidR="00F25BF8" w:rsidRPr="00F25BF8" w14:paraId="72C2083C" w14:textId="77777777" w:rsidTr="00F25BF8">
        <w:trPr>
          <w:trHeight w:val="20"/>
          <w:jc w:val="center"/>
        </w:trPr>
        <w:tc>
          <w:tcPr>
            <w:tcW w:w="677" w:type="dxa"/>
          </w:tcPr>
          <w:p w14:paraId="6DE48A8A" w14:textId="77777777" w:rsidR="00F25BF8" w:rsidRPr="00F25BF8" w:rsidRDefault="00F25BF8" w:rsidP="00F25BF8">
            <w:pPr>
              <w:contextualSpacing/>
              <w:jc w:val="center"/>
              <w:rPr>
                <w:sz w:val="20"/>
              </w:rPr>
            </w:pPr>
            <w:r w:rsidRPr="00F25BF8">
              <w:rPr>
                <w:sz w:val="20"/>
              </w:rPr>
              <w:t>4</w:t>
            </w:r>
          </w:p>
        </w:tc>
        <w:tc>
          <w:tcPr>
            <w:tcW w:w="1118" w:type="dxa"/>
          </w:tcPr>
          <w:p w14:paraId="73A3AFBD" w14:textId="77777777" w:rsidR="00F25BF8" w:rsidRPr="00F25BF8" w:rsidRDefault="00F25BF8" w:rsidP="00F25BF8">
            <w:pPr>
              <w:contextualSpacing/>
              <w:jc w:val="center"/>
            </w:pPr>
          </w:p>
        </w:tc>
        <w:tc>
          <w:tcPr>
            <w:tcW w:w="1440" w:type="dxa"/>
          </w:tcPr>
          <w:p w14:paraId="6999DD2B" w14:textId="77777777" w:rsidR="00F25BF8" w:rsidRPr="00F25BF8" w:rsidRDefault="00F25BF8" w:rsidP="00F25BF8">
            <w:pPr>
              <w:contextualSpacing/>
              <w:jc w:val="center"/>
            </w:pPr>
          </w:p>
        </w:tc>
        <w:tc>
          <w:tcPr>
            <w:tcW w:w="1440" w:type="dxa"/>
          </w:tcPr>
          <w:p w14:paraId="4EC6B008" w14:textId="77777777" w:rsidR="00F25BF8" w:rsidRPr="00F25BF8" w:rsidRDefault="00F25BF8" w:rsidP="00F25BF8">
            <w:pPr>
              <w:contextualSpacing/>
              <w:jc w:val="center"/>
            </w:pPr>
          </w:p>
        </w:tc>
        <w:tc>
          <w:tcPr>
            <w:tcW w:w="2160" w:type="dxa"/>
          </w:tcPr>
          <w:p w14:paraId="375C14F3" w14:textId="77777777" w:rsidR="00F25BF8" w:rsidRPr="00F25BF8" w:rsidRDefault="00F25BF8" w:rsidP="00F25BF8">
            <w:pPr>
              <w:contextualSpacing/>
              <w:jc w:val="center"/>
            </w:pPr>
          </w:p>
        </w:tc>
        <w:tc>
          <w:tcPr>
            <w:tcW w:w="1080" w:type="dxa"/>
          </w:tcPr>
          <w:p w14:paraId="629C7349" w14:textId="77777777" w:rsidR="00F25BF8" w:rsidRPr="00F25BF8" w:rsidRDefault="00F25BF8" w:rsidP="00F25BF8">
            <w:pPr>
              <w:contextualSpacing/>
              <w:jc w:val="center"/>
            </w:pPr>
          </w:p>
        </w:tc>
        <w:tc>
          <w:tcPr>
            <w:tcW w:w="1440" w:type="dxa"/>
          </w:tcPr>
          <w:p w14:paraId="26FF9C86" w14:textId="77777777" w:rsidR="00F25BF8" w:rsidRPr="00F25BF8" w:rsidRDefault="00F25BF8" w:rsidP="00F25BF8">
            <w:pPr>
              <w:contextualSpacing/>
              <w:jc w:val="center"/>
            </w:pPr>
          </w:p>
        </w:tc>
        <w:tc>
          <w:tcPr>
            <w:tcW w:w="1080" w:type="dxa"/>
          </w:tcPr>
          <w:p w14:paraId="372494D3" w14:textId="77777777" w:rsidR="00F25BF8" w:rsidRPr="00F25BF8" w:rsidRDefault="00F25BF8" w:rsidP="00F25BF8">
            <w:pPr>
              <w:contextualSpacing/>
              <w:jc w:val="center"/>
            </w:pPr>
          </w:p>
        </w:tc>
        <w:tc>
          <w:tcPr>
            <w:tcW w:w="1440" w:type="dxa"/>
          </w:tcPr>
          <w:p w14:paraId="116E3BD2" w14:textId="77777777" w:rsidR="00F25BF8" w:rsidRPr="00F25BF8" w:rsidRDefault="00F25BF8" w:rsidP="00F25BF8">
            <w:pPr>
              <w:contextualSpacing/>
              <w:jc w:val="center"/>
            </w:pPr>
          </w:p>
        </w:tc>
        <w:tc>
          <w:tcPr>
            <w:tcW w:w="1440" w:type="dxa"/>
          </w:tcPr>
          <w:p w14:paraId="4CF9A09C" w14:textId="77777777" w:rsidR="00F25BF8" w:rsidRPr="00F25BF8" w:rsidRDefault="00F25BF8" w:rsidP="00F25BF8">
            <w:pPr>
              <w:contextualSpacing/>
              <w:jc w:val="center"/>
            </w:pPr>
          </w:p>
        </w:tc>
        <w:tc>
          <w:tcPr>
            <w:tcW w:w="1440" w:type="dxa"/>
          </w:tcPr>
          <w:p w14:paraId="1F9358CA" w14:textId="77777777" w:rsidR="00F25BF8" w:rsidRPr="00F25BF8" w:rsidRDefault="00F25BF8" w:rsidP="00F25BF8">
            <w:pPr>
              <w:contextualSpacing/>
              <w:jc w:val="center"/>
            </w:pPr>
          </w:p>
        </w:tc>
      </w:tr>
      <w:tr w:rsidR="00F25BF8" w:rsidRPr="00F25BF8" w14:paraId="6124F38E" w14:textId="77777777" w:rsidTr="00F25BF8">
        <w:trPr>
          <w:trHeight w:val="20"/>
          <w:jc w:val="center"/>
        </w:trPr>
        <w:tc>
          <w:tcPr>
            <w:tcW w:w="677" w:type="dxa"/>
          </w:tcPr>
          <w:p w14:paraId="18C2D13F" w14:textId="77777777" w:rsidR="00F25BF8" w:rsidRPr="00F25BF8" w:rsidRDefault="00F25BF8" w:rsidP="00F25BF8">
            <w:pPr>
              <w:contextualSpacing/>
              <w:jc w:val="center"/>
              <w:rPr>
                <w:sz w:val="20"/>
              </w:rPr>
            </w:pPr>
            <w:r w:rsidRPr="00F25BF8">
              <w:rPr>
                <w:sz w:val="20"/>
              </w:rPr>
              <w:t>5</w:t>
            </w:r>
          </w:p>
        </w:tc>
        <w:tc>
          <w:tcPr>
            <w:tcW w:w="1118" w:type="dxa"/>
          </w:tcPr>
          <w:p w14:paraId="04E223A6" w14:textId="77777777" w:rsidR="00F25BF8" w:rsidRPr="00F25BF8" w:rsidRDefault="00F25BF8" w:rsidP="00F25BF8">
            <w:pPr>
              <w:contextualSpacing/>
              <w:jc w:val="center"/>
            </w:pPr>
          </w:p>
        </w:tc>
        <w:tc>
          <w:tcPr>
            <w:tcW w:w="1440" w:type="dxa"/>
          </w:tcPr>
          <w:p w14:paraId="727E4EE6" w14:textId="77777777" w:rsidR="00F25BF8" w:rsidRPr="00F25BF8" w:rsidRDefault="00F25BF8" w:rsidP="00F25BF8">
            <w:pPr>
              <w:contextualSpacing/>
              <w:jc w:val="center"/>
            </w:pPr>
          </w:p>
        </w:tc>
        <w:tc>
          <w:tcPr>
            <w:tcW w:w="1440" w:type="dxa"/>
          </w:tcPr>
          <w:p w14:paraId="72A5C536" w14:textId="77777777" w:rsidR="00F25BF8" w:rsidRPr="00F25BF8" w:rsidRDefault="00F25BF8" w:rsidP="00F25BF8">
            <w:pPr>
              <w:contextualSpacing/>
              <w:jc w:val="center"/>
            </w:pPr>
          </w:p>
        </w:tc>
        <w:tc>
          <w:tcPr>
            <w:tcW w:w="2160" w:type="dxa"/>
          </w:tcPr>
          <w:p w14:paraId="5C8BABF7" w14:textId="77777777" w:rsidR="00F25BF8" w:rsidRPr="00F25BF8" w:rsidRDefault="00F25BF8" w:rsidP="00F25BF8">
            <w:pPr>
              <w:contextualSpacing/>
              <w:jc w:val="center"/>
            </w:pPr>
          </w:p>
        </w:tc>
        <w:tc>
          <w:tcPr>
            <w:tcW w:w="1080" w:type="dxa"/>
          </w:tcPr>
          <w:p w14:paraId="75510C9A" w14:textId="77777777" w:rsidR="00F25BF8" w:rsidRPr="00F25BF8" w:rsidRDefault="00F25BF8" w:rsidP="00F25BF8">
            <w:pPr>
              <w:contextualSpacing/>
              <w:jc w:val="center"/>
            </w:pPr>
          </w:p>
        </w:tc>
        <w:tc>
          <w:tcPr>
            <w:tcW w:w="1440" w:type="dxa"/>
          </w:tcPr>
          <w:p w14:paraId="415D6309" w14:textId="77777777" w:rsidR="00F25BF8" w:rsidRPr="00F25BF8" w:rsidRDefault="00F25BF8" w:rsidP="00F25BF8">
            <w:pPr>
              <w:contextualSpacing/>
              <w:jc w:val="center"/>
            </w:pPr>
          </w:p>
        </w:tc>
        <w:tc>
          <w:tcPr>
            <w:tcW w:w="1080" w:type="dxa"/>
          </w:tcPr>
          <w:p w14:paraId="36AD2A1C" w14:textId="77777777" w:rsidR="00F25BF8" w:rsidRPr="00F25BF8" w:rsidRDefault="00F25BF8" w:rsidP="00F25BF8">
            <w:pPr>
              <w:contextualSpacing/>
              <w:jc w:val="center"/>
            </w:pPr>
          </w:p>
        </w:tc>
        <w:tc>
          <w:tcPr>
            <w:tcW w:w="1440" w:type="dxa"/>
          </w:tcPr>
          <w:p w14:paraId="2C3545D8" w14:textId="77777777" w:rsidR="00F25BF8" w:rsidRPr="00F25BF8" w:rsidRDefault="00F25BF8" w:rsidP="00F25BF8">
            <w:pPr>
              <w:contextualSpacing/>
              <w:jc w:val="center"/>
            </w:pPr>
          </w:p>
        </w:tc>
        <w:tc>
          <w:tcPr>
            <w:tcW w:w="1440" w:type="dxa"/>
          </w:tcPr>
          <w:p w14:paraId="12C548DC" w14:textId="77777777" w:rsidR="00F25BF8" w:rsidRPr="00F25BF8" w:rsidRDefault="00F25BF8" w:rsidP="00F25BF8">
            <w:pPr>
              <w:contextualSpacing/>
              <w:jc w:val="center"/>
            </w:pPr>
          </w:p>
        </w:tc>
        <w:tc>
          <w:tcPr>
            <w:tcW w:w="1440" w:type="dxa"/>
          </w:tcPr>
          <w:p w14:paraId="3588EE26" w14:textId="77777777" w:rsidR="00F25BF8" w:rsidRPr="00F25BF8" w:rsidRDefault="00F25BF8" w:rsidP="00F25BF8">
            <w:pPr>
              <w:contextualSpacing/>
              <w:jc w:val="center"/>
            </w:pPr>
          </w:p>
        </w:tc>
      </w:tr>
      <w:tr w:rsidR="00F25BF8" w:rsidRPr="00F25BF8" w14:paraId="1BDB512A" w14:textId="77777777" w:rsidTr="00F25BF8">
        <w:trPr>
          <w:trHeight w:val="20"/>
          <w:jc w:val="center"/>
        </w:trPr>
        <w:tc>
          <w:tcPr>
            <w:tcW w:w="677" w:type="dxa"/>
          </w:tcPr>
          <w:p w14:paraId="61A080ED" w14:textId="77777777" w:rsidR="00F25BF8" w:rsidRPr="00F25BF8" w:rsidRDefault="00F25BF8" w:rsidP="00F25BF8">
            <w:pPr>
              <w:contextualSpacing/>
              <w:jc w:val="center"/>
              <w:rPr>
                <w:sz w:val="20"/>
              </w:rPr>
            </w:pPr>
            <w:r w:rsidRPr="00F25BF8">
              <w:rPr>
                <w:sz w:val="20"/>
              </w:rPr>
              <w:t>6</w:t>
            </w:r>
          </w:p>
        </w:tc>
        <w:tc>
          <w:tcPr>
            <w:tcW w:w="1118" w:type="dxa"/>
          </w:tcPr>
          <w:p w14:paraId="657EE4FA" w14:textId="77777777" w:rsidR="00F25BF8" w:rsidRPr="00F25BF8" w:rsidRDefault="00F25BF8" w:rsidP="00F25BF8">
            <w:pPr>
              <w:contextualSpacing/>
              <w:jc w:val="center"/>
            </w:pPr>
          </w:p>
        </w:tc>
        <w:tc>
          <w:tcPr>
            <w:tcW w:w="1440" w:type="dxa"/>
          </w:tcPr>
          <w:p w14:paraId="502345B4" w14:textId="77777777" w:rsidR="00F25BF8" w:rsidRPr="00F25BF8" w:rsidRDefault="00F25BF8" w:rsidP="00F25BF8">
            <w:pPr>
              <w:contextualSpacing/>
              <w:jc w:val="center"/>
            </w:pPr>
          </w:p>
        </w:tc>
        <w:tc>
          <w:tcPr>
            <w:tcW w:w="1440" w:type="dxa"/>
          </w:tcPr>
          <w:p w14:paraId="7435E008" w14:textId="77777777" w:rsidR="00F25BF8" w:rsidRPr="00F25BF8" w:rsidRDefault="00F25BF8" w:rsidP="00F25BF8">
            <w:pPr>
              <w:contextualSpacing/>
              <w:jc w:val="center"/>
            </w:pPr>
          </w:p>
        </w:tc>
        <w:tc>
          <w:tcPr>
            <w:tcW w:w="2160" w:type="dxa"/>
          </w:tcPr>
          <w:p w14:paraId="51E08459" w14:textId="77777777" w:rsidR="00F25BF8" w:rsidRPr="00F25BF8" w:rsidRDefault="00F25BF8" w:rsidP="00F25BF8">
            <w:pPr>
              <w:contextualSpacing/>
              <w:jc w:val="center"/>
            </w:pPr>
          </w:p>
        </w:tc>
        <w:tc>
          <w:tcPr>
            <w:tcW w:w="1080" w:type="dxa"/>
          </w:tcPr>
          <w:p w14:paraId="2D422479" w14:textId="77777777" w:rsidR="00F25BF8" w:rsidRPr="00F25BF8" w:rsidRDefault="00F25BF8" w:rsidP="00F25BF8">
            <w:pPr>
              <w:contextualSpacing/>
              <w:jc w:val="center"/>
            </w:pPr>
          </w:p>
        </w:tc>
        <w:tc>
          <w:tcPr>
            <w:tcW w:w="1440" w:type="dxa"/>
          </w:tcPr>
          <w:p w14:paraId="5D7DFD23" w14:textId="77777777" w:rsidR="00F25BF8" w:rsidRPr="00F25BF8" w:rsidRDefault="00F25BF8" w:rsidP="00F25BF8">
            <w:pPr>
              <w:contextualSpacing/>
              <w:jc w:val="center"/>
            </w:pPr>
          </w:p>
        </w:tc>
        <w:tc>
          <w:tcPr>
            <w:tcW w:w="1080" w:type="dxa"/>
          </w:tcPr>
          <w:p w14:paraId="456516FC" w14:textId="77777777" w:rsidR="00F25BF8" w:rsidRPr="00F25BF8" w:rsidRDefault="00F25BF8" w:rsidP="00F25BF8">
            <w:pPr>
              <w:contextualSpacing/>
              <w:jc w:val="center"/>
            </w:pPr>
          </w:p>
        </w:tc>
        <w:tc>
          <w:tcPr>
            <w:tcW w:w="1440" w:type="dxa"/>
          </w:tcPr>
          <w:p w14:paraId="522F9145" w14:textId="77777777" w:rsidR="00F25BF8" w:rsidRPr="00F25BF8" w:rsidRDefault="00F25BF8" w:rsidP="00F25BF8">
            <w:pPr>
              <w:contextualSpacing/>
              <w:jc w:val="center"/>
            </w:pPr>
          </w:p>
        </w:tc>
        <w:tc>
          <w:tcPr>
            <w:tcW w:w="1440" w:type="dxa"/>
          </w:tcPr>
          <w:p w14:paraId="05E4E819" w14:textId="77777777" w:rsidR="00F25BF8" w:rsidRPr="00F25BF8" w:rsidRDefault="00F25BF8" w:rsidP="00F25BF8">
            <w:pPr>
              <w:contextualSpacing/>
              <w:jc w:val="center"/>
            </w:pPr>
          </w:p>
        </w:tc>
        <w:tc>
          <w:tcPr>
            <w:tcW w:w="1440" w:type="dxa"/>
          </w:tcPr>
          <w:p w14:paraId="39A8CD5E" w14:textId="77777777" w:rsidR="00F25BF8" w:rsidRPr="00F25BF8" w:rsidRDefault="00F25BF8" w:rsidP="00F25BF8">
            <w:pPr>
              <w:contextualSpacing/>
              <w:jc w:val="center"/>
            </w:pPr>
          </w:p>
        </w:tc>
      </w:tr>
      <w:tr w:rsidR="00F25BF8" w:rsidRPr="00F25BF8" w14:paraId="3218454C" w14:textId="77777777" w:rsidTr="00F25BF8">
        <w:trPr>
          <w:trHeight w:val="20"/>
          <w:jc w:val="center"/>
        </w:trPr>
        <w:tc>
          <w:tcPr>
            <w:tcW w:w="677" w:type="dxa"/>
          </w:tcPr>
          <w:p w14:paraId="47C56CB5" w14:textId="77777777" w:rsidR="00F25BF8" w:rsidRPr="00F25BF8" w:rsidRDefault="00F25BF8" w:rsidP="00F25BF8">
            <w:pPr>
              <w:contextualSpacing/>
              <w:jc w:val="center"/>
              <w:rPr>
                <w:sz w:val="20"/>
              </w:rPr>
            </w:pPr>
            <w:r w:rsidRPr="00F25BF8">
              <w:rPr>
                <w:sz w:val="20"/>
              </w:rPr>
              <w:t>7</w:t>
            </w:r>
          </w:p>
        </w:tc>
        <w:tc>
          <w:tcPr>
            <w:tcW w:w="1118" w:type="dxa"/>
          </w:tcPr>
          <w:p w14:paraId="7BE83B49" w14:textId="77777777" w:rsidR="00F25BF8" w:rsidRPr="00F25BF8" w:rsidRDefault="00F25BF8" w:rsidP="00F25BF8">
            <w:pPr>
              <w:contextualSpacing/>
              <w:jc w:val="center"/>
            </w:pPr>
          </w:p>
        </w:tc>
        <w:tc>
          <w:tcPr>
            <w:tcW w:w="1440" w:type="dxa"/>
          </w:tcPr>
          <w:p w14:paraId="17375011" w14:textId="77777777" w:rsidR="00F25BF8" w:rsidRPr="00F25BF8" w:rsidRDefault="00F25BF8" w:rsidP="00F25BF8">
            <w:pPr>
              <w:contextualSpacing/>
              <w:jc w:val="center"/>
            </w:pPr>
          </w:p>
        </w:tc>
        <w:tc>
          <w:tcPr>
            <w:tcW w:w="1440" w:type="dxa"/>
          </w:tcPr>
          <w:p w14:paraId="4007490F" w14:textId="77777777" w:rsidR="00F25BF8" w:rsidRPr="00F25BF8" w:rsidRDefault="00F25BF8" w:rsidP="00F25BF8">
            <w:pPr>
              <w:contextualSpacing/>
              <w:jc w:val="center"/>
            </w:pPr>
          </w:p>
        </w:tc>
        <w:tc>
          <w:tcPr>
            <w:tcW w:w="2160" w:type="dxa"/>
          </w:tcPr>
          <w:p w14:paraId="728A96B8" w14:textId="77777777" w:rsidR="00F25BF8" w:rsidRPr="00F25BF8" w:rsidRDefault="00F25BF8" w:rsidP="00F25BF8">
            <w:pPr>
              <w:contextualSpacing/>
              <w:jc w:val="center"/>
            </w:pPr>
          </w:p>
        </w:tc>
        <w:tc>
          <w:tcPr>
            <w:tcW w:w="1080" w:type="dxa"/>
          </w:tcPr>
          <w:p w14:paraId="49C4FB9E" w14:textId="77777777" w:rsidR="00F25BF8" w:rsidRPr="00F25BF8" w:rsidRDefault="00F25BF8" w:rsidP="00F25BF8">
            <w:pPr>
              <w:contextualSpacing/>
              <w:jc w:val="center"/>
            </w:pPr>
          </w:p>
        </w:tc>
        <w:tc>
          <w:tcPr>
            <w:tcW w:w="1440" w:type="dxa"/>
          </w:tcPr>
          <w:p w14:paraId="24F5B018" w14:textId="77777777" w:rsidR="00F25BF8" w:rsidRPr="00F25BF8" w:rsidRDefault="00F25BF8" w:rsidP="00F25BF8">
            <w:pPr>
              <w:contextualSpacing/>
              <w:jc w:val="center"/>
            </w:pPr>
          </w:p>
        </w:tc>
        <w:tc>
          <w:tcPr>
            <w:tcW w:w="1080" w:type="dxa"/>
          </w:tcPr>
          <w:p w14:paraId="00715E71" w14:textId="77777777" w:rsidR="00F25BF8" w:rsidRPr="00F25BF8" w:rsidRDefault="00F25BF8" w:rsidP="00F25BF8">
            <w:pPr>
              <w:contextualSpacing/>
              <w:jc w:val="center"/>
            </w:pPr>
          </w:p>
        </w:tc>
        <w:tc>
          <w:tcPr>
            <w:tcW w:w="1440" w:type="dxa"/>
          </w:tcPr>
          <w:p w14:paraId="1840C0BD" w14:textId="77777777" w:rsidR="00F25BF8" w:rsidRPr="00F25BF8" w:rsidRDefault="00F25BF8" w:rsidP="00F25BF8">
            <w:pPr>
              <w:contextualSpacing/>
              <w:jc w:val="center"/>
            </w:pPr>
          </w:p>
        </w:tc>
        <w:tc>
          <w:tcPr>
            <w:tcW w:w="1440" w:type="dxa"/>
          </w:tcPr>
          <w:p w14:paraId="072EC22B" w14:textId="77777777" w:rsidR="00F25BF8" w:rsidRPr="00F25BF8" w:rsidRDefault="00F25BF8" w:rsidP="00F25BF8">
            <w:pPr>
              <w:contextualSpacing/>
              <w:jc w:val="center"/>
            </w:pPr>
          </w:p>
        </w:tc>
        <w:tc>
          <w:tcPr>
            <w:tcW w:w="1440" w:type="dxa"/>
          </w:tcPr>
          <w:p w14:paraId="27DBB0BF" w14:textId="77777777" w:rsidR="00F25BF8" w:rsidRPr="00F25BF8" w:rsidRDefault="00F25BF8" w:rsidP="00F25BF8">
            <w:pPr>
              <w:contextualSpacing/>
              <w:jc w:val="center"/>
            </w:pPr>
          </w:p>
        </w:tc>
      </w:tr>
      <w:tr w:rsidR="00F25BF8" w:rsidRPr="00F25BF8" w14:paraId="3AC123E8" w14:textId="77777777" w:rsidTr="00F25BF8">
        <w:trPr>
          <w:trHeight w:val="20"/>
          <w:jc w:val="center"/>
        </w:trPr>
        <w:tc>
          <w:tcPr>
            <w:tcW w:w="677" w:type="dxa"/>
          </w:tcPr>
          <w:p w14:paraId="682755C0" w14:textId="77777777" w:rsidR="00F25BF8" w:rsidRPr="00F25BF8" w:rsidRDefault="00F25BF8" w:rsidP="00F25BF8">
            <w:pPr>
              <w:contextualSpacing/>
              <w:jc w:val="center"/>
              <w:rPr>
                <w:sz w:val="20"/>
              </w:rPr>
            </w:pPr>
            <w:r w:rsidRPr="00F25BF8">
              <w:rPr>
                <w:sz w:val="20"/>
              </w:rPr>
              <w:t>8</w:t>
            </w:r>
          </w:p>
        </w:tc>
        <w:tc>
          <w:tcPr>
            <w:tcW w:w="1118" w:type="dxa"/>
          </w:tcPr>
          <w:p w14:paraId="4811A6D7" w14:textId="77777777" w:rsidR="00F25BF8" w:rsidRPr="00F25BF8" w:rsidRDefault="00F25BF8" w:rsidP="00F25BF8">
            <w:pPr>
              <w:contextualSpacing/>
              <w:jc w:val="center"/>
            </w:pPr>
          </w:p>
        </w:tc>
        <w:tc>
          <w:tcPr>
            <w:tcW w:w="1440" w:type="dxa"/>
          </w:tcPr>
          <w:p w14:paraId="683A6078" w14:textId="77777777" w:rsidR="00F25BF8" w:rsidRPr="00F25BF8" w:rsidRDefault="00F25BF8" w:rsidP="00F25BF8">
            <w:pPr>
              <w:contextualSpacing/>
              <w:jc w:val="center"/>
            </w:pPr>
          </w:p>
        </w:tc>
        <w:tc>
          <w:tcPr>
            <w:tcW w:w="1440" w:type="dxa"/>
          </w:tcPr>
          <w:p w14:paraId="2293B7AF" w14:textId="77777777" w:rsidR="00F25BF8" w:rsidRPr="00F25BF8" w:rsidRDefault="00F25BF8" w:rsidP="00F25BF8">
            <w:pPr>
              <w:contextualSpacing/>
              <w:jc w:val="center"/>
            </w:pPr>
          </w:p>
        </w:tc>
        <w:tc>
          <w:tcPr>
            <w:tcW w:w="2160" w:type="dxa"/>
          </w:tcPr>
          <w:p w14:paraId="17FA711E" w14:textId="77777777" w:rsidR="00F25BF8" w:rsidRPr="00F25BF8" w:rsidRDefault="00F25BF8" w:rsidP="00F25BF8">
            <w:pPr>
              <w:contextualSpacing/>
              <w:jc w:val="center"/>
            </w:pPr>
          </w:p>
        </w:tc>
        <w:tc>
          <w:tcPr>
            <w:tcW w:w="1080" w:type="dxa"/>
          </w:tcPr>
          <w:p w14:paraId="7DD25CBE" w14:textId="77777777" w:rsidR="00F25BF8" w:rsidRPr="00F25BF8" w:rsidRDefault="00F25BF8" w:rsidP="00F25BF8">
            <w:pPr>
              <w:contextualSpacing/>
              <w:jc w:val="center"/>
            </w:pPr>
          </w:p>
        </w:tc>
        <w:tc>
          <w:tcPr>
            <w:tcW w:w="1440" w:type="dxa"/>
          </w:tcPr>
          <w:p w14:paraId="0A3CE4DB" w14:textId="77777777" w:rsidR="00F25BF8" w:rsidRPr="00F25BF8" w:rsidRDefault="00F25BF8" w:rsidP="00F25BF8">
            <w:pPr>
              <w:contextualSpacing/>
              <w:jc w:val="center"/>
            </w:pPr>
          </w:p>
        </w:tc>
        <w:tc>
          <w:tcPr>
            <w:tcW w:w="1080" w:type="dxa"/>
          </w:tcPr>
          <w:p w14:paraId="5D24548A" w14:textId="77777777" w:rsidR="00F25BF8" w:rsidRPr="00F25BF8" w:rsidRDefault="00F25BF8" w:rsidP="00F25BF8">
            <w:pPr>
              <w:contextualSpacing/>
              <w:jc w:val="center"/>
            </w:pPr>
          </w:p>
        </w:tc>
        <w:tc>
          <w:tcPr>
            <w:tcW w:w="1440" w:type="dxa"/>
          </w:tcPr>
          <w:p w14:paraId="55CC07B3" w14:textId="77777777" w:rsidR="00F25BF8" w:rsidRPr="00F25BF8" w:rsidRDefault="00F25BF8" w:rsidP="00F25BF8">
            <w:pPr>
              <w:contextualSpacing/>
              <w:jc w:val="center"/>
            </w:pPr>
          </w:p>
        </w:tc>
        <w:tc>
          <w:tcPr>
            <w:tcW w:w="1440" w:type="dxa"/>
          </w:tcPr>
          <w:p w14:paraId="0F504881" w14:textId="77777777" w:rsidR="00F25BF8" w:rsidRPr="00F25BF8" w:rsidRDefault="00F25BF8" w:rsidP="00F25BF8">
            <w:pPr>
              <w:contextualSpacing/>
              <w:jc w:val="center"/>
            </w:pPr>
          </w:p>
        </w:tc>
        <w:tc>
          <w:tcPr>
            <w:tcW w:w="1440" w:type="dxa"/>
          </w:tcPr>
          <w:p w14:paraId="15FA349D" w14:textId="77777777" w:rsidR="00F25BF8" w:rsidRPr="00F25BF8" w:rsidRDefault="00F25BF8" w:rsidP="00F25BF8">
            <w:pPr>
              <w:contextualSpacing/>
              <w:jc w:val="center"/>
            </w:pPr>
          </w:p>
        </w:tc>
      </w:tr>
      <w:tr w:rsidR="00F25BF8" w:rsidRPr="00F25BF8" w14:paraId="60158F37" w14:textId="77777777" w:rsidTr="00F25BF8">
        <w:trPr>
          <w:trHeight w:val="20"/>
          <w:jc w:val="center"/>
        </w:trPr>
        <w:tc>
          <w:tcPr>
            <w:tcW w:w="677" w:type="dxa"/>
          </w:tcPr>
          <w:p w14:paraId="1E8B4FF4" w14:textId="77777777" w:rsidR="00F25BF8" w:rsidRPr="00F25BF8" w:rsidRDefault="00F25BF8" w:rsidP="00F25BF8">
            <w:pPr>
              <w:contextualSpacing/>
              <w:jc w:val="center"/>
              <w:rPr>
                <w:sz w:val="20"/>
              </w:rPr>
            </w:pPr>
            <w:r w:rsidRPr="00F25BF8">
              <w:rPr>
                <w:sz w:val="20"/>
              </w:rPr>
              <w:t>9</w:t>
            </w:r>
          </w:p>
        </w:tc>
        <w:tc>
          <w:tcPr>
            <w:tcW w:w="1118" w:type="dxa"/>
          </w:tcPr>
          <w:p w14:paraId="618700DB" w14:textId="77777777" w:rsidR="00F25BF8" w:rsidRPr="00F25BF8" w:rsidRDefault="00F25BF8" w:rsidP="00F25BF8">
            <w:pPr>
              <w:contextualSpacing/>
              <w:jc w:val="center"/>
            </w:pPr>
          </w:p>
        </w:tc>
        <w:tc>
          <w:tcPr>
            <w:tcW w:w="1440" w:type="dxa"/>
          </w:tcPr>
          <w:p w14:paraId="1338BAC3" w14:textId="77777777" w:rsidR="00F25BF8" w:rsidRPr="00F25BF8" w:rsidRDefault="00F25BF8" w:rsidP="00F25BF8">
            <w:pPr>
              <w:contextualSpacing/>
              <w:jc w:val="center"/>
            </w:pPr>
          </w:p>
        </w:tc>
        <w:tc>
          <w:tcPr>
            <w:tcW w:w="1440" w:type="dxa"/>
          </w:tcPr>
          <w:p w14:paraId="02617F38" w14:textId="77777777" w:rsidR="00F25BF8" w:rsidRPr="00F25BF8" w:rsidRDefault="00F25BF8" w:rsidP="00F25BF8">
            <w:pPr>
              <w:contextualSpacing/>
              <w:jc w:val="center"/>
            </w:pPr>
          </w:p>
        </w:tc>
        <w:tc>
          <w:tcPr>
            <w:tcW w:w="2160" w:type="dxa"/>
          </w:tcPr>
          <w:p w14:paraId="715A398B" w14:textId="77777777" w:rsidR="00F25BF8" w:rsidRPr="00F25BF8" w:rsidRDefault="00F25BF8" w:rsidP="00F25BF8">
            <w:pPr>
              <w:contextualSpacing/>
              <w:jc w:val="center"/>
            </w:pPr>
          </w:p>
        </w:tc>
        <w:tc>
          <w:tcPr>
            <w:tcW w:w="1080" w:type="dxa"/>
          </w:tcPr>
          <w:p w14:paraId="2D5E7E2A" w14:textId="77777777" w:rsidR="00F25BF8" w:rsidRPr="00F25BF8" w:rsidRDefault="00F25BF8" w:rsidP="00F25BF8">
            <w:pPr>
              <w:contextualSpacing/>
              <w:jc w:val="center"/>
            </w:pPr>
          </w:p>
        </w:tc>
        <w:tc>
          <w:tcPr>
            <w:tcW w:w="1440" w:type="dxa"/>
          </w:tcPr>
          <w:p w14:paraId="1D1AD49F" w14:textId="77777777" w:rsidR="00F25BF8" w:rsidRPr="00F25BF8" w:rsidRDefault="00F25BF8" w:rsidP="00F25BF8">
            <w:pPr>
              <w:contextualSpacing/>
              <w:jc w:val="center"/>
            </w:pPr>
          </w:p>
        </w:tc>
        <w:tc>
          <w:tcPr>
            <w:tcW w:w="1080" w:type="dxa"/>
          </w:tcPr>
          <w:p w14:paraId="295B968E" w14:textId="77777777" w:rsidR="00F25BF8" w:rsidRPr="00F25BF8" w:rsidRDefault="00F25BF8" w:rsidP="00F25BF8">
            <w:pPr>
              <w:contextualSpacing/>
              <w:jc w:val="center"/>
            </w:pPr>
          </w:p>
        </w:tc>
        <w:tc>
          <w:tcPr>
            <w:tcW w:w="1440" w:type="dxa"/>
          </w:tcPr>
          <w:p w14:paraId="39AB814E" w14:textId="77777777" w:rsidR="00F25BF8" w:rsidRPr="00F25BF8" w:rsidRDefault="00F25BF8" w:rsidP="00F25BF8">
            <w:pPr>
              <w:contextualSpacing/>
              <w:jc w:val="center"/>
            </w:pPr>
          </w:p>
        </w:tc>
        <w:tc>
          <w:tcPr>
            <w:tcW w:w="1440" w:type="dxa"/>
          </w:tcPr>
          <w:p w14:paraId="038C5E43" w14:textId="77777777" w:rsidR="00F25BF8" w:rsidRPr="00F25BF8" w:rsidRDefault="00F25BF8" w:rsidP="00F25BF8">
            <w:pPr>
              <w:contextualSpacing/>
              <w:jc w:val="center"/>
            </w:pPr>
          </w:p>
        </w:tc>
        <w:tc>
          <w:tcPr>
            <w:tcW w:w="1440" w:type="dxa"/>
          </w:tcPr>
          <w:p w14:paraId="3B08EA69" w14:textId="77777777" w:rsidR="00F25BF8" w:rsidRPr="00F25BF8" w:rsidRDefault="00F25BF8" w:rsidP="00F25BF8">
            <w:pPr>
              <w:contextualSpacing/>
              <w:jc w:val="center"/>
            </w:pPr>
          </w:p>
        </w:tc>
      </w:tr>
      <w:tr w:rsidR="00F25BF8" w:rsidRPr="00F25BF8" w14:paraId="5C93030A" w14:textId="77777777" w:rsidTr="00F25BF8">
        <w:trPr>
          <w:trHeight w:val="20"/>
          <w:jc w:val="center"/>
        </w:trPr>
        <w:tc>
          <w:tcPr>
            <w:tcW w:w="677" w:type="dxa"/>
          </w:tcPr>
          <w:p w14:paraId="36241F5A" w14:textId="77777777" w:rsidR="00F25BF8" w:rsidRPr="00F25BF8" w:rsidRDefault="00F25BF8" w:rsidP="00F25BF8">
            <w:pPr>
              <w:contextualSpacing/>
              <w:jc w:val="center"/>
              <w:rPr>
                <w:sz w:val="20"/>
              </w:rPr>
            </w:pPr>
            <w:r w:rsidRPr="00F25BF8">
              <w:rPr>
                <w:sz w:val="20"/>
              </w:rPr>
              <w:t>10</w:t>
            </w:r>
          </w:p>
        </w:tc>
        <w:tc>
          <w:tcPr>
            <w:tcW w:w="1118" w:type="dxa"/>
          </w:tcPr>
          <w:p w14:paraId="22D38887" w14:textId="77777777" w:rsidR="00F25BF8" w:rsidRPr="00F25BF8" w:rsidRDefault="00F25BF8" w:rsidP="00F25BF8">
            <w:pPr>
              <w:contextualSpacing/>
              <w:jc w:val="center"/>
            </w:pPr>
          </w:p>
        </w:tc>
        <w:tc>
          <w:tcPr>
            <w:tcW w:w="1440" w:type="dxa"/>
          </w:tcPr>
          <w:p w14:paraId="28296BCD" w14:textId="77777777" w:rsidR="00F25BF8" w:rsidRPr="00F25BF8" w:rsidRDefault="00F25BF8" w:rsidP="00F25BF8">
            <w:pPr>
              <w:contextualSpacing/>
              <w:jc w:val="center"/>
            </w:pPr>
          </w:p>
        </w:tc>
        <w:tc>
          <w:tcPr>
            <w:tcW w:w="1440" w:type="dxa"/>
          </w:tcPr>
          <w:p w14:paraId="58195942" w14:textId="77777777" w:rsidR="00F25BF8" w:rsidRPr="00F25BF8" w:rsidRDefault="00F25BF8" w:rsidP="00F25BF8">
            <w:pPr>
              <w:contextualSpacing/>
              <w:jc w:val="center"/>
            </w:pPr>
          </w:p>
        </w:tc>
        <w:tc>
          <w:tcPr>
            <w:tcW w:w="2160" w:type="dxa"/>
          </w:tcPr>
          <w:p w14:paraId="5F82253F" w14:textId="77777777" w:rsidR="00F25BF8" w:rsidRPr="00F25BF8" w:rsidRDefault="00F25BF8" w:rsidP="00F25BF8">
            <w:pPr>
              <w:contextualSpacing/>
              <w:jc w:val="center"/>
            </w:pPr>
          </w:p>
        </w:tc>
        <w:tc>
          <w:tcPr>
            <w:tcW w:w="1080" w:type="dxa"/>
          </w:tcPr>
          <w:p w14:paraId="1EDBCDC9" w14:textId="77777777" w:rsidR="00F25BF8" w:rsidRPr="00F25BF8" w:rsidRDefault="00F25BF8" w:rsidP="00F25BF8">
            <w:pPr>
              <w:contextualSpacing/>
              <w:jc w:val="center"/>
            </w:pPr>
          </w:p>
        </w:tc>
        <w:tc>
          <w:tcPr>
            <w:tcW w:w="1440" w:type="dxa"/>
          </w:tcPr>
          <w:p w14:paraId="71726112" w14:textId="77777777" w:rsidR="00F25BF8" w:rsidRPr="00F25BF8" w:rsidRDefault="00F25BF8" w:rsidP="00F25BF8">
            <w:pPr>
              <w:contextualSpacing/>
              <w:jc w:val="center"/>
            </w:pPr>
          </w:p>
        </w:tc>
        <w:tc>
          <w:tcPr>
            <w:tcW w:w="1080" w:type="dxa"/>
          </w:tcPr>
          <w:p w14:paraId="4C02F390" w14:textId="77777777" w:rsidR="00F25BF8" w:rsidRPr="00F25BF8" w:rsidRDefault="00F25BF8" w:rsidP="00F25BF8">
            <w:pPr>
              <w:contextualSpacing/>
              <w:jc w:val="center"/>
            </w:pPr>
          </w:p>
        </w:tc>
        <w:tc>
          <w:tcPr>
            <w:tcW w:w="1440" w:type="dxa"/>
          </w:tcPr>
          <w:p w14:paraId="2846B740" w14:textId="77777777" w:rsidR="00F25BF8" w:rsidRPr="00F25BF8" w:rsidRDefault="00F25BF8" w:rsidP="00F25BF8">
            <w:pPr>
              <w:contextualSpacing/>
              <w:jc w:val="center"/>
            </w:pPr>
          </w:p>
        </w:tc>
        <w:tc>
          <w:tcPr>
            <w:tcW w:w="1440" w:type="dxa"/>
          </w:tcPr>
          <w:p w14:paraId="3BF0E738" w14:textId="77777777" w:rsidR="00F25BF8" w:rsidRPr="00F25BF8" w:rsidRDefault="00F25BF8" w:rsidP="00F25BF8">
            <w:pPr>
              <w:contextualSpacing/>
              <w:jc w:val="center"/>
            </w:pPr>
          </w:p>
        </w:tc>
        <w:tc>
          <w:tcPr>
            <w:tcW w:w="1440" w:type="dxa"/>
          </w:tcPr>
          <w:p w14:paraId="23E3286F" w14:textId="77777777" w:rsidR="00F25BF8" w:rsidRPr="00F25BF8" w:rsidRDefault="00F25BF8" w:rsidP="00F25BF8">
            <w:pPr>
              <w:contextualSpacing/>
              <w:jc w:val="center"/>
            </w:pPr>
          </w:p>
        </w:tc>
      </w:tr>
    </w:tbl>
    <w:p w14:paraId="0EE872DF" w14:textId="77777777" w:rsidR="00F25BF8" w:rsidRPr="00F25BF8" w:rsidRDefault="00F25BF8" w:rsidP="00F25BF8">
      <w:pPr>
        <w:spacing w:after="0" w:line="240" w:lineRule="auto"/>
        <w:contextualSpacing/>
        <w:rPr>
          <w:rFonts w:eastAsia="SimSun"/>
        </w:rPr>
      </w:pPr>
    </w:p>
    <w:tbl>
      <w:tblPr>
        <w:tblStyle w:val="TableGrid2"/>
        <w:tblW w:w="7915" w:type="dxa"/>
        <w:jc w:val="center"/>
        <w:tblCellMar>
          <w:left w:w="29" w:type="dxa"/>
          <w:right w:w="29" w:type="dxa"/>
        </w:tblCellMar>
        <w:tblLook w:val="04A0" w:firstRow="1" w:lastRow="0" w:firstColumn="1" w:lastColumn="0" w:noHBand="0" w:noVBand="1"/>
      </w:tblPr>
      <w:tblGrid>
        <w:gridCol w:w="2638"/>
        <w:gridCol w:w="2638"/>
        <w:gridCol w:w="2639"/>
      </w:tblGrid>
      <w:tr w:rsidR="00F25BF8" w:rsidRPr="00F25BF8" w14:paraId="35726D61" w14:textId="77777777" w:rsidTr="00F25BF8">
        <w:trPr>
          <w:jc w:val="center"/>
        </w:trPr>
        <w:tc>
          <w:tcPr>
            <w:tcW w:w="7915" w:type="dxa"/>
            <w:gridSpan w:val="3"/>
          </w:tcPr>
          <w:p w14:paraId="068B9F7F"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25BF8" w:rsidRPr="00F25BF8" w14:paraId="2D00C6F7" w14:textId="77777777" w:rsidTr="00F25BF8">
        <w:trPr>
          <w:jc w:val="center"/>
        </w:trPr>
        <w:tc>
          <w:tcPr>
            <w:tcW w:w="2638" w:type="dxa"/>
          </w:tcPr>
          <w:p w14:paraId="01DAFC7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0=None</w:t>
            </w:r>
          </w:p>
          <w:p w14:paraId="4913BC4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1=Compound D</w:t>
            </w:r>
          </w:p>
          <w:p w14:paraId="152B4E0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2=Compound X</w:t>
            </w:r>
          </w:p>
          <w:p w14:paraId="395D70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3=Triple Super Phosphate (TSP)</w:t>
            </w:r>
          </w:p>
          <w:p w14:paraId="509ED42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4=Single Super </w:t>
            </w:r>
            <w:proofErr w:type="spellStart"/>
            <w:r w:rsidRPr="00F25BF8">
              <w:rPr>
                <w:rFonts w:cs="Times New Roman"/>
                <w:sz w:val="20"/>
              </w:rPr>
              <w:t>Phosephate</w:t>
            </w:r>
            <w:proofErr w:type="spellEnd"/>
          </w:p>
          <w:p w14:paraId="783E4E7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5=Compound R</w:t>
            </w:r>
          </w:p>
        </w:tc>
        <w:tc>
          <w:tcPr>
            <w:tcW w:w="2638" w:type="dxa"/>
          </w:tcPr>
          <w:p w14:paraId="0955D53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6=Compound WV</w:t>
            </w:r>
          </w:p>
          <w:p w14:paraId="3CE1AE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7=Di-grow (foliar)</w:t>
            </w:r>
          </w:p>
          <w:p w14:paraId="38DDC62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8=Wonder (foliar)</w:t>
            </w:r>
          </w:p>
          <w:p w14:paraId="2F0722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9=Vegetative (foliar)</w:t>
            </w:r>
          </w:p>
          <w:p w14:paraId="3FB517A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10=Urea</w:t>
            </w:r>
          </w:p>
          <w:p w14:paraId="2159C02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11=Ammonium Nitrate</w:t>
            </w:r>
          </w:p>
        </w:tc>
        <w:tc>
          <w:tcPr>
            <w:tcW w:w="2639" w:type="dxa"/>
          </w:tcPr>
          <w:p w14:paraId="0B2C96F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12=CAN</w:t>
            </w:r>
          </w:p>
          <w:p w14:paraId="48A9626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w:t>
            </w:r>
            <w:proofErr w:type="spellStart"/>
            <w:r w:rsidRPr="00F25BF8">
              <w:rPr>
                <w:rFonts w:cs="Times New Roman"/>
                <w:sz w:val="20"/>
              </w:rPr>
              <w:t>Allwin</w:t>
            </w:r>
            <w:proofErr w:type="spellEnd"/>
            <w:r w:rsidRPr="00F25BF8">
              <w:rPr>
                <w:rFonts w:cs="Times New Roman"/>
                <w:sz w:val="20"/>
              </w:rPr>
              <w:t xml:space="preserve"> top</w:t>
            </w:r>
          </w:p>
          <w:p w14:paraId="25317C0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w:t>
            </w:r>
            <w:proofErr w:type="spellStart"/>
            <w:r w:rsidRPr="00F25BF8">
              <w:rPr>
                <w:rFonts w:cs="Times New Roman"/>
                <w:sz w:val="20"/>
              </w:rPr>
              <w:t>Flower&amp;Plant</w:t>
            </w:r>
            <w:proofErr w:type="spellEnd"/>
            <w:r w:rsidRPr="00F25BF8">
              <w:rPr>
                <w:rFonts w:cs="Times New Roman"/>
                <w:sz w:val="20"/>
              </w:rPr>
              <w:t xml:space="preserve"> (foliar)</w:t>
            </w:r>
          </w:p>
          <w:p w14:paraId="767044F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15=Compound B</w:t>
            </w:r>
          </w:p>
          <w:p w14:paraId="4C121C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16=Manure</w:t>
            </w:r>
          </w:p>
          <w:p w14:paraId="6DE6095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 not know</w:t>
            </w:r>
          </w:p>
        </w:tc>
      </w:tr>
    </w:tbl>
    <w:p w14:paraId="11DDB77E" w14:textId="77777777" w:rsidR="00F25BF8" w:rsidRPr="00F25BF8" w:rsidRDefault="00F25BF8" w:rsidP="00F25BF8">
      <w:pPr>
        <w:spacing w:after="0" w:line="240" w:lineRule="auto"/>
        <w:contextualSpacing/>
        <w:rPr>
          <w:rFonts w:eastAsia="SimSun"/>
        </w:rPr>
      </w:pPr>
    </w:p>
    <w:p w14:paraId="667B51CF" w14:textId="77777777" w:rsidR="00F25BF8" w:rsidRPr="00F25BF8" w:rsidRDefault="00F25BF8" w:rsidP="00F25BF8">
      <w:pPr>
        <w:spacing w:after="0" w:line="240" w:lineRule="auto"/>
        <w:contextualSpacing/>
        <w:rPr>
          <w:rFonts w:eastAsia="SimSun"/>
        </w:rPr>
      </w:pPr>
      <w:r w:rsidRPr="00F25BF8">
        <w:rPr>
          <w:rFonts w:eastAsia="SimSun"/>
        </w:rPr>
        <w:br w:type="page"/>
      </w:r>
    </w:p>
    <w:p w14:paraId="23FE4F1D"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6E2DDF01" w14:textId="77777777" w:rsidR="00F25BF8" w:rsidRPr="00F25BF8" w:rsidRDefault="00F25BF8" w:rsidP="00F25BF8">
      <w:pPr>
        <w:spacing w:after="0" w:line="240" w:lineRule="auto"/>
        <w:contextualSpacing/>
        <w:rPr>
          <w:rFonts w:eastAsia="SimSun"/>
        </w:rPr>
      </w:pPr>
    </w:p>
    <w:tbl>
      <w:tblPr>
        <w:tblStyle w:val="TableGrid2"/>
        <w:tblW w:w="15115" w:type="dxa"/>
        <w:jc w:val="center"/>
        <w:tblLayout w:type="fixed"/>
        <w:tblCellMar>
          <w:left w:w="29" w:type="dxa"/>
          <w:right w:w="29" w:type="dxa"/>
        </w:tblCellMar>
        <w:tblLook w:val="04A0" w:firstRow="1" w:lastRow="0" w:firstColumn="1" w:lastColumn="0" w:noHBand="0" w:noVBand="1"/>
      </w:tblPr>
      <w:tblGrid>
        <w:gridCol w:w="694"/>
        <w:gridCol w:w="900"/>
        <w:gridCol w:w="900"/>
        <w:gridCol w:w="1461"/>
        <w:gridCol w:w="1440"/>
        <w:gridCol w:w="1022"/>
        <w:gridCol w:w="1138"/>
        <w:gridCol w:w="2160"/>
        <w:gridCol w:w="1080"/>
        <w:gridCol w:w="1440"/>
        <w:gridCol w:w="1440"/>
        <w:gridCol w:w="1440"/>
      </w:tblGrid>
      <w:tr w:rsidR="00F25BF8" w:rsidRPr="00F25BF8" w14:paraId="34ECCAFC" w14:textId="77777777" w:rsidTr="00F25BF8">
        <w:trPr>
          <w:trHeight w:val="20"/>
          <w:jc w:val="center"/>
        </w:trPr>
        <w:tc>
          <w:tcPr>
            <w:tcW w:w="694" w:type="dxa"/>
            <w:vMerge w:val="restart"/>
          </w:tcPr>
          <w:p w14:paraId="70D1108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800" w:type="dxa"/>
            <w:gridSpan w:val="2"/>
          </w:tcPr>
          <w:p w14:paraId="1F745C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E28. How much seed did your household plant on this field at first planting? (OR SEEDS, TUBES)</w:t>
            </w:r>
          </w:p>
        </w:tc>
        <w:tc>
          <w:tcPr>
            <w:tcW w:w="1461" w:type="dxa"/>
            <w:vMerge w:val="restart"/>
          </w:tcPr>
          <w:p w14:paraId="4E11F52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E29. What type of seed did you plant?</w:t>
            </w:r>
          </w:p>
          <w:p w14:paraId="21F7F9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1=Local</w:t>
            </w:r>
          </w:p>
          <w:p w14:paraId="412A51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2=Hybrid variety</w:t>
            </w:r>
          </w:p>
          <w:p w14:paraId="0F95C91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3=Openly pollinated</w:t>
            </w:r>
          </w:p>
          <w:p w14:paraId="004F4E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4=Other, specify</w:t>
            </w:r>
          </w:p>
          <w:p w14:paraId="7D73BC0B"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5C01DD38" w14:textId="28D38C56" w:rsidR="00F25BF8" w:rsidRPr="00F25BF8" w:rsidRDefault="00F25BF8" w:rsidP="00F25BF8">
            <w:pPr>
              <w:contextualSpacing/>
              <w:jc w:val="center"/>
              <w:rPr>
                <w:rFonts w:cs="Times New Roman"/>
                <w:sz w:val="20"/>
              </w:rPr>
            </w:pPr>
            <w:r w:rsidRPr="00F25BF8">
              <w:rPr>
                <w:rFonts w:cs="Times New Roman"/>
                <w:sz w:val="20"/>
              </w:rPr>
              <w:t>999=</w:t>
            </w:r>
            <w:r w:rsidR="00296E2F">
              <w:rPr>
                <w:rFonts w:cs="Times New Roman"/>
                <w:sz w:val="20"/>
              </w:rPr>
              <w:t>Prefer not to answer</w:t>
            </w:r>
          </w:p>
          <w:p w14:paraId="4E9092DF" w14:textId="77777777" w:rsidR="00F25BF8" w:rsidRPr="00F25BF8" w:rsidRDefault="00F25BF8" w:rsidP="00F25BF8">
            <w:pPr>
              <w:contextualSpacing/>
              <w:jc w:val="center"/>
              <w:rPr>
                <w:rFonts w:cs="Times New Roman"/>
                <w:sz w:val="20"/>
              </w:rPr>
            </w:pPr>
            <w:r w:rsidRPr="00F25BF8">
              <w:rPr>
                <w:rFonts w:cs="Times New Roman"/>
                <w:sz w:val="20"/>
              </w:rPr>
              <w:t>Probe and code</w:t>
            </w:r>
          </w:p>
          <w:p w14:paraId="1B5F5393" w14:textId="77777777" w:rsidR="00F25BF8" w:rsidRPr="00F25BF8" w:rsidRDefault="00F25BF8" w:rsidP="00F25BF8">
            <w:pPr>
              <w:contextualSpacing/>
              <w:jc w:val="center"/>
              <w:rPr>
                <w:rFonts w:cs="Times New Roman"/>
                <w:sz w:val="20"/>
              </w:rPr>
            </w:pPr>
            <w:r w:rsidRPr="00F25BF8">
              <w:rPr>
                <w:rFonts w:cs="Times New Roman"/>
                <w:sz w:val="20"/>
              </w:rPr>
              <w:t>Skip if E28=0</w:t>
            </w:r>
          </w:p>
        </w:tc>
        <w:tc>
          <w:tcPr>
            <w:tcW w:w="1440" w:type="dxa"/>
            <w:vMerge w:val="restart"/>
          </w:tcPr>
          <w:p w14:paraId="3315EAB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E30. Did you replant this field during the 2013-2014 agricultural seasons?</w:t>
            </w:r>
          </w:p>
          <w:p w14:paraId="6ADA77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5A19D2A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BB264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5D963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tc>
        <w:tc>
          <w:tcPr>
            <w:tcW w:w="2160" w:type="dxa"/>
            <w:gridSpan w:val="2"/>
          </w:tcPr>
          <w:p w14:paraId="2FD68F28" w14:textId="77777777" w:rsidR="00F25BF8" w:rsidRPr="00F25BF8" w:rsidRDefault="00F25BF8" w:rsidP="00F25BF8">
            <w:pPr>
              <w:kinsoku w:val="0"/>
              <w:overflowPunct w:val="0"/>
              <w:autoSpaceDE w:val="0"/>
              <w:autoSpaceDN w:val="0"/>
              <w:adjustRightInd w:val="0"/>
              <w:contextualSpacing/>
              <w:jc w:val="center"/>
              <w:rPr>
                <w:rFonts w:cs="Times New Roman"/>
                <w:sz w:val="20"/>
              </w:rPr>
            </w:pPr>
            <w:commentRangeStart w:id="50"/>
            <w:r w:rsidRPr="00F25BF8">
              <w:rPr>
                <w:rFonts w:cs="Times New Roman"/>
                <w:sz w:val="20"/>
              </w:rPr>
              <w:t>E31</w:t>
            </w:r>
            <w:commentRangeEnd w:id="50"/>
            <w:r w:rsidR="000811E3">
              <w:rPr>
                <w:rStyle w:val="CommentReference"/>
                <w:rFonts w:eastAsiaTheme="minorHAnsi"/>
              </w:rPr>
              <w:commentReference w:id="50"/>
            </w:r>
            <w:r w:rsidRPr="00F25BF8">
              <w:rPr>
                <w:rFonts w:cs="Times New Roman"/>
                <w:sz w:val="20"/>
              </w:rPr>
              <w:t xml:space="preserve"> How much of the main crop did your household harvest from this field during the last agricultural year?</w:t>
            </w:r>
          </w:p>
        </w:tc>
        <w:tc>
          <w:tcPr>
            <w:tcW w:w="2160" w:type="dxa"/>
            <w:vMerge w:val="restart"/>
          </w:tcPr>
          <w:p w14:paraId="553EC9B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E32. Did your household sell or barter any of the harvest from this field during the last agricultural season</w:t>
            </w:r>
            <w:r w:rsidRPr="00F25BF8">
              <w:rPr>
                <w:rFonts w:cs="Times New Roman" w:hint="eastAsia"/>
                <w:sz w:val="20"/>
              </w:rPr>
              <w:t xml:space="preserve"> (2013/2014)</w:t>
            </w:r>
            <w:r w:rsidRPr="00F25BF8">
              <w:rPr>
                <w:rFonts w:cs="Times New Roman"/>
                <w:sz w:val="20"/>
              </w:rPr>
              <w:t>?</w:t>
            </w:r>
          </w:p>
          <w:p w14:paraId="64CD900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3D1B43D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5A0787F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2=Yes–sold</w:t>
            </w:r>
          </w:p>
          <w:p w14:paraId="6DF90E2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3=Yes–barter</w:t>
            </w:r>
          </w:p>
          <w:p w14:paraId="06A040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4=Yes–both sold and bartered</w:t>
            </w:r>
          </w:p>
          <w:p w14:paraId="4CC4912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5=Have not sold yet, but planning to</w:t>
            </w:r>
          </w:p>
          <w:p w14:paraId="2C0050E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1 or 5, skip to E33. If 2, skip to Module F</w:t>
            </w:r>
          </w:p>
        </w:tc>
        <w:tc>
          <w:tcPr>
            <w:tcW w:w="2520" w:type="dxa"/>
            <w:gridSpan w:val="2"/>
          </w:tcPr>
          <w:p w14:paraId="232C13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E33. How much of the main crop harvest did your household sell from this field?</w:t>
            </w:r>
          </w:p>
        </w:tc>
        <w:tc>
          <w:tcPr>
            <w:tcW w:w="1440" w:type="dxa"/>
            <w:vMerge w:val="restart"/>
          </w:tcPr>
          <w:p w14:paraId="6CF977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E34. How much money did you make by selling the harvest from this field?</w:t>
            </w:r>
          </w:p>
          <w:p w14:paraId="396E3BA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54F3D82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ZK)</w:t>
            </w:r>
          </w:p>
        </w:tc>
        <w:tc>
          <w:tcPr>
            <w:tcW w:w="1440" w:type="dxa"/>
            <w:vMerge w:val="restart"/>
          </w:tcPr>
          <w:p w14:paraId="29B9140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E35. How much money do you anticipate your household will make by selling the main crop harvest from this field?</w:t>
            </w:r>
          </w:p>
          <w:p w14:paraId="3C416C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ZK)</w:t>
            </w:r>
          </w:p>
        </w:tc>
      </w:tr>
      <w:tr w:rsidR="00F25BF8" w:rsidRPr="00F25BF8" w14:paraId="23CC9B5B" w14:textId="77777777" w:rsidTr="00F25BF8">
        <w:trPr>
          <w:trHeight w:val="20"/>
          <w:jc w:val="center"/>
        </w:trPr>
        <w:tc>
          <w:tcPr>
            <w:tcW w:w="694" w:type="dxa"/>
            <w:vMerge/>
          </w:tcPr>
          <w:p w14:paraId="7B3406E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900" w:type="dxa"/>
          </w:tcPr>
          <w:p w14:paraId="15F8BDB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Amount</w:t>
            </w:r>
          </w:p>
        </w:tc>
        <w:tc>
          <w:tcPr>
            <w:tcW w:w="900" w:type="dxa"/>
          </w:tcPr>
          <w:p w14:paraId="029285D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Amount</w:t>
            </w:r>
          </w:p>
        </w:tc>
        <w:tc>
          <w:tcPr>
            <w:tcW w:w="1461" w:type="dxa"/>
            <w:vMerge/>
          </w:tcPr>
          <w:p w14:paraId="4A24A48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7AC9983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22" w:type="dxa"/>
          </w:tcPr>
          <w:p w14:paraId="22E0F1B6" w14:textId="77777777" w:rsidR="00F25BF8" w:rsidRPr="00F25BF8" w:rsidRDefault="00F25BF8" w:rsidP="00F25BF8">
            <w:pPr>
              <w:contextualSpacing/>
              <w:jc w:val="center"/>
              <w:rPr>
                <w:rFonts w:cs="Times New Roman"/>
                <w:sz w:val="20"/>
              </w:rPr>
            </w:pPr>
            <w:r w:rsidRPr="00F25BF8">
              <w:rPr>
                <w:rFonts w:cs="Times New Roman"/>
                <w:sz w:val="20"/>
              </w:rPr>
              <w:t>Quantity</w:t>
            </w:r>
          </w:p>
        </w:tc>
        <w:tc>
          <w:tcPr>
            <w:tcW w:w="1138" w:type="dxa"/>
          </w:tcPr>
          <w:p w14:paraId="2AA59F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Units</w:t>
            </w:r>
          </w:p>
          <w:p w14:paraId="2EE39BF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1=Ox cart</w:t>
            </w:r>
          </w:p>
          <w:p w14:paraId="6CE2C5E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2=Kilo</w:t>
            </w:r>
          </w:p>
          <w:p w14:paraId="52CF9FE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w:t>
            </w:r>
            <w:proofErr w:type="spellStart"/>
            <w:r w:rsidRPr="00F25BF8">
              <w:rPr>
                <w:rFonts w:cs="Times New Roman"/>
                <w:sz w:val="20"/>
              </w:rPr>
              <w:t>Litre</w:t>
            </w:r>
            <w:proofErr w:type="spellEnd"/>
          </w:p>
          <w:p w14:paraId="0235A74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4=Tins</w:t>
            </w:r>
          </w:p>
          <w:p w14:paraId="5F5FF4A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5=25 Kg bunches</w:t>
            </w:r>
          </w:p>
          <w:p w14:paraId="7F39E05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6=Crates</w:t>
            </w:r>
          </w:p>
          <w:p w14:paraId="6A61795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Tonnes</w:t>
            </w:r>
            <w:proofErr w:type="spellEnd"/>
          </w:p>
          <w:p w14:paraId="3879274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hint="eastAsia"/>
                <w:sz w:val="20"/>
              </w:rPr>
              <w:t>If other, specify</w:t>
            </w:r>
          </w:p>
        </w:tc>
        <w:tc>
          <w:tcPr>
            <w:tcW w:w="2160" w:type="dxa"/>
            <w:vMerge/>
          </w:tcPr>
          <w:p w14:paraId="1AE4570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44EBCD5C" w14:textId="77777777" w:rsidR="00F25BF8" w:rsidRPr="00F25BF8" w:rsidRDefault="00F25BF8" w:rsidP="00F25BF8">
            <w:pPr>
              <w:contextualSpacing/>
              <w:jc w:val="center"/>
              <w:rPr>
                <w:rFonts w:cs="Times New Roman"/>
                <w:sz w:val="20"/>
              </w:rPr>
            </w:pPr>
            <w:r w:rsidRPr="00F25BF8">
              <w:rPr>
                <w:rFonts w:cs="Times New Roman"/>
                <w:sz w:val="20"/>
              </w:rPr>
              <w:t>Quantity</w:t>
            </w:r>
          </w:p>
        </w:tc>
        <w:tc>
          <w:tcPr>
            <w:tcW w:w="1440" w:type="dxa"/>
          </w:tcPr>
          <w:p w14:paraId="25321B2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Units</w:t>
            </w:r>
          </w:p>
          <w:p w14:paraId="0E47E9F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1=Ox cart</w:t>
            </w:r>
          </w:p>
          <w:p w14:paraId="77E7001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2=Kilo</w:t>
            </w:r>
          </w:p>
          <w:p w14:paraId="73FC6DD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w:t>
            </w:r>
            <w:proofErr w:type="spellStart"/>
            <w:r w:rsidRPr="00F25BF8">
              <w:rPr>
                <w:rFonts w:cs="Times New Roman"/>
                <w:sz w:val="20"/>
              </w:rPr>
              <w:t>Litre</w:t>
            </w:r>
            <w:proofErr w:type="spellEnd"/>
          </w:p>
          <w:p w14:paraId="360FB7F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4=Tins</w:t>
            </w:r>
          </w:p>
          <w:p w14:paraId="1410476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5=25 Kg bunches</w:t>
            </w:r>
          </w:p>
          <w:p w14:paraId="4F8F423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6=Crates</w:t>
            </w:r>
          </w:p>
          <w:p w14:paraId="45ECC4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w:t>
            </w:r>
            <w:proofErr w:type="spellStart"/>
            <w:r w:rsidRPr="00F25BF8">
              <w:rPr>
                <w:rFonts w:cs="Times New Roman"/>
                <w:sz w:val="20"/>
              </w:rPr>
              <w:t>Tonnes</w:t>
            </w:r>
            <w:proofErr w:type="spellEnd"/>
          </w:p>
          <w:p w14:paraId="272DC32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other, specify</w:t>
            </w:r>
          </w:p>
        </w:tc>
        <w:tc>
          <w:tcPr>
            <w:tcW w:w="1440" w:type="dxa"/>
            <w:vMerge/>
          </w:tcPr>
          <w:p w14:paraId="21A5088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345474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0C012AD5" w14:textId="77777777" w:rsidTr="00F25BF8">
        <w:trPr>
          <w:trHeight w:val="20"/>
          <w:jc w:val="center"/>
        </w:trPr>
        <w:tc>
          <w:tcPr>
            <w:tcW w:w="694" w:type="dxa"/>
          </w:tcPr>
          <w:p w14:paraId="7B70B1B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900" w:type="dxa"/>
          </w:tcPr>
          <w:p w14:paraId="2D5FD55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seedquant</w:t>
            </w:r>
            <w:proofErr w:type="spellEnd"/>
          </w:p>
        </w:tc>
        <w:tc>
          <w:tcPr>
            <w:tcW w:w="900" w:type="dxa"/>
          </w:tcPr>
          <w:p w14:paraId="508916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unit7</w:t>
            </w:r>
          </w:p>
        </w:tc>
        <w:tc>
          <w:tcPr>
            <w:tcW w:w="1461" w:type="dxa"/>
          </w:tcPr>
          <w:p w14:paraId="3638703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seedtype</w:t>
            </w:r>
            <w:proofErr w:type="spellEnd"/>
          </w:p>
        </w:tc>
        <w:tc>
          <w:tcPr>
            <w:tcW w:w="1440" w:type="dxa"/>
          </w:tcPr>
          <w:p w14:paraId="2E351D9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replant</w:t>
            </w:r>
          </w:p>
        </w:tc>
        <w:tc>
          <w:tcPr>
            <w:tcW w:w="1022" w:type="dxa"/>
          </w:tcPr>
          <w:p w14:paraId="46BCBAC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crop_harvestquant</w:t>
            </w:r>
            <w:proofErr w:type="spellEnd"/>
          </w:p>
        </w:tc>
        <w:tc>
          <w:tcPr>
            <w:tcW w:w="1138" w:type="dxa"/>
          </w:tcPr>
          <w:p w14:paraId="5156B32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unit8</w:t>
            </w:r>
          </w:p>
        </w:tc>
        <w:tc>
          <w:tcPr>
            <w:tcW w:w="2160" w:type="dxa"/>
          </w:tcPr>
          <w:p w14:paraId="0624660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crop_sell</w:t>
            </w:r>
            <w:proofErr w:type="spellEnd"/>
          </w:p>
        </w:tc>
        <w:tc>
          <w:tcPr>
            <w:tcW w:w="1080" w:type="dxa"/>
          </w:tcPr>
          <w:p w14:paraId="3D6A88C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grp_harvestquant_sell</w:t>
            </w:r>
            <w:proofErr w:type="spellEnd"/>
          </w:p>
        </w:tc>
        <w:tc>
          <w:tcPr>
            <w:tcW w:w="1440" w:type="dxa"/>
          </w:tcPr>
          <w:p w14:paraId="3B0E5EF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unit9</w:t>
            </w:r>
          </w:p>
        </w:tc>
        <w:tc>
          <w:tcPr>
            <w:tcW w:w="1440" w:type="dxa"/>
          </w:tcPr>
          <w:p w14:paraId="315ECCD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harvest_profit</w:t>
            </w:r>
            <w:proofErr w:type="spellEnd"/>
          </w:p>
        </w:tc>
        <w:tc>
          <w:tcPr>
            <w:tcW w:w="1440" w:type="dxa"/>
          </w:tcPr>
          <w:p w14:paraId="1CE4AE5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Harvest_profit_hypothetical</w:t>
            </w:r>
            <w:proofErr w:type="spellEnd"/>
          </w:p>
        </w:tc>
      </w:tr>
      <w:tr w:rsidR="00F25BF8" w:rsidRPr="00F25BF8" w14:paraId="7737E354" w14:textId="77777777" w:rsidTr="00F25BF8">
        <w:trPr>
          <w:trHeight w:val="20"/>
          <w:jc w:val="center"/>
        </w:trPr>
        <w:tc>
          <w:tcPr>
            <w:tcW w:w="694" w:type="dxa"/>
          </w:tcPr>
          <w:p w14:paraId="23D4DE16" w14:textId="77777777" w:rsidR="00F25BF8" w:rsidRPr="00F25BF8" w:rsidRDefault="00F25BF8" w:rsidP="00F25BF8">
            <w:pPr>
              <w:contextualSpacing/>
              <w:jc w:val="center"/>
              <w:rPr>
                <w:sz w:val="20"/>
              </w:rPr>
            </w:pPr>
            <w:r w:rsidRPr="00F25BF8">
              <w:rPr>
                <w:sz w:val="20"/>
              </w:rPr>
              <w:t>1</w:t>
            </w:r>
          </w:p>
        </w:tc>
        <w:tc>
          <w:tcPr>
            <w:tcW w:w="900" w:type="dxa"/>
          </w:tcPr>
          <w:p w14:paraId="3858A804" w14:textId="77777777" w:rsidR="00F25BF8" w:rsidRPr="00F25BF8" w:rsidRDefault="00F25BF8" w:rsidP="00F25BF8">
            <w:pPr>
              <w:contextualSpacing/>
              <w:jc w:val="center"/>
              <w:rPr>
                <w:sz w:val="20"/>
              </w:rPr>
            </w:pPr>
          </w:p>
        </w:tc>
        <w:tc>
          <w:tcPr>
            <w:tcW w:w="900" w:type="dxa"/>
          </w:tcPr>
          <w:p w14:paraId="3C3279DE" w14:textId="77777777" w:rsidR="00F25BF8" w:rsidRPr="00F25BF8" w:rsidRDefault="00F25BF8" w:rsidP="00F25BF8">
            <w:pPr>
              <w:contextualSpacing/>
              <w:jc w:val="center"/>
              <w:rPr>
                <w:sz w:val="20"/>
              </w:rPr>
            </w:pPr>
          </w:p>
        </w:tc>
        <w:tc>
          <w:tcPr>
            <w:tcW w:w="1461" w:type="dxa"/>
          </w:tcPr>
          <w:p w14:paraId="777A205F" w14:textId="77777777" w:rsidR="00F25BF8" w:rsidRPr="00F25BF8" w:rsidRDefault="00F25BF8" w:rsidP="00F25BF8">
            <w:pPr>
              <w:contextualSpacing/>
              <w:jc w:val="center"/>
              <w:rPr>
                <w:sz w:val="20"/>
              </w:rPr>
            </w:pPr>
          </w:p>
        </w:tc>
        <w:tc>
          <w:tcPr>
            <w:tcW w:w="1440" w:type="dxa"/>
          </w:tcPr>
          <w:p w14:paraId="2338DDD7" w14:textId="77777777" w:rsidR="00F25BF8" w:rsidRPr="00F25BF8" w:rsidRDefault="00F25BF8" w:rsidP="00F25BF8">
            <w:pPr>
              <w:contextualSpacing/>
              <w:jc w:val="center"/>
              <w:rPr>
                <w:sz w:val="20"/>
              </w:rPr>
            </w:pPr>
          </w:p>
        </w:tc>
        <w:tc>
          <w:tcPr>
            <w:tcW w:w="1022" w:type="dxa"/>
          </w:tcPr>
          <w:p w14:paraId="57A3485C" w14:textId="77777777" w:rsidR="00F25BF8" w:rsidRPr="00F25BF8" w:rsidRDefault="00F25BF8" w:rsidP="00F25BF8">
            <w:pPr>
              <w:contextualSpacing/>
              <w:jc w:val="center"/>
              <w:rPr>
                <w:sz w:val="20"/>
              </w:rPr>
            </w:pPr>
          </w:p>
        </w:tc>
        <w:tc>
          <w:tcPr>
            <w:tcW w:w="1138" w:type="dxa"/>
          </w:tcPr>
          <w:p w14:paraId="2E1BE7A9" w14:textId="77777777" w:rsidR="00F25BF8" w:rsidRPr="00F25BF8" w:rsidRDefault="00F25BF8" w:rsidP="00F25BF8">
            <w:pPr>
              <w:contextualSpacing/>
              <w:jc w:val="center"/>
              <w:rPr>
                <w:sz w:val="20"/>
              </w:rPr>
            </w:pPr>
          </w:p>
        </w:tc>
        <w:tc>
          <w:tcPr>
            <w:tcW w:w="2160" w:type="dxa"/>
          </w:tcPr>
          <w:p w14:paraId="7F9309FE" w14:textId="77777777" w:rsidR="00F25BF8" w:rsidRPr="00F25BF8" w:rsidRDefault="00F25BF8" w:rsidP="00F25BF8">
            <w:pPr>
              <w:contextualSpacing/>
              <w:jc w:val="center"/>
              <w:rPr>
                <w:sz w:val="20"/>
              </w:rPr>
            </w:pPr>
          </w:p>
        </w:tc>
        <w:tc>
          <w:tcPr>
            <w:tcW w:w="1080" w:type="dxa"/>
          </w:tcPr>
          <w:p w14:paraId="46F3600A" w14:textId="77777777" w:rsidR="00F25BF8" w:rsidRPr="00F25BF8" w:rsidRDefault="00F25BF8" w:rsidP="00F25BF8">
            <w:pPr>
              <w:contextualSpacing/>
              <w:jc w:val="center"/>
              <w:rPr>
                <w:sz w:val="20"/>
              </w:rPr>
            </w:pPr>
          </w:p>
        </w:tc>
        <w:tc>
          <w:tcPr>
            <w:tcW w:w="1440" w:type="dxa"/>
          </w:tcPr>
          <w:p w14:paraId="01B848C3" w14:textId="77777777" w:rsidR="00F25BF8" w:rsidRPr="00F25BF8" w:rsidRDefault="00F25BF8" w:rsidP="00F25BF8">
            <w:pPr>
              <w:contextualSpacing/>
              <w:jc w:val="center"/>
              <w:rPr>
                <w:sz w:val="20"/>
              </w:rPr>
            </w:pPr>
          </w:p>
        </w:tc>
        <w:tc>
          <w:tcPr>
            <w:tcW w:w="1440" w:type="dxa"/>
          </w:tcPr>
          <w:p w14:paraId="15CC0E40" w14:textId="77777777" w:rsidR="00F25BF8" w:rsidRPr="00F25BF8" w:rsidRDefault="00F25BF8" w:rsidP="00F25BF8">
            <w:pPr>
              <w:contextualSpacing/>
              <w:jc w:val="center"/>
              <w:rPr>
                <w:sz w:val="20"/>
              </w:rPr>
            </w:pPr>
          </w:p>
        </w:tc>
        <w:tc>
          <w:tcPr>
            <w:tcW w:w="1440" w:type="dxa"/>
          </w:tcPr>
          <w:p w14:paraId="504B6393" w14:textId="77777777" w:rsidR="00F25BF8" w:rsidRPr="00F25BF8" w:rsidRDefault="00F25BF8" w:rsidP="00F25BF8">
            <w:pPr>
              <w:contextualSpacing/>
              <w:jc w:val="center"/>
              <w:rPr>
                <w:sz w:val="20"/>
              </w:rPr>
            </w:pPr>
          </w:p>
        </w:tc>
      </w:tr>
      <w:tr w:rsidR="00F25BF8" w:rsidRPr="00F25BF8" w14:paraId="66174610" w14:textId="77777777" w:rsidTr="00F25BF8">
        <w:trPr>
          <w:trHeight w:val="20"/>
          <w:jc w:val="center"/>
        </w:trPr>
        <w:tc>
          <w:tcPr>
            <w:tcW w:w="694" w:type="dxa"/>
          </w:tcPr>
          <w:p w14:paraId="3619010E" w14:textId="77777777" w:rsidR="00F25BF8" w:rsidRPr="00F25BF8" w:rsidRDefault="00F25BF8" w:rsidP="00F25BF8">
            <w:pPr>
              <w:contextualSpacing/>
              <w:jc w:val="center"/>
              <w:rPr>
                <w:sz w:val="20"/>
              </w:rPr>
            </w:pPr>
            <w:r w:rsidRPr="00F25BF8">
              <w:rPr>
                <w:sz w:val="20"/>
              </w:rPr>
              <w:t>2</w:t>
            </w:r>
          </w:p>
        </w:tc>
        <w:tc>
          <w:tcPr>
            <w:tcW w:w="900" w:type="dxa"/>
          </w:tcPr>
          <w:p w14:paraId="784A5385" w14:textId="77777777" w:rsidR="00F25BF8" w:rsidRPr="00F25BF8" w:rsidRDefault="00F25BF8" w:rsidP="00F25BF8">
            <w:pPr>
              <w:contextualSpacing/>
              <w:jc w:val="center"/>
              <w:rPr>
                <w:sz w:val="20"/>
              </w:rPr>
            </w:pPr>
          </w:p>
        </w:tc>
        <w:tc>
          <w:tcPr>
            <w:tcW w:w="900" w:type="dxa"/>
          </w:tcPr>
          <w:p w14:paraId="56730290" w14:textId="77777777" w:rsidR="00F25BF8" w:rsidRPr="00F25BF8" w:rsidRDefault="00F25BF8" w:rsidP="00F25BF8">
            <w:pPr>
              <w:contextualSpacing/>
              <w:jc w:val="center"/>
              <w:rPr>
                <w:sz w:val="20"/>
              </w:rPr>
            </w:pPr>
          </w:p>
        </w:tc>
        <w:tc>
          <w:tcPr>
            <w:tcW w:w="1461" w:type="dxa"/>
          </w:tcPr>
          <w:p w14:paraId="153621DC" w14:textId="77777777" w:rsidR="00F25BF8" w:rsidRPr="00F25BF8" w:rsidRDefault="00F25BF8" w:rsidP="00F25BF8">
            <w:pPr>
              <w:contextualSpacing/>
              <w:jc w:val="center"/>
              <w:rPr>
                <w:sz w:val="20"/>
              </w:rPr>
            </w:pPr>
          </w:p>
        </w:tc>
        <w:tc>
          <w:tcPr>
            <w:tcW w:w="1440" w:type="dxa"/>
          </w:tcPr>
          <w:p w14:paraId="58BDBCB4" w14:textId="77777777" w:rsidR="00F25BF8" w:rsidRPr="00F25BF8" w:rsidRDefault="00F25BF8" w:rsidP="00F25BF8">
            <w:pPr>
              <w:contextualSpacing/>
              <w:jc w:val="center"/>
              <w:rPr>
                <w:sz w:val="20"/>
              </w:rPr>
            </w:pPr>
          </w:p>
        </w:tc>
        <w:tc>
          <w:tcPr>
            <w:tcW w:w="1022" w:type="dxa"/>
          </w:tcPr>
          <w:p w14:paraId="01FD1FAF" w14:textId="77777777" w:rsidR="00F25BF8" w:rsidRPr="00F25BF8" w:rsidRDefault="00F25BF8" w:rsidP="00F25BF8">
            <w:pPr>
              <w:contextualSpacing/>
              <w:jc w:val="center"/>
              <w:rPr>
                <w:sz w:val="20"/>
              </w:rPr>
            </w:pPr>
          </w:p>
        </w:tc>
        <w:tc>
          <w:tcPr>
            <w:tcW w:w="1138" w:type="dxa"/>
          </w:tcPr>
          <w:p w14:paraId="66B52B54" w14:textId="77777777" w:rsidR="00F25BF8" w:rsidRPr="00F25BF8" w:rsidRDefault="00F25BF8" w:rsidP="00F25BF8">
            <w:pPr>
              <w:contextualSpacing/>
              <w:jc w:val="center"/>
              <w:rPr>
                <w:sz w:val="20"/>
              </w:rPr>
            </w:pPr>
          </w:p>
        </w:tc>
        <w:tc>
          <w:tcPr>
            <w:tcW w:w="2160" w:type="dxa"/>
          </w:tcPr>
          <w:p w14:paraId="4F4C1C8B" w14:textId="77777777" w:rsidR="00F25BF8" w:rsidRPr="00F25BF8" w:rsidRDefault="00F25BF8" w:rsidP="00F25BF8">
            <w:pPr>
              <w:contextualSpacing/>
              <w:jc w:val="center"/>
              <w:rPr>
                <w:sz w:val="20"/>
              </w:rPr>
            </w:pPr>
          </w:p>
        </w:tc>
        <w:tc>
          <w:tcPr>
            <w:tcW w:w="1080" w:type="dxa"/>
          </w:tcPr>
          <w:p w14:paraId="35EFE7F9" w14:textId="77777777" w:rsidR="00F25BF8" w:rsidRPr="00F25BF8" w:rsidRDefault="00F25BF8" w:rsidP="00F25BF8">
            <w:pPr>
              <w:contextualSpacing/>
              <w:jc w:val="center"/>
              <w:rPr>
                <w:sz w:val="20"/>
              </w:rPr>
            </w:pPr>
          </w:p>
        </w:tc>
        <w:tc>
          <w:tcPr>
            <w:tcW w:w="1440" w:type="dxa"/>
          </w:tcPr>
          <w:p w14:paraId="4FA30F60" w14:textId="77777777" w:rsidR="00F25BF8" w:rsidRPr="00F25BF8" w:rsidRDefault="00F25BF8" w:rsidP="00F25BF8">
            <w:pPr>
              <w:contextualSpacing/>
              <w:jc w:val="center"/>
              <w:rPr>
                <w:sz w:val="20"/>
              </w:rPr>
            </w:pPr>
          </w:p>
        </w:tc>
        <w:tc>
          <w:tcPr>
            <w:tcW w:w="1440" w:type="dxa"/>
          </w:tcPr>
          <w:p w14:paraId="3D91C080" w14:textId="77777777" w:rsidR="00F25BF8" w:rsidRPr="00F25BF8" w:rsidRDefault="00F25BF8" w:rsidP="00F25BF8">
            <w:pPr>
              <w:contextualSpacing/>
              <w:jc w:val="center"/>
              <w:rPr>
                <w:sz w:val="20"/>
              </w:rPr>
            </w:pPr>
          </w:p>
        </w:tc>
        <w:tc>
          <w:tcPr>
            <w:tcW w:w="1440" w:type="dxa"/>
          </w:tcPr>
          <w:p w14:paraId="1B92B430" w14:textId="77777777" w:rsidR="00F25BF8" w:rsidRPr="00F25BF8" w:rsidRDefault="00F25BF8" w:rsidP="00F25BF8">
            <w:pPr>
              <w:contextualSpacing/>
              <w:jc w:val="center"/>
              <w:rPr>
                <w:sz w:val="20"/>
              </w:rPr>
            </w:pPr>
          </w:p>
        </w:tc>
      </w:tr>
      <w:tr w:rsidR="00F25BF8" w:rsidRPr="00F25BF8" w14:paraId="34B17FD5" w14:textId="77777777" w:rsidTr="00F25BF8">
        <w:trPr>
          <w:trHeight w:val="20"/>
          <w:jc w:val="center"/>
        </w:trPr>
        <w:tc>
          <w:tcPr>
            <w:tcW w:w="694" w:type="dxa"/>
          </w:tcPr>
          <w:p w14:paraId="25E7CF99" w14:textId="77777777" w:rsidR="00F25BF8" w:rsidRPr="00F25BF8" w:rsidRDefault="00F25BF8" w:rsidP="00F25BF8">
            <w:pPr>
              <w:contextualSpacing/>
              <w:jc w:val="center"/>
              <w:rPr>
                <w:sz w:val="20"/>
              </w:rPr>
            </w:pPr>
            <w:r w:rsidRPr="00F25BF8">
              <w:rPr>
                <w:sz w:val="20"/>
              </w:rPr>
              <w:t>3</w:t>
            </w:r>
          </w:p>
        </w:tc>
        <w:tc>
          <w:tcPr>
            <w:tcW w:w="900" w:type="dxa"/>
          </w:tcPr>
          <w:p w14:paraId="4913D6C1" w14:textId="77777777" w:rsidR="00F25BF8" w:rsidRPr="00F25BF8" w:rsidRDefault="00F25BF8" w:rsidP="00F25BF8">
            <w:pPr>
              <w:contextualSpacing/>
              <w:jc w:val="center"/>
              <w:rPr>
                <w:sz w:val="20"/>
              </w:rPr>
            </w:pPr>
          </w:p>
        </w:tc>
        <w:tc>
          <w:tcPr>
            <w:tcW w:w="900" w:type="dxa"/>
          </w:tcPr>
          <w:p w14:paraId="19229078" w14:textId="77777777" w:rsidR="00F25BF8" w:rsidRPr="00F25BF8" w:rsidRDefault="00F25BF8" w:rsidP="00F25BF8">
            <w:pPr>
              <w:contextualSpacing/>
              <w:jc w:val="center"/>
              <w:rPr>
                <w:sz w:val="20"/>
              </w:rPr>
            </w:pPr>
          </w:p>
        </w:tc>
        <w:tc>
          <w:tcPr>
            <w:tcW w:w="1461" w:type="dxa"/>
          </w:tcPr>
          <w:p w14:paraId="5E0D03B7" w14:textId="77777777" w:rsidR="00F25BF8" w:rsidRPr="00F25BF8" w:rsidRDefault="00F25BF8" w:rsidP="00F25BF8">
            <w:pPr>
              <w:contextualSpacing/>
              <w:jc w:val="center"/>
              <w:rPr>
                <w:sz w:val="20"/>
              </w:rPr>
            </w:pPr>
          </w:p>
        </w:tc>
        <w:tc>
          <w:tcPr>
            <w:tcW w:w="1440" w:type="dxa"/>
          </w:tcPr>
          <w:p w14:paraId="34545F32" w14:textId="77777777" w:rsidR="00F25BF8" w:rsidRPr="00F25BF8" w:rsidRDefault="00F25BF8" w:rsidP="00F25BF8">
            <w:pPr>
              <w:contextualSpacing/>
              <w:jc w:val="center"/>
              <w:rPr>
                <w:sz w:val="20"/>
              </w:rPr>
            </w:pPr>
          </w:p>
        </w:tc>
        <w:tc>
          <w:tcPr>
            <w:tcW w:w="1022" w:type="dxa"/>
          </w:tcPr>
          <w:p w14:paraId="23D4C13B" w14:textId="77777777" w:rsidR="00F25BF8" w:rsidRPr="00F25BF8" w:rsidRDefault="00F25BF8" w:rsidP="00F25BF8">
            <w:pPr>
              <w:contextualSpacing/>
              <w:jc w:val="center"/>
              <w:rPr>
                <w:sz w:val="20"/>
              </w:rPr>
            </w:pPr>
          </w:p>
        </w:tc>
        <w:tc>
          <w:tcPr>
            <w:tcW w:w="1138" w:type="dxa"/>
          </w:tcPr>
          <w:p w14:paraId="3405B386" w14:textId="77777777" w:rsidR="00F25BF8" w:rsidRPr="00F25BF8" w:rsidRDefault="00F25BF8" w:rsidP="00F25BF8">
            <w:pPr>
              <w:contextualSpacing/>
              <w:jc w:val="center"/>
              <w:rPr>
                <w:sz w:val="20"/>
              </w:rPr>
            </w:pPr>
          </w:p>
        </w:tc>
        <w:tc>
          <w:tcPr>
            <w:tcW w:w="2160" w:type="dxa"/>
          </w:tcPr>
          <w:p w14:paraId="59C4F345" w14:textId="77777777" w:rsidR="00F25BF8" w:rsidRPr="00F25BF8" w:rsidRDefault="00F25BF8" w:rsidP="00F25BF8">
            <w:pPr>
              <w:contextualSpacing/>
              <w:jc w:val="center"/>
              <w:rPr>
                <w:sz w:val="20"/>
              </w:rPr>
            </w:pPr>
          </w:p>
        </w:tc>
        <w:tc>
          <w:tcPr>
            <w:tcW w:w="1080" w:type="dxa"/>
          </w:tcPr>
          <w:p w14:paraId="73B584DD" w14:textId="77777777" w:rsidR="00F25BF8" w:rsidRPr="00F25BF8" w:rsidRDefault="00F25BF8" w:rsidP="00F25BF8">
            <w:pPr>
              <w:contextualSpacing/>
              <w:jc w:val="center"/>
              <w:rPr>
                <w:sz w:val="20"/>
              </w:rPr>
            </w:pPr>
          </w:p>
        </w:tc>
        <w:tc>
          <w:tcPr>
            <w:tcW w:w="1440" w:type="dxa"/>
          </w:tcPr>
          <w:p w14:paraId="15B71A95" w14:textId="77777777" w:rsidR="00F25BF8" w:rsidRPr="00F25BF8" w:rsidRDefault="00F25BF8" w:rsidP="00F25BF8">
            <w:pPr>
              <w:contextualSpacing/>
              <w:jc w:val="center"/>
              <w:rPr>
                <w:sz w:val="20"/>
              </w:rPr>
            </w:pPr>
          </w:p>
        </w:tc>
        <w:tc>
          <w:tcPr>
            <w:tcW w:w="1440" w:type="dxa"/>
          </w:tcPr>
          <w:p w14:paraId="2C838931" w14:textId="77777777" w:rsidR="00F25BF8" w:rsidRPr="00F25BF8" w:rsidRDefault="00F25BF8" w:rsidP="00F25BF8">
            <w:pPr>
              <w:contextualSpacing/>
              <w:jc w:val="center"/>
              <w:rPr>
                <w:sz w:val="20"/>
              </w:rPr>
            </w:pPr>
          </w:p>
        </w:tc>
        <w:tc>
          <w:tcPr>
            <w:tcW w:w="1440" w:type="dxa"/>
          </w:tcPr>
          <w:p w14:paraId="4D32E615" w14:textId="77777777" w:rsidR="00F25BF8" w:rsidRPr="00F25BF8" w:rsidRDefault="00F25BF8" w:rsidP="00F25BF8">
            <w:pPr>
              <w:contextualSpacing/>
              <w:jc w:val="center"/>
              <w:rPr>
                <w:sz w:val="20"/>
              </w:rPr>
            </w:pPr>
          </w:p>
        </w:tc>
      </w:tr>
      <w:tr w:rsidR="00F25BF8" w:rsidRPr="00F25BF8" w14:paraId="28C9B604" w14:textId="77777777" w:rsidTr="00F25BF8">
        <w:trPr>
          <w:trHeight w:val="20"/>
          <w:jc w:val="center"/>
        </w:trPr>
        <w:tc>
          <w:tcPr>
            <w:tcW w:w="694" w:type="dxa"/>
          </w:tcPr>
          <w:p w14:paraId="1881DDCE" w14:textId="77777777" w:rsidR="00F25BF8" w:rsidRPr="00F25BF8" w:rsidRDefault="00F25BF8" w:rsidP="00F25BF8">
            <w:pPr>
              <w:contextualSpacing/>
              <w:jc w:val="center"/>
              <w:rPr>
                <w:sz w:val="20"/>
              </w:rPr>
            </w:pPr>
            <w:r w:rsidRPr="00F25BF8">
              <w:rPr>
                <w:sz w:val="20"/>
              </w:rPr>
              <w:t>4</w:t>
            </w:r>
          </w:p>
        </w:tc>
        <w:tc>
          <w:tcPr>
            <w:tcW w:w="900" w:type="dxa"/>
          </w:tcPr>
          <w:p w14:paraId="4926EFFE" w14:textId="77777777" w:rsidR="00F25BF8" w:rsidRPr="00F25BF8" w:rsidRDefault="00F25BF8" w:rsidP="00F25BF8">
            <w:pPr>
              <w:contextualSpacing/>
              <w:jc w:val="center"/>
              <w:rPr>
                <w:sz w:val="20"/>
              </w:rPr>
            </w:pPr>
          </w:p>
        </w:tc>
        <w:tc>
          <w:tcPr>
            <w:tcW w:w="900" w:type="dxa"/>
          </w:tcPr>
          <w:p w14:paraId="75D1BA0A" w14:textId="77777777" w:rsidR="00F25BF8" w:rsidRPr="00F25BF8" w:rsidRDefault="00F25BF8" w:rsidP="00F25BF8">
            <w:pPr>
              <w:contextualSpacing/>
              <w:jc w:val="center"/>
              <w:rPr>
                <w:sz w:val="20"/>
              </w:rPr>
            </w:pPr>
          </w:p>
        </w:tc>
        <w:tc>
          <w:tcPr>
            <w:tcW w:w="1461" w:type="dxa"/>
          </w:tcPr>
          <w:p w14:paraId="09DAF883" w14:textId="77777777" w:rsidR="00F25BF8" w:rsidRPr="00F25BF8" w:rsidRDefault="00F25BF8" w:rsidP="00F25BF8">
            <w:pPr>
              <w:contextualSpacing/>
              <w:jc w:val="center"/>
              <w:rPr>
                <w:sz w:val="20"/>
              </w:rPr>
            </w:pPr>
          </w:p>
        </w:tc>
        <w:tc>
          <w:tcPr>
            <w:tcW w:w="1440" w:type="dxa"/>
          </w:tcPr>
          <w:p w14:paraId="307C7C34" w14:textId="77777777" w:rsidR="00F25BF8" w:rsidRPr="00F25BF8" w:rsidRDefault="00F25BF8" w:rsidP="00F25BF8">
            <w:pPr>
              <w:contextualSpacing/>
              <w:jc w:val="center"/>
              <w:rPr>
                <w:sz w:val="20"/>
              </w:rPr>
            </w:pPr>
          </w:p>
        </w:tc>
        <w:tc>
          <w:tcPr>
            <w:tcW w:w="1022" w:type="dxa"/>
          </w:tcPr>
          <w:p w14:paraId="32B59CBA" w14:textId="77777777" w:rsidR="00F25BF8" w:rsidRPr="00F25BF8" w:rsidRDefault="00F25BF8" w:rsidP="00F25BF8">
            <w:pPr>
              <w:contextualSpacing/>
              <w:jc w:val="center"/>
              <w:rPr>
                <w:sz w:val="20"/>
              </w:rPr>
            </w:pPr>
          </w:p>
        </w:tc>
        <w:tc>
          <w:tcPr>
            <w:tcW w:w="1138" w:type="dxa"/>
          </w:tcPr>
          <w:p w14:paraId="7C4A4A22" w14:textId="77777777" w:rsidR="00F25BF8" w:rsidRPr="00F25BF8" w:rsidRDefault="00F25BF8" w:rsidP="00F25BF8">
            <w:pPr>
              <w:contextualSpacing/>
              <w:jc w:val="center"/>
              <w:rPr>
                <w:sz w:val="20"/>
              </w:rPr>
            </w:pPr>
          </w:p>
        </w:tc>
        <w:tc>
          <w:tcPr>
            <w:tcW w:w="2160" w:type="dxa"/>
          </w:tcPr>
          <w:p w14:paraId="490AEDE4" w14:textId="77777777" w:rsidR="00F25BF8" w:rsidRPr="00F25BF8" w:rsidRDefault="00F25BF8" w:rsidP="00F25BF8">
            <w:pPr>
              <w:contextualSpacing/>
              <w:jc w:val="center"/>
              <w:rPr>
                <w:sz w:val="20"/>
              </w:rPr>
            </w:pPr>
          </w:p>
        </w:tc>
        <w:tc>
          <w:tcPr>
            <w:tcW w:w="1080" w:type="dxa"/>
          </w:tcPr>
          <w:p w14:paraId="43552144" w14:textId="77777777" w:rsidR="00F25BF8" w:rsidRPr="00F25BF8" w:rsidRDefault="00F25BF8" w:rsidP="00F25BF8">
            <w:pPr>
              <w:contextualSpacing/>
              <w:jc w:val="center"/>
              <w:rPr>
                <w:sz w:val="20"/>
              </w:rPr>
            </w:pPr>
          </w:p>
        </w:tc>
        <w:tc>
          <w:tcPr>
            <w:tcW w:w="1440" w:type="dxa"/>
          </w:tcPr>
          <w:p w14:paraId="33E9F496" w14:textId="77777777" w:rsidR="00F25BF8" w:rsidRPr="00F25BF8" w:rsidRDefault="00F25BF8" w:rsidP="00F25BF8">
            <w:pPr>
              <w:contextualSpacing/>
              <w:jc w:val="center"/>
              <w:rPr>
                <w:sz w:val="20"/>
              </w:rPr>
            </w:pPr>
          </w:p>
        </w:tc>
        <w:tc>
          <w:tcPr>
            <w:tcW w:w="1440" w:type="dxa"/>
          </w:tcPr>
          <w:p w14:paraId="3158F1E3" w14:textId="77777777" w:rsidR="00F25BF8" w:rsidRPr="00F25BF8" w:rsidRDefault="00F25BF8" w:rsidP="00F25BF8">
            <w:pPr>
              <w:contextualSpacing/>
              <w:jc w:val="center"/>
              <w:rPr>
                <w:sz w:val="20"/>
              </w:rPr>
            </w:pPr>
          </w:p>
        </w:tc>
        <w:tc>
          <w:tcPr>
            <w:tcW w:w="1440" w:type="dxa"/>
          </w:tcPr>
          <w:p w14:paraId="3C4471AC" w14:textId="77777777" w:rsidR="00F25BF8" w:rsidRPr="00F25BF8" w:rsidRDefault="00F25BF8" w:rsidP="00F25BF8">
            <w:pPr>
              <w:contextualSpacing/>
              <w:jc w:val="center"/>
              <w:rPr>
                <w:sz w:val="20"/>
              </w:rPr>
            </w:pPr>
          </w:p>
        </w:tc>
      </w:tr>
      <w:tr w:rsidR="00F25BF8" w:rsidRPr="00F25BF8" w14:paraId="2D725CDF" w14:textId="77777777" w:rsidTr="00F25BF8">
        <w:trPr>
          <w:trHeight w:val="20"/>
          <w:jc w:val="center"/>
        </w:trPr>
        <w:tc>
          <w:tcPr>
            <w:tcW w:w="694" w:type="dxa"/>
          </w:tcPr>
          <w:p w14:paraId="5D588BD2" w14:textId="77777777" w:rsidR="00F25BF8" w:rsidRPr="00F25BF8" w:rsidRDefault="00F25BF8" w:rsidP="00F25BF8">
            <w:pPr>
              <w:contextualSpacing/>
              <w:jc w:val="center"/>
              <w:rPr>
                <w:sz w:val="20"/>
              </w:rPr>
            </w:pPr>
            <w:r w:rsidRPr="00F25BF8">
              <w:rPr>
                <w:sz w:val="20"/>
              </w:rPr>
              <w:t>5</w:t>
            </w:r>
          </w:p>
        </w:tc>
        <w:tc>
          <w:tcPr>
            <w:tcW w:w="900" w:type="dxa"/>
          </w:tcPr>
          <w:p w14:paraId="28F8E55C" w14:textId="77777777" w:rsidR="00F25BF8" w:rsidRPr="00F25BF8" w:rsidRDefault="00F25BF8" w:rsidP="00F25BF8">
            <w:pPr>
              <w:contextualSpacing/>
              <w:jc w:val="center"/>
              <w:rPr>
                <w:sz w:val="20"/>
              </w:rPr>
            </w:pPr>
          </w:p>
        </w:tc>
        <w:tc>
          <w:tcPr>
            <w:tcW w:w="900" w:type="dxa"/>
          </w:tcPr>
          <w:p w14:paraId="6F83CDBD" w14:textId="77777777" w:rsidR="00F25BF8" w:rsidRPr="00F25BF8" w:rsidRDefault="00F25BF8" w:rsidP="00F25BF8">
            <w:pPr>
              <w:contextualSpacing/>
              <w:jc w:val="center"/>
              <w:rPr>
                <w:sz w:val="20"/>
              </w:rPr>
            </w:pPr>
          </w:p>
        </w:tc>
        <w:tc>
          <w:tcPr>
            <w:tcW w:w="1461" w:type="dxa"/>
          </w:tcPr>
          <w:p w14:paraId="2E78CB44" w14:textId="77777777" w:rsidR="00F25BF8" w:rsidRPr="00F25BF8" w:rsidRDefault="00F25BF8" w:rsidP="00F25BF8">
            <w:pPr>
              <w:contextualSpacing/>
              <w:jc w:val="center"/>
              <w:rPr>
                <w:sz w:val="20"/>
              </w:rPr>
            </w:pPr>
          </w:p>
        </w:tc>
        <w:tc>
          <w:tcPr>
            <w:tcW w:w="1440" w:type="dxa"/>
          </w:tcPr>
          <w:p w14:paraId="6B1AB010" w14:textId="77777777" w:rsidR="00F25BF8" w:rsidRPr="00F25BF8" w:rsidRDefault="00F25BF8" w:rsidP="00F25BF8">
            <w:pPr>
              <w:contextualSpacing/>
              <w:jc w:val="center"/>
              <w:rPr>
                <w:sz w:val="20"/>
              </w:rPr>
            </w:pPr>
          </w:p>
        </w:tc>
        <w:tc>
          <w:tcPr>
            <w:tcW w:w="1022" w:type="dxa"/>
          </w:tcPr>
          <w:p w14:paraId="79E15723" w14:textId="77777777" w:rsidR="00F25BF8" w:rsidRPr="00F25BF8" w:rsidRDefault="00F25BF8" w:rsidP="00F25BF8">
            <w:pPr>
              <w:contextualSpacing/>
              <w:jc w:val="center"/>
              <w:rPr>
                <w:sz w:val="20"/>
              </w:rPr>
            </w:pPr>
          </w:p>
        </w:tc>
        <w:tc>
          <w:tcPr>
            <w:tcW w:w="1138" w:type="dxa"/>
          </w:tcPr>
          <w:p w14:paraId="54D8C756" w14:textId="77777777" w:rsidR="00F25BF8" w:rsidRPr="00F25BF8" w:rsidRDefault="00F25BF8" w:rsidP="00F25BF8">
            <w:pPr>
              <w:contextualSpacing/>
              <w:jc w:val="center"/>
              <w:rPr>
                <w:sz w:val="20"/>
              </w:rPr>
            </w:pPr>
          </w:p>
        </w:tc>
        <w:tc>
          <w:tcPr>
            <w:tcW w:w="2160" w:type="dxa"/>
          </w:tcPr>
          <w:p w14:paraId="1B63FE31" w14:textId="77777777" w:rsidR="00F25BF8" w:rsidRPr="00F25BF8" w:rsidRDefault="00F25BF8" w:rsidP="00F25BF8">
            <w:pPr>
              <w:contextualSpacing/>
              <w:jc w:val="center"/>
              <w:rPr>
                <w:sz w:val="20"/>
              </w:rPr>
            </w:pPr>
          </w:p>
        </w:tc>
        <w:tc>
          <w:tcPr>
            <w:tcW w:w="1080" w:type="dxa"/>
          </w:tcPr>
          <w:p w14:paraId="661B705F" w14:textId="77777777" w:rsidR="00F25BF8" w:rsidRPr="00F25BF8" w:rsidRDefault="00F25BF8" w:rsidP="00F25BF8">
            <w:pPr>
              <w:contextualSpacing/>
              <w:jc w:val="center"/>
              <w:rPr>
                <w:sz w:val="20"/>
              </w:rPr>
            </w:pPr>
          </w:p>
        </w:tc>
        <w:tc>
          <w:tcPr>
            <w:tcW w:w="1440" w:type="dxa"/>
          </w:tcPr>
          <w:p w14:paraId="45B2CCCB" w14:textId="77777777" w:rsidR="00F25BF8" w:rsidRPr="00F25BF8" w:rsidRDefault="00F25BF8" w:rsidP="00F25BF8">
            <w:pPr>
              <w:contextualSpacing/>
              <w:jc w:val="center"/>
              <w:rPr>
                <w:sz w:val="20"/>
              </w:rPr>
            </w:pPr>
          </w:p>
        </w:tc>
        <w:tc>
          <w:tcPr>
            <w:tcW w:w="1440" w:type="dxa"/>
          </w:tcPr>
          <w:p w14:paraId="7767713E" w14:textId="77777777" w:rsidR="00F25BF8" w:rsidRPr="00F25BF8" w:rsidRDefault="00F25BF8" w:rsidP="00F25BF8">
            <w:pPr>
              <w:contextualSpacing/>
              <w:jc w:val="center"/>
              <w:rPr>
                <w:sz w:val="20"/>
              </w:rPr>
            </w:pPr>
          </w:p>
        </w:tc>
        <w:tc>
          <w:tcPr>
            <w:tcW w:w="1440" w:type="dxa"/>
          </w:tcPr>
          <w:p w14:paraId="56704E22" w14:textId="77777777" w:rsidR="00F25BF8" w:rsidRPr="00F25BF8" w:rsidRDefault="00F25BF8" w:rsidP="00F25BF8">
            <w:pPr>
              <w:contextualSpacing/>
              <w:jc w:val="center"/>
              <w:rPr>
                <w:sz w:val="20"/>
              </w:rPr>
            </w:pPr>
          </w:p>
        </w:tc>
      </w:tr>
      <w:tr w:rsidR="00F25BF8" w:rsidRPr="00F25BF8" w14:paraId="3A1FD068" w14:textId="77777777" w:rsidTr="00F25BF8">
        <w:trPr>
          <w:trHeight w:val="20"/>
          <w:jc w:val="center"/>
        </w:trPr>
        <w:tc>
          <w:tcPr>
            <w:tcW w:w="694" w:type="dxa"/>
          </w:tcPr>
          <w:p w14:paraId="1761ADC8" w14:textId="77777777" w:rsidR="00F25BF8" w:rsidRPr="00F25BF8" w:rsidRDefault="00F25BF8" w:rsidP="00F25BF8">
            <w:pPr>
              <w:contextualSpacing/>
              <w:jc w:val="center"/>
              <w:rPr>
                <w:sz w:val="20"/>
              </w:rPr>
            </w:pPr>
            <w:r w:rsidRPr="00F25BF8">
              <w:rPr>
                <w:sz w:val="20"/>
              </w:rPr>
              <w:t>6</w:t>
            </w:r>
          </w:p>
        </w:tc>
        <w:tc>
          <w:tcPr>
            <w:tcW w:w="900" w:type="dxa"/>
          </w:tcPr>
          <w:p w14:paraId="1954922C" w14:textId="77777777" w:rsidR="00F25BF8" w:rsidRPr="00F25BF8" w:rsidRDefault="00F25BF8" w:rsidP="00F25BF8">
            <w:pPr>
              <w:contextualSpacing/>
              <w:jc w:val="center"/>
              <w:rPr>
                <w:sz w:val="20"/>
              </w:rPr>
            </w:pPr>
          </w:p>
        </w:tc>
        <w:tc>
          <w:tcPr>
            <w:tcW w:w="900" w:type="dxa"/>
          </w:tcPr>
          <w:p w14:paraId="5C786485" w14:textId="77777777" w:rsidR="00F25BF8" w:rsidRPr="00F25BF8" w:rsidRDefault="00F25BF8" w:rsidP="00F25BF8">
            <w:pPr>
              <w:contextualSpacing/>
              <w:jc w:val="center"/>
              <w:rPr>
                <w:sz w:val="20"/>
              </w:rPr>
            </w:pPr>
          </w:p>
        </w:tc>
        <w:tc>
          <w:tcPr>
            <w:tcW w:w="1461" w:type="dxa"/>
          </w:tcPr>
          <w:p w14:paraId="11B5278C" w14:textId="77777777" w:rsidR="00F25BF8" w:rsidRPr="00F25BF8" w:rsidRDefault="00F25BF8" w:rsidP="00F25BF8">
            <w:pPr>
              <w:contextualSpacing/>
              <w:jc w:val="center"/>
              <w:rPr>
                <w:sz w:val="20"/>
              </w:rPr>
            </w:pPr>
          </w:p>
        </w:tc>
        <w:tc>
          <w:tcPr>
            <w:tcW w:w="1440" w:type="dxa"/>
          </w:tcPr>
          <w:p w14:paraId="6DBAE88B" w14:textId="77777777" w:rsidR="00F25BF8" w:rsidRPr="00F25BF8" w:rsidRDefault="00F25BF8" w:rsidP="00F25BF8">
            <w:pPr>
              <w:contextualSpacing/>
              <w:jc w:val="center"/>
              <w:rPr>
                <w:sz w:val="20"/>
              </w:rPr>
            </w:pPr>
          </w:p>
        </w:tc>
        <w:tc>
          <w:tcPr>
            <w:tcW w:w="1022" w:type="dxa"/>
          </w:tcPr>
          <w:p w14:paraId="36780FA9" w14:textId="77777777" w:rsidR="00F25BF8" w:rsidRPr="00F25BF8" w:rsidRDefault="00F25BF8" w:rsidP="00F25BF8">
            <w:pPr>
              <w:contextualSpacing/>
              <w:jc w:val="center"/>
              <w:rPr>
                <w:sz w:val="20"/>
              </w:rPr>
            </w:pPr>
          </w:p>
        </w:tc>
        <w:tc>
          <w:tcPr>
            <w:tcW w:w="1138" w:type="dxa"/>
          </w:tcPr>
          <w:p w14:paraId="36FDA747" w14:textId="77777777" w:rsidR="00F25BF8" w:rsidRPr="00F25BF8" w:rsidRDefault="00F25BF8" w:rsidP="00F25BF8">
            <w:pPr>
              <w:contextualSpacing/>
              <w:jc w:val="center"/>
              <w:rPr>
                <w:sz w:val="20"/>
              </w:rPr>
            </w:pPr>
          </w:p>
        </w:tc>
        <w:tc>
          <w:tcPr>
            <w:tcW w:w="2160" w:type="dxa"/>
          </w:tcPr>
          <w:p w14:paraId="3C072350" w14:textId="77777777" w:rsidR="00F25BF8" w:rsidRPr="00F25BF8" w:rsidRDefault="00F25BF8" w:rsidP="00F25BF8">
            <w:pPr>
              <w:contextualSpacing/>
              <w:jc w:val="center"/>
              <w:rPr>
                <w:sz w:val="20"/>
              </w:rPr>
            </w:pPr>
          </w:p>
        </w:tc>
        <w:tc>
          <w:tcPr>
            <w:tcW w:w="1080" w:type="dxa"/>
          </w:tcPr>
          <w:p w14:paraId="78E289B4" w14:textId="77777777" w:rsidR="00F25BF8" w:rsidRPr="00F25BF8" w:rsidRDefault="00F25BF8" w:rsidP="00F25BF8">
            <w:pPr>
              <w:contextualSpacing/>
              <w:jc w:val="center"/>
              <w:rPr>
                <w:sz w:val="20"/>
              </w:rPr>
            </w:pPr>
          </w:p>
        </w:tc>
        <w:tc>
          <w:tcPr>
            <w:tcW w:w="1440" w:type="dxa"/>
          </w:tcPr>
          <w:p w14:paraId="25C9AFD6" w14:textId="77777777" w:rsidR="00F25BF8" w:rsidRPr="00F25BF8" w:rsidRDefault="00F25BF8" w:rsidP="00F25BF8">
            <w:pPr>
              <w:contextualSpacing/>
              <w:jc w:val="center"/>
              <w:rPr>
                <w:sz w:val="20"/>
              </w:rPr>
            </w:pPr>
          </w:p>
        </w:tc>
        <w:tc>
          <w:tcPr>
            <w:tcW w:w="1440" w:type="dxa"/>
          </w:tcPr>
          <w:p w14:paraId="456B5885" w14:textId="77777777" w:rsidR="00F25BF8" w:rsidRPr="00F25BF8" w:rsidRDefault="00F25BF8" w:rsidP="00F25BF8">
            <w:pPr>
              <w:contextualSpacing/>
              <w:jc w:val="center"/>
              <w:rPr>
                <w:sz w:val="20"/>
              </w:rPr>
            </w:pPr>
          </w:p>
        </w:tc>
        <w:tc>
          <w:tcPr>
            <w:tcW w:w="1440" w:type="dxa"/>
          </w:tcPr>
          <w:p w14:paraId="422FAD80" w14:textId="77777777" w:rsidR="00F25BF8" w:rsidRPr="00F25BF8" w:rsidRDefault="00F25BF8" w:rsidP="00F25BF8">
            <w:pPr>
              <w:contextualSpacing/>
              <w:jc w:val="center"/>
              <w:rPr>
                <w:sz w:val="20"/>
              </w:rPr>
            </w:pPr>
          </w:p>
        </w:tc>
      </w:tr>
      <w:tr w:rsidR="00F25BF8" w:rsidRPr="00F25BF8" w14:paraId="34FA2CFF" w14:textId="77777777" w:rsidTr="00F25BF8">
        <w:trPr>
          <w:trHeight w:val="20"/>
          <w:jc w:val="center"/>
        </w:trPr>
        <w:tc>
          <w:tcPr>
            <w:tcW w:w="694" w:type="dxa"/>
          </w:tcPr>
          <w:p w14:paraId="718AF581" w14:textId="77777777" w:rsidR="00F25BF8" w:rsidRPr="00F25BF8" w:rsidRDefault="00F25BF8" w:rsidP="00F25BF8">
            <w:pPr>
              <w:contextualSpacing/>
              <w:jc w:val="center"/>
              <w:rPr>
                <w:sz w:val="20"/>
              </w:rPr>
            </w:pPr>
            <w:r w:rsidRPr="00F25BF8">
              <w:rPr>
                <w:sz w:val="20"/>
              </w:rPr>
              <w:t>7</w:t>
            </w:r>
          </w:p>
        </w:tc>
        <w:tc>
          <w:tcPr>
            <w:tcW w:w="900" w:type="dxa"/>
          </w:tcPr>
          <w:p w14:paraId="7AF939E4" w14:textId="77777777" w:rsidR="00F25BF8" w:rsidRPr="00F25BF8" w:rsidRDefault="00F25BF8" w:rsidP="00F25BF8">
            <w:pPr>
              <w:contextualSpacing/>
              <w:jc w:val="center"/>
              <w:rPr>
                <w:sz w:val="20"/>
              </w:rPr>
            </w:pPr>
          </w:p>
        </w:tc>
        <w:tc>
          <w:tcPr>
            <w:tcW w:w="900" w:type="dxa"/>
          </w:tcPr>
          <w:p w14:paraId="462ECC8D" w14:textId="77777777" w:rsidR="00F25BF8" w:rsidRPr="00F25BF8" w:rsidRDefault="00F25BF8" w:rsidP="00F25BF8">
            <w:pPr>
              <w:contextualSpacing/>
              <w:jc w:val="center"/>
              <w:rPr>
                <w:sz w:val="20"/>
              </w:rPr>
            </w:pPr>
          </w:p>
        </w:tc>
        <w:tc>
          <w:tcPr>
            <w:tcW w:w="1461" w:type="dxa"/>
          </w:tcPr>
          <w:p w14:paraId="0C6A0648" w14:textId="77777777" w:rsidR="00F25BF8" w:rsidRPr="00F25BF8" w:rsidRDefault="00F25BF8" w:rsidP="00F25BF8">
            <w:pPr>
              <w:contextualSpacing/>
              <w:jc w:val="center"/>
              <w:rPr>
                <w:sz w:val="20"/>
              </w:rPr>
            </w:pPr>
          </w:p>
        </w:tc>
        <w:tc>
          <w:tcPr>
            <w:tcW w:w="1440" w:type="dxa"/>
          </w:tcPr>
          <w:p w14:paraId="5A7FAF74" w14:textId="77777777" w:rsidR="00F25BF8" w:rsidRPr="00F25BF8" w:rsidRDefault="00F25BF8" w:rsidP="00F25BF8">
            <w:pPr>
              <w:contextualSpacing/>
              <w:jc w:val="center"/>
              <w:rPr>
                <w:sz w:val="20"/>
              </w:rPr>
            </w:pPr>
          </w:p>
        </w:tc>
        <w:tc>
          <w:tcPr>
            <w:tcW w:w="1022" w:type="dxa"/>
          </w:tcPr>
          <w:p w14:paraId="6F7AD0ED" w14:textId="77777777" w:rsidR="00F25BF8" w:rsidRPr="00F25BF8" w:rsidRDefault="00F25BF8" w:rsidP="00F25BF8">
            <w:pPr>
              <w:contextualSpacing/>
              <w:jc w:val="center"/>
              <w:rPr>
                <w:sz w:val="20"/>
              </w:rPr>
            </w:pPr>
          </w:p>
        </w:tc>
        <w:tc>
          <w:tcPr>
            <w:tcW w:w="1138" w:type="dxa"/>
          </w:tcPr>
          <w:p w14:paraId="55AE017E" w14:textId="77777777" w:rsidR="00F25BF8" w:rsidRPr="00F25BF8" w:rsidRDefault="00F25BF8" w:rsidP="00F25BF8">
            <w:pPr>
              <w:contextualSpacing/>
              <w:jc w:val="center"/>
              <w:rPr>
                <w:sz w:val="20"/>
              </w:rPr>
            </w:pPr>
          </w:p>
        </w:tc>
        <w:tc>
          <w:tcPr>
            <w:tcW w:w="2160" w:type="dxa"/>
          </w:tcPr>
          <w:p w14:paraId="0F7C201C" w14:textId="77777777" w:rsidR="00F25BF8" w:rsidRPr="00F25BF8" w:rsidRDefault="00F25BF8" w:rsidP="00F25BF8">
            <w:pPr>
              <w:contextualSpacing/>
              <w:jc w:val="center"/>
              <w:rPr>
                <w:sz w:val="20"/>
              </w:rPr>
            </w:pPr>
          </w:p>
        </w:tc>
        <w:tc>
          <w:tcPr>
            <w:tcW w:w="1080" w:type="dxa"/>
          </w:tcPr>
          <w:p w14:paraId="27E883C7" w14:textId="77777777" w:rsidR="00F25BF8" w:rsidRPr="00F25BF8" w:rsidRDefault="00F25BF8" w:rsidP="00F25BF8">
            <w:pPr>
              <w:contextualSpacing/>
              <w:jc w:val="center"/>
              <w:rPr>
                <w:sz w:val="20"/>
              </w:rPr>
            </w:pPr>
          </w:p>
        </w:tc>
        <w:tc>
          <w:tcPr>
            <w:tcW w:w="1440" w:type="dxa"/>
          </w:tcPr>
          <w:p w14:paraId="1E142636" w14:textId="77777777" w:rsidR="00F25BF8" w:rsidRPr="00F25BF8" w:rsidRDefault="00F25BF8" w:rsidP="00F25BF8">
            <w:pPr>
              <w:contextualSpacing/>
              <w:jc w:val="center"/>
              <w:rPr>
                <w:sz w:val="20"/>
              </w:rPr>
            </w:pPr>
          </w:p>
        </w:tc>
        <w:tc>
          <w:tcPr>
            <w:tcW w:w="1440" w:type="dxa"/>
          </w:tcPr>
          <w:p w14:paraId="060AB2F2" w14:textId="77777777" w:rsidR="00F25BF8" w:rsidRPr="00F25BF8" w:rsidRDefault="00F25BF8" w:rsidP="00F25BF8">
            <w:pPr>
              <w:contextualSpacing/>
              <w:jc w:val="center"/>
              <w:rPr>
                <w:sz w:val="20"/>
              </w:rPr>
            </w:pPr>
          </w:p>
        </w:tc>
        <w:tc>
          <w:tcPr>
            <w:tcW w:w="1440" w:type="dxa"/>
          </w:tcPr>
          <w:p w14:paraId="637FB2C5" w14:textId="77777777" w:rsidR="00F25BF8" w:rsidRPr="00F25BF8" w:rsidRDefault="00F25BF8" w:rsidP="00F25BF8">
            <w:pPr>
              <w:contextualSpacing/>
              <w:jc w:val="center"/>
              <w:rPr>
                <w:sz w:val="20"/>
              </w:rPr>
            </w:pPr>
          </w:p>
        </w:tc>
      </w:tr>
      <w:tr w:rsidR="00F25BF8" w:rsidRPr="00F25BF8" w14:paraId="424B44A4" w14:textId="77777777" w:rsidTr="00F25BF8">
        <w:trPr>
          <w:trHeight w:val="20"/>
          <w:jc w:val="center"/>
        </w:trPr>
        <w:tc>
          <w:tcPr>
            <w:tcW w:w="694" w:type="dxa"/>
          </w:tcPr>
          <w:p w14:paraId="7C9D0F05" w14:textId="77777777" w:rsidR="00F25BF8" w:rsidRPr="00F25BF8" w:rsidRDefault="00F25BF8" w:rsidP="00F25BF8">
            <w:pPr>
              <w:contextualSpacing/>
              <w:jc w:val="center"/>
              <w:rPr>
                <w:sz w:val="20"/>
              </w:rPr>
            </w:pPr>
            <w:r w:rsidRPr="00F25BF8">
              <w:rPr>
                <w:sz w:val="20"/>
              </w:rPr>
              <w:t>8</w:t>
            </w:r>
          </w:p>
        </w:tc>
        <w:tc>
          <w:tcPr>
            <w:tcW w:w="900" w:type="dxa"/>
          </w:tcPr>
          <w:p w14:paraId="30563199" w14:textId="77777777" w:rsidR="00F25BF8" w:rsidRPr="00F25BF8" w:rsidRDefault="00F25BF8" w:rsidP="00F25BF8">
            <w:pPr>
              <w:contextualSpacing/>
              <w:jc w:val="center"/>
              <w:rPr>
                <w:sz w:val="20"/>
              </w:rPr>
            </w:pPr>
          </w:p>
        </w:tc>
        <w:tc>
          <w:tcPr>
            <w:tcW w:w="900" w:type="dxa"/>
          </w:tcPr>
          <w:p w14:paraId="75B97AF1" w14:textId="77777777" w:rsidR="00F25BF8" w:rsidRPr="00F25BF8" w:rsidRDefault="00F25BF8" w:rsidP="00F25BF8">
            <w:pPr>
              <w:contextualSpacing/>
              <w:jc w:val="center"/>
              <w:rPr>
                <w:sz w:val="20"/>
              </w:rPr>
            </w:pPr>
          </w:p>
        </w:tc>
        <w:tc>
          <w:tcPr>
            <w:tcW w:w="1461" w:type="dxa"/>
          </w:tcPr>
          <w:p w14:paraId="67AE70E0" w14:textId="77777777" w:rsidR="00F25BF8" w:rsidRPr="00F25BF8" w:rsidRDefault="00F25BF8" w:rsidP="00F25BF8">
            <w:pPr>
              <w:contextualSpacing/>
              <w:jc w:val="center"/>
              <w:rPr>
                <w:sz w:val="20"/>
              </w:rPr>
            </w:pPr>
          </w:p>
        </w:tc>
        <w:tc>
          <w:tcPr>
            <w:tcW w:w="1440" w:type="dxa"/>
          </w:tcPr>
          <w:p w14:paraId="2A2D2EFF" w14:textId="77777777" w:rsidR="00F25BF8" w:rsidRPr="00F25BF8" w:rsidRDefault="00F25BF8" w:rsidP="00F25BF8">
            <w:pPr>
              <w:contextualSpacing/>
              <w:jc w:val="center"/>
              <w:rPr>
                <w:sz w:val="20"/>
              </w:rPr>
            </w:pPr>
          </w:p>
        </w:tc>
        <w:tc>
          <w:tcPr>
            <w:tcW w:w="1022" w:type="dxa"/>
          </w:tcPr>
          <w:p w14:paraId="2270BC83" w14:textId="77777777" w:rsidR="00F25BF8" w:rsidRPr="00F25BF8" w:rsidRDefault="00F25BF8" w:rsidP="00F25BF8">
            <w:pPr>
              <w:contextualSpacing/>
              <w:jc w:val="center"/>
              <w:rPr>
                <w:sz w:val="20"/>
              </w:rPr>
            </w:pPr>
          </w:p>
        </w:tc>
        <w:tc>
          <w:tcPr>
            <w:tcW w:w="1138" w:type="dxa"/>
          </w:tcPr>
          <w:p w14:paraId="59FCB931" w14:textId="77777777" w:rsidR="00F25BF8" w:rsidRPr="00F25BF8" w:rsidRDefault="00F25BF8" w:rsidP="00F25BF8">
            <w:pPr>
              <w:contextualSpacing/>
              <w:jc w:val="center"/>
              <w:rPr>
                <w:sz w:val="20"/>
              </w:rPr>
            </w:pPr>
          </w:p>
        </w:tc>
        <w:tc>
          <w:tcPr>
            <w:tcW w:w="2160" w:type="dxa"/>
          </w:tcPr>
          <w:p w14:paraId="4F597134" w14:textId="77777777" w:rsidR="00F25BF8" w:rsidRPr="00F25BF8" w:rsidRDefault="00F25BF8" w:rsidP="00F25BF8">
            <w:pPr>
              <w:contextualSpacing/>
              <w:jc w:val="center"/>
              <w:rPr>
                <w:sz w:val="20"/>
              </w:rPr>
            </w:pPr>
          </w:p>
        </w:tc>
        <w:tc>
          <w:tcPr>
            <w:tcW w:w="1080" w:type="dxa"/>
          </w:tcPr>
          <w:p w14:paraId="3558C104" w14:textId="77777777" w:rsidR="00F25BF8" w:rsidRPr="00F25BF8" w:rsidRDefault="00F25BF8" w:rsidP="00F25BF8">
            <w:pPr>
              <w:contextualSpacing/>
              <w:jc w:val="center"/>
              <w:rPr>
                <w:sz w:val="20"/>
              </w:rPr>
            </w:pPr>
          </w:p>
        </w:tc>
        <w:tc>
          <w:tcPr>
            <w:tcW w:w="1440" w:type="dxa"/>
          </w:tcPr>
          <w:p w14:paraId="28F18A3A" w14:textId="77777777" w:rsidR="00F25BF8" w:rsidRPr="00F25BF8" w:rsidRDefault="00F25BF8" w:rsidP="00F25BF8">
            <w:pPr>
              <w:contextualSpacing/>
              <w:jc w:val="center"/>
              <w:rPr>
                <w:sz w:val="20"/>
              </w:rPr>
            </w:pPr>
          </w:p>
        </w:tc>
        <w:tc>
          <w:tcPr>
            <w:tcW w:w="1440" w:type="dxa"/>
          </w:tcPr>
          <w:p w14:paraId="55508964" w14:textId="77777777" w:rsidR="00F25BF8" w:rsidRPr="00F25BF8" w:rsidRDefault="00F25BF8" w:rsidP="00F25BF8">
            <w:pPr>
              <w:contextualSpacing/>
              <w:jc w:val="center"/>
              <w:rPr>
                <w:sz w:val="20"/>
              </w:rPr>
            </w:pPr>
          </w:p>
        </w:tc>
        <w:tc>
          <w:tcPr>
            <w:tcW w:w="1440" w:type="dxa"/>
          </w:tcPr>
          <w:p w14:paraId="0DB3B59F" w14:textId="77777777" w:rsidR="00F25BF8" w:rsidRPr="00F25BF8" w:rsidRDefault="00F25BF8" w:rsidP="00F25BF8">
            <w:pPr>
              <w:contextualSpacing/>
              <w:jc w:val="center"/>
              <w:rPr>
                <w:sz w:val="20"/>
              </w:rPr>
            </w:pPr>
          </w:p>
        </w:tc>
      </w:tr>
      <w:tr w:rsidR="00F25BF8" w:rsidRPr="00F25BF8" w14:paraId="5E651251" w14:textId="77777777" w:rsidTr="00F25BF8">
        <w:trPr>
          <w:trHeight w:val="20"/>
          <w:jc w:val="center"/>
        </w:trPr>
        <w:tc>
          <w:tcPr>
            <w:tcW w:w="694" w:type="dxa"/>
          </w:tcPr>
          <w:p w14:paraId="5C95240A" w14:textId="77777777" w:rsidR="00F25BF8" w:rsidRPr="00F25BF8" w:rsidRDefault="00F25BF8" w:rsidP="00F25BF8">
            <w:pPr>
              <w:contextualSpacing/>
              <w:jc w:val="center"/>
              <w:rPr>
                <w:sz w:val="20"/>
              </w:rPr>
            </w:pPr>
            <w:r w:rsidRPr="00F25BF8">
              <w:rPr>
                <w:sz w:val="20"/>
              </w:rPr>
              <w:t>9</w:t>
            </w:r>
          </w:p>
        </w:tc>
        <w:tc>
          <w:tcPr>
            <w:tcW w:w="900" w:type="dxa"/>
          </w:tcPr>
          <w:p w14:paraId="60947304" w14:textId="77777777" w:rsidR="00F25BF8" w:rsidRPr="00F25BF8" w:rsidRDefault="00F25BF8" w:rsidP="00F25BF8">
            <w:pPr>
              <w:contextualSpacing/>
              <w:jc w:val="center"/>
              <w:rPr>
                <w:sz w:val="20"/>
              </w:rPr>
            </w:pPr>
          </w:p>
        </w:tc>
        <w:tc>
          <w:tcPr>
            <w:tcW w:w="900" w:type="dxa"/>
          </w:tcPr>
          <w:p w14:paraId="3A0D430F" w14:textId="77777777" w:rsidR="00F25BF8" w:rsidRPr="00F25BF8" w:rsidRDefault="00F25BF8" w:rsidP="00F25BF8">
            <w:pPr>
              <w:contextualSpacing/>
              <w:jc w:val="center"/>
              <w:rPr>
                <w:sz w:val="20"/>
              </w:rPr>
            </w:pPr>
          </w:p>
        </w:tc>
        <w:tc>
          <w:tcPr>
            <w:tcW w:w="1461" w:type="dxa"/>
          </w:tcPr>
          <w:p w14:paraId="29D271CA" w14:textId="77777777" w:rsidR="00F25BF8" w:rsidRPr="00F25BF8" w:rsidRDefault="00F25BF8" w:rsidP="00F25BF8">
            <w:pPr>
              <w:contextualSpacing/>
              <w:jc w:val="center"/>
              <w:rPr>
                <w:sz w:val="20"/>
              </w:rPr>
            </w:pPr>
          </w:p>
        </w:tc>
        <w:tc>
          <w:tcPr>
            <w:tcW w:w="1440" w:type="dxa"/>
          </w:tcPr>
          <w:p w14:paraId="096415F9" w14:textId="77777777" w:rsidR="00F25BF8" w:rsidRPr="00F25BF8" w:rsidRDefault="00F25BF8" w:rsidP="00F25BF8">
            <w:pPr>
              <w:contextualSpacing/>
              <w:jc w:val="center"/>
              <w:rPr>
                <w:sz w:val="20"/>
              </w:rPr>
            </w:pPr>
          </w:p>
        </w:tc>
        <w:tc>
          <w:tcPr>
            <w:tcW w:w="1022" w:type="dxa"/>
          </w:tcPr>
          <w:p w14:paraId="5FAB9EC9" w14:textId="77777777" w:rsidR="00F25BF8" w:rsidRPr="00F25BF8" w:rsidRDefault="00F25BF8" w:rsidP="00F25BF8">
            <w:pPr>
              <w:contextualSpacing/>
              <w:jc w:val="center"/>
              <w:rPr>
                <w:sz w:val="20"/>
              </w:rPr>
            </w:pPr>
          </w:p>
        </w:tc>
        <w:tc>
          <w:tcPr>
            <w:tcW w:w="1138" w:type="dxa"/>
          </w:tcPr>
          <w:p w14:paraId="55F7811A" w14:textId="77777777" w:rsidR="00F25BF8" w:rsidRPr="00F25BF8" w:rsidRDefault="00F25BF8" w:rsidP="00F25BF8">
            <w:pPr>
              <w:contextualSpacing/>
              <w:jc w:val="center"/>
              <w:rPr>
                <w:sz w:val="20"/>
              </w:rPr>
            </w:pPr>
          </w:p>
        </w:tc>
        <w:tc>
          <w:tcPr>
            <w:tcW w:w="2160" w:type="dxa"/>
          </w:tcPr>
          <w:p w14:paraId="1320947F" w14:textId="77777777" w:rsidR="00F25BF8" w:rsidRPr="00F25BF8" w:rsidRDefault="00F25BF8" w:rsidP="00F25BF8">
            <w:pPr>
              <w:contextualSpacing/>
              <w:jc w:val="center"/>
              <w:rPr>
                <w:sz w:val="20"/>
              </w:rPr>
            </w:pPr>
          </w:p>
        </w:tc>
        <w:tc>
          <w:tcPr>
            <w:tcW w:w="1080" w:type="dxa"/>
          </w:tcPr>
          <w:p w14:paraId="63ED7BA4" w14:textId="77777777" w:rsidR="00F25BF8" w:rsidRPr="00F25BF8" w:rsidRDefault="00F25BF8" w:rsidP="00F25BF8">
            <w:pPr>
              <w:contextualSpacing/>
              <w:jc w:val="center"/>
              <w:rPr>
                <w:sz w:val="20"/>
              </w:rPr>
            </w:pPr>
          </w:p>
        </w:tc>
        <w:tc>
          <w:tcPr>
            <w:tcW w:w="1440" w:type="dxa"/>
          </w:tcPr>
          <w:p w14:paraId="28AD2290" w14:textId="77777777" w:rsidR="00F25BF8" w:rsidRPr="00F25BF8" w:rsidRDefault="00F25BF8" w:rsidP="00F25BF8">
            <w:pPr>
              <w:contextualSpacing/>
              <w:jc w:val="center"/>
              <w:rPr>
                <w:sz w:val="20"/>
              </w:rPr>
            </w:pPr>
          </w:p>
        </w:tc>
        <w:tc>
          <w:tcPr>
            <w:tcW w:w="1440" w:type="dxa"/>
          </w:tcPr>
          <w:p w14:paraId="1513BBF1" w14:textId="77777777" w:rsidR="00F25BF8" w:rsidRPr="00F25BF8" w:rsidRDefault="00F25BF8" w:rsidP="00F25BF8">
            <w:pPr>
              <w:contextualSpacing/>
              <w:jc w:val="center"/>
              <w:rPr>
                <w:sz w:val="20"/>
              </w:rPr>
            </w:pPr>
          </w:p>
        </w:tc>
        <w:tc>
          <w:tcPr>
            <w:tcW w:w="1440" w:type="dxa"/>
          </w:tcPr>
          <w:p w14:paraId="311DC6EC" w14:textId="77777777" w:rsidR="00F25BF8" w:rsidRPr="00F25BF8" w:rsidRDefault="00F25BF8" w:rsidP="00F25BF8">
            <w:pPr>
              <w:contextualSpacing/>
              <w:jc w:val="center"/>
              <w:rPr>
                <w:sz w:val="20"/>
              </w:rPr>
            </w:pPr>
          </w:p>
        </w:tc>
      </w:tr>
      <w:tr w:rsidR="00F25BF8" w:rsidRPr="00F25BF8" w14:paraId="68A3BF64" w14:textId="77777777" w:rsidTr="00F25BF8">
        <w:trPr>
          <w:trHeight w:val="20"/>
          <w:jc w:val="center"/>
        </w:trPr>
        <w:tc>
          <w:tcPr>
            <w:tcW w:w="694" w:type="dxa"/>
          </w:tcPr>
          <w:p w14:paraId="667C8B4F" w14:textId="77777777" w:rsidR="00F25BF8" w:rsidRPr="00F25BF8" w:rsidRDefault="00F25BF8" w:rsidP="00F25BF8">
            <w:pPr>
              <w:contextualSpacing/>
              <w:jc w:val="center"/>
              <w:rPr>
                <w:sz w:val="20"/>
              </w:rPr>
            </w:pPr>
            <w:r w:rsidRPr="00F25BF8">
              <w:rPr>
                <w:sz w:val="20"/>
              </w:rPr>
              <w:t>10</w:t>
            </w:r>
          </w:p>
        </w:tc>
        <w:tc>
          <w:tcPr>
            <w:tcW w:w="900" w:type="dxa"/>
          </w:tcPr>
          <w:p w14:paraId="52F94664" w14:textId="77777777" w:rsidR="00F25BF8" w:rsidRPr="00F25BF8" w:rsidRDefault="00F25BF8" w:rsidP="00F25BF8">
            <w:pPr>
              <w:contextualSpacing/>
              <w:jc w:val="center"/>
              <w:rPr>
                <w:sz w:val="20"/>
              </w:rPr>
            </w:pPr>
          </w:p>
        </w:tc>
        <w:tc>
          <w:tcPr>
            <w:tcW w:w="900" w:type="dxa"/>
          </w:tcPr>
          <w:p w14:paraId="400E4B5C" w14:textId="77777777" w:rsidR="00F25BF8" w:rsidRPr="00F25BF8" w:rsidRDefault="00F25BF8" w:rsidP="00F25BF8">
            <w:pPr>
              <w:contextualSpacing/>
              <w:jc w:val="center"/>
              <w:rPr>
                <w:sz w:val="20"/>
              </w:rPr>
            </w:pPr>
          </w:p>
        </w:tc>
        <w:tc>
          <w:tcPr>
            <w:tcW w:w="1461" w:type="dxa"/>
          </w:tcPr>
          <w:p w14:paraId="7F6DEAE0" w14:textId="77777777" w:rsidR="00F25BF8" w:rsidRPr="00F25BF8" w:rsidRDefault="00F25BF8" w:rsidP="00F25BF8">
            <w:pPr>
              <w:contextualSpacing/>
              <w:jc w:val="center"/>
              <w:rPr>
                <w:sz w:val="20"/>
              </w:rPr>
            </w:pPr>
          </w:p>
        </w:tc>
        <w:tc>
          <w:tcPr>
            <w:tcW w:w="1440" w:type="dxa"/>
          </w:tcPr>
          <w:p w14:paraId="36D88724" w14:textId="77777777" w:rsidR="00F25BF8" w:rsidRPr="00F25BF8" w:rsidRDefault="00F25BF8" w:rsidP="00F25BF8">
            <w:pPr>
              <w:contextualSpacing/>
              <w:jc w:val="center"/>
              <w:rPr>
                <w:sz w:val="20"/>
              </w:rPr>
            </w:pPr>
          </w:p>
        </w:tc>
        <w:tc>
          <w:tcPr>
            <w:tcW w:w="1022" w:type="dxa"/>
          </w:tcPr>
          <w:p w14:paraId="2BC53BFB" w14:textId="77777777" w:rsidR="00F25BF8" w:rsidRPr="00F25BF8" w:rsidRDefault="00F25BF8" w:rsidP="00F25BF8">
            <w:pPr>
              <w:contextualSpacing/>
              <w:jc w:val="center"/>
              <w:rPr>
                <w:sz w:val="20"/>
              </w:rPr>
            </w:pPr>
          </w:p>
        </w:tc>
        <w:tc>
          <w:tcPr>
            <w:tcW w:w="1138" w:type="dxa"/>
          </w:tcPr>
          <w:p w14:paraId="489AE619" w14:textId="77777777" w:rsidR="00F25BF8" w:rsidRPr="00F25BF8" w:rsidRDefault="00F25BF8" w:rsidP="00F25BF8">
            <w:pPr>
              <w:contextualSpacing/>
              <w:jc w:val="center"/>
              <w:rPr>
                <w:sz w:val="20"/>
              </w:rPr>
            </w:pPr>
          </w:p>
        </w:tc>
        <w:tc>
          <w:tcPr>
            <w:tcW w:w="2160" w:type="dxa"/>
          </w:tcPr>
          <w:p w14:paraId="797A25B8" w14:textId="77777777" w:rsidR="00F25BF8" w:rsidRPr="00F25BF8" w:rsidRDefault="00F25BF8" w:rsidP="00F25BF8">
            <w:pPr>
              <w:contextualSpacing/>
              <w:jc w:val="center"/>
              <w:rPr>
                <w:sz w:val="20"/>
              </w:rPr>
            </w:pPr>
          </w:p>
        </w:tc>
        <w:tc>
          <w:tcPr>
            <w:tcW w:w="1080" w:type="dxa"/>
          </w:tcPr>
          <w:p w14:paraId="5E05FF79" w14:textId="77777777" w:rsidR="00F25BF8" w:rsidRPr="00F25BF8" w:rsidRDefault="00F25BF8" w:rsidP="00F25BF8">
            <w:pPr>
              <w:contextualSpacing/>
              <w:jc w:val="center"/>
              <w:rPr>
                <w:sz w:val="20"/>
              </w:rPr>
            </w:pPr>
          </w:p>
        </w:tc>
        <w:tc>
          <w:tcPr>
            <w:tcW w:w="1440" w:type="dxa"/>
          </w:tcPr>
          <w:p w14:paraId="2726BA12" w14:textId="77777777" w:rsidR="00F25BF8" w:rsidRPr="00F25BF8" w:rsidRDefault="00F25BF8" w:rsidP="00F25BF8">
            <w:pPr>
              <w:contextualSpacing/>
              <w:jc w:val="center"/>
              <w:rPr>
                <w:sz w:val="20"/>
              </w:rPr>
            </w:pPr>
          </w:p>
        </w:tc>
        <w:tc>
          <w:tcPr>
            <w:tcW w:w="1440" w:type="dxa"/>
          </w:tcPr>
          <w:p w14:paraId="13BD1AB6" w14:textId="77777777" w:rsidR="00F25BF8" w:rsidRPr="00F25BF8" w:rsidRDefault="00F25BF8" w:rsidP="00F25BF8">
            <w:pPr>
              <w:contextualSpacing/>
              <w:jc w:val="center"/>
              <w:rPr>
                <w:sz w:val="20"/>
              </w:rPr>
            </w:pPr>
          </w:p>
        </w:tc>
        <w:tc>
          <w:tcPr>
            <w:tcW w:w="1440" w:type="dxa"/>
          </w:tcPr>
          <w:p w14:paraId="58B6673F" w14:textId="77777777" w:rsidR="00F25BF8" w:rsidRPr="00F25BF8" w:rsidRDefault="00F25BF8" w:rsidP="00F25BF8">
            <w:pPr>
              <w:contextualSpacing/>
              <w:jc w:val="center"/>
              <w:rPr>
                <w:sz w:val="20"/>
              </w:rPr>
            </w:pPr>
          </w:p>
        </w:tc>
      </w:tr>
    </w:tbl>
    <w:p w14:paraId="6CF2418F" w14:textId="77777777" w:rsidR="00F25BF8" w:rsidRPr="00F25BF8" w:rsidRDefault="00F25BF8" w:rsidP="00F25BF8">
      <w:pPr>
        <w:spacing w:after="0" w:line="240" w:lineRule="auto"/>
        <w:contextualSpacing/>
        <w:rPr>
          <w:rFonts w:eastAsia="SimSun"/>
        </w:rPr>
      </w:pPr>
    </w:p>
    <w:p w14:paraId="24C9E9CF" w14:textId="77777777" w:rsidR="00F25BF8" w:rsidRPr="00F25BF8" w:rsidRDefault="00F25BF8" w:rsidP="00F25BF8">
      <w:pPr>
        <w:spacing w:after="0" w:line="240" w:lineRule="auto"/>
        <w:contextualSpacing/>
        <w:rPr>
          <w:rFonts w:eastAsia="SimSun"/>
        </w:rPr>
      </w:pPr>
    </w:p>
    <w:p w14:paraId="711B8289" w14:textId="77777777" w:rsidR="00F25BF8" w:rsidRPr="00F25BF8" w:rsidRDefault="00F25BF8" w:rsidP="00F25BF8">
      <w:pPr>
        <w:spacing w:after="0" w:line="240" w:lineRule="auto"/>
        <w:contextualSpacing/>
        <w:rPr>
          <w:rFonts w:eastAsia="SimSun"/>
        </w:rPr>
      </w:pPr>
      <w:r w:rsidRPr="00F25BF8">
        <w:rPr>
          <w:rFonts w:eastAsia="SimSun"/>
        </w:rPr>
        <w:br w:type="page"/>
      </w:r>
    </w:p>
    <w:p w14:paraId="476BC7E4" w14:textId="77777777" w:rsidR="00F25BF8" w:rsidRPr="00F25BF8" w:rsidRDefault="00F25BF8" w:rsidP="00F25BF8">
      <w:pPr>
        <w:spacing w:after="0" w:line="240" w:lineRule="auto"/>
        <w:contextualSpacing/>
        <w:rPr>
          <w:rFonts w:eastAsia="Times New Roman" w:cs="Times New Roman"/>
          <w:b/>
          <w:bCs/>
        </w:rPr>
      </w:pPr>
      <w:commentRangeStart w:id="51"/>
      <w:r w:rsidRPr="00F25BF8">
        <w:rPr>
          <w:rFonts w:eastAsia="Times New Roman" w:cs="Times New Roman"/>
          <w:b/>
          <w:bCs/>
        </w:rPr>
        <w:lastRenderedPageBreak/>
        <w:t xml:space="preserve">SECTION F. INVESTMENTS AND IMPROVEMENTS </w:t>
      </w:r>
      <w:commentRangeEnd w:id="51"/>
      <w:r w:rsidR="000C30D8">
        <w:rPr>
          <w:rStyle w:val="CommentReference"/>
        </w:rPr>
        <w:commentReference w:id="51"/>
      </w:r>
    </w:p>
    <w:p w14:paraId="0CE05511" w14:textId="77777777" w:rsidR="00F25BF8" w:rsidRPr="00F25BF8" w:rsidRDefault="00F25BF8" w:rsidP="00F25BF8">
      <w:pPr>
        <w:spacing w:after="0" w:line="240" w:lineRule="auto"/>
        <w:contextualSpacing/>
        <w:rPr>
          <w:rFonts w:eastAsia="SimSun"/>
        </w:rPr>
      </w:pPr>
    </w:p>
    <w:tbl>
      <w:tblPr>
        <w:tblStyle w:val="TableGrid2"/>
        <w:tblW w:w="14014" w:type="dxa"/>
        <w:jc w:val="center"/>
        <w:tblLayout w:type="fixed"/>
        <w:tblCellMar>
          <w:left w:w="29" w:type="dxa"/>
          <w:right w:w="29" w:type="dxa"/>
        </w:tblCellMar>
        <w:tblLook w:val="04A0" w:firstRow="1" w:lastRow="0" w:firstColumn="1" w:lastColumn="0" w:noHBand="0" w:noVBand="1"/>
      </w:tblPr>
      <w:tblGrid>
        <w:gridCol w:w="694"/>
        <w:gridCol w:w="1440"/>
        <w:gridCol w:w="2160"/>
        <w:gridCol w:w="1440"/>
        <w:gridCol w:w="1260"/>
        <w:gridCol w:w="1260"/>
        <w:gridCol w:w="1800"/>
        <w:gridCol w:w="1440"/>
        <w:gridCol w:w="1260"/>
        <w:gridCol w:w="1260"/>
      </w:tblGrid>
      <w:tr w:rsidR="00F25BF8" w:rsidRPr="00F25BF8" w14:paraId="1B7D8FEB" w14:textId="77777777" w:rsidTr="00F25BF8">
        <w:trPr>
          <w:trHeight w:val="20"/>
          <w:jc w:val="center"/>
        </w:trPr>
        <w:tc>
          <w:tcPr>
            <w:tcW w:w="694" w:type="dxa"/>
            <w:vMerge w:val="restart"/>
          </w:tcPr>
          <w:p w14:paraId="152C1B7C" w14:textId="77777777" w:rsidR="00F25BF8" w:rsidRPr="00F25BF8" w:rsidRDefault="00F25BF8" w:rsidP="00F25BF8">
            <w:pPr>
              <w:contextualSpacing/>
              <w:jc w:val="center"/>
              <w:rPr>
                <w:sz w:val="20"/>
              </w:rPr>
            </w:pPr>
            <w:r w:rsidRPr="00F25BF8">
              <w:rPr>
                <w:sz w:val="20"/>
              </w:rPr>
              <w:t>Field</w:t>
            </w:r>
          </w:p>
        </w:tc>
        <w:tc>
          <w:tcPr>
            <w:tcW w:w="1440" w:type="dxa"/>
            <w:vMerge w:val="restart"/>
          </w:tcPr>
          <w:p w14:paraId="5827214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F1. In the field, how was the crop/field residue from the last agricultural season mainly used or disposed of?</w:t>
            </w:r>
          </w:p>
          <w:p w14:paraId="7033F08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residue Code Below)</w:t>
            </w:r>
          </w:p>
          <w:p w14:paraId="139FB8E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2160" w:type="dxa"/>
            <w:vMerge w:val="restart"/>
          </w:tcPr>
          <w:p w14:paraId="71841BA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F2a. In the past five years, did your household improve this field with planting basins (pot holes)?</w:t>
            </w:r>
          </w:p>
          <w:p w14:paraId="7425AA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41B87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F3AD8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F8DD06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5E819E9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F3a</w:t>
            </w:r>
          </w:p>
        </w:tc>
        <w:tc>
          <w:tcPr>
            <w:tcW w:w="1440" w:type="dxa"/>
            <w:vMerge w:val="restart"/>
          </w:tcPr>
          <w:p w14:paraId="2DAEF60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F2b. What years did your household plant basins in this field?</w:t>
            </w:r>
          </w:p>
          <w:p w14:paraId="2C205FB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tc>
        <w:tc>
          <w:tcPr>
            <w:tcW w:w="2520" w:type="dxa"/>
            <w:gridSpan w:val="2"/>
          </w:tcPr>
          <w:p w14:paraId="71043FF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F2c. What are the two most important reasons why your household chose to plant basins in the field?</w:t>
            </w:r>
          </w:p>
          <w:p w14:paraId="4B172D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Reasons Code Below)</w:t>
            </w:r>
          </w:p>
        </w:tc>
        <w:tc>
          <w:tcPr>
            <w:tcW w:w="1800" w:type="dxa"/>
            <w:vMerge w:val="restart"/>
          </w:tcPr>
          <w:p w14:paraId="5339F6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F3a. In the past five years, did your household improve this field through zero tillage?</w:t>
            </w:r>
          </w:p>
          <w:p w14:paraId="71BBD66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4E1CFF2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4975CEB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47872D60" w14:textId="77777777" w:rsidR="00F25BF8" w:rsidRPr="00F25BF8" w:rsidRDefault="00F25BF8" w:rsidP="00F25BF8">
            <w:pPr>
              <w:contextualSpacing/>
              <w:jc w:val="center"/>
              <w:rPr>
                <w:rFonts w:cs="Times New Roman"/>
                <w:sz w:val="20"/>
              </w:rPr>
            </w:pPr>
            <w:r w:rsidRPr="00F25BF8">
              <w:rPr>
                <w:sz w:val="20"/>
              </w:rPr>
              <w:t>999=Prefer not to respond</w:t>
            </w:r>
          </w:p>
          <w:p w14:paraId="27E483E2" w14:textId="77777777" w:rsidR="00F25BF8" w:rsidRPr="00F25BF8" w:rsidRDefault="00F25BF8" w:rsidP="00F25BF8">
            <w:pPr>
              <w:contextualSpacing/>
              <w:jc w:val="center"/>
              <w:rPr>
                <w:rFonts w:cs="Times New Roman"/>
                <w:sz w:val="20"/>
              </w:rPr>
            </w:pPr>
            <w:r w:rsidRPr="00F25BF8">
              <w:rPr>
                <w:rFonts w:cs="Times New Roman"/>
                <w:sz w:val="20"/>
              </w:rPr>
              <w:t>If not 2, skip to F4a</w:t>
            </w:r>
          </w:p>
        </w:tc>
        <w:tc>
          <w:tcPr>
            <w:tcW w:w="1440" w:type="dxa"/>
            <w:vMerge w:val="restart"/>
          </w:tcPr>
          <w:p w14:paraId="04A43DF0" w14:textId="77777777" w:rsidR="00F25BF8" w:rsidRPr="00F25BF8" w:rsidRDefault="00F25BF8" w:rsidP="00F25BF8">
            <w:pPr>
              <w:contextualSpacing/>
              <w:jc w:val="center"/>
              <w:rPr>
                <w:rFonts w:cs="Times New Roman"/>
                <w:sz w:val="20"/>
              </w:rPr>
            </w:pPr>
            <w:r w:rsidRPr="00F25BF8">
              <w:rPr>
                <w:rFonts w:cs="Times New Roman"/>
                <w:sz w:val="20"/>
              </w:rPr>
              <w:t>F3b. What years did your household improve this field through zero tillage?</w:t>
            </w:r>
          </w:p>
        </w:tc>
        <w:tc>
          <w:tcPr>
            <w:tcW w:w="2520" w:type="dxa"/>
            <w:gridSpan w:val="2"/>
            <w:vAlign w:val="center"/>
          </w:tcPr>
          <w:p w14:paraId="2BE8C29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F3c. What are the two most important reasons why your household chose to use this method?</w:t>
            </w:r>
          </w:p>
        </w:tc>
      </w:tr>
      <w:tr w:rsidR="00F25BF8" w:rsidRPr="00F25BF8" w14:paraId="5C14F6D5" w14:textId="77777777" w:rsidTr="00F25BF8">
        <w:trPr>
          <w:trHeight w:val="20"/>
          <w:jc w:val="center"/>
        </w:trPr>
        <w:tc>
          <w:tcPr>
            <w:tcW w:w="694" w:type="dxa"/>
            <w:vMerge/>
          </w:tcPr>
          <w:p w14:paraId="3B06F048" w14:textId="77777777" w:rsidR="00F25BF8" w:rsidRPr="00F25BF8" w:rsidRDefault="00F25BF8" w:rsidP="00F25BF8">
            <w:pPr>
              <w:contextualSpacing/>
              <w:jc w:val="center"/>
              <w:rPr>
                <w:sz w:val="20"/>
              </w:rPr>
            </w:pPr>
          </w:p>
        </w:tc>
        <w:tc>
          <w:tcPr>
            <w:tcW w:w="1440" w:type="dxa"/>
            <w:vMerge/>
          </w:tcPr>
          <w:p w14:paraId="143CBFB1"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160" w:type="dxa"/>
            <w:vMerge/>
          </w:tcPr>
          <w:p w14:paraId="7992B25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0BD12AB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7260B0C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026ABDA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1800" w:type="dxa"/>
            <w:vMerge/>
          </w:tcPr>
          <w:p w14:paraId="53F97C5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2524E271"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130FCDB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60529B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51AEC63A" w14:textId="77777777" w:rsidTr="00F25BF8">
        <w:trPr>
          <w:trHeight w:val="20"/>
          <w:jc w:val="center"/>
        </w:trPr>
        <w:tc>
          <w:tcPr>
            <w:tcW w:w="694" w:type="dxa"/>
          </w:tcPr>
          <w:p w14:paraId="2B4E20A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6F48316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residue</w:t>
            </w:r>
          </w:p>
        </w:tc>
        <w:tc>
          <w:tcPr>
            <w:tcW w:w="2160" w:type="dxa"/>
          </w:tcPr>
          <w:p w14:paraId="3F9C7B8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plantbasin</w:t>
            </w:r>
            <w:proofErr w:type="spellEnd"/>
          </w:p>
        </w:tc>
        <w:tc>
          <w:tcPr>
            <w:tcW w:w="1440" w:type="dxa"/>
          </w:tcPr>
          <w:p w14:paraId="713D04D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plantbasinyr</w:t>
            </w:r>
            <w:proofErr w:type="spellEnd"/>
          </w:p>
        </w:tc>
        <w:tc>
          <w:tcPr>
            <w:tcW w:w="1260" w:type="dxa"/>
          </w:tcPr>
          <w:p w14:paraId="4CF0DCB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plantbasinrsn1</w:t>
            </w:r>
          </w:p>
        </w:tc>
        <w:tc>
          <w:tcPr>
            <w:tcW w:w="1260" w:type="dxa"/>
          </w:tcPr>
          <w:p w14:paraId="4F51371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plantbasinrsn2</w:t>
            </w:r>
          </w:p>
        </w:tc>
        <w:tc>
          <w:tcPr>
            <w:tcW w:w="1800" w:type="dxa"/>
          </w:tcPr>
          <w:p w14:paraId="79BA83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zerotill</w:t>
            </w:r>
            <w:proofErr w:type="spellEnd"/>
          </w:p>
        </w:tc>
        <w:tc>
          <w:tcPr>
            <w:tcW w:w="1440" w:type="dxa"/>
          </w:tcPr>
          <w:p w14:paraId="03500CC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xerotillyr</w:t>
            </w:r>
            <w:proofErr w:type="spellEnd"/>
          </w:p>
        </w:tc>
        <w:tc>
          <w:tcPr>
            <w:tcW w:w="1260" w:type="dxa"/>
          </w:tcPr>
          <w:p w14:paraId="310688E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zerorsn1</w:t>
            </w:r>
          </w:p>
        </w:tc>
        <w:tc>
          <w:tcPr>
            <w:tcW w:w="1260" w:type="dxa"/>
          </w:tcPr>
          <w:p w14:paraId="62BEED9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zerorsn2</w:t>
            </w:r>
          </w:p>
        </w:tc>
      </w:tr>
      <w:tr w:rsidR="00F25BF8" w:rsidRPr="00F25BF8" w14:paraId="5F9EF71B" w14:textId="77777777" w:rsidTr="00F25BF8">
        <w:trPr>
          <w:trHeight w:val="20"/>
          <w:jc w:val="center"/>
        </w:trPr>
        <w:tc>
          <w:tcPr>
            <w:tcW w:w="694" w:type="dxa"/>
          </w:tcPr>
          <w:p w14:paraId="38F77444" w14:textId="77777777" w:rsidR="00F25BF8" w:rsidRPr="00F25BF8" w:rsidRDefault="00F25BF8" w:rsidP="00F25BF8">
            <w:pPr>
              <w:contextualSpacing/>
              <w:jc w:val="center"/>
              <w:rPr>
                <w:sz w:val="20"/>
              </w:rPr>
            </w:pPr>
            <w:r w:rsidRPr="00F25BF8">
              <w:rPr>
                <w:sz w:val="20"/>
              </w:rPr>
              <w:t>1</w:t>
            </w:r>
          </w:p>
        </w:tc>
        <w:tc>
          <w:tcPr>
            <w:tcW w:w="1440" w:type="dxa"/>
          </w:tcPr>
          <w:p w14:paraId="08341C57" w14:textId="77777777" w:rsidR="00F25BF8" w:rsidRPr="00F25BF8" w:rsidRDefault="00F25BF8" w:rsidP="00F25BF8">
            <w:pPr>
              <w:contextualSpacing/>
              <w:jc w:val="center"/>
              <w:rPr>
                <w:sz w:val="20"/>
              </w:rPr>
            </w:pPr>
          </w:p>
        </w:tc>
        <w:tc>
          <w:tcPr>
            <w:tcW w:w="2160" w:type="dxa"/>
          </w:tcPr>
          <w:p w14:paraId="522FDB98" w14:textId="77777777" w:rsidR="00F25BF8" w:rsidRPr="00F25BF8" w:rsidRDefault="00F25BF8" w:rsidP="00F25BF8">
            <w:pPr>
              <w:contextualSpacing/>
              <w:jc w:val="center"/>
              <w:rPr>
                <w:sz w:val="20"/>
              </w:rPr>
            </w:pPr>
          </w:p>
        </w:tc>
        <w:tc>
          <w:tcPr>
            <w:tcW w:w="1440" w:type="dxa"/>
          </w:tcPr>
          <w:p w14:paraId="11083395" w14:textId="77777777" w:rsidR="00F25BF8" w:rsidRPr="00F25BF8" w:rsidRDefault="00F25BF8" w:rsidP="00F25BF8">
            <w:pPr>
              <w:contextualSpacing/>
              <w:jc w:val="center"/>
              <w:rPr>
                <w:sz w:val="20"/>
              </w:rPr>
            </w:pPr>
          </w:p>
        </w:tc>
        <w:tc>
          <w:tcPr>
            <w:tcW w:w="1260" w:type="dxa"/>
          </w:tcPr>
          <w:p w14:paraId="02AF9B0C" w14:textId="77777777" w:rsidR="00F25BF8" w:rsidRPr="00F25BF8" w:rsidRDefault="00F25BF8" w:rsidP="00F25BF8">
            <w:pPr>
              <w:contextualSpacing/>
              <w:jc w:val="center"/>
              <w:rPr>
                <w:sz w:val="20"/>
              </w:rPr>
            </w:pPr>
          </w:p>
        </w:tc>
        <w:tc>
          <w:tcPr>
            <w:tcW w:w="1260" w:type="dxa"/>
          </w:tcPr>
          <w:p w14:paraId="25DBCC84" w14:textId="77777777" w:rsidR="00F25BF8" w:rsidRPr="00F25BF8" w:rsidRDefault="00F25BF8" w:rsidP="00F25BF8">
            <w:pPr>
              <w:contextualSpacing/>
              <w:jc w:val="center"/>
              <w:rPr>
                <w:sz w:val="20"/>
              </w:rPr>
            </w:pPr>
          </w:p>
        </w:tc>
        <w:tc>
          <w:tcPr>
            <w:tcW w:w="1800" w:type="dxa"/>
          </w:tcPr>
          <w:p w14:paraId="7C419D6C" w14:textId="77777777" w:rsidR="00F25BF8" w:rsidRPr="00F25BF8" w:rsidRDefault="00F25BF8" w:rsidP="00F25BF8">
            <w:pPr>
              <w:contextualSpacing/>
              <w:jc w:val="center"/>
              <w:rPr>
                <w:sz w:val="20"/>
              </w:rPr>
            </w:pPr>
          </w:p>
        </w:tc>
        <w:tc>
          <w:tcPr>
            <w:tcW w:w="1440" w:type="dxa"/>
          </w:tcPr>
          <w:p w14:paraId="7C413549" w14:textId="77777777" w:rsidR="00F25BF8" w:rsidRPr="00F25BF8" w:rsidRDefault="00F25BF8" w:rsidP="00F25BF8">
            <w:pPr>
              <w:contextualSpacing/>
              <w:jc w:val="center"/>
              <w:rPr>
                <w:sz w:val="20"/>
              </w:rPr>
            </w:pPr>
          </w:p>
        </w:tc>
        <w:tc>
          <w:tcPr>
            <w:tcW w:w="1260" w:type="dxa"/>
          </w:tcPr>
          <w:p w14:paraId="6CA637DD" w14:textId="77777777" w:rsidR="00F25BF8" w:rsidRPr="00F25BF8" w:rsidRDefault="00F25BF8" w:rsidP="00F25BF8">
            <w:pPr>
              <w:contextualSpacing/>
              <w:jc w:val="center"/>
              <w:rPr>
                <w:sz w:val="20"/>
              </w:rPr>
            </w:pPr>
          </w:p>
        </w:tc>
        <w:tc>
          <w:tcPr>
            <w:tcW w:w="1260" w:type="dxa"/>
          </w:tcPr>
          <w:p w14:paraId="3FBA0D59" w14:textId="77777777" w:rsidR="00F25BF8" w:rsidRPr="00F25BF8" w:rsidRDefault="00F25BF8" w:rsidP="00F25BF8">
            <w:pPr>
              <w:contextualSpacing/>
              <w:jc w:val="center"/>
              <w:rPr>
                <w:sz w:val="20"/>
              </w:rPr>
            </w:pPr>
          </w:p>
        </w:tc>
      </w:tr>
      <w:tr w:rsidR="00F25BF8" w:rsidRPr="00F25BF8" w14:paraId="5E4805D4" w14:textId="77777777" w:rsidTr="00F25BF8">
        <w:trPr>
          <w:trHeight w:val="20"/>
          <w:jc w:val="center"/>
        </w:trPr>
        <w:tc>
          <w:tcPr>
            <w:tcW w:w="694" w:type="dxa"/>
          </w:tcPr>
          <w:p w14:paraId="707AB699" w14:textId="77777777" w:rsidR="00F25BF8" w:rsidRPr="00F25BF8" w:rsidRDefault="00F25BF8" w:rsidP="00F25BF8">
            <w:pPr>
              <w:contextualSpacing/>
              <w:jc w:val="center"/>
              <w:rPr>
                <w:sz w:val="20"/>
              </w:rPr>
            </w:pPr>
            <w:r w:rsidRPr="00F25BF8">
              <w:rPr>
                <w:sz w:val="20"/>
              </w:rPr>
              <w:t>2</w:t>
            </w:r>
          </w:p>
        </w:tc>
        <w:tc>
          <w:tcPr>
            <w:tcW w:w="1440" w:type="dxa"/>
          </w:tcPr>
          <w:p w14:paraId="2EBC0C16" w14:textId="77777777" w:rsidR="00F25BF8" w:rsidRPr="00F25BF8" w:rsidRDefault="00F25BF8" w:rsidP="00F25BF8">
            <w:pPr>
              <w:contextualSpacing/>
              <w:jc w:val="center"/>
              <w:rPr>
                <w:sz w:val="20"/>
              </w:rPr>
            </w:pPr>
          </w:p>
        </w:tc>
        <w:tc>
          <w:tcPr>
            <w:tcW w:w="2160" w:type="dxa"/>
          </w:tcPr>
          <w:p w14:paraId="7F286F3F" w14:textId="77777777" w:rsidR="00F25BF8" w:rsidRPr="00F25BF8" w:rsidRDefault="00F25BF8" w:rsidP="00F25BF8">
            <w:pPr>
              <w:contextualSpacing/>
              <w:jc w:val="center"/>
              <w:rPr>
                <w:sz w:val="20"/>
              </w:rPr>
            </w:pPr>
          </w:p>
        </w:tc>
        <w:tc>
          <w:tcPr>
            <w:tcW w:w="1440" w:type="dxa"/>
          </w:tcPr>
          <w:p w14:paraId="4D40BA20" w14:textId="77777777" w:rsidR="00F25BF8" w:rsidRPr="00F25BF8" w:rsidRDefault="00F25BF8" w:rsidP="00F25BF8">
            <w:pPr>
              <w:contextualSpacing/>
              <w:jc w:val="center"/>
              <w:rPr>
                <w:sz w:val="20"/>
              </w:rPr>
            </w:pPr>
          </w:p>
        </w:tc>
        <w:tc>
          <w:tcPr>
            <w:tcW w:w="1260" w:type="dxa"/>
          </w:tcPr>
          <w:p w14:paraId="47312961" w14:textId="77777777" w:rsidR="00F25BF8" w:rsidRPr="00F25BF8" w:rsidRDefault="00F25BF8" w:rsidP="00F25BF8">
            <w:pPr>
              <w:contextualSpacing/>
              <w:jc w:val="center"/>
              <w:rPr>
                <w:sz w:val="20"/>
              </w:rPr>
            </w:pPr>
          </w:p>
        </w:tc>
        <w:tc>
          <w:tcPr>
            <w:tcW w:w="1260" w:type="dxa"/>
          </w:tcPr>
          <w:p w14:paraId="440D3A37" w14:textId="77777777" w:rsidR="00F25BF8" w:rsidRPr="00F25BF8" w:rsidRDefault="00F25BF8" w:rsidP="00F25BF8">
            <w:pPr>
              <w:contextualSpacing/>
              <w:jc w:val="center"/>
              <w:rPr>
                <w:sz w:val="20"/>
              </w:rPr>
            </w:pPr>
          </w:p>
        </w:tc>
        <w:tc>
          <w:tcPr>
            <w:tcW w:w="1800" w:type="dxa"/>
          </w:tcPr>
          <w:p w14:paraId="4A7F30DD" w14:textId="77777777" w:rsidR="00F25BF8" w:rsidRPr="00F25BF8" w:rsidRDefault="00F25BF8" w:rsidP="00F25BF8">
            <w:pPr>
              <w:contextualSpacing/>
              <w:jc w:val="center"/>
              <w:rPr>
                <w:sz w:val="20"/>
              </w:rPr>
            </w:pPr>
          </w:p>
        </w:tc>
        <w:tc>
          <w:tcPr>
            <w:tcW w:w="1440" w:type="dxa"/>
          </w:tcPr>
          <w:p w14:paraId="0C8262CF" w14:textId="77777777" w:rsidR="00F25BF8" w:rsidRPr="00F25BF8" w:rsidRDefault="00F25BF8" w:rsidP="00F25BF8">
            <w:pPr>
              <w:contextualSpacing/>
              <w:jc w:val="center"/>
              <w:rPr>
                <w:sz w:val="20"/>
              </w:rPr>
            </w:pPr>
          </w:p>
        </w:tc>
        <w:tc>
          <w:tcPr>
            <w:tcW w:w="1260" w:type="dxa"/>
          </w:tcPr>
          <w:p w14:paraId="01154E7C" w14:textId="77777777" w:rsidR="00F25BF8" w:rsidRPr="00F25BF8" w:rsidRDefault="00F25BF8" w:rsidP="00F25BF8">
            <w:pPr>
              <w:contextualSpacing/>
              <w:jc w:val="center"/>
              <w:rPr>
                <w:sz w:val="20"/>
              </w:rPr>
            </w:pPr>
          </w:p>
        </w:tc>
        <w:tc>
          <w:tcPr>
            <w:tcW w:w="1260" w:type="dxa"/>
          </w:tcPr>
          <w:p w14:paraId="29708FC3" w14:textId="77777777" w:rsidR="00F25BF8" w:rsidRPr="00F25BF8" w:rsidRDefault="00F25BF8" w:rsidP="00F25BF8">
            <w:pPr>
              <w:contextualSpacing/>
              <w:jc w:val="center"/>
              <w:rPr>
                <w:sz w:val="20"/>
              </w:rPr>
            </w:pPr>
          </w:p>
        </w:tc>
      </w:tr>
      <w:tr w:rsidR="00F25BF8" w:rsidRPr="00F25BF8" w14:paraId="1E2881CC" w14:textId="77777777" w:rsidTr="00F25BF8">
        <w:trPr>
          <w:trHeight w:val="20"/>
          <w:jc w:val="center"/>
        </w:trPr>
        <w:tc>
          <w:tcPr>
            <w:tcW w:w="694" w:type="dxa"/>
          </w:tcPr>
          <w:p w14:paraId="0C148121" w14:textId="77777777" w:rsidR="00F25BF8" w:rsidRPr="00F25BF8" w:rsidRDefault="00F25BF8" w:rsidP="00F25BF8">
            <w:pPr>
              <w:contextualSpacing/>
              <w:jc w:val="center"/>
              <w:rPr>
                <w:sz w:val="20"/>
              </w:rPr>
            </w:pPr>
            <w:r w:rsidRPr="00F25BF8">
              <w:rPr>
                <w:sz w:val="20"/>
              </w:rPr>
              <w:t>3</w:t>
            </w:r>
          </w:p>
        </w:tc>
        <w:tc>
          <w:tcPr>
            <w:tcW w:w="1440" w:type="dxa"/>
          </w:tcPr>
          <w:p w14:paraId="09AA8863" w14:textId="77777777" w:rsidR="00F25BF8" w:rsidRPr="00F25BF8" w:rsidRDefault="00F25BF8" w:rsidP="00F25BF8">
            <w:pPr>
              <w:contextualSpacing/>
              <w:jc w:val="center"/>
              <w:rPr>
                <w:sz w:val="20"/>
              </w:rPr>
            </w:pPr>
          </w:p>
        </w:tc>
        <w:tc>
          <w:tcPr>
            <w:tcW w:w="2160" w:type="dxa"/>
          </w:tcPr>
          <w:p w14:paraId="6E3EF6AF" w14:textId="77777777" w:rsidR="00F25BF8" w:rsidRPr="00F25BF8" w:rsidRDefault="00F25BF8" w:rsidP="00F25BF8">
            <w:pPr>
              <w:contextualSpacing/>
              <w:jc w:val="center"/>
              <w:rPr>
                <w:sz w:val="20"/>
              </w:rPr>
            </w:pPr>
          </w:p>
        </w:tc>
        <w:tc>
          <w:tcPr>
            <w:tcW w:w="1440" w:type="dxa"/>
          </w:tcPr>
          <w:p w14:paraId="008A84AD" w14:textId="77777777" w:rsidR="00F25BF8" w:rsidRPr="00F25BF8" w:rsidRDefault="00F25BF8" w:rsidP="00F25BF8">
            <w:pPr>
              <w:contextualSpacing/>
              <w:jc w:val="center"/>
              <w:rPr>
                <w:sz w:val="20"/>
              </w:rPr>
            </w:pPr>
          </w:p>
        </w:tc>
        <w:tc>
          <w:tcPr>
            <w:tcW w:w="1260" w:type="dxa"/>
          </w:tcPr>
          <w:p w14:paraId="5D107FF1" w14:textId="77777777" w:rsidR="00F25BF8" w:rsidRPr="00F25BF8" w:rsidRDefault="00F25BF8" w:rsidP="00F25BF8">
            <w:pPr>
              <w:contextualSpacing/>
              <w:jc w:val="center"/>
              <w:rPr>
                <w:sz w:val="20"/>
              </w:rPr>
            </w:pPr>
          </w:p>
        </w:tc>
        <w:tc>
          <w:tcPr>
            <w:tcW w:w="1260" w:type="dxa"/>
          </w:tcPr>
          <w:p w14:paraId="5D092900" w14:textId="77777777" w:rsidR="00F25BF8" w:rsidRPr="00F25BF8" w:rsidRDefault="00F25BF8" w:rsidP="00F25BF8">
            <w:pPr>
              <w:contextualSpacing/>
              <w:jc w:val="center"/>
              <w:rPr>
                <w:sz w:val="20"/>
              </w:rPr>
            </w:pPr>
          </w:p>
        </w:tc>
        <w:tc>
          <w:tcPr>
            <w:tcW w:w="1800" w:type="dxa"/>
          </w:tcPr>
          <w:p w14:paraId="4376D23F" w14:textId="77777777" w:rsidR="00F25BF8" w:rsidRPr="00F25BF8" w:rsidRDefault="00F25BF8" w:rsidP="00F25BF8">
            <w:pPr>
              <w:contextualSpacing/>
              <w:jc w:val="center"/>
              <w:rPr>
                <w:sz w:val="20"/>
              </w:rPr>
            </w:pPr>
          </w:p>
        </w:tc>
        <w:tc>
          <w:tcPr>
            <w:tcW w:w="1440" w:type="dxa"/>
          </w:tcPr>
          <w:p w14:paraId="406C8E48" w14:textId="77777777" w:rsidR="00F25BF8" w:rsidRPr="00F25BF8" w:rsidRDefault="00F25BF8" w:rsidP="00F25BF8">
            <w:pPr>
              <w:contextualSpacing/>
              <w:jc w:val="center"/>
              <w:rPr>
                <w:sz w:val="20"/>
              </w:rPr>
            </w:pPr>
          </w:p>
        </w:tc>
        <w:tc>
          <w:tcPr>
            <w:tcW w:w="1260" w:type="dxa"/>
          </w:tcPr>
          <w:p w14:paraId="1F9B405E" w14:textId="77777777" w:rsidR="00F25BF8" w:rsidRPr="00F25BF8" w:rsidRDefault="00F25BF8" w:rsidP="00F25BF8">
            <w:pPr>
              <w:contextualSpacing/>
              <w:jc w:val="center"/>
              <w:rPr>
                <w:sz w:val="20"/>
              </w:rPr>
            </w:pPr>
          </w:p>
        </w:tc>
        <w:tc>
          <w:tcPr>
            <w:tcW w:w="1260" w:type="dxa"/>
          </w:tcPr>
          <w:p w14:paraId="22011251" w14:textId="77777777" w:rsidR="00F25BF8" w:rsidRPr="00F25BF8" w:rsidRDefault="00F25BF8" w:rsidP="00F25BF8">
            <w:pPr>
              <w:contextualSpacing/>
              <w:jc w:val="center"/>
              <w:rPr>
                <w:sz w:val="20"/>
              </w:rPr>
            </w:pPr>
          </w:p>
        </w:tc>
      </w:tr>
      <w:tr w:rsidR="00F25BF8" w:rsidRPr="00F25BF8" w14:paraId="5B928FCC" w14:textId="77777777" w:rsidTr="00F25BF8">
        <w:trPr>
          <w:trHeight w:val="20"/>
          <w:jc w:val="center"/>
        </w:trPr>
        <w:tc>
          <w:tcPr>
            <w:tcW w:w="694" w:type="dxa"/>
          </w:tcPr>
          <w:p w14:paraId="130836D2" w14:textId="77777777" w:rsidR="00F25BF8" w:rsidRPr="00F25BF8" w:rsidRDefault="00F25BF8" w:rsidP="00F25BF8">
            <w:pPr>
              <w:contextualSpacing/>
              <w:jc w:val="center"/>
              <w:rPr>
                <w:sz w:val="20"/>
              </w:rPr>
            </w:pPr>
            <w:r w:rsidRPr="00F25BF8">
              <w:rPr>
                <w:sz w:val="20"/>
              </w:rPr>
              <w:t>4</w:t>
            </w:r>
          </w:p>
        </w:tc>
        <w:tc>
          <w:tcPr>
            <w:tcW w:w="1440" w:type="dxa"/>
          </w:tcPr>
          <w:p w14:paraId="3D2BC33F" w14:textId="77777777" w:rsidR="00F25BF8" w:rsidRPr="00F25BF8" w:rsidRDefault="00F25BF8" w:rsidP="00F25BF8">
            <w:pPr>
              <w:contextualSpacing/>
              <w:jc w:val="center"/>
              <w:rPr>
                <w:sz w:val="20"/>
              </w:rPr>
            </w:pPr>
          </w:p>
        </w:tc>
        <w:tc>
          <w:tcPr>
            <w:tcW w:w="2160" w:type="dxa"/>
          </w:tcPr>
          <w:p w14:paraId="52EE2120" w14:textId="77777777" w:rsidR="00F25BF8" w:rsidRPr="00F25BF8" w:rsidRDefault="00F25BF8" w:rsidP="00F25BF8">
            <w:pPr>
              <w:contextualSpacing/>
              <w:jc w:val="center"/>
              <w:rPr>
                <w:sz w:val="20"/>
              </w:rPr>
            </w:pPr>
          </w:p>
        </w:tc>
        <w:tc>
          <w:tcPr>
            <w:tcW w:w="1440" w:type="dxa"/>
          </w:tcPr>
          <w:p w14:paraId="1479AF48" w14:textId="77777777" w:rsidR="00F25BF8" w:rsidRPr="00F25BF8" w:rsidRDefault="00F25BF8" w:rsidP="00F25BF8">
            <w:pPr>
              <w:contextualSpacing/>
              <w:jc w:val="center"/>
              <w:rPr>
                <w:sz w:val="20"/>
              </w:rPr>
            </w:pPr>
          </w:p>
        </w:tc>
        <w:tc>
          <w:tcPr>
            <w:tcW w:w="1260" w:type="dxa"/>
          </w:tcPr>
          <w:p w14:paraId="1B460ACA" w14:textId="77777777" w:rsidR="00F25BF8" w:rsidRPr="00F25BF8" w:rsidRDefault="00F25BF8" w:rsidP="00F25BF8">
            <w:pPr>
              <w:contextualSpacing/>
              <w:jc w:val="center"/>
              <w:rPr>
                <w:sz w:val="20"/>
              </w:rPr>
            </w:pPr>
          </w:p>
        </w:tc>
        <w:tc>
          <w:tcPr>
            <w:tcW w:w="1260" w:type="dxa"/>
          </w:tcPr>
          <w:p w14:paraId="6918B29C" w14:textId="77777777" w:rsidR="00F25BF8" w:rsidRPr="00F25BF8" w:rsidRDefault="00F25BF8" w:rsidP="00F25BF8">
            <w:pPr>
              <w:contextualSpacing/>
              <w:jc w:val="center"/>
              <w:rPr>
                <w:sz w:val="20"/>
              </w:rPr>
            </w:pPr>
          </w:p>
        </w:tc>
        <w:tc>
          <w:tcPr>
            <w:tcW w:w="1800" w:type="dxa"/>
          </w:tcPr>
          <w:p w14:paraId="7388F298" w14:textId="77777777" w:rsidR="00F25BF8" w:rsidRPr="00F25BF8" w:rsidRDefault="00F25BF8" w:rsidP="00F25BF8">
            <w:pPr>
              <w:contextualSpacing/>
              <w:jc w:val="center"/>
              <w:rPr>
                <w:sz w:val="20"/>
              </w:rPr>
            </w:pPr>
          </w:p>
        </w:tc>
        <w:tc>
          <w:tcPr>
            <w:tcW w:w="1440" w:type="dxa"/>
          </w:tcPr>
          <w:p w14:paraId="67CFAEF2" w14:textId="77777777" w:rsidR="00F25BF8" w:rsidRPr="00F25BF8" w:rsidRDefault="00F25BF8" w:rsidP="00F25BF8">
            <w:pPr>
              <w:contextualSpacing/>
              <w:jc w:val="center"/>
              <w:rPr>
                <w:sz w:val="20"/>
              </w:rPr>
            </w:pPr>
          </w:p>
        </w:tc>
        <w:tc>
          <w:tcPr>
            <w:tcW w:w="1260" w:type="dxa"/>
          </w:tcPr>
          <w:p w14:paraId="25777253" w14:textId="77777777" w:rsidR="00F25BF8" w:rsidRPr="00F25BF8" w:rsidRDefault="00F25BF8" w:rsidP="00F25BF8">
            <w:pPr>
              <w:contextualSpacing/>
              <w:jc w:val="center"/>
              <w:rPr>
                <w:sz w:val="20"/>
              </w:rPr>
            </w:pPr>
          </w:p>
        </w:tc>
        <w:tc>
          <w:tcPr>
            <w:tcW w:w="1260" w:type="dxa"/>
          </w:tcPr>
          <w:p w14:paraId="7269B004" w14:textId="77777777" w:rsidR="00F25BF8" w:rsidRPr="00F25BF8" w:rsidRDefault="00F25BF8" w:rsidP="00F25BF8">
            <w:pPr>
              <w:contextualSpacing/>
              <w:jc w:val="center"/>
              <w:rPr>
                <w:sz w:val="20"/>
              </w:rPr>
            </w:pPr>
          </w:p>
        </w:tc>
      </w:tr>
      <w:tr w:rsidR="00F25BF8" w:rsidRPr="00F25BF8" w14:paraId="766DF5D5" w14:textId="77777777" w:rsidTr="00F25BF8">
        <w:trPr>
          <w:trHeight w:val="20"/>
          <w:jc w:val="center"/>
        </w:trPr>
        <w:tc>
          <w:tcPr>
            <w:tcW w:w="694" w:type="dxa"/>
          </w:tcPr>
          <w:p w14:paraId="20A3792D" w14:textId="77777777" w:rsidR="00F25BF8" w:rsidRPr="00F25BF8" w:rsidRDefault="00F25BF8" w:rsidP="00F25BF8">
            <w:pPr>
              <w:contextualSpacing/>
              <w:jc w:val="center"/>
              <w:rPr>
                <w:sz w:val="20"/>
              </w:rPr>
            </w:pPr>
            <w:r w:rsidRPr="00F25BF8">
              <w:rPr>
                <w:sz w:val="20"/>
              </w:rPr>
              <w:t>5</w:t>
            </w:r>
          </w:p>
        </w:tc>
        <w:tc>
          <w:tcPr>
            <w:tcW w:w="1440" w:type="dxa"/>
          </w:tcPr>
          <w:p w14:paraId="3A6C74B0" w14:textId="77777777" w:rsidR="00F25BF8" w:rsidRPr="00F25BF8" w:rsidRDefault="00F25BF8" w:rsidP="00F25BF8">
            <w:pPr>
              <w:contextualSpacing/>
              <w:jc w:val="center"/>
              <w:rPr>
                <w:sz w:val="20"/>
              </w:rPr>
            </w:pPr>
          </w:p>
        </w:tc>
        <w:tc>
          <w:tcPr>
            <w:tcW w:w="2160" w:type="dxa"/>
          </w:tcPr>
          <w:p w14:paraId="6DC54665" w14:textId="77777777" w:rsidR="00F25BF8" w:rsidRPr="00F25BF8" w:rsidRDefault="00F25BF8" w:rsidP="00F25BF8">
            <w:pPr>
              <w:contextualSpacing/>
              <w:jc w:val="center"/>
              <w:rPr>
                <w:sz w:val="20"/>
              </w:rPr>
            </w:pPr>
          </w:p>
        </w:tc>
        <w:tc>
          <w:tcPr>
            <w:tcW w:w="1440" w:type="dxa"/>
          </w:tcPr>
          <w:p w14:paraId="442A9551" w14:textId="77777777" w:rsidR="00F25BF8" w:rsidRPr="00F25BF8" w:rsidRDefault="00F25BF8" w:rsidP="00F25BF8">
            <w:pPr>
              <w:contextualSpacing/>
              <w:jc w:val="center"/>
              <w:rPr>
                <w:sz w:val="20"/>
              </w:rPr>
            </w:pPr>
          </w:p>
        </w:tc>
        <w:tc>
          <w:tcPr>
            <w:tcW w:w="1260" w:type="dxa"/>
          </w:tcPr>
          <w:p w14:paraId="30AF0B62" w14:textId="77777777" w:rsidR="00F25BF8" w:rsidRPr="00F25BF8" w:rsidRDefault="00F25BF8" w:rsidP="00F25BF8">
            <w:pPr>
              <w:contextualSpacing/>
              <w:jc w:val="center"/>
              <w:rPr>
                <w:sz w:val="20"/>
              </w:rPr>
            </w:pPr>
          </w:p>
        </w:tc>
        <w:tc>
          <w:tcPr>
            <w:tcW w:w="1260" w:type="dxa"/>
          </w:tcPr>
          <w:p w14:paraId="465488F7" w14:textId="77777777" w:rsidR="00F25BF8" w:rsidRPr="00F25BF8" w:rsidRDefault="00F25BF8" w:rsidP="00F25BF8">
            <w:pPr>
              <w:contextualSpacing/>
              <w:jc w:val="center"/>
              <w:rPr>
                <w:sz w:val="20"/>
              </w:rPr>
            </w:pPr>
          </w:p>
        </w:tc>
        <w:tc>
          <w:tcPr>
            <w:tcW w:w="1800" w:type="dxa"/>
          </w:tcPr>
          <w:p w14:paraId="341747D2" w14:textId="77777777" w:rsidR="00F25BF8" w:rsidRPr="00F25BF8" w:rsidRDefault="00F25BF8" w:rsidP="00F25BF8">
            <w:pPr>
              <w:contextualSpacing/>
              <w:jc w:val="center"/>
              <w:rPr>
                <w:sz w:val="20"/>
              </w:rPr>
            </w:pPr>
          </w:p>
        </w:tc>
        <w:tc>
          <w:tcPr>
            <w:tcW w:w="1440" w:type="dxa"/>
          </w:tcPr>
          <w:p w14:paraId="7C2AFFD4" w14:textId="77777777" w:rsidR="00F25BF8" w:rsidRPr="00F25BF8" w:rsidRDefault="00F25BF8" w:rsidP="00F25BF8">
            <w:pPr>
              <w:contextualSpacing/>
              <w:jc w:val="center"/>
              <w:rPr>
                <w:sz w:val="20"/>
              </w:rPr>
            </w:pPr>
          </w:p>
        </w:tc>
        <w:tc>
          <w:tcPr>
            <w:tcW w:w="1260" w:type="dxa"/>
          </w:tcPr>
          <w:p w14:paraId="18A55F3B" w14:textId="77777777" w:rsidR="00F25BF8" w:rsidRPr="00F25BF8" w:rsidRDefault="00F25BF8" w:rsidP="00F25BF8">
            <w:pPr>
              <w:contextualSpacing/>
              <w:jc w:val="center"/>
              <w:rPr>
                <w:sz w:val="20"/>
              </w:rPr>
            </w:pPr>
          </w:p>
        </w:tc>
        <w:tc>
          <w:tcPr>
            <w:tcW w:w="1260" w:type="dxa"/>
          </w:tcPr>
          <w:p w14:paraId="1B430D9D" w14:textId="77777777" w:rsidR="00F25BF8" w:rsidRPr="00F25BF8" w:rsidRDefault="00F25BF8" w:rsidP="00F25BF8">
            <w:pPr>
              <w:contextualSpacing/>
              <w:jc w:val="center"/>
              <w:rPr>
                <w:sz w:val="20"/>
              </w:rPr>
            </w:pPr>
          </w:p>
        </w:tc>
      </w:tr>
      <w:tr w:rsidR="00F25BF8" w:rsidRPr="00F25BF8" w14:paraId="68A92998" w14:textId="77777777" w:rsidTr="00F25BF8">
        <w:trPr>
          <w:trHeight w:val="20"/>
          <w:jc w:val="center"/>
        </w:trPr>
        <w:tc>
          <w:tcPr>
            <w:tcW w:w="694" w:type="dxa"/>
          </w:tcPr>
          <w:p w14:paraId="737CD640" w14:textId="77777777" w:rsidR="00F25BF8" w:rsidRPr="00F25BF8" w:rsidRDefault="00F25BF8" w:rsidP="00F25BF8">
            <w:pPr>
              <w:contextualSpacing/>
              <w:jc w:val="center"/>
              <w:rPr>
                <w:sz w:val="20"/>
              </w:rPr>
            </w:pPr>
            <w:r w:rsidRPr="00F25BF8">
              <w:rPr>
                <w:sz w:val="20"/>
              </w:rPr>
              <w:t>6</w:t>
            </w:r>
          </w:p>
        </w:tc>
        <w:tc>
          <w:tcPr>
            <w:tcW w:w="1440" w:type="dxa"/>
          </w:tcPr>
          <w:p w14:paraId="1734486B" w14:textId="77777777" w:rsidR="00F25BF8" w:rsidRPr="00F25BF8" w:rsidRDefault="00F25BF8" w:rsidP="00F25BF8">
            <w:pPr>
              <w:contextualSpacing/>
              <w:jc w:val="center"/>
              <w:rPr>
                <w:sz w:val="20"/>
              </w:rPr>
            </w:pPr>
          </w:p>
        </w:tc>
        <w:tc>
          <w:tcPr>
            <w:tcW w:w="2160" w:type="dxa"/>
          </w:tcPr>
          <w:p w14:paraId="4BCAEB64" w14:textId="77777777" w:rsidR="00F25BF8" w:rsidRPr="00F25BF8" w:rsidRDefault="00F25BF8" w:rsidP="00F25BF8">
            <w:pPr>
              <w:contextualSpacing/>
              <w:jc w:val="center"/>
              <w:rPr>
                <w:sz w:val="20"/>
              </w:rPr>
            </w:pPr>
          </w:p>
        </w:tc>
        <w:tc>
          <w:tcPr>
            <w:tcW w:w="1440" w:type="dxa"/>
          </w:tcPr>
          <w:p w14:paraId="42B52FD9" w14:textId="77777777" w:rsidR="00F25BF8" w:rsidRPr="00F25BF8" w:rsidRDefault="00F25BF8" w:rsidP="00F25BF8">
            <w:pPr>
              <w:contextualSpacing/>
              <w:jc w:val="center"/>
              <w:rPr>
                <w:sz w:val="20"/>
              </w:rPr>
            </w:pPr>
          </w:p>
        </w:tc>
        <w:tc>
          <w:tcPr>
            <w:tcW w:w="1260" w:type="dxa"/>
          </w:tcPr>
          <w:p w14:paraId="3BF96D7A" w14:textId="77777777" w:rsidR="00F25BF8" w:rsidRPr="00F25BF8" w:rsidRDefault="00F25BF8" w:rsidP="00F25BF8">
            <w:pPr>
              <w:contextualSpacing/>
              <w:jc w:val="center"/>
              <w:rPr>
                <w:sz w:val="20"/>
              </w:rPr>
            </w:pPr>
          </w:p>
        </w:tc>
        <w:tc>
          <w:tcPr>
            <w:tcW w:w="1260" w:type="dxa"/>
          </w:tcPr>
          <w:p w14:paraId="6AE9AC65" w14:textId="77777777" w:rsidR="00F25BF8" w:rsidRPr="00F25BF8" w:rsidRDefault="00F25BF8" w:rsidP="00F25BF8">
            <w:pPr>
              <w:contextualSpacing/>
              <w:jc w:val="center"/>
              <w:rPr>
                <w:sz w:val="20"/>
              </w:rPr>
            </w:pPr>
          </w:p>
        </w:tc>
        <w:tc>
          <w:tcPr>
            <w:tcW w:w="1800" w:type="dxa"/>
          </w:tcPr>
          <w:p w14:paraId="21879F0C" w14:textId="77777777" w:rsidR="00F25BF8" w:rsidRPr="00F25BF8" w:rsidRDefault="00F25BF8" w:rsidP="00F25BF8">
            <w:pPr>
              <w:contextualSpacing/>
              <w:jc w:val="center"/>
              <w:rPr>
                <w:sz w:val="20"/>
              </w:rPr>
            </w:pPr>
          </w:p>
        </w:tc>
        <w:tc>
          <w:tcPr>
            <w:tcW w:w="1440" w:type="dxa"/>
          </w:tcPr>
          <w:p w14:paraId="6AED48AD" w14:textId="77777777" w:rsidR="00F25BF8" w:rsidRPr="00F25BF8" w:rsidRDefault="00F25BF8" w:rsidP="00F25BF8">
            <w:pPr>
              <w:contextualSpacing/>
              <w:jc w:val="center"/>
              <w:rPr>
                <w:sz w:val="20"/>
              </w:rPr>
            </w:pPr>
          </w:p>
        </w:tc>
        <w:tc>
          <w:tcPr>
            <w:tcW w:w="1260" w:type="dxa"/>
          </w:tcPr>
          <w:p w14:paraId="2C0A1354" w14:textId="77777777" w:rsidR="00F25BF8" w:rsidRPr="00F25BF8" w:rsidRDefault="00F25BF8" w:rsidP="00F25BF8">
            <w:pPr>
              <w:contextualSpacing/>
              <w:jc w:val="center"/>
              <w:rPr>
                <w:sz w:val="20"/>
              </w:rPr>
            </w:pPr>
          </w:p>
        </w:tc>
        <w:tc>
          <w:tcPr>
            <w:tcW w:w="1260" w:type="dxa"/>
          </w:tcPr>
          <w:p w14:paraId="1994485F" w14:textId="77777777" w:rsidR="00F25BF8" w:rsidRPr="00F25BF8" w:rsidRDefault="00F25BF8" w:rsidP="00F25BF8">
            <w:pPr>
              <w:contextualSpacing/>
              <w:jc w:val="center"/>
              <w:rPr>
                <w:sz w:val="20"/>
              </w:rPr>
            </w:pPr>
          </w:p>
        </w:tc>
      </w:tr>
      <w:tr w:rsidR="00F25BF8" w:rsidRPr="00F25BF8" w14:paraId="5681A779" w14:textId="77777777" w:rsidTr="00F25BF8">
        <w:trPr>
          <w:trHeight w:val="20"/>
          <w:jc w:val="center"/>
        </w:trPr>
        <w:tc>
          <w:tcPr>
            <w:tcW w:w="694" w:type="dxa"/>
          </w:tcPr>
          <w:p w14:paraId="3CAD9831" w14:textId="77777777" w:rsidR="00F25BF8" w:rsidRPr="00F25BF8" w:rsidRDefault="00F25BF8" w:rsidP="00F25BF8">
            <w:pPr>
              <w:contextualSpacing/>
              <w:jc w:val="center"/>
              <w:rPr>
                <w:sz w:val="20"/>
              </w:rPr>
            </w:pPr>
            <w:r w:rsidRPr="00F25BF8">
              <w:rPr>
                <w:sz w:val="20"/>
              </w:rPr>
              <w:t>7</w:t>
            </w:r>
          </w:p>
        </w:tc>
        <w:tc>
          <w:tcPr>
            <w:tcW w:w="1440" w:type="dxa"/>
          </w:tcPr>
          <w:p w14:paraId="6AB45FD2" w14:textId="77777777" w:rsidR="00F25BF8" w:rsidRPr="00F25BF8" w:rsidRDefault="00F25BF8" w:rsidP="00F25BF8">
            <w:pPr>
              <w:contextualSpacing/>
              <w:jc w:val="center"/>
              <w:rPr>
                <w:sz w:val="20"/>
              </w:rPr>
            </w:pPr>
          </w:p>
        </w:tc>
        <w:tc>
          <w:tcPr>
            <w:tcW w:w="2160" w:type="dxa"/>
          </w:tcPr>
          <w:p w14:paraId="24CCFB32" w14:textId="77777777" w:rsidR="00F25BF8" w:rsidRPr="00F25BF8" w:rsidRDefault="00F25BF8" w:rsidP="00F25BF8">
            <w:pPr>
              <w:contextualSpacing/>
              <w:jc w:val="center"/>
              <w:rPr>
                <w:sz w:val="20"/>
              </w:rPr>
            </w:pPr>
          </w:p>
        </w:tc>
        <w:tc>
          <w:tcPr>
            <w:tcW w:w="1440" w:type="dxa"/>
          </w:tcPr>
          <w:p w14:paraId="66CD62F6" w14:textId="77777777" w:rsidR="00F25BF8" w:rsidRPr="00F25BF8" w:rsidRDefault="00F25BF8" w:rsidP="00F25BF8">
            <w:pPr>
              <w:contextualSpacing/>
              <w:jc w:val="center"/>
              <w:rPr>
                <w:sz w:val="20"/>
              </w:rPr>
            </w:pPr>
          </w:p>
        </w:tc>
        <w:tc>
          <w:tcPr>
            <w:tcW w:w="1260" w:type="dxa"/>
          </w:tcPr>
          <w:p w14:paraId="705A613D" w14:textId="77777777" w:rsidR="00F25BF8" w:rsidRPr="00F25BF8" w:rsidRDefault="00F25BF8" w:rsidP="00F25BF8">
            <w:pPr>
              <w:contextualSpacing/>
              <w:jc w:val="center"/>
              <w:rPr>
                <w:sz w:val="20"/>
              </w:rPr>
            </w:pPr>
          </w:p>
        </w:tc>
        <w:tc>
          <w:tcPr>
            <w:tcW w:w="1260" w:type="dxa"/>
          </w:tcPr>
          <w:p w14:paraId="56515440" w14:textId="77777777" w:rsidR="00F25BF8" w:rsidRPr="00F25BF8" w:rsidRDefault="00F25BF8" w:rsidP="00F25BF8">
            <w:pPr>
              <w:contextualSpacing/>
              <w:jc w:val="center"/>
              <w:rPr>
                <w:sz w:val="20"/>
              </w:rPr>
            </w:pPr>
          </w:p>
        </w:tc>
        <w:tc>
          <w:tcPr>
            <w:tcW w:w="1800" w:type="dxa"/>
          </w:tcPr>
          <w:p w14:paraId="0919F518" w14:textId="77777777" w:rsidR="00F25BF8" w:rsidRPr="00F25BF8" w:rsidRDefault="00F25BF8" w:rsidP="00F25BF8">
            <w:pPr>
              <w:contextualSpacing/>
              <w:jc w:val="center"/>
              <w:rPr>
                <w:sz w:val="20"/>
              </w:rPr>
            </w:pPr>
          </w:p>
        </w:tc>
        <w:tc>
          <w:tcPr>
            <w:tcW w:w="1440" w:type="dxa"/>
          </w:tcPr>
          <w:p w14:paraId="43DC4507" w14:textId="77777777" w:rsidR="00F25BF8" w:rsidRPr="00F25BF8" w:rsidRDefault="00F25BF8" w:rsidP="00F25BF8">
            <w:pPr>
              <w:contextualSpacing/>
              <w:jc w:val="center"/>
              <w:rPr>
                <w:sz w:val="20"/>
              </w:rPr>
            </w:pPr>
          </w:p>
        </w:tc>
        <w:tc>
          <w:tcPr>
            <w:tcW w:w="1260" w:type="dxa"/>
          </w:tcPr>
          <w:p w14:paraId="7450F6EE" w14:textId="77777777" w:rsidR="00F25BF8" w:rsidRPr="00F25BF8" w:rsidRDefault="00F25BF8" w:rsidP="00F25BF8">
            <w:pPr>
              <w:contextualSpacing/>
              <w:jc w:val="center"/>
              <w:rPr>
                <w:sz w:val="20"/>
              </w:rPr>
            </w:pPr>
          </w:p>
        </w:tc>
        <w:tc>
          <w:tcPr>
            <w:tcW w:w="1260" w:type="dxa"/>
          </w:tcPr>
          <w:p w14:paraId="611DFD0C" w14:textId="77777777" w:rsidR="00F25BF8" w:rsidRPr="00F25BF8" w:rsidRDefault="00F25BF8" w:rsidP="00F25BF8">
            <w:pPr>
              <w:contextualSpacing/>
              <w:jc w:val="center"/>
              <w:rPr>
                <w:sz w:val="20"/>
              </w:rPr>
            </w:pPr>
          </w:p>
        </w:tc>
      </w:tr>
      <w:tr w:rsidR="00F25BF8" w:rsidRPr="00F25BF8" w14:paraId="2B079094" w14:textId="77777777" w:rsidTr="00F25BF8">
        <w:trPr>
          <w:trHeight w:val="20"/>
          <w:jc w:val="center"/>
        </w:trPr>
        <w:tc>
          <w:tcPr>
            <w:tcW w:w="694" w:type="dxa"/>
          </w:tcPr>
          <w:p w14:paraId="4702BF4C" w14:textId="77777777" w:rsidR="00F25BF8" w:rsidRPr="00F25BF8" w:rsidRDefault="00F25BF8" w:rsidP="00F25BF8">
            <w:pPr>
              <w:contextualSpacing/>
              <w:jc w:val="center"/>
              <w:rPr>
                <w:sz w:val="20"/>
              </w:rPr>
            </w:pPr>
            <w:r w:rsidRPr="00F25BF8">
              <w:rPr>
                <w:sz w:val="20"/>
              </w:rPr>
              <w:t>8</w:t>
            </w:r>
          </w:p>
        </w:tc>
        <w:tc>
          <w:tcPr>
            <w:tcW w:w="1440" w:type="dxa"/>
          </w:tcPr>
          <w:p w14:paraId="4F71A77E" w14:textId="77777777" w:rsidR="00F25BF8" w:rsidRPr="00F25BF8" w:rsidRDefault="00F25BF8" w:rsidP="00F25BF8">
            <w:pPr>
              <w:contextualSpacing/>
              <w:jc w:val="center"/>
              <w:rPr>
                <w:sz w:val="20"/>
              </w:rPr>
            </w:pPr>
          </w:p>
        </w:tc>
        <w:tc>
          <w:tcPr>
            <w:tcW w:w="2160" w:type="dxa"/>
          </w:tcPr>
          <w:p w14:paraId="5633614B" w14:textId="77777777" w:rsidR="00F25BF8" w:rsidRPr="00F25BF8" w:rsidRDefault="00F25BF8" w:rsidP="00F25BF8">
            <w:pPr>
              <w:contextualSpacing/>
              <w:jc w:val="center"/>
              <w:rPr>
                <w:sz w:val="20"/>
              </w:rPr>
            </w:pPr>
          </w:p>
        </w:tc>
        <w:tc>
          <w:tcPr>
            <w:tcW w:w="1440" w:type="dxa"/>
          </w:tcPr>
          <w:p w14:paraId="0C284FE5" w14:textId="77777777" w:rsidR="00F25BF8" w:rsidRPr="00F25BF8" w:rsidRDefault="00F25BF8" w:rsidP="00F25BF8">
            <w:pPr>
              <w:contextualSpacing/>
              <w:jc w:val="center"/>
              <w:rPr>
                <w:sz w:val="20"/>
              </w:rPr>
            </w:pPr>
          </w:p>
        </w:tc>
        <w:tc>
          <w:tcPr>
            <w:tcW w:w="1260" w:type="dxa"/>
          </w:tcPr>
          <w:p w14:paraId="018DA8E9" w14:textId="77777777" w:rsidR="00F25BF8" w:rsidRPr="00F25BF8" w:rsidRDefault="00F25BF8" w:rsidP="00F25BF8">
            <w:pPr>
              <w:contextualSpacing/>
              <w:jc w:val="center"/>
              <w:rPr>
                <w:sz w:val="20"/>
              </w:rPr>
            </w:pPr>
          </w:p>
        </w:tc>
        <w:tc>
          <w:tcPr>
            <w:tcW w:w="1260" w:type="dxa"/>
          </w:tcPr>
          <w:p w14:paraId="3295A645" w14:textId="77777777" w:rsidR="00F25BF8" w:rsidRPr="00F25BF8" w:rsidRDefault="00F25BF8" w:rsidP="00F25BF8">
            <w:pPr>
              <w:contextualSpacing/>
              <w:jc w:val="center"/>
              <w:rPr>
                <w:sz w:val="20"/>
              </w:rPr>
            </w:pPr>
          </w:p>
        </w:tc>
        <w:tc>
          <w:tcPr>
            <w:tcW w:w="1800" w:type="dxa"/>
          </w:tcPr>
          <w:p w14:paraId="321884AD" w14:textId="77777777" w:rsidR="00F25BF8" w:rsidRPr="00F25BF8" w:rsidRDefault="00F25BF8" w:rsidP="00F25BF8">
            <w:pPr>
              <w:contextualSpacing/>
              <w:jc w:val="center"/>
              <w:rPr>
                <w:sz w:val="20"/>
              </w:rPr>
            </w:pPr>
          </w:p>
        </w:tc>
        <w:tc>
          <w:tcPr>
            <w:tcW w:w="1440" w:type="dxa"/>
          </w:tcPr>
          <w:p w14:paraId="71A6BD7E" w14:textId="77777777" w:rsidR="00F25BF8" w:rsidRPr="00F25BF8" w:rsidRDefault="00F25BF8" w:rsidP="00F25BF8">
            <w:pPr>
              <w:contextualSpacing/>
              <w:jc w:val="center"/>
              <w:rPr>
                <w:sz w:val="20"/>
              </w:rPr>
            </w:pPr>
          </w:p>
        </w:tc>
        <w:tc>
          <w:tcPr>
            <w:tcW w:w="1260" w:type="dxa"/>
          </w:tcPr>
          <w:p w14:paraId="24C08EC3" w14:textId="77777777" w:rsidR="00F25BF8" w:rsidRPr="00F25BF8" w:rsidRDefault="00F25BF8" w:rsidP="00F25BF8">
            <w:pPr>
              <w:contextualSpacing/>
              <w:jc w:val="center"/>
              <w:rPr>
                <w:sz w:val="20"/>
              </w:rPr>
            </w:pPr>
          </w:p>
        </w:tc>
        <w:tc>
          <w:tcPr>
            <w:tcW w:w="1260" w:type="dxa"/>
          </w:tcPr>
          <w:p w14:paraId="0A319401" w14:textId="77777777" w:rsidR="00F25BF8" w:rsidRPr="00F25BF8" w:rsidRDefault="00F25BF8" w:rsidP="00F25BF8">
            <w:pPr>
              <w:contextualSpacing/>
              <w:jc w:val="center"/>
              <w:rPr>
                <w:sz w:val="20"/>
              </w:rPr>
            </w:pPr>
          </w:p>
        </w:tc>
      </w:tr>
      <w:tr w:rsidR="00F25BF8" w:rsidRPr="00F25BF8" w14:paraId="4DCA7332" w14:textId="77777777" w:rsidTr="00F25BF8">
        <w:trPr>
          <w:trHeight w:val="20"/>
          <w:jc w:val="center"/>
        </w:trPr>
        <w:tc>
          <w:tcPr>
            <w:tcW w:w="694" w:type="dxa"/>
          </w:tcPr>
          <w:p w14:paraId="5C4249AB" w14:textId="77777777" w:rsidR="00F25BF8" w:rsidRPr="00F25BF8" w:rsidRDefault="00F25BF8" w:rsidP="00F25BF8">
            <w:pPr>
              <w:contextualSpacing/>
              <w:jc w:val="center"/>
              <w:rPr>
                <w:sz w:val="20"/>
              </w:rPr>
            </w:pPr>
            <w:r w:rsidRPr="00F25BF8">
              <w:rPr>
                <w:sz w:val="20"/>
              </w:rPr>
              <w:t>9</w:t>
            </w:r>
          </w:p>
        </w:tc>
        <w:tc>
          <w:tcPr>
            <w:tcW w:w="1440" w:type="dxa"/>
          </w:tcPr>
          <w:p w14:paraId="7610FF08" w14:textId="77777777" w:rsidR="00F25BF8" w:rsidRPr="00F25BF8" w:rsidRDefault="00F25BF8" w:rsidP="00F25BF8">
            <w:pPr>
              <w:contextualSpacing/>
              <w:jc w:val="center"/>
              <w:rPr>
                <w:sz w:val="20"/>
              </w:rPr>
            </w:pPr>
          </w:p>
        </w:tc>
        <w:tc>
          <w:tcPr>
            <w:tcW w:w="2160" w:type="dxa"/>
          </w:tcPr>
          <w:p w14:paraId="0514D4EA" w14:textId="77777777" w:rsidR="00F25BF8" w:rsidRPr="00F25BF8" w:rsidRDefault="00F25BF8" w:rsidP="00F25BF8">
            <w:pPr>
              <w:contextualSpacing/>
              <w:jc w:val="center"/>
              <w:rPr>
                <w:sz w:val="20"/>
              </w:rPr>
            </w:pPr>
          </w:p>
        </w:tc>
        <w:tc>
          <w:tcPr>
            <w:tcW w:w="1440" w:type="dxa"/>
          </w:tcPr>
          <w:p w14:paraId="0B38C3FE" w14:textId="77777777" w:rsidR="00F25BF8" w:rsidRPr="00F25BF8" w:rsidRDefault="00F25BF8" w:rsidP="00F25BF8">
            <w:pPr>
              <w:contextualSpacing/>
              <w:jc w:val="center"/>
              <w:rPr>
                <w:sz w:val="20"/>
              </w:rPr>
            </w:pPr>
          </w:p>
        </w:tc>
        <w:tc>
          <w:tcPr>
            <w:tcW w:w="1260" w:type="dxa"/>
          </w:tcPr>
          <w:p w14:paraId="1BC3967B" w14:textId="77777777" w:rsidR="00F25BF8" w:rsidRPr="00F25BF8" w:rsidRDefault="00F25BF8" w:rsidP="00F25BF8">
            <w:pPr>
              <w:contextualSpacing/>
              <w:jc w:val="center"/>
              <w:rPr>
                <w:sz w:val="20"/>
              </w:rPr>
            </w:pPr>
          </w:p>
        </w:tc>
        <w:tc>
          <w:tcPr>
            <w:tcW w:w="1260" w:type="dxa"/>
          </w:tcPr>
          <w:p w14:paraId="3970B0CB" w14:textId="77777777" w:rsidR="00F25BF8" w:rsidRPr="00F25BF8" w:rsidRDefault="00F25BF8" w:rsidP="00F25BF8">
            <w:pPr>
              <w:contextualSpacing/>
              <w:jc w:val="center"/>
              <w:rPr>
                <w:sz w:val="20"/>
              </w:rPr>
            </w:pPr>
          </w:p>
        </w:tc>
        <w:tc>
          <w:tcPr>
            <w:tcW w:w="1800" w:type="dxa"/>
          </w:tcPr>
          <w:p w14:paraId="333B39DB" w14:textId="77777777" w:rsidR="00F25BF8" w:rsidRPr="00F25BF8" w:rsidRDefault="00F25BF8" w:rsidP="00F25BF8">
            <w:pPr>
              <w:contextualSpacing/>
              <w:jc w:val="center"/>
              <w:rPr>
                <w:sz w:val="20"/>
              </w:rPr>
            </w:pPr>
          </w:p>
        </w:tc>
        <w:tc>
          <w:tcPr>
            <w:tcW w:w="1440" w:type="dxa"/>
          </w:tcPr>
          <w:p w14:paraId="022765CC" w14:textId="77777777" w:rsidR="00F25BF8" w:rsidRPr="00F25BF8" w:rsidRDefault="00F25BF8" w:rsidP="00F25BF8">
            <w:pPr>
              <w:contextualSpacing/>
              <w:jc w:val="center"/>
              <w:rPr>
                <w:sz w:val="20"/>
              </w:rPr>
            </w:pPr>
          </w:p>
        </w:tc>
        <w:tc>
          <w:tcPr>
            <w:tcW w:w="1260" w:type="dxa"/>
          </w:tcPr>
          <w:p w14:paraId="3C78F16A" w14:textId="77777777" w:rsidR="00F25BF8" w:rsidRPr="00F25BF8" w:rsidRDefault="00F25BF8" w:rsidP="00F25BF8">
            <w:pPr>
              <w:contextualSpacing/>
              <w:jc w:val="center"/>
              <w:rPr>
                <w:sz w:val="20"/>
              </w:rPr>
            </w:pPr>
          </w:p>
        </w:tc>
        <w:tc>
          <w:tcPr>
            <w:tcW w:w="1260" w:type="dxa"/>
          </w:tcPr>
          <w:p w14:paraId="06D25318" w14:textId="77777777" w:rsidR="00F25BF8" w:rsidRPr="00F25BF8" w:rsidRDefault="00F25BF8" w:rsidP="00F25BF8">
            <w:pPr>
              <w:contextualSpacing/>
              <w:jc w:val="center"/>
              <w:rPr>
                <w:sz w:val="20"/>
              </w:rPr>
            </w:pPr>
          </w:p>
        </w:tc>
      </w:tr>
      <w:tr w:rsidR="00F25BF8" w:rsidRPr="00F25BF8" w14:paraId="21DB0F94" w14:textId="77777777" w:rsidTr="00F25BF8">
        <w:trPr>
          <w:trHeight w:val="20"/>
          <w:jc w:val="center"/>
        </w:trPr>
        <w:tc>
          <w:tcPr>
            <w:tcW w:w="694" w:type="dxa"/>
          </w:tcPr>
          <w:p w14:paraId="6AB216D5" w14:textId="77777777" w:rsidR="00F25BF8" w:rsidRPr="00F25BF8" w:rsidRDefault="00F25BF8" w:rsidP="00F25BF8">
            <w:pPr>
              <w:contextualSpacing/>
              <w:jc w:val="center"/>
              <w:rPr>
                <w:sz w:val="20"/>
              </w:rPr>
            </w:pPr>
            <w:r w:rsidRPr="00F25BF8">
              <w:rPr>
                <w:sz w:val="20"/>
              </w:rPr>
              <w:t>10</w:t>
            </w:r>
          </w:p>
        </w:tc>
        <w:tc>
          <w:tcPr>
            <w:tcW w:w="1440" w:type="dxa"/>
          </w:tcPr>
          <w:p w14:paraId="4D22E922" w14:textId="77777777" w:rsidR="00F25BF8" w:rsidRPr="00F25BF8" w:rsidRDefault="00F25BF8" w:rsidP="00F25BF8">
            <w:pPr>
              <w:contextualSpacing/>
              <w:jc w:val="center"/>
              <w:rPr>
                <w:sz w:val="20"/>
              </w:rPr>
            </w:pPr>
          </w:p>
        </w:tc>
        <w:tc>
          <w:tcPr>
            <w:tcW w:w="2160" w:type="dxa"/>
          </w:tcPr>
          <w:p w14:paraId="4F568B93" w14:textId="77777777" w:rsidR="00F25BF8" w:rsidRPr="00F25BF8" w:rsidRDefault="00F25BF8" w:rsidP="00F25BF8">
            <w:pPr>
              <w:contextualSpacing/>
              <w:jc w:val="center"/>
              <w:rPr>
                <w:sz w:val="20"/>
              </w:rPr>
            </w:pPr>
          </w:p>
        </w:tc>
        <w:tc>
          <w:tcPr>
            <w:tcW w:w="1440" w:type="dxa"/>
          </w:tcPr>
          <w:p w14:paraId="46357885" w14:textId="77777777" w:rsidR="00F25BF8" w:rsidRPr="00F25BF8" w:rsidRDefault="00F25BF8" w:rsidP="00F25BF8">
            <w:pPr>
              <w:contextualSpacing/>
              <w:jc w:val="center"/>
              <w:rPr>
                <w:sz w:val="20"/>
              </w:rPr>
            </w:pPr>
          </w:p>
        </w:tc>
        <w:tc>
          <w:tcPr>
            <w:tcW w:w="1260" w:type="dxa"/>
          </w:tcPr>
          <w:p w14:paraId="0C5D524C" w14:textId="77777777" w:rsidR="00F25BF8" w:rsidRPr="00F25BF8" w:rsidRDefault="00F25BF8" w:rsidP="00F25BF8">
            <w:pPr>
              <w:contextualSpacing/>
              <w:jc w:val="center"/>
              <w:rPr>
                <w:sz w:val="20"/>
              </w:rPr>
            </w:pPr>
          </w:p>
        </w:tc>
        <w:tc>
          <w:tcPr>
            <w:tcW w:w="1260" w:type="dxa"/>
          </w:tcPr>
          <w:p w14:paraId="732AE820" w14:textId="77777777" w:rsidR="00F25BF8" w:rsidRPr="00F25BF8" w:rsidRDefault="00F25BF8" w:rsidP="00F25BF8">
            <w:pPr>
              <w:contextualSpacing/>
              <w:jc w:val="center"/>
              <w:rPr>
                <w:sz w:val="20"/>
              </w:rPr>
            </w:pPr>
          </w:p>
        </w:tc>
        <w:tc>
          <w:tcPr>
            <w:tcW w:w="1800" w:type="dxa"/>
          </w:tcPr>
          <w:p w14:paraId="50180E82" w14:textId="77777777" w:rsidR="00F25BF8" w:rsidRPr="00F25BF8" w:rsidRDefault="00F25BF8" w:rsidP="00F25BF8">
            <w:pPr>
              <w:contextualSpacing/>
              <w:jc w:val="center"/>
              <w:rPr>
                <w:sz w:val="20"/>
              </w:rPr>
            </w:pPr>
          </w:p>
        </w:tc>
        <w:tc>
          <w:tcPr>
            <w:tcW w:w="1440" w:type="dxa"/>
          </w:tcPr>
          <w:p w14:paraId="45F166DF" w14:textId="77777777" w:rsidR="00F25BF8" w:rsidRPr="00F25BF8" w:rsidRDefault="00F25BF8" w:rsidP="00F25BF8">
            <w:pPr>
              <w:contextualSpacing/>
              <w:jc w:val="center"/>
              <w:rPr>
                <w:sz w:val="20"/>
              </w:rPr>
            </w:pPr>
          </w:p>
        </w:tc>
        <w:tc>
          <w:tcPr>
            <w:tcW w:w="1260" w:type="dxa"/>
          </w:tcPr>
          <w:p w14:paraId="59044417" w14:textId="77777777" w:rsidR="00F25BF8" w:rsidRPr="00F25BF8" w:rsidRDefault="00F25BF8" w:rsidP="00F25BF8">
            <w:pPr>
              <w:contextualSpacing/>
              <w:jc w:val="center"/>
              <w:rPr>
                <w:sz w:val="20"/>
              </w:rPr>
            </w:pPr>
          </w:p>
        </w:tc>
        <w:tc>
          <w:tcPr>
            <w:tcW w:w="1260" w:type="dxa"/>
          </w:tcPr>
          <w:p w14:paraId="13B50059" w14:textId="77777777" w:rsidR="00F25BF8" w:rsidRPr="00F25BF8" w:rsidRDefault="00F25BF8" w:rsidP="00F25BF8">
            <w:pPr>
              <w:contextualSpacing/>
              <w:jc w:val="center"/>
              <w:rPr>
                <w:sz w:val="20"/>
              </w:rPr>
            </w:pPr>
          </w:p>
        </w:tc>
      </w:tr>
    </w:tbl>
    <w:p w14:paraId="6BF171E9" w14:textId="77777777" w:rsidR="00F25BF8" w:rsidRPr="00F25BF8" w:rsidRDefault="00F25BF8" w:rsidP="00F25BF8">
      <w:pPr>
        <w:spacing w:after="0" w:line="240" w:lineRule="auto"/>
        <w:contextualSpacing/>
        <w:rPr>
          <w:rFonts w:eastAsia="SimSun"/>
        </w:rPr>
      </w:pPr>
    </w:p>
    <w:tbl>
      <w:tblPr>
        <w:tblStyle w:val="TableGrid2"/>
        <w:tblW w:w="12595" w:type="dxa"/>
        <w:jc w:val="center"/>
        <w:tblCellMar>
          <w:left w:w="29" w:type="dxa"/>
          <w:right w:w="29" w:type="dxa"/>
        </w:tblCellMar>
        <w:tblLook w:val="04A0" w:firstRow="1" w:lastRow="0" w:firstColumn="1" w:lastColumn="0" w:noHBand="0" w:noVBand="1"/>
      </w:tblPr>
      <w:tblGrid>
        <w:gridCol w:w="8275"/>
        <w:gridCol w:w="4320"/>
      </w:tblGrid>
      <w:tr w:rsidR="00F25BF8" w:rsidRPr="00F25BF8" w14:paraId="6CE020D8" w14:textId="77777777" w:rsidTr="00F25BF8">
        <w:trPr>
          <w:jc w:val="center"/>
        </w:trPr>
        <w:tc>
          <w:tcPr>
            <w:tcW w:w="8275" w:type="dxa"/>
          </w:tcPr>
          <w:p w14:paraId="28ABECFC"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residue use (F1)</w:t>
            </w:r>
          </w:p>
        </w:tc>
        <w:tc>
          <w:tcPr>
            <w:tcW w:w="4320" w:type="dxa"/>
          </w:tcPr>
          <w:p w14:paraId="66AF4467"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72311ACC" w14:textId="77777777" w:rsidTr="00F25BF8">
        <w:trPr>
          <w:jc w:val="center"/>
        </w:trPr>
        <w:tc>
          <w:tcPr>
            <w:tcW w:w="8275" w:type="dxa"/>
          </w:tcPr>
          <w:p w14:paraId="6D5901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1=Left in fields then plowed/incorporated into the field</w:t>
            </w:r>
          </w:p>
          <w:p w14:paraId="0A9099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2=Burned on the field</w:t>
            </w:r>
          </w:p>
          <w:p w14:paraId="686A6E2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3=Cut and spread on the field</w:t>
            </w:r>
          </w:p>
          <w:p w14:paraId="5610859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4=Cut and removed from the field and fed to animals</w:t>
            </w:r>
          </w:p>
          <w:p w14:paraId="52E2C1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5=Cut and removed from the field for other household uses</w:t>
            </w:r>
          </w:p>
          <w:p w14:paraId="603014A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6=Grazed by animals</w:t>
            </w:r>
          </w:p>
          <w:p w14:paraId="2F9446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7=For sale</w:t>
            </w:r>
          </w:p>
          <w:p w14:paraId="66641FF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8=Mulched</w:t>
            </w:r>
          </w:p>
          <w:p w14:paraId="2A2B00C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9=No crop residue because they did not cultivate on this field during the last agricultural season</w:t>
            </w:r>
          </w:p>
          <w:p w14:paraId="4ECA898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4320" w:type="dxa"/>
          </w:tcPr>
          <w:p w14:paraId="4B0B87D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1468187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787FEF7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5F1183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3DFB952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77963FB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5A17A9B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58D7E2D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6D2760B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1AB67FA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664B4F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60DDE6CA" w14:textId="77777777" w:rsidR="00F25BF8" w:rsidRPr="00F25BF8" w:rsidRDefault="00F25BF8" w:rsidP="00F25BF8">
      <w:pPr>
        <w:spacing w:after="0" w:line="240" w:lineRule="auto"/>
        <w:contextualSpacing/>
        <w:rPr>
          <w:rFonts w:eastAsia="SimSun"/>
        </w:rPr>
      </w:pPr>
    </w:p>
    <w:p w14:paraId="3BEBB5C4" w14:textId="77777777" w:rsidR="00F25BF8" w:rsidRPr="00F25BF8" w:rsidRDefault="00F25BF8" w:rsidP="00F25BF8">
      <w:pPr>
        <w:spacing w:after="0" w:line="240" w:lineRule="auto"/>
        <w:contextualSpacing/>
        <w:rPr>
          <w:rFonts w:eastAsia="SimSun"/>
        </w:rPr>
      </w:pPr>
      <w:r w:rsidRPr="00F25BF8">
        <w:rPr>
          <w:rFonts w:eastAsia="SimSun"/>
        </w:rPr>
        <w:br w:type="page"/>
      </w:r>
    </w:p>
    <w:p w14:paraId="5CA8E6A2"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56A4CB2A" w14:textId="77777777" w:rsidR="00F25BF8" w:rsidRPr="00F25BF8" w:rsidRDefault="00F25BF8" w:rsidP="00F25BF8">
      <w:pPr>
        <w:spacing w:after="0" w:line="240" w:lineRule="auto"/>
        <w:contextualSpacing/>
        <w:rPr>
          <w:rFonts w:eastAsia="SimSun"/>
        </w:rPr>
      </w:pPr>
    </w:p>
    <w:tbl>
      <w:tblPr>
        <w:tblStyle w:val="TableGrid2"/>
        <w:tblW w:w="13654" w:type="dxa"/>
        <w:jc w:val="center"/>
        <w:tblLayout w:type="fixed"/>
        <w:tblCellMar>
          <w:left w:w="29" w:type="dxa"/>
          <w:right w:w="29" w:type="dxa"/>
        </w:tblCellMar>
        <w:tblLook w:val="04A0" w:firstRow="1" w:lastRow="0" w:firstColumn="1" w:lastColumn="0" w:noHBand="0" w:noVBand="1"/>
      </w:tblPr>
      <w:tblGrid>
        <w:gridCol w:w="694"/>
        <w:gridCol w:w="2520"/>
        <w:gridCol w:w="1440"/>
        <w:gridCol w:w="1260"/>
        <w:gridCol w:w="1260"/>
        <w:gridCol w:w="2520"/>
        <w:gridCol w:w="1440"/>
        <w:gridCol w:w="1260"/>
        <w:gridCol w:w="1260"/>
      </w:tblGrid>
      <w:tr w:rsidR="00F25BF8" w:rsidRPr="00F25BF8" w14:paraId="5B42E666" w14:textId="77777777" w:rsidTr="00F25BF8">
        <w:trPr>
          <w:trHeight w:val="20"/>
          <w:jc w:val="center"/>
        </w:trPr>
        <w:tc>
          <w:tcPr>
            <w:tcW w:w="694" w:type="dxa"/>
            <w:vMerge w:val="restart"/>
          </w:tcPr>
          <w:p w14:paraId="0B12DCD5" w14:textId="77777777" w:rsidR="00F25BF8" w:rsidRPr="00F25BF8" w:rsidRDefault="00F25BF8" w:rsidP="00F25BF8">
            <w:pPr>
              <w:contextualSpacing/>
              <w:jc w:val="center"/>
              <w:rPr>
                <w:sz w:val="20"/>
              </w:rPr>
            </w:pPr>
            <w:r w:rsidRPr="00F25BF8">
              <w:rPr>
                <w:sz w:val="20"/>
              </w:rPr>
              <w:t>Field</w:t>
            </w:r>
          </w:p>
        </w:tc>
        <w:tc>
          <w:tcPr>
            <w:tcW w:w="2520" w:type="dxa"/>
            <w:vMerge w:val="restart"/>
            <w:vAlign w:val="center"/>
          </w:tcPr>
          <w:p w14:paraId="6DAE914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F4a. In the past five years, did your household improve this field through ridging, mounding, or terracing? 1=No</w:t>
            </w:r>
          </w:p>
          <w:p w14:paraId="5D08FA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C6FD46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2934FB51" w14:textId="77777777" w:rsidR="00F25BF8" w:rsidRPr="00F25BF8" w:rsidRDefault="00F25BF8" w:rsidP="00F25BF8">
            <w:pPr>
              <w:contextualSpacing/>
              <w:jc w:val="center"/>
              <w:rPr>
                <w:rFonts w:cs="Times New Roman"/>
                <w:sz w:val="20"/>
              </w:rPr>
            </w:pPr>
            <w:r w:rsidRPr="00F25BF8">
              <w:rPr>
                <w:sz w:val="20"/>
              </w:rPr>
              <w:t>999=Prefer not to respond</w:t>
            </w:r>
          </w:p>
          <w:p w14:paraId="709A22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F5a</w:t>
            </w:r>
          </w:p>
        </w:tc>
        <w:tc>
          <w:tcPr>
            <w:tcW w:w="1440" w:type="dxa"/>
            <w:vMerge w:val="restart"/>
            <w:vAlign w:val="center"/>
          </w:tcPr>
          <w:p w14:paraId="641FCFB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F4b. What F4b.years did your household improve this field through ridging, mounding, or terracing?</w:t>
            </w:r>
          </w:p>
          <w:p w14:paraId="337014E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tc>
        <w:tc>
          <w:tcPr>
            <w:tcW w:w="2520" w:type="dxa"/>
            <w:gridSpan w:val="2"/>
            <w:vAlign w:val="center"/>
          </w:tcPr>
          <w:p w14:paraId="6DDF3DC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F4c. What are the two most important reasons why your household chose to use ridging, mounding, or terracing? </w:t>
            </w:r>
          </w:p>
        </w:tc>
        <w:tc>
          <w:tcPr>
            <w:tcW w:w="2520" w:type="dxa"/>
            <w:vMerge w:val="restart"/>
            <w:vAlign w:val="center"/>
          </w:tcPr>
          <w:p w14:paraId="285112C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F5a. In the past five years, did your household improve this field through fencing? </w:t>
            </w:r>
          </w:p>
          <w:p w14:paraId="4949DA9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152E61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5450B12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6AA027C" w14:textId="77777777" w:rsidR="00F25BF8" w:rsidRPr="00F25BF8" w:rsidRDefault="00F25BF8" w:rsidP="00F25BF8">
            <w:pPr>
              <w:contextualSpacing/>
              <w:jc w:val="center"/>
              <w:rPr>
                <w:rFonts w:cs="Times New Roman"/>
                <w:sz w:val="20"/>
              </w:rPr>
            </w:pPr>
            <w:r w:rsidRPr="00F25BF8">
              <w:rPr>
                <w:sz w:val="20"/>
              </w:rPr>
              <w:t>999=Prefer not to respond</w:t>
            </w:r>
          </w:p>
          <w:p w14:paraId="332E218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F6a</w:t>
            </w:r>
          </w:p>
        </w:tc>
        <w:tc>
          <w:tcPr>
            <w:tcW w:w="1440" w:type="dxa"/>
            <w:vMerge w:val="restart"/>
            <w:vAlign w:val="center"/>
          </w:tcPr>
          <w:p w14:paraId="0BC9AAD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F5b. What </w:t>
            </w:r>
          </w:p>
          <w:p w14:paraId="52AAB4D2" w14:textId="77777777" w:rsidR="00F25BF8" w:rsidRPr="00F25BF8" w:rsidRDefault="00F25BF8" w:rsidP="00F25BF8">
            <w:pPr>
              <w:kinsoku w:val="0"/>
              <w:overflowPunct w:val="0"/>
              <w:autoSpaceDE w:val="0"/>
              <w:autoSpaceDN w:val="0"/>
              <w:adjustRightInd w:val="0"/>
              <w:contextualSpacing/>
              <w:jc w:val="center"/>
              <w:rPr>
                <w:rFonts w:cs="Times New Roman"/>
                <w:sz w:val="20"/>
              </w:rPr>
            </w:pPr>
            <w:proofErr w:type="gramStart"/>
            <w:r w:rsidRPr="00F25BF8">
              <w:rPr>
                <w:rFonts w:cs="Times New Roman"/>
                <w:sz w:val="20"/>
              </w:rPr>
              <w:t>years</w:t>
            </w:r>
            <w:proofErr w:type="gramEnd"/>
            <w:r w:rsidRPr="00F25BF8">
              <w:rPr>
                <w:rFonts w:cs="Times New Roman"/>
                <w:sz w:val="20"/>
              </w:rPr>
              <w:t xml:space="preserve"> did your household improve this field through fencing?</w:t>
            </w:r>
          </w:p>
          <w:p w14:paraId="79E7AC2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(2009-2014) </w:t>
            </w:r>
          </w:p>
        </w:tc>
        <w:tc>
          <w:tcPr>
            <w:tcW w:w="2520" w:type="dxa"/>
            <w:gridSpan w:val="2"/>
            <w:vAlign w:val="center"/>
          </w:tcPr>
          <w:p w14:paraId="47C492D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F5c. What are the two most important reasons why your household chose to add this to the field?</w:t>
            </w:r>
          </w:p>
        </w:tc>
      </w:tr>
      <w:tr w:rsidR="00F25BF8" w:rsidRPr="00F25BF8" w14:paraId="29532899" w14:textId="77777777" w:rsidTr="00F25BF8">
        <w:trPr>
          <w:trHeight w:val="20"/>
          <w:jc w:val="center"/>
        </w:trPr>
        <w:tc>
          <w:tcPr>
            <w:tcW w:w="694" w:type="dxa"/>
            <w:vMerge/>
          </w:tcPr>
          <w:p w14:paraId="308DC726" w14:textId="77777777" w:rsidR="00F25BF8" w:rsidRPr="00F25BF8" w:rsidRDefault="00F25BF8" w:rsidP="00F25BF8">
            <w:pPr>
              <w:contextualSpacing/>
              <w:jc w:val="center"/>
              <w:rPr>
                <w:sz w:val="20"/>
              </w:rPr>
            </w:pPr>
          </w:p>
        </w:tc>
        <w:tc>
          <w:tcPr>
            <w:tcW w:w="2520" w:type="dxa"/>
            <w:vMerge/>
          </w:tcPr>
          <w:p w14:paraId="4A1DCC7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74395B3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576CA44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7DE7B95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2520" w:type="dxa"/>
            <w:vMerge/>
          </w:tcPr>
          <w:p w14:paraId="3DBD641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25B5B66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vAlign w:val="center"/>
          </w:tcPr>
          <w:p w14:paraId="4722498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Reason1</w:t>
            </w:r>
          </w:p>
        </w:tc>
        <w:tc>
          <w:tcPr>
            <w:tcW w:w="1260" w:type="dxa"/>
            <w:vAlign w:val="center"/>
          </w:tcPr>
          <w:p w14:paraId="096CADC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65F4C311" w14:textId="77777777" w:rsidTr="00F25BF8">
        <w:trPr>
          <w:trHeight w:val="20"/>
          <w:jc w:val="center"/>
        </w:trPr>
        <w:tc>
          <w:tcPr>
            <w:tcW w:w="694" w:type="dxa"/>
          </w:tcPr>
          <w:p w14:paraId="76493AB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520" w:type="dxa"/>
            <w:vAlign w:val="center"/>
          </w:tcPr>
          <w:p w14:paraId="725F579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w:t>
            </w:r>
          </w:p>
        </w:tc>
        <w:tc>
          <w:tcPr>
            <w:tcW w:w="1440" w:type="dxa"/>
            <w:vAlign w:val="center"/>
          </w:tcPr>
          <w:p w14:paraId="4EB07AF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ridgeyr</w:t>
            </w:r>
            <w:proofErr w:type="spellEnd"/>
          </w:p>
        </w:tc>
        <w:tc>
          <w:tcPr>
            <w:tcW w:w="1260" w:type="dxa"/>
            <w:vAlign w:val="center"/>
          </w:tcPr>
          <w:p w14:paraId="636B708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ridgersn1</w:t>
            </w:r>
          </w:p>
        </w:tc>
        <w:tc>
          <w:tcPr>
            <w:tcW w:w="1260" w:type="dxa"/>
            <w:vAlign w:val="center"/>
          </w:tcPr>
          <w:p w14:paraId="2BCA1BA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ridgersn2</w:t>
            </w:r>
          </w:p>
        </w:tc>
        <w:tc>
          <w:tcPr>
            <w:tcW w:w="2520" w:type="dxa"/>
            <w:vAlign w:val="center"/>
          </w:tcPr>
          <w:p w14:paraId="0394B41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w:t>
            </w:r>
          </w:p>
        </w:tc>
        <w:tc>
          <w:tcPr>
            <w:tcW w:w="1440" w:type="dxa"/>
            <w:vAlign w:val="center"/>
          </w:tcPr>
          <w:p w14:paraId="7ACE5E1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fenceyr</w:t>
            </w:r>
            <w:proofErr w:type="spellEnd"/>
          </w:p>
        </w:tc>
        <w:tc>
          <w:tcPr>
            <w:tcW w:w="1260" w:type="dxa"/>
            <w:vAlign w:val="center"/>
          </w:tcPr>
          <w:p w14:paraId="59FCF3A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fencersn1</w:t>
            </w:r>
          </w:p>
        </w:tc>
        <w:tc>
          <w:tcPr>
            <w:tcW w:w="1260" w:type="dxa"/>
            <w:vAlign w:val="center"/>
          </w:tcPr>
          <w:p w14:paraId="581CDA6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fencersn2</w:t>
            </w:r>
          </w:p>
        </w:tc>
      </w:tr>
      <w:tr w:rsidR="00F25BF8" w:rsidRPr="00F25BF8" w14:paraId="124B58EF" w14:textId="77777777" w:rsidTr="00F25BF8">
        <w:trPr>
          <w:trHeight w:val="20"/>
          <w:jc w:val="center"/>
        </w:trPr>
        <w:tc>
          <w:tcPr>
            <w:tcW w:w="694" w:type="dxa"/>
          </w:tcPr>
          <w:p w14:paraId="79EC4ED8" w14:textId="77777777" w:rsidR="00F25BF8" w:rsidRPr="00F25BF8" w:rsidRDefault="00F25BF8" w:rsidP="00F25BF8">
            <w:pPr>
              <w:contextualSpacing/>
              <w:jc w:val="center"/>
              <w:rPr>
                <w:sz w:val="20"/>
              </w:rPr>
            </w:pPr>
            <w:r w:rsidRPr="00F25BF8">
              <w:rPr>
                <w:sz w:val="20"/>
              </w:rPr>
              <w:t>1</w:t>
            </w:r>
          </w:p>
        </w:tc>
        <w:tc>
          <w:tcPr>
            <w:tcW w:w="2520" w:type="dxa"/>
          </w:tcPr>
          <w:p w14:paraId="7999B558" w14:textId="77777777" w:rsidR="00F25BF8" w:rsidRPr="00F25BF8" w:rsidRDefault="00F25BF8" w:rsidP="00F25BF8">
            <w:pPr>
              <w:contextualSpacing/>
              <w:jc w:val="center"/>
              <w:rPr>
                <w:sz w:val="20"/>
              </w:rPr>
            </w:pPr>
          </w:p>
        </w:tc>
        <w:tc>
          <w:tcPr>
            <w:tcW w:w="1440" w:type="dxa"/>
          </w:tcPr>
          <w:p w14:paraId="18CEDAFF" w14:textId="77777777" w:rsidR="00F25BF8" w:rsidRPr="00F25BF8" w:rsidRDefault="00F25BF8" w:rsidP="00F25BF8">
            <w:pPr>
              <w:contextualSpacing/>
              <w:jc w:val="center"/>
              <w:rPr>
                <w:sz w:val="20"/>
              </w:rPr>
            </w:pPr>
          </w:p>
        </w:tc>
        <w:tc>
          <w:tcPr>
            <w:tcW w:w="1260" w:type="dxa"/>
          </w:tcPr>
          <w:p w14:paraId="52B41D03" w14:textId="77777777" w:rsidR="00F25BF8" w:rsidRPr="00F25BF8" w:rsidRDefault="00F25BF8" w:rsidP="00F25BF8">
            <w:pPr>
              <w:contextualSpacing/>
              <w:jc w:val="center"/>
              <w:rPr>
                <w:sz w:val="20"/>
              </w:rPr>
            </w:pPr>
          </w:p>
        </w:tc>
        <w:tc>
          <w:tcPr>
            <w:tcW w:w="1260" w:type="dxa"/>
          </w:tcPr>
          <w:p w14:paraId="62C9D4A7" w14:textId="77777777" w:rsidR="00F25BF8" w:rsidRPr="00F25BF8" w:rsidRDefault="00F25BF8" w:rsidP="00F25BF8">
            <w:pPr>
              <w:contextualSpacing/>
              <w:jc w:val="center"/>
              <w:rPr>
                <w:sz w:val="20"/>
              </w:rPr>
            </w:pPr>
          </w:p>
        </w:tc>
        <w:tc>
          <w:tcPr>
            <w:tcW w:w="2520" w:type="dxa"/>
          </w:tcPr>
          <w:p w14:paraId="73EFFF54" w14:textId="77777777" w:rsidR="00F25BF8" w:rsidRPr="00F25BF8" w:rsidRDefault="00F25BF8" w:rsidP="00F25BF8">
            <w:pPr>
              <w:contextualSpacing/>
              <w:jc w:val="center"/>
              <w:rPr>
                <w:sz w:val="20"/>
              </w:rPr>
            </w:pPr>
          </w:p>
        </w:tc>
        <w:tc>
          <w:tcPr>
            <w:tcW w:w="1440" w:type="dxa"/>
          </w:tcPr>
          <w:p w14:paraId="59233299" w14:textId="77777777" w:rsidR="00F25BF8" w:rsidRPr="00F25BF8" w:rsidRDefault="00F25BF8" w:rsidP="00F25BF8">
            <w:pPr>
              <w:contextualSpacing/>
              <w:jc w:val="center"/>
              <w:rPr>
                <w:sz w:val="20"/>
              </w:rPr>
            </w:pPr>
          </w:p>
        </w:tc>
        <w:tc>
          <w:tcPr>
            <w:tcW w:w="1260" w:type="dxa"/>
          </w:tcPr>
          <w:p w14:paraId="365905CD" w14:textId="77777777" w:rsidR="00F25BF8" w:rsidRPr="00F25BF8" w:rsidRDefault="00F25BF8" w:rsidP="00F25BF8">
            <w:pPr>
              <w:contextualSpacing/>
              <w:jc w:val="center"/>
              <w:rPr>
                <w:sz w:val="20"/>
              </w:rPr>
            </w:pPr>
          </w:p>
        </w:tc>
        <w:tc>
          <w:tcPr>
            <w:tcW w:w="1260" w:type="dxa"/>
          </w:tcPr>
          <w:p w14:paraId="10406ABC" w14:textId="77777777" w:rsidR="00F25BF8" w:rsidRPr="00F25BF8" w:rsidRDefault="00F25BF8" w:rsidP="00F25BF8">
            <w:pPr>
              <w:contextualSpacing/>
              <w:jc w:val="center"/>
              <w:rPr>
                <w:sz w:val="20"/>
              </w:rPr>
            </w:pPr>
          </w:p>
        </w:tc>
      </w:tr>
      <w:tr w:rsidR="00F25BF8" w:rsidRPr="00F25BF8" w14:paraId="44EF0FE1" w14:textId="77777777" w:rsidTr="00F25BF8">
        <w:trPr>
          <w:trHeight w:val="20"/>
          <w:jc w:val="center"/>
        </w:trPr>
        <w:tc>
          <w:tcPr>
            <w:tcW w:w="694" w:type="dxa"/>
          </w:tcPr>
          <w:p w14:paraId="6F9F89DC" w14:textId="77777777" w:rsidR="00F25BF8" w:rsidRPr="00F25BF8" w:rsidRDefault="00F25BF8" w:rsidP="00F25BF8">
            <w:pPr>
              <w:contextualSpacing/>
              <w:jc w:val="center"/>
              <w:rPr>
                <w:sz w:val="20"/>
              </w:rPr>
            </w:pPr>
            <w:r w:rsidRPr="00F25BF8">
              <w:rPr>
                <w:sz w:val="20"/>
              </w:rPr>
              <w:t>2</w:t>
            </w:r>
          </w:p>
        </w:tc>
        <w:tc>
          <w:tcPr>
            <w:tcW w:w="2520" w:type="dxa"/>
          </w:tcPr>
          <w:p w14:paraId="5678B03C" w14:textId="77777777" w:rsidR="00F25BF8" w:rsidRPr="00F25BF8" w:rsidRDefault="00F25BF8" w:rsidP="00F25BF8">
            <w:pPr>
              <w:contextualSpacing/>
              <w:jc w:val="center"/>
              <w:rPr>
                <w:sz w:val="20"/>
              </w:rPr>
            </w:pPr>
          </w:p>
        </w:tc>
        <w:tc>
          <w:tcPr>
            <w:tcW w:w="1440" w:type="dxa"/>
          </w:tcPr>
          <w:p w14:paraId="6F0DDC9D" w14:textId="77777777" w:rsidR="00F25BF8" w:rsidRPr="00F25BF8" w:rsidRDefault="00F25BF8" w:rsidP="00F25BF8">
            <w:pPr>
              <w:contextualSpacing/>
              <w:jc w:val="center"/>
              <w:rPr>
                <w:sz w:val="20"/>
              </w:rPr>
            </w:pPr>
          </w:p>
        </w:tc>
        <w:tc>
          <w:tcPr>
            <w:tcW w:w="1260" w:type="dxa"/>
          </w:tcPr>
          <w:p w14:paraId="01D565AE" w14:textId="77777777" w:rsidR="00F25BF8" w:rsidRPr="00F25BF8" w:rsidRDefault="00F25BF8" w:rsidP="00F25BF8">
            <w:pPr>
              <w:contextualSpacing/>
              <w:jc w:val="center"/>
              <w:rPr>
                <w:sz w:val="20"/>
              </w:rPr>
            </w:pPr>
          </w:p>
        </w:tc>
        <w:tc>
          <w:tcPr>
            <w:tcW w:w="1260" w:type="dxa"/>
          </w:tcPr>
          <w:p w14:paraId="72AA7463" w14:textId="77777777" w:rsidR="00F25BF8" w:rsidRPr="00F25BF8" w:rsidRDefault="00F25BF8" w:rsidP="00F25BF8">
            <w:pPr>
              <w:contextualSpacing/>
              <w:jc w:val="center"/>
              <w:rPr>
                <w:sz w:val="20"/>
              </w:rPr>
            </w:pPr>
          </w:p>
        </w:tc>
        <w:tc>
          <w:tcPr>
            <w:tcW w:w="2520" w:type="dxa"/>
          </w:tcPr>
          <w:p w14:paraId="103FF24E" w14:textId="77777777" w:rsidR="00F25BF8" w:rsidRPr="00F25BF8" w:rsidRDefault="00F25BF8" w:rsidP="00F25BF8">
            <w:pPr>
              <w:contextualSpacing/>
              <w:jc w:val="center"/>
              <w:rPr>
                <w:sz w:val="20"/>
              </w:rPr>
            </w:pPr>
          </w:p>
        </w:tc>
        <w:tc>
          <w:tcPr>
            <w:tcW w:w="1440" w:type="dxa"/>
          </w:tcPr>
          <w:p w14:paraId="003F59F4" w14:textId="77777777" w:rsidR="00F25BF8" w:rsidRPr="00F25BF8" w:rsidRDefault="00F25BF8" w:rsidP="00F25BF8">
            <w:pPr>
              <w:contextualSpacing/>
              <w:jc w:val="center"/>
              <w:rPr>
                <w:sz w:val="20"/>
              </w:rPr>
            </w:pPr>
          </w:p>
        </w:tc>
        <w:tc>
          <w:tcPr>
            <w:tcW w:w="1260" w:type="dxa"/>
          </w:tcPr>
          <w:p w14:paraId="196AA149" w14:textId="77777777" w:rsidR="00F25BF8" w:rsidRPr="00F25BF8" w:rsidRDefault="00F25BF8" w:rsidP="00F25BF8">
            <w:pPr>
              <w:contextualSpacing/>
              <w:jc w:val="center"/>
              <w:rPr>
                <w:sz w:val="20"/>
              </w:rPr>
            </w:pPr>
          </w:p>
        </w:tc>
        <w:tc>
          <w:tcPr>
            <w:tcW w:w="1260" w:type="dxa"/>
          </w:tcPr>
          <w:p w14:paraId="2ABA377A" w14:textId="77777777" w:rsidR="00F25BF8" w:rsidRPr="00F25BF8" w:rsidRDefault="00F25BF8" w:rsidP="00F25BF8">
            <w:pPr>
              <w:contextualSpacing/>
              <w:jc w:val="center"/>
              <w:rPr>
                <w:sz w:val="20"/>
              </w:rPr>
            </w:pPr>
          </w:p>
        </w:tc>
      </w:tr>
      <w:tr w:rsidR="00F25BF8" w:rsidRPr="00F25BF8" w14:paraId="4CA76D2C" w14:textId="77777777" w:rsidTr="00F25BF8">
        <w:trPr>
          <w:trHeight w:val="20"/>
          <w:jc w:val="center"/>
        </w:trPr>
        <w:tc>
          <w:tcPr>
            <w:tcW w:w="694" w:type="dxa"/>
          </w:tcPr>
          <w:p w14:paraId="2240FE83" w14:textId="77777777" w:rsidR="00F25BF8" w:rsidRPr="00F25BF8" w:rsidRDefault="00F25BF8" w:rsidP="00F25BF8">
            <w:pPr>
              <w:contextualSpacing/>
              <w:jc w:val="center"/>
              <w:rPr>
                <w:sz w:val="20"/>
              </w:rPr>
            </w:pPr>
            <w:r w:rsidRPr="00F25BF8">
              <w:rPr>
                <w:sz w:val="20"/>
              </w:rPr>
              <w:t>3</w:t>
            </w:r>
          </w:p>
        </w:tc>
        <w:tc>
          <w:tcPr>
            <w:tcW w:w="2520" w:type="dxa"/>
          </w:tcPr>
          <w:p w14:paraId="32709DEA" w14:textId="77777777" w:rsidR="00F25BF8" w:rsidRPr="00F25BF8" w:rsidRDefault="00F25BF8" w:rsidP="00F25BF8">
            <w:pPr>
              <w:contextualSpacing/>
              <w:jc w:val="center"/>
              <w:rPr>
                <w:sz w:val="20"/>
              </w:rPr>
            </w:pPr>
          </w:p>
        </w:tc>
        <w:tc>
          <w:tcPr>
            <w:tcW w:w="1440" w:type="dxa"/>
          </w:tcPr>
          <w:p w14:paraId="2566E7EF" w14:textId="77777777" w:rsidR="00F25BF8" w:rsidRPr="00F25BF8" w:rsidRDefault="00F25BF8" w:rsidP="00F25BF8">
            <w:pPr>
              <w:contextualSpacing/>
              <w:jc w:val="center"/>
              <w:rPr>
                <w:sz w:val="20"/>
              </w:rPr>
            </w:pPr>
          </w:p>
        </w:tc>
        <w:tc>
          <w:tcPr>
            <w:tcW w:w="1260" w:type="dxa"/>
          </w:tcPr>
          <w:p w14:paraId="77DC9210" w14:textId="77777777" w:rsidR="00F25BF8" w:rsidRPr="00F25BF8" w:rsidRDefault="00F25BF8" w:rsidP="00F25BF8">
            <w:pPr>
              <w:contextualSpacing/>
              <w:jc w:val="center"/>
              <w:rPr>
                <w:sz w:val="20"/>
              </w:rPr>
            </w:pPr>
          </w:p>
        </w:tc>
        <w:tc>
          <w:tcPr>
            <w:tcW w:w="1260" w:type="dxa"/>
          </w:tcPr>
          <w:p w14:paraId="63DC72A3" w14:textId="77777777" w:rsidR="00F25BF8" w:rsidRPr="00F25BF8" w:rsidRDefault="00F25BF8" w:rsidP="00F25BF8">
            <w:pPr>
              <w:contextualSpacing/>
              <w:jc w:val="center"/>
              <w:rPr>
                <w:sz w:val="20"/>
              </w:rPr>
            </w:pPr>
          </w:p>
        </w:tc>
        <w:tc>
          <w:tcPr>
            <w:tcW w:w="2520" w:type="dxa"/>
          </w:tcPr>
          <w:p w14:paraId="1B26B6C0" w14:textId="77777777" w:rsidR="00F25BF8" w:rsidRPr="00F25BF8" w:rsidRDefault="00F25BF8" w:rsidP="00F25BF8">
            <w:pPr>
              <w:contextualSpacing/>
              <w:jc w:val="center"/>
              <w:rPr>
                <w:sz w:val="20"/>
              </w:rPr>
            </w:pPr>
          </w:p>
        </w:tc>
        <w:tc>
          <w:tcPr>
            <w:tcW w:w="1440" w:type="dxa"/>
          </w:tcPr>
          <w:p w14:paraId="373DADEE" w14:textId="77777777" w:rsidR="00F25BF8" w:rsidRPr="00F25BF8" w:rsidRDefault="00F25BF8" w:rsidP="00F25BF8">
            <w:pPr>
              <w:contextualSpacing/>
              <w:jc w:val="center"/>
              <w:rPr>
                <w:sz w:val="20"/>
              </w:rPr>
            </w:pPr>
          </w:p>
        </w:tc>
        <w:tc>
          <w:tcPr>
            <w:tcW w:w="1260" w:type="dxa"/>
          </w:tcPr>
          <w:p w14:paraId="5446568E" w14:textId="77777777" w:rsidR="00F25BF8" w:rsidRPr="00F25BF8" w:rsidRDefault="00F25BF8" w:rsidP="00F25BF8">
            <w:pPr>
              <w:contextualSpacing/>
              <w:jc w:val="center"/>
              <w:rPr>
                <w:sz w:val="20"/>
              </w:rPr>
            </w:pPr>
          </w:p>
        </w:tc>
        <w:tc>
          <w:tcPr>
            <w:tcW w:w="1260" w:type="dxa"/>
          </w:tcPr>
          <w:p w14:paraId="29737049" w14:textId="77777777" w:rsidR="00F25BF8" w:rsidRPr="00F25BF8" w:rsidRDefault="00F25BF8" w:rsidP="00F25BF8">
            <w:pPr>
              <w:contextualSpacing/>
              <w:jc w:val="center"/>
              <w:rPr>
                <w:sz w:val="20"/>
              </w:rPr>
            </w:pPr>
          </w:p>
        </w:tc>
      </w:tr>
      <w:tr w:rsidR="00F25BF8" w:rsidRPr="00F25BF8" w14:paraId="3DCC9D7E" w14:textId="77777777" w:rsidTr="00F25BF8">
        <w:trPr>
          <w:trHeight w:val="20"/>
          <w:jc w:val="center"/>
        </w:trPr>
        <w:tc>
          <w:tcPr>
            <w:tcW w:w="694" w:type="dxa"/>
          </w:tcPr>
          <w:p w14:paraId="4E1403DB" w14:textId="77777777" w:rsidR="00F25BF8" w:rsidRPr="00F25BF8" w:rsidRDefault="00F25BF8" w:rsidP="00F25BF8">
            <w:pPr>
              <w:contextualSpacing/>
              <w:jc w:val="center"/>
              <w:rPr>
                <w:sz w:val="20"/>
              </w:rPr>
            </w:pPr>
            <w:r w:rsidRPr="00F25BF8">
              <w:rPr>
                <w:sz w:val="20"/>
              </w:rPr>
              <w:t>4</w:t>
            </w:r>
          </w:p>
        </w:tc>
        <w:tc>
          <w:tcPr>
            <w:tcW w:w="2520" w:type="dxa"/>
          </w:tcPr>
          <w:p w14:paraId="70E4BE59" w14:textId="77777777" w:rsidR="00F25BF8" w:rsidRPr="00F25BF8" w:rsidRDefault="00F25BF8" w:rsidP="00F25BF8">
            <w:pPr>
              <w:contextualSpacing/>
              <w:jc w:val="center"/>
              <w:rPr>
                <w:sz w:val="20"/>
              </w:rPr>
            </w:pPr>
          </w:p>
        </w:tc>
        <w:tc>
          <w:tcPr>
            <w:tcW w:w="1440" w:type="dxa"/>
          </w:tcPr>
          <w:p w14:paraId="12675BB7" w14:textId="77777777" w:rsidR="00F25BF8" w:rsidRPr="00F25BF8" w:rsidRDefault="00F25BF8" w:rsidP="00F25BF8">
            <w:pPr>
              <w:contextualSpacing/>
              <w:jc w:val="center"/>
              <w:rPr>
                <w:sz w:val="20"/>
              </w:rPr>
            </w:pPr>
          </w:p>
        </w:tc>
        <w:tc>
          <w:tcPr>
            <w:tcW w:w="1260" w:type="dxa"/>
          </w:tcPr>
          <w:p w14:paraId="223626DE" w14:textId="77777777" w:rsidR="00F25BF8" w:rsidRPr="00F25BF8" w:rsidRDefault="00F25BF8" w:rsidP="00F25BF8">
            <w:pPr>
              <w:contextualSpacing/>
              <w:jc w:val="center"/>
              <w:rPr>
                <w:sz w:val="20"/>
              </w:rPr>
            </w:pPr>
          </w:p>
        </w:tc>
        <w:tc>
          <w:tcPr>
            <w:tcW w:w="1260" w:type="dxa"/>
          </w:tcPr>
          <w:p w14:paraId="127DCCA5" w14:textId="77777777" w:rsidR="00F25BF8" w:rsidRPr="00F25BF8" w:rsidRDefault="00F25BF8" w:rsidP="00F25BF8">
            <w:pPr>
              <w:contextualSpacing/>
              <w:jc w:val="center"/>
              <w:rPr>
                <w:sz w:val="20"/>
              </w:rPr>
            </w:pPr>
          </w:p>
        </w:tc>
        <w:tc>
          <w:tcPr>
            <w:tcW w:w="2520" w:type="dxa"/>
          </w:tcPr>
          <w:p w14:paraId="7F20A00B" w14:textId="77777777" w:rsidR="00F25BF8" w:rsidRPr="00F25BF8" w:rsidRDefault="00F25BF8" w:rsidP="00F25BF8">
            <w:pPr>
              <w:contextualSpacing/>
              <w:jc w:val="center"/>
              <w:rPr>
                <w:sz w:val="20"/>
              </w:rPr>
            </w:pPr>
          </w:p>
        </w:tc>
        <w:tc>
          <w:tcPr>
            <w:tcW w:w="1440" w:type="dxa"/>
          </w:tcPr>
          <w:p w14:paraId="21A8B87D" w14:textId="77777777" w:rsidR="00F25BF8" w:rsidRPr="00F25BF8" w:rsidRDefault="00F25BF8" w:rsidP="00F25BF8">
            <w:pPr>
              <w:contextualSpacing/>
              <w:jc w:val="center"/>
              <w:rPr>
                <w:sz w:val="20"/>
              </w:rPr>
            </w:pPr>
          </w:p>
        </w:tc>
        <w:tc>
          <w:tcPr>
            <w:tcW w:w="1260" w:type="dxa"/>
          </w:tcPr>
          <w:p w14:paraId="60BA5BDD" w14:textId="77777777" w:rsidR="00F25BF8" w:rsidRPr="00F25BF8" w:rsidRDefault="00F25BF8" w:rsidP="00F25BF8">
            <w:pPr>
              <w:contextualSpacing/>
              <w:jc w:val="center"/>
              <w:rPr>
                <w:sz w:val="20"/>
              </w:rPr>
            </w:pPr>
          </w:p>
        </w:tc>
        <w:tc>
          <w:tcPr>
            <w:tcW w:w="1260" w:type="dxa"/>
          </w:tcPr>
          <w:p w14:paraId="68631FEC" w14:textId="77777777" w:rsidR="00F25BF8" w:rsidRPr="00F25BF8" w:rsidRDefault="00F25BF8" w:rsidP="00F25BF8">
            <w:pPr>
              <w:contextualSpacing/>
              <w:jc w:val="center"/>
              <w:rPr>
                <w:sz w:val="20"/>
              </w:rPr>
            </w:pPr>
          </w:p>
        </w:tc>
      </w:tr>
      <w:tr w:rsidR="00F25BF8" w:rsidRPr="00F25BF8" w14:paraId="50AAE2EB" w14:textId="77777777" w:rsidTr="00F25BF8">
        <w:trPr>
          <w:trHeight w:val="20"/>
          <w:jc w:val="center"/>
        </w:trPr>
        <w:tc>
          <w:tcPr>
            <w:tcW w:w="694" w:type="dxa"/>
          </w:tcPr>
          <w:p w14:paraId="6DC2AECE" w14:textId="77777777" w:rsidR="00F25BF8" w:rsidRPr="00F25BF8" w:rsidRDefault="00F25BF8" w:rsidP="00F25BF8">
            <w:pPr>
              <w:contextualSpacing/>
              <w:jc w:val="center"/>
              <w:rPr>
                <w:sz w:val="20"/>
              </w:rPr>
            </w:pPr>
            <w:r w:rsidRPr="00F25BF8">
              <w:rPr>
                <w:sz w:val="20"/>
              </w:rPr>
              <w:t>5</w:t>
            </w:r>
          </w:p>
        </w:tc>
        <w:tc>
          <w:tcPr>
            <w:tcW w:w="2520" w:type="dxa"/>
          </w:tcPr>
          <w:p w14:paraId="60B91257" w14:textId="77777777" w:rsidR="00F25BF8" w:rsidRPr="00F25BF8" w:rsidRDefault="00F25BF8" w:rsidP="00F25BF8">
            <w:pPr>
              <w:contextualSpacing/>
              <w:jc w:val="center"/>
              <w:rPr>
                <w:sz w:val="20"/>
              </w:rPr>
            </w:pPr>
          </w:p>
        </w:tc>
        <w:tc>
          <w:tcPr>
            <w:tcW w:w="1440" w:type="dxa"/>
          </w:tcPr>
          <w:p w14:paraId="37017709" w14:textId="77777777" w:rsidR="00F25BF8" w:rsidRPr="00F25BF8" w:rsidRDefault="00F25BF8" w:rsidP="00F25BF8">
            <w:pPr>
              <w:contextualSpacing/>
              <w:jc w:val="center"/>
              <w:rPr>
                <w:sz w:val="20"/>
              </w:rPr>
            </w:pPr>
          </w:p>
        </w:tc>
        <w:tc>
          <w:tcPr>
            <w:tcW w:w="1260" w:type="dxa"/>
          </w:tcPr>
          <w:p w14:paraId="4E406F88" w14:textId="77777777" w:rsidR="00F25BF8" w:rsidRPr="00F25BF8" w:rsidRDefault="00F25BF8" w:rsidP="00F25BF8">
            <w:pPr>
              <w:contextualSpacing/>
              <w:jc w:val="center"/>
              <w:rPr>
                <w:sz w:val="20"/>
              </w:rPr>
            </w:pPr>
          </w:p>
        </w:tc>
        <w:tc>
          <w:tcPr>
            <w:tcW w:w="1260" w:type="dxa"/>
          </w:tcPr>
          <w:p w14:paraId="19039764" w14:textId="77777777" w:rsidR="00F25BF8" w:rsidRPr="00F25BF8" w:rsidRDefault="00F25BF8" w:rsidP="00F25BF8">
            <w:pPr>
              <w:contextualSpacing/>
              <w:jc w:val="center"/>
              <w:rPr>
                <w:sz w:val="20"/>
              </w:rPr>
            </w:pPr>
          </w:p>
        </w:tc>
        <w:tc>
          <w:tcPr>
            <w:tcW w:w="2520" w:type="dxa"/>
          </w:tcPr>
          <w:p w14:paraId="39D388C8" w14:textId="77777777" w:rsidR="00F25BF8" w:rsidRPr="00F25BF8" w:rsidRDefault="00F25BF8" w:rsidP="00F25BF8">
            <w:pPr>
              <w:contextualSpacing/>
              <w:jc w:val="center"/>
              <w:rPr>
                <w:sz w:val="20"/>
              </w:rPr>
            </w:pPr>
          </w:p>
        </w:tc>
        <w:tc>
          <w:tcPr>
            <w:tcW w:w="1440" w:type="dxa"/>
          </w:tcPr>
          <w:p w14:paraId="03333601" w14:textId="77777777" w:rsidR="00F25BF8" w:rsidRPr="00F25BF8" w:rsidRDefault="00F25BF8" w:rsidP="00F25BF8">
            <w:pPr>
              <w:contextualSpacing/>
              <w:jc w:val="center"/>
              <w:rPr>
                <w:sz w:val="20"/>
              </w:rPr>
            </w:pPr>
          </w:p>
        </w:tc>
        <w:tc>
          <w:tcPr>
            <w:tcW w:w="1260" w:type="dxa"/>
          </w:tcPr>
          <w:p w14:paraId="5EAB7391" w14:textId="77777777" w:rsidR="00F25BF8" w:rsidRPr="00F25BF8" w:rsidRDefault="00F25BF8" w:rsidP="00F25BF8">
            <w:pPr>
              <w:contextualSpacing/>
              <w:jc w:val="center"/>
              <w:rPr>
                <w:sz w:val="20"/>
              </w:rPr>
            </w:pPr>
          </w:p>
        </w:tc>
        <w:tc>
          <w:tcPr>
            <w:tcW w:w="1260" w:type="dxa"/>
          </w:tcPr>
          <w:p w14:paraId="727D6C26" w14:textId="77777777" w:rsidR="00F25BF8" w:rsidRPr="00F25BF8" w:rsidRDefault="00F25BF8" w:rsidP="00F25BF8">
            <w:pPr>
              <w:contextualSpacing/>
              <w:jc w:val="center"/>
              <w:rPr>
                <w:sz w:val="20"/>
              </w:rPr>
            </w:pPr>
          </w:p>
        </w:tc>
      </w:tr>
      <w:tr w:rsidR="00F25BF8" w:rsidRPr="00F25BF8" w14:paraId="6C072739" w14:textId="77777777" w:rsidTr="00F25BF8">
        <w:trPr>
          <w:trHeight w:val="20"/>
          <w:jc w:val="center"/>
        </w:trPr>
        <w:tc>
          <w:tcPr>
            <w:tcW w:w="694" w:type="dxa"/>
          </w:tcPr>
          <w:p w14:paraId="46D0279D" w14:textId="77777777" w:rsidR="00F25BF8" w:rsidRPr="00F25BF8" w:rsidRDefault="00F25BF8" w:rsidP="00F25BF8">
            <w:pPr>
              <w:contextualSpacing/>
              <w:jc w:val="center"/>
              <w:rPr>
                <w:sz w:val="20"/>
              </w:rPr>
            </w:pPr>
            <w:r w:rsidRPr="00F25BF8">
              <w:rPr>
                <w:sz w:val="20"/>
              </w:rPr>
              <w:t>6</w:t>
            </w:r>
          </w:p>
        </w:tc>
        <w:tc>
          <w:tcPr>
            <w:tcW w:w="2520" w:type="dxa"/>
          </w:tcPr>
          <w:p w14:paraId="3A8C8E7F" w14:textId="77777777" w:rsidR="00F25BF8" w:rsidRPr="00F25BF8" w:rsidRDefault="00F25BF8" w:rsidP="00F25BF8">
            <w:pPr>
              <w:contextualSpacing/>
              <w:jc w:val="center"/>
              <w:rPr>
                <w:sz w:val="20"/>
              </w:rPr>
            </w:pPr>
          </w:p>
        </w:tc>
        <w:tc>
          <w:tcPr>
            <w:tcW w:w="1440" w:type="dxa"/>
          </w:tcPr>
          <w:p w14:paraId="3D437D85" w14:textId="77777777" w:rsidR="00F25BF8" w:rsidRPr="00F25BF8" w:rsidRDefault="00F25BF8" w:rsidP="00F25BF8">
            <w:pPr>
              <w:contextualSpacing/>
              <w:jc w:val="center"/>
              <w:rPr>
                <w:sz w:val="20"/>
              </w:rPr>
            </w:pPr>
          </w:p>
        </w:tc>
        <w:tc>
          <w:tcPr>
            <w:tcW w:w="1260" w:type="dxa"/>
          </w:tcPr>
          <w:p w14:paraId="613339EC" w14:textId="77777777" w:rsidR="00F25BF8" w:rsidRPr="00F25BF8" w:rsidRDefault="00F25BF8" w:rsidP="00F25BF8">
            <w:pPr>
              <w:contextualSpacing/>
              <w:jc w:val="center"/>
              <w:rPr>
                <w:sz w:val="20"/>
              </w:rPr>
            </w:pPr>
          </w:p>
        </w:tc>
        <w:tc>
          <w:tcPr>
            <w:tcW w:w="1260" w:type="dxa"/>
          </w:tcPr>
          <w:p w14:paraId="0541EE13" w14:textId="77777777" w:rsidR="00F25BF8" w:rsidRPr="00F25BF8" w:rsidRDefault="00F25BF8" w:rsidP="00F25BF8">
            <w:pPr>
              <w:contextualSpacing/>
              <w:jc w:val="center"/>
              <w:rPr>
                <w:sz w:val="20"/>
              </w:rPr>
            </w:pPr>
          </w:p>
        </w:tc>
        <w:tc>
          <w:tcPr>
            <w:tcW w:w="2520" w:type="dxa"/>
          </w:tcPr>
          <w:p w14:paraId="4D57127D" w14:textId="77777777" w:rsidR="00F25BF8" w:rsidRPr="00F25BF8" w:rsidRDefault="00F25BF8" w:rsidP="00F25BF8">
            <w:pPr>
              <w:contextualSpacing/>
              <w:jc w:val="center"/>
              <w:rPr>
                <w:sz w:val="20"/>
              </w:rPr>
            </w:pPr>
          </w:p>
        </w:tc>
        <w:tc>
          <w:tcPr>
            <w:tcW w:w="1440" w:type="dxa"/>
          </w:tcPr>
          <w:p w14:paraId="206D191B" w14:textId="77777777" w:rsidR="00F25BF8" w:rsidRPr="00F25BF8" w:rsidRDefault="00F25BF8" w:rsidP="00F25BF8">
            <w:pPr>
              <w:contextualSpacing/>
              <w:jc w:val="center"/>
              <w:rPr>
                <w:sz w:val="20"/>
              </w:rPr>
            </w:pPr>
          </w:p>
        </w:tc>
        <w:tc>
          <w:tcPr>
            <w:tcW w:w="1260" w:type="dxa"/>
          </w:tcPr>
          <w:p w14:paraId="1468F688" w14:textId="77777777" w:rsidR="00F25BF8" w:rsidRPr="00F25BF8" w:rsidRDefault="00F25BF8" w:rsidP="00F25BF8">
            <w:pPr>
              <w:contextualSpacing/>
              <w:jc w:val="center"/>
              <w:rPr>
                <w:sz w:val="20"/>
              </w:rPr>
            </w:pPr>
          </w:p>
        </w:tc>
        <w:tc>
          <w:tcPr>
            <w:tcW w:w="1260" w:type="dxa"/>
          </w:tcPr>
          <w:p w14:paraId="19C66B18" w14:textId="77777777" w:rsidR="00F25BF8" w:rsidRPr="00F25BF8" w:rsidRDefault="00F25BF8" w:rsidP="00F25BF8">
            <w:pPr>
              <w:contextualSpacing/>
              <w:jc w:val="center"/>
              <w:rPr>
                <w:sz w:val="20"/>
              </w:rPr>
            </w:pPr>
          </w:p>
        </w:tc>
      </w:tr>
      <w:tr w:rsidR="00F25BF8" w:rsidRPr="00F25BF8" w14:paraId="65419F8D" w14:textId="77777777" w:rsidTr="00F25BF8">
        <w:trPr>
          <w:trHeight w:val="20"/>
          <w:jc w:val="center"/>
        </w:trPr>
        <w:tc>
          <w:tcPr>
            <w:tcW w:w="694" w:type="dxa"/>
          </w:tcPr>
          <w:p w14:paraId="697895B0" w14:textId="77777777" w:rsidR="00F25BF8" w:rsidRPr="00F25BF8" w:rsidRDefault="00F25BF8" w:rsidP="00F25BF8">
            <w:pPr>
              <w:contextualSpacing/>
              <w:jc w:val="center"/>
              <w:rPr>
                <w:sz w:val="20"/>
              </w:rPr>
            </w:pPr>
            <w:r w:rsidRPr="00F25BF8">
              <w:rPr>
                <w:sz w:val="20"/>
              </w:rPr>
              <w:t>7</w:t>
            </w:r>
          </w:p>
        </w:tc>
        <w:tc>
          <w:tcPr>
            <w:tcW w:w="2520" w:type="dxa"/>
          </w:tcPr>
          <w:p w14:paraId="52137500" w14:textId="77777777" w:rsidR="00F25BF8" w:rsidRPr="00F25BF8" w:rsidRDefault="00F25BF8" w:rsidP="00F25BF8">
            <w:pPr>
              <w:contextualSpacing/>
              <w:jc w:val="center"/>
              <w:rPr>
                <w:sz w:val="20"/>
              </w:rPr>
            </w:pPr>
          </w:p>
        </w:tc>
        <w:tc>
          <w:tcPr>
            <w:tcW w:w="1440" w:type="dxa"/>
          </w:tcPr>
          <w:p w14:paraId="4F7C68B3" w14:textId="77777777" w:rsidR="00F25BF8" w:rsidRPr="00F25BF8" w:rsidRDefault="00F25BF8" w:rsidP="00F25BF8">
            <w:pPr>
              <w:contextualSpacing/>
              <w:jc w:val="center"/>
              <w:rPr>
                <w:sz w:val="20"/>
              </w:rPr>
            </w:pPr>
          </w:p>
        </w:tc>
        <w:tc>
          <w:tcPr>
            <w:tcW w:w="1260" w:type="dxa"/>
          </w:tcPr>
          <w:p w14:paraId="72C983D9" w14:textId="77777777" w:rsidR="00F25BF8" w:rsidRPr="00F25BF8" w:rsidRDefault="00F25BF8" w:rsidP="00F25BF8">
            <w:pPr>
              <w:contextualSpacing/>
              <w:jc w:val="center"/>
              <w:rPr>
                <w:sz w:val="20"/>
              </w:rPr>
            </w:pPr>
          </w:p>
        </w:tc>
        <w:tc>
          <w:tcPr>
            <w:tcW w:w="1260" w:type="dxa"/>
          </w:tcPr>
          <w:p w14:paraId="37D42075" w14:textId="77777777" w:rsidR="00F25BF8" w:rsidRPr="00F25BF8" w:rsidRDefault="00F25BF8" w:rsidP="00F25BF8">
            <w:pPr>
              <w:contextualSpacing/>
              <w:jc w:val="center"/>
              <w:rPr>
                <w:sz w:val="20"/>
              </w:rPr>
            </w:pPr>
          </w:p>
        </w:tc>
        <w:tc>
          <w:tcPr>
            <w:tcW w:w="2520" w:type="dxa"/>
          </w:tcPr>
          <w:p w14:paraId="5FEDEF76" w14:textId="77777777" w:rsidR="00F25BF8" w:rsidRPr="00F25BF8" w:rsidRDefault="00F25BF8" w:rsidP="00F25BF8">
            <w:pPr>
              <w:contextualSpacing/>
              <w:jc w:val="center"/>
              <w:rPr>
                <w:sz w:val="20"/>
              </w:rPr>
            </w:pPr>
          </w:p>
        </w:tc>
        <w:tc>
          <w:tcPr>
            <w:tcW w:w="1440" w:type="dxa"/>
          </w:tcPr>
          <w:p w14:paraId="46085C3B" w14:textId="77777777" w:rsidR="00F25BF8" w:rsidRPr="00F25BF8" w:rsidRDefault="00F25BF8" w:rsidP="00F25BF8">
            <w:pPr>
              <w:contextualSpacing/>
              <w:jc w:val="center"/>
              <w:rPr>
                <w:sz w:val="20"/>
              </w:rPr>
            </w:pPr>
          </w:p>
        </w:tc>
        <w:tc>
          <w:tcPr>
            <w:tcW w:w="1260" w:type="dxa"/>
          </w:tcPr>
          <w:p w14:paraId="49C71F85" w14:textId="77777777" w:rsidR="00F25BF8" w:rsidRPr="00F25BF8" w:rsidRDefault="00F25BF8" w:rsidP="00F25BF8">
            <w:pPr>
              <w:contextualSpacing/>
              <w:jc w:val="center"/>
              <w:rPr>
                <w:sz w:val="20"/>
              </w:rPr>
            </w:pPr>
          </w:p>
        </w:tc>
        <w:tc>
          <w:tcPr>
            <w:tcW w:w="1260" w:type="dxa"/>
          </w:tcPr>
          <w:p w14:paraId="77111438" w14:textId="77777777" w:rsidR="00F25BF8" w:rsidRPr="00F25BF8" w:rsidRDefault="00F25BF8" w:rsidP="00F25BF8">
            <w:pPr>
              <w:contextualSpacing/>
              <w:jc w:val="center"/>
              <w:rPr>
                <w:sz w:val="20"/>
              </w:rPr>
            </w:pPr>
          </w:p>
        </w:tc>
      </w:tr>
      <w:tr w:rsidR="00F25BF8" w:rsidRPr="00F25BF8" w14:paraId="22786413" w14:textId="77777777" w:rsidTr="00F25BF8">
        <w:trPr>
          <w:trHeight w:val="20"/>
          <w:jc w:val="center"/>
        </w:trPr>
        <w:tc>
          <w:tcPr>
            <w:tcW w:w="694" w:type="dxa"/>
          </w:tcPr>
          <w:p w14:paraId="2192E421" w14:textId="77777777" w:rsidR="00F25BF8" w:rsidRPr="00F25BF8" w:rsidRDefault="00F25BF8" w:rsidP="00F25BF8">
            <w:pPr>
              <w:contextualSpacing/>
              <w:jc w:val="center"/>
              <w:rPr>
                <w:sz w:val="20"/>
              </w:rPr>
            </w:pPr>
            <w:r w:rsidRPr="00F25BF8">
              <w:rPr>
                <w:sz w:val="20"/>
              </w:rPr>
              <w:t>8</w:t>
            </w:r>
          </w:p>
        </w:tc>
        <w:tc>
          <w:tcPr>
            <w:tcW w:w="2520" w:type="dxa"/>
          </w:tcPr>
          <w:p w14:paraId="1B467BCA" w14:textId="77777777" w:rsidR="00F25BF8" w:rsidRPr="00F25BF8" w:rsidRDefault="00F25BF8" w:rsidP="00F25BF8">
            <w:pPr>
              <w:contextualSpacing/>
              <w:jc w:val="center"/>
              <w:rPr>
                <w:sz w:val="20"/>
              </w:rPr>
            </w:pPr>
          </w:p>
        </w:tc>
        <w:tc>
          <w:tcPr>
            <w:tcW w:w="1440" w:type="dxa"/>
          </w:tcPr>
          <w:p w14:paraId="7A07B7E4" w14:textId="77777777" w:rsidR="00F25BF8" w:rsidRPr="00F25BF8" w:rsidRDefault="00F25BF8" w:rsidP="00F25BF8">
            <w:pPr>
              <w:contextualSpacing/>
              <w:jc w:val="center"/>
              <w:rPr>
                <w:sz w:val="20"/>
              </w:rPr>
            </w:pPr>
          </w:p>
        </w:tc>
        <w:tc>
          <w:tcPr>
            <w:tcW w:w="1260" w:type="dxa"/>
          </w:tcPr>
          <w:p w14:paraId="152698EC" w14:textId="77777777" w:rsidR="00F25BF8" w:rsidRPr="00F25BF8" w:rsidRDefault="00F25BF8" w:rsidP="00F25BF8">
            <w:pPr>
              <w:contextualSpacing/>
              <w:jc w:val="center"/>
              <w:rPr>
                <w:sz w:val="20"/>
              </w:rPr>
            </w:pPr>
          </w:p>
        </w:tc>
        <w:tc>
          <w:tcPr>
            <w:tcW w:w="1260" w:type="dxa"/>
          </w:tcPr>
          <w:p w14:paraId="04C54937" w14:textId="77777777" w:rsidR="00F25BF8" w:rsidRPr="00F25BF8" w:rsidRDefault="00F25BF8" w:rsidP="00F25BF8">
            <w:pPr>
              <w:contextualSpacing/>
              <w:jc w:val="center"/>
              <w:rPr>
                <w:sz w:val="20"/>
              </w:rPr>
            </w:pPr>
          </w:p>
        </w:tc>
        <w:tc>
          <w:tcPr>
            <w:tcW w:w="2520" w:type="dxa"/>
          </w:tcPr>
          <w:p w14:paraId="1F966E4B" w14:textId="77777777" w:rsidR="00F25BF8" w:rsidRPr="00F25BF8" w:rsidRDefault="00F25BF8" w:rsidP="00F25BF8">
            <w:pPr>
              <w:contextualSpacing/>
              <w:jc w:val="center"/>
              <w:rPr>
                <w:sz w:val="20"/>
              </w:rPr>
            </w:pPr>
          </w:p>
        </w:tc>
        <w:tc>
          <w:tcPr>
            <w:tcW w:w="1440" w:type="dxa"/>
          </w:tcPr>
          <w:p w14:paraId="6911E645" w14:textId="77777777" w:rsidR="00F25BF8" w:rsidRPr="00F25BF8" w:rsidRDefault="00F25BF8" w:rsidP="00F25BF8">
            <w:pPr>
              <w:contextualSpacing/>
              <w:jc w:val="center"/>
              <w:rPr>
                <w:sz w:val="20"/>
              </w:rPr>
            </w:pPr>
          </w:p>
        </w:tc>
        <w:tc>
          <w:tcPr>
            <w:tcW w:w="1260" w:type="dxa"/>
          </w:tcPr>
          <w:p w14:paraId="6EBBD9A7" w14:textId="77777777" w:rsidR="00F25BF8" w:rsidRPr="00F25BF8" w:rsidRDefault="00F25BF8" w:rsidP="00F25BF8">
            <w:pPr>
              <w:contextualSpacing/>
              <w:jc w:val="center"/>
              <w:rPr>
                <w:sz w:val="20"/>
              </w:rPr>
            </w:pPr>
          </w:p>
        </w:tc>
        <w:tc>
          <w:tcPr>
            <w:tcW w:w="1260" w:type="dxa"/>
          </w:tcPr>
          <w:p w14:paraId="3799CDC9" w14:textId="77777777" w:rsidR="00F25BF8" w:rsidRPr="00F25BF8" w:rsidRDefault="00F25BF8" w:rsidP="00F25BF8">
            <w:pPr>
              <w:contextualSpacing/>
              <w:jc w:val="center"/>
              <w:rPr>
                <w:sz w:val="20"/>
              </w:rPr>
            </w:pPr>
          </w:p>
        </w:tc>
      </w:tr>
      <w:tr w:rsidR="00F25BF8" w:rsidRPr="00F25BF8" w14:paraId="50E585DD" w14:textId="77777777" w:rsidTr="00F25BF8">
        <w:trPr>
          <w:trHeight w:val="20"/>
          <w:jc w:val="center"/>
        </w:trPr>
        <w:tc>
          <w:tcPr>
            <w:tcW w:w="694" w:type="dxa"/>
          </w:tcPr>
          <w:p w14:paraId="7FA3EE63" w14:textId="77777777" w:rsidR="00F25BF8" w:rsidRPr="00F25BF8" w:rsidRDefault="00F25BF8" w:rsidP="00F25BF8">
            <w:pPr>
              <w:contextualSpacing/>
              <w:jc w:val="center"/>
              <w:rPr>
                <w:sz w:val="20"/>
              </w:rPr>
            </w:pPr>
            <w:r w:rsidRPr="00F25BF8">
              <w:rPr>
                <w:sz w:val="20"/>
              </w:rPr>
              <w:t>9</w:t>
            </w:r>
          </w:p>
        </w:tc>
        <w:tc>
          <w:tcPr>
            <w:tcW w:w="2520" w:type="dxa"/>
          </w:tcPr>
          <w:p w14:paraId="4EFD42BA" w14:textId="77777777" w:rsidR="00F25BF8" w:rsidRPr="00F25BF8" w:rsidRDefault="00F25BF8" w:rsidP="00F25BF8">
            <w:pPr>
              <w:contextualSpacing/>
              <w:jc w:val="center"/>
              <w:rPr>
                <w:sz w:val="20"/>
              </w:rPr>
            </w:pPr>
          </w:p>
        </w:tc>
        <w:tc>
          <w:tcPr>
            <w:tcW w:w="1440" w:type="dxa"/>
          </w:tcPr>
          <w:p w14:paraId="64F5AFA9" w14:textId="77777777" w:rsidR="00F25BF8" w:rsidRPr="00F25BF8" w:rsidRDefault="00F25BF8" w:rsidP="00F25BF8">
            <w:pPr>
              <w:contextualSpacing/>
              <w:jc w:val="center"/>
              <w:rPr>
                <w:sz w:val="20"/>
              </w:rPr>
            </w:pPr>
          </w:p>
        </w:tc>
        <w:tc>
          <w:tcPr>
            <w:tcW w:w="1260" w:type="dxa"/>
          </w:tcPr>
          <w:p w14:paraId="4060DB48" w14:textId="77777777" w:rsidR="00F25BF8" w:rsidRPr="00F25BF8" w:rsidRDefault="00F25BF8" w:rsidP="00F25BF8">
            <w:pPr>
              <w:contextualSpacing/>
              <w:jc w:val="center"/>
              <w:rPr>
                <w:sz w:val="20"/>
              </w:rPr>
            </w:pPr>
          </w:p>
        </w:tc>
        <w:tc>
          <w:tcPr>
            <w:tcW w:w="1260" w:type="dxa"/>
          </w:tcPr>
          <w:p w14:paraId="5EC940C8" w14:textId="77777777" w:rsidR="00F25BF8" w:rsidRPr="00F25BF8" w:rsidRDefault="00F25BF8" w:rsidP="00F25BF8">
            <w:pPr>
              <w:contextualSpacing/>
              <w:jc w:val="center"/>
              <w:rPr>
                <w:sz w:val="20"/>
              </w:rPr>
            </w:pPr>
          </w:p>
        </w:tc>
        <w:tc>
          <w:tcPr>
            <w:tcW w:w="2520" w:type="dxa"/>
          </w:tcPr>
          <w:p w14:paraId="69C71A83" w14:textId="77777777" w:rsidR="00F25BF8" w:rsidRPr="00F25BF8" w:rsidRDefault="00F25BF8" w:rsidP="00F25BF8">
            <w:pPr>
              <w:contextualSpacing/>
              <w:jc w:val="center"/>
              <w:rPr>
                <w:sz w:val="20"/>
              </w:rPr>
            </w:pPr>
          </w:p>
        </w:tc>
        <w:tc>
          <w:tcPr>
            <w:tcW w:w="1440" w:type="dxa"/>
          </w:tcPr>
          <w:p w14:paraId="1650F5F9" w14:textId="77777777" w:rsidR="00F25BF8" w:rsidRPr="00F25BF8" w:rsidRDefault="00F25BF8" w:rsidP="00F25BF8">
            <w:pPr>
              <w:contextualSpacing/>
              <w:jc w:val="center"/>
              <w:rPr>
                <w:sz w:val="20"/>
              </w:rPr>
            </w:pPr>
          </w:p>
        </w:tc>
        <w:tc>
          <w:tcPr>
            <w:tcW w:w="1260" w:type="dxa"/>
          </w:tcPr>
          <w:p w14:paraId="3AF917E4" w14:textId="77777777" w:rsidR="00F25BF8" w:rsidRPr="00F25BF8" w:rsidRDefault="00F25BF8" w:rsidP="00F25BF8">
            <w:pPr>
              <w:contextualSpacing/>
              <w:jc w:val="center"/>
              <w:rPr>
                <w:sz w:val="20"/>
              </w:rPr>
            </w:pPr>
          </w:p>
        </w:tc>
        <w:tc>
          <w:tcPr>
            <w:tcW w:w="1260" w:type="dxa"/>
          </w:tcPr>
          <w:p w14:paraId="011655C8" w14:textId="77777777" w:rsidR="00F25BF8" w:rsidRPr="00F25BF8" w:rsidRDefault="00F25BF8" w:rsidP="00F25BF8">
            <w:pPr>
              <w:contextualSpacing/>
              <w:jc w:val="center"/>
              <w:rPr>
                <w:sz w:val="20"/>
              </w:rPr>
            </w:pPr>
          </w:p>
        </w:tc>
      </w:tr>
      <w:tr w:rsidR="00F25BF8" w:rsidRPr="00F25BF8" w14:paraId="14F25392" w14:textId="77777777" w:rsidTr="00F25BF8">
        <w:trPr>
          <w:trHeight w:val="20"/>
          <w:jc w:val="center"/>
        </w:trPr>
        <w:tc>
          <w:tcPr>
            <w:tcW w:w="694" w:type="dxa"/>
          </w:tcPr>
          <w:p w14:paraId="104D4F93" w14:textId="77777777" w:rsidR="00F25BF8" w:rsidRPr="00F25BF8" w:rsidRDefault="00F25BF8" w:rsidP="00F25BF8">
            <w:pPr>
              <w:contextualSpacing/>
              <w:jc w:val="center"/>
              <w:rPr>
                <w:sz w:val="20"/>
              </w:rPr>
            </w:pPr>
            <w:r w:rsidRPr="00F25BF8">
              <w:rPr>
                <w:sz w:val="20"/>
              </w:rPr>
              <w:t>10</w:t>
            </w:r>
          </w:p>
        </w:tc>
        <w:tc>
          <w:tcPr>
            <w:tcW w:w="2520" w:type="dxa"/>
          </w:tcPr>
          <w:p w14:paraId="00F262A5" w14:textId="77777777" w:rsidR="00F25BF8" w:rsidRPr="00F25BF8" w:rsidRDefault="00F25BF8" w:rsidP="00F25BF8">
            <w:pPr>
              <w:contextualSpacing/>
              <w:jc w:val="center"/>
              <w:rPr>
                <w:sz w:val="20"/>
              </w:rPr>
            </w:pPr>
          </w:p>
        </w:tc>
        <w:tc>
          <w:tcPr>
            <w:tcW w:w="1440" w:type="dxa"/>
          </w:tcPr>
          <w:p w14:paraId="6DBEF5CE" w14:textId="77777777" w:rsidR="00F25BF8" w:rsidRPr="00F25BF8" w:rsidRDefault="00F25BF8" w:rsidP="00F25BF8">
            <w:pPr>
              <w:contextualSpacing/>
              <w:jc w:val="center"/>
              <w:rPr>
                <w:sz w:val="20"/>
              </w:rPr>
            </w:pPr>
          </w:p>
        </w:tc>
        <w:tc>
          <w:tcPr>
            <w:tcW w:w="1260" w:type="dxa"/>
          </w:tcPr>
          <w:p w14:paraId="51E8E3EF" w14:textId="77777777" w:rsidR="00F25BF8" w:rsidRPr="00F25BF8" w:rsidRDefault="00F25BF8" w:rsidP="00F25BF8">
            <w:pPr>
              <w:contextualSpacing/>
              <w:jc w:val="center"/>
              <w:rPr>
                <w:sz w:val="20"/>
              </w:rPr>
            </w:pPr>
          </w:p>
        </w:tc>
        <w:tc>
          <w:tcPr>
            <w:tcW w:w="1260" w:type="dxa"/>
          </w:tcPr>
          <w:p w14:paraId="6E7D3631" w14:textId="77777777" w:rsidR="00F25BF8" w:rsidRPr="00F25BF8" w:rsidRDefault="00F25BF8" w:rsidP="00F25BF8">
            <w:pPr>
              <w:contextualSpacing/>
              <w:jc w:val="center"/>
              <w:rPr>
                <w:sz w:val="20"/>
              </w:rPr>
            </w:pPr>
          </w:p>
        </w:tc>
        <w:tc>
          <w:tcPr>
            <w:tcW w:w="2520" w:type="dxa"/>
          </w:tcPr>
          <w:p w14:paraId="5494E4FE" w14:textId="77777777" w:rsidR="00F25BF8" w:rsidRPr="00F25BF8" w:rsidRDefault="00F25BF8" w:rsidP="00F25BF8">
            <w:pPr>
              <w:contextualSpacing/>
              <w:jc w:val="center"/>
              <w:rPr>
                <w:sz w:val="20"/>
              </w:rPr>
            </w:pPr>
          </w:p>
        </w:tc>
        <w:tc>
          <w:tcPr>
            <w:tcW w:w="1440" w:type="dxa"/>
          </w:tcPr>
          <w:p w14:paraId="6F21D364" w14:textId="77777777" w:rsidR="00F25BF8" w:rsidRPr="00F25BF8" w:rsidRDefault="00F25BF8" w:rsidP="00F25BF8">
            <w:pPr>
              <w:contextualSpacing/>
              <w:jc w:val="center"/>
              <w:rPr>
                <w:sz w:val="20"/>
              </w:rPr>
            </w:pPr>
          </w:p>
        </w:tc>
        <w:tc>
          <w:tcPr>
            <w:tcW w:w="1260" w:type="dxa"/>
          </w:tcPr>
          <w:p w14:paraId="7FB78B7A" w14:textId="77777777" w:rsidR="00F25BF8" w:rsidRPr="00F25BF8" w:rsidRDefault="00F25BF8" w:rsidP="00F25BF8">
            <w:pPr>
              <w:contextualSpacing/>
              <w:jc w:val="center"/>
              <w:rPr>
                <w:sz w:val="20"/>
              </w:rPr>
            </w:pPr>
          </w:p>
        </w:tc>
        <w:tc>
          <w:tcPr>
            <w:tcW w:w="1260" w:type="dxa"/>
          </w:tcPr>
          <w:p w14:paraId="3F6EB3BE" w14:textId="77777777" w:rsidR="00F25BF8" w:rsidRPr="00F25BF8" w:rsidRDefault="00F25BF8" w:rsidP="00F25BF8">
            <w:pPr>
              <w:contextualSpacing/>
              <w:jc w:val="center"/>
              <w:rPr>
                <w:sz w:val="20"/>
              </w:rPr>
            </w:pPr>
          </w:p>
        </w:tc>
      </w:tr>
    </w:tbl>
    <w:p w14:paraId="2F7CCFD2"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6D3A53E2" w14:textId="77777777" w:rsidTr="00F25BF8">
        <w:trPr>
          <w:jc w:val="center"/>
        </w:trPr>
        <w:tc>
          <w:tcPr>
            <w:tcW w:w="4320" w:type="dxa"/>
          </w:tcPr>
          <w:p w14:paraId="623D859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28B1ACA9" w14:textId="77777777" w:rsidTr="00F25BF8">
        <w:trPr>
          <w:jc w:val="center"/>
        </w:trPr>
        <w:tc>
          <w:tcPr>
            <w:tcW w:w="4320" w:type="dxa"/>
          </w:tcPr>
          <w:p w14:paraId="71B0EC2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2B5F7E8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098631C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7C314B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0A34137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0ADC7D4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47BFB31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2047259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647A0BB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391F461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7FD1A4F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433993A8" w14:textId="77777777" w:rsidR="00F25BF8" w:rsidRPr="00F25BF8" w:rsidRDefault="00F25BF8" w:rsidP="00F25BF8">
      <w:pPr>
        <w:spacing w:after="0" w:line="240" w:lineRule="auto"/>
        <w:contextualSpacing/>
        <w:rPr>
          <w:rFonts w:eastAsia="SimSun"/>
        </w:rPr>
      </w:pPr>
    </w:p>
    <w:p w14:paraId="12E259B8" w14:textId="77777777" w:rsidR="00F25BF8" w:rsidRPr="00F25BF8" w:rsidRDefault="00F25BF8" w:rsidP="00F25BF8">
      <w:pPr>
        <w:spacing w:after="0" w:line="240" w:lineRule="auto"/>
        <w:contextualSpacing/>
        <w:rPr>
          <w:rFonts w:eastAsia="SimSun"/>
        </w:rPr>
      </w:pPr>
      <w:r w:rsidRPr="00F25BF8">
        <w:rPr>
          <w:rFonts w:eastAsia="SimSun"/>
        </w:rPr>
        <w:br w:type="page"/>
      </w:r>
    </w:p>
    <w:p w14:paraId="1098987A"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491E2F60" w14:textId="77777777" w:rsidR="00F25BF8" w:rsidRPr="00F25BF8" w:rsidRDefault="00F25BF8" w:rsidP="00F25BF8">
      <w:pPr>
        <w:spacing w:after="0" w:line="240" w:lineRule="auto"/>
        <w:contextualSpacing/>
        <w:rPr>
          <w:rFonts w:eastAsia="SimSun"/>
        </w:rPr>
      </w:pPr>
    </w:p>
    <w:tbl>
      <w:tblPr>
        <w:tblStyle w:val="TableGrid2"/>
        <w:tblW w:w="13654" w:type="dxa"/>
        <w:jc w:val="center"/>
        <w:tblLayout w:type="fixed"/>
        <w:tblCellMar>
          <w:left w:w="29" w:type="dxa"/>
          <w:right w:w="29" w:type="dxa"/>
        </w:tblCellMar>
        <w:tblLook w:val="04A0" w:firstRow="1" w:lastRow="0" w:firstColumn="1" w:lastColumn="0" w:noHBand="0" w:noVBand="1"/>
      </w:tblPr>
      <w:tblGrid>
        <w:gridCol w:w="694"/>
        <w:gridCol w:w="2160"/>
        <w:gridCol w:w="1440"/>
        <w:gridCol w:w="1080"/>
        <w:gridCol w:w="1080"/>
        <w:gridCol w:w="2880"/>
        <w:gridCol w:w="1440"/>
        <w:gridCol w:w="1440"/>
        <w:gridCol w:w="1440"/>
      </w:tblGrid>
      <w:tr w:rsidR="00F25BF8" w:rsidRPr="00F25BF8" w14:paraId="21DDA8C2" w14:textId="77777777" w:rsidTr="00F25BF8">
        <w:trPr>
          <w:trHeight w:val="20"/>
          <w:jc w:val="center"/>
        </w:trPr>
        <w:tc>
          <w:tcPr>
            <w:tcW w:w="694" w:type="dxa"/>
            <w:vMerge w:val="restart"/>
          </w:tcPr>
          <w:p w14:paraId="260C526A" w14:textId="77777777" w:rsidR="00F25BF8" w:rsidRPr="00F25BF8" w:rsidRDefault="00F25BF8" w:rsidP="00F25BF8">
            <w:pPr>
              <w:contextualSpacing/>
              <w:jc w:val="center"/>
              <w:rPr>
                <w:sz w:val="20"/>
              </w:rPr>
            </w:pPr>
            <w:r w:rsidRPr="00F25BF8">
              <w:rPr>
                <w:sz w:val="20"/>
              </w:rPr>
              <w:t>Field</w:t>
            </w:r>
          </w:p>
        </w:tc>
        <w:tc>
          <w:tcPr>
            <w:tcW w:w="2160" w:type="dxa"/>
            <w:vMerge w:val="restart"/>
          </w:tcPr>
          <w:p w14:paraId="41C26C7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F6a. In the past five years, did your household improve this field through fallowing?</w:t>
            </w:r>
          </w:p>
          <w:p w14:paraId="5AC922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714209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D724D6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50F8E20" w14:textId="77777777" w:rsidR="00F25BF8" w:rsidRPr="00F25BF8" w:rsidRDefault="00F25BF8" w:rsidP="00F25BF8">
            <w:pPr>
              <w:contextualSpacing/>
              <w:jc w:val="center"/>
              <w:rPr>
                <w:rFonts w:cs="Times New Roman"/>
                <w:sz w:val="20"/>
              </w:rPr>
            </w:pPr>
            <w:r w:rsidRPr="00F25BF8">
              <w:rPr>
                <w:rFonts w:cs="Times New Roman"/>
                <w:sz w:val="20"/>
              </w:rPr>
              <w:t>999=Prefer not to respond</w:t>
            </w:r>
          </w:p>
          <w:p w14:paraId="70CC668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F7a</w:t>
            </w:r>
          </w:p>
        </w:tc>
        <w:tc>
          <w:tcPr>
            <w:tcW w:w="1440" w:type="dxa"/>
            <w:vMerge w:val="restart"/>
          </w:tcPr>
          <w:p w14:paraId="6C86EBB0" w14:textId="76623F3D"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F6b. In the last five agricultural seasons, how many seasons has your household left this </w:t>
            </w:r>
            <w:del w:id="52" w:author="Stickler, Mercedes M. (E3/LTRM)" w:date="2014-09-22T17:11:00Z">
              <w:r w:rsidRPr="00F25BF8" w:rsidDel="0072666B">
                <w:rPr>
                  <w:rFonts w:cs="Times New Roman"/>
                  <w:sz w:val="20"/>
                </w:rPr>
                <w:delText xml:space="preserve"> </w:delText>
              </w:r>
            </w:del>
            <w:r w:rsidRPr="00F25BF8">
              <w:rPr>
                <w:rFonts w:cs="Times New Roman"/>
                <w:sz w:val="20"/>
              </w:rPr>
              <w:t>field fallow?</w:t>
            </w:r>
          </w:p>
          <w:p w14:paraId="0F0CAF4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160" w:type="dxa"/>
            <w:gridSpan w:val="2"/>
          </w:tcPr>
          <w:p w14:paraId="74AC353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F6c. What are the two most important reasons why your household chose to leave this field fallow?</w:t>
            </w:r>
          </w:p>
        </w:tc>
        <w:tc>
          <w:tcPr>
            <w:tcW w:w="2880" w:type="dxa"/>
            <w:vMerge w:val="restart"/>
          </w:tcPr>
          <w:p w14:paraId="0D83633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F7a. In the past five years, did your household improve this field by investing in irrigation practices that reduce water use, such as drip irrigation/sprinklers?</w:t>
            </w:r>
          </w:p>
          <w:p w14:paraId="0481165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7438CC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57D9C5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EE2B5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3A53328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F8a</w:t>
            </w:r>
          </w:p>
        </w:tc>
        <w:tc>
          <w:tcPr>
            <w:tcW w:w="1440" w:type="dxa"/>
            <w:vMerge w:val="restart"/>
          </w:tcPr>
          <w:p w14:paraId="24C73FA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F7b. What are the two most important reasons why your household chose to leave this field fallow?</w:t>
            </w:r>
          </w:p>
          <w:p w14:paraId="0AE21A9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p w14:paraId="1F224DA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880" w:type="dxa"/>
            <w:gridSpan w:val="2"/>
          </w:tcPr>
          <w:p w14:paraId="0208ACE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F7c. What are the two most important reasons why your household chose to use this method?</w:t>
            </w:r>
          </w:p>
        </w:tc>
      </w:tr>
      <w:tr w:rsidR="00F25BF8" w:rsidRPr="00F25BF8" w14:paraId="47DDF831" w14:textId="77777777" w:rsidTr="00F25BF8">
        <w:trPr>
          <w:trHeight w:val="20"/>
          <w:jc w:val="center"/>
        </w:trPr>
        <w:tc>
          <w:tcPr>
            <w:tcW w:w="694" w:type="dxa"/>
            <w:vMerge/>
          </w:tcPr>
          <w:p w14:paraId="4F9FCC9B" w14:textId="77777777" w:rsidR="00F25BF8" w:rsidRPr="00F25BF8" w:rsidRDefault="00F25BF8" w:rsidP="00F25BF8">
            <w:pPr>
              <w:contextualSpacing/>
              <w:jc w:val="center"/>
              <w:rPr>
                <w:sz w:val="20"/>
              </w:rPr>
            </w:pPr>
          </w:p>
        </w:tc>
        <w:tc>
          <w:tcPr>
            <w:tcW w:w="2160" w:type="dxa"/>
            <w:vMerge/>
          </w:tcPr>
          <w:p w14:paraId="407934A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04E56BB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70623A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080" w:type="dxa"/>
          </w:tcPr>
          <w:p w14:paraId="035DA88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2880" w:type="dxa"/>
            <w:vMerge/>
          </w:tcPr>
          <w:p w14:paraId="3B1661D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64B51E9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tcPr>
          <w:p w14:paraId="1362A53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Reason1</w:t>
            </w:r>
          </w:p>
        </w:tc>
        <w:tc>
          <w:tcPr>
            <w:tcW w:w="1440" w:type="dxa"/>
          </w:tcPr>
          <w:p w14:paraId="4A6961E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281D3A54" w14:textId="77777777" w:rsidTr="00F25BF8">
        <w:trPr>
          <w:trHeight w:val="20"/>
          <w:jc w:val="center"/>
        </w:trPr>
        <w:tc>
          <w:tcPr>
            <w:tcW w:w="694" w:type="dxa"/>
          </w:tcPr>
          <w:p w14:paraId="298753C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0" w:type="dxa"/>
            <w:vAlign w:val="center"/>
          </w:tcPr>
          <w:p w14:paraId="47A4F8C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w:t>
            </w:r>
          </w:p>
        </w:tc>
        <w:tc>
          <w:tcPr>
            <w:tcW w:w="1440" w:type="dxa"/>
            <w:vAlign w:val="center"/>
          </w:tcPr>
          <w:p w14:paraId="1EE949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fallowyr</w:t>
            </w:r>
            <w:proofErr w:type="spellEnd"/>
          </w:p>
        </w:tc>
        <w:tc>
          <w:tcPr>
            <w:tcW w:w="1080" w:type="dxa"/>
            <w:vAlign w:val="center"/>
          </w:tcPr>
          <w:p w14:paraId="76C4172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Fallowrsno</w:t>
            </w:r>
            <w:proofErr w:type="spellEnd"/>
          </w:p>
        </w:tc>
        <w:tc>
          <w:tcPr>
            <w:tcW w:w="1080" w:type="dxa"/>
          </w:tcPr>
          <w:p w14:paraId="5BB9FC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dripirrigate</w:t>
            </w:r>
            <w:proofErr w:type="spellEnd"/>
          </w:p>
        </w:tc>
        <w:tc>
          <w:tcPr>
            <w:tcW w:w="2880" w:type="dxa"/>
          </w:tcPr>
          <w:p w14:paraId="0914DA5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dripirrigate</w:t>
            </w:r>
            <w:proofErr w:type="spellEnd"/>
          </w:p>
        </w:tc>
        <w:tc>
          <w:tcPr>
            <w:tcW w:w="1440" w:type="dxa"/>
          </w:tcPr>
          <w:p w14:paraId="00098DD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dripirrigateyrrsn</w:t>
            </w:r>
            <w:proofErr w:type="spellEnd"/>
          </w:p>
        </w:tc>
        <w:tc>
          <w:tcPr>
            <w:tcW w:w="1440" w:type="dxa"/>
          </w:tcPr>
          <w:p w14:paraId="0993D84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dripirrigateyrrsn</w:t>
            </w:r>
            <w:proofErr w:type="spellEnd"/>
          </w:p>
        </w:tc>
        <w:tc>
          <w:tcPr>
            <w:tcW w:w="1440" w:type="dxa"/>
            <w:vAlign w:val="center"/>
          </w:tcPr>
          <w:p w14:paraId="07DC43A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w:t>
            </w:r>
          </w:p>
        </w:tc>
      </w:tr>
      <w:tr w:rsidR="00F25BF8" w:rsidRPr="00F25BF8" w14:paraId="5829AF44" w14:textId="77777777" w:rsidTr="00F25BF8">
        <w:trPr>
          <w:trHeight w:val="20"/>
          <w:jc w:val="center"/>
        </w:trPr>
        <w:tc>
          <w:tcPr>
            <w:tcW w:w="694" w:type="dxa"/>
          </w:tcPr>
          <w:p w14:paraId="0453812E" w14:textId="77777777" w:rsidR="00F25BF8" w:rsidRPr="00F25BF8" w:rsidRDefault="00F25BF8" w:rsidP="00F25BF8">
            <w:pPr>
              <w:contextualSpacing/>
              <w:jc w:val="center"/>
              <w:rPr>
                <w:sz w:val="20"/>
              </w:rPr>
            </w:pPr>
            <w:r w:rsidRPr="00F25BF8">
              <w:rPr>
                <w:sz w:val="20"/>
              </w:rPr>
              <w:t>1</w:t>
            </w:r>
          </w:p>
        </w:tc>
        <w:tc>
          <w:tcPr>
            <w:tcW w:w="2160" w:type="dxa"/>
          </w:tcPr>
          <w:p w14:paraId="128F68C0" w14:textId="77777777" w:rsidR="00F25BF8" w:rsidRPr="00F25BF8" w:rsidRDefault="00F25BF8" w:rsidP="00F25BF8">
            <w:pPr>
              <w:contextualSpacing/>
              <w:jc w:val="center"/>
              <w:rPr>
                <w:sz w:val="20"/>
              </w:rPr>
            </w:pPr>
          </w:p>
        </w:tc>
        <w:tc>
          <w:tcPr>
            <w:tcW w:w="1440" w:type="dxa"/>
          </w:tcPr>
          <w:p w14:paraId="22B25994" w14:textId="77777777" w:rsidR="00F25BF8" w:rsidRPr="00F25BF8" w:rsidRDefault="00F25BF8" w:rsidP="00F25BF8">
            <w:pPr>
              <w:contextualSpacing/>
              <w:jc w:val="center"/>
              <w:rPr>
                <w:sz w:val="20"/>
              </w:rPr>
            </w:pPr>
          </w:p>
        </w:tc>
        <w:tc>
          <w:tcPr>
            <w:tcW w:w="1080" w:type="dxa"/>
          </w:tcPr>
          <w:p w14:paraId="2F2355B6" w14:textId="77777777" w:rsidR="00F25BF8" w:rsidRPr="00F25BF8" w:rsidRDefault="00F25BF8" w:rsidP="00F25BF8">
            <w:pPr>
              <w:contextualSpacing/>
              <w:jc w:val="center"/>
              <w:rPr>
                <w:sz w:val="20"/>
              </w:rPr>
            </w:pPr>
          </w:p>
        </w:tc>
        <w:tc>
          <w:tcPr>
            <w:tcW w:w="1080" w:type="dxa"/>
          </w:tcPr>
          <w:p w14:paraId="799C03E0" w14:textId="77777777" w:rsidR="00F25BF8" w:rsidRPr="00F25BF8" w:rsidRDefault="00F25BF8" w:rsidP="00F25BF8">
            <w:pPr>
              <w:contextualSpacing/>
              <w:jc w:val="center"/>
              <w:rPr>
                <w:sz w:val="20"/>
              </w:rPr>
            </w:pPr>
          </w:p>
        </w:tc>
        <w:tc>
          <w:tcPr>
            <w:tcW w:w="2880" w:type="dxa"/>
          </w:tcPr>
          <w:p w14:paraId="714DA3A1" w14:textId="77777777" w:rsidR="00F25BF8" w:rsidRPr="00F25BF8" w:rsidRDefault="00F25BF8" w:rsidP="00F25BF8">
            <w:pPr>
              <w:contextualSpacing/>
              <w:jc w:val="center"/>
              <w:rPr>
                <w:sz w:val="20"/>
              </w:rPr>
            </w:pPr>
          </w:p>
        </w:tc>
        <w:tc>
          <w:tcPr>
            <w:tcW w:w="1440" w:type="dxa"/>
          </w:tcPr>
          <w:p w14:paraId="4A8B500C" w14:textId="77777777" w:rsidR="00F25BF8" w:rsidRPr="00F25BF8" w:rsidRDefault="00F25BF8" w:rsidP="00F25BF8">
            <w:pPr>
              <w:contextualSpacing/>
              <w:jc w:val="center"/>
              <w:rPr>
                <w:sz w:val="20"/>
              </w:rPr>
            </w:pPr>
          </w:p>
        </w:tc>
        <w:tc>
          <w:tcPr>
            <w:tcW w:w="1440" w:type="dxa"/>
          </w:tcPr>
          <w:p w14:paraId="5D8AC03D" w14:textId="77777777" w:rsidR="00F25BF8" w:rsidRPr="00F25BF8" w:rsidRDefault="00F25BF8" w:rsidP="00F25BF8">
            <w:pPr>
              <w:contextualSpacing/>
              <w:jc w:val="center"/>
              <w:rPr>
                <w:sz w:val="20"/>
              </w:rPr>
            </w:pPr>
          </w:p>
        </w:tc>
        <w:tc>
          <w:tcPr>
            <w:tcW w:w="1440" w:type="dxa"/>
          </w:tcPr>
          <w:p w14:paraId="2EFDC2DF" w14:textId="77777777" w:rsidR="00F25BF8" w:rsidRPr="00F25BF8" w:rsidRDefault="00F25BF8" w:rsidP="00F25BF8">
            <w:pPr>
              <w:contextualSpacing/>
              <w:jc w:val="center"/>
              <w:rPr>
                <w:sz w:val="20"/>
              </w:rPr>
            </w:pPr>
          </w:p>
        </w:tc>
      </w:tr>
      <w:tr w:rsidR="00F25BF8" w:rsidRPr="00F25BF8" w14:paraId="73A32EF8" w14:textId="77777777" w:rsidTr="00F25BF8">
        <w:trPr>
          <w:trHeight w:val="20"/>
          <w:jc w:val="center"/>
        </w:trPr>
        <w:tc>
          <w:tcPr>
            <w:tcW w:w="694" w:type="dxa"/>
          </w:tcPr>
          <w:p w14:paraId="52359DC4" w14:textId="77777777" w:rsidR="00F25BF8" w:rsidRPr="00F25BF8" w:rsidRDefault="00F25BF8" w:rsidP="00F25BF8">
            <w:pPr>
              <w:contextualSpacing/>
              <w:jc w:val="center"/>
              <w:rPr>
                <w:sz w:val="20"/>
              </w:rPr>
            </w:pPr>
            <w:r w:rsidRPr="00F25BF8">
              <w:rPr>
                <w:sz w:val="20"/>
              </w:rPr>
              <w:t>2</w:t>
            </w:r>
          </w:p>
        </w:tc>
        <w:tc>
          <w:tcPr>
            <w:tcW w:w="2160" w:type="dxa"/>
          </w:tcPr>
          <w:p w14:paraId="6DF24EC7" w14:textId="77777777" w:rsidR="00F25BF8" w:rsidRPr="00F25BF8" w:rsidRDefault="00F25BF8" w:rsidP="00F25BF8">
            <w:pPr>
              <w:contextualSpacing/>
              <w:jc w:val="center"/>
              <w:rPr>
                <w:sz w:val="20"/>
              </w:rPr>
            </w:pPr>
          </w:p>
        </w:tc>
        <w:tc>
          <w:tcPr>
            <w:tcW w:w="1440" w:type="dxa"/>
          </w:tcPr>
          <w:p w14:paraId="03C51BB0" w14:textId="77777777" w:rsidR="00F25BF8" w:rsidRPr="00F25BF8" w:rsidRDefault="00F25BF8" w:rsidP="00F25BF8">
            <w:pPr>
              <w:contextualSpacing/>
              <w:jc w:val="center"/>
              <w:rPr>
                <w:sz w:val="20"/>
              </w:rPr>
            </w:pPr>
          </w:p>
        </w:tc>
        <w:tc>
          <w:tcPr>
            <w:tcW w:w="1080" w:type="dxa"/>
          </w:tcPr>
          <w:p w14:paraId="3BC3D7ED" w14:textId="77777777" w:rsidR="00F25BF8" w:rsidRPr="00F25BF8" w:rsidRDefault="00F25BF8" w:rsidP="00F25BF8">
            <w:pPr>
              <w:contextualSpacing/>
              <w:jc w:val="center"/>
              <w:rPr>
                <w:sz w:val="20"/>
              </w:rPr>
            </w:pPr>
          </w:p>
        </w:tc>
        <w:tc>
          <w:tcPr>
            <w:tcW w:w="1080" w:type="dxa"/>
          </w:tcPr>
          <w:p w14:paraId="633F6049" w14:textId="77777777" w:rsidR="00F25BF8" w:rsidRPr="00F25BF8" w:rsidRDefault="00F25BF8" w:rsidP="00F25BF8">
            <w:pPr>
              <w:contextualSpacing/>
              <w:jc w:val="center"/>
              <w:rPr>
                <w:sz w:val="20"/>
              </w:rPr>
            </w:pPr>
          </w:p>
        </w:tc>
        <w:tc>
          <w:tcPr>
            <w:tcW w:w="2880" w:type="dxa"/>
          </w:tcPr>
          <w:p w14:paraId="115DAB69" w14:textId="77777777" w:rsidR="00F25BF8" w:rsidRPr="00F25BF8" w:rsidRDefault="00F25BF8" w:rsidP="00F25BF8">
            <w:pPr>
              <w:contextualSpacing/>
              <w:jc w:val="center"/>
              <w:rPr>
                <w:sz w:val="20"/>
              </w:rPr>
            </w:pPr>
          </w:p>
        </w:tc>
        <w:tc>
          <w:tcPr>
            <w:tcW w:w="1440" w:type="dxa"/>
          </w:tcPr>
          <w:p w14:paraId="51859B48" w14:textId="77777777" w:rsidR="00F25BF8" w:rsidRPr="00F25BF8" w:rsidRDefault="00F25BF8" w:rsidP="00F25BF8">
            <w:pPr>
              <w:contextualSpacing/>
              <w:jc w:val="center"/>
              <w:rPr>
                <w:sz w:val="20"/>
              </w:rPr>
            </w:pPr>
          </w:p>
        </w:tc>
        <w:tc>
          <w:tcPr>
            <w:tcW w:w="1440" w:type="dxa"/>
          </w:tcPr>
          <w:p w14:paraId="0DA30595" w14:textId="77777777" w:rsidR="00F25BF8" w:rsidRPr="00F25BF8" w:rsidRDefault="00F25BF8" w:rsidP="00F25BF8">
            <w:pPr>
              <w:contextualSpacing/>
              <w:jc w:val="center"/>
              <w:rPr>
                <w:sz w:val="20"/>
              </w:rPr>
            </w:pPr>
          </w:p>
        </w:tc>
        <w:tc>
          <w:tcPr>
            <w:tcW w:w="1440" w:type="dxa"/>
          </w:tcPr>
          <w:p w14:paraId="4219D23C" w14:textId="77777777" w:rsidR="00F25BF8" w:rsidRPr="00F25BF8" w:rsidRDefault="00F25BF8" w:rsidP="00F25BF8">
            <w:pPr>
              <w:contextualSpacing/>
              <w:jc w:val="center"/>
              <w:rPr>
                <w:sz w:val="20"/>
              </w:rPr>
            </w:pPr>
          </w:p>
        </w:tc>
      </w:tr>
      <w:tr w:rsidR="00F25BF8" w:rsidRPr="00F25BF8" w14:paraId="3F828691" w14:textId="77777777" w:rsidTr="00F25BF8">
        <w:trPr>
          <w:trHeight w:val="20"/>
          <w:jc w:val="center"/>
        </w:trPr>
        <w:tc>
          <w:tcPr>
            <w:tcW w:w="694" w:type="dxa"/>
          </w:tcPr>
          <w:p w14:paraId="564DE4DE" w14:textId="77777777" w:rsidR="00F25BF8" w:rsidRPr="00F25BF8" w:rsidRDefault="00F25BF8" w:rsidP="00F25BF8">
            <w:pPr>
              <w:contextualSpacing/>
              <w:jc w:val="center"/>
              <w:rPr>
                <w:sz w:val="20"/>
              </w:rPr>
            </w:pPr>
            <w:r w:rsidRPr="00F25BF8">
              <w:rPr>
                <w:sz w:val="20"/>
              </w:rPr>
              <w:t>3</w:t>
            </w:r>
          </w:p>
        </w:tc>
        <w:tc>
          <w:tcPr>
            <w:tcW w:w="2160" w:type="dxa"/>
          </w:tcPr>
          <w:p w14:paraId="0551ED65" w14:textId="77777777" w:rsidR="00F25BF8" w:rsidRPr="00F25BF8" w:rsidRDefault="00F25BF8" w:rsidP="00F25BF8">
            <w:pPr>
              <w:contextualSpacing/>
              <w:jc w:val="center"/>
              <w:rPr>
                <w:sz w:val="20"/>
              </w:rPr>
            </w:pPr>
          </w:p>
        </w:tc>
        <w:tc>
          <w:tcPr>
            <w:tcW w:w="1440" w:type="dxa"/>
          </w:tcPr>
          <w:p w14:paraId="330CFFE1" w14:textId="77777777" w:rsidR="00F25BF8" w:rsidRPr="00F25BF8" w:rsidRDefault="00F25BF8" w:rsidP="00F25BF8">
            <w:pPr>
              <w:contextualSpacing/>
              <w:jc w:val="center"/>
              <w:rPr>
                <w:sz w:val="20"/>
              </w:rPr>
            </w:pPr>
          </w:p>
        </w:tc>
        <w:tc>
          <w:tcPr>
            <w:tcW w:w="1080" w:type="dxa"/>
          </w:tcPr>
          <w:p w14:paraId="14C11975" w14:textId="77777777" w:rsidR="00F25BF8" w:rsidRPr="00F25BF8" w:rsidRDefault="00F25BF8" w:rsidP="00F25BF8">
            <w:pPr>
              <w:contextualSpacing/>
              <w:jc w:val="center"/>
              <w:rPr>
                <w:sz w:val="20"/>
              </w:rPr>
            </w:pPr>
          </w:p>
        </w:tc>
        <w:tc>
          <w:tcPr>
            <w:tcW w:w="1080" w:type="dxa"/>
          </w:tcPr>
          <w:p w14:paraId="4EFA5241" w14:textId="77777777" w:rsidR="00F25BF8" w:rsidRPr="00F25BF8" w:rsidRDefault="00F25BF8" w:rsidP="00F25BF8">
            <w:pPr>
              <w:contextualSpacing/>
              <w:jc w:val="center"/>
              <w:rPr>
                <w:sz w:val="20"/>
              </w:rPr>
            </w:pPr>
          </w:p>
        </w:tc>
        <w:tc>
          <w:tcPr>
            <w:tcW w:w="2880" w:type="dxa"/>
          </w:tcPr>
          <w:p w14:paraId="74325CA7" w14:textId="77777777" w:rsidR="00F25BF8" w:rsidRPr="00F25BF8" w:rsidRDefault="00F25BF8" w:rsidP="00F25BF8">
            <w:pPr>
              <w:contextualSpacing/>
              <w:jc w:val="center"/>
              <w:rPr>
                <w:sz w:val="20"/>
              </w:rPr>
            </w:pPr>
          </w:p>
        </w:tc>
        <w:tc>
          <w:tcPr>
            <w:tcW w:w="1440" w:type="dxa"/>
          </w:tcPr>
          <w:p w14:paraId="4B197917" w14:textId="77777777" w:rsidR="00F25BF8" w:rsidRPr="00F25BF8" w:rsidRDefault="00F25BF8" w:rsidP="00F25BF8">
            <w:pPr>
              <w:contextualSpacing/>
              <w:jc w:val="center"/>
              <w:rPr>
                <w:sz w:val="20"/>
              </w:rPr>
            </w:pPr>
          </w:p>
        </w:tc>
        <w:tc>
          <w:tcPr>
            <w:tcW w:w="1440" w:type="dxa"/>
          </w:tcPr>
          <w:p w14:paraId="2B473C1A" w14:textId="77777777" w:rsidR="00F25BF8" w:rsidRPr="00F25BF8" w:rsidRDefault="00F25BF8" w:rsidP="00F25BF8">
            <w:pPr>
              <w:contextualSpacing/>
              <w:jc w:val="center"/>
              <w:rPr>
                <w:sz w:val="20"/>
              </w:rPr>
            </w:pPr>
          </w:p>
        </w:tc>
        <w:tc>
          <w:tcPr>
            <w:tcW w:w="1440" w:type="dxa"/>
          </w:tcPr>
          <w:p w14:paraId="66D975A1" w14:textId="77777777" w:rsidR="00F25BF8" w:rsidRPr="00F25BF8" w:rsidRDefault="00F25BF8" w:rsidP="00F25BF8">
            <w:pPr>
              <w:contextualSpacing/>
              <w:jc w:val="center"/>
              <w:rPr>
                <w:sz w:val="20"/>
              </w:rPr>
            </w:pPr>
          </w:p>
        </w:tc>
      </w:tr>
      <w:tr w:rsidR="00F25BF8" w:rsidRPr="00F25BF8" w14:paraId="0231A316" w14:textId="77777777" w:rsidTr="00F25BF8">
        <w:trPr>
          <w:trHeight w:val="20"/>
          <w:jc w:val="center"/>
        </w:trPr>
        <w:tc>
          <w:tcPr>
            <w:tcW w:w="694" w:type="dxa"/>
          </w:tcPr>
          <w:p w14:paraId="0D7143CB" w14:textId="77777777" w:rsidR="00F25BF8" w:rsidRPr="00F25BF8" w:rsidRDefault="00F25BF8" w:rsidP="00F25BF8">
            <w:pPr>
              <w:contextualSpacing/>
              <w:jc w:val="center"/>
              <w:rPr>
                <w:sz w:val="20"/>
              </w:rPr>
            </w:pPr>
            <w:r w:rsidRPr="00F25BF8">
              <w:rPr>
                <w:sz w:val="20"/>
              </w:rPr>
              <w:t>4</w:t>
            </w:r>
          </w:p>
        </w:tc>
        <w:tc>
          <w:tcPr>
            <w:tcW w:w="2160" w:type="dxa"/>
          </w:tcPr>
          <w:p w14:paraId="4D42716D" w14:textId="77777777" w:rsidR="00F25BF8" w:rsidRPr="00F25BF8" w:rsidRDefault="00F25BF8" w:rsidP="00F25BF8">
            <w:pPr>
              <w:contextualSpacing/>
              <w:jc w:val="center"/>
              <w:rPr>
                <w:sz w:val="20"/>
              </w:rPr>
            </w:pPr>
          </w:p>
        </w:tc>
        <w:tc>
          <w:tcPr>
            <w:tcW w:w="1440" w:type="dxa"/>
          </w:tcPr>
          <w:p w14:paraId="090642A9" w14:textId="77777777" w:rsidR="00F25BF8" w:rsidRPr="00F25BF8" w:rsidRDefault="00F25BF8" w:rsidP="00F25BF8">
            <w:pPr>
              <w:contextualSpacing/>
              <w:jc w:val="center"/>
              <w:rPr>
                <w:sz w:val="20"/>
              </w:rPr>
            </w:pPr>
          </w:p>
        </w:tc>
        <w:tc>
          <w:tcPr>
            <w:tcW w:w="1080" w:type="dxa"/>
          </w:tcPr>
          <w:p w14:paraId="5037FBA0" w14:textId="77777777" w:rsidR="00F25BF8" w:rsidRPr="00F25BF8" w:rsidRDefault="00F25BF8" w:rsidP="00F25BF8">
            <w:pPr>
              <w:contextualSpacing/>
              <w:jc w:val="center"/>
              <w:rPr>
                <w:sz w:val="20"/>
              </w:rPr>
            </w:pPr>
          </w:p>
        </w:tc>
        <w:tc>
          <w:tcPr>
            <w:tcW w:w="1080" w:type="dxa"/>
          </w:tcPr>
          <w:p w14:paraId="0EBD05BD" w14:textId="77777777" w:rsidR="00F25BF8" w:rsidRPr="00F25BF8" w:rsidRDefault="00F25BF8" w:rsidP="00F25BF8">
            <w:pPr>
              <w:contextualSpacing/>
              <w:jc w:val="center"/>
              <w:rPr>
                <w:sz w:val="20"/>
              </w:rPr>
            </w:pPr>
          </w:p>
        </w:tc>
        <w:tc>
          <w:tcPr>
            <w:tcW w:w="2880" w:type="dxa"/>
          </w:tcPr>
          <w:p w14:paraId="0491EA9F" w14:textId="77777777" w:rsidR="00F25BF8" w:rsidRPr="00F25BF8" w:rsidRDefault="00F25BF8" w:rsidP="00F25BF8">
            <w:pPr>
              <w:contextualSpacing/>
              <w:jc w:val="center"/>
              <w:rPr>
                <w:sz w:val="20"/>
              </w:rPr>
            </w:pPr>
          </w:p>
        </w:tc>
        <w:tc>
          <w:tcPr>
            <w:tcW w:w="1440" w:type="dxa"/>
          </w:tcPr>
          <w:p w14:paraId="6CE289C2" w14:textId="77777777" w:rsidR="00F25BF8" w:rsidRPr="00F25BF8" w:rsidRDefault="00F25BF8" w:rsidP="00F25BF8">
            <w:pPr>
              <w:contextualSpacing/>
              <w:jc w:val="center"/>
              <w:rPr>
                <w:sz w:val="20"/>
              </w:rPr>
            </w:pPr>
          </w:p>
        </w:tc>
        <w:tc>
          <w:tcPr>
            <w:tcW w:w="1440" w:type="dxa"/>
          </w:tcPr>
          <w:p w14:paraId="49CBD9ED" w14:textId="77777777" w:rsidR="00F25BF8" w:rsidRPr="00F25BF8" w:rsidRDefault="00F25BF8" w:rsidP="00F25BF8">
            <w:pPr>
              <w:contextualSpacing/>
              <w:jc w:val="center"/>
              <w:rPr>
                <w:sz w:val="20"/>
              </w:rPr>
            </w:pPr>
          </w:p>
        </w:tc>
        <w:tc>
          <w:tcPr>
            <w:tcW w:w="1440" w:type="dxa"/>
          </w:tcPr>
          <w:p w14:paraId="2C743C14" w14:textId="77777777" w:rsidR="00F25BF8" w:rsidRPr="00F25BF8" w:rsidRDefault="00F25BF8" w:rsidP="00F25BF8">
            <w:pPr>
              <w:contextualSpacing/>
              <w:jc w:val="center"/>
              <w:rPr>
                <w:sz w:val="20"/>
              </w:rPr>
            </w:pPr>
          </w:p>
        </w:tc>
      </w:tr>
      <w:tr w:rsidR="00F25BF8" w:rsidRPr="00F25BF8" w14:paraId="02F122D0" w14:textId="77777777" w:rsidTr="00F25BF8">
        <w:trPr>
          <w:trHeight w:val="20"/>
          <w:jc w:val="center"/>
        </w:trPr>
        <w:tc>
          <w:tcPr>
            <w:tcW w:w="694" w:type="dxa"/>
          </w:tcPr>
          <w:p w14:paraId="454A31F9" w14:textId="77777777" w:rsidR="00F25BF8" w:rsidRPr="00F25BF8" w:rsidRDefault="00F25BF8" w:rsidP="00F25BF8">
            <w:pPr>
              <w:contextualSpacing/>
              <w:jc w:val="center"/>
              <w:rPr>
                <w:sz w:val="20"/>
              </w:rPr>
            </w:pPr>
            <w:r w:rsidRPr="00F25BF8">
              <w:rPr>
                <w:sz w:val="20"/>
              </w:rPr>
              <w:t>5</w:t>
            </w:r>
          </w:p>
        </w:tc>
        <w:tc>
          <w:tcPr>
            <w:tcW w:w="2160" w:type="dxa"/>
          </w:tcPr>
          <w:p w14:paraId="4A6BF307" w14:textId="77777777" w:rsidR="00F25BF8" w:rsidRPr="00F25BF8" w:rsidRDefault="00F25BF8" w:rsidP="00F25BF8">
            <w:pPr>
              <w:contextualSpacing/>
              <w:jc w:val="center"/>
              <w:rPr>
                <w:sz w:val="20"/>
              </w:rPr>
            </w:pPr>
          </w:p>
        </w:tc>
        <w:tc>
          <w:tcPr>
            <w:tcW w:w="1440" w:type="dxa"/>
          </w:tcPr>
          <w:p w14:paraId="2A572EA8" w14:textId="77777777" w:rsidR="00F25BF8" w:rsidRPr="00F25BF8" w:rsidRDefault="00F25BF8" w:rsidP="00F25BF8">
            <w:pPr>
              <w:contextualSpacing/>
              <w:jc w:val="center"/>
              <w:rPr>
                <w:sz w:val="20"/>
              </w:rPr>
            </w:pPr>
          </w:p>
        </w:tc>
        <w:tc>
          <w:tcPr>
            <w:tcW w:w="1080" w:type="dxa"/>
          </w:tcPr>
          <w:p w14:paraId="6DA5B813" w14:textId="77777777" w:rsidR="00F25BF8" w:rsidRPr="00F25BF8" w:rsidRDefault="00F25BF8" w:rsidP="00F25BF8">
            <w:pPr>
              <w:contextualSpacing/>
              <w:jc w:val="center"/>
              <w:rPr>
                <w:sz w:val="20"/>
              </w:rPr>
            </w:pPr>
          </w:p>
        </w:tc>
        <w:tc>
          <w:tcPr>
            <w:tcW w:w="1080" w:type="dxa"/>
          </w:tcPr>
          <w:p w14:paraId="099390F7" w14:textId="77777777" w:rsidR="00F25BF8" w:rsidRPr="00F25BF8" w:rsidRDefault="00F25BF8" w:rsidP="00F25BF8">
            <w:pPr>
              <w:contextualSpacing/>
              <w:jc w:val="center"/>
              <w:rPr>
                <w:sz w:val="20"/>
              </w:rPr>
            </w:pPr>
          </w:p>
        </w:tc>
        <w:tc>
          <w:tcPr>
            <w:tcW w:w="2880" w:type="dxa"/>
          </w:tcPr>
          <w:p w14:paraId="7D2D021C" w14:textId="77777777" w:rsidR="00F25BF8" w:rsidRPr="00F25BF8" w:rsidRDefault="00F25BF8" w:rsidP="00F25BF8">
            <w:pPr>
              <w:contextualSpacing/>
              <w:jc w:val="center"/>
              <w:rPr>
                <w:sz w:val="20"/>
              </w:rPr>
            </w:pPr>
          </w:p>
        </w:tc>
        <w:tc>
          <w:tcPr>
            <w:tcW w:w="1440" w:type="dxa"/>
          </w:tcPr>
          <w:p w14:paraId="42B6D6B8" w14:textId="77777777" w:rsidR="00F25BF8" w:rsidRPr="00F25BF8" w:rsidRDefault="00F25BF8" w:rsidP="00F25BF8">
            <w:pPr>
              <w:contextualSpacing/>
              <w:jc w:val="center"/>
              <w:rPr>
                <w:sz w:val="20"/>
              </w:rPr>
            </w:pPr>
          </w:p>
        </w:tc>
        <w:tc>
          <w:tcPr>
            <w:tcW w:w="1440" w:type="dxa"/>
          </w:tcPr>
          <w:p w14:paraId="7B583612" w14:textId="77777777" w:rsidR="00F25BF8" w:rsidRPr="00F25BF8" w:rsidRDefault="00F25BF8" w:rsidP="00F25BF8">
            <w:pPr>
              <w:contextualSpacing/>
              <w:jc w:val="center"/>
              <w:rPr>
                <w:sz w:val="20"/>
              </w:rPr>
            </w:pPr>
          </w:p>
        </w:tc>
        <w:tc>
          <w:tcPr>
            <w:tcW w:w="1440" w:type="dxa"/>
          </w:tcPr>
          <w:p w14:paraId="021F3998" w14:textId="77777777" w:rsidR="00F25BF8" w:rsidRPr="00F25BF8" w:rsidRDefault="00F25BF8" w:rsidP="00F25BF8">
            <w:pPr>
              <w:contextualSpacing/>
              <w:jc w:val="center"/>
              <w:rPr>
                <w:sz w:val="20"/>
              </w:rPr>
            </w:pPr>
          </w:p>
        </w:tc>
      </w:tr>
      <w:tr w:rsidR="00F25BF8" w:rsidRPr="00F25BF8" w14:paraId="3F680F16" w14:textId="77777777" w:rsidTr="00F25BF8">
        <w:trPr>
          <w:trHeight w:val="20"/>
          <w:jc w:val="center"/>
        </w:trPr>
        <w:tc>
          <w:tcPr>
            <w:tcW w:w="694" w:type="dxa"/>
          </w:tcPr>
          <w:p w14:paraId="77D12794" w14:textId="77777777" w:rsidR="00F25BF8" w:rsidRPr="00F25BF8" w:rsidRDefault="00F25BF8" w:rsidP="00F25BF8">
            <w:pPr>
              <w:contextualSpacing/>
              <w:jc w:val="center"/>
              <w:rPr>
                <w:sz w:val="20"/>
              </w:rPr>
            </w:pPr>
            <w:r w:rsidRPr="00F25BF8">
              <w:rPr>
                <w:sz w:val="20"/>
              </w:rPr>
              <w:t>6</w:t>
            </w:r>
          </w:p>
        </w:tc>
        <w:tc>
          <w:tcPr>
            <w:tcW w:w="2160" w:type="dxa"/>
          </w:tcPr>
          <w:p w14:paraId="2DE85B70" w14:textId="77777777" w:rsidR="00F25BF8" w:rsidRPr="00F25BF8" w:rsidRDefault="00F25BF8" w:rsidP="00F25BF8">
            <w:pPr>
              <w:contextualSpacing/>
              <w:jc w:val="center"/>
              <w:rPr>
                <w:sz w:val="20"/>
              </w:rPr>
            </w:pPr>
          </w:p>
        </w:tc>
        <w:tc>
          <w:tcPr>
            <w:tcW w:w="1440" w:type="dxa"/>
          </w:tcPr>
          <w:p w14:paraId="4608A1A4" w14:textId="77777777" w:rsidR="00F25BF8" w:rsidRPr="00F25BF8" w:rsidRDefault="00F25BF8" w:rsidP="00F25BF8">
            <w:pPr>
              <w:contextualSpacing/>
              <w:jc w:val="center"/>
              <w:rPr>
                <w:sz w:val="20"/>
              </w:rPr>
            </w:pPr>
          </w:p>
        </w:tc>
        <w:tc>
          <w:tcPr>
            <w:tcW w:w="1080" w:type="dxa"/>
          </w:tcPr>
          <w:p w14:paraId="542DF522" w14:textId="77777777" w:rsidR="00F25BF8" w:rsidRPr="00F25BF8" w:rsidRDefault="00F25BF8" w:rsidP="00F25BF8">
            <w:pPr>
              <w:contextualSpacing/>
              <w:jc w:val="center"/>
              <w:rPr>
                <w:sz w:val="20"/>
              </w:rPr>
            </w:pPr>
          </w:p>
        </w:tc>
        <w:tc>
          <w:tcPr>
            <w:tcW w:w="1080" w:type="dxa"/>
          </w:tcPr>
          <w:p w14:paraId="0221EA0E" w14:textId="77777777" w:rsidR="00F25BF8" w:rsidRPr="00F25BF8" w:rsidRDefault="00F25BF8" w:rsidP="00F25BF8">
            <w:pPr>
              <w:contextualSpacing/>
              <w:jc w:val="center"/>
              <w:rPr>
                <w:sz w:val="20"/>
              </w:rPr>
            </w:pPr>
          </w:p>
        </w:tc>
        <w:tc>
          <w:tcPr>
            <w:tcW w:w="2880" w:type="dxa"/>
          </w:tcPr>
          <w:p w14:paraId="6A1CC040" w14:textId="77777777" w:rsidR="00F25BF8" w:rsidRPr="00F25BF8" w:rsidRDefault="00F25BF8" w:rsidP="00F25BF8">
            <w:pPr>
              <w:contextualSpacing/>
              <w:jc w:val="center"/>
              <w:rPr>
                <w:sz w:val="20"/>
              </w:rPr>
            </w:pPr>
          </w:p>
        </w:tc>
        <w:tc>
          <w:tcPr>
            <w:tcW w:w="1440" w:type="dxa"/>
          </w:tcPr>
          <w:p w14:paraId="6C0834B0" w14:textId="77777777" w:rsidR="00F25BF8" w:rsidRPr="00F25BF8" w:rsidRDefault="00F25BF8" w:rsidP="00F25BF8">
            <w:pPr>
              <w:contextualSpacing/>
              <w:jc w:val="center"/>
              <w:rPr>
                <w:sz w:val="20"/>
              </w:rPr>
            </w:pPr>
          </w:p>
        </w:tc>
        <w:tc>
          <w:tcPr>
            <w:tcW w:w="1440" w:type="dxa"/>
          </w:tcPr>
          <w:p w14:paraId="11DA21D3" w14:textId="77777777" w:rsidR="00F25BF8" w:rsidRPr="00F25BF8" w:rsidRDefault="00F25BF8" w:rsidP="00F25BF8">
            <w:pPr>
              <w:contextualSpacing/>
              <w:jc w:val="center"/>
              <w:rPr>
                <w:sz w:val="20"/>
              </w:rPr>
            </w:pPr>
          </w:p>
        </w:tc>
        <w:tc>
          <w:tcPr>
            <w:tcW w:w="1440" w:type="dxa"/>
          </w:tcPr>
          <w:p w14:paraId="7850660E" w14:textId="77777777" w:rsidR="00F25BF8" w:rsidRPr="00F25BF8" w:rsidRDefault="00F25BF8" w:rsidP="00F25BF8">
            <w:pPr>
              <w:contextualSpacing/>
              <w:jc w:val="center"/>
              <w:rPr>
                <w:sz w:val="20"/>
              </w:rPr>
            </w:pPr>
          </w:p>
        </w:tc>
      </w:tr>
      <w:tr w:rsidR="00F25BF8" w:rsidRPr="00F25BF8" w14:paraId="06711086" w14:textId="77777777" w:rsidTr="00F25BF8">
        <w:trPr>
          <w:trHeight w:val="20"/>
          <w:jc w:val="center"/>
        </w:trPr>
        <w:tc>
          <w:tcPr>
            <w:tcW w:w="694" w:type="dxa"/>
          </w:tcPr>
          <w:p w14:paraId="16179D54" w14:textId="77777777" w:rsidR="00F25BF8" w:rsidRPr="00F25BF8" w:rsidRDefault="00F25BF8" w:rsidP="00F25BF8">
            <w:pPr>
              <w:contextualSpacing/>
              <w:jc w:val="center"/>
              <w:rPr>
                <w:sz w:val="20"/>
              </w:rPr>
            </w:pPr>
            <w:r w:rsidRPr="00F25BF8">
              <w:rPr>
                <w:sz w:val="20"/>
              </w:rPr>
              <w:t>7</w:t>
            </w:r>
          </w:p>
        </w:tc>
        <w:tc>
          <w:tcPr>
            <w:tcW w:w="2160" w:type="dxa"/>
          </w:tcPr>
          <w:p w14:paraId="22FB6D4B" w14:textId="77777777" w:rsidR="00F25BF8" w:rsidRPr="00F25BF8" w:rsidRDefault="00F25BF8" w:rsidP="00F25BF8">
            <w:pPr>
              <w:contextualSpacing/>
              <w:jc w:val="center"/>
              <w:rPr>
                <w:sz w:val="20"/>
              </w:rPr>
            </w:pPr>
          </w:p>
        </w:tc>
        <w:tc>
          <w:tcPr>
            <w:tcW w:w="1440" w:type="dxa"/>
          </w:tcPr>
          <w:p w14:paraId="229C9E8E" w14:textId="77777777" w:rsidR="00F25BF8" w:rsidRPr="00F25BF8" w:rsidRDefault="00F25BF8" w:rsidP="00F25BF8">
            <w:pPr>
              <w:contextualSpacing/>
              <w:jc w:val="center"/>
              <w:rPr>
                <w:sz w:val="20"/>
              </w:rPr>
            </w:pPr>
          </w:p>
        </w:tc>
        <w:tc>
          <w:tcPr>
            <w:tcW w:w="1080" w:type="dxa"/>
          </w:tcPr>
          <w:p w14:paraId="6D7B6BED" w14:textId="77777777" w:rsidR="00F25BF8" w:rsidRPr="00F25BF8" w:rsidRDefault="00F25BF8" w:rsidP="00F25BF8">
            <w:pPr>
              <w:contextualSpacing/>
              <w:jc w:val="center"/>
              <w:rPr>
                <w:sz w:val="20"/>
              </w:rPr>
            </w:pPr>
          </w:p>
        </w:tc>
        <w:tc>
          <w:tcPr>
            <w:tcW w:w="1080" w:type="dxa"/>
          </w:tcPr>
          <w:p w14:paraId="32E841BC" w14:textId="77777777" w:rsidR="00F25BF8" w:rsidRPr="00F25BF8" w:rsidRDefault="00F25BF8" w:rsidP="00F25BF8">
            <w:pPr>
              <w:contextualSpacing/>
              <w:jc w:val="center"/>
              <w:rPr>
                <w:sz w:val="20"/>
              </w:rPr>
            </w:pPr>
          </w:p>
        </w:tc>
        <w:tc>
          <w:tcPr>
            <w:tcW w:w="2880" w:type="dxa"/>
          </w:tcPr>
          <w:p w14:paraId="132E8CA9" w14:textId="77777777" w:rsidR="00F25BF8" w:rsidRPr="00F25BF8" w:rsidRDefault="00F25BF8" w:rsidP="00F25BF8">
            <w:pPr>
              <w:contextualSpacing/>
              <w:jc w:val="center"/>
              <w:rPr>
                <w:sz w:val="20"/>
              </w:rPr>
            </w:pPr>
          </w:p>
        </w:tc>
        <w:tc>
          <w:tcPr>
            <w:tcW w:w="1440" w:type="dxa"/>
          </w:tcPr>
          <w:p w14:paraId="7BD6EE2E" w14:textId="77777777" w:rsidR="00F25BF8" w:rsidRPr="00F25BF8" w:rsidRDefault="00F25BF8" w:rsidP="00F25BF8">
            <w:pPr>
              <w:contextualSpacing/>
              <w:jc w:val="center"/>
              <w:rPr>
                <w:sz w:val="20"/>
              </w:rPr>
            </w:pPr>
          </w:p>
        </w:tc>
        <w:tc>
          <w:tcPr>
            <w:tcW w:w="1440" w:type="dxa"/>
          </w:tcPr>
          <w:p w14:paraId="7F7C6327" w14:textId="77777777" w:rsidR="00F25BF8" w:rsidRPr="00F25BF8" w:rsidRDefault="00F25BF8" w:rsidP="00F25BF8">
            <w:pPr>
              <w:contextualSpacing/>
              <w:jc w:val="center"/>
              <w:rPr>
                <w:sz w:val="20"/>
              </w:rPr>
            </w:pPr>
          </w:p>
        </w:tc>
        <w:tc>
          <w:tcPr>
            <w:tcW w:w="1440" w:type="dxa"/>
          </w:tcPr>
          <w:p w14:paraId="61F4C687" w14:textId="77777777" w:rsidR="00F25BF8" w:rsidRPr="00F25BF8" w:rsidRDefault="00F25BF8" w:rsidP="00F25BF8">
            <w:pPr>
              <w:contextualSpacing/>
              <w:jc w:val="center"/>
              <w:rPr>
                <w:sz w:val="20"/>
              </w:rPr>
            </w:pPr>
          </w:p>
        </w:tc>
      </w:tr>
      <w:tr w:rsidR="00F25BF8" w:rsidRPr="00F25BF8" w14:paraId="696B46A6" w14:textId="77777777" w:rsidTr="00F25BF8">
        <w:trPr>
          <w:trHeight w:val="20"/>
          <w:jc w:val="center"/>
        </w:trPr>
        <w:tc>
          <w:tcPr>
            <w:tcW w:w="694" w:type="dxa"/>
          </w:tcPr>
          <w:p w14:paraId="3A93923D" w14:textId="77777777" w:rsidR="00F25BF8" w:rsidRPr="00F25BF8" w:rsidRDefault="00F25BF8" w:rsidP="00F25BF8">
            <w:pPr>
              <w:contextualSpacing/>
              <w:jc w:val="center"/>
              <w:rPr>
                <w:sz w:val="20"/>
              </w:rPr>
            </w:pPr>
            <w:r w:rsidRPr="00F25BF8">
              <w:rPr>
                <w:sz w:val="20"/>
              </w:rPr>
              <w:t>8</w:t>
            </w:r>
          </w:p>
        </w:tc>
        <w:tc>
          <w:tcPr>
            <w:tcW w:w="2160" w:type="dxa"/>
          </w:tcPr>
          <w:p w14:paraId="4A5DF26B" w14:textId="77777777" w:rsidR="00F25BF8" w:rsidRPr="00F25BF8" w:rsidRDefault="00F25BF8" w:rsidP="00F25BF8">
            <w:pPr>
              <w:contextualSpacing/>
              <w:jc w:val="center"/>
              <w:rPr>
                <w:sz w:val="20"/>
              </w:rPr>
            </w:pPr>
          </w:p>
        </w:tc>
        <w:tc>
          <w:tcPr>
            <w:tcW w:w="1440" w:type="dxa"/>
          </w:tcPr>
          <w:p w14:paraId="1129DEEC" w14:textId="77777777" w:rsidR="00F25BF8" w:rsidRPr="00F25BF8" w:rsidRDefault="00F25BF8" w:rsidP="00F25BF8">
            <w:pPr>
              <w:contextualSpacing/>
              <w:jc w:val="center"/>
              <w:rPr>
                <w:sz w:val="20"/>
              </w:rPr>
            </w:pPr>
          </w:p>
        </w:tc>
        <w:tc>
          <w:tcPr>
            <w:tcW w:w="1080" w:type="dxa"/>
          </w:tcPr>
          <w:p w14:paraId="0E59B45E" w14:textId="77777777" w:rsidR="00F25BF8" w:rsidRPr="00F25BF8" w:rsidRDefault="00F25BF8" w:rsidP="00F25BF8">
            <w:pPr>
              <w:contextualSpacing/>
              <w:jc w:val="center"/>
              <w:rPr>
                <w:sz w:val="20"/>
              </w:rPr>
            </w:pPr>
          </w:p>
        </w:tc>
        <w:tc>
          <w:tcPr>
            <w:tcW w:w="1080" w:type="dxa"/>
          </w:tcPr>
          <w:p w14:paraId="22692935" w14:textId="77777777" w:rsidR="00F25BF8" w:rsidRPr="00F25BF8" w:rsidRDefault="00F25BF8" w:rsidP="00F25BF8">
            <w:pPr>
              <w:contextualSpacing/>
              <w:jc w:val="center"/>
              <w:rPr>
                <w:sz w:val="20"/>
              </w:rPr>
            </w:pPr>
          </w:p>
        </w:tc>
        <w:tc>
          <w:tcPr>
            <w:tcW w:w="2880" w:type="dxa"/>
          </w:tcPr>
          <w:p w14:paraId="375E8C6E" w14:textId="77777777" w:rsidR="00F25BF8" w:rsidRPr="00F25BF8" w:rsidRDefault="00F25BF8" w:rsidP="00F25BF8">
            <w:pPr>
              <w:contextualSpacing/>
              <w:jc w:val="center"/>
              <w:rPr>
                <w:sz w:val="20"/>
              </w:rPr>
            </w:pPr>
          </w:p>
        </w:tc>
        <w:tc>
          <w:tcPr>
            <w:tcW w:w="1440" w:type="dxa"/>
          </w:tcPr>
          <w:p w14:paraId="413E17F3" w14:textId="77777777" w:rsidR="00F25BF8" w:rsidRPr="00F25BF8" w:rsidRDefault="00F25BF8" w:rsidP="00F25BF8">
            <w:pPr>
              <w:contextualSpacing/>
              <w:jc w:val="center"/>
              <w:rPr>
                <w:sz w:val="20"/>
              </w:rPr>
            </w:pPr>
          </w:p>
        </w:tc>
        <w:tc>
          <w:tcPr>
            <w:tcW w:w="1440" w:type="dxa"/>
          </w:tcPr>
          <w:p w14:paraId="0629A3C4" w14:textId="77777777" w:rsidR="00F25BF8" w:rsidRPr="00F25BF8" w:rsidRDefault="00F25BF8" w:rsidP="00F25BF8">
            <w:pPr>
              <w:contextualSpacing/>
              <w:jc w:val="center"/>
              <w:rPr>
                <w:sz w:val="20"/>
              </w:rPr>
            </w:pPr>
          </w:p>
        </w:tc>
        <w:tc>
          <w:tcPr>
            <w:tcW w:w="1440" w:type="dxa"/>
          </w:tcPr>
          <w:p w14:paraId="067C4B8E" w14:textId="77777777" w:rsidR="00F25BF8" w:rsidRPr="00F25BF8" w:rsidRDefault="00F25BF8" w:rsidP="00F25BF8">
            <w:pPr>
              <w:contextualSpacing/>
              <w:jc w:val="center"/>
              <w:rPr>
                <w:sz w:val="20"/>
              </w:rPr>
            </w:pPr>
          </w:p>
        </w:tc>
      </w:tr>
      <w:tr w:rsidR="00F25BF8" w:rsidRPr="00F25BF8" w14:paraId="53F4CEB5" w14:textId="77777777" w:rsidTr="00F25BF8">
        <w:trPr>
          <w:trHeight w:val="20"/>
          <w:jc w:val="center"/>
        </w:trPr>
        <w:tc>
          <w:tcPr>
            <w:tcW w:w="694" w:type="dxa"/>
          </w:tcPr>
          <w:p w14:paraId="538233C2" w14:textId="77777777" w:rsidR="00F25BF8" w:rsidRPr="00F25BF8" w:rsidRDefault="00F25BF8" w:rsidP="00F25BF8">
            <w:pPr>
              <w:contextualSpacing/>
              <w:jc w:val="center"/>
              <w:rPr>
                <w:sz w:val="20"/>
              </w:rPr>
            </w:pPr>
            <w:r w:rsidRPr="00F25BF8">
              <w:rPr>
                <w:sz w:val="20"/>
              </w:rPr>
              <w:t>9</w:t>
            </w:r>
          </w:p>
        </w:tc>
        <w:tc>
          <w:tcPr>
            <w:tcW w:w="2160" w:type="dxa"/>
          </w:tcPr>
          <w:p w14:paraId="45087111" w14:textId="77777777" w:rsidR="00F25BF8" w:rsidRPr="00F25BF8" w:rsidRDefault="00F25BF8" w:rsidP="00F25BF8">
            <w:pPr>
              <w:contextualSpacing/>
              <w:jc w:val="center"/>
              <w:rPr>
                <w:sz w:val="20"/>
              </w:rPr>
            </w:pPr>
          </w:p>
        </w:tc>
        <w:tc>
          <w:tcPr>
            <w:tcW w:w="1440" w:type="dxa"/>
          </w:tcPr>
          <w:p w14:paraId="6FE67FFA" w14:textId="77777777" w:rsidR="00F25BF8" w:rsidRPr="00F25BF8" w:rsidRDefault="00F25BF8" w:rsidP="00F25BF8">
            <w:pPr>
              <w:contextualSpacing/>
              <w:jc w:val="center"/>
              <w:rPr>
                <w:sz w:val="20"/>
              </w:rPr>
            </w:pPr>
          </w:p>
        </w:tc>
        <w:tc>
          <w:tcPr>
            <w:tcW w:w="1080" w:type="dxa"/>
          </w:tcPr>
          <w:p w14:paraId="78C87BC0" w14:textId="77777777" w:rsidR="00F25BF8" w:rsidRPr="00F25BF8" w:rsidRDefault="00F25BF8" w:rsidP="00F25BF8">
            <w:pPr>
              <w:contextualSpacing/>
              <w:jc w:val="center"/>
              <w:rPr>
                <w:sz w:val="20"/>
              </w:rPr>
            </w:pPr>
          </w:p>
        </w:tc>
        <w:tc>
          <w:tcPr>
            <w:tcW w:w="1080" w:type="dxa"/>
          </w:tcPr>
          <w:p w14:paraId="3E405E2D" w14:textId="77777777" w:rsidR="00F25BF8" w:rsidRPr="00F25BF8" w:rsidRDefault="00F25BF8" w:rsidP="00F25BF8">
            <w:pPr>
              <w:contextualSpacing/>
              <w:jc w:val="center"/>
              <w:rPr>
                <w:sz w:val="20"/>
              </w:rPr>
            </w:pPr>
          </w:p>
        </w:tc>
        <w:tc>
          <w:tcPr>
            <w:tcW w:w="2880" w:type="dxa"/>
          </w:tcPr>
          <w:p w14:paraId="4669ADB4" w14:textId="77777777" w:rsidR="00F25BF8" w:rsidRPr="00F25BF8" w:rsidRDefault="00F25BF8" w:rsidP="00F25BF8">
            <w:pPr>
              <w:contextualSpacing/>
              <w:jc w:val="center"/>
              <w:rPr>
                <w:sz w:val="20"/>
              </w:rPr>
            </w:pPr>
          </w:p>
        </w:tc>
        <w:tc>
          <w:tcPr>
            <w:tcW w:w="1440" w:type="dxa"/>
          </w:tcPr>
          <w:p w14:paraId="5F39A58F" w14:textId="77777777" w:rsidR="00F25BF8" w:rsidRPr="00F25BF8" w:rsidRDefault="00F25BF8" w:rsidP="00F25BF8">
            <w:pPr>
              <w:contextualSpacing/>
              <w:jc w:val="center"/>
              <w:rPr>
                <w:sz w:val="20"/>
              </w:rPr>
            </w:pPr>
          </w:p>
        </w:tc>
        <w:tc>
          <w:tcPr>
            <w:tcW w:w="1440" w:type="dxa"/>
          </w:tcPr>
          <w:p w14:paraId="4191509E" w14:textId="77777777" w:rsidR="00F25BF8" w:rsidRPr="00F25BF8" w:rsidRDefault="00F25BF8" w:rsidP="00F25BF8">
            <w:pPr>
              <w:contextualSpacing/>
              <w:jc w:val="center"/>
              <w:rPr>
                <w:sz w:val="20"/>
              </w:rPr>
            </w:pPr>
          </w:p>
        </w:tc>
        <w:tc>
          <w:tcPr>
            <w:tcW w:w="1440" w:type="dxa"/>
          </w:tcPr>
          <w:p w14:paraId="7ECE85ED" w14:textId="77777777" w:rsidR="00F25BF8" w:rsidRPr="00F25BF8" w:rsidRDefault="00F25BF8" w:rsidP="00F25BF8">
            <w:pPr>
              <w:contextualSpacing/>
              <w:jc w:val="center"/>
              <w:rPr>
                <w:sz w:val="20"/>
              </w:rPr>
            </w:pPr>
          </w:p>
        </w:tc>
      </w:tr>
      <w:tr w:rsidR="00F25BF8" w:rsidRPr="00F25BF8" w14:paraId="2C93837A" w14:textId="77777777" w:rsidTr="00F25BF8">
        <w:trPr>
          <w:trHeight w:val="20"/>
          <w:jc w:val="center"/>
        </w:trPr>
        <w:tc>
          <w:tcPr>
            <w:tcW w:w="694" w:type="dxa"/>
          </w:tcPr>
          <w:p w14:paraId="71AAC819" w14:textId="77777777" w:rsidR="00F25BF8" w:rsidRPr="00F25BF8" w:rsidRDefault="00F25BF8" w:rsidP="00F25BF8">
            <w:pPr>
              <w:contextualSpacing/>
              <w:jc w:val="center"/>
              <w:rPr>
                <w:sz w:val="20"/>
              </w:rPr>
            </w:pPr>
            <w:r w:rsidRPr="00F25BF8">
              <w:rPr>
                <w:sz w:val="20"/>
              </w:rPr>
              <w:t>10</w:t>
            </w:r>
          </w:p>
        </w:tc>
        <w:tc>
          <w:tcPr>
            <w:tcW w:w="2160" w:type="dxa"/>
          </w:tcPr>
          <w:p w14:paraId="3FCB58D3" w14:textId="77777777" w:rsidR="00F25BF8" w:rsidRPr="00F25BF8" w:rsidRDefault="00F25BF8" w:rsidP="00F25BF8">
            <w:pPr>
              <w:contextualSpacing/>
              <w:jc w:val="center"/>
              <w:rPr>
                <w:sz w:val="20"/>
              </w:rPr>
            </w:pPr>
          </w:p>
        </w:tc>
        <w:tc>
          <w:tcPr>
            <w:tcW w:w="1440" w:type="dxa"/>
          </w:tcPr>
          <w:p w14:paraId="771B664C" w14:textId="77777777" w:rsidR="00F25BF8" w:rsidRPr="00F25BF8" w:rsidRDefault="00F25BF8" w:rsidP="00F25BF8">
            <w:pPr>
              <w:contextualSpacing/>
              <w:jc w:val="center"/>
              <w:rPr>
                <w:sz w:val="20"/>
              </w:rPr>
            </w:pPr>
          </w:p>
        </w:tc>
        <w:tc>
          <w:tcPr>
            <w:tcW w:w="1080" w:type="dxa"/>
          </w:tcPr>
          <w:p w14:paraId="71307508" w14:textId="77777777" w:rsidR="00F25BF8" w:rsidRPr="00F25BF8" w:rsidRDefault="00F25BF8" w:rsidP="00F25BF8">
            <w:pPr>
              <w:contextualSpacing/>
              <w:jc w:val="center"/>
              <w:rPr>
                <w:sz w:val="20"/>
              </w:rPr>
            </w:pPr>
          </w:p>
        </w:tc>
        <w:tc>
          <w:tcPr>
            <w:tcW w:w="1080" w:type="dxa"/>
          </w:tcPr>
          <w:p w14:paraId="6B06A4D2" w14:textId="77777777" w:rsidR="00F25BF8" w:rsidRPr="00F25BF8" w:rsidRDefault="00F25BF8" w:rsidP="00F25BF8">
            <w:pPr>
              <w:contextualSpacing/>
              <w:jc w:val="center"/>
              <w:rPr>
                <w:sz w:val="20"/>
              </w:rPr>
            </w:pPr>
          </w:p>
        </w:tc>
        <w:tc>
          <w:tcPr>
            <w:tcW w:w="2880" w:type="dxa"/>
          </w:tcPr>
          <w:p w14:paraId="78EE024C" w14:textId="77777777" w:rsidR="00F25BF8" w:rsidRPr="00F25BF8" w:rsidRDefault="00F25BF8" w:rsidP="00F25BF8">
            <w:pPr>
              <w:contextualSpacing/>
              <w:jc w:val="center"/>
              <w:rPr>
                <w:sz w:val="20"/>
              </w:rPr>
            </w:pPr>
          </w:p>
        </w:tc>
        <w:tc>
          <w:tcPr>
            <w:tcW w:w="1440" w:type="dxa"/>
          </w:tcPr>
          <w:p w14:paraId="5DDB211B" w14:textId="77777777" w:rsidR="00F25BF8" w:rsidRPr="00F25BF8" w:rsidRDefault="00F25BF8" w:rsidP="00F25BF8">
            <w:pPr>
              <w:contextualSpacing/>
              <w:jc w:val="center"/>
              <w:rPr>
                <w:sz w:val="20"/>
              </w:rPr>
            </w:pPr>
          </w:p>
        </w:tc>
        <w:tc>
          <w:tcPr>
            <w:tcW w:w="1440" w:type="dxa"/>
          </w:tcPr>
          <w:p w14:paraId="3A92009F" w14:textId="77777777" w:rsidR="00F25BF8" w:rsidRPr="00F25BF8" w:rsidRDefault="00F25BF8" w:rsidP="00F25BF8">
            <w:pPr>
              <w:contextualSpacing/>
              <w:jc w:val="center"/>
              <w:rPr>
                <w:sz w:val="20"/>
              </w:rPr>
            </w:pPr>
          </w:p>
        </w:tc>
        <w:tc>
          <w:tcPr>
            <w:tcW w:w="1440" w:type="dxa"/>
          </w:tcPr>
          <w:p w14:paraId="0E2E9840" w14:textId="77777777" w:rsidR="00F25BF8" w:rsidRPr="00F25BF8" w:rsidRDefault="00F25BF8" w:rsidP="00F25BF8">
            <w:pPr>
              <w:contextualSpacing/>
              <w:jc w:val="center"/>
              <w:rPr>
                <w:sz w:val="20"/>
              </w:rPr>
            </w:pPr>
          </w:p>
        </w:tc>
      </w:tr>
    </w:tbl>
    <w:p w14:paraId="3227A9F3"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0B793B44" w14:textId="77777777" w:rsidTr="00F25BF8">
        <w:trPr>
          <w:jc w:val="center"/>
        </w:trPr>
        <w:tc>
          <w:tcPr>
            <w:tcW w:w="4320" w:type="dxa"/>
          </w:tcPr>
          <w:p w14:paraId="36AFA5D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4672B0ED" w14:textId="77777777" w:rsidTr="00F25BF8">
        <w:trPr>
          <w:jc w:val="center"/>
        </w:trPr>
        <w:tc>
          <w:tcPr>
            <w:tcW w:w="4320" w:type="dxa"/>
          </w:tcPr>
          <w:p w14:paraId="44E3483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5E57304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51E36DF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1CFE0DE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5967E5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01D7964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46ABF13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4D5093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2733ECE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0E131D0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0E4D4C3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38FA5C19" w14:textId="77777777" w:rsidR="00F25BF8" w:rsidRPr="00F25BF8" w:rsidRDefault="00F25BF8" w:rsidP="00F25BF8">
      <w:pPr>
        <w:spacing w:after="0" w:line="240" w:lineRule="auto"/>
        <w:contextualSpacing/>
        <w:rPr>
          <w:rFonts w:eastAsia="SimSun"/>
        </w:rPr>
      </w:pPr>
    </w:p>
    <w:p w14:paraId="77AC096A" w14:textId="77777777" w:rsidR="00F25BF8" w:rsidRPr="00F25BF8" w:rsidRDefault="00F25BF8" w:rsidP="00F25BF8">
      <w:pPr>
        <w:spacing w:after="0" w:line="240" w:lineRule="auto"/>
        <w:contextualSpacing/>
        <w:rPr>
          <w:rFonts w:eastAsia="SimSun"/>
        </w:rPr>
      </w:pPr>
      <w:r w:rsidRPr="00F25BF8">
        <w:rPr>
          <w:rFonts w:eastAsia="SimSun"/>
        </w:rPr>
        <w:br w:type="page"/>
      </w:r>
    </w:p>
    <w:p w14:paraId="1DF21BA6"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6C1B77C2" w14:textId="77777777" w:rsidR="00F25BF8" w:rsidRPr="00F25BF8" w:rsidRDefault="00F25BF8" w:rsidP="00F25BF8">
      <w:pPr>
        <w:spacing w:after="0" w:line="240" w:lineRule="auto"/>
        <w:contextualSpacing/>
        <w:rPr>
          <w:rFonts w:eastAsia="SimSun"/>
        </w:rPr>
      </w:pPr>
    </w:p>
    <w:tbl>
      <w:tblPr>
        <w:tblStyle w:val="TableGrid2"/>
        <w:tblW w:w="8254" w:type="dxa"/>
        <w:jc w:val="center"/>
        <w:tblLayout w:type="fixed"/>
        <w:tblCellMar>
          <w:left w:w="29" w:type="dxa"/>
          <w:right w:w="29" w:type="dxa"/>
        </w:tblCellMar>
        <w:tblLook w:val="04A0" w:firstRow="1" w:lastRow="0" w:firstColumn="1" w:lastColumn="0" w:noHBand="0" w:noVBand="1"/>
      </w:tblPr>
      <w:tblGrid>
        <w:gridCol w:w="694"/>
        <w:gridCol w:w="3600"/>
        <w:gridCol w:w="1800"/>
        <w:gridCol w:w="1080"/>
        <w:gridCol w:w="1080"/>
      </w:tblGrid>
      <w:tr w:rsidR="00F25BF8" w:rsidRPr="00F25BF8" w14:paraId="7F91FD99" w14:textId="77777777" w:rsidTr="00F25BF8">
        <w:trPr>
          <w:trHeight w:val="20"/>
          <w:jc w:val="center"/>
        </w:trPr>
        <w:tc>
          <w:tcPr>
            <w:tcW w:w="694" w:type="dxa"/>
            <w:vMerge w:val="restart"/>
          </w:tcPr>
          <w:p w14:paraId="74CE401D" w14:textId="77777777" w:rsidR="00F25BF8" w:rsidRPr="00F25BF8" w:rsidRDefault="00F25BF8" w:rsidP="00F25BF8">
            <w:pPr>
              <w:contextualSpacing/>
              <w:jc w:val="center"/>
              <w:rPr>
                <w:sz w:val="20"/>
              </w:rPr>
            </w:pPr>
            <w:r w:rsidRPr="00F25BF8">
              <w:rPr>
                <w:sz w:val="20"/>
              </w:rPr>
              <w:t>Field</w:t>
            </w:r>
          </w:p>
        </w:tc>
        <w:tc>
          <w:tcPr>
            <w:tcW w:w="3600" w:type="dxa"/>
            <w:vMerge w:val="restart"/>
          </w:tcPr>
          <w:p w14:paraId="277E9571" w14:textId="77777777" w:rsidR="00F25BF8" w:rsidRPr="00F25BF8" w:rsidRDefault="00F25BF8" w:rsidP="00F25BF8">
            <w:pPr>
              <w:kinsoku w:val="0"/>
              <w:overflowPunct w:val="0"/>
              <w:autoSpaceDE w:val="0"/>
              <w:autoSpaceDN w:val="0"/>
              <w:adjustRightInd w:val="0"/>
              <w:contextualSpacing/>
              <w:jc w:val="center"/>
              <w:rPr>
                <w:rFonts w:cs="Times New Roman"/>
                <w:sz w:val="20"/>
              </w:rPr>
            </w:pPr>
            <w:commentRangeStart w:id="53"/>
            <w:r w:rsidRPr="00F25BF8">
              <w:rPr>
                <w:rFonts w:cs="Times New Roman"/>
                <w:sz w:val="20"/>
              </w:rPr>
              <w:t xml:space="preserve">F8a. Is this field currently planted with agroforestry trees or shrubs, such as </w:t>
            </w:r>
            <w:proofErr w:type="spellStart"/>
            <w:r w:rsidRPr="00F25BF8">
              <w:rPr>
                <w:rFonts w:cs="Times New Roman"/>
                <w:sz w:val="20"/>
              </w:rPr>
              <w:t>musangu</w:t>
            </w:r>
            <w:proofErr w:type="spellEnd"/>
            <w:r w:rsidRPr="00F25BF8">
              <w:rPr>
                <w:rFonts w:cs="Times New Roman"/>
                <w:sz w:val="20"/>
              </w:rPr>
              <w:t xml:space="preserve">, </w:t>
            </w:r>
            <w:proofErr w:type="spellStart"/>
            <w:r w:rsidRPr="00F25BF8">
              <w:rPr>
                <w:rFonts w:cs="Times New Roman"/>
                <w:sz w:val="20"/>
              </w:rPr>
              <w:t>glricidia</w:t>
            </w:r>
            <w:proofErr w:type="spellEnd"/>
            <w:r w:rsidRPr="00F25BF8">
              <w:rPr>
                <w:rFonts w:cs="Times New Roman"/>
                <w:sz w:val="20"/>
              </w:rPr>
              <w:t xml:space="preserve">, </w:t>
            </w:r>
            <w:proofErr w:type="spellStart"/>
            <w:r w:rsidRPr="00F25BF8">
              <w:rPr>
                <w:rFonts w:cs="Times New Roman"/>
                <w:sz w:val="20"/>
              </w:rPr>
              <w:t>ububa</w:t>
            </w:r>
            <w:proofErr w:type="spellEnd"/>
            <w:r w:rsidRPr="00F25BF8">
              <w:rPr>
                <w:rFonts w:cs="Times New Roman"/>
                <w:sz w:val="20"/>
              </w:rPr>
              <w:t>, cowpeas, or pigeon peas?</w:t>
            </w:r>
            <w:commentRangeEnd w:id="53"/>
            <w:r w:rsidR="0072666B">
              <w:rPr>
                <w:rStyle w:val="CommentReference"/>
                <w:rFonts w:eastAsiaTheme="minorHAnsi"/>
              </w:rPr>
              <w:commentReference w:id="53"/>
            </w:r>
          </w:p>
          <w:p w14:paraId="3E37E2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0E9AEF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1FE9804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BEA57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999=Prefer not to respond </w:t>
            </w:r>
          </w:p>
        </w:tc>
        <w:tc>
          <w:tcPr>
            <w:tcW w:w="1800" w:type="dxa"/>
            <w:vMerge w:val="restart"/>
          </w:tcPr>
          <w:p w14:paraId="483D8A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F8b. What year did you first plant agroforestry trees on this field? (2009-2014)</w:t>
            </w:r>
          </w:p>
        </w:tc>
        <w:tc>
          <w:tcPr>
            <w:tcW w:w="2160" w:type="dxa"/>
            <w:gridSpan w:val="2"/>
          </w:tcPr>
          <w:p w14:paraId="7C08FA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F8c. What are the two most important reasons why your household chose to plant agroforestry trees or shrubs to the field?</w:t>
            </w:r>
          </w:p>
        </w:tc>
      </w:tr>
      <w:tr w:rsidR="00F25BF8" w:rsidRPr="00F25BF8" w14:paraId="64D61859" w14:textId="77777777" w:rsidTr="00F25BF8">
        <w:trPr>
          <w:trHeight w:val="20"/>
          <w:jc w:val="center"/>
        </w:trPr>
        <w:tc>
          <w:tcPr>
            <w:tcW w:w="694" w:type="dxa"/>
            <w:vMerge/>
          </w:tcPr>
          <w:p w14:paraId="1EBAC541" w14:textId="77777777" w:rsidR="00F25BF8" w:rsidRPr="00F25BF8" w:rsidRDefault="00F25BF8" w:rsidP="00F25BF8">
            <w:pPr>
              <w:contextualSpacing/>
              <w:jc w:val="center"/>
              <w:rPr>
                <w:sz w:val="20"/>
              </w:rPr>
            </w:pPr>
          </w:p>
        </w:tc>
        <w:tc>
          <w:tcPr>
            <w:tcW w:w="3600" w:type="dxa"/>
            <w:vMerge/>
          </w:tcPr>
          <w:p w14:paraId="7E2E0D06"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47B6AB2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45D08FF8" w14:textId="77777777" w:rsidR="00F25BF8" w:rsidRPr="00F25BF8" w:rsidRDefault="00F25BF8" w:rsidP="00F25BF8">
            <w:pPr>
              <w:contextualSpacing/>
              <w:jc w:val="center"/>
              <w:rPr>
                <w:rFonts w:cs="Times New Roman"/>
                <w:sz w:val="20"/>
              </w:rPr>
            </w:pPr>
            <w:r w:rsidRPr="00F25BF8">
              <w:rPr>
                <w:rFonts w:cs="Times New Roman"/>
                <w:sz w:val="20"/>
              </w:rPr>
              <w:t>Reason1</w:t>
            </w:r>
          </w:p>
        </w:tc>
        <w:tc>
          <w:tcPr>
            <w:tcW w:w="1080" w:type="dxa"/>
          </w:tcPr>
          <w:p w14:paraId="6D2FFBA7" w14:textId="77777777" w:rsidR="00F25BF8" w:rsidRPr="00F25BF8" w:rsidRDefault="00F25BF8" w:rsidP="00F25BF8">
            <w:pPr>
              <w:contextualSpacing/>
              <w:jc w:val="center"/>
              <w:rPr>
                <w:rFonts w:cs="Times New Roman"/>
                <w:sz w:val="20"/>
              </w:rPr>
            </w:pPr>
            <w:r w:rsidRPr="00F25BF8">
              <w:rPr>
                <w:rFonts w:cs="Times New Roman"/>
                <w:sz w:val="20"/>
              </w:rPr>
              <w:t>Reason 2</w:t>
            </w:r>
          </w:p>
        </w:tc>
      </w:tr>
      <w:tr w:rsidR="00F25BF8" w:rsidRPr="00F25BF8" w14:paraId="0A1B6AF8" w14:textId="77777777" w:rsidTr="00F25BF8">
        <w:trPr>
          <w:trHeight w:val="20"/>
          <w:jc w:val="center"/>
        </w:trPr>
        <w:tc>
          <w:tcPr>
            <w:tcW w:w="694" w:type="dxa"/>
          </w:tcPr>
          <w:p w14:paraId="0470F0B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3600" w:type="dxa"/>
          </w:tcPr>
          <w:p w14:paraId="7BCF62E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w:t>
            </w:r>
          </w:p>
        </w:tc>
        <w:tc>
          <w:tcPr>
            <w:tcW w:w="1800" w:type="dxa"/>
          </w:tcPr>
          <w:p w14:paraId="5E127AF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fenceyr</w:t>
            </w:r>
            <w:proofErr w:type="spellEnd"/>
          </w:p>
        </w:tc>
        <w:tc>
          <w:tcPr>
            <w:tcW w:w="1080" w:type="dxa"/>
          </w:tcPr>
          <w:p w14:paraId="0603DBA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fencersn1</w:t>
            </w:r>
          </w:p>
        </w:tc>
        <w:tc>
          <w:tcPr>
            <w:tcW w:w="1080" w:type="dxa"/>
          </w:tcPr>
          <w:p w14:paraId="5D0E568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fencersn2</w:t>
            </w:r>
          </w:p>
        </w:tc>
      </w:tr>
      <w:tr w:rsidR="00F25BF8" w:rsidRPr="00F25BF8" w14:paraId="602481AD" w14:textId="77777777" w:rsidTr="00F25BF8">
        <w:trPr>
          <w:trHeight w:val="20"/>
          <w:jc w:val="center"/>
        </w:trPr>
        <w:tc>
          <w:tcPr>
            <w:tcW w:w="694" w:type="dxa"/>
          </w:tcPr>
          <w:p w14:paraId="58E3565A" w14:textId="77777777" w:rsidR="00F25BF8" w:rsidRPr="00F25BF8" w:rsidRDefault="00F25BF8" w:rsidP="00F25BF8">
            <w:pPr>
              <w:contextualSpacing/>
              <w:jc w:val="center"/>
              <w:rPr>
                <w:sz w:val="20"/>
              </w:rPr>
            </w:pPr>
            <w:r w:rsidRPr="00F25BF8">
              <w:rPr>
                <w:sz w:val="20"/>
              </w:rPr>
              <w:t>1</w:t>
            </w:r>
          </w:p>
        </w:tc>
        <w:tc>
          <w:tcPr>
            <w:tcW w:w="3600" w:type="dxa"/>
          </w:tcPr>
          <w:p w14:paraId="2474A59F" w14:textId="77777777" w:rsidR="00F25BF8" w:rsidRPr="00F25BF8" w:rsidRDefault="00F25BF8" w:rsidP="00F25BF8">
            <w:pPr>
              <w:contextualSpacing/>
              <w:jc w:val="center"/>
              <w:rPr>
                <w:sz w:val="20"/>
              </w:rPr>
            </w:pPr>
          </w:p>
        </w:tc>
        <w:tc>
          <w:tcPr>
            <w:tcW w:w="1800" w:type="dxa"/>
          </w:tcPr>
          <w:p w14:paraId="2A027FF5" w14:textId="77777777" w:rsidR="00F25BF8" w:rsidRPr="00F25BF8" w:rsidRDefault="00F25BF8" w:rsidP="00F25BF8">
            <w:pPr>
              <w:contextualSpacing/>
              <w:jc w:val="center"/>
              <w:rPr>
                <w:sz w:val="20"/>
              </w:rPr>
            </w:pPr>
          </w:p>
        </w:tc>
        <w:tc>
          <w:tcPr>
            <w:tcW w:w="1080" w:type="dxa"/>
          </w:tcPr>
          <w:p w14:paraId="3CF3A083" w14:textId="77777777" w:rsidR="00F25BF8" w:rsidRPr="00F25BF8" w:rsidRDefault="00F25BF8" w:rsidP="00F25BF8">
            <w:pPr>
              <w:contextualSpacing/>
              <w:jc w:val="center"/>
              <w:rPr>
                <w:sz w:val="20"/>
              </w:rPr>
            </w:pPr>
          </w:p>
        </w:tc>
        <w:tc>
          <w:tcPr>
            <w:tcW w:w="1080" w:type="dxa"/>
          </w:tcPr>
          <w:p w14:paraId="69619881" w14:textId="77777777" w:rsidR="00F25BF8" w:rsidRPr="00F25BF8" w:rsidRDefault="00F25BF8" w:rsidP="00F25BF8">
            <w:pPr>
              <w:contextualSpacing/>
              <w:jc w:val="center"/>
              <w:rPr>
                <w:sz w:val="20"/>
              </w:rPr>
            </w:pPr>
          </w:p>
        </w:tc>
      </w:tr>
      <w:tr w:rsidR="00F25BF8" w:rsidRPr="00F25BF8" w14:paraId="06D1D7A3" w14:textId="77777777" w:rsidTr="00F25BF8">
        <w:trPr>
          <w:trHeight w:val="20"/>
          <w:jc w:val="center"/>
        </w:trPr>
        <w:tc>
          <w:tcPr>
            <w:tcW w:w="694" w:type="dxa"/>
          </w:tcPr>
          <w:p w14:paraId="738FAA81" w14:textId="77777777" w:rsidR="00F25BF8" w:rsidRPr="00F25BF8" w:rsidRDefault="00F25BF8" w:rsidP="00F25BF8">
            <w:pPr>
              <w:contextualSpacing/>
              <w:jc w:val="center"/>
              <w:rPr>
                <w:sz w:val="20"/>
              </w:rPr>
            </w:pPr>
            <w:r w:rsidRPr="00F25BF8">
              <w:rPr>
                <w:sz w:val="20"/>
              </w:rPr>
              <w:t>2</w:t>
            </w:r>
          </w:p>
        </w:tc>
        <w:tc>
          <w:tcPr>
            <w:tcW w:w="3600" w:type="dxa"/>
          </w:tcPr>
          <w:p w14:paraId="698CFCD7" w14:textId="77777777" w:rsidR="00F25BF8" w:rsidRPr="00F25BF8" w:rsidRDefault="00F25BF8" w:rsidP="00F25BF8">
            <w:pPr>
              <w:contextualSpacing/>
              <w:jc w:val="center"/>
              <w:rPr>
                <w:sz w:val="20"/>
              </w:rPr>
            </w:pPr>
          </w:p>
        </w:tc>
        <w:tc>
          <w:tcPr>
            <w:tcW w:w="1800" w:type="dxa"/>
          </w:tcPr>
          <w:p w14:paraId="60CCA62F" w14:textId="77777777" w:rsidR="00F25BF8" w:rsidRPr="00F25BF8" w:rsidRDefault="00F25BF8" w:rsidP="00F25BF8">
            <w:pPr>
              <w:contextualSpacing/>
              <w:jc w:val="center"/>
              <w:rPr>
                <w:sz w:val="20"/>
              </w:rPr>
            </w:pPr>
          </w:p>
        </w:tc>
        <w:tc>
          <w:tcPr>
            <w:tcW w:w="1080" w:type="dxa"/>
          </w:tcPr>
          <w:p w14:paraId="2610505D" w14:textId="77777777" w:rsidR="00F25BF8" w:rsidRPr="00F25BF8" w:rsidRDefault="00F25BF8" w:rsidP="00F25BF8">
            <w:pPr>
              <w:contextualSpacing/>
              <w:jc w:val="center"/>
              <w:rPr>
                <w:sz w:val="20"/>
              </w:rPr>
            </w:pPr>
          </w:p>
        </w:tc>
        <w:tc>
          <w:tcPr>
            <w:tcW w:w="1080" w:type="dxa"/>
          </w:tcPr>
          <w:p w14:paraId="5AE7B9DA" w14:textId="77777777" w:rsidR="00F25BF8" w:rsidRPr="00F25BF8" w:rsidRDefault="00F25BF8" w:rsidP="00F25BF8">
            <w:pPr>
              <w:contextualSpacing/>
              <w:jc w:val="center"/>
              <w:rPr>
                <w:sz w:val="20"/>
              </w:rPr>
            </w:pPr>
          </w:p>
        </w:tc>
      </w:tr>
      <w:tr w:rsidR="00F25BF8" w:rsidRPr="00F25BF8" w14:paraId="79270035" w14:textId="77777777" w:rsidTr="00F25BF8">
        <w:trPr>
          <w:trHeight w:val="20"/>
          <w:jc w:val="center"/>
        </w:trPr>
        <w:tc>
          <w:tcPr>
            <w:tcW w:w="694" w:type="dxa"/>
          </w:tcPr>
          <w:p w14:paraId="3B4A29DC" w14:textId="77777777" w:rsidR="00F25BF8" w:rsidRPr="00F25BF8" w:rsidRDefault="00F25BF8" w:rsidP="00F25BF8">
            <w:pPr>
              <w:contextualSpacing/>
              <w:jc w:val="center"/>
              <w:rPr>
                <w:sz w:val="20"/>
              </w:rPr>
            </w:pPr>
            <w:r w:rsidRPr="00F25BF8">
              <w:rPr>
                <w:sz w:val="20"/>
              </w:rPr>
              <w:t>3</w:t>
            </w:r>
          </w:p>
        </w:tc>
        <w:tc>
          <w:tcPr>
            <w:tcW w:w="3600" w:type="dxa"/>
          </w:tcPr>
          <w:p w14:paraId="2734A5C1" w14:textId="77777777" w:rsidR="00F25BF8" w:rsidRPr="00F25BF8" w:rsidRDefault="00F25BF8" w:rsidP="00F25BF8">
            <w:pPr>
              <w:contextualSpacing/>
              <w:jc w:val="center"/>
              <w:rPr>
                <w:sz w:val="20"/>
              </w:rPr>
            </w:pPr>
          </w:p>
        </w:tc>
        <w:tc>
          <w:tcPr>
            <w:tcW w:w="1800" w:type="dxa"/>
          </w:tcPr>
          <w:p w14:paraId="29C7A5DF" w14:textId="77777777" w:rsidR="00F25BF8" w:rsidRPr="00F25BF8" w:rsidRDefault="00F25BF8" w:rsidP="00F25BF8">
            <w:pPr>
              <w:contextualSpacing/>
              <w:jc w:val="center"/>
              <w:rPr>
                <w:sz w:val="20"/>
              </w:rPr>
            </w:pPr>
          </w:p>
        </w:tc>
        <w:tc>
          <w:tcPr>
            <w:tcW w:w="1080" w:type="dxa"/>
          </w:tcPr>
          <w:p w14:paraId="6B331DCC" w14:textId="77777777" w:rsidR="00F25BF8" w:rsidRPr="00F25BF8" w:rsidRDefault="00F25BF8" w:rsidP="00F25BF8">
            <w:pPr>
              <w:contextualSpacing/>
              <w:jc w:val="center"/>
              <w:rPr>
                <w:sz w:val="20"/>
              </w:rPr>
            </w:pPr>
          </w:p>
        </w:tc>
        <w:tc>
          <w:tcPr>
            <w:tcW w:w="1080" w:type="dxa"/>
          </w:tcPr>
          <w:p w14:paraId="230B0762" w14:textId="77777777" w:rsidR="00F25BF8" w:rsidRPr="00F25BF8" w:rsidRDefault="00F25BF8" w:rsidP="00F25BF8">
            <w:pPr>
              <w:contextualSpacing/>
              <w:jc w:val="center"/>
              <w:rPr>
                <w:sz w:val="20"/>
              </w:rPr>
            </w:pPr>
          </w:p>
        </w:tc>
      </w:tr>
      <w:tr w:rsidR="00F25BF8" w:rsidRPr="00F25BF8" w14:paraId="789F015B" w14:textId="77777777" w:rsidTr="00F25BF8">
        <w:trPr>
          <w:trHeight w:val="20"/>
          <w:jc w:val="center"/>
        </w:trPr>
        <w:tc>
          <w:tcPr>
            <w:tcW w:w="694" w:type="dxa"/>
          </w:tcPr>
          <w:p w14:paraId="683FE7A3" w14:textId="77777777" w:rsidR="00F25BF8" w:rsidRPr="00F25BF8" w:rsidRDefault="00F25BF8" w:rsidP="00F25BF8">
            <w:pPr>
              <w:contextualSpacing/>
              <w:jc w:val="center"/>
              <w:rPr>
                <w:sz w:val="20"/>
              </w:rPr>
            </w:pPr>
            <w:r w:rsidRPr="00F25BF8">
              <w:rPr>
                <w:sz w:val="20"/>
              </w:rPr>
              <w:t>4</w:t>
            </w:r>
          </w:p>
        </w:tc>
        <w:tc>
          <w:tcPr>
            <w:tcW w:w="3600" w:type="dxa"/>
          </w:tcPr>
          <w:p w14:paraId="76A6581D" w14:textId="77777777" w:rsidR="00F25BF8" w:rsidRPr="00F25BF8" w:rsidRDefault="00F25BF8" w:rsidP="00F25BF8">
            <w:pPr>
              <w:contextualSpacing/>
              <w:jc w:val="center"/>
              <w:rPr>
                <w:sz w:val="20"/>
              </w:rPr>
            </w:pPr>
          </w:p>
        </w:tc>
        <w:tc>
          <w:tcPr>
            <w:tcW w:w="1800" w:type="dxa"/>
          </w:tcPr>
          <w:p w14:paraId="668F530F" w14:textId="77777777" w:rsidR="00F25BF8" w:rsidRPr="00F25BF8" w:rsidRDefault="00F25BF8" w:rsidP="00F25BF8">
            <w:pPr>
              <w:contextualSpacing/>
              <w:jc w:val="center"/>
              <w:rPr>
                <w:sz w:val="20"/>
              </w:rPr>
            </w:pPr>
          </w:p>
        </w:tc>
        <w:tc>
          <w:tcPr>
            <w:tcW w:w="1080" w:type="dxa"/>
          </w:tcPr>
          <w:p w14:paraId="2372507A" w14:textId="77777777" w:rsidR="00F25BF8" w:rsidRPr="00F25BF8" w:rsidRDefault="00F25BF8" w:rsidP="00F25BF8">
            <w:pPr>
              <w:contextualSpacing/>
              <w:jc w:val="center"/>
              <w:rPr>
                <w:sz w:val="20"/>
              </w:rPr>
            </w:pPr>
          </w:p>
        </w:tc>
        <w:tc>
          <w:tcPr>
            <w:tcW w:w="1080" w:type="dxa"/>
          </w:tcPr>
          <w:p w14:paraId="73860C9E" w14:textId="77777777" w:rsidR="00F25BF8" w:rsidRPr="00F25BF8" w:rsidRDefault="00F25BF8" w:rsidP="00F25BF8">
            <w:pPr>
              <w:contextualSpacing/>
              <w:jc w:val="center"/>
              <w:rPr>
                <w:sz w:val="20"/>
              </w:rPr>
            </w:pPr>
          </w:p>
        </w:tc>
      </w:tr>
      <w:tr w:rsidR="00F25BF8" w:rsidRPr="00F25BF8" w14:paraId="4C46A192" w14:textId="77777777" w:rsidTr="00F25BF8">
        <w:trPr>
          <w:trHeight w:val="20"/>
          <w:jc w:val="center"/>
        </w:trPr>
        <w:tc>
          <w:tcPr>
            <w:tcW w:w="694" w:type="dxa"/>
          </w:tcPr>
          <w:p w14:paraId="0703F8EC" w14:textId="77777777" w:rsidR="00F25BF8" w:rsidRPr="00F25BF8" w:rsidRDefault="00F25BF8" w:rsidP="00F25BF8">
            <w:pPr>
              <w:contextualSpacing/>
              <w:jc w:val="center"/>
              <w:rPr>
                <w:sz w:val="20"/>
              </w:rPr>
            </w:pPr>
            <w:r w:rsidRPr="00F25BF8">
              <w:rPr>
                <w:sz w:val="20"/>
              </w:rPr>
              <w:t>5</w:t>
            </w:r>
          </w:p>
        </w:tc>
        <w:tc>
          <w:tcPr>
            <w:tcW w:w="3600" w:type="dxa"/>
          </w:tcPr>
          <w:p w14:paraId="3E7128C3" w14:textId="77777777" w:rsidR="00F25BF8" w:rsidRPr="00F25BF8" w:rsidRDefault="00F25BF8" w:rsidP="00F25BF8">
            <w:pPr>
              <w:contextualSpacing/>
              <w:jc w:val="center"/>
              <w:rPr>
                <w:sz w:val="20"/>
              </w:rPr>
            </w:pPr>
          </w:p>
        </w:tc>
        <w:tc>
          <w:tcPr>
            <w:tcW w:w="1800" w:type="dxa"/>
          </w:tcPr>
          <w:p w14:paraId="16358F11" w14:textId="77777777" w:rsidR="00F25BF8" w:rsidRPr="00F25BF8" w:rsidRDefault="00F25BF8" w:rsidP="00F25BF8">
            <w:pPr>
              <w:contextualSpacing/>
              <w:jc w:val="center"/>
              <w:rPr>
                <w:sz w:val="20"/>
              </w:rPr>
            </w:pPr>
          </w:p>
        </w:tc>
        <w:tc>
          <w:tcPr>
            <w:tcW w:w="1080" w:type="dxa"/>
          </w:tcPr>
          <w:p w14:paraId="1FBE4AEE" w14:textId="77777777" w:rsidR="00F25BF8" w:rsidRPr="00F25BF8" w:rsidRDefault="00F25BF8" w:rsidP="00F25BF8">
            <w:pPr>
              <w:contextualSpacing/>
              <w:jc w:val="center"/>
              <w:rPr>
                <w:sz w:val="20"/>
              </w:rPr>
            </w:pPr>
          </w:p>
        </w:tc>
        <w:tc>
          <w:tcPr>
            <w:tcW w:w="1080" w:type="dxa"/>
          </w:tcPr>
          <w:p w14:paraId="624D5870" w14:textId="77777777" w:rsidR="00F25BF8" w:rsidRPr="00F25BF8" w:rsidRDefault="00F25BF8" w:rsidP="00F25BF8">
            <w:pPr>
              <w:contextualSpacing/>
              <w:jc w:val="center"/>
              <w:rPr>
                <w:sz w:val="20"/>
              </w:rPr>
            </w:pPr>
          </w:p>
        </w:tc>
      </w:tr>
      <w:tr w:rsidR="00F25BF8" w:rsidRPr="00F25BF8" w14:paraId="0A075DF4" w14:textId="77777777" w:rsidTr="00F25BF8">
        <w:trPr>
          <w:trHeight w:val="20"/>
          <w:jc w:val="center"/>
        </w:trPr>
        <w:tc>
          <w:tcPr>
            <w:tcW w:w="694" w:type="dxa"/>
          </w:tcPr>
          <w:p w14:paraId="4CB1328F" w14:textId="77777777" w:rsidR="00F25BF8" w:rsidRPr="00F25BF8" w:rsidRDefault="00F25BF8" w:rsidP="00F25BF8">
            <w:pPr>
              <w:contextualSpacing/>
              <w:jc w:val="center"/>
              <w:rPr>
                <w:sz w:val="20"/>
              </w:rPr>
            </w:pPr>
            <w:r w:rsidRPr="00F25BF8">
              <w:rPr>
                <w:sz w:val="20"/>
              </w:rPr>
              <w:t>6</w:t>
            </w:r>
          </w:p>
        </w:tc>
        <w:tc>
          <w:tcPr>
            <w:tcW w:w="3600" w:type="dxa"/>
          </w:tcPr>
          <w:p w14:paraId="44ED6D98" w14:textId="77777777" w:rsidR="00F25BF8" w:rsidRPr="00F25BF8" w:rsidRDefault="00F25BF8" w:rsidP="00F25BF8">
            <w:pPr>
              <w:contextualSpacing/>
              <w:jc w:val="center"/>
              <w:rPr>
                <w:sz w:val="20"/>
              </w:rPr>
            </w:pPr>
          </w:p>
        </w:tc>
        <w:tc>
          <w:tcPr>
            <w:tcW w:w="1800" w:type="dxa"/>
          </w:tcPr>
          <w:p w14:paraId="63922B4C" w14:textId="77777777" w:rsidR="00F25BF8" w:rsidRPr="00F25BF8" w:rsidRDefault="00F25BF8" w:rsidP="00F25BF8">
            <w:pPr>
              <w:contextualSpacing/>
              <w:jc w:val="center"/>
              <w:rPr>
                <w:sz w:val="20"/>
              </w:rPr>
            </w:pPr>
          </w:p>
        </w:tc>
        <w:tc>
          <w:tcPr>
            <w:tcW w:w="1080" w:type="dxa"/>
          </w:tcPr>
          <w:p w14:paraId="7993DC98" w14:textId="77777777" w:rsidR="00F25BF8" w:rsidRPr="00F25BF8" w:rsidRDefault="00F25BF8" w:rsidP="00F25BF8">
            <w:pPr>
              <w:contextualSpacing/>
              <w:jc w:val="center"/>
              <w:rPr>
                <w:sz w:val="20"/>
              </w:rPr>
            </w:pPr>
          </w:p>
        </w:tc>
        <w:tc>
          <w:tcPr>
            <w:tcW w:w="1080" w:type="dxa"/>
          </w:tcPr>
          <w:p w14:paraId="3882B931" w14:textId="77777777" w:rsidR="00F25BF8" w:rsidRPr="00F25BF8" w:rsidRDefault="00F25BF8" w:rsidP="00F25BF8">
            <w:pPr>
              <w:contextualSpacing/>
              <w:jc w:val="center"/>
              <w:rPr>
                <w:sz w:val="20"/>
              </w:rPr>
            </w:pPr>
          </w:p>
        </w:tc>
      </w:tr>
      <w:tr w:rsidR="00F25BF8" w:rsidRPr="00F25BF8" w14:paraId="67BE3C58" w14:textId="77777777" w:rsidTr="00F25BF8">
        <w:trPr>
          <w:trHeight w:val="20"/>
          <w:jc w:val="center"/>
        </w:trPr>
        <w:tc>
          <w:tcPr>
            <w:tcW w:w="694" w:type="dxa"/>
          </w:tcPr>
          <w:p w14:paraId="57AC0240" w14:textId="77777777" w:rsidR="00F25BF8" w:rsidRPr="00F25BF8" w:rsidRDefault="00F25BF8" w:rsidP="00F25BF8">
            <w:pPr>
              <w:contextualSpacing/>
              <w:jc w:val="center"/>
              <w:rPr>
                <w:sz w:val="20"/>
              </w:rPr>
            </w:pPr>
            <w:r w:rsidRPr="00F25BF8">
              <w:rPr>
                <w:sz w:val="20"/>
              </w:rPr>
              <w:t>7</w:t>
            </w:r>
          </w:p>
        </w:tc>
        <w:tc>
          <w:tcPr>
            <w:tcW w:w="3600" w:type="dxa"/>
          </w:tcPr>
          <w:p w14:paraId="7CDF3C52" w14:textId="77777777" w:rsidR="00F25BF8" w:rsidRPr="00F25BF8" w:rsidRDefault="00F25BF8" w:rsidP="00F25BF8">
            <w:pPr>
              <w:contextualSpacing/>
              <w:jc w:val="center"/>
              <w:rPr>
                <w:sz w:val="20"/>
              </w:rPr>
            </w:pPr>
          </w:p>
        </w:tc>
        <w:tc>
          <w:tcPr>
            <w:tcW w:w="1800" w:type="dxa"/>
          </w:tcPr>
          <w:p w14:paraId="1B1A0549" w14:textId="77777777" w:rsidR="00F25BF8" w:rsidRPr="00F25BF8" w:rsidRDefault="00F25BF8" w:rsidP="00F25BF8">
            <w:pPr>
              <w:contextualSpacing/>
              <w:jc w:val="center"/>
              <w:rPr>
                <w:sz w:val="20"/>
              </w:rPr>
            </w:pPr>
          </w:p>
        </w:tc>
        <w:tc>
          <w:tcPr>
            <w:tcW w:w="1080" w:type="dxa"/>
          </w:tcPr>
          <w:p w14:paraId="50497FC9" w14:textId="77777777" w:rsidR="00F25BF8" w:rsidRPr="00F25BF8" w:rsidRDefault="00F25BF8" w:rsidP="00F25BF8">
            <w:pPr>
              <w:contextualSpacing/>
              <w:jc w:val="center"/>
              <w:rPr>
                <w:sz w:val="20"/>
              </w:rPr>
            </w:pPr>
          </w:p>
        </w:tc>
        <w:tc>
          <w:tcPr>
            <w:tcW w:w="1080" w:type="dxa"/>
          </w:tcPr>
          <w:p w14:paraId="2EB819B0" w14:textId="77777777" w:rsidR="00F25BF8" w:rsidRPr="00F25BF8" w:rsidRDefault="00F25BF8" w:rsidP="00F25BF8">
            <w:pPr>
              <w:contextualSpacing/>
              <w:jc w:val="center"/>
              <w:rPr>
                <w:sz w:val="20"/>
              </w:rPr>
            </w:pPr>
          </w:p>
        </w:tc>
      </w:tr>
      <w:tr w:rsidR="00F25BF8" w:rsidRPr="00F25BF8" w14:paraId="05699778" w14:textId="77777777" w:rsidTr="00F25BF8">
        <w:trPr>
          <w:trHeight w:val="20"/>
          <w:jc w:val="center"/>
        </w:trPr>
        <w:tc>
          <w:tcPr>
            <w:tcW w:w="694" w:type="dxa"/>
          </w:tcPr>
          <w:p w14:paraId="081DD9C8" w14:textId="77777777" w:rsidR="00F25BF8" w:rsidRPr="00F25BF8" w:rsidRDefault="00F25BF8" w:rsidP="00F25BF8">
            <w:pPr>
              <w:contextualSpacing/>
              <w:jc w:val="center"/>
              <w:rPr>
                <w:sz w:val="20"/>
              </w:rPr>
            </w:pPr>
            <w:r w:rsidRPr="00F25BF8">
              <w:rPr>
                <w:sz w:val="20"/>
              </w:rPr>
              <w:t>8</w:t>
            </w:r>
          </w:p>
        </w:tc>
        <w:tc>
          <w:tcPr>
            <w:tcW w:w="3600" w:type="dxa"/>
          </w:tcPr>
          <w:p w14:paraId="7C389103" w14:textId="77777777" w:rsidR="00F25BF8" w:rsidRPr="00F25BF8" w:rsidRDefault="00F25BF8" w:rsidP="00F25BF8">
            <w:pPr>
              <w:contextualSpacing/>
              <w:jc w:val="center"/>
              <w:rPr>
                <w:sz w:val="20"/>
              </w:rPr>
            </w:pPr>
          </w:p>
        </w:tc>
        <w:tc>
          <w:tcPr>
            <w:tcW w:w="1800" w:type="dxa"/>
          </w:tcPr>
          <w:p w14:paraId="21202B9C" w14:textId="77777777" w:rsidR="00F25BF8" w:rsidRPr="00F25BF8" w:rsidRDefault="00F25BF8" w:rsidP="00F25BF8">
            <w:pPr>
              <w:contextualSpacing/>
              <w:jc w:val="center"/>
              <w:rPr>
                <w:sz w:val="20"/>
              </w:rPr>
            </w:pPr>
          </w:p>
        </w:tc>
        <w:tc>
          <w:tcPr>
            <w:tcW w:w="1080" w:type="dxa"/>
          </w:tcPr>
          <w:p w14:paraId="6A35BB8A" w14:textId="77777777" w:rsidR="00F25BF8" w:rsidRPr="00F25BF8" w:rsidRDefault="00F25BF8" w:rsidP="00F25BF8">
            <w:pPr>
              <w:contextualSpacing/>
              <w:jc w:val="center"/>
              <w:rPr>
                <w:sz w:val="20"/>
              </w:rPr>
            </w:pPr>
          </w:p>
        </w:tc>
        <w:tc>
          <w:tcPr>
            <w:tcW w:w="1080" w:type="dxa"/>
          </w:tcPr>
          <w:p w14:paraId="2A687BFE" w14:textId="77777777" w:rsidR="00F25BF8" w:rsidRPr="00F25BF8" w:rsidRDefault="00F25BF8" w:rsidP="00F25BF8">
            <w:pPr>
              <w:contextualSpacing/>
              <w:jc w:val="center"/>
              <w:rPr>
                <w:sz w:val="20"/>
              </w:rPr>
            </w:pPr>
          </w:p>
        </w:tc>
      </w:tr>
      <w:tr w:rsidR="00F25BF8" w:rsidRPr="00F25BF8" w14:paraId="13D308AF" w14:textId="77777777" w:rsidTr="00F25BF8">
        <w:trPr>
          <w:trHeight w:val="20"/>
          <w:jc w:val="center"/>
        </w:trPr>
        <w:tc>
          <w:tcPr>
            <w:tcW w:w="694" w:type="dxa"/>
          </w:tcPr>
          <w:p w14:paraId="3EE4820D" w14:textId="77777777" w:rsidR="00F25BF8" w:rsidRPr="00F25BF8" w:rsidRDefault="00F25BF8" w:rsidP="00F25BF8">
            <w:pPr>
              <w:contextualSpacing/>
              <w:jc w:val="center"/>
              <w:rPr>
                <w:sz w:val="20"/>
              </w:rPr>
            </w:pPr>
            <w:r w:rsidRPr="00F25BF8">
              <w:rPr>
                <w:sz w:val="20"/>
              </w:rPr>
              <w:t>9</w:t>
            </w:r>
          </w:p>
        </w:tc>
        <w:tc>
          <w:tcPr>
            <w:tcW w:w="3600" w:type="dxa"/>
          </w:tcPr>
          <w:p w14:paraId="5F5E140C" w14:textId="77777777" w:rsidR="00F25BF8" w:rsidRPr="00F25BF8" w:rsidRDefault="00F25BF8" w:rsidP="00F25BF8">
            <w:pPr>
              <w:contextualSpacing/>
              <w:jc w:val="center"/>
              <w:rPr>
                <w:sz w:val="20"/>
              </w:rPr>
            </w:pPr>
          </w:p>
        </w:tc>
        <w:tc>
          <w:tcPr>
            <w:tcW w:w="1800" w:type="dxa"/>
          </w:tcPr>
          <w:p w14:paraId="3733FCB5" w14:textId="77777777" w:rsidR="00F25BF8" w:rsidRPr="00F25BF8" w:rsidRDefault="00F25BF8" w:rsidP="00F25BF8">
            <w:pPr>
              <w:contextualSpacing/>
              <w:jc w:val="center"/>
              <w:rPr>
                <w:sz w:val="20"/>
              </w:rPr>
            </w:pPr>
          </w:p>
        </w:tc>
        <w:tc>
          <w:tcPr>
            <w:tcW w:w="1080" w:type="dxa"/>
          </w:tcPr>
          <w:p w14:paraId="60727841" w14:textId="77777777" w:rsidR="00F25BF8" w:rsidRPr="00F25BF8" w:rsidRDefault="00F25BF8" w:rsidP="00F25BF8">
            <w:pPr>
              <w:contextualSpacing/>
              <w:jc w:val="center"/>
              <w:rPr>
                <w:sz w:val="20"/>
              </w:rPr>
            </w:pPr>
          </w:p>
        </w:tc>
        <w:tc>
          <w:tcPr>
            <w:tcW w:w="1080" w:type="dxa"/>
          </w:tcPr>
          <w:p w14:paraId="227C40EA" w14:textId="77777777" w:rsidR="00F25BF8" w:rsidRPr="00F25BF8" w:rsidRDefault="00F25BF8" w:rsidP="00F25BF8">
            <w:pPr>
              <w:contextualSpacing/>
              <w:jc w:val="center"/>
              <w:rPr>
                <w:sz w:val="20"/>
              </w:rPr>
            </w:pPr>
          </w:p>
        </w:tc>
      </w:tr>
      <w:tr w:rsidR="00F25BF8" w:rsidRPr="00F25BF8" w14:paraId="20094102" w14:textId="77777777" w:rsidTr="00F25BF8">
        <w:trPr>
          <w:trHeight w:val="20"/>
          <w:jc w:val="center"/>
        </w:trPr>
        <w:tc>
          <w:tcPr>
            <w:tcW w:w="694" w:type="dxa"/>
          </w:tcPr>
          <w:p w14:paraId="2200D37B" w14:textId="77777777" w:rsidR="00F25BF8" w:rsidRPr="00F25BF8" w:rsidRDefault="00F25BF8" w:rsidP="00F25BF8">
            <w:pPr>
              <w:contextualSpacing/>
              <w:jc w:val="center"/>
              <w:rPr>
                <w:sz w:val="20"/>
              </w:rPr>
            </w:pPr>
            <w:r w:rsidRPr="00F25BF8">
              <w:rPr>
                <w:sz w:val="20"/>
              </w:rPr>
              <w:t>10</w:t>
            </w:r>
          </w:p>
        </w:tc>
        <w:tc>
          <w:tcPr>
            <w:tcW w:w="3600" w:type="dxa"/>
          </w:tcPr>
          <w:p w14:paraId="14BDC81D" w14:textId="77777777" w:rsidR="00F25BF8" w:rsidRPr="00F25BF8" w:rsidRDefault="00F25BF8" w:rsidP="00F25BF8">
            <w:pPr>
              <w:contextualSpacing/>
              <w:jc w:val="center"/>
              <w:rPr>
                <w:sz w:val="20"/>
              </w:rPr>
            </w:pPr>
          </w:p>
        </w:tc>
        <w:tc>
          <w:tcPr>
            <w:tcW w:w="1800" w:type="dxa"/>
          </w:tcPr>
          <w:p w14:paraId="4FB2BD60" w14:textId="77777777" w:rsidR="00F25BF8" w:rsidRPr="00F25BF8" w:rsidRDefault="00F25BF8" w:rsidP="00F25BF8">
            <w:pPr>
              <w:contextualSpacing/>
              <w:jc w:val="center"/>
              <w:rPr>
                <w:sz w:val="20"/>
              </w:rPr>
            </w:pPr>
          </w:p>
        </w:tc>
        <w:tc>
          <w:tcPr>
            <w:tcW w:w="1080" w:type="dxa"/>
          </w:tcPr>
          <w:p w14:paraId="1717F899" w14:textId="77777777" w:rsidR="00F25BF8" w:rsidRPr="00F25BF8" w:rsidRDefault="00F25BF8" w:rsidP="00F25BF8">
            <w:pPr>
              <w:contextualSpacing/>
              <w:jc w:val="center"/>
              <w:rPr>
                <w:sz w:val="20"/>
              </w:rPr>
            </w:pPr>
          </w:p>
        </w:tc>
        <w:tc>
          <w:tcPr>
            <w:tcW w:w="1080" w:type="dxa"/>
          </w:tcPr>
          <w:p w14:paraId="0DA8CE91" w14:textId="77777777" w:rsidR="00F25BF8" w:rsidRPr="00F25BF8" w:rsidRDefault="00F25BF8" w:rsidP="00F25BF8">
            <w:pPr>
              <w:contextualSpacing/>
              <w:jc w:val="center"/>
              <w:rPr>
                <w:sz w:val="20"/>
              </w:rPr>
            </w:pPr>
          </w:p>
        </w:tc>
      </w:tr>
    </w:tbl>
    <w:p w14:paraId="1E0FA346"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2939DFD9" w14:textId="77777777" w:rsidTr="00F25BF8">
        <w:trPr>
          <w:jc w:val="center"/>
        </w:trPr>
        <w:tc>
          <w:tcPr>
            <w:tcW w:w="4320" w:type="dxa"/>
          </w:tcPr>
          <w:p w14:paraId="58F77B16"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23ED85D9" w14:textId="77777777" w:rsidTr="00F25BF8">
        <w:trPr>
          <w:jc w:val="center"/>
        </w:trPr>
        <w:tc>
          <w:tcPr>
            <w:tcW w:w="4320" w:type="dxa"/>
          </w:tcPr>
          <w:p w14:paraId="2C4D4E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1=More fertile for the soil  </w:t>
            </w:r>
          </w:p>
          <w:p w14:paraId="2CB7B7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2=Improve moisture</w:t>
            </w:r>
          </w:p>
          <w:p w14:paraId="1EF5D9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3=Substitute if crop fails  </w:t>
            </w:r>
          </w:p>
          <w:p w14:paraId="58A86ED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4=Prevent soil erosion</w:t>
            </w:r>
          </w:p>
          <w:p w14:paraId="50B0D57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5=Protect from floods </w:t>
            </w:r>
          </w:p>
          <w:p w14:paraId="2AF937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6=Improve soil quality</w:t>
            </w:r>
            <w:r w:rsidRPr="00F25BF8">
              <w:rPr>
                <w:rFonts w:cs="Times New Roman"/>
                <w:sz w:val="20"/>
              </w:rPr>
              <w:tab/>
              <w:t xml:space="preserve">7=Improve crop yields </w:t>
            </w:r>
          </w:p>
          <w:p w14:paraId="35DCA99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8=Strengthen claim to land</w:t>
            </w:r>
          </w:p>
          <w:p w14:paraId="6D624AA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9=Raise market value of land for later sale</w:t>
            </w:r>
          </w:p>
          <w:p w14:paraId="6ED7229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10=Strengthen ability to bequeath land to children</w:t>
            </w:r>
          </w:p>
          <w:p w14:paraId="4E55E12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11=Raise value of land to use as collateral </w:t>
            </w:r>
          </w:p>
          <w:p w14:paraId="4FAC66B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6A34A9F9" w14:textId="77777777" w:rsidR="00F25BF8" w:rsidRPr="00F25BF8" w:rsidRDefault="00F25BF8" w:rsidP="00F25BF8">
      <w:pPr>
        <w:spacing w:after="0" w:line="240" w:lineRule="auto"/>
        <w:contextualSpacing/>
        <w:rPr>
          <w:rFonts w:eastAsia="SimSun"/>
        </w:rPr>
      </w:pPr>
    </w:p>
    <w:p w14:paraId="0169B4FD" w14:textId="77777777" w:rsidR="00F25BF8" w:rsidRPr="00F25BF8" w:rsidRDefault="00F25BF8" w:rsidP="00F25BF8">
      <w:pPr>
        <w:spacing w:after="0" w:line="240" w:lineRule="auto"/>
        <w:contextualSpacing/>
        <w:rPr>
          <w:rFonts w:eastAsia="Times New Roman" w:cs="Times New Roman"/>
          <w:b/>
          <w:bCs/>
        </w:rPr>
      </w:pPr>
      <w:r w:rsidRPr="00F25BF8">
        <w:rPr>
          <w:rFonts w:eastAsia="SimSun"/>
        </w:rPr>
        <w:br w:type="page"/>
      </w:r>
      <w:r w:rsidRPr="00F25BF8">
        <w:rPr>
          <w:rFonts w:eastAsia="Times New Roman" w:cs="Times New Roman"/>
          <w:b/>
          <w:bCs/>
        </w:rPr>
        <w:lastRenderedPageBreak/>
        <w:t xml:space="preserve">SECTION G. TENURE STATUS </w:t>
      </w:r>
    </w:p>
    <w:p w14:paraId="4F51073B" w14:textId="77777777" w:rsidR="00F25BF8" w:rsidRPr="00F25BF8" w:rsidRDefault="00F25BF8" w:rsidP="00F25BF8">
      <w:pPr>
        <w:spacing w:after="0" w:line="240" w:lineRule="auto"/>
        <w:contextualSpacing/>
        <w:rPr>
          <w:rFonts w:eastAsia="SimSun"/>
        </w:rPr>
      </w:pPr>
    </w:p>
    <w:tbl>
      <w:tblPr>
        <w:tblStyle w:val="TableGrid2"/>
        <w:tblW w:w="15115" w:type="dxa"/>
        <w:jc w:val="center"/>
        <w:tblLayout w:type="fixed"/>
        <w:tblCellMar>
          <w:left w:w="29" w:type="dxa"/>
          <w:right w:w="29" w:type="dxa"/>
        </w:tblCellMar>
        <w:tblLook w:val="04A0" w:firstRow="1" w:lastRow="0" w:firstColumn="1" w:lastColumn="0" w:noHBand="0" w:noVBand="1"/>
      </w:tblPr>
      <w:tblGrid>
        <w:gridCol w:w="694"/>
        <w:gridCol w:w="1101"/>
        <w:gridCol w:w="1594"/>
        <w:gridCol w:w="1594"/>
        <w:gridCol w:w="1594"/>
        <w:gridCol w:w="1595"/>
        <w:gridCol w:w="1594"/>
        <w:gridCol w:w="1594"/>
        <w:gridCol w:w="1595"/>
        <w:gridCol w:w="1080"/>
        <w:gridCol w:w="1080"/>
      </w:tblGrid>
      <w:tr w:rsidR="00F25BF8" w:rsidRPr="00F25BF8" w14:paraId="21C8CC34" w14:textId="77777777" w:rsidTr="00F25BF8">
        <w:trPr>
          <w:trHeight w:val="20"/>
          <w:jc w:val="center"/>
        </w:trPr>
        <w:tc>
          <w:tcPr>
            <w:tcW w:w="694" w:type="dxa"/>
            <w:vMerge w:val="restart"/>
          </w:tcPr>
          <w:p w14:paraId="728F3A8C" w14:textId="77777777" w:rsidR="00F25BF8" w:rsidRPr="00F25BF8" w:rsidRDefault="00F25BF8" w:rsidP="00F25BF8">
            <w:pPr>
              <w:contextualSpacing/>
              <w:jc w:val="center"/>
              <w:rPr>
                <w:sz w:val="20"/>
              </w:rPr>
            </w:pPr>
            <w:r w:rsidRPr="00F25BF8">
              <w:rPr>
                <w:sz w:val="20"/>
              </w:rPr>
              <w:t>Field</w:t>
            </w:r>
          </w:p>
        </w:tc>
        <w:tc>
          <w:tcPr>
            <w:tcW w:w="1101" w:type="dxa"/>
            <w:vMerge w:val="restart"/>
          </w:tcPr>
          <w:p w14:paraId="7BC60989" w14:textId="77777777" w:rsidR="00F25BF8" w:rsidRPr="00F25BF8" w:rsidRDefault="00F25BF8" w:rsidP="00F25BF8">
            <w:pPr>
              <w:contextualSpacing/>
              <w:jc w:val="center"/>
              <w:rPr>
                <w:sz w:val="20"/>
              </w:rPr>
            </w:pPr>
            <w:r w:rsidRPr="00F25BF8">
              <w:rPr>
                <w:sz w:val="20"/>
              </w:rPr>
              <w:t>Field name</w:t>
            </w:r>
          </w:p>
        </w:tc>
        <w:tc>
          <w:tcPr>
            <w:tcW w:w="1594" w:type="dxa"/>
            <w:vMerge w:val="restart"/>
          </w:tcPr>
          <w:p w14:paraId="7768D68F" w14:textId="77777777" w:rsidR="00F25BF8" w:rsidRPr="00F25BF8" w:rsidRDefault="00F25BF8" w:rsidP="00F25BF8">
            <w:pPr>
              <w:contextualSpacing/>
              <w:jc w:val="center"/>
              <w:rPr>
                <w:rFonts w:cs="Times New Roman"/>
                <w:sz w:val="20"/>
              </w:rPr>
            </w:pPr>
            <w:r w:rsidRPr="00F25BF8">
              <w:rPr>
                <w:rFonts w:cs="Times New Roman"/>
                <w:sz w:val="20"/>
              </w:rPr>
              <w:t>G1. What is the tenure status of this field?</w:t>
            </w:r>
          </w:p>
          <w:p w14:paraId="0BFC2DA7" w14:textId="77777777" w:rsidR="00F25BF8" w:rsidRPr="00F25BF8" w:rsidRDefault="00F25BF8" w:rsidP="00F25BF8">
            <w:pPr>
              <w:contextualSpacing/>
              <w:jc w:val="center"/>
              <w:rPr>
                <w:rFonts w:cs="Times New Roman"/>
                <w:sz w:val="20"/>
              </w:rPr>
            </w:pPr>
            <w:commentRangeStart w:id="54"/>
            <w:r w:rsidRPr="00F25BF8">
              <w:rPr>
                <w:rFonts w:cs="Times New Roman"/>
                <w:sz w:val="20"/>
              </w:rPr>
              <w:t>1=State land</w:t>
            </w:r>
            <w:commentRangeEnd w:id="54"/>
            <w:r w:rsidR="00A02C50">
              <w:rPr>
                <w:rStyle w:val="CommentReference"/>
                <w:rFonts w:eastAsiaTheme="minorHAnsi"/>
              </w:rPr>
              <w:commentReference w:id="54"/>
            </w:r>
          </w:p>
          <w:p w14:paraId="64702354" w14:textId="77777777" w:rsidR="00F25BF8" w:rsidRPr="00F25BF8" w:rsidRDefault="00F25BF8" w:rsidP="00F25BF8">
            <w:pPr>
              <w:contextualSpacing/>
              <w:jc w:val="center"/>
              <w:rPr>
                <w:rFonts w:cs="Times New Roman"/>
                <w:sz w:val="20"/>
              </w:rPr>
            </w:pPr>
            <w:r w:rsidRPr="00F25BF8">
              <w:rPr>
                <w:rFonts w:cs="Times New Roman"/>
                <w:sz w:val="20"/>
              </w:rPr>
              <w:t>2=Former customary land converted to state land</w:t>
            </w:r>
          </w:p>
          <w:p w14:paraId="3D08282E" w14:textId="77777777" w:rsidR="00F25BF8" w:rsidRPr="00F25BF8" w:rsidRDefault="00F25BF8" w:rsidP="00F25BF8">
            <w:pPr>
              <w:contextualSpacing/>
              <w:jc w:val="center"/>
              <w:rPr>
                <w:rFonts w:cs="Times New Roman"/>
                <w:sz w:val="20"/>
              </w:rPr>
            </w:pPr>
            <w:r w:rsidRPr="00F25BF8">
              <w:rPr>
                <w:rFonts w:cs="Times New Roman"/>
                <w:sz w:val="20"/>
              </w:rPr>
              <w:t>3=</w:t>
            </w:r>
            <w:commentRangeStart w:id="55"/>
            <w:r w:rsidRPr="00F25BF8">
              <w:rPr>
                <w:rFonts w:cs="Times New Roman"/>
                <w:sz w:val="20"/>
              </w:rPr>
              <w:t>Customary</w:t>
            </w:r>
            <w:commentRangeEnd w:id="55"/>
            <w:r w:rsidR="00A02C50">
              <w:rPr>
                <w:rStyle w:val="CommentReference"/>
                <w:rFonts w:eastAsiaTheme="minorHAnsi"/>
              </w:rPr>
              <w:commentReference w:id="55"/>
            </w:r>
          </w:p>
          <w:p w14:paraId="7CFA3E4E" w14:textId="77777777" w:rsidR="00F25BF8" w:rsidRPr="00F25BF8" w:rsidRDefault="00F25BF8" w:rsidP="00F25BF8">
            <w:pPr>
              <w:contextualSpacing/>
              <w:jc w:val="center"/>
              <w:rPr>
                <w:rFonts w:cs="Times New Roman"/>
                <w:sz w:val="20"/>
              </w:rPr>
            </w:pPr>
            <w:r w:rsidRPr="00F25BF8">
              <w:rPr>
                <w:rFonts w:cs="Times New Roman"/>
                <w:sz w:val="20"/>
              </w:rPr>
              <w:t>97=</w:t>
            </w:r>
            <w:proofErr w:type="spellStart"/>
            <w:r w:rsidRPr="00F25BF8">
              <w:rPr>
                <w:rFonts w:cs="Times New Roman"/>
                <w:sz w:val="20"/>
              </w:rPr>
              <w:t>Other,specify</w:t>
            </w:r>
            <w:proofErr w:type="spellEnd"/>
          </w:p>
          <w:p w14:paraId="27352F1F"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3E5D8A9C" w14:textId="77777777" w:rsidR="00F25BF8" w:rsidRPr="00F25BF8" w:rsidRDefault="00F25BF8" w:rsidP="00F25BF8">
            <w:pPr>
              <w:contextualSpacing/>
              <w:jc w:val="center"/>
              <w:rPr>
                <w:rFonts w:cs="Times New Roman"/>
                <w:sz w:val="20"/>
              </w:rPr>
            </w:pPr>
            <w:r w:rsidRPr="00F25BF8">
              <w:rPr>
                <w:rFonts w:cs="Times New Roman"/>
                <w:sz w:val="20"/>
              </w:rPr>
              <w:t>999=Prefer not to answer</w:t>
            </w:r>
          </w:p>
        </w:tc>
        <w:tc>
          <w:tcPr>
            <w:tcW w:w="1594" w:type="dxa"/>
            <w:vMerge w:val="restart"/>
          </w:tcPr>
          <w:p w14:paraId="259B4E0D" w14:textId="77777777" w:rsidR="00F25BF8" w:rsidRPr="00F25BF8" w:rsidRDefault="00F25BF8" w:rsidP="00F25BF8">
            <w:pPr>
              <w:contextualSpacing/>
              <w:jc w:val="center"/>
              <w:rPr>
                <w:rFonts w:cs="Times New Roman"/>
                <w:sz w:val="20"/>
              </w:rPr>
            </w:pPr>
            <w:r w:rsidRPr="00F25BF8">
              <w:rPr>
                <w:rFonts w:cs="Times New Roman"/>
                <w:sz w:val="20"/>
              </w:rPr>
              <w:t>G2. Do you or your household have any kind of paper documentation for this field?</w:t>
            </w:r>
          </w:p>
          <w:p w14:paraId="520E18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1C411D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59ECEB0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1012C6E" w14:textId="77777777" w:rsidR="00F25BF8" w:rsidRPr="00F25BF8" w:rsidRDefault="00F25BF8" w:rsidP="00F25BF8">
            <w:pPr>
              <w:contextualSpacing/>
              <w:jc w:val="center"/>
              <w:rPr>
                <w:rFonts w:cs="Times New Roman"/>
                <w:sz w:val="20"/>
              </w:rPr>
            </w:pPr>
            <w:r w:rsidRPr="00F25BF8">
              <w:rPr>
                <w:sz w:val="20"/>
              </w:rPr>
              <w:t>999=Prefer not to respond</w:t>
            </w:r>
          </w:p>
          <w:p w14:paraId="55127457" w14:textId="77777777" w:rsidR="00F25BF8" w:rsidRPr="00F25BF8" w:rsidRDefault="00F25BF8" w:rsidP="00F25BF8">
            <w:pPr>
              <w:contextualSpacing/>
              <w:jc w:val="center"/>
              <w:rPr>
                <w:rFonts w:cs="Times New Roman"/>
                <w:sz w:val="20"/>
              </w:rPr>
            </w:pPr>
            <w:r w:rsidRPr="00F25BF8">
              <w:rPr>
                <w:rFonts w:cs="Times New Roman"/>
                <w:sz w:val="20"/>
              </w:rPr>
              <w:t>If not 2,skip to G12</w:t>
            </w:r>
          </w:p>
        </w:tc>
        <w:tc>
          <w:tcPr>
            <w:tcW w:w="1594" w:type="dxa"/>
            <w:vMerge w:val="restart"/>
          </w:tcPr>
          <w:p w14:paraId="40061B87" w14:textId="77777777" w:rsidR="00F25BF8" w:rsidRPr="00F25BF8" w:rsidRDefault="00F25BF8" w:rsidP="00F25BF8">
            <w:pPr>
              <w:contextualSpacing/>
              <w:jc w:val="center"/>
              <w:rPr>
                <w:rFonts w:cs="Times New Roman"/>
                <w:sz w:val="20"/>
              </w:rPr>
            </w:pPr>
            <w:r w:rsidRPr="00F25BF8">
              <w:rPr>
                <w:rFonts w:cs="Times New Roman"/>
                <w:sz w:val="20"/>
              </w:rPr>
              <w:t>G3. What type of documentation does your household have for this field?</w:t>
            </w:r>
          </w:p>
          <w:p w14:paraId="455ACF6D" w14:textId="77777777" w:rsidR="00F25BF8" w:rsidRPr="00F25BF8" w:rsidRDefault="00F25BF8" w:rsidP="00F25BF8">
            <w:pPr>
              <w:contextualSpacing/>
              <w:jc w:val="center"/>
              <w:rPr>
                <w:rFonts w:cs="Times New Roman"/>
                <w:sz w:val="20"/>
              </w:rPr>
            </w:pPr>
            <w:r w:rsidRPr="00F25BF8">
              <w:rPr>
                <w:rFonts w:cs="Times New Roman"/>
                <w:sz w:val="20"/>
              </w:rPr>
              <w:t>See code below</w:t>
            </w:r>
          </w:p>
          <w:p w14:paraId="47D46A14" w14:textId="77777777" w:rsidR="00F25BF8" w:rsidRPr="00F25BF8" w:rsidRDefault="00F25BF8" w:rsidP="00F25BF8">
            <w:pPr>
              <w:contextualSpacing/>
              <w:jc w:val="center"/>
              <w:rPr>
                <w:rFonts w:cs="Times New Roman"/>
                <w:sz w:val="20"/>
              </w:rPr>
            </w:pPr>
            <w:r w:rsidRPr="00F25BF8">
              <w:rPr>
                <w:rFonts w:cs="Times New Roman"/>
                <w:sz w:val="20"/>
              </w:rPr>
              <w:t>If not 4, skip to G4</w:t>
            </w:r>
          </w:p>
        </w:tc>
        <w:tc>
          <w:tcPr>
            <w:tcW w:w="1595" w:type="dxa"/>
            <w:vMerge w:val="restart"/>
          </w:tcPr>
          <w:p w14:paraId="3AF6672B" w14:textId="77777777" w:rsidR="00F25BF8" w:rsidRPr="00F25BF8" w:rsidRDefault="00F25BF8" w:rsidP="00F25BF8">
            <w:pPr>
              <w:contextualSpacing/>
              <w:jc w:val="center"/>
              <w:rPr>
                <w:rFonts w:cs="Times New Roman"/>
                <w:sz w:val="20"/>
              </w:rPr>
            </w:pPr>
            <w:r w:rsidRPr="00F25BF8">
              <w:rPr>
                <w:rFonts w:cs="Times New Roman"/>
                <w:sz w:val="20"/>
              </w:rPr>
              <w:t>G3c. Who is this letter signed by?</w:t>
            </w:r>
          </w:p>
          <w:p w14:paraId="19E0B7A9" w14:textId="77777777" w:rsidR="00F25BF8" w:rsidRPr="00F25BF8" w:rsidRDefault="00F25BF8" w:rsidP="00F25BF8">
            <w:pPr>
              <w:contextualSpacing/>
              <w:jc w:val="center"/>
              <w:rPr>
                <w:rFonts w:cs="Times New Roman"/>
                <w:sz w:val="20"/>
              </w:rPr>
            </w:pPr>
            <w:r w:rsidRPr="00F25BF8">
              <w:rPr>
                <w:rFonts w:cs="Times New Roman"/>
                <w:sz w:val="20"/>
              </w:rPr>
              <w:t>1=Chief</w:t>
            </w:r>
          </w:p>
          <w:p w14:paraId="5CF29C78" w14:textId="77777777" w:rsidR="00F25BF8" w:rsidRPr="00F25BF8" w:rsidRDefault="00F25BF8" w:rsidP="00F25BF8">
            <w:pPr>
              <w:contextualSpacing/>
              <w:jc w:val="center"/>
              <w:rPr>
                <w:rFonts w:cs="Times New Roman"/>
                <w:sz w:val="20"/>
              </w:rPr>
            </w:pPr>
            <w:r w:rsidRPr="00F25BF8">
              <w:rPr>
                <w:rFonts w:cs="Times New Roman"/>
                <w:sz w:val="20"/>
              </w:rPr>
              <w:t>2=District Council</w:t>
            </w:r>
          </w:p>
          <w:p w14:paraId="62698BC5" w14:textId="77777777" w:rsidR="00F25BF8" w:rsidRPr="00F25BF8" w:rsidRDefault="00F25BF8" w:rsidP="00F25BF8">
            <w:pPr>
              <w:contextualSpacing/>
              <w:jc w:val="center"/>
              <w:rPr>
                <w:rFonts w:cs="Times New Roman"/>
                <w:sz w:val="20"/>
              </w:rPr>
            </w:pPr>
            <w:r w:rsidRPr="00F25BF8">
              <w:rPr>
                <w:rFonts w:cs="Times New Roman"/>
                <w:sz w:val="20"/>
              </w:rPr>
              <w:t>3=Both</w:t>
            </w:r>
          </w:p>
          <w:p w14:paraId="0623FF27"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2E0034F0" w14:textId="77777777" w:rsidR="00F25BF8" w:rsidRPr="00F25BF8" w:rsidRDefault="00F25BF8" w:rsidP="00F25BF8">
            <w:pPr>
              <w:contextualSpacing/>
              <w:jc w:val="center"/>
              <w:rPr>
                <w:rFonts w:cs="Times New Roman"/>
                <w:sz w:val="20"/>
              </w:rPr>
            </w:pPr>
            <w:r w:rsidRPr="00F25BF8">
              <w:rPr>
                <w:rFonts w:cs="Times New Roman"/>
                <w:sz w:val="20"/>
              </w:rPr>
              <w:t>999=Prefer not to answer</w:t>
            </w:r>
          </w:p>
        </w:tc>
        <w:tc>
          <w:tcPr>
            <w:tcW w:w="1594" w:type="dxa"/>
            <w:vMerge w:val="restart"/>
          </w:tcPr>
          <w:p w14:paraId="58FBB6C0" w14:textId="77777777" w:rsidR="00F25BF8" w:rsidRPr="00F25BF8" w:rsidRDefault="00F25BF8" w:rsidP="00F25BF8">
            <w:pPr>
              <w:contextualSpacing/>
              <w:jc w:val="center"/>
              <w:rPr>
                <w:rFonts w:cs="Times New Roman"/>
                <w:sz w:val="20"/>
              </w:rPr>
            </w:pPr>
            <w:commentRangeStart w:id="56"/>
            <w:r w:rsidRPr="00F25BF8">
              <w:rPr>
                <w:rFonts w:cs="Times New Roman"/>
                <w:sz w:val="20"/>
              </w:rPr>
              <w:t>G4. Which household members are listed on the documentation for this field?</w:t>
            </w:r>
            <w:commentRangeEnd w:id="56"/>
            <w:r w:rsidR="00EF7649">
              <w:rPr>
                <w:rStyle w:val="CommentReference"/>
                <w:rFonts w:eastAsiaTheme="minorHAnsi"/>
              </w:rPr>
              <w:commentReference w:id="56"/>
            </w:r>
          </w:p>
          <w:p w14:paraId="4B9EBC3D" w14:textId="77777777" w:rsidR="00F25BF8" w:rsidRPr="00F25BF8" w:rsidRDefault="00F25BF8" w:rsidP="00F25BF8">
            <w:pPr>
              <w:contextualSpacing/>
              <w:jc w:val="center"/>
              <w:rPr>
                <w:rFonts w:cs="Times New Roman"/>
                <w:sz w:val="20"/>
              </w:rPr>
            </w:pPr>
            <w:r w:rsidRPr="00F25BF8">
              <w:rPr>
                <w:rFonts w:cs="Times New Roman"/>
                <w:sz w:val="20"/>
              </w:rPr>
              <w:t>1=Husband only</w:t>
            </w:r>
          </w:p>
          <w:p w14:paraId="23A85DDB" w14:textId="77777777" w:rsidR="00F25BF8" w:rsidRPr="00F25BF8" w:rsidRDefault="00F25BF8" w:rsidP="00F25BF8">
            <w:pPr>
              <w:contextualSpacing/>
              <w:jc w:val="center"/>
              <w:rPr>
                <w:rFonts w:cs="Times New Roman"/>
                <w:sz w:val="20"/>
              </w:rPr>
            </w:pPr>
            <w:r w:rsidRPr="00F25BF8">
              <w:rPr>
                <w:rFonts w:cs="Times New Roman"/>
                <w:sz w:val="20"/>
              </w:rPr>
              <w:t>2=Wife only</w:t>
            </w:r>
          </w:p>
          <w:p w14:paraId="0D257167" w14:textId="77777777" w:rsidR="00F25BF8" w:rsidRPr="00F25BF8" w:rsidRDefault="00F25BF8" w:rsidP="00F25BF8">
            <w:pPr>
              <w:contextualSpacing/>
              <w:jc w:val="center"/>
              <w:rPr>
                <w:rFonts w:cs="Times New Roman"/>
                <w:sz w:val="20"/>
              </w:rPr>
            </w:pPr>
            <w:r w:rsidRPr="00F25BF8">
              <w:rPr>
                <w:rFonts w:cs="Times New Roman"/>
                <w:sz w:val="20"/>
              </w:rPr>
              <w:t>3=Husband and wire</w:t>
            </w:r>
          </w:p>
          <w:p w14:paraId="707C43E6" w14:textId="77777777" w:rsidR="00F25BF8" w:rsidRPr="00F25BF8" w:rsidRDefault="00F25BF8" w:rsidP="00F25BF8">
            <w:pPr>
              <w:contextualSpacing/>
              <w:jc w:val="center"/>
              <w:rPr>
                <w:rFonts w:cs="Times New Roman"/>
                <w:sz w:val="20"/>
              </w:rPr>
            </w:pPr>
            <w:r w:rsidRPr="00F25BF8">
              <w:rPr>
                <w:rFonts w:cs="Times New Roman"/>
                <w:sz w:val="20"/>
              </w:rPr>
              <w:t>4=Husband, wife and children</w:t>
            </w:r>
          </w:p>
          <w:p w14:paraId="6A45B355" w14:textId="77777777" w:rsidR="00F25BF8" w:rsidRPr="00F25BF8" w:rsidRDefault="00F25BF8" w:rsidP="00F25BF8">
            <w:pPr>
              <w:contextualSpacing/>
              <w:jc w:val="center"/>
              <w:rPr>
                <w:rFonts w:cs="Times New Roman"/>
                <w:sz w:val="20"/>
              </w:rPr>
            </w:pPr>
            <w:r w:rsidRPr="00F25BF8">
              <w:rPr>
                <w:rFonts w:cs="Times New Roman"/>
                <w:sz w:val="20"/>
              </w:rPr>
              <w:t>97=Other</w:t>
            </w:r>
          </w:p>
          <w:p w14:paraId="0EFDA98F" w14:textId="77777777" w:rsidR="00F25BF8" w:rsidRPr="00F25BF8" w:rsidRDefault="00F25BF8" w:rsidP="00F25BF8">
            <w:pPr>
              <w:contextualSpacing/>
              <w:jc w:val="center"/>
              <w:rPr>
                <w:rFonts w:cs="Times New Roman"/>
                <w:sz w:val="20"/>
              </w:rPr>
            </w:pPr>
            <w:r w:rsidRPr="00F25BF8">
              <w:rPr>
                <w:rFonts w:cs="Times New Roman"/>
                <w:sz w:val="20"/>
              </w:rPr>
              <w:t>Probe and code</w:t>
            </w:r>
          </w:p>
        </w:tc>
        <w:tc>
          <w:tcPr>
            <w:tcW w:w="1594" w:type="dxa"/>
            <w:vMerge w:val="restart"/>
          </w:tcPr>
          <w:p w14:paraId="345E9915" w14:textId="77777777" w:rsidR="00F25BF8" w:rsidRPr="00F25BF8" w:rsidRDefault="00F25BF8" w:rsidP="00F25BF8">
            <w:pPr>
              <w:contextualSpacing/>
              <w:jc w:val="center"/>
              <w:rPr>
                <w:rFonts w:cs="Times New Roman"/>
                <w:sz w:val="20"/>
              </w:rPr>
            </w:pPr>
            <w:commentRangeStart w:id="57"/>
            <w:r w:rsidRPr="00F25BF8">
              <w:rPr>
                <w:rFonts w:cs="Times New Roman"/>
                <w:sz w:val="20"/>
              </w:rPr>
              <w:t>G5. What year was this documentation obtained?</w:t>
            </w:r>
          </w:p>
        </w:tc>
        <w:tc>
          <w:tcPr>
            <w:tcW w:w="1595" w:type="dxa"/>
            <w:vMerge w:val="restart"/>
          </w:tcPr>
          <w:p w14:paraId="2C239512" w14:textId="77777777" w:rsidR="00F25BF8" w:rsidRPr="00F25BF8" w:rsidRDefault="00F25BF8" w:rsidP="00F25BF8">
            <w:pPr>
              <w:contextualSpacing/>
              <w:jc w:val="center"/>
              <w:rPr>
                <w:rFonts w:cs="Times New Roman"/>
                <w:sz w:val="20"/>
              </w:rPr>
            </w:pPr>
            <w:r w:rsidRPr="00F25BF8">
              <w:rPr>
                <w:rFonts w:cs="Times New Roman"/>
                <w:sz w:val="20"/>
              </w:rPr>
              <w:t>G6. Who facilitated obtaining this documentation?</w:t>
            </w:r>
          </w:p>
          <w:p w14:paraId="6C1A903B" w14:textId="77777777" w:rsidR="00F25BF8" w:rsidRPr="00F25BF8" w:rsidRDefault="00F25BF8" w:rsidP="00F25BF8">
            <w:pPr>
              <w:tabs>
                <w:tab w:val="left" w:pos="204"/>
                <w:tab w:val="center" w:pos="670"/>
              </w:tabs>
              <w:contextualSpacing/>
              <w:jc w:val="center"/>
              <w:rPr>
                <w:rFonts w:cs="Times New Roman"/>
                <w:sz w:val="20"/>
              </w:rPr>
            </w:pPr>
            <w:r w:rsidRPr="00F25BF8">
              <w:rPr>
                <w:rFonts w:cs="Times New Roman"/>
                <w:sz w:val="20"/>
              </w:rPr>
              <w:t>1=Headman</w:t>
            </w:r>
          </w:p>
          <w:p w14:paraId="521C0638" w14:textId="77777777" w:rsidR="00F25BF8" w:rsidRPr="00F25BF8" w:rsidRDefault="00F25BF8" w:rsidP="00F25BF8">
            <w:pPr>
              <w:contextualSpacing/>
              <w:jc w:val="center"/>
              <w:rPr>
                <w:rFonts w:cs="Times New Roman"/>
                <w:sz w:val="20"/>
              </w:rPr>
            </w:pPr>
            <w:r w:rsidRPr="00F25BF8">
              <w:rPr>
                <w:rFonts w:cs="Times New Roman"/>
                <w:sz w:val="20"/>
              </w:rPr>
              <w:t>2=Land Committee Member</w:t>
            </w:r>
          </w:p>
          <w:p w14:paraId="182763A5" w14:textId="77777777" w:rsidR="00F25BF8" w:rsidRPr="00F25BF8" w:rsidRDefault="00F25BF8" w:rsidP="00F25BF8">
            <w:pPr>
              <w:contextualSpacing/>
              <w:jc w:val="center"/>
              <w:rPr>
                <w:rFonts w:cs="Times New Roman"/>
                <w:sz w:val="20"/>
              </w:rPr>
            </w:pPr>
            <w:r w:rsidRPr="00F25BF8">
              <w:rPr>
                <w:rFonts w:cs="Times New Roman"/>
                <w:sz w:val="20"/>
              </w:rPr>
              <w:t>3=YGL</w:t>
            </w:r>
          </w:p>
          <w:p w14:paraId="3A26677D" w14:textId="77777777" w:rsidR="00F25BF8" w:rsidRPr="00F25BF8" w:rsidRDefault="00F25BF8" w:rsidP="00F25BF8">
            <w:pPr>
              <w:contextualSpacing/>
              <w:jc w:val="center"/>
              <w:rPr>
                <w:rFonts w:cs="Times New Roman"/>
                <w:sz w:val="20"/>
              </w:rPr>
            </w:pPr>
            <w:r w:rsidRPr="00F25BF8">
              <w:rPr>
                <w:rFonts w:cs="Times New Roman"/>
                <w:sz w:val="20"/>
              </w:rPr>
              <w:t>4=NGO</w:t>
            </w:r>
          </w:p>
          <w:p w14:paraId="6E5D093D" w14:textId="77777777" w:rsidR="00F25BF8" w:rsidRPr="00F25BF8" w:rsidRDefault="00F25BF8" w:rsidP="00F25BF8">
            <w:pPr>
              <w:contextualSpacing/>
              <w:jc w:val="center"/>
              <w:rPr>
                <w:rFonts w:cs="Times New Roman"/>
                <w:sz w:val="20"/>
              </w:rPr>
            </w:pPr>
            <w:r w:rsidRPr="00F25BF8">
              <w:rPr>
                <w:rFonts w:cs="Times New Roman"/>
                <w:sz w:val="20"/>
              </w:rPr>
              <w:t>5=Friend/relative</w:t>
            </w:r>
          </w:p>
          <w:p w14:paraId="02385968" w14:textId="77777777" w:rsidR="00F25BF8" w:rsidRPr="00F25BF8" w:rsidRDefault="00F25BF8" w:rsidP="00F25BF8">
            <w:pPr>
              <w:contextualSpacing/>
              <w:jc w:val="center"/>
              <w:rPr>
                <w:rFonts w:cs="Times New Roman"/>
                <w:sz w:val="20"/>
              </w:rPr>
            </w:pPr>
            <w:r w:rsidRPr="00F25BF8">
              <w:rPr>
                <w:rFonts w:cs="Times New Roman"/>
                <w:sz w:val="20"/>
              </w:rPr>
              <w:t>97=</w:t>
            </w:r>
            <w:proofErr w:type="spellStart"/>
            <w:r w:rsidRPr="00F25BF8">
              <w:rPr>
                <w:rFonts w:cs="Times New Roman"/>
                <w:sz w:val="20"/>
              </w:rPr>
              <w:t>Other,specify</w:t>
            </w:r>
            <w:proofErr w:type="spellEnd"/>
          </w:p>
          <w:p w14:paraId="46CAA227" w14:textId="77777777" w:rsidR="00F25BF8" w:rsidRPr="00F25BF8" w:rsidRDefault="00F25BF8" w:rsidP="00F25BF8">
            <w:pPr>
              <w:contextualSpacing/>
              <w:jc w:val="center"/>
              <w:rPr>
                <w:rFonts w:cs="Times New Roman"/>
                <w:sz w:val="20"/>
              </w:rPr>
            </w:pPr>
            <w:r w:rsidRPr="00F25BF8">
              <w:rPr>
                <w:rFonts w:cs="Times New Roman"/>
                <w:sz w:val="20"/>
              </w:rPr>
              <w:t>Probe and code</w:t>
            </w:r>
          </w:p>
        </w:tc>
        <w:tc>
          <w:tcPr>
            <w:tcW w:w="2160" w:type="dxa"/>
            <w:gridSpan w:val="2"/>
          </w:tcPr>
          <w:p w14:paraId="66BB94EC" w14:textId="77777777" w:rsidR="00F25BF8" w:rsidRPr="00F25BF8" w:rsidRDefault="00F25BF8" w:rsidP="00F25BF8">
            <w:pPr>
              <w:contextualSpacing/>
              <w:jc w:val="center"/>
              <w:rPr>
                <w:rFonts w:cs="Times New Roman"/>
                <w:sz w:val="20"/>
              </w:rPr>
            </w:pPr>
            <w:r w:rsidRPr="00F25BF8">
              <w:rPr>
                <w:rFonts w:cs="Times New Roman"/>
                <w:sz w:val="20"/>
              </w:rPr>
              <w:t xml:space="preserve">G7. </w:t>
            </w:r>
            <w:proofErr w:type="spellStart"/>
            <w:r w:rsidRPr="00F25BF8">
              <w:rPr>
                <w:rFonts w:cs="Times New Roman"/>
                <w:sz w:val="20"/>
              </w:rPr>
              <w:t>Til</w:t>
            </w:r>
            <w:proofErr w:type="spellEnd"/>
            <w:r w:rsidRPr="00F25BF8">
              <w:rPr>
                <w:rFonts w:cs="Times New Roman"/>
                <w:sz w:val="20"/>
              </w:rPr>
              <w:t xml:space="preserve"> present, please list the two most important benefits you have already experienced from having a customary certificate for this field?</w:t>
            </w:r>
          </w:p>
          <w:p w14:paraId="454D2203" w14:textId="77777777" w:rsidR="00F25BF8" w:rsidRPr="00F25BF8" w:rsidRDefault="00F25BF8" w:rsidP="00F25BF8">
            <w:pPr>
              <w:contextualSpacing/>
              <w:jc w:val="center"/>
              <w:rPr>
                <w:rFonts w:cs="Times New Roman"/>
                <w:sz w:val="20"/>
              </w:rPr>
            </w:pPr>
            <w:r w:rsidRPr="00F25BF8">
              <w:rPr>
                <w:rFonts w:cs="Times New Roman"/>
                <w:sz w:val="20"/>
              </w:rPr>
              <w:t>(See Code Below)</w:t>
            </w:r>
            <w:commentRangeEnd w:id="57"/>
            <w:r w:rsidR="00EF7649">
              <w:rPr>
                <w:rStyle w:val="CommentReference"/>
                <w:rFonts w:eastAsiaTheme="minorHAnsi"/>
              </w:rPr>
              <w:commentReference w:id="57"/>
            </w:r>
          </w:p>
          <w:p w14:paraId="3B1EA5BB" w14:textId="77777777" w:rsidR="00F25BF8" w:rsidRPr="00F25BF8" w:rsidRDefault="00F25BF8" w:rsidP="00F25BF8">
            <w:pPr>
              <w:contextualSpacing/>
              <w:jc w:val="center"/>
              <w:rPr>
                <w:rFonts w:cs="Times New Roman"/>
                <w:sz w:val="20"/>
              </w:rPr>
            </w:pPr>
          </w:p>
        </w:tc>
      </w:tr>
      <w:tr w:rsidR="00F25BF8" w:rsidRPr="00F25BF8" w14:paraId="4814BB67" w14:textId="77777777" w:rsidTr="00F25BF8">
        <w:trPr>
          <w:trHeight w:val="20"/>
          <w:jc w:val="center"/>
        </w:trPr>
        <w:tc>
          <w:tcPr>
            <w:tcW w:w="694" w:type="dxa"/>
            <w:vMerge/>
          </w:tcPr>
          <w:p w14:paraId="2F4EB57E" w14:textId="77777777" w:rsidR="00F25BF8" w:rsidRPr="00F25BF8" w:rsidRDefault="00F25BF8" w:rsidP="00F25BF8">
            <w:pPr>
              <w:contextualSpacing/>
              <w:jc w:val="center"/>
              <w:rPr>
                <w:sz w:val="20"/>
              </w:rPr>
            </w:pPr>
          </w:p>
        </w:tc>
        <w:tc>
          <w:tcPr>
            <w:tcW w:w="1101" w:type="dxa"/>
            <w:vMerge/>
          </w:tcPr>
          <w:p w14:paraId="79956B00" w14:textId="77777777" w:rsidR="00F25BF8" w:rsidRPr="00F25BF8" w:rsidRDefault="00F25BF8" w:rsidP="00F25BF8">
            <w:pPr>
              <w:contextualSpacing/>
              <w:jc w:val="center"/>
              <w:rPr>
                <w:sz w:val="20"/>
              </w:rPr>
            </w:pPr>
          </w:p>
        </w:tc>
        <w:tc>
          <w:tcPr>
            <w:tcW w:w="1594" w:type="dxa"/>
            <w:vMerge/>
          </w:tcPr>
          <w:p w14:paraId="7436E31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78B318E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09CF92F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7B45CBF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3FAFCD4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5663F0E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531D4693" w14:textId="77777777" w:rsidR="00F25BF8" w:rsidRPr="00F25BF8" w:rsidRDefault="00F25BF8" w:rsidP="00F25BF8">
            <w:pPr>
              <w:contextualSpacing/>
              <w:jc w:val="center"/>
              <w:rPr>
                <w:rFonts w:cs="Times New Roman"/>
                <w:sz w:val="20"/>
              </w:rPr>
            </w:pPr>
          </w:p>
        </w:tc>
        <w:tc>
          <w:tcPr>
            <w:tcW w:w="1080" w:type="dxa"/>
          </w:tcPr>
          <w:p w14:paraId="252956E3" w14:textId="77777777" w:rsidR="00F25BF8" w:rsidRPr="00F25BF8" w:rsidRDefault="00F25BF8" w:rsidP="00F25BF8">
            <w:pPr>
              <w:contextualSpacing/>
              <w:jc w:val="center"/>
              <w:rPr>
                <w:rFonts w:cs="Times New Roman"/>
                <w:sz w:val="20"/>
              </w:rPr>
            </w:pPr>
            <w:r w:rsidRPr="00F25BF8">
              <w:rPr>
                <w:rFonts w:cs="Times New Roman"/>
                <w:sz w:val="20"/>
              </w:rPr>
              <w:t>Benefit1</w:t>
            </w:r>
          </w:p>
        </w:tc>
        <w:tc>
          <w:tcPr>
            <w:tcW w:w="1080" w:type="dxa"/>
          </w:tcPr>
          <w:p w14:paraId="3DF70201" w14:textId="77777777" w:rsidR="00F25BF8" w:rsidRPr="00F25BF8" w:rsidRDefault="00F25BF8" w:rsidP="00F25BF8">
            <w:pPr>
              <w:contextualSpacing/>
              <w:jc w:val="center"/>
              <w:rPr>
                <w:rFonts w:cs="Times New Roman"/>
                <w:sz w:val="20"/>
              </w:rPr>
            </w:pPr>
            <w:r w:rsidRPr="00F25BF8">
              <w:rPr>
                <w:rFonts w:cs="Times New Roman"/>
                <w:sz w:val="20"/>
              </w:rPr>
              <w:t>Benefit 2</w:t>
            </w:r>
          </w:p>
        </w:tc>
      </w:tr>
      <w:tr w:rsidR="00F25BF8" w:rsidRPr="00F25BF8" w14:paraId="5056CB20" w14:textId="77777777" w:rsidTr="00F25BF8">
        <w:trPr>
          <w:trHeight w:val="20"/>
          <w:jc w:val="center"/>
        </w:trPr>
        <w:tc>
          <w:tcPr>
            <w:tcW w:w="694" w:type="dxa"/>
          </w:tcPr>
          <w:p w14:paraId="5E662C7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10C5C1F5" w14:textId="77777777" w:rsidR="00F25BF8" w:rsidRPr="00F25BF8" w:rsidRDefault="00F25BF8" w:rsidP="00F25BF8">
            <w:pPr>
              <w:kinsoku w:val="0"/>
              <w:overflowPunct w:val="0"/>
              <w:autoSpaceDE w:val="0"/>
              <w:autoSpaceDN w:val="0"/>
              <w:adjustRightInd w:val="0"/>
              <w:ind w:right="54"/>
              <w:contextualSpacing/>
              <w:jc w:val="center"/>
              <w:rPr>
                <w:rFonts w:cs="Times New Roman"/>
                <w:b/>
                <w:bCs/>
                <w:spacing w:val="1"/>
                <w:w w:val="105"/>
                <w:sz w:val="18"/>
                <w:szCs w:val="18"/>
              </w:rPr>
            </w:pPr>
            <w:proofErr w:type="spellStart"/>
            <w:r w:rsidRPr="00F25BF8">
              <w:rPr>
                <w:rFonts w:cs="Times New Roman"/>
                <w:b/>
                <w:bCs/>
                <w:spacing w:val="1"/>
                <w:w w:val="105"/>
                <w:sz w:val="18"/>
                <w:szCs w:val="18"/>
              </w:rPr>
              <w:t>f_nickname</w:t>
            </w:r>
            <w:proofErr w:type="spellEnd"/>
          </w:p>
        </w:tc>
        <w:tc>
          <w:tcPr>
            <w:tcW w:w="1594" w:type="dxa"/>
          </w:tcPr>
          <w:p w14:paraId="0DAE81D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tenurestatus</w:t>
            </w:r>
            <w:proofErr w:type="spellEnd"/>
          </w:p>
        </w:tc>
        <w:tc>
          <w:tcPr>
            <w:tcW w:w="1594" w:type="dxa"/>
          </w:tcPr>
          <w:p w14:paraId="7AB8B50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paperdoc</w:t>
            </w:r>
            <w:proofErr w:type="spellEnd"/>
          </w:p>
        </w:tc>
        <w:tc>
          <w:tcPr>
            <w:tcW w:w="1594" w:type="dxa"/>
          </w:tcPr>
          <w:p w14:paraId="1B06B5A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w:t>
            </w:r>
          </w:p>
        </w:tc>
        <w:tc>
          <w:tcPr>
            <w:tcW w:w="1595" w:type="dxa"/>
          </w:tcPr>
          <w:p w14:paraId="6B7379F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docsign</w:t>
            </w:r>
            <w:proofErr w:type="spellEnd"/>
          </w:p>
        </w:tc>
        <w:tc>
          <w:tcPr>
            <w:tcW w:w="1594" w:type="dxa"/>
          </w:tcPr>
          <w:p w14:paraId="481A0E2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decument_mem</w:t>
            </w:r>
            <w:proofErr w:type="spellEnd"/>
          </w:p>
        </w:tc>
        <w:tc>
          <w:tcPr>
            <w:tcW w:w="1594" w:type="dxa"/>
          </w:tcPr>
          <w:p w14:paraId="2A9EEFD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document_yr</w:t>
            </w:r>
            <w:proofErr w:type="spellEnd"/>
          </w:p>
        </w:tc>
        <w:tc>
          <w:tcPr>
            <w:tcW w:w="1595" w:type="dxa"/>
          </w:tcPr>
          <w:p w14:paraId="2E6347D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document_help</w:t>
            </w:r>
            <w:proofErr w:type="spellEnd"/>
          </w:p>
        </w:tc>
        <w:tc>
          <w:tcPr>
            <w:tcW w:w="1080" w:type="dxa"/>
          </w:tcPr>
          <w:p w14:paraId="31C718C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certificate_ben1</w:t>
            </w:r>
          </w:p>
        </w:tc>
        <w:tc>
          <w:tcPr>
            <w:tcW w:w="1080" w:type="dxa"/>
          </w:tcPr>
          <w:p w14:paraId="3E0E942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certificate_ben2</w:t>
            </w:r>
          </w:p>
        </w:tc>
      </w:tr>
      <w:tr w:rsidR="00F25BF8" w:rsidRPr="00F25BF8" w14:paraId="068872BC" w14:textId="77777777" w:rsidTr="00F25BF8">
        <w:trPr>
          <w:trHeight w:val="20"/>
          <w:jc w:val="center"/>
        </w:trPr>
        <w:tc>
          <w:tcPr>
            <w:tcW w:w="694" w:type="dxa"/>
          </w:tcPr>
          <w:p w14:paraId="2CBB697C" w14:textId="77777777" w:rsidR="00F25BF8" w:rsidRPr="00F25BF8" w:rsidRDefault="00F25BF8" w:rsidP="00F25BF8">
            <w:pPr>
              <w:contextualSpacing/>
              <w:jc w:val="center"/>
              <w:rPr>
                <w:sz w:val="20"/>
              </w:rPr>
            </w:pPr>
            <w:r w:rsidRPr="00F25BF8">
              <w:rPr>
                <w:sz w:val="20"/>
              </w:rPr>
              <w:t>1</w:t>
            </w:r>
          </w:p>
        </w:tc>
        <w:tc>
          <w:tcPr>
            <w:tcW w:w="1101" w:type="dxa"/>
          </w:tcPr>
          <w:p w14:paraId="2CCA923D" w14:textId="77777777" w:rsidR="00F25BF8" w:rsidRPr="00F25BF8" w:rsidRDefault="00F25BF8" w:rsidP="00F25BF8">
            <w:pPr>
              <w:contextualSpacing/>
              <w:jc w:val="center"/>
              <w:rPr>
                <w:sz w:val="20"/>
              </w:rPr>
            </w:pPr>
          </w:p>
        </w:tc>
        <w:tc>
          <w:tcPr>
            <w:tcW w:w="1594" w:type="dxa"/>
          </w:tcPr>
          <w:p w14:paraId="7258FFFB" w14:textId="77777777" w:rsidR="00F25BF8" w:rsidRPr="00F25BF8" w:rsidRDefault="00F25BF8" w:rsidP="00F25BF8">
            <w:pPr>
              <w:contextualSpacing/>
              <w:jc w:val="center"/>
              <w:rPr>
                <w:sz w:val="20"/>
              </w:rPr>
            </w:pPr>
          </w:p>
        </w:tc>
        <w:tc>
          <w:tcPr>
            <w:tcW w:w="1594" w:type="dxa"/>
          </w:tcPr>
          <w:p w14:paraId="5B612782" w14:textId="77777777" w:rsidR="00F25BF8" w:rsidRPr="00F25BF8" w:rsidRDefault="00F25BF8" w:rsidP="00F25BF8">
            <w:pPr>
              <w:contextualSpacing/>
              <w:jc w:val="center"/>
              <w:rPr>
                <w:sz w:val="20"/>
              </w:rPr>
            </w:pPr>
          </w:p>
        </w:tc>
        <w:tc>
          <w:tcPr>
            <w:tcW w:w="1594" w:type="dxa"/>
          </w:tcPr>
          <w:p w14:paraId="393592A6" w14:textId="77777777" w:rsidR="00F25BF8" w:rsidRPr="00F25BF8" w:rsidRDefault="00F25BF8" w:rsidP="00F25BF8">
            <w:pPr>
              <w:contextualSpacing/>
              <w:jc w:val="center"/>
              <w:rPr>
                <w:sz w:val="20"/>
              </w:rPr>
            </w:pPr>
          </w:p>
        </w:tc>
        <w:tc>
          <w:tcPr>
            <w:tcW w:w="1595" w:type="dxa"/>
          </w:tcPr>
          <w:p w14:paraId="5747BDC6" w14:textId="77777777" w:rsidR="00F25BF8" w:rsidRPr="00F25BF8" w:rsidRDefault="00F25BF8" w:rsidP="00F25BF8">
            <w:pPr>
              <w:contextualSpacing/>
              <w:jc w:val="center"/>
              <w:rPr>
                <w:sz w:val="20"/>
              </w:rPr>
            </w:pPr>
          </w:p>
        </w:tc>
        <w:tc>
          <w:tcPr>
            <w:tcW w:w="1594" w:type="dxa"/>
          </w:tcPr>
          <w:p w14:paraId="76483C1A" w14:textId="77777777" w:rsidR="00F25BF8" w:rsidRPr="00F25BF8" w:rsidRDefault="00F25BF8" w:rsidP="00F25BF8">
            <w:pPr>
              <w:contextualSpacing/>
              <w:jc w:val="center"/>
              <w:rPr>
                <w:sz w:val="20"/>
              </w:rPr>
            </w:pPr>
          </w:p>
        </w:tc>
        <w:tc>
          <w:tcPr>
            <w:tcW w:w="1594" w:type="dxa"/>
          </w:tcPr>
          <w:p w14:paraId="4C36B638" w14:textId="77777777" w:rsidR="00F25BF8" w:rsidRPr="00F25BF8" w:rsidRDefault="00F25BF8" w:rsidP="00F25BF8">
            <w:pPr>
              <w:contextualSpacing/>
              <w:jc w:val="center"/>
              <w:rPr>
                <w:sz w:val="20"/>
              </w:rPr>
            </w:pPr>
          </w:p>
        </w:tc>
        <w:tc>
          <w:tcPr>
            <w:tcW w:w="1595" w:type="dxa"/>
          </w:tcPr>
          <w:p w14:paraId="69F95716" w14:textId="77777777" w:rsidR="00F25BF8" w:rsidRPr="00F25BF8" w:rsidRDefault="00F25BF8" w:rsidP="00F25BF8">
            <w:pPr>
              <w:contextualSpacing/>
              <w:jc w:val="center"/>
              <w:rPr>
                <w:sz w:val="20"/>
              </w:rPr>
            </w:pPr>
          </w:p>
        </w:tc>
        <w:tc>
          <w:tcPr>
            <w:tcW w:w="1080" w:type="dxa"/>
          </w:tcPr>
          <w:p w14:paraId="1D8ED18B" w14:textId="77777777" w:rsidR="00F25BF8" w:rsidRPr="00F25BF8" w:rsidRDefault="00F25BF8" w:rsidP="00F25BF8">
            <w:pPr>
              <w:contextualSpacing/>
              <w:jc w:val="center"/>
              <w:rPr>
                <w:sz w:val="20"/>
              </w:rPr>
            </w:pPr>
          </w:p>
        </w:tc>
        <w:tc>
          <w:tcPr>
            <w:tcW w:w="1080" w:type="dxa"/>
          </w:tcPr>
          <w:p w14:paraId="0B098037" w14:textId="77777777" w:rsidR="00F25BF8" w:rsidRPr="00F25BF8" w:rsidRDefault="00F25BF8" w:rsidP="00F25BF8">
            <w:pPr>
              <w:contextualSpacing/>
              <w:jc w:val="center"/>
              <w:rPr>
                <w:sz w:val="20"/>
              </w:rPr>
            </w:pPr>
          </w:p>
        </w:tc>
      </w:tr>
      <w:tr w:rsidR="00F25BF8" w:rsidRPr="00F25BF8" w14:paraId="20D9C94C" w14:textId="77777777" w:rsidTr="00F25BF8">
        <w:trPr>
          <w:trHeight w:val="20"/>
          <w:jc w:val="center"/>
        </w:trPr>
        <w:tc>
          <w:tcPr>
            <w:tcW w:w="694" w:type="dxa"/>
          </w:tcPr>
          <w:p w14:paraId="3BA644FA" w14:textId="77777777" w:rsidR="00F25BF8" w:rsidRPr="00F25BF8" w:rsidRDefault="00F25BF8" w:rsidP="00F25BF8">
            <w:pPr>
              <w:contextualSpacing/>
              <w:jc w:val="center"/>
              <w:rPr>
                <w:sz w:val="20"/>
              </w:rPr>
            </w:pPr>
            <w:r w:rsidRPr="00F25BF8">
              <w:rPr>
                <w:sz w:val="20"/>
              </w:rPr>
              <w:t>2</w:t>
            </w:r>
          </w:p>
        </w:tc>
        <w:tc>
          <w:tcPr>
            <w:tcW w:w="1101" w:type="dxa"/>
          </w:tcPr>
          <w:p w14:paraId="74B10AE0" w14:textId="77777777" w:rsidR="00F25BF8" w:rsidRPr="00F25BF8" w:rsidRDefault="00F25BF8" w:rsidP="00F25BF8">
            <w:pPr>
              <w:contextualSpacing/>
              <w:jc w:val="center"/>
              <w:rPr>
                <w:sz w:val="20"/>
              </w:rPr>
            </w:pPr>
          </w:p>
        </w:tc>
        <w:tc>
          <w:tcPr>
            <w:tcW w:w="1594" w:type="dxa"/>
          </w:tcPr>
          <w:p w14:paraId="46FB2E55" w14:textId="77777777" w:rsidR="00F25BF8" w:rsidRPr="00F25BF8" w:rsidRDefault="00F25BF8" w:rsidP="00F25BF8">
            <w:pPr>
              <w:contextualSpacing/>
              <w:jc w:val="center"/>
              <w:rPr>
                <w:sz w:val="20"/>
              </w:rPr>
            </w:pPr>
          </w:p>
        </w:tc>
        <w:tc>
          <w:tcPr>
            <w:tcW w:w="1594" w:type="dxa"/>
          </w:tcPr>
          <w:p w14:paraId="2D2D4F91" w14:textId="77777777" w:rsidR="00F25BF8" w:rsidRPr="00F25BF8" w:rsidRDefault="00F25BF8" w:rsidP="00F25BF8">
            <w:pPr>
              <w:contextualSpacing/>
              <w:jc w:val="center"/>
              <w:rPr>
                <w:sz w:val="20"/>
              </w:rPr>
            </w:pPr>
          </w:p>
        </w:tc>
        <w:tc>
          <w:tcPr>
            <w:tcW w:w="1594" w:type="dxa"/>
          </w:tcPr>
          <w:p w14:paraId="3E523B9A" w14:textId="77777777" w:rsidR="00F25BF8" w:rsidRPr="00F25BF8" w:rsidRDefault="00F25BF8" w:rsidP="00F25BF8">
            <w:pPr>
              <w:contextualSpacing/>
              <w:jc w:val="center"/>
              <w:rPr>
                <w:sz w:val="20"/>
              </w:rPr>
            </w:pPr>
          </w:p>
        </w:tc>
        <w:tc>
          <w:tcPr>
            <w:tcW w:w="1595" w:type="dxa"/>
          </w:tcPr>
          <w:p w14:paraId="73C5592F" w14:textId="77777777" w:rsidR="00F25BF8" w:rsidRPr="00F25BF8" w:rsidRDefault="00F25BF8" w:rsidP="00F25BF8">
            <w:pPr>
              <w:contextualSpacing/>
              <w:jc w:val="center"/>
              <w:rPr>
                <w:sz w:val="20"/>
              </w:rPr>
            </w:pPr>
          </w:p>
        </w:tc>
        <w:tc>
          <w:tcPr>
            <w:tcW w:w="1594" w:type="dxa"/>
          </w:tcPr>
          <w:p w14:paraId="74FB62E5" w14:textId="77777777" w:rsidR="00F25BF8" w:rsidRPr="00F25BF8" w:rsidRDefault="00F25BF8" w:rsidP="00F25BF8">
            <w:pPr>
              <w:contextualSpacing/>
              <w:jc w:val="center"/>
              <w:rPr>
                <w:sz w:val="20"/>
              </w:rPr>
            </w:pPr>
          </w:p>
        </w:tc>
        <w:tc>
          <w:tcPr>
            <w:tcW w:w="1594" w:type="dxa"/>
          </w:tcPr>
          <w:p w14:paraId="6B0DF116" w14:textId="77777777" w:rsidR="00F25BF8" w:rsidRPr="00F25BF8" w:rsidRDefault="00F25BF8" w:rsidP="00F25BF8">
            <w:pPr>
              <w:contextualSpacing/>
              <w:jc w:val="center"/>
              <w:rPr>
                <w:sz w:val="20"/>
              </w:rPr>
            </w:pPr>
          </w:p>
        </w:tc>
        <w:tc>
          <w:tcPr>
            <w:tcW w:w="1595" w:type="dxa"/>
          </w:tcPr>
          <w:p w14:paraId="10E6C99D" w14:textId="77777777" w:rsidR="00F25BF8" w:rsidRPr="00F25BF8" w:rsidRDefault="00F25BF8" w:rsidP="00F25BF8">
            <w:pPr>
              <w:contextualSpacing/>
              <w:jc w:val="center"/>
              <w:rPr>
                <w:sz w:val="20"/>
              </w:rPr>
            </w:pPr>
          </w:p>
        </w:tc>
        <w:tc>
          <w:tcPr>
            <w:tcW w:w="1080" w:type="dxa"/>
          </w:tcPr>
          <w:p w14:paraId="00D13FD1" w14:textId="77777777" w:rsidR="00F25BF8" w:rsidRPr="00F25BF8" w:rsidRDefault="00F25BF8" w:rsidP="00F25BF8">
            <w:pPr>
              <w:contextualSpacing/>
              <w:jc w:val="center"/>
              <w:rPr>
                <w:sz w:val="20"/>
              </w:rPr>
            </w:pPr>
          </w:p>
        </w:tc>
        <w:tc>
          <w:tcPr>
            <w:tcW w:w="1080" w:type="dxa"/>
          </w:tcPr>
          <w:p w14:paraId="7689D5BE" w14:textId="77777777" w:rsidR="00F25BF8" w:rsidRPr="00F25BF8" w:rsidRDefault="00F25BF8" w:rsidP="00F25BF8">
            <w:pPr>
              <w:contextualSpacing/>
              <w:jc w:val="center"/>
              <w:rPr>
                <w:sz w:val="20"/>
              </w:rPr>
            </w:pPr>
          </w:p>
        </w:tc>
      </w:tr>
      <w:tr w:rsidR="00F25BF8" w:rsidRPr="00F25BF8" w14:paraId="482A7EE0" w14:textId="77777777" w:rsidTr="00F25BF8">
        <w:trPr>
          <w:trHeight w:val="20"/>
          <w:jc w:val="center"/>
        </w:trPr>
        <w:tc>
          <w:tcPr>
            <w:tcW w:w="694" w:type="dxa"/>
          </w:tcPr>
          <w:p w14:paraId="5E0C1D95" w14:textId="77777777" w:rsidR="00F25BF8" w:rsidRPr="00F25BF8" w:rsidRDefault="00F25BF8" w:rsidP="00F25BF8">
            <w:pPr>
              <w:contextualSpacing/>
              <w:jc w:val="center"/>
              <w:rPr>
                <w:sz w:val="20"/>
              </w:rPr>
            </w:pPr>
            <w:r w:rsidRPr="00F25BF8">
              <w:rPr>
                <w:sz w:val="20"/>
              </w:rPr>
              <w:t>3</w:t>
            </w:r>
          </w:p>
        </w:tc>
        <w:tc>
          <w:tcPr>
            <w:tcW w:w="1101" w:type="dxa"/>
          </w:tcPr>
          <w:p w14:paraId="11D7C715" w14:textId="77777777" w:rsidR="00F25BF8" w:rsidRPr="00F25BF8" w:rsidRDefault="00F25BF8" w:rsidP="00F25BF8">
            <w:pPr>
              <w:contextualSpacing/>
              <w:jc w:val="center"/>
              <w:rPr>
                <w:sz w:val="20"/>
              </w:rPr>
            </w:pPr>
          </w:p>
        </w:tc>
        <w:tc>
          <w:tcPr>
            <w:tcW w:w="1594" w:type="dxa"/>
          </w:tcPr>
          <w:p w14:paraId="1DFD1DF7" w14:textId="77777777" w:rsidR="00F25BF8" w:rsidRPr="00F25BF8" w:rsidRDefault="00F25BF8" w:rsidP="00F25BF8">
            <w:pPr>
              <w:contextualSpacing/>
              <w:jc w:val="center"/>
              <w:rPr>
                <w:sz w:val="20"/>
              </w:rPr>
            </w:pPr>
          </w:p>
        </w:tc>
        <w:tc>
          <w:tcPr>
            <w:tcW w:w="1594" w:type="dxa"/>
          </w:tcPr>
          <w:p w14:paraId="12733C17" w14:textId="77777777" w:rsidR="00F25BF8" w:rsidRPr="00F25BF8" w:rsidRDefault="00F25BF8" w:rsidP="00F25BF8">
            <w:pPr>
              <w:contextualSpacing/>
              <w:jc w:val="center"/>
              <w:rPr>
                <w:sz w:val="20"/>
              </w:rPr>
            </w:pPr>
          </w:p>
        </w:tc>
        <w:tc>
          <w:tcPr>
            <w:tcW w:w="1594" w:type="dxa"/>
          </w:tcPr>
          <w:p w14:paraId="69D4EA09" w14:textId="77777777" w:rsidR="00F25BF8" w:rsidRPr="00F25BF8" w:rsidRDefault="00F25BF8" w:rsidP="00F25BF8">
            <w:pPr>
              <w:contextualSpacing/>
              <w:jc w:val="center"/>
              <w:rPr>
                <w:sz w:val="20"/>
              </w:rPr>
            </w:pPr>
          </w:p>
        </w:tc>
        <w:tc>
          <w:tcPr>
            <w:tcW w:w="1595" w:type="dxa"/>
          </w:tcPr>
          <w:p w14:paraId="28235781" w14:textId="77777777" w:rsidR="00F25BF8" w:rsidRPr="00F25BF8" w:rsidRDefault="00F25BF8" w:rsidP="00F25BF8">
            <w:pPr>
              <w:contextualSpacing/>
              <w:jc w:val="center"/>
              <w:rPr>
                <w:sz w:val="20"/>
              </w:rPr>
            </w:pPr>
          </w:p>
        </w:tc>
        <w:tc>
          <w:tcPr>
            <w:tcW w:w="1594" w:type="dxa"/>
          </w:tcPr>
          <w:p w14:paraId="6EE0A97B" w14:textId="77777777" w:rsidR="00F25BF8" w:rsidRPr="00F25BF8" w:rsidRDefault="00F25BF8" w:rsidP="00F25BF8">
            <w:pPr>
              <w:contextualSpacing/>
              <w:jc w:val="center"/>
              <w:rPr>
                <w:sz w:val="20"/>
              </w:rPr>
            </w:pPr>
          </w:p>
        </w:tc>
        <w:tc>
          <w:tcPr>
            <w:tcW w:w="1594" w:type="dxa"/>
          </w:tcPr>
          <w:p w14:paraId="3BD2C7AC" w14:textId="77777777" w:rsidR="00F25BF8" w:rsidRPr="00F25BF8" w:rsidRDefault="00F25BF8" w:rsidP="00F25BF8">
            <w:pPr>
              <w:contextualSpacing/>
              <w:jc w:val="center"/>
              <w:rPr>
                <w:sz w:val="20"/>
              </w:rPr>
            </w:pPr>
          </w:p>
        </w:tc>
        <w:tc>
          <w:tcPr>
            <w:tcW w:w="1595" w:type="dxa"/>
          </w:tcPr>
          <w:p w14:paraId="2042F238" w14:textId="77777777" w:rsidR="00F25BF8" w:rsidRPr="00F25BF8" w:rsidRDefault="00F25BF8" w:rsidP="00F25BF8">
            <w:pPr>
              <w:contextualSpacing/>
              <w:jc w:val="center"/>
              <w:rPr>
                <w:sz w:val="20"/>
              </w:rPr>
            </w:pPr>
          </w:p>
        </w:tc>
        <w:tc>
          <w:tcPr>
            <w:tcW w:w="1080" w:type="dxa"/>
          </w:tcPr>
          <w:p w14:paraId="435314ED" w14:textId="77777777" w:rsidR="00F25BF8" w:rsidRPr="00F25BF8" w:rsidRDefault="00F25BF8" w:rsidP="00F25BF8">
            <w:pPr>
              <w:contextualSpacing/>
              <w:jc w:val="center"/>
              <w:rPr>
                <w:sz w:val="20"/>
              </w:rPr>
            </w:pPr>
          </w:p>
        </w:tc>
        <w:tc>
          <w:tcPr>
            <w:tcW w:w="1080" w:type="dxa"/>
          </w:tcPr>
          <w:p w14:paraId="6556A5FB" w14:textId="77777777" w:rsidR="00F25BF8" w:rsidRPr="00F25BF8" w:rsidRDefault="00F25BF8" w:rsidP="00F25BF8">
            <w:pPr>
              <w:contextualSpacing/>
              <w:jc w:val="center"/>
              <w:rPr>
                <w:sz w:val="20"/>
              </w:rPr>
            </w:pPr>
          </w:p>
        </w:tc>
      </w:tr>
      <w:tr w:rsidR="00F25BF8" w:rsidRPr="00F25BF8" w14:paraId="3FB68C0E" w14:textId="77777777" w:rsidTr="00F25BF8">
        <w:trPr>
          <w:trHeight w:val="20"/>
          <w:jc w:val="center"/>
        </w:trPr>
        <w:tc>
          <w:tcPr>
            <w:tcW w:w="694" w:type="dxa"/>
          </w:tcPr>
          <w:p w14:paraId="21523869" w14:textId="77777777" w:rsidR="00F25BF8" w:rsidRPr="00F25BF8" w:rsidRDefault="00F25BF8" w:rsidP="00F25BF8">
            <w:pPr>
              <w:contextualSpacing/>
              <w:jc w:val="center"/>
              <w:rPr>
                <w:sz w:val="20"/>
              </w:rPr>
            </w:pPr>
            <w:r w:rsidRPr="00F25BF8">
              <w:rPr>
                <w:sz w:val="20"/>
              </w:rPr>
              <w:t>4</w:t>
            </w:r>
          </w:p>
        </w:tc>
        <w:tc>
          <w:tcPr>
            <w:tcW w:w="1101" w:type="dxa"/>
          </w:tcPr>
          <w:p w14:paraId="6A4AD03C" w14:textId="77777777" w:rsidR="00F25BF8" w:rsidRPr="00F25BF8" w:rsidRDefault="00F25BF8" w:rsidP="00F25BF8">
            <w:pPr>
              <w:contextualSpacing/>
              <w:jc w:val="center"/>
              <w:rPr>
                <w:sz w:val="20"/>
              </w:rPr>
            </w:pPr>
          </w:p>
        </w:tc>
        <w:tc>
          <w:tcPr>
            <w:tcW w:w="1594" w:type="dxa"/>
          </w:tcPr>
          <w:p w14:paraId="5323818F" w14:textId="77777777" w:rsidR="00F25BF8" w:rsidRPr="00F25BF8" w:rsidRDefault="00F25BF8" w:rsidP="00F25BF8">
            <w:pPr>
              <w:contextualSpacing/>
              <w:jc w:val="center"/>
              <w:rPr>
                <w:sz w:val="20"/>
              </w:rPr>
            </w:pPr>
          </w:p>
        </w:tc>
        <w:tc>
          <w:tcPr>
            <w:tcW w:w="1594" w:type="dxa"/>
          </w:tcPr>
          <w:p w14:paraId="142E3D25" w14:textId="77777777" w:rsidR="00F25BF8" w:rsidRPr="00F25BF8" w:rsidRDefault="00F25BF8" w:rsidP="00F25BF8">
            <w:pPr>
              <w:contextualSpacing/>
              <w:jc w:val="center"/>
              <w:rPr>
                <w:sz w:val="20"/>
              </w:rPr>
            </w:pPr>
          </w:p>
        </w:tc>
        <w:tc>
          <w:tcPr>
            <w:tcW w:w="1594" w:type="dxa"/>
          </w:tcPr>
          <w:p w14:paraId="4CEC6106" w14:textId="77777777" w:rsidR="00F25BF8" w:rsidRPr="00F25BF8" w:rsidRDefault="00F25BF8" w:rsidP="00F25BF8">
            <w:pPr>
              <w:contextualSpacing/>
              <w:jc w:val="center"/>
              <w:rPr>
                <w:sz w:val="20"/>
              </w:rPr>
            </w:pPr>
          </w:p>
        </w:tc>
        <w:tc>
          <w:tcPr>
            <w:tcW w:w="1595" w:type="dxa"/>
          </w:tcPr>
          <w:p w14:paraId="2352FFF1" w14:textId="77777777" w:rsidR="00F25BF8" w:rsidRPr="00F25BF8" w:rsidRDefault="00F25BF8" w:rsidP="00F25BF8">
            <w:pPr>
              <w:contextualSpacing/>
              <w:jc w:val="center"/>
              <w:rPr>
                <w:sz w:val="20"/>
              </w:rPr>
            </w:pPr>
          </w:p>
        </w:tc>
        <w:tc>
          <w:tcPr>
            <w:tcW w:w="1594" w:type="dxa"/>
          </w:tcPr>
          <w:p w14:paraId="42319572" w14:textId="77777777" w:rsidR="00F25BF8" w:rsidRPr="00F25BF8" w:rsidRDefault="00F25BF8" w:rsidP="00F25BF8">
            <w:pPr>
              <w:contextualSpacing/>
              <w:jc w:val="center"/>
              <w:rPr>
                <w:sz w:val="20"/>
              </w:rPr>
            </w:pPr>
          </w:p>
        </w:tc>
        <w:tc>
          <w:tcPr>
            <w:tcW w:w="1594" w:type="dxa"/>
          </w:tcPr>
          <w:p w14:paraId="033F088A" w14:textId="77777777" w:rsidR="00F25BF8" w:rsidRPr="00F25BF8" w:rsidRDefault="00F25BF8" w:rsidP="00F25BF8">
            <w:pPr>
              <w:contextualSpacing/>
              <w:jc w:val="center"/>
              <w:rPr>
                <w:sz w:val="20"/>
              </w:rPr>
            </w:pPr>
          </w:p>
        </w:tc>
        <w:tc>
          <w:tcPr>
            <w:tcW w:w="1595" w:type="dxa"/>
          </w:tcPr>
          <w:p w14:paraId="24374C9C" w14:textId="77777777" w:rsidR="00F25BF8" w:rsidRPr="00F25BF8" w:rsidRDefault="00F25BF8" w:rsidP="00F25BF8">
            <w:pPr>
              <w:contextualSpacing/>
              <w:jc w:val="center"/>
              <w:rPr>
                <w:sz w:val="20"/>
              </w:rPr>
            </w:pPr>
          </w:p>
        </w:tc>
        <w:tc>
          <w:tcPr>
            <w:tcW w:w="1080" w:type="dxa"/>
          </w:tcPr>
          <w:p w14:paraId="7882B22B" w14:textId="77777777" w:rsidR="00F25BF8" w:rsidRPr="00F25BF8" w:rsidRDefault="00F25BF8" w:rsidP="00F25BF8">
            <w:pPr>
              <w:contextualSpacing/>
              <w:jc w:val="center"/>
              <w:rPr>
                <w:sz w:val="20"/>
              </w:rPr>
            </w:pPr>
          </w:p>
        </w:tc>
        <w:tc>
          <w:tcPr>
            <w:tcW w:w="1080" w:type="dxa"/>
          </w:tcPr>
          <w:p w14:paraId="48FA26FD" w14:textId="77777777" w:rsidR="00F25BF8" w:rsidRPr="00F25BF8" w:rsidRDefault="00F25BF8" w:rsidP="00F25BF8">
            <w:pPr>
              <w:contextualSpacing/>
              <w:jc w:val="center"/>
              <w:rPr>
                <w:sz w:val="20"/>
              </w:rPr>
            </w:pPr>
          </w:p>
        </w:tc>
      </w:tr>
      <w:tr w:rsidR="00F25BF8" w:rsidRPr="00F25BF8" w14:paraId="64A866BF" w14:textId="77777777" w:rsidTr="00F25BF8">
        <w:trPr>
          <w:trHeight w:val="20"/>
          <w:jc w:val="center"/>
        </w:trPr>
        <w:tc>
          <w:tcPr>
            <w:tcW w:w="694" w:type="dxa"/>
          </w:tcPr>
          <w:p w14:paraId="5927CE40" w14:textId="77777777" w:rsidR="00F25BF8" w:rsidRPr="00F25BF8" w:rsidRDefault="00F25BF8" w:rsidP="00F25BF8">
            <w:pPr>
              <w:contextualSpacing/>
              <w:jc w:val="center"/>
              <w:rPr>
                <w:sz w:val="20"/>
              </w:rPr>
            </w:pPr>
            <w:r w:rsidRPr="00F25BF8">
              <w:rPr>
                <w:sz w:val="20"/>
              </w:rPr>
              <w:t>5</w:t>
            </w:r>
          </w:p>
        </w:tc>
        <w:tc>
          <w:tcPr>
            <w:tcW w:w="1101" w:type="dxa"/>
          </w:tcPr>
          <w:p w14:paraId="67204CEE" w14:textId="77777777" w:rsidR="00F25BF8" w:rsidRPr="00F25BF8" w:rsidRDefault="00F25BF8" w:rsidP="00F25BF8">
            <w:pPr>
              <w:contextualSpacing/>
              <w:jc w:val="center"/>
              <w:rPr>
                <w:sz w:val="20"/>
              </w:rPr>
            </w:pPr>
          </w:p>
        </w:tc>
        <w:tc>
          <w:tcPr>
            <w:tcW w:w="1594" w:type="dxa"/>
          </w:tcPr>
          <w:p w14:paraId="5D3444F0" w14:textId="77777777" w:rsidR="00F25BF8" w:rsidRPr="00F25BF8" w:rsidRDefault="00F25BF8" w:rsidP="00F25BF8">
            <w:pPr>
              <w:contextualSpacing/>
              <w:jc w:val="center"/>
              <w:rPr>
                <w:sz w:val="20"/>
              </w:rPr>
            </w:pPr>
          </w:p>
        </w:tc>
        <w:tc>
          <w:tcPr>
            <w:tcW w:w="1594" w:type="dxa"/>
          </w:tcPr>
          <w:p w14:paraId="39459C68" w14:textId="77777777" w:rsidR="00F25BF8" w:rsidRPr="00F25BF8" w:rsidRDefault="00F25BF8" w:rsidP="00F25BF8">
            <w:pPr>
              <w:contextualSpacing/>
              <w:jc w:val="center"/>
              <w:rPr>
                <w:sz w:val="20"/>
              </w:rPr>
            </w:pPr>
          </w:p>
        </w:tc>
        <w:tc>
          <w:tcPr>
            <w:tcW w:w="1594" w:type="dxa"/>
          </w:tcPr>
          <w:p w14:paraId="3E8E06DE" w14:textId="77777777" w:rsidR="00F25BF8" w:rsidRPr="00F25BF8" w:rsidRDefault="00F25BF8" w:rsidP="00F25BF8">
            <w:pPr>
              <w:contextualSpacing/>
              <w:jc w:val="center"/>
              <w:rPr>
                <w:sz w:val="20"/>
              </w:rPr>
            </w:pPr>
          </w:p>
        </w:tc>
        <w:tc>
          <w:tcPr>
            <w:tcW w:w="1595" w:type="dxa"/>
          </w:tcPr>
          <w:p w14:paraId="69AA3841" w14:textId="77777777" w:rsidR="00F25BF8" w:rsidRPr="00F25BF8" w:rsidRDefault="00F25BF8" w:rsidP="00F25BF8">
            <w:pPr>
              <w:contextualSpacing/>
              <w:jc w:val="center"/>
              <w:rPr>
                <w:sz w:val="20"/>
              </w:rPr>
            </w:pPr>
          </w:p>
        </w:tc>
        <w:tc>
          <w:tcPr>
            <w:tcW w:w="1594" w:type="dxa"/>
          </w:tcPr>
          <w:p w14:paraId="423D0C00" w14:textId="77777777" w:rsidR="00F25BF8" w:rsidRPr="00F25BF8" w:rsidRDefault="00F25BF8" w:rsidP="00F25BF8">
            <w:pPr>
              <w:contextualSpacing/>
              <w:jc w:val="center"/>
              <w:rPr>
                <w:sz w:val="20"/>
              </w:rPr>
            </w:pPr>
          </w:p>
        </w:tc>
        <w:tc>
          <w:tcPr>
            <w:tcW w:w="1594" w:type="dxa"/>
          </w:tcPr>
          <w:p w14:paraId="3B02358A" w14:textId="77777777" w:rsidR="00F25BF8" w:rsidRPr="00F25BF8" w:rsidRDefault="00F25BF8" w:rsidP="00F25BF8">
            <w:pPr>
              <w:contextualSpacing/>
              <w:jc w:val="center"/>
              <w:rPr>
                <w:sz w:val="20"/>
              </w:rPr>
            </w:pPr>
          </w:p>
        </w:tc>
        <w:tc>
          <w:tcPr>
            <w:tcW w:w="1595" w:type="dxa"/>
          </w:tcPr>
          <w:p w14:paraId="5ECCCB4B" w14:textId="77777777" w:rsidR="00F25BF8" w:rsidRPr="00F25BF8" w:rsidRDefault="00F25BF8" w:rsidP="00F25BF8">
            <w:pPr>
              <w:contextualSpacing/>
              <w:jc w:val="center"/>
              <w:rPr>
                <w:sz w:val="20"/>
              </w:rPr>
            </w:pPr>
          </w:p>
        </w:tc>
        <w:tc>
          <w:tcPr>
            <w:tcW w:w="1080" w:type="dxa"/>
          </w:tcPr>
          <w:p w14:paraId="719FE61E" w14:textId="77777777" w:rsidR="00F25BF8" w:rsidRPr="00F25BF8" w:rsidRDefault="00F25BF8" w:rsidP="00F25BF8">
            <w:pPr>
              <w:contextualSpacing/>
              <w:jc w:val="center"/>
              <w:rPr>
                <w:sz w:val="20"/>
              </w:rPr>
            </w:pPr>
          </w:p>
        </w:tc>
        <w:tc>
          <w:tcPr>
            <w:tcW w:w="1080" w:type="dxa"/>
          </w:tcPr>
          <w:p w14:paraId="1E4BFFFE" w14:textId="77777777" w:rsidR="00F25BF8" w:rsidRPr="00F25BF8" w:rsidRDefault="00F25BF8" w:rsidP="00F25BF8">
            <w:pPr>
              <w:contextualSpacing/>
              <w:jc w:val="center"/>
              <w:rPr>
                <w:sz w:val="20"/>
              </w:rPr>
            </w:pPr>
          </w:p>
        </w:tc>
      </w:tr>
      <w:tr w:rsidR="00F25BF8" w:rsidRPr="00F25BF8" w14:paraId="0AE5CF99" w14:textId="77777777" w:rsidTr="00F25BF8">
        <w:trPr>
          <w:trHeight w:val="20"/>
          <w:jc w:val="center"/>
        </w:trPr>
        <w:tc>
          <w:tcPr>
            <w:tcW w:w="694" w:type="dxa"/>
          </w:tcPr>
          <w:p w14:paraId="2B7AA56C" w14:textId="77777777" w:rsidR="00F25BF8" w:rsidRPr="00F25BF8" w:rsidRDefault="00F25BF8" w:rsidP="00F25BF8">
            <w:pPr>
              <w:contextualSpacing/>
              <w:jc w:val="center"/>
              <w:rPr>
                <w:sz w:val="20"/>
              </w:rPr>
            </w:pPr>
            <w:r w:rsidRPr="00F25BF8">
              <w:rPr>
                <w:sz w:val="20"/>
              </w:rPr>
              <w:t>6</w:t>
            </w:r>
          </w:p>
        </w:tc>
        <w:tc>
          <w:tcPr>
            <w:tcW w:w="1101" w:type="dxa"/>
          </w:tcPr>
          <w:p w14:paraId="1B28F9A0" w14:textId="77777777" w:rsidR="00F25BF8" w:rsidRPr="00F25BF8" w:rsidRDefault="00F25BF8" w:rsidP="00F25BF8">
            <w:pPr>
              <w:contextualSpacing/>
              <w:jc w:val="center"/>
              <w:rPr>
                <w:sz w:val="20"/>
              </w:rPr>
            </w:pPr>
          </w:p>
        </w:tc>
        <w:tc>
          <w:tcPr>
            <w:tcW w:w="1594" w:type="dxa"/>
          </w:tcPr>
          <w:p w14:paraId="0DFD3D5B" w14:textId="77777777" w:rsidR="00F25BF8" w:rsidRPr="00F25BF8" w:rsidRDefault="00F25BF8" w:rsidP="00F25BF8">
            <w:pPr>
              <w:contextualSpacing/>
              <w:jc w:val="center"/>
              <w:rPr>
                <w:sz w:val="20"/>
              </w:rPr>
            </w:pPr>
          </w:p>
        </w:tc>
        <w:tc>
          <w:tcPr>
            <w:tcW w:w="1594" w:type="dxa"/>
          </w:tcPr>
          <w:p w14:paraId="47277173" w14:textId="77777777" w:rsidR="00F25BF8" w:rsidRPr="00F25BF8" w:rsidRDefault="00F25BF8" w:rsidP="00F25BF8">
            <w:pPr>
              <w:contextualSpacing/>
              <w:jc w:val="center"/>
              <w:rPr>
                <w:sz w:val="20"/>
              </w:rPr>
            </w:pPr>
          </w:p>
        </w:tc>
        <w:tc>
          <w:tcPr>
            <w:tcW w:w="1594" w:type="dxa"/>
          </w:tcPr>
          <w:p w14:paraId="4F3814C1" w14:textId="77777777" w:rsidR="00F25BF8" w:rsidRPr="00F25BF8" w:rsidRDefault="00F25BF8" w:rsidP="00F25BF8">
            <w:pPr>
              <w:contextualSpacing/>
              <w:jc w:val="center"/>
              <w:rPr>
                <w:sz w:val="20"/>
              </w:rPr>
            </w:pPr>
          </w:p>
        </w:tc>
        <w:tc>
          <w:tcPr>
            <w:tcW w:w="1595" w:type="dxa"/>
          </w:tcPr>
          <w:p w14:paraId="358110FF" w14:textId="77777777" w:rsidR="00F25BF8" w:rsidRPr="00F25BF8" w:rsidRDefault="00F25BF8" w:rsidP="00F25BF8">
            <w:pPr>
              <w:contextualSpacing/>
              <w:jc w:val="center"/>
              <w:rPr>
                <w:sz w:val="20"/>
              </w:rPr>
            </w:pPr>
          </w:p>
        </w:tc>
        <w:tc>
          <w:tcPr>
            <w:tcW w:w="1594" w:type="dxa"/>
          </w:tcPr>
          <w:p w14:paraId="3375DB28" w14:textId="77777777" w:rsidR="00F25BF8" w:rsidRPr="00F25BF8" w:rsidRDefault="00F25BF8" w:rsidP="00F25BF8">
            <w:pPr>
              <w:contextualSpacing/>
              <w:jc w:val="center"/>
              <w:rPr>
                <w:sz w:val="20"/>
              </w:rPr>
            </w:pPr>
          </w:p>
        </w:tc>
        <w:tc>
          <w:tcPr>
            <w:tcW w:w="1594" w:type="dxa"/>
          </w:tcPr>
          <w:p w14:paraId="4B65632D" w14:textId="77777777" w:rsidR="00F25BF8" w:rsidRPr="00F25BF8" w:rsidRDefault="00F25BF8" w:rsidP="00F25BF8">
            <w:pPr>
              <w:contextualSpacing/>
              <w:jc w:val="center"/>
              <w:rPr>
                <w:sz w:val="20"/>
              </w:rPr>
            </w:pPr>
          </w:p>
        </w:tc>
        <w:tc>
          <w:tcPr>
            <w:tcW w:w="1595" w:type="dxa"/>
          </w:tcPr>
          <w:p w14:paraId="0B9A806E" w14:textId="77777777" w:rsidR="00F25BF8" w:rsidRPr="00F25BF8" w:rsidRDefault="00F25BF8" w:rsidP="00F25BF8">
            <w:pPr>
              <w:contextualSpacing/>
              <w:jc w:val="center"/>
              <w:rPr>
                <w:sz w:val="20"/>
              </w:rPr>
            </w:pPr>
          </w:p>
        </w:tc>
        <w:tc>
          <w:tcPr>
            <w:tcW w:w="1080" w:type="dxa"/>
          </w:tcPr>
          <w:p w14:paraId="413DAF96" w14:textId="77777777" w:rsidR="00F25BF8" w:rsidRPr="00F25BF8" w:rsidRDefault="00F25BF8" w:rsidP="00F25BF8">
            <w:pPr>
              <w:contextualSpacing/>
              <w:jc w:val="center"/>
              <w:rPr>
                <w:sz w:val="20"/>
              </w:rPr>
            </w:pPr>
          </w:p>
        </w:tc>
        <w:tc>
          <w:tcPr>
            <w:tcW w:w="1080" w:type="dxa"/>
          </w:tcPr>
          <w:p w14:paraId="7685ED19" w14:textId="77777777" w:rsidR="00F25BF8" w:rsidRPr="00F25BF8" w:rsidRDefault="00F25BF8" w:rsidP="00F25BF8">
            <w:pPr>
              <w:contextualSpacing/>
              <w:jc w:val="center"/>
              <w:rPr>
                <w:sz w:val="20"/>
              </w:rPr>
            </w:pPr>
          </w:p>
        </w:tc>
      </w:tr>
      <w:tr w:rsidR="00F25BF8" w:rsidRPr="00F25BF8" w14:paraId="70960277" w14:textId="77777777" w:rsidTr="00F25BF8">
        <w:trPr>
          <w:trHeight w:val="20"/>
          <w:jc w:val="center"/>
        </w:trPr>
        <w:tc>
          <w:tcPr>
            <w:tcW w:w="694" w:type="dxa"/>
          </w:tcPr>
          <w:p w14:paraId="2D59C945" w14:textId="77777777" w:rsidR="00F25BF8" w:rsidRPr="00F25BF8" w:rsidRDefault="00F25BF8" w:rsidP="00F25BF8">
            <w:pPr>
              <w:contextualSpacing/>
              <w:jc w:val="center"/>
              <w:rPr>
                <w:sz w:val="20"/>
              </w:rPr>
            </w:pPr>
            <w:r w:rsidRPr="00F25BF8">
              <w:rPr>
                <w:sz w:val="20"/>
              </w:rPr>
              <w:t>7</w:t>
            </w:r>
          </w:p>
        </w:tc>
        <w:tc>
          <w:tcPr>
            <w:tcW w:w="1101" w:type="dxa"/>
          </w:tcPr>
          <w:p w14:paraId="688B27BE" w14:textId="77777777" w:rsidR="00F25BF8" w:rsidRPr="00F25BF8" w:rsidRDefault="00F25BF8" w:rsidP="00F25BF8">
            <w:pPr>
              <w:contextualSpacing/>
              <w:jc w:val="center"/>
              <w:rPr>
                <w:sz w:val="20"/>
              </w:rPr>
            </w:pPr>
          </w:p>
        </w:tc>
        <w:tc>
          <w:tcPr>
            <w:tcW w:w="1594" w:type="dxa"/>
          </w:tcPr>
          <w:p w14:paraId="3D808F65" w14:textId="77777777" w:rsidR="00F25BF8" w:rsidRPr="00F25BF8" w:rsidRDefault="00F25BF8" w:rsidP="00F25BF8">
            <w:pPr>
              <w:contextualSpacing/>
              <w:jc w:val="center"/>
              <w:rPr>
                <w:sz w:val="20"/>
              </w:rPr>
            </w:pPr>
          </w:p>
        </w:tc>
        <w:tc>
          <w:tcPr>
            <w:tcW w:w="1594" w:type="dxa"/>
          </w:tcPr>
          <w:p w14:paraId="0809FAB3" w14:textId="77777777" w:rsidR="00F25BF8" w:rsidRPr="00F25BF8" w:rsidRDefault="00F25BF8" w:rsidP="00F25BF8">
            <w:pPr>
              <w:contextualSpacing/>
              <w:jc w:val="center"/>
              <w:rPr>
                <w:sz w:val="20"/>
              </w:rPr>
            </w:pPr>
          </w:p>
        </w:tc>
        <w:tc>
          <w:tcPr>
            <w:tcW w:w="1594" w:type="dxa"/>
          </w:tcPr>
          <w:p w14:paraId="01E352D0" w14:textId="77777777" w:rsidR="00F25BF8" w:rsidRPr="00F25BF8" w:rsidRDefault="00F25BF8" w:rsidP="00F25BF8">
            <w:pPr>
              <w:contextualSpacing/>
              <w:jc w:val="center"/>
              <w:rPr>
                <w:sz w:val="20"/>
              </w:rPr>
            </w:pPr>
          </w:p>
        </w:tc>
        <w:tc>
          <w:tcPr>
            <w:tcW w:w="1595" w:type="dxa"/>
          </w:tcPr>
          <w:p w14:paraId="08ECA85E" w14:textId="77777777" w:rsidR="00F25BF8" w:rsidRPr="00F25BF8" w:rsidRDefault="00F25BF8" w:rsidP="00F25BF8">
            <w:pPr>
              <w:contextualSpacing/>
              <w:jc w:val="center"/>
              <w:rPr>
                <w:sz w:val="20"/>
              </w:rPr>
            </w:pPr>
          </w:p>
        </w:tc>
        <w:tc>
          <w:tcPr>
            <w:tcW w:w="1594" w:type="dxa"/>
          </w:tcPr>
          <w:p w14:paraId="7A03D778" w14:textId="77777777" w:rsidR="00F25BF8" w:rsidRPr="00F25BF8" w:rsidRDefault="00F25BF8" w:rsidP="00F25BF8">
            <w:pPr>
              <w:contextualSpacing/>
              <w:jc w:val="center"/>
              <w:rPr>
                <w:sz w:val="20"/>
              </w:rPr>
            </w:pPr>
          </w:p>
        </w:tc>
        <w:tc>
          <w:tcPr>
            <w:tcW w:w="1594" w:type="dxa"/>
          </w:tcPr>
          <w:p w14:paraId="006E05B5" w14:textId="77777777" w:rsidR="00F25BF8" w:rsidRPr="00F25BF8" w:rsidRDefault="00F25BF8" w:rsidP="00F25BF8">
            <w:pPr>
              <w:contextualSpacing/>
              <w:jc w:val="center"/>
              <w:rPr>
                <w:sz w:val="20"/>
              </w:rPr>
            </w:pPr>
          </w:p>
        </w:tc>
        <w:tc>
          <w:tcPr>
            <w:tcW w:w="1595" w:type="dxa"/>
          </w:tcPr>
          <w:p w14:paraId="17DDA355" w14:textId="77777777" w:rsidR="00F25BF8" w:rsidRPr="00F25BF8" w:rsidRDefault="00F25BF8" w:rsidP="00F25BF8">
            <w:pPr>
              <w:contextualSpacing/>
              <w:jc w:val="center"/>
              <w:rPr>
                <w:sz w:val="20"/>
              </w:rPr>
            </w:pPr>
          </w:p>
        </w:tc>
        <w:tc>
          <w:tcPr>
            <w:tcW w:w="1080" w:type="dxa"/>
          </w:tcPr>
          <w:p w14:paraId="2CCFBEA9" w14:textId="77777777" w:rsidR="00F25BF8" w:rsidRPr="00F25BF8" w:rsidRDefault="00F25BF8" w:rsidP="00F25BF8">
            <w:pPr>
              <w:contextualSpacing/>
              <w:jc w:val="center"/>
              <w:rPr>
                <w:sz w:val="20"/>
              </w:rPr>
            </w:pPr>
          </w:p>
        </w:tc>
        <w:tc>
          <w:tcPr>
            <w:tcW w:w="1080" w:type="dxa"/>
          </w:tcPr>
          <w:p w14:paraId="38D22303" w14:textId="77777777" w:rsidR="00F25BF8" w:rsidRPr="00F25BF8" w:rsidRDefault="00F25BF8" w:rsidP="00F25BF8">
            <w:pPr>
              <w:contextualSpacing/>
              <w:jc w:val="center"/>
              <w:rPr>
                <w:sz w:val="20"/>
              </w:rPr>
            </w:pPr>
          </w:p>
        </w:tc>
      </w:tr>
      <w:tr w:rsidR="00F25BF8" w:rsidRPr="00F25BF8" w14:paraId="46B77ED5" w14:textId="77777777" w:rsidTr="00F25BF8">
        <w:trPr>
          <w:trHeight w:val="20"/>
          <w:jc w:val="center"/>
        </w:trPr>
        <w:tc>
          <w:tcPr>
            <w:tcW w:w="694" w:type="dxa"/>
          </w:tcPr>
          <w:p w14:paraId="45E9859E" w14:textId="77777777" w:rsidR="00F25BF8" w:rsidRPr="00F25BF8" w:rsidRDefault="00F25BF8" w:rsidP="00F25BF8">
            <w:pPr>
              <w:contextualSpacing/>
              <w:jc w:val="center"/>
              <w:rPr>
                <w:sz w:val="20"/>
              </w:rPr>
            </w:pPr>
            <w:r w:rsidRPr="00F25BF8">
              <w:rPr>
                <w:sz w:val="20"/>
              </w:rPr>
              <w:t>8</w:t>
            </w:r>
          </w:p>
        </w:tc>
        <w:tc>
          <w:tcPr>
            <w:tcW w:w="1101" w:type="dxa"/>
          </w:tcPr>
          <w:p w14:paraId="2AB7D7F0" w14:textId="77777777" w:rsidR="00F25BF8" w:rsidRPr="00F25BF8" w:rsidRDefault="00F25BF8" w:rsidP="00F25BF8">
            <w:pPr>
              <w:contextualSpacing/>
              <w:jc w:val="center"/>
              <w:rPr>
                <w:sz w:val="20"/>
              </w:rPr>
            </w:pPr>
          </w:p>
        </w:tc>
        <w:tc>
          <w:tcPr>
            <w:tcW w:w="1594" w:type="dxa"/>
          </w:tcPr>
          <w:p w14:paraId="69E3EE59" w14:textId="77777777" w:rsidR="00F25BF8" w:rsidRPr="00F25BF8" w:rsidRDefault="00F25BF8" w:rsidP="00F25BF8">
            <w:pPr>
              <w:contextualSpacing/>
              <w:jc w:val="center"/>
              <w:rPr>
                <w:sz w:val="20"/>
              </w:rPr>
            </w:pPr>
          </w:p>
        </w:tc>
        <w:tc>
          <w:tcPr>
            <w:tcW w:w="1594" w:type="dxa"/>
          </w:tcPr>
          <w:p w14:paraId="683BB634" w14:textId="77777777" w:rsidR="00F25BF8" w:rsidRPr="00F25BF8" w:rsidRDefault="00F25BF8" w:rsidP="00F25BF8">
            <w:pPr>
              <w:contextualSpacing/>
              <w:jc w:val="center"/>
              <w:rPr>
                <w:sz w:val="20"/>
              </w:rPr>
            </w:pPr>
          </w:p>
        </w:tc>
        <w:tc>
          <w:tcPr>
            <w:tcW w:w="1594" w:type="dxa"/>
          </w:tcPr>
          <w:p w14:paraId="55C9DBFB" w14:textId="77777777" w:rsidR="00F25BF8" w:rsidRPr="00F25BF8" w:rsidRDefault="00F25BF8" w:rsidP="00F25BF8">
            <w:pPr>
              <w:contextualSpacing/>
              <w:jc w:val="center"/>
              <w:rPr>
                <w:sz w:val="20"/>
              </w:rPr>
            </w:pPr>
          </w:p>
        </w:tc>
        <w:tc>
          <w:tcPr>
            <w:tcW w:w="1595" w:type="dxa"/>
          </w:tcPr>
          <w:p w14:paraId="3C090606" w14:textId="77777777" w:rsidR="00F25BF8" w:rsidRPr="00F25BF8" w:rsidRDefault="00F25BF8" w:rsidP="00F25BF8">
            <w:pPr>
              <w:contextualSpacing/>
              <w:jc w:val="center"/>
              <w:rPr>
                <w:sz w:val="20"/>
              </w:rPr>
            </w:pPr>
          </w:p>
        </w:tc>
        <w:tc>
          <w:tcPr>
            <w:tcW w:w="1594" w:type="dxa"/>
          </w:tcPr>
          <w:p w14:paraId="4138E5DA" w14:textId="77777777" w:rsidR="00F25BF8" w:rsidRPr="00F25BF8" w:rsidRDefault="00F25BF8" w:rsidP="00F25BF8">
            <w:pPr>
              <w:contextualSpacing/>
              <w:jc w:val="center"/>
              <w:rPr>
                <w:sz w:val="20"/>
              </w:rPr>
            </w:pPr>
          </w:p>
        </w:tc>
        <w:tc>
          <w:tcPr>
            <w:tcW w:w="1594" w:type="dxa"/>
          </w:tcPr>
          <w:p w14:paraId="3ED6B596" w14:textId="77777777" w:rsidR="00F25BF8" w:rsidRPr="00F25BF8" w:rsidRDefault="00F25BF8" w:rsidP="00F25BF8">
            <w:pPr>
              <w:contextualSpacing/>
              <w:jc w:val="center"/>
              <w:rPr>
                <w:sz w:val="20"/>
              </w:rPr>
            </w:pPr>
          </w:p>
        </w:tc>
        <w:tc>
          <w:tcPr>
            <w:tcW w:w="1595" w:type="dxa"/>
          </w:tcPr>
          <w:p w14:paraId="4E0109B7" w14:textId="77777777" w:rsidR="00F25BF8" w:rsidRPr="00F25BF8" w:rsidRDefault="00F25BF8" w:rsidP="00F25BF8">
            <w:pPr>
              <w:contextualSpacing/>
              <w:jc w:val="center"/>
              <w:rPr>
                <w:sz w:val="20"/>
              </w:rPr>
            </w:pPr>
          </w:p>
        </w:tc>
        <w:tc>
          <w:tcPr>
            <w:tcW w:w="1080" w:type="dxa"/>
          </w:tcPr>
          <w:p w14:paraId="18DEA399" w14:textId="77777777" w:rsidR="00F25BF8" w:rsidRPr="00F25BF8" w:rsidRDefault="00F25BF8" w:rsidP="00F25BF8">
            <w:pPr>
              <w:contextualSpacing/>
              <w:jc w:val="center"/>
              <w:rPr>
                <w:sz w:val="20"/>
              </w:rPr>
            </w:pPr>
          </w:p>
        </w:tc>
        <w:tc>
          <w:tcPr>
            <w:tcW w:w="1080" w:type="dxa"/>
          </w:tcPr>
          <w:p w14:paraId="3036F090" w14:textId="77777777" w:rsidR="00F25BF8" w:rsidRPr="00F25BF8" w:rsidRDefault="00F25BF8" w:rsidP="00F25BF8">
            <w:pPr>
              <w:contextualSpacing/>
              <w:jc w:val="center"/>
              <w:rPr>
                <w:sz w:val="20"/>
              </w:rPr>
            </w:pPr>
          </w:p>
        </w:tc>
      </w:tr>
      <w:tr w:rsidR="00F25BF8" w:rsidRPr="00F25BF8" w14:paraId="3CFAF647" w14:textId="77777777" w:rsidTr="00F25BF8">
        <w:trPr>
          <w:trHeight w:val="20"/>
          <w:jc w:val="center"/>
        </w:trPr>
        <w:tc>
          <w:tcPr>
            <w:tcW w:w="694" w:type="dxa"/>
          </w:tcPr>
          <w:p w14:paraId="088985E7" w14:textId="77777777" w:rsidR="00F25BF8" w:rsidRPr="00F25BF8" w:rsidRDefault="00F25BF8" w:rsidP="00F25BF8">
            <w:pPr>
              <w:contextualSpacing/>
              <w:jc w:val="center"/>
              <w:rPr>
                <w:sz w:val="20"/>
              </w:rPr>
            </w:pPr>
            <w:r w:rsidRPr="00F25BF8">
              <w:rPr>
                <w:sz w:val="20"/>
              </w:rPr>
              <w:t>9</w:t>
            </w:r>
          </w:p>
        </w:tc>
        <w:tc>
          <w:tcPr>
            <w:tcW w:w="1101" w:type="dxa"/>
          </w:tcPr>
          <w:p w14:paraId="1EE29E33" w14:textId="77777777" w:rsidR="00F25BF8" w:rsidRPr="00F25BF8" w:rsidRDefault="00F25BF8" w:rsidP="00F25BF8">
            <w:pPr>
              <w:contextualSpacing/>
              <w:jc w:val="center"/>
              <w:rPr>
                <w:sz w:val="20"/>
              </w:rPr>
            </w:pPr>
          </w:p>
        </w:tc>
        <w:tc>
          <w:tcPr>
            <w:tcW w:w="1594" w:type="dxa"/>
          </w:tcPr>
          <w:p w14:paraId="76DBD59A" w14:textId="77777777" w:rsidR="00F25BF8" w:rsidRPr="00F25BF8" w:rsidRDefault="00F25BF8" w:rsidP="00F25BF8">
            <w:pPr>
              <w:contextualSpacing/>
              <w:jc w:val="center"/>
              <w:rPr>
                <w:sz w:val="20"/>
              </w:rPr>
            </w:pPr>
          </w:p>
        </w:tc>
        <w:tc>
          <w:tcPr>
            <w:tcW w:w="1594" w:type="dxa"/>
          </w:tcPr>
          <w:p w14:paraId="6A9E754C" w14:textId="77777777" w:rsidR="00F25BF8" w:rsidRPr="00F25BF8" w:rsidRDefault="00F25BF8" w:rsidP="00F25BF8">
            <w:pPr>
              <w:contextualSpacing/>
              <w:jc w:val="center"/>
              <w:rPr>
                <w:sz w:val="20"/>
              </w:rPr>
            </w:pPr>
          </w:p>
        </w:tc>
        <w:tc>
          <w:tcPr>
            <w:tcW w:w="1594" w:type="dxa"/>
          </w:tcPr>
          <w:p w14:paraId="5C06C44B" w14:textId="77777777" w:rsidR="00F25BF8" w:rsidRPr="00F25BF8" w:rsidRDefault="00F25BF8" w:rsidP="00F25BF8">
            <w:pPr>
              <w:contextualSpacing/>
              <w:jc w:val="center"/>
              <w:rPr>
                <w:sz w:val="20"/>
              </w:rPr>
            </w:pPr>
          </w:p>
        </w:tc>
        <w:tc>
          <w:tcPr>
            <w:tcW w:w="1595" w:type="dxa"/>
          </w:tcPr>
          <w:p w14:paraId="0AA5495E" w14:textId="77777777" w:rsidR="00F25BF8" w:rsidRPr="00F25BF8" w:rsidRDefault="00F25BF8" w:rsidP="00F25BF8">
            <w:pPr>
              <w:contextualSpacing/>
              <w:jc w:val="center"/>
              <w:rPr>
                <w:sz w:val="20"/>
              </w:rPr>
            </w:pPr>
          </w:p>
        </w:tc>
        <w:tc>
          <w:tcPr>
            <w:tcW w:w="1594" w:type="dxa"/>
          </w:tcPr>
          <w:p w14:paraId="01FC3FA5" w14:textId="77777777" w:rsidR="00F25BF8" w:rsidRPr="00F25BF8" w:rsidRDefault="00F25BF8" w:rsidP="00F25BF8">
            <w:pPr>
              <w:contextualSpacing/>
              <w:jc w:val="center"/>
              <w:rPr>
                <w:sz w:val="20"/>
              </w:rPr>
            </w:pPr>
          </w:p>
        </w:tc>
        <w:tc>
          <w:tcPr>
            <w:tcW w:w="1594" w:type="dxa"/>
          </w:tcPr>
          <w:p w14:paraId="45223BA9" w14:textId="77777777" w:rsidR="00F25BF8" w:rsidRPr="00F25BF8" w:rsidRDefault="00F25BF8" w:rsidP="00F25BF8">
            <w:pPr>
              <w:contextualSpacing/>
              <w:jc w:val="center"/>
              <w:rPr>
                <w:sz w:val="20"/>
              </w:rPr>
            </w:pPr>
          </w:p>
        </w:tc>
        <w:tc>
          <w:tcPr>
            <w:tcW w:w="1595" w:type="dxa"/>
          </w:tcPr>
          <w:p w14:paraId="4D57AE5E" w14:textId="77777777" w:rsidR="00F25BF8" w:rsidRPr="00F25BF8" w:rsidRDefault="00F25BF8" w:rsidP="00F25BF8">
            <w:pPr>
              <w:contextualSpacing/>
              <w:jc w:val="center"/>
              <w:rPr>
                <w:sz w:val="20"/>
              </w:rPr>
            </w:pPr>
          </w:p>
        </w:tc>
        <w:tc>
          <w:tcPr>
            <w:tcW w:w="1080" w:type="dxa"/>
          </w:tcPr>
          <w:p w14:paraId="37C9332D" w14:textId="77777777" w:rsidR="00F25BF8" w:rsidRPr="00F25BF8" w:rsidRDefault="00F25BF8" w:rsidP="00F25BF8">
            <w:pPr>
              <w:contextualSpacing/>
              <w:jc w:val="center"/>
              <w:rPr>
                <w:sz w:val="20"/>
              </w:rPr>
            </w:pPr>
          </w:p>
        </w:tc>
        <w:tc>
          <w:tcPr>
            <w:tcW w:w="1080" w:type="dxa"/>
          </w:tcPr>
          <w:p w14:paraId="3CBD15D2" w14:textId="77777777" w:rsidR="00F25BF8" w:rsidRPr="00F25BF8" w:rsidRDefault="00F25BF8" w:rsidP="00F25BF8">
            <w:pPr>
              <w:contextualSpacing/>
              <w:jc w:val="center"/>
              <w:rPr>
                <w:sz w:val="20"/>
              </w:rPr>
            </w:pPr>
          </w:p>
        </w:tc>
      </w:tr>
      <w:tr w:rsidR="00F25BF8" w:rsidRPr="00F25BF8" w14:paraId="2C54BBBA" w14:textId="77777777" w:rsidTr="00F25BF8">
        <w:trPr>
          <w:trHeight w:val="20"/>
          <w:jc w:val="center"/>
        </w:trPr>
        <w:tc>
          <w:tcPr>
            <w:tcW w:w="694" w:type="dxa"/>
          </w:tcPr>
          <w:p w14:paraId="02C6C53C" w14:textId="77777777" w:rsidR="00F25BF8" w:rsidRPr="00F25BF8" w:rsidRDefault="00F25BF8" w:rsidP="00F25BF8">
            <w:pPr>
              <w:contextualSpacing/>
              <w:jc w:val="center"/>
              <w:rPr>
                <w:sz w:val="20"/>
              </w:rPr>
            </w:pPr>
            <w:r w:rsidRPr="00F25BF8">
              <w:rPr>
                <w:sz w:val="20"/>
              </w:rPr>
              <w:t>10</w:t>
            </w:r>
          </w:p>
        </w:tc>
        <w:tc>
          <w:tcPr>
            <w:tcW w:w="1101" w:type="dxa"/>
          </w:tcPr>
          <w:p w14:paraId="1E892E32" w14:textId="77777777" w:rsidR="00F25BF8" w:rsidRPr="00F25BF8" w:rsidRDefault="00F25BF8" w:rsidP="00F25BF8">
            <w:pPr>
              <w:contextualSpacing/>
              <w:jc w:val="center"/>
              <w:rPr>
                <w:sz w:val="20"/>
              </w:rPr>
            </w:pPr>
          </w:p>
        </w:tc>
        <w:tc>
          <w:tcPr>
            <w:tcW w:w="1594" w:type="dxa"/>
          </w:tcPr>
          <w:p w14:paraId="0FBDEBC4" w14:textId="77777777" w:rsidR="00F25BF8" w:rsidRPr="00F25BF8" w:rsidRDefault="00F25BF8" w:rsidP="00F25BF8">
            <w:pPr>
              <w:contextualSpacing/>
              <w:jc w:val="center"/>
              <w:rPr>
                <w:sz w:val="20"/>
              </w:rPr>
            </w:pPr>
          </w:p>
        </w:tc>
        <w:tc>
          <w:tcPr>
            <w:tcW w:w="1594" w:type="dxa"/>
          </w:tcPr>
          <w:p w14:paraId="040A8025" w14:textId="77777777" w:rsidR="00F25BF8" w:rsidRPr="00F25BF8" w:rsidRDefault="00F25BF8" w:rsidP="00F25BF8">
            <w:pPr>
              <w:contextualSpacing/>
              <w:jc w:val="center"/>
              <w:rPr>
                <w:sz w:val="20"/>
              </w:rPr>
            </w:pPr>
          </w:p>
        </w:tc>
        <w:tc>
          <w:tcPr>
            <w:tcW w:w="1594" w:type="dxa"/>
          </w:tcPr>
          <w:p w14:paraId="21E2B8ED" w14:textId="77777777" w:rsidR="00F25BF8" w:rsidRPr="00F25BF8" w:rsidRDefault="00F25BF8" w:rsidP="00F25BF8">
            <w:pPr>
              <w:contextualSpacing/>
              <w:jc w:val="center"/>
              <w:rPr>
                <w:sz w:val="20"/>
              </w:rPr>
            </w:pPr>
          </w:p>
        </w:tc>
        <w:tc>
          <w:tcPr>
            <w:tcW w:w="1595" w:type="dxa"/>
          </w:tcPr>
          <w:p w14:paraId="11DD1964" w14:textId="77777777" w:rsidR="00F25BF8" w:rsidRPr="00F25BF8" w:rsidRDefault="00F25BF8" w:rsidP="00F25BF8">
            <w:pPr>
              <w:contextualSpacing/>
              <w:jc w:val="center"/>
              <w:rPr>
                <w:sz w:val="20"/>
              </w:rPr>
            </w:pPr>
          </w:p>
        </w:tc>
        <w:tc>
          <w:tcPr>
            <w:tcW w:w="1594" w:type="dxa"/>
          </w:tcPr>
          <w:p w14:paraId="6A23DB21" w14:textId="77777777" w:rsidR="00F25BF8" w:rsidRPr="00F25BF8" w:rsidRDefault="00F25BF8" w:rsidP="00F25BF8">
            <w:pPr>
              <w:contextualSpacing/>
              <w:jc w:val="center"/>
              <w:rPr>
                <w:sz w:val="20"/>
              </w:rPr>
            </w:pPr>
          </w:p>
        </w:tc>
        <w:tc>
          <w:tcPr>
            <w:tcW w:w="1594" w:type="dxa"/>
          </w:tcPr>
          <w:p w14:paraId="7C9A7DF7" w14:textId="77777777" w:rsidR="00F25BF8" w:rsidRPr="00F25BF8" w:rsidRDefault="00F25BF8" w:rsidP="00F25BF8">
            <w:pPr>
              <w:contextualSpacing/>
              <w:jc w:val="center"/>
              <w:rPr>
                <w:sz w:val="20"/>
              </w:rPr>
            </w:pPr>
          </w:p>
        </w:tc>
        <w:tc>
          <w:tcPr>
            <w:tcW w:w="1595" w:type="dxa"/>
          </w:tcPr>
          <w:p w14:paraId="4DDF6C08" w14:textId="77777777" w:rsidR="00F25BF8" w:rsidRPr="00F25BF8" w:rsidRDefault="00F25BF8" w:rsidP="00F25BF8">
            <w:pPr>
              <w:contextualSpacing/>
              <w:jc w:val="center"/>
              <w:rPr>
                <w:sz w:val="20"/>
              </w:rPr>
            </w:pPr>
          </w:p>
        </w:tc>
        <w:tc>
          <w:tcPr>
            <w:tcW w:w="1080" w:type="dxa"/>
          </w:tcPr>
          <w:p w14:paraId="0F406020" w14:textId="77777777" w:rsidR="00F25BF8" w:rsidRPr="00F25BF8" w:rsidRDefault="00F25BF8" w:rsidP="00F25BF8">
            <w:pPr>
              <w:contextualSpacing/>
              <w:jc w:val="center"/>
              <w:rPr>
                <w:sz w:val="20"/>
              </w:rPr>
            </w:pPr>
          </w:p>
        </w:tc>
        <w:tc>
          <w:tcPr>
            <w:tcW w:w="1080" w:type="dxa"/>
          </w:tcPr>
          <w:p w14:paraId="33B470B6" w14:textId="77777777" w:rsidR="00F25BF8" w:rsidRPr="00F25BF8" w:rsidRDefault="00F25BF8" w:rsidP="00F25BF8">
            <w:pPr>
              <w:contextualSpacing/>
              <w:jc w:val="center"/>
              <w:rPr>
                <w:sz w:val="20"/>
              </w:rPr>
            </w:pPr>
          </w:p>
        </w:tc>
      </w:tr>
    </w:tbl>
    <w:p w14:paraId="49B29E98"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64BA8316" w14:textId="77777777" w:rsidTr="00F25BF8">
        <w:trPr>
          <w:jc w:val="center"/>
        </w:trPr>
        <w:tc>
          <w:tcPr>
            <w:tcW w:w="5397" w:type="dxa"/>
          </w:tcPr>
          <w:p w14:paraId="647B06C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Documentation Type (G3)</w:t>
            </w:r>
          </w:p>
        </w:tc>
        <w:tc>
          <w:tcPr>
            <w:tcW w:w="5398" w:type="dxa"/>
          </w:tcPr>
          <w:p w14:paraId="5EBF1CA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(G7)</w:t>
            </w:r>
          </w:p>
        </w:tc>
      </w:tr>
      <w:tr w:rsidR="00F25BF8" w:rsidRPr="00F25BF8" w14:paraId="72BA1844" w14:textId="77777777" w:rsidTr="00F25BF8">
        <w:trPr>
          <w:jc w:val="center"/>
        </w:trPr>
        <w:tc>
          <w:tcPr>
            <w:tcW w:w="5397" w:type="dxa"/>
          </w:tcPr>
          <w:p w14:paraId="6243D61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1=Customary land certificate</w:t>
            </w:r>
          </w:p>
          <w:p w14:paraId="5F78BD7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2=State land lease/title - 14 year lease</w:t>
            </w:r>
          </w:p>
          <w:p w14:paraId="3609764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3=State land lease/title - 99 year lease</w:t>
            </w:r>
          </w:p>
          <w:p w14:paraId="240AE81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4=Letter of consent not yet registered with the Ministry of Lands</w:t>
            </w:r>
          </w:p>
          <w:p w14:paraId="5176AEF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documentation</w:t>
            </w:r>
          </w:p>
        </w:tc>
        <w:tc>
          <w:tcPr>
            <w:tcW w:w="5398" w:type="dxa"/>
          </w:tcPr>
          <w:p w14:paraId="512245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2AD77D1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27E708F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654FC03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3F8F2CE5" w14:textId="0E145388" w:rsidR="00F25BF8" w:rsidRPr="00F25BF8" w:rsidRDefault="00296E2F" w:rsidP="00F25BF8">
            <w:pPr>
              <w:kinsoku w:val="0"/>
              <w:overflowPunct w:val="0"/>
              <w:autoSpaceDE w:val="0"/>
              <w:autoSpaceDN w:val="0"/>
              <w:adjustRightInd w:val="0"/>
              <w:contextualSpacing/>
              <w:rPr>
                <w:rFonts w:cs="Times New Roman"/>
                <w:sz w:val="20"/>
              </w:rPr>
            </w:pPr>
            <w:r>
              <w:rPr>
                <w:rFonts w:cs="Times New Roman"/>
                <w:sz w:val="20"/>
              </w:rPr>
              <w:t>97</w:t>
            </w:r>
            <w:r w:rsidR="00F25BF8" w:rsidRPr="00F25BF8">
              <w:rPr>
                <w:rFonts w:cs="Times New Roman"/>
                <w:sz w:val="20"/>
              </w:rPr>
              <w:t>=Other</w:t>
            </w:r>
          </w:p>
        </w:tc>
      </w:tr>
    </w:tbl>
    <w:p w14:paraId="6841E90E" w14:textId="77777777" w:rsidR="00F25BF8" w:rsidRPr="00F25BF8" w:rsidRDefault="00F25BF8" w:rsidP="00F25BF8">
      <w:pPr>
        <w:spacing w:after="0" w:line="240" w:lineRule="auto"/>
        <w:contextualSpacing/>
        <w:rPr>
          <w:rFonts w:eastAsia="SimSun"/>
        </w:rPr>
      </w:pPr>
    </w:p>
    <w:p w14:paraId="43969DC5" w14:textId="77777777" w:rsidR="00F25BF8" w:rsidRPr="00F25BF8" w:rsidRDefault="00F25BF8" w:rsidP="00F25BF8">
      <w:pPr>
        <w:spacing w:after="0" w:line="240" w:lineRule="auto"/>
        <w:contextualSpacing/>
        <w:rPr>
          <w:rFonts w:eastAsia="SimSun"/>
        </w:rPr>
      </w:pPr>
      <w:r w:rsidRPr="00F25BF8">
        <w:rPr>
          <w:rFonts w:eastAsia="SimSun"/>
        </w:rPr>
        <w:br w:type="page"/>
      </w:r>
    </w:p>
    <w:p w14:paraId="042F66B0"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2983126E" w14:textId="77777777" w:rsidR="00F25BF8" w:rsidRPr="00F25BF8" w:rsidRDefault="00F25BF8" w:rsidP="00F25BF8">
      <w:pPr>
        <w:spacing w:after="0" w:line="240" w:lineRule="auto"/>
        <w:contextualSpacing/>
        <w:rPr>
          <w:rFonts w:eastAsia="SimSun"/>
        </w:rPr>
      </w:pPr>
    </w:p>
    <w:tbl>
      <w:tblPr>
        <w:tblStyle w:val="TableGrid2"/>
        <w:tblW w:w="13447" w:type="dxa"/>
        <w:jc w:val="center"/>
        <w:tblLayout w:type="fixed"/>
        <w:tblCellMar>
          <w:left w:w="29" w:type="dxa"/>
          <w:right w:w="29" w:type="dxa"/>
        </w:tblCellMar>
        <w:tblLook w:val="04A0" w:firstRow="1" w:lastRow="0" w:firstColumn="1" w:lastColumn="0" w:noHBand="0" w:noVBand="1"/>
      </w:tblPr>
      <w:tblGrid>
        <w:gridCol w:w="694"/>
        <w:gridCol w:w="1594"/>
        <w:gridCol w:w="1594"/>
        <w:gridCol w:w="1594"/>
        <w:gridCol w:w="1594"/>
        <w:gridCol w:w="1594"/>
        <w:gridCol w:w="1595"/>
        <w:gridCol w:w="1594"/>
        <w:gridCol w:w="1594"/>
      </w:tblGrid>
      <w:tr w:rsidR="00F25BF8" w:rsidRPr="00F25BF8" w14:paraId="6A8DEB91" w14:textId="77777777" w:rsidTr="00F25BF8">
        <w:trPr>
          <w:trHeight w:val="20"/>
          <w:jc w:val="center"/>
        </w:trPr>
        <w:tc>
          <w:tcPr>
            <w:tcW w:w="694" w:type="dxa"/>
            <w:vMerge w:val="restart"/>
          </w:tcPr>
          <w:p w14:paraId="2466CB0C" w14:textId="77777777" w:rsidR="00F25BF8" w:rsidRPr="00F25BF8" w:rsidRDefault="00F25BF8" w:rsidP="00F25BF8">
            <w:pPr>
              <w:contextualSpacing/>
              <w:jc w:val="center"/>
              <w:rPr>
                <w:sz w:val="20"/>
              </w:rPr>
            </w:pPr>
            <w:r w:rsidRPr="00F25BF8">
              <w:rPr>
                <w:sz w:val="20"/>
              </w:rPr>
              <w:t>Field</w:t>
            </w:r>
          </w:p>
        </w:tc>
        <w:tc>
          <w:tcPr>
            <w:tcW w:w="1594" w:type="dxa"/>
            <w:vMerge w:val="restart"/>
          </w:tcPr>
          <w:p w14:paraId="168850F8" w14:textId="77777777" w:rsidR="00F25BF8" w:rsidRPr="00F25BF8" w:rsidRDefault="00F25BF8" w:rsidP="00F25BF8">
            <w:pPr>
              <w:contextualSpacing/>
              <w:jc w:val="center"/>
              <w:rPr>
                <w:rFonts w:cs="Times New Roman"/>
                <w:sz w:val="20"/>
              </w:rPr>
            </w:pPr>
            <w:r w:rsidRPr="00F25BF8">
              <w:rPr>
                <w:rFonts w:cs="Times New Roman"/>
                <w:sz w:val="20"/>
              </w:rPr>
              <w:t>G8. Do you expect to receive any important benefits in the next 3-5 years from having a customary certificate for this field?</w:t>
            </w:r>
          </w:p>
          <w:p w14:paraId="06970A1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B6BFA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87376D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0A34CDA" w14:textId="77777777" w:rsidR="00F25BF8" w:rsidRPr="00F25BF8" w:rsidRDefault="00F25BF8" w:rsidP="00F25BF8">
            <w:pPr>
              <w:contextualSpacing/>
              <w:jc w:val="center"/>
              <w:rPr>
                <w:rFonts w:cs="Times New Roman"/>
                <w:sz w:val="20"/>
              </w:rPr>
            </w:pPr>
            <w:r w:rsidRPr="00F25BF8">
              <w:rPr>
                <w:sz w:val="20"/>
              </w:rPr>
              <w:t>999=Prefer not to respond</w:t>
            </w:r>
          </w:p>
          <w:p w14:paraId="43C84839" w14:textId="77777777" w:rsidR="00F25BF8" w:rsidRPr="00F25BF8" w:rsidRDefault="00F25BF8" w:rsidP="00F25BF8">
            <w:pPr>
              <w:contextualSpacing/>
              <w:jc w:val="center"/>
              <w:rPr>
                <w:rFonts w:cs="Times New Roman"/>
                <w:sz w:val="20"/>
              </w:rPr>
            </w:pPr>
            <w:r w:rsidRPr="00F25BF8">
              <w:rPr>
                <w:rFonts w:cs="Times New Roman"/>
                <w:sz w:val="20"/>
              </w:rPr>
              <w:t xml:space="preserve">If </w:t>
            </w:r>
            <w:proofErr w:type="spellStart"/>
            <w:r w:rsidRPr="00F25BF8">
              <w:rPr>
                <w:rFonts w:cs="Times New Roman"/>
                <w:sz w:val="20"/>
              </w:rPr>
              <w:t>No,skip</w:t>
            </w:r>
            <w:proofErr w:type="spellEnd"/>
            <w:r w:rsidRPr="00F25BF8">
              <w:rPr>
                <w:rFonts w:cs="Times New Roman"/>
                <w:sz w:val="20"/>
              </w:rPr>
              <w:t xml:space="preserve"> to G10</w:t>
            </w:r>
          </w:p>
          <w:p w14:paraId="75878473" w14:textId="77777777" w:rsidR="00F25BF8" w:rsidRPr="00F25BF8" w:rsidRDefault="00F25BF8" w:rsidP="00F25BF8">
            <w:pPr>
              <w:contextualSpacing/>
              <w:jc w:val="center"/>
              <w:rPr>
                <w:rFonts w:cs="Times New Roman"/>
                <w:sz w:val="20"/>
              </w:rPr>
            </w:pPr>
            <w:r w:rsidRPr="00F25BF8">
              <w:rPr>
                <w:rFonts w:cs="Times New Roman"/>
                <w:sz w:val="20"/>
              </w:rPr>
              <w:t>Ask only if G3=1</w:t>
            </w:r>
          </w:p>
        </w:tc>
        <w:tc>
          <w:tcPr>
            <w:tcW w:w="3188" w:type="dxa"/>
            <w:gridSpan w:val="2"/>
          </w:tcPr>
          <w:p w14:paraId="6AF1367F" w14:textId="77777777" w:rsidR="00F25BF8" w:rsidRPr="00F25BF8" w:rsidRDefault="00F25BF8" w:rsidP="00F25BF8">
            <w:pPr>
              <w:contextualSpacing/>
              <w:jc w:val="center"/>
              <w:rPr>
                <w:rFonts w:cs="Times New Roman"/>
                <w:sz w:val="20"/>
              </w:rPr>
            </w:pPr>
            <w:r w:rsidRPr="00F25BF8">
              <w:rPr>
                <w:rFonts w:cs="Times New Roman"/>
                <w:sz w:val="20"/>
              </w:rPr>
              <w:t>G9. Please list the two most important benefits you expect to receive from having a customary land certificate in the next 3-5 years</w:t>
            </w:r>
          </w:p>
          <w:p w14:paraId="42C496C1"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1594" w:type="dxa"/>
            <w:vMerge w:val="restart"/>
          </w:tcPr>
          <w:p w14:paraId="0AD84441" w14:textId="77777777" w:rsidR="00F25BF8" w:rsidRPr="00F25BF8" w:rsidRDefault="00F25BF8" w:rsidP="00F25BF8">
            <w:pPr>
              <w:contextualSpacing/>
              <w:jc w:val="center"/>
              <w:rPr>
                <w:rFonts w:cs="Times New Roman"/>
                <w:sz w:val="20"/>
              </w:rPr>
            </w:pPr>
            <w:r w:rsidRPr="00F25BF8">
              <w:rPr>
                <w:rFonts w:cs="Times New Roman"/>
                <w:sz w:val="20"/>
              </w:rPr>
              <w:t>G10. Have you experienced any negative effects as a result of having a customary certificate for this field?</w:t>
            </w:r>
          </w:p>
          <w:p w14:paraId="25BF38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3F2B3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0CA702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13E5260" w14:textId="77777777" w:rsidR="00F25BF8" w:rsidRPr="00F25BF8" w:rsidRDefault="00F25BF8" w:rsidP="00F25BF8">
            <w:pPr>
              <w:contextualSpacing/>
              <w:jc w:val="center"/>
              <w:rPr>
                <w:rFonts w:cs="Times New Roman"/>
                <w:sz w:val="20"/>
              </w:rPr>
            </w:pPr>
            <w:r w:rsidRPr="00F25BF8">
              <w:rPr>
                <w:sz w:val="20"/>
              </w:rPr>
              <w:t>999=Prefer not to respond</w:t>
            </w:r>
          </w:p>
          <w:p w14:paraId="7EEB1985" w14:textId="77777777" w:rsidR="00F25BF8" w:rsidRPr="00F25BF8" w:rsidRDefault="00F25BF8" w:rsidP="00F25BF8">
            <w:pPr>
              <w:contextualSpacing/>
              <w:jc w:val="center"/>
              <w:rPr>
                <w:rFonts w:cs="Times New Roman"/>
                <w:sz w:val="20"/>
              </w:rPr>
            </w:pPr>
            <w:r w:rsidRPr="00F25BF8">
              <w:rPr>
                <w:rFonts w:cs="Times New Roman"/>
                <w:sz w:val="20"/>
              </w:rPr>
              <w:t>If not 2, skip to G16</w:t>
            </w:r>
          </w:p>
        </w:tc>
        <w:tc>
          <w:tcPr>
            <w:tcW w:w="1594" w:type="dxa"/>
            <w:vMerge w:val="restart"/>
          </w:tcPr>
          <w:p w14:paraId="1C3EF73C" w14:textId="77777777" w:rsidR="00F25BF8" w:rsidRPr="00F25BF8" w:rsidRDefault="00F25BF8" w:rsidP="00F25BF8">
            <w:pPr>
              <w:contextualSpacing/>
              <w:jc w:val="center"/>
              <w:rPr>
                <w:rFonts w:cs="Times New Roman"/>
                <w:sz w:val="20"/>
              </w:rPr>
            </w:pPr>
            <w:r w:rsidRPr="00F25BF8">
              <w:rPr>
                <w:rFonts w:cs="Times New Roman"/>
                <w:sz w:val="20"/>
              </w:rPr>
              <w:t>G11. Please briefly explain.</w:t>
            </w:r>
          </w:p>
        </w:tc>
        <w:tc>
          <w:tcPr>
            <w:tcW w:w="1595" w:type="dxa"/>
            <w:vMerge w:val="restart"/>
          </w:tcPr>
          <w:p w14:paraId="369F6C46" w14:textId="77777777" w:rsidR="00F25BF8" w:rsidRPr="00F25BF8" w:rsidRDefault="00F25BF8" w:rsidP="00F25BF8">
            <w:pPr>
              <w:contextualSpacing/>
              <w:jc w:val="center"/>
              <w:rPr>
                <w:rFonts w:cs="Times New Roman"/>
                <w:sz w:val="20"/>
              </w:rPr>
            </w:pPr>
            <w:r w:rsidRPr="00F25BF8">
              <w:rPr>
                <w:rFonts w:cs="Times New Roman"/>
                <w:sz w:val="20"/>
              </w:rPr>
              <w:t>G12. If you could obtain a paper document of your right to use this field, would you?</w:t>
            </w:r>
          </w:p>
          <w:p w14:paraId="1D098B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122A3DD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99308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8CBDDD9" w14:textId="77777777" w:rsidR="00F25BF8" w:rsidRPr="00F25BF8" w:rsidRDefault="00F25BF8" w:rsidP="00F25BF8">
            <w:pPr>
              <w:contextualSpacing/>
              <w:jc w:val="center"/>
              <w:rPr>
                <w:rFonts w:cs="Times New Roman"/>
                <w:sz w:val="20"/>
              </w:rPr>
            </w:pPr>
            <w:r w:rsidRPr="00F25BF8">
              <w:rPr>
                <w:sz w:val="20"/>
              </w:rPr>
              <w:t>999=Prefer not to respond</w:t>
            </w:r>
          </w:p>
          <w:p w14:paraId="600A99E2" w14:textId="77777777" w:rsidR="00F25BF8" w:rsidRPr="00F25BF8" w:rsidRDefault="00F25BF8" w:rsidP="00F25BF8">
            <w:pPr>
              <w:contextualSpacing/>
              <w:jc w:val="center"/>
              <w:rPr>
                <w:rFonts w:cs="Times New Roman"/>
                <w:sz w:val="20"/>
              </w:rPr>
            </w:pPr>
            <w:r w:rsidRPr="00F25BF8">
              <w:rPr>
                <w:rFonts w:cs="Times New Roman"/>
                <w:sz w:val="20"/>
              </w:rPr>
              <w:t>If No, skip to G14</w:t>
            </w:r>
          </w:p>
          <w:p w14:paraId="11BE5AF5" w14:textId="77777777" w:rsidR="00F25BF8" w:rsidRPr="00F25BF8" w:rsidRDefault="00F25BF8" w:rsidP="00F25BF8">
            <w:pPr>
              <w:contextualSpacing/>
              <w:jc w:val="center"/>
              <w:rPr>
                <w:rFonts w:cs="Times New Roman"/>
                <w:sz w:val="20"/>
              </w:rPr>
            </w:pPr>
            <w:r w:rsidRPr="00F25BF8">
              <w:rPr>
                <w:rFonts w:cs="Times New Roman"/>
                <w:sz w:val="20"/>
              </w:rPr>
              <w:t>If 888 or 999, skip to G15</w:t>
            </w:r>
          </w:p>
        </w:tc>
        <w:tc>
          <w:tcPr>
            <w:tcW w:w="1594" w:type="dxa"/>
            <w:vMerge w:val="restart"/>
          </w:tcPr>
          <w:p w14:paraId="4EB4130A" w14:textId="77777777" w:rsidR="00F25BF8" w:rsidRPr="00F25BF8" w:rsidRDefault="00F25BF8" w:rsidP="00F25BF8">
            <w:pPr>
              <w:contextualSpacing/>
              <w:jc w:val="center"/>
              <w:rPr>
                <w:rFonts w:cs="Times New Roman"/>
                <w:sz w:val="20"/>
              </w:rPr>
            </w:pPr>
            <w:r w:rsidRPr="00F25BF8">
              <w:rPr>
                <w:rFonts w:cs="Times New Roman"/>
                <w:sz w:val="20"/>
              </w:rPr>
              <w:t>G13. Why would you want to obtain a paper document of your right to use this field?</w:t>
            </w:r>
          </w:p>
          <w:p w14:paraId="6D4B3CA6" w14:textId="77777777" w:rsidR="00F25BF8" w:rsidRPr="00F25BF8" w:rsidRDefault="00F25BF8" w:rsidP="00F25BF8">
            <w:pPr>
              <w:contextualSpacing/>
              <w:jc w:val="center"/>
              <w:rPr>
                <w:rFonts w:cs="Times New Roman"/>
                <w:sz w:val="20"/>
              </w:rPr>
            </w:pPr>
            <w:r w:rsidRPr="00F25BF8">
              <w:rPr>
                <w:rFonts w:cs="Times New Roman"/>
                <w:sz w:val="20"/>
              </w:rPr>
              <w:t>(See code below)</w:t>
            </w:r>
          </w:p>
          <w:p w14:paraId="7A629A39" w14:textId="77777777" w:rsidR="00F25BF8" w:rsidRPr="00F25BF8" w:rsidRDefault="00F25BF8" w:rsidP="00F25BF8">
            <w:pPr>
              <w:contextualSpacing/>
              <w:jc w:val="center"/>
              <w:rPr>
                <w:rFonts w:cs="Times New Roman"/>
                <w:sz w:val="20"/>
              </w:rPr>
            </w:pPr>
            <w:r w:rsidRPr="00F25BF8">
              <w:rPr>
                <w:rFonts w:cs="Times New Roman"/>
                <w:sz w:val="20"/>
              </w:rPr>
              <w:t>skip to G15</w:t>
            </w:r>
          </w:p>
        </w:tc>
        <w:tc>
          <w:tcPr>
            <w:tcW w:w="1594" w:type="dxa"/>
            <w:vMerge w:val="restart"/>
          </w:tcPr>
          <w:p w14:paraId="33C3688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G14. Why would you NOT want to obtain a paper document of your right to use this field?</w:t>
            </w:r>
          </w:p>
        </w:tc>
      </w:tr>
      <w:tr w:rsidR="00F25BF8" w:rsidRPr="00F25BF8" w14:paraId="2DE8000B" w14:textId="77777777" w:rsidTr="00F25BF8">
        <w:trPr>
          <w:trHeight w:val="20"/>
          <w:jc w:val="center"/>
        </w:trPr>
        <w:tc>
          <w:tcPr>
            <w:tcW w:w="694" w:type="dxa"/>
            <w:vMerge/>
          </w:tcPr>
          <w:p w14:paraId="6193026C" w14:textId="77777777" w:rsidR="00F25BF8" w:rsidRPr="00F25BF8" w:rsidRDefault="00F25BF8" w:rsidP="00F25BF8">
            <w:pPr>
              <w:contextualSpacing/>
              <w:jc w:val="center"/>
              <w:rPr>
                <w:sz w:val="20"/>
              </w:rPr>
            </w:pPr>
          </w:p>
        </w:tc>
        <w:tc>
          <w:tcPr>
            <w:tcW w:w="1594" w:type="dxa"/>
            <w:vMerge/>
          </w:tcPr>
          <w:p w14:paraId="5FD0E6E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tcPr>
          <w:p w14:paraId="6C3683C1" w14:textId="77777777" w:rsidR="00F25BF8" w:rsidRPr="00F25BF8" w:rsidRDefault="00F25BF8" w:rsidP="00F25BF8">
            <w:pPr>
              <w:contextualSpacing/>
              <w:jc w:val="center"/>
              <w:rPr>
                <w:rFonts w:cs="Times New Roman"/>
                <w:sz w:val="20"/>
              </w:rPr>
            </w:pPr>
            <w:r w:rsidRPr="00F25BF8">
              <w:rPr>
                <w:rFonts w:cs="Times New Roman"/>
                <w:sz w:val="20"/>
              </w:rPr>
              <w:t>Benefit1</w:t>
            </w:r>
          </w:p>
        </w:tc>
        <w:tc>
          <w:tcPr>
            <w:tcW w:w="1594" w:type="dxa"/>
          </w:tcPr>
          <w:p w14:paraId="02697588" w14:textId="77777777" w:rsidR="00F25BF8" w:rsidRPr="00F25BF8" w:rsidRDefault="00F25BF8" w:rsidP="00F25BF8">
            <w:pPr>
              <w:contextualSpacing/>
              <w:jc w:val="center"/>
              <w:rPr>
                <w:rFonts w:cs="Times New Roman"/>
                <w:sz w:val="20"/>
              </w:rPr>
            </w:pPr>
            <w:r w:rsidRPr="00F25BF8">
              <w:rPr>
                <w:rFonts w:cs="Times New Roman"/>
                <w:sz w:val="20"/>
              </w:rPr>
              <w:t>Benefit 2</w:t>
            </w:r>
          </w:p>
        </w:tc>
        <w:tc>
          <w:tcPr>
            <w:tcW w:w="1594" w:type="dxa"/>
            <w:vMerge/>
          </w:tcPr>
          <w:p w14:paraId="22CEA3F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6C753876"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6803EFC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7A12176E" w14:textId="77777777" w:rsidR="00F25BF8" w:rsidRPr="00F25BF8" w:rsidRDefault="00F25BF8" w:rsidP="00F25BF8">
            <w:pPr>
              <w:contextualSpacing/>
              <w:jc w:val="center"/>
              <w:rPr>
                <w:rFonts w:cs="Times New Roman"/>
                <w:sz w:val="20"/>
              </w:rPr>
            </w:pPr>
          </w:p>
        </w:tc>
        <w:tc>
          <w:tcPr>
            <w:tcW w:w="1594" w:type="dxa"/>
            <w:vMerge/>
          </w:tcPr>
          <w:p w14:paraId="2319C003" w14:textId="77777777" w:rsidR="00F25BF8" w:rsidRPr="00F25BF8" w:rsidRDefault="00F25BF8" w:rsidP="00F25BF8">
            <w:pPr>
              <w:contextualSpacing/>
              <w:jc w:val="center"/>
              <w:rPr>
                <w:rFonts w:cs="Times New Roman"/>
                <w:sz w:val="20"/>
              </w:rPr>
            </w:pPr>
          </w:p>
        </w:tc>
      </w:tr>
      <w:tr w:rsidR="00F25BF8" w:rsidRPr="00F25BF8" w14:paraId="0726931F" w14:textId="77777777" w:rsidTr="00F25BF8">
        <w:trPr>
          <w:trHeight w:val="20"/>
          <w:jc w:val="center"/>
        </w:trPr>
        <w:tc>
          <w:tcPr>
            <w:tcW w:w="694" w:type="dxa"/>
          </w:tcPr>
          <w:p w14:paraId="38566E6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594" w:type="dxa"/>
          </w:tcPr>
          <w:p w14:paraId="66D5448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certificate_benfuture</w:t>
            </w:r>
            <w:proofErr w:type="spellEnd"/>
          </w:p>
        </w:tc>
        <w:tc>
          <w:tcPr>
            <w:tcW w:w="3188" w:type="dxa"/>
            <w:gridSpan w:val="2"/>
          </w:tcPr>
          <w:p w14:paraId="1EB3896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certificate_benfuture2</w:t>
            </w:r>
          </w:p>
        </w:tc>
        <w:tc>
          <w:tcPr>
            <w:tcW w:w="1594" w:type="dxa"/>
          </w:tcPr>
          <w:p w14:paraId="68A9EB8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certificate_neg</w:t>
            </w:r>
            <w:proofErr w:type="spellEnd"/>
          </w:p>
        </w:tc>
        <w:tc>
          <w:tcPr>
            <w:tcW w:w="1594" w:type="dxa"/>
          </w:tcPr>
          <w:p w14:paraId="59BDC16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certificate_negexpl</w:t>
            </w:r>
            <w:proofErr w:type="spellEnd"/>
          </w:p>
        </w:tc>
        <w:tc>
          <w:tcPr>
            <w:tcW w:w="1595" w:type="dxa"/>
          </w:tcPr>
          <w:p w14:paraId="5FB290E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papdoc_yn</w:t>
            </w:r>
            <w:proofErr w:type="spellEnd"/>
          </w:p>
        </w:tc>
        <w:tc>
          <w:tcPr>
            <w:tcW w:w="1594" w:type="dxa"/>
          </w:tcPr>
          <w:p w14:paraId="606E802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papdoc_why</w:t>
            </w:r>
            <w:proofErr w:type="spellEnd"/>
          </w:p>
        </w:tc>
        <w:tc>
          <w:tcPr>
            <w:tcW w:w="1594" w:type="dxa"/>
          </w:tcPr>
          <w:p w14:paraId="0A3750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nopapdoc_why</w:t>
            </w:r>
            <w:proofErr w:type="spellEnd"/>
          </w:p>
        </w:tc>
      </w:tr>
      <w:tr w:rsidR="00F25BF8" w:rsidRPr="00F25BF8" w14:paraId="2504F25B" w14:textId="77777777" w:rsidTr="00F25BF8">
        <w:trPr>
          <w:trHeight w:val="20"/>
          <w:jc w:val="center"/>
        </w:trPr>
        <w:tc>
          <w:tcPr>
            <w:tcW w:w="694" w:type="dxa"/>
          </w:tcPr>
          <w:p w14:paraId="6DE6B565" w14:textId="77777777" w:rsidR="00F25BF8" w:rsidRPr="00F25BF8" w:rsidRDefault="00F25BF8" w:rsidP="00F25BF8">
            <w:pPr>
              <w:contextualSpacing/>
              <w:jc w:val="center"/>
              <w:rPr>
                <w:sz w:val="20"/>
              </w:rPr>
            </w:pPr>
            <w:r w:rsidRPr="00F25BF8">
              <w:rPr>
                <w:sz w:val="20"/>
              </w:rPr>
              <w:t>1</w:t>
            </w:r>
          </w:p>
        </w:tc>
        <w:tc>
          <w:tcPr>
            <w:tcW w:w="1594" w:type="dxa"/>
          </w:tcPr>
          <w:p w14:paraId="46C9D92E" w14:textId="77777777" w:rsidR="00F25BF8" w:rsidRPr="00F25BF8" w:rsidRDefault="00F25BF8" w:rsidP="00F25BF8">
            <w:pPr>
              <w:contextualSpacing/>
              <w:jc w:val="center"/>
              <w:rPr>
                <w:sz w:val="20"/>
              </w:rPr>
            </w:pPr>
          </w:p>
        </w:tc>
        <w:tc>
          <w:tcPr>
            <w:tcW w:w="1594" w:type="dxa"/>
          </w:tcPr>
          <w:p w14:paraId="489D8C5B" w14:textId="77777777" w:rsidR="00F25BF8" w:rsidRPr="00F25BF8" w:rsidRDefault="00F25BF8" w:rsidP="00F25BF8">
            <w:pPr>
              <w:contextualSpacing/>
              <w:jc w:val="center"/>
              <w:rPr>
                <w:sz w:val="20"/>
              </w:rPr>
            </w:pPr>
          </w:p>
        </w:tc>
        <w:tc>
          <w:tcPr>
            <w:tcW w:w="1594" w:type="dxa"/>
          </w:tcPr>
          <w:p w14:paraId="5F1E664F" w14:textId="77777777" w:rsidR="00F25BF8" w:rsidRPr="00F25BF8" w:rsidRDefault="00F25BF8" w:rsidP="00F25BF8">
            <w:pPr>
              <w:contextualSpacing/>
              <w:jc w:val="center"/>
              <w:rPr>
                <w:sz w:val="20"/>
              </w:rPr>
            </w:pPr>
          </w:p>
        </w:tc>
        <w:tc>
          <w:tcPr>
            <w:tcW w:w="1594" w:type="dxa"/>
          </w:tcPr>
          <w:p w14:paraId="2C47CA14" w14:textId="77777777" w:rsidR="00F25BF8" w:rsidRPr="00F25BF8" w:rsidRDefault="00F25BF8" w:rsidP="00F25BF8">
            <w:pPr>
              <w:contextualSpacing/>
              <w:jc w:val="center"/>
              <w:rPr>
                <w:sz w:val="20"/>
              </w:rPr>
            </w:pPr>
          </w:p>
        </w:tc>
        <w:tc>
          <w:tcPr>
            <w:tcW w:w="1594" w:type="dxa"/>
          </w:tcPr>
          <w:p w14:paraId="592031E3" w14:textId="77777777" w:rsidR="00F25BF8" w:rsidRPr="00F25BF8" w:rsidRDefault="00F25BF8" w:rsidP="00F25BF8">
            <w:pPr>
              <w:contextualSpacing/>
              <w:jc w:val="center"/>
              <w:rPr>
                <w:sz w:val="20"/>
              </w:rPr>
            </w:pPr>
          </w:p>
        </w:tc>
        <w:tc>
          <w:tcPr>
            <w:tcW w:w="1595" w:type="dxa"/>
          </w:tcPr>
          <w:p w14:paraId="4326BC63" w14:textId="77777777" w:rsidR="00F25BF8" w:rsidRPr="00F25BF8" w:rsidRDefault="00F25BF8" w:rsidP="00F25BF8">
            <w:pPr>
              <w:contextualSpacing/>
              <w:jc w:val="center"/>
              <w:rPr>
                <w:sz w:val="20"/>
              </w:rPr>
            </w:pPr>
          </w:p>
        </w:tc>
        <w:tc>
          <w:tcPr>
            <w:tcW w:w="1594" w:type="dxa"/>
          </w:tcPr>
          <w:p w14:paraId="40160386" w14:textId="77777777" w:rsidR="00F25BF8" w:rsidRPr="00F25BF8" w:rsidRDefault="00F25BF8" w:rsidP="00F25BF8">
            <w:pPr>
              <w:contextualSpacing/>
              <w:jc w:val="center"/>
              <w:rPr>
                <w:sz w:val="20"/>
              </w:rPr>
            </w:pPr>
          </w:p>
        </w:tc>
        <w:tc>
          <w:tcPr>
            <w:tcW w:w="1594" w:type="dxa"/>
          </w:tcPr>
          <w:p w14:paraId="2791F230" w14:textId="77777777" w:rsidR="00F25BF8" w:rsidRPr="00F25BF8" w:rsidRDefault="00F25BF8" w:rsidP="00F25BF8">
            <w:pPr>
              <w:contextualSpacing/>
              <w:jc w:val="center"/>
              <w:rPr>
                <w:sz w:val="20"/>
              </w:rPr>
            </w:pPr>
          </w:p>
        </w:tc>
      </w:tr>
      <w:tr w:rsidR="00F25BF8" w:rsidRPr="00F25BF8" w14:paraId="31721ADE" w14:textId="77777777" w:rsidTr="00F25BF8">
        <w:trPr>
          <w:trHeight w:val="20"/>
          <w:jc w:val="center"/>
        </w:trPr>
        <w:tc>
          <w:tcPr>
            <w:tcW w:w="694" w:type="dxa"/>
          </w:tcPr>
          <w:p w14:paraId="49D25B82" w14:textId="77777777" w:rsidR="00F25BF8" w:rsidRPr="00F25BF8" w:rsidRDefault="00F25BF8" w:rsidP="00F25BF8">
            <w:pPr>
              <w:contextualSpacing/>
              <w:jc w:val="center"/>
              <w:rPr>
                <w:sz w:val="20"/>
              </w:rPr>
            </w:pPr>
            <w:r w:rsidRPr="00F25BF8">
              <w:rPr>
                <w:sz w:val="20"/>
              </w:rPr>
              <w:t>2</w:t>
            </w:r>
          </w:p>
        </w:tc>
        <w:tc>
          <w:tcPr>
            <w:tcW w:w="1594" w:type="dxa"/>
          </w:tcPr>
          <w:p w14:paraId="260D6AE3" w14:textId="77777777" w:rsidR="00F25BF8" w:rsidRPr="00F25BF8" w:rsidRDefault="00F25BF8" w:rsidP="00F25BF8">
            <w:pPr>
              <w:contextualSpacing/>
              <w:jc w:val="center"/>
              <w:rPr>
                <w:sz w:val="20"/>
              </w:rPr>
            </w:pPr>
          </w:p>
        </w:tc>
        <w:tc>
          <w:tcPr>
            <w:tcW w:w="1594" w:type="dxa"/>
          </w:tcPr>
          <w:p w14:paraId="6BCA4614" w14:textId="77777777" w:rsidR="00F25BF8" w:rsidRPr="00F25BF8" w:rsidRDefault="00F25BF8" w:rsidP="00F25BF8">
            <w:pPr>
              <w:contextualSpacing/>
              <w:jc w:val="center"/>
              <w:rPr>
                <w:sz w:val="20"/>
              </w:rPr>
            </w:pPr>
          </w:p>
        </w:tc>
        <w:tc>
          <w:tcPr>
            <w:tcW w:w="1594" w:type="dxa"/>
          </w:tcPr>
          <w:p w14:paraId="49EF4F46" w14:textId="77777777" w:rsidR="00F25BF8" w:rsidRPr="00F25BF8" w:rsidRDefault="00F25BF8" w:rsidP="00F25BF8">
            <w:pPr>
              <w:contextualSpacing/>
              <w:jc w:val="center"/>
              <w:rPr>
                <w:sz w:val="20"/>
              </w:rPr>
            </w:pPr>
          </w:p>
        </w:tc>
        <w:tc>
          <w:tcPr>
            <w:tcW w:w="1594" w:type="dxa"/>
          </w:tcPr>
          <w:p w14:paraId="7CC0FA61" w14:textId="77777777" w:rsidR="00F25BF8" w:rsidRPr="00F25BF8" w:rsidRDefault="00F25BF8" w:rsidP="00F25BF8">
            <w:pPr>
              <w:contextualSpacing/>
              <w:jc w:val="center"/>
              <w:rPr>
                <w:sz w:val="20"/>
              </w:rPr>
            </w:pPr>
          </w:p>
        </w:tc>
        <w:tc>
          <w:tcPr>
            <w:tcW w:w="1594" w:type="dxa"/>
          </w:tcPr>
          <w:p w14:paraId="12526629" w14:textId="77777777" w:rsidR="00F25BF8" w:rsidRPr="00F25BF8" w:rsidRDefault="00F25BF8" w:rsidP="00F25BF8">
            <w:pPr>
              <w:contextualSpacing/>
              <w:jc w:val="center"/>
              <w:rPr>
                <w:sz w:val="20"/>
              </w:rPr>
            </w:pPr>
          </w:p>
        </w:tc>
        <w:tc>
          <w:tcPr>
            <w:tcW w:w="1595" w:type="dxa"/>
          </w:tcPr>
          <w:p w14:paraId="7E25DD60" w14:textId="77777777" w:rsidR="00F25BF8" w:rsidRPr="00F25BF8" w:rsidRDefault="00F25BF8" w:rsidP="00F25BF8">
            <w:pPr>
              <w:contextualSpacing/>
              <w:jc w:val="center"/>
              <w:rPr>
                <w:sz w:val="20"/>
              </w:rPr>
            </w:pPr>
          </w:p>
        </w:tc>
        <w:tc>
          <w:tcPr>
            <w:tcW w:w="1594" w:type="dxa"/>
          </w:tcPr>
          <w:p w14:paraId="0DAAABB5" w14:textId="77777777" w:rsidR="00F25BF8" w:rsidRPr="00F25BF8" w:rsidRDefault="00F25BF8" w:rsidP="00F25BF8">
            <w:pPr>
              <w:contextualSpacing/>
              <w:jc w:val="center"/>
              <w:rPr>
                <w:sz w:val="20"/>
              </w:rPr>
            </w:pPr>
          </w:p>
        </w:tc>
        <w:tc>
          <w:tcPr>
            <w:tcW w:w="1594" w:type="dxa"/>
          </w:tcPr>
          <w:p w14:paraId="6789EDBB" w14:textId="77777777" w:rsidR="00F25BF8" w:rsidRPr="00F25BF8" w:rsidRDefault="00F25BF8" w:rsidP="00F25BF8">
            <w:pPr>
              <w:contextualSpacing/>
              <w:jc w:val="center"/>
              <w:rPr>
                <w:sz w:val="20"/>
              </w:rPr>
            </w:pPr>
          </w:p>
        </w:tc>
      </w:tr>
      <w:tr w:rsidR="00F25BF8" w:rsidRPr="00F25BF8" w14:paraId="4EC04F79" w14:textId="77777777" w:rsidTr="00F25BF8">
        <w:trPr>
          <w:trHeight w:val="20"/>
          <w:jc w:val="center"/>
        </w:trPr>
        <w:tc>
          <w:tcPr>
            <w:tcW w:w="694" w:type="dxa"/>
          </w:tcPr>
          <w:p w14:paraId="017D7AC3" w14:textId="77777777" w:rsidR="00F25BF8" w:rsidRPr="00F25BF8" w:rsidRDefault="00F25BF8" w:rsidP="00F25BF8">
            <w:pPr>
              <w:contextualSpacing/>
              <w:jc w:val="center"/>
              <w:rPr>
                <w:sz w:val="20"/>
              </w:rPr>
            </w:pPr>
            <w:r w:rsidRPr="00F25BF8">
              <w:rPr>
                <w:sz w:val="20"/>
              </w:rPr>
              <w:t>3</w:t>
            </w:r>
          </w:p>
        </w:tc>
        <w:tc>
          <w:tcPr>
            <w:tcW w:w="1594" w:type="dxa"/>
          </w:tcPr>
          <w:p w14:paraId="45DB4296" w14:textId="77777777" w:rsidR="00F25BF8" w:rsidRPr="00F25BF8" w:rsidRDefault="00F25BF8" w:rsidP="00F25BF8">
            <w:pPr>
              <w:contextualSpacing/>
              <w:jc w:val="center"/>
              <w:rPr>
                <w:sz w:val="20"/>
              </w:rPr>
            </w:pPr>
          </w:p>
        </w:tc>
        <w:tc>
          <w:tcPr>
            <w:tcW w:w="1594" w:type="dxa"/>
          </w:tcPr>
          <w:p w14:paraId="079653BB" w14:textId="77777777" w:rsidR="00F25BF8" w:rsidRPr="00F25BF8" w:rsidRDefault="00F25BF8" w:rsidP="00F25BF8">
            <w:pPr>
              <w:contextualSpacing/>
              <w:jc w:val="center"/>
              <w:rPr>
                <w:sz w:val="20"/>
              </w:rPr>
            </w:pPr>
          </w:p>
        </w:tc>
        <w:tc>
          <w:tcPr>
            <w:tcW w:w="1594" w:type="dxa"/>
          </w:tcPr>
          <w:p w14:paraId="2D16E6B4" w14:textId="77777777" w:rsidR="00F25BF8" w:rsidRPr="00F25BF8" w:rsidRDefault="00F25BF8" w:rsidP="00F25BF8">
            <w:pPr>
              <w:contextualSpacing/>
              <w:jc w:val="center"/>
              <w:rPr>
                <w:sz w:val="20"/>
              </w:rPr>
            </w:pPr>
          </w:p>
        </w:tc>
        <w:tc>
          <w:tcPr>
            <w:tcW w:w="1594" w:type="dxa"/>
          </w:tcPr>
          <w:p w14:paraId="629D62F4" w14:textId="77777777" w:rsidR="00F25BF8" w:rsidRPr="00F25BF8" w:rsidRDefault="00F25BF8" w:rsidP="00F25BF8">
            <w:pPr>
              <w:contextualSpacing/>
              <w:jc w:val="center"/>
              <w:rPr>
                <w:sz w:val="20"/>
              </w:rPr>
            </w:pPr>
          </w:p>
        </w:tc>
        <w:tc>
          <w:tcPr>
            <w:tcW w:w="1594" w:type="dxa"/>
          </w:tcPr>
          <w:p w14:paraId="4AEA0321" w14:textId="77777777" w:rsidR="00F25BF8" w:rsidRPr="00F25BF8" w:rsidRDefault="00F25BF8" w:rsidP="00F25BF8">
            <w:pPr>
              <w:contextualSpacing/>
              <w:jc w:val="center"/>
              <w:rPr>
                <w:sz w:val="20"/>
              </w:rPr>
            </w:pPr>
          </w:p>
        </w:tc>
        <w:tc>
          <w:tcPr>
            <w:tcW w:w="1595" w:type="dxa"/>
          </w:tcPr>
          <w:p w14:paraId="0E86F6B0" w14:textId="77777777" w:rsidR="00F25BF8" w:rsidRPr="00F25BF8" w:rsidRDefault="00F25BF8" w:rsidP="00F25BF8">
            <w:pPr>
              <w:contextualSpacing/>
              <w:jc w:val="center"/>
              <w:rPr>
                <w:sz w:val="20"/>
              </w:rPr>
            </w:pPr>
          </w:p>
        </w:tc>
        <w:tc>
          <w:tcPr>
            <w:tcW w:w="1594" w:type="dxa"/>
          </w:tcPr>
          <w:p w14:paraId="6AB26E6A" w14:textId="77777777" w:rsidR="00F25BF8" w:rsidRPr="00F25BF8" w:rsidRDefault="00F25BF8" w:rsidP="00F25BF8">
            <w:pPr>
              <w:contextualSpacing/>
              <w:jc w:val="center"/>
              <w:rPr>
                <w:sz w:val="20"/>
              </w:rPr>
            </w:pPr>
          </w:p>
        </w:tc>
        <w:tc>
          <w:tcPr>
            <w:tcW w:w="1594" w:type="dxa"/>
          </w:tcPr>
          <w:p w14:paraId="5A42C65A" w14:textId="77777777" w:rsidR="00F25BF8" w:rsidRPr="00F25BF8" w:rsidRDefault="00F25BF8" w:rsidP="00F25BF8">
            <w:pPr>
              <w:contextualSpacing/>
              <w:jc w:val="center"/>
              <w:rPr>
                <w:sz w:val="20"/>
              </w:rPr>
            </w:pPr>
          </w:p>
        </w:tc>
      </w:tr>
      <w:tr w:rsidR="00F25BF8" w:rsidRPr="00F25BF8" w14:paraId="262E34ED" w14:textId="77777777" w:rsidTr="00F25BF8">
        <w:trPr>
          <w:trHeight w:val="20"/>
          <w:jc w:val="center"/>
        </w:trPr>
        <w:tc>
          <w:tcPr>
            <w:tcW w:w="694" w:type="dxa"/>
          </w:tcPr>
          <w:p w14:paraId="42B5BA8F" w14:textId="77777777" w:rsidR="00F25BF8" w:rsidRPr="00F25BF8" w:rsidRDefault="00F25BF8" w:rsidP="00F25BF8">
            <w:pPr>
              <w:contextualSpacing/>
              <w:jc w:val="center"/>
              <w:rPr>
                <w:sz w:val="20"/>
              </w:rPr>
            </w:pPr>
            <w:r w:rsidRPr="00F25BF8">
              <w:rPr>
                <w:sz w:val="20"/>
              </w:rPr>
              <w:t>4</w:t>
            </w:r>
          </w:p>
        </w:tc>
        <w:tc>
          <w:tcPr>
            <w:tcW w:w="1594" w:type="dxa"/>
          </w:tcPr>
          <w:p w14:paraId="50C2E57A" w14:textId="77777777" w:rsidR="00F25BF8" w:rsidRPr="00F25BF8" w:rsidRDefault="00F25BF8" w:rsidP="00F25BF8">
            <w:pPr>
              <w:contextualSpacing/>
              <w:jc w:val="center"/>
              <w:rPr>
                <w:sz w:val="20"/>
              </w:rPr>
            </w:pPr>
          </w:p>
        </w:tc>
        <w:tc>
          <w:tcPr>
            <w:tcW w:w="1594" w:type="dxa"/>
          </w:tcPr>
          <w:p w14:paraId="5FEA57E1" w14:textId="77777777" w:rsidR="00F25BF8" w:rsidRPr="00F25BF8" w:rsidRDefault="00F25BF8" w:rsidP="00F25BF8">
            <w:pPr>
              <w:contextualSpacing/>
              <w:jc w:val="center"/>
              <w:rPr>
                <w:sz w:val="20"/>
              </w:rPr>
            </w:pPr>
          </w:p>
        </w:tc>
        <w:tc>
          <w:tcPr>
            <w:tcW w:w="1594" w:type="dxa"/>
          </w:tcPr>
          <w:p w14:paraId="3C3A356B" w14:textId="77777777" w:rsidR="00F25BF8" w:rsidRPr="00F25BF8" w:rsidRDefault="00F25BF8" w:rsidP="00F25BF8">
            <w:pPr>
              <w:contextualSpacing/>
              <w:jc w:val="center"/>
              <w:rPr>
                <w:sz w:val="20"/>
              </w:rPr>
            </w:pPr>
          </w:p>
        </w:tc>
        <w:tc>
          <w:tcPr>
            <w:tcW w:w="1594" w:type="dxa"/>
          </w:tcPr>
          <w:p w14:paraId="20202C2E" w14:textId="77777777" w:rsidR="00F25BF8" w:rsidRPr="00F25BF8" w:rsidRDefault="00F25BF8" w:rsidP="00F25BF8">
            <w:pPr>
              <w:contextualSpacing/>
              <w:jc w:val="center"/>
              <w:rPr>
                <w:sz w:val="20"/>
              </w:rPr>
            </w:pPr>
          </w:p>
        </w:tc>
        <w:tc>
          <w:tcPr>
            <w:tcW w:w="1594" w:type="dxa"/>
          </w:tcPr>
          <w:p w14:paraId="0D4BA02E" w14:textId="77777777" w:rsidR="00F25BF8" w:rsidRPr="00F25BF8" w:rsidRDefault="00F25BF8" w:rsidP="00F25BF8">
            <w:pPr>
              <w:contextualSpacing/>
              <w:jc w:val="center"/>
              <w:rPr>
                <w:sz w:val="20"/>
              </w:rPr>
            </w:pPr>
          </w:p>
        </w:tc>
        <w:tc>
          <w:tcPr>
            <w:tcW w:w="1595" w:type="dxa"/>
          </w:tcPr>
          <w:p w14:paraId="294CB26B" w14:textId="77777777" w:rsidR="00F25BF8" w:rsidRPr="00F25BF8" w:rsidRDefault="00F25BF8" w:rsidP="00F25BF8">
            <w:pPr>
              <w:contextualSpacing/>
              <w:jc w:val="center"/>
              <w:rPr>
                <w:sz w:val="20"/>
              </w:rPr>
            </w:pPr>
          </w:p>
        </w:tc>
        <w:tc>
          <w:tcPr>
            <w:tcW w:w="1594" w:type="dxa"/>
          </w:tcPr>
          <w:p w14:paraId="7E658510" w14:textId="77777777" w:rsidR="00F25BF8" w:rsidRPr="00F25BF8" w:rsidRDefault="00F25BF8" w:rsidP="00F25BF8">
            <w:pPr>
              <w:contextualSpacing/>
              <w:jc w:val="center"/>
              <w:rPr>
                <w:sz w:val="20"/>
              </w:rPr>
            </w:pPr>
          </w:p>
        </w:tc>
        <w:tc>
          <w:tcPr>
            <w:tcW w:w="1594" w:type="dxa"/>
          </w:tcPr>
          <w:p w14:paraId="17AEC0FC" w14:textId="77777777" w:rsidR="00F25BF8" w:rsidRPr="00F25BF8" w:rsidRDefault="00F25BF8" w:rsidP="00F25BF8">
            <w:pPr>
              <w:contextualSpacing/>
              <w:jc w:val="center"/>
              <w:rPr>
                <w:sz w:val="20"/>
              </w:rPr>
            </w:pPr>
          </w:p>
        </w:tc>
      </w:tr>
      <w:tr w:rsidR="00F25BF8" w:rsidRPr="00F25BF8" w14:paraId="582B1508" w14:textId="77777777" w:rsidTr="00F25BF8">
        <w:trPr>
          <w:trHeight w:val="20"/>
          <w:jc w:val="center"/>
        </w:trPr>
        <w:tc>
          <w:tcPr>
            <w:tcW w:w="694" w:type="dxa"/>
          </w:tcPr>
          <w:p w14:paraId="55B13679" w14:textId="77777777" w:rsidR="00F25BF8" w:rsidRPr="00F25BF8" w:rsidRDefault="00F25BF8" w:rsidP="00F25BF8">
            <w:pPr>
              <w:contextualSpacing/>
              <w:jc w:val="center"/>
              <w:rPr>
                <w:sz w:val="20"/>
              </w:rPr>
            </w:pPr>
            <w:r w:rsidRPr="00F25BF8">
              <w:rPr>
                <w:sz w:val="20"/>
              </w:rPr>
              <w:t>5</w:t>
            </w:r>
          </w:p>
        </w:tc>
        <w:tc>
          <w:tcPr>
            <w:tcW w:w="1594" w:type="dxa"/>
          </w:tcPr>
          <w:p w14:paraId="0A8399A6" w14:textId="77777777" w:rsidR="00F25BF8" w:rsidRPr="00F25BF8" w:rsidRDefault="00F25BF8" w:rsidP="00F25BF8">
            <w:pPr>
              <w:contextualSpacing/>
              <w:jc w:val="center"/>
              <w:rPr>
                <w:sz w:val="20"/>
              </w:rPr>
            </w:pPr>
          </w:p>
        </w:tc>
        <w:tc>
          <w:tcPr>
            <w:tcW w:w="1594" w:type="dxa"/>
          </w:tcPr>
          <w:p w14:paraId="75AA3909" w14:textId="77777777" w:rsidR="00F25BF8" w:rsidRPr="00F25BF8" w:rsidRDefault="00F25BF8" w:rsidP="00F25BF8">
            <w:pPr>
              <w:contextualSpacing/>
              <w:jc w:val="center"/>
              <w:rPr>
                <w:sz w:val="20"/>
              </w:rPr>
            </w:pPr>
          </w:p>
        </w:tc>
        <w:tc>
          <w:tcPr>
            <w:tcW w:w="1594" w:type="dxa"/>
          </w:tcPr>
          <w:p w14:paraId="1E5B1644" w14:textId="77777777" w:rsidR="00F25BF8" w:rsidRPr="00F25BF8" w:rsidRDefault="00F25BF8" w:rsidP="00F25BF8">
            <w:pPr>
              <w:contextualSpacing/>
              <w:jc w:val="center"/>
              <w:rPr>
                <w:sz w:val="20"/>
              </w:rPr>
            </w:pPr>
          </w:p>
        </w:tc>
        <w:tc>
          <w:tcPr>
            <w:tcW w:w="1594" w:type="dxa"/>
          </w:tcPr>
          <w:p w14:paraId="2771FC41" w14:textId="77777777" w:rsidR="00F25BF8" w:rsidRPr="00F25BF8" w:rsidRDefault="00F25BF8" w:rsidP="00F25BF8">
            <w:pPr>
              <w:contextualSpacing/>
              <w:jc w:val="center"/>
              <w:rPr>
                <w:sz w:val="20"/>
              </w:rPr>
            </w:pPr>
          </w:p>
        </w:tc>
        <w:tc>
          <w:tcPr>
            <w:tcW w:w="1594" w:type="dxa"/>
          </w:tcPr>
          <w:p w14:paraId="5AE72360" w14:textId="77777777" w:rsidR="00F25BF8" w:rsidRPr="00F25BF8" w:rsidRDefault="00F25BF8" w:rsidP="00F25BF8">
            <w:pPr>
              <w:contextualSpacing/>
              <w:jc w:val="center"/>
              <w:rPr>
                <w:sz w:val="20"/>
              </w:rPr>
            </w:pPr>
          </w:p>
        </w:tc>
        <w:tc>
          <w:tcPr>
            <w:tcW w:w="1595" w:type="dxa"/>
          </w:tcPr>
          <w:p w14:paraId="70450AF0" w14:textId="77777777" w:rsidR="00F25BF8" w:rsidRPr="00F25BF8" w:rsidRDefault="00F25BF8" w:rsidP="00F25BF8">
            <w:pPr>
              <w:contextualSpacing/>
              <w:jc w:val="center"/>
              <w:rPr>
                <w:sz w:val="20"/>
              </w:rPr>
            </w:pPr>
          </w:p>
        </w:tc>
        <w:tc>
          <w:tcPr>
            <w:tcW w:w="1594" w:type="dxa"/>
          </w:tcPr>
          <w:p w14:paraId="23C19D10" w14:textId="77777777" w:rsidR="00F25BF8" w:rsidRPr="00F25BF8" w:rsidRDefault="00F25BF8" w:rsidP="00F25BF8">
            <w:pPr>
              <w:contextualSpacing/>
              <w:jc w:val="center"/>
              <w:rPr>
                <w:sz w:val="20"/>
              </w:rPr>
            </w:pPr>
          </w:p>
        </w:tc>
        <w:tc>
          <w:tcPr>
            <w:tcW w:w="1594" w:type="dxa"/>
          </w:tcPr>
          <w:p w14:paraId="55B33CA9" w14:textId="77777777" w:rsidR="00F25BF8" w:rsidRPr="00F25BF8" w:rsidRDefault="00F25BF8" w:rsidP="00F25BF8">
            <w:pPr>
              <w:contextualSpacing/>
              <w:jc w:val="center"/>
              <w:rPr>
                <w:sz w:val="20"/>
              </w:rPr>
            </w:pPr>
          </w:p>
        </w:tc>
      </w:tr>
      <w:tr w:rsidR="00F25BF8" w:rsidRPr="00F25BF8" w14:paraId="7FE175B9" w14:textId="77777777" w:rsidTr="00F25BF8">
        <w:trPr>
          <w:trHeight w:val="20"/>
          <w:jc w:val="center"/>
        </w:trPr>
        <w:tc>
          <w:tcPr>
            <w:tcW w:w="694" w:type="dxa"/>
          </w:tcPr>
          <w:p w14:paraId="07D2B47E" w14:textId="77777777" w:rsidR="00F25BF8" w:rsidRPr="00F25BF8" w:rsidRDefault="00F25BF8" w:rsidP="00F25BF8">
            <w:pPr>
              <w:contextualSpacing/>
              <w:jc w:val="center"/>
              <w:rPr>
                <w:sz w:val="20"/>
              </w:rPr>
            </w:pPr>
            <w:r w:rsidRPr="00F25BF8">
              <w:rPr>
                <w:sz w:val="20"/>
              </w:rPr>
              <w:t>6</w:t>
            </w:r>
          </w:p>
        </w:tc>
        <w:tc>
          <w:tcPr>
            <w:tcW w:w="1594" w:type="dxa"/>
          </w:tcPr>
          <w:p w14:paraId="3962FE6C" w14:textId="77777777" w:rsidR="00F25BF8" w:rsidRPr="00F25BF8" w:rsidRDefault="00F25BF8" w:rsidP="00F25BF8">
            <w:pPr>
              <w:contextualSpacing/>
              <w:jc w:val="center"/>
              <w:rPr>
                <w:sz w:val="20"/>
              </w:rPr>
            </w:pPr>
          </w:p>
        </w:tc>
        <w:tc>
          <w:tcPr>
            <w:tcW w:w="1594" w:type="dxa"/>
          </w:tcPr>
          <w:p w14:paraId="25C73500" w14:textId="77777777" w:rsidR="00F25BF8" w:rsidRPr="00F25BF8" w:rsidRDefault="00F25BF8" w:rsidP="00F25BF8">
            <w:pPr>
              <w:contextualSpacing/>
              <w:jc w:val="center"/>
              <w:rPr>
                <w:sz w:val="20"/>
              </w:rPr>
            </w:pPr>
          </w:p>
        </w:tc>
        <w:tc>
          <w:tcPr>
            <w:tcW w:w="1594" w:type="dxa"/>
          </w:tcPr>
          <w:p w14:paraId="66490A94" w14:textId="77777777" w:rsidR="00F25BF8" w:rsidRPr="00F25BF8" w:rsidRDefault="00F25BF8" w:rsidP="00F25BF8">
            <w:pPr>
              <w:contextualSpacing/>
              <w:jc w:val="center"/>
              <w:rPr>
                <w:sz w:val="20"/>
              </w:rPr>
            </w:pPr>
          </w:p>
        </w:tc>
        <w:tc>
          <w:tcPr>
            <w:tcW w:w="1594" w:type="dxa"/>
          </w:tcPr>
          <w:p w14:paraId="1B27B7D8" w14:textId="77777777" w:rsidR="00F25BF8" w:rsidRPr="00F25BF8" w:rsidRDefault="00F25BF8" w:rsidP="00F25BF8">
            <w:pPr>
              <w:contextualSpacing/>
              <w:jc w:val="center"/>
              <w:rPr>
                <w:sz w:val="20"/>
              </w:rPr>
            </w:pPr>
          </w:p>
        </w:tc>
        <w:tc>
          <w:tcPr>
            <w:tcW w:w="1594" w:type="dxa"/>
          </w:tcPr>
          <w:p w14:paraId="5DC49868" w14:textId="77777777" w:rsidR="00F25BF8" w:rsidRPr="00F25BF8" w:rsidRDefault="00F25BF8" w:rsidP="00F25BF8">
            <w:pPr>
              <w:contextualSpacing/>
              <w:jc w:val="center"/>
              <w:rPr>
                <w:sz w:val="20"/>
              </w:rPr>
            </w:pPr>
          </w:p>
        </w:tc>
        <w:tc>
          <w:tcPr>
            <w:tcW w:w="1595" w:type="dxa"/>
          </w:tcPr>
          <w:p w14:paraId="5A17BDCC" w14:textId="77777777" w:rsidR="00F25BF8" w:rsidRPr="00F25BF8" w:rsidRDefault="00F25BF8" w:rsidP="00F25BF8">
            <w:pPr>
              <w:contextualSpacing/>
              <w:jc w:val="center"/>
              <w:rPr>
                <w:sz w:val="20"/>
              </w:rPr>
            </w:pPr>
          </w:p>
        </w:tc>
        <w:tc>
          <w:tcPr>
            <w:tcW w:w="1594" w:type="dxa"/>
          </w:tcPr>
          <w:p w14:paraId="5BD92A27" w14:textId="77777777" w:rsidR="00F25BF8" w:rsidRPr="00F25BF8" w:rsidRDefault="00F25BF8" w:rsidP="00F25BF8">
            <w:pPr>
              <w:contextualSpacing/>
              <w:jc w:val="center"/>
              <w:rPr>
                <w:sz w:val="20"/>
              </w:rPr>
            </w:pPr>
          </w:p>
        </w:tc>
        <w:tc>
          <w:tcPr>
            <w:tcW w:w="1594" w:type="dxa"/>
          </w:tcPr>
          <w:p w14:paraId="3532FB5A" w14:textId="77777777" w:rsidR="00F25BF8" w:rsidRPr="00F25BF8" w:rsidRDefault="00F25BF8" w:rsidP="00F25BF8">
            <w:pPr>
              <w:contextualSpacing/>
              <w:jc w:val="center"/>
              <w:rPr>
                <w:sz w:val="20"/>
              </w:rPr>
            </w:pPr>
          </w:p>
        </w:tc>
      </w:tr>
      <w:tr w:rsidR="00F25BF8" w:rsidRPr="00F25BF8" w14:paraId="6346A487" w14:textId="77777777" w:rsidTr="00F25BF8">
        <w:trPr>
          <w:trHeight w:val="20"/>
          <w:jc w:val="center"/>
        </w:trPr>
        <w:tc>
          <w:tcPr>
            <w:tcW w:w="694" w:type="dxa"/>
          </w:tcPr>
          <w:p w14:paraId="076E25BC" w14:textId="77777777" w:rsidR="00F25BF8" w:rsidRPr="00F25BF8" w:rsidRDefault="00F25BF8" w:rsidP="00F25BF8">
            <w:pPr>
              <w:contextualSpacing/>
              <w:jc w:val="center"/>
              <w:rPr>
                <w:sz w:val="20"/>
              </w:rPr>
            </w:pPr>
            <w:r w:rsidRPr="00F25BF8">
              <w:rPr>
                <w:sz w:val="20"/>
              </w:rPr>
              <w:t>7</w:t>
            </w:r>
          </w:p>
        </w:tc>
        <w:tc>
          <w:tcPr>
            <w:tcW w:w="1594" w:type="dxa"/>
          </w:tcPr>
          <w:p w14:paraId="27AA4396" w14:textId="77777777" w:rsidR="00F25BF8" w:rsidRPr="00F25BF8" w:rsidRDefault="00F25BF8" w:rsidP="00F25BF8">
            <w:pPr>
              <w:contextualSpacing/>
              <w:jc w:val="center"/>
              <w:rPr>
                <w:sz w:val="20"/>
              </w:rPr>
            </w:pPr>
          </w:p>
        </w:tc>
        <w:tc>
          <w:tcPr>
            <w:tcW w:w="1594" w:type="dxa"/>
          </w:tcPr>
          <w:p w14:paraId="49EFA45D" w14:textId="77777777" w:rsidR="00F25BF8" w:rsidRPr="00F25BF8" w:rsidRDefault="00F25BF8" w:rsidP="00F25BF8">
            <w:pPr>
              <w:contextualSpacing/>
              <w:jc w:val="center"/>
              <w:rPr>
                <w:sz w:val="20"/>
              </w:rPr>
            </w:pPr>
          </w:p>
        </w:tc>
        <w:tc>
          <w:tcPr>
            <w:tcW w:w="1594" w:type="dxa"/>
          </w:tcPr>
          <w:p w14:paraId="09815995" w14:textId="77777777" w:rsidR="00F25BF8" w:rsidRPr="00F25BF8" w:rsidRDefault="00F25BF8" w:rsidP="00F25BF8">
            <w:pPr>
              <w:contextualSpacing/>
              <w:jc w:val="center"/>
              <w:rPr>
                <w:sz w:val="20"/>
              </w:rPr>
            </w:pPr>
          </w:p>
        </w:tc>
        <w:tc>
          <w:tcPr>
            <w:tcW w:w="1594" w:type="dxa"/>
          </w:tcPr>
          <w:p w14:paraId="42565BC8" w14:textId="77777777" w:rsidR="00F25BF8" w:rsidRPr="00F25BF8" w:rsidRDefault="00F25BF8" w:rsidP="00F25BF8">
            <w:pPr>
              <w:contextualSpacing/>
              <w:jc w:val="center"/>
              <w:rPr>
                <w:sz w:val="20"/>
              </w:rPr>
            </w:pPr>
          </w:p>
        </w:tc>
        <w:tc>
          <w:tcPr>
            <w:tcW w:w="1594" w:type="dxa"/>
          </w:tcPr>
          <w:p w14:paraId="060BD968" w14:textId="77777777" w:rsidR="00F25BF8" w:rsidRPr="00F25BF8" w:rsidRDefault="00F25BF8" w:rsidP="00F25BF8">
            <w:pPr>
              <w:contextualSpacing/>
              <w:jc w:val="center"/>
              <w:rPr>
                <w:sz w:val="20"/>
              </w:rPr>
            </w:pPr>
          </w:p>
        </w:tc>
        <w:tc>
          <w:tcPr>
            <w:tcW w:w="1595" w:type="dxa"/>
          </w:tcPr>
          <w:p w14:paraId="0FA024C7" w14:textId="77777777" w:rsidR="00F25BF8" w:rsidRPr="00F25BF8" w:rsidRDefault="00F25BF8" w:rsidP="00F25BF8">
            <w:pPr>
              <w:contextualSpacing/>
              <w:jc w:val="center"/>
              <w:rPr>
                <w:sz w:val="20"/>
              </w:rPr>
            </w:pPr>
          </w:p>
        </w:tc>
        <w:tc>
          <w:tcPr>
            <w:tcW w:w="1594" w:type="dxa"/>
          </w:tcPr>
          <w:p w14:paraId="0DAFB067" w14:textId="77777777" w:rsidR="00F25BF8" w:rsidRPr="00F25BF8" w:rsidRDefault="00F25BF8" w:rsidP="00F25BF8">
            <w:pPr>
              <w:contextualSpacing/>
              <w:jc w:val="center"/>
              <w:rPr>
                <w:sz w:val="20"/>
              </w:rPr>
            </w:pPr>
          </w:p>
        </w:tc>
        <w:tc>
          <w:tcPr>
            <w:tcW w:w="1594" w:type="dxa"/>
          </w:tcPr>
          <w:p w14:paraId="280F052F" w14:textId="77777777" w:rsidR="00F25BF8" w:rsidRPr="00F25BF8" w:rsidRDefault="00F25BF8" w:rsidP="00F25BF8">
            <w:pPr>
              <w:contextualSpacing/>
              <w:jc w:val="center"/>
              <w:rPr>
                <w:sz w:val="20"/>
              </w:rPr>
            </w:pPr>
          </w:p>
        </w:tc>
      </w:tr>
      <w:tr w:rsidR="00F25BF8" w:rsidRPr="00F25BF8" w14:paraId="3E1E9F4C" w14:textId="77777777" w:rsidTr="00F25BF8">
        <w:trPr>
          <w:trHeight w:val="20"/>
          <w:jc w:val="center"/>
        </w:trPr>
        <w:tc>
          <w:tcPr>
            <w:tcW w:w="694" w:type="dxa"/>
          </w:tcPr>
          <w:p w14:paraId="2822C1AF" w14:textId="77777777" w:rsidR="00F25BF8" w:rsidRPr="00F25BF8" w:rsidRDefault="00F25BF8" w:rsidP="00F25BF8">
            <w:pPr>
              <w:contextualSpacing/>
              <w:jc w:val="center"/>
              <w:rPr>
                <w:sz w:val="20"/>
              </w:rPr>
            </w:pPr>
            <w:r w:rsidRPr="00F25BF8">
              <w:rPr>
                <w:sz w:val="20"/>
              </w:rPr>
              <w:t>8</w:t>
            </w:r>
          </w:p>
        </w:tc>
        <w:tc>
          <w:tcPr>
            <w:tcW w:w="1594" w:type="dxa"/>
          </w:tcPr>
          <w:p w14:paraId="586D2CF7" w14:textId="77777777" w:rsidR="00F25BF8" w:rsidRPr="00F25BF8" w:rsidRDefault="00F25BF8" w:rsidP="00F25BF8">
            <w:pPr>
              <w:contextualSpacing/>
              <w:jc w:val="center"/>
              <w:rPr>
                <w:sz w:val="20"/>
              </w:rPr>
            </w:pPr>
          </w:p>
        </w:tc>
        <w:tc>
          <w:tcPr>
            <w:tcW w:w="1594" w:type="dxa"/>
          </w:tcPr>
          <w:p w14:paraId="6F62EA20" w14:textId="77777777" w:rsidR="00F25BF8" w:rsidRPr="00F25BF8" w:rsidRDefault="00F25BF8" w:rsidP="00F25BF8">
            <w:pPr>
              <w:contextualSpacing/>
              <w:jc w:val="center"/>
              <w:rPr>
                <w:sz w:val="20"/>
              </w:rPr>
            </w:pPr>
          </w:p>
        </w:tc>
        <w:tc>
          <w:tcPr>
            <w:tcW w:w="1594" w:type="dxa"/>
          </w:tcPr>
          <w:p w14:paraId="40BCCB21" w14:textId="77777777" w:rsidR="00F25BF8" w:rsidRPr="00F25BF8" w:rsidRDefault="00F25BF8" w:rsidP="00F25BF8">
            <w:pPr>
              <w:contextualSpacing/>
              <w:jc w:val="center"/>
              <w:rPr>
                <w:sz w:val="20"/>
              </w:rPr>
            </w:pPr>
          </w:p>
        </w:tc>
        <w:tc>
          <w:tcPr>
            <w:tcW w:w="1594" w:type="dxa"/>
          </w:tcPr>
          <w:p w14:paraId="25C9946C" w14:textId="77777777" w:rsidR="00F25BF8" w:rsidRPr="00F25BF8" w:rsidRDefault="00F25BF8" w:rsidP="00F25BF8">
            <w:pPr>
              <w:contextualSpacing/>
              <w:jc w:val="center"/>
              <w:rPr>
                <w:sz w:val="20"/>
              </w:rPr>
            </w:pPr>
          </w:p>
        </w:tc>
        <w:tc>
          <w:tcPr>
            <w:tcW w:w="1594" w:type="dxa"/>
          </w:tcPr>
          <w:p w14:paraId="414FA822" w14:textId="77777777" w:rsidR="00F25BF8" w:rsidRPr="00F25BF8" w:rsidRDefault="00F25BF8" w:rsidP="00F25BF8">
            <w:pPr>
              <w:contextualSpacing/>
              <w:jc w:val="center"/>
              <w:rPr>
                <w:sz w:val="20"/>
              </w:rPr>
            </w:pPr>
          </w:p>
        </w:tc>
        <w:tc>
          <w:tcPr>
            <w:tcW w:w="1595" w:type="dxa"/>
          </w:tcPr>
          <w:p w14:paraId="27F20355" w14:textId="77777777" w:rsidR="00F25BF8" w:rsidRPr="00F25BF8" w:rsidRDefault="00F25BF8" w:rsidP="00F25BF8">
            <w:pPr>
              <w:contextualSpacing/>
              <w:jc w:val="center"/>
              <w:rPr>
                <w:sz w:val="20"/>
              </w:rPr>
            </w:pPr>
          </w:p>
        </w:tc>
        <w:tc>
          <w:tcPr>
            <w:tcW w:w="1594" w:type="dxa"/>
          </w:tcPr>
          <w:p w14:paraId="0A76ABB3" w14:textId="77777777" w:rsidR="00F25BF8" w:rsidRPr="00F25BF8" w:rsidRDefault="00F25BF8" w:rsidP="00F25BF8">
            <w:pPr>
              <w:contextualSpacing/>
              <w:jc w:val="center"/>
              <w:rPr>
                <w:sz w:val="20"/>
              </w:rPr>
            </w:pPr>
          </w:p>
        </w:tc>
        <w:tc>
          <w:tcPr>
            <w:tcW w:w="1594" w:type="dxa"/>
          </w:tcPr>
          <w:p w14:paraId="05A5A103" w14:textId="77777777" w:rsidR="00F25BF8" w:rsidRPr="00F25BF8" w:rsidRDefault="00F25BF8" w:rsidP="00F25BF8">
            <w:pPr>
              <w:contextualSpacing/>
              <w:jc w:val="center"/>
              <w:rPr>
                <w:sz w:val="20"/>
              </w:rPr>
            </w:pPr>
          </w:p>
        </w:tc>
      </w:tr>
      <w:tr w:rsidR="00F25BF8" w:rsidRPr="00F25BF8" w14:paraId="772032F5" w14:textId="77777777" w:rsidTr="00F25BF8">
        <w:trPr>
          <w:trHeight w:val="20"/>
          <w:jc w:val="center"/>
        </w:trPr>
        <w:tc>
          <w:tcPr>
            <w:tcW w:w="694" w:type="dxa"/>
          </w:tcPr>
          <w:p w14:paraId="37D1EAB8" w14:textId="77777777" w:rsidR="00F25BF8" w:rsidRPr="00F25BF8" w:rsidRDefault="00F25BF8" w:rsidP="00F25BF8">
            <w:pPr>
              <w:contextualSpacing/>
              <w:jc w:val="center"/>
              <w:rPr>
                <w:sz w:val="20"/>
              </w:rPr>
            </w:pPr>
            <w:r w:rsidRPr="00F25BF8">
              <w:rPr>
                <w:sz w:val="20"/>
              </w:rPr>
              <w:t>9</w:t>
            </w:r>
          </w:p>
        </w:tc>
        <w:tc>
          <w:tcPr>
            <w:tcW w:w="1594" w:type="dxa"/>
          </w:tcPr>
          <w:p w14:paraId="0B2672F5" w14:textId="77777777" w:rsidR="00F25BF8" w:rsidRPr="00F25BF8" w:rsidRDefault="00F25BF8" w:rsidP="00F25BF8">
            <w:pPr>
              <w:contextualSpacing/>
              <w:jc w:val="center"/>
              <w:rPr>
                <w:sz w:val="20"/>
              </w:rPr>
            </w:pPr>
          </w:p>
        </w:tc>
        <w:tc>
          <w:tcPr>
            <w:tcW w:w="1594" w:type="dxa"/>
          </w:tcPr>
          <w:p w14:paraId="5D14D9DF" w14:textId="77777777" w:rsidR="00F25BF8" w:rsidRPr="00F25BF8" w:rsidRDefault="00F25BF8" w:rsidP="00F25BF8">
            <w:pPr>
              <w:contextualSpacing/>
              <w:jc w:val="center"/>
              <w:rPr>
                <w:sz w:val="20"/>
              </w:rPr>
            </w:pPr>
          </w:p>
        </w:tc>
        <w:tc>
          <w:tcPr>
            <w:tcW w:w="1594" w:type="dxa"/>
          </w:tcPr>
          <w:p w14:paraId="03F73B0C" w14:textId="77777777" w:rsidR="00F25BF8" w:rsidRPr="00F25BF8" w:rsidRDefault="00F25BF8" w:rsidP="00F25BF8">
            <w:pPr>
              <w:contextualSpacing/>
              <w:jc w:val="center"/>
              <w:rPr>
                <w:sz w:val="20"/>
              </w:rPr>
            </w:pPr>
          </w:p>
        </w:tc>
        <w:tc>
          <w:tcPr>
            <w:tcW w:w="1594" w:type="dxa"/>
          </w:tcPr>
          <w:p w14:paraId="3EA0F894" w14:textId="77777777" w:rsidR="00F25BF8" w:rsidRPr="00F25BF8" w:rsidRDefault="00F25BF8" w:rsidP="00F25BF8">
            <w:pPr>
              <w:contextualSpacing/>
              <w:jc w:val="center"/>
              <w:rPr>
                <w:sz w:val="20"/>
              </w:rPr>
            </w:pPr>
          </w:p>
        </w:tc>
        <w:tc>
          <w:tcPr>
            <w:tcW w:w="1594" w:type="dxa"/>
          </w:tcPr>
          <w:p w14:paraId="406D089A" w14:textId="77777777" w:rsidR="00F25BF8" w:rsidRPr="00F25BF8" w:rsidRDefault="00F25BF8" w:rsidP="00F25BF8">
            <w:pPr>
              <w:contextualSpacing/>
              <w:jc w:val="center"/>
              <w:rPr>
                <w:sz w:val="20"/>
              </w:rPr>
            </w:pPr>
          </w:p>
        </w:tc>
        <w:tc>
          <w:tcPr>
            <w:tcW w:w="1595" w:type="dxa"/>
          </w:tcPr>
          <w:p w14:paraId="31EFD6AF" w14:textId="77777777" w:rsidR="00F25BF8" w:rsidRPr="00F25BF8" w:rsidRDefault="00F25BF8" w:rsidP="00F25BF8">
            <w:pPr>
              <w:contextualSpacing/>
              <w:jc w:val="center"/>
              <w:rPr>
                <w:sz w:val="20"/>
              </w:rPr>
            </w:pPr>
          </w:p>
        </w:tc>
        <w:tc>
          <w:tcPr>
            <w:tcW w:w="1594" w:type="dxa"/>
          </w:tcPr>
          <w:p w14:paraId="590BD023" w14:textId="77777777" w:rsidR="00F25BF8" w:rsidRPr="00F25BF8" w:rsidRDefault="00F25BF8" w:rsidP="00F25BF8">
            <w:pPr>
              <w:contextualSpacing/>
              <w:jc w:val="center"/>
              <w:rPr>
                <w:sz w:val="20"/>
              </w:rPr>
            </w:pPr>
          </w:p>
        </w:tc>
        <w:tc>
          <w:tcPr>
            <w:tcW w:w="1594" w:type="dxa"/>
          </w:tcPr>
          <w:p w14:paraId="353CC361" w14:textId="77777777" w:rsidR="00F25BF8" w:rsidRPr="00F25BF8" w:rsidRDefault="00F25BF8" w:rsidP="00F25BF8">
            <w:pPr>
              <w:contextualSpacing/>
              <w:jc w:val="center"/>
              <w:rPr>
                <w:sz w:val="20"/>
              </w:rPr>
            </w:pPr>
          </w:p>
        </w:tc>
      </w:tr>
      <w:tr w:rsidR="00F25BF8" w:rsidRPr="00F25BF8" w14:paraId="695B91D6" w14:textId="77777777" w:rsidTr="00F25BF8">
        <w:trPr>
          <w:trHeight w:val="20"/>
          <w:jc w:val="center"/>
        </w:trPr>
        <w:tc>
          <w:tcPr>
            <w:tcW w:w="694" w:type="dxa"/>
          </w:tcPr>
          <w:p w14:paraId="294FCF3A" w14:textId="77777777" w:rsidR="00F25BF8" w:rsidRPr="00F25BF8" w:rsidRDefault="00F25BF8" w:rsidP="00F25BF8">
            <w:pPr>
              <w:contextualSpacing/>
              <w:jc w:val="center"/>
              <w:rPr>
                <w:sz w:val="20"/>
              </w:rPr>
            </w:pPr>
            <w:r w:rsidRPr="00F25BF8">
              <w:rPr>
                <w:sz w:val="20"/>
              </w:rPr>
              <w:t>10</w:t>
            </w:r>
          </w:p>
        </w:tc>
        <w:tc>
          <w:tcPr>
            <w:tcW w:w="1594" w:type="dxa"/>
          </w:tcPr>
          <w:p w14:paraId="75CD9F09" w14:textId="77777777" w:rsidR="00F25BF8" w:rsidRPr="00F25BF8" w:rsidRDefault="00F25BF8" w:rsidP="00F25BF8">
            <w:pPr>
              <w:contextualSpacing/>
              <w:jc w:val="center"/>
              <w:rPr>
                <w:sz w:val="20"/>
              </w:rPr>
            </w:pPr>
          </w:p>
        </w:tc>
        <w:tc>
          <w:tcPr>
            <w:tcW w:w="1594" w:type="dxa"/>
          </w:tcPr>
          <w:p w14:paraId="6C5B1A99" w14:textId="77777777" w:rsidR="00F25BF8" w:rsidRPr="00F25BF8" w:rsidRDefault="00F25BF8" w:rsidP="00F25BF8">
            <w:pPr>
              <w:contextualSpacing/>
              <w:jc w:val="center"/>
              <w:rPr>
                <w:sz w:val="20"/>
              </w:rPr>
            </w:pPr>
          </w:p>
        </w:tc>
        <w:tc>
          <w:tcPr>
            <w:tcW w:w="1594" w:type="dxa"/>
          </w:tcPr>
          <w:p w14:paraId="7E184302" w14:textId="77777777" w:rsidR="00F25BF8" w:rsidRPr="00F25BF8" w:rsidRDefault="00F25BF8" w:rsidP="00F25BF8">
            <w:pPr>
              <w:contextualSpacing/>
              <w:jc w:val="center"/>
              <w:rPr>
                <w:sz w:val="20"/>
              </w:rPr>
            </w:pPr>
          </w:p>
        </w:tc>
        <w:tc>
          <w:tcPr>
            <w:tcW w:w="1594" w:type="dxa"/>
          </w:tcPr>
          <w:p w14:paraId="03CFA56E" w14:textId="77777777" w:rsidR="00F25BF8" w:rsidRPr="00F25BF8" w:rsidRDefault="00F25BF8" w:rsidP="00F25BF8">
            <w:pPr>
              <w:contextualSpacing/>
              <w:jc w:val="center"/>
              <w:rPr>
                <w:sz w:val="20"/>
              </w:rPr>
            </w:pPr>
          </w:p>
        </w:tc>
        <w:tc>
          <w:tcPr>
            <w:tcW w:w="1594" w:type="dxa"/>
          </w:tcPr>
          <w:p w14:paraId="500A309F" w14:textId="77777777" w:rsidR="00F25BF8" w:rsidRPr="00F25BF8" w:rsidRDefault="00F25BF8" w:rsidP="00F25BF8">
            <w:pPr>
              <w:contextualSpacing/>
              <w:jc w:val="center"/>
              <w:rPr>
                <w:sz w:val="20"/>
              </w:rPr>
            </w:pPr>
          </w:p>
        </w:tc>
        <w:tc>
          <w:tcPr>
            <w:tcW w:w="1595" w:type="dxa"/>
          </w:tcPr>
          <w:p w14:paraId="31F81E6D" w14:textId="77777777" w:rsidR="00F25BF8" w:rsidRPr="00F25BF8" w:rsidRDefault="00F25BF8" w:rsidP="00F25BF8">
            <w:pPr>
              <w:contextualSpacing/>
              <w:jc w:val="center"/>
              <w:rPr>
                <w:sz w:val="20"/>
              </w:rPr>
            </w:pPr>
          </w:p>
        </w:tc>
        <w:tc>
          <w:tcPr>
            <w:tcW w:w="1594" w:type="dxa"/>
          </w:tcPr>
          <w:p w14:paraId="16B40D33" w14:textId="77777777" w:rsidR="00F25BF8" w:rsidRPr="00F25BF8" w:rsidRDefault="00F25BF8" w:rsidP="00F25BF8">
            <w:pPr>
              <w:contextualSpacing/>
              <w:jc w:val="center"/>
              <w:rPr>
                <w:sz w:val="20"/>
              </w:rPr>
            </w:pPr>
          </w:p>
        </w:tc>
        <w:tc>
          <w:tcPr>
            <w:tcW w:w="1594" w:type="dxa"/>
          </w:tcPr>
          <w:p w14:paraId="146B0997" w14:textId="77777777" w:rsidR="00F25BF8" w:rsidRPr="00F25BF8" w:rsidRDefault="00F25BF8" w:rsidP="00F25BF8">
            <w:pPr>
              <w:contextualSpacing/>
              <w:jc w:val="center"/>
              <w:rPr>
                <w:sz w:val="20"/>
              </w:rPr>
            </w:pPr>
          </w:p>
        </w:tc>
      </w:tr>
    </w:tbl>
    <w:p w14:paraId="78F6B07B"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351C6F10" w14:textId="77777777" w:rsidTr="00F25BF8">
        <w:trPr>
          <w:jc w:val="center"/>
        </w:trPr>
        <w:tc>
          <w:tcPr>
            <w:tcW w:w="5397" w:type="dxa"/>
          </w:tcPr>
          <w:p w14:paraId="2ADD548C"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(G9)</w:t>
            </w:r>
          </w:p>
        </w:tc>
        <w:tc>
          <w:tcPr>
            <w:tcW w:w="5398" w:type="dxa"/>
          </w:tcPr>
          <w:p w14:paraId="08014E10"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Reasons(G13)</w:t>
            </w:r>
          </w:p>
        </w:tc>
      </w:tr>
      <w:tr w:rsidR="00F25BF8" w:rsidRPr="00F25BF8" w14:paraId="5601C1D5" w14:textId="77777777" w:rsidTr="00F25BF8">
        <w:trPr>
          <w:jc w:val="center"/>
        </w:trPr>
        <w:tc>
          <w:tcPr>
            <w:tcW w:w="5397" w:type="dxa"/>
          </w:tcPr>
          <w:p w14:paraId="1EDD9BF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36B452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3EC6477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57AF6A0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7F828BC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w:t>
            </w:r>
          </w:p>
        </w:tc>
        <w:tc>
          <w:tcPr>
            <w:tcW w:w="5398" w:type="dxa"/>
          </w:tcPr>
          <w:p w14:paraId="4E39C6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196E1DD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307C405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29BC0A2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DDEC39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specify</w:t>
            </w:r>
          </w:p>
        </w:tc>
      </w:tr>
    </w:tbl>
    <w:p w14:paraId="1C75E3A5" w14:textId="77777777" w:rsidR="00F25BF8" w:rsidRPr="00F25BF8" w:rsidRDefault="00F25BF8" w:rsidP="00F25BF8">
      <w:pPr>
        <w:spacing w:after="0" w:line="240" w:lineRule="auto"/>
        <w:contextualSpacing/>
        <w:rPr>
          <w:rFonts w:eastAsia="SimSun"/>
        </w:rPr>
      </w:pPr>
    </w:p>
    <w:p w14:paraId="71AAED8E" w14:textId="77777777" w:rsidR="00F25BF8" w:rsidRPr="00F25BF8" w:rsidRDefault="00F25BF8" w:rsidP="00F25BF8">
      <w:pPr>
        <w:spacing w:after="0" w:line="240" w:lineRule="auto"/>
        <w:contextualSpacing/>
        <w:rPr>
          <w:rFonts w:eastAsia="SimSun"/>
        </w:rPr>
      </w:pPr>
      <w:r w:rsidRPr="00F25BF8">
        <w:rPr>
          <w:rFonts w:eastAsia="SimSun"/>
        </w:rPr>
        <w:br w:type="page"/>
      </w:r>
    </w:p>
    <w:p w14:paraId="45685EC4"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50085A8C" w14:textId="77777777" w:rsidR="00F25BF8" w:rsidRPr="00F25BF8" w:rsidRDefault="00F25BF8" w:rsidP="00F25BF8">
      <w:pPr>
        <w:spacing w:after="0" w:line="240" w:lineRule="auto"/>
        <w:contextualSpacing/>
        <w:rPr>
          <w:rFonts w:eastAsia="SimSun"/>
        </w:rPr>
      </w:pPr>
    </w:p>
    <w:tbl>
      <w:tblPr>
        <w:tblStyle w:val="TableGrid2"/>
        <w:tblW w:w="13294" w:type="dxa"/>
        <w:jc w:val="center"/>
        <w:tblLayout w:type="fixed"/>
        <w:tblCellMar>
          <w:left w:w="29" w:type="dxa"/>
          <w:right w:w="29" w:type="dxa"/>
        </w:tblCellMar>
        <w:tblLook w:val="04A0" w:firstRow="1" w:lastRow="0" w:firstColumn="1" w:lastColumn="0" w:noHBand="0" w:noVBand="1"/>
      </w:tblPr>
      <w:tblGrid>
        <w:gridCol w:w="694"/>
        <w:gridCol w:w="2160"/>
        <w:gridCol w:w="2520"/>
        <w:gridCol w:w="1440"/>
        <w:gridCol w:w="1440"/>
        <w:gridCol w:w="1440"/>
        <w:gridCol w:w="1440"/>
        <w:gridCol w:w="1080"/>
        <w:gridCol w:w="1080"/>
      </w:tblGrid>
      <w:tr w:rsidR="00F25BF8" w:rsidRPr="00F25BF8" w14:paraId="75A5F22A" w14:textId="77777777" w:rsidTr="00F25BF8">
        <w:trPr>
          <w:trHeight w:val="20"/>
          <w:jc w:val="center"/>
        </w:trPr>
        <w:tc>
          <w:tcPr>
            <w:tcW w:w="694" w:type="dxa"/>
            <w:vMerge w:val="restart"/>
          </w:tcPr>
          <w:p w14:paraId="6B86826D" w14:textId="77777777" w:rsidR="00F25BF8" w:rsidRPr="00F25BF8" w:rsidRDefault="00F25BF8" w:rsidP="00F25BF8">
            <w:pPr>
              <w:contextualSpacing/>
              <w:jc w:val="center"/>
              <w:rPr>
                <w:sz w:val="20"/>
              </w:rPr>
            </w:pPr>
            <w:r w:rsidRPr="00F25BF8">
              <w:rPr>
                <w:sz w:val="20"/>
              </w:rPr>
              <w:t>Field</w:t>
            </w:r>
          </w:p>
        </w:tc>
        <w:tc>
          <w:tcPr>
            <w:tcW w:w="2160" w:type="dxa"/>
            <w:vMerge w:val="restart"/>
          </w:tcPr>
          <w:p w14:paraId="22467A13" w14:textId="77777777" w:rsidR="00F25BF8" w:rsidRPr="00F25BF8" w:rsidRDefault="00F25BF8" w:rsidP="00F25BF8">
            <w:pPr>
              <w:contextualSpacing/>
              <w:jc w:val="center"/>
              <w:rPr>
                <w:rFonts w:cs="Times New Roman"/>
                <w:sz w:val="20"/>
              </w:rPr>
            </w:pPr>
            <w:r w:rsidRPr="00F25BF8">
              <w:rPr>
                <w:rFonts w:cs="Times New Roman"/>
                <w:sz w:val="20"/>
              </w:rPr>
              <w:t>G15. Does the lack of formal documentation of your occupancy of this field discourage you from making improvements on this land?</w:t>
            </w:r>
          </w:p>
          <w:p w14:paraId="04C5E2B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697B96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5B0C1B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9038742" w14:textId="77777777" w:rsidR="00F25BF8" w:rsidRPr="00F25BF8" w:rsidRDefault="00F25BF8" w:rsidP="00F25BF8">
            <w:pPr>
              <w:contextualSpacing/>
              <w:jc w:val="center"/>
              <w:rPr>
                <w:rFonts w:cs="Times New Roman"/>
                <w:sz w:val="20"/>
              </w:rPr>
            </w:pPr>
            <w:r w:rsidRPr="00F25BF8">
              <w:rPr>
                <w:sz w:val="20"/>
              </w:rPr>
              <w:t>999=Prefer not to respond</w:t>
            </w:r>
          </w:p>
          <w:p w14:paraId="3768AE71" w14:textId="77777777" w:rsidR="00F25BF8" w:rsidRPr="00F25BF8" w:rsidRDefault="00F25BF8" w:rsidP="00F25BF8">
            <w:pPr>
              <w:contextualSpacing/>
              <w:jc w:val="center"/>
              <w:rPr>
                <w:rFonts w:cs="Times New Roman"/>
                <w:sz w:val="20"/>
              </w:rPr>
            </w:pPr>
            <w:r w:rsidRPr="00F25BF8">
              <w:rPr>
                <w:rFonts w:cs="Times New Roman"/>
                <w:sz w:val="20"/>
              </w:rPr>
              <w:t>If ‘Yes’ please explain</w:t>
            </w:r>
          </w:p>
        </w:tc>
        <w:tc>
          <w:tcPr>
            <w:tcW w:w="2520" w:type="dxa"/>
            <w:vMerge w:val="restart"/>
          </w:tcPr>
          <w:p w14:paraId="45F8F91F" w14:textId="77777777" w:rsidR="00F25BF8" w:rsidRPr="00F25BF8" w:rsidRDefault="00F25BF8" w:rsidP="00F25BF8">
            <w:pPr>
              <w:contextualSpacing/>
              <w:jc w:val="center"/>
              <w:rPr>
                <w:rFonts w:cs="Times New Roman"/>
                <w:sz w:val="20"/>
              </w:rPr>
            </w:pPr>
            <w:r w:rsidRPr="00F25BF8">
              <w:rPr>
                <w:rFonts w:cs="Times New Roman"/>
                <w:sz w:val="20"/>
              </w:rPr>
              <w:t>G16. If you did not have formal documentation of your occupancy of this field, would that discourage you from making improvements on this land?</w:t>
            </w:r>
          </w:p>
          <w:p w14:paraId="7B79EC7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F71285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324367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F495B6E" w14:textId="77777777" w:rsidR="00F25BF8" w:rsidRPr="00F25BF8" w:rsidRDefault="00F25BF8" w:rsidP="00F25BF8">
            <w:pPr>
              <w:contextualSpacing/>
              <w:jc w:val="center"/>
              <w:rPr>
                <w:rFonts w:cs="Times New Roman"/>
                <w:sz w:val="20"/>
              </w:rPr>
            </w:pPr>
            <w:r w:rsidRPr="00F25BF8">
              <w:rPr>
                <w:sz w:val="20"/>
              </w:rPr>
              <w:t>999=Prefer not to respond</w:t>
            </w:r>
          </w:p>
          <w:p w14:paraId="5C453E4A" w14:textId="77777777" w:rsidR="00F25BF8" w:rsidRPr="00F25BF8" w:rsidRDefault="00F25BF8" w:rsidP="00F25BF8">
            <w:pPr>
              <w:contextualSpacing/>
              <w:jc w:val="center"/>
              <w:rPr>
                <w:rFonts w:cs="Times New Roman"/>
                <w:sz w:val="20"/>
              </w:rPr>
            </w:pPr>
            <w:r w:rsidRPr="00F25BF8">
              <w:rPr>
                <w:rFonts w:cs="Times New Roman"/>
                <w:sz w:val="20"/>
              </w:rPr>
              <w:t>If “Yes’ please explain</w:t>
            </w:r>
          </w:p>
        </w:tc>
        <w:tc>
          <w:tcPr>
            <w:tcW w:w="2880" w:type="dxa"/>
            <w:gridSpan w:val="2"/>
          </w:tcPr>
          <w:p w14:paraId="6773779E" w14:textId="77777777" w:rsidR="00F25BF8" w:rsidRPr="00F25BF8" w:rsidRDefault="00F25BF8" w:rsidP="00F25BF8">
            <w:pPr>
              <w:contextualSpacing/>
              <w:jc w:val="center"/>
              <w:rPr>
                <w:rFonts w:cs="Times New Roman"/>
                <w:sz w:val="20"/>
              </w:rPr>
            </w:pPr>
            <w:commentRangeStart w:id="58"/>
            <w:r w:rsidRPr="00F25BF8">
              <w:rPr>
                <w:rFonts w:cs="Times New Roman"/>
                <w:sz w:val="20"/>
              </w:rPr>
              <w:t xml:space="preserve">G17. How likely do you think it is that other households within your village may try to cross-over your boundaries (step on your </w:t>
            </w:r>
            <w:proofErr w:type="gramStart"/>
            <w:r w:rsidRPr="00F25BF8">
              <w:rPr>
                <w:rFonts w:cs="Times New Roman"/>
                <w:sz w:val="20"/>
              </w:rPr>
              <w:t>side)and</w:t>
            </w:r>
            <w:proofErr w:type="gramEnd"/>
            <w:r w:rsidRPr="00F25BF8">
              <w:rPr>
                <w:rFonts w:cs="Times New Roman"/>
                <w:sz w:val="20"/>
              </w:rPr>
              <w:t xml:space="preserve"> take or use some of this field?</w:t>
            </w:r>
          </w:p>
          <w:p w14:paraId="53C0E753"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880" w:type="dxa"/>
            <w:gridSpan w:val="2"/>
          </w:tcPr>
          <w:p w14:paraId="2A774FD1" w14:textId="77777777" w:rsidR="00F25BF8" w:rsidRPr="00F25BF8" w:rsidRDefault="00F25BF8" w:rsidP="00F25BF8">
            <w:pPr>
              <w:contextualSpacing/>
              <w:jc w:val="center"/>
              <w:rPr>
                <w:rFonts w:cs="Times New Roman"/>
                <w:sz w:val="20"/>
              </w:rPr>
            </w:pPr>
            <w:r w:rsidRPr="00F25BF8">
              <w:rPr>
                <w:rFonts w:cs="Times New Roman"/>
                <w:sz w:val="20"/>
              </w:rPr>
              <w:t>G19. How likely do you think it is that elites/big people may take this field without your permission/agreement?</w:t>
            </w:r>
          </w:p>
          <w:p w14:paraId="3E3DD7A6"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160" w:type="dxa"/>
            <w:gridSpan w:val="2"/>
          </w:tcPr>
          <w:p w14:paraId="6586C329" w14:textId="77777777" w:rsidR="00F25BF8" w:rsidRPr="00F25BF8" w:rsidRDefault="00F25BF8" w:rsidP="00F25BF8">
            <w:pPr>
              <w:contextualSpacing/>
              <w:jc w:val="center"/>
              <w:rPr>
                <w:rFonts w:cs="Times New Roman"/>
                <w:sz w:val="20"/>
              </w:rPr>
            </w:pPr>
            <w:r w:rsidRPr="00F25BF8">
              <w:rPr>
                <w:rFonts w:cs="Times New Roman"/>
                <w:sz w:val="20"/>
              </w:rPr>
              <w:t>G21. How likely do you think it is that people from a neighboring community with encroach/cross-over to use this field?</w:t>
            </w:r>
          </w:p>
          <w:p w14:paraId="7DF9DD26" w14:textId="77777777" w:rsidR="00F25BF8" w:rsidRPr="00F25BF8" w:rsidRDefault="00F25BF8" w:rsidP="00F25BF8">
            <w:pPr>
              <w:contextualSpacing/>
              <w:jc w:val="center"/>
              <w:rPr>
                <w:rFonts w:cs="Times New Roman"/>
                <w:sz w:val="20"/>
              </w:rPr>
            </w:pPr>
            <w:r w:rsidRPr="00F25BF8">
              <w:rPr>
                <w:rFonts w:cs="Times New Roman"/>
                <w:sz w:val="20"/>
              </w:rPr>
              <w:t>(See Code Below)</w:t>
            </w:r>
            <w:commentRangeEnd w:id="58"/>
            <w:r w:rsidR="00A25FDF">
              <w:rPr>
                <w:rStyle w:val="CommentReference"/>
                <w:rFonts w:eastAsiaTheme="minorHAnsi"/>
              </w:rPr>
              <w:commentReference w:id="58"/>
            </w:r>
          </w:p>
        </w:tc>
      </w:tr>
      <w:tr w:rsidR="00F25BF8" w:rsidRPr="00F25BF8" w14:paraId="5B18307B" w14:textId="77777777" w:rsidTr="00F25BF8">
        <w:trPr>
          <w:trHeight w:val="20"/>
          <w:jc w:val="center"/>
        </w:trPr>
        <w:tc>
          <w:tcPr>
            <w:tcW w:w="694" w:type="dxa"/>
            <w:vMerge/>
          </w:tcPr>
          <w:p w14:paraId="7A481CBB" w14:textId="77777777" w:rsidR="00F25BF8" w:rsidRPr="00F25BF8" w:rsidRDefault="00F25BF8" w:rsidP="00F25BF8">
            <w:pPr>
              <w:contextualSpacing/>
              <w:jc w:val="center"/>
              <w:rPr>
                <w:sz w:val="20"/>
              </w:rPr>
            </w:pPr>
          </w:p>
        </w:tc>
        <w:tc>
          <w:tcPr>
            <w:tcW w:w="2160" w:type="dxa"/>
            <w:vMerge/>
          </w:tcPr>
          <w:p w14:paraId="3B832C4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520" w:type="dxa"/>
            <w:vMerge/>
          </w:tcPr>
          <w:p w14:paraId="3247048D" w14:textId="77777777" w:rsidR="00F25BF8" w:rsidRPr="00F25BF8" w:rsidRDefault="00F25BF8" w:rsidP="00F25BF8">
            <w:pPr>
              <w:contextualSpacing/>
              <w:jc w:val="center"/>
              <w:rPr>
                <w:rFonts w:cs="Times New Roman"/>
                <w:sz w:val="20"/>
              </w:rPr>
            </w:pPr>
          </w:p>
        </w:tc>
        <w:tc>
          <w:tcPr>
            <w:tcW w:w="1440" w:type="dxa"/>
          </w:tcPr>
          <w:p w14:paraId="69865DC0" w14:textId="77777777" w:rsidR="00F25BF8" w:rsidRPr="00F25BF8" w:rsidRDefault="00F25BF8" w:rsidP="00F25BF8">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440" w:type="dxa"/>
          </w:tcPr>
          <w:p w14:paraId="62C7885B" w14:textId="77777777" w:rsidR="00F25BF8" w:rsidRPr="00F25BF8" w:rsidRDefault="00F25BF8" w:rsidP="00F25BF8">
            <w:pPr>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c>
          <w:tcPr>
            <w:tcW w:w="1440" w:type="dxa"/>
          </w:tcPr>
          <w:p w14:paraId="1BC703B2" w14:textId="77777777" w:rsidR="00F25BF8" w:rsidRPr="00F25BF8" w:rsidRDefault="00F25BF8" w:rsidP="00F25BF8">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440" w:type="dxa"/>
          </w:tcPr>
          <w:p w14:paraId="3CE58813" w14:textId="77777777" w:rsidR="00F25BF8" w:rsidRPr="00F25BF8" w:rsidRDefault="00F25BF8" w:rsidP="00F25BF8">
            <w:pPr>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c>
          <w:tcPr>
            <w:tcW w:w="1080" w:type="dxa"/>
          </w:tcPr>
          <w:p w14:paraId="4CA21486" w14:textId="77777777" w:rsidR="00F25BF8" w:rsidRPr="00F25BF8" w:rsidRDefault="00F25BF8" w:rsidP="00F25BF8">
            <w:pPr>
              <w:contextualSpacing/>
              <w:jc w:val="center"/>
              <w:rPr>
                <w:rFonts w:cs="Times New Roman"/>
                <w:sz w:val="20"/>
              </w:rPr>
            </w:pPr>
            <w:r w:rsidRPr="00F25BF8">
              <w:rPr>
                <w:rFonts w:cs="Times New Roman"/>
                <w:sz w:val="20"/>
              </w:rPr>
              <w:t>in the next</w:t>
            </w:r>
          </w:p>
          <w:p w14:paraId="00FA276F" w14:textId="77777777" w:rsidR="00F25BF8" w:rsidRPr="00F25BF8" w:rsidRDefault="00F25BF8" w:rsidP="00F25BF8">
            <w:pPr>
              <w:contextualSpacing/>
              <w:jc w:val="center"/>
              <w:rPr>
                <w:rFonts w:cs="Times New Roman"/>
                <w:sz w:val="20"/>
              </w:rPr>
            </w:pPr>
            <w:r w:rsidRPr="00F25BF8">
              <w:rPr>
                <w:rFonts w:cs="Times New Roman"/>
                <w:sz w:val="20"/>
              </w:rPr>
              <w:t>1-3 years?</w:t>
            </w:r>
          </w:p>
        </w:tc>
        <w:tc>
          <w:tcPr>
            <w:tcW w:w="1080" w:type="dxa"/>
          </w:tcPr>
          <w:p w14:paraId="17C77D22" w14:textId="77777777" w:rsidR="00F25BF8" w:rsidRPr="00F25BF8" w:rsidRDefault="00F25BF8" w:rsidP="00F25BF8">
            <w:pPr>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r>
      <w:tr w:rsidR="00F25BF8" w:rsidRPr="00F25BF8" w14:paraId="7010AF82" w14:textId="77777777" w:rsidTr="00F25BF8">
        <w:trPr>
          <w:trHeight w:val="20"/>
          <w:jc w:val="center"/>
        </w:trPr>
        <w:tc>
          <w:tcPr>
            <w:tcW w:w="694" w:type="dxa"/>
          </w:tcPr>
          <w:p w14:paraId="4A08CD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0" w:type="dxa"/>
          </w:tcPr>
          <w:p w14:paraId="4EC7C9C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noformaldoc_effect</w:t>
            </w:r>
            <w:proofErr w:type="spellEnd"/>
          </w:p>
        </w:tc>
        <w:tc>
          <w:tcPr>
            <w:tcW w:w="2520" w:type="dxa"/>
          </w:tcPr>
          <w:p w14:paraId="6194C64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formaldoc_effect</w:t>
            </w:r>
            <w:proofErr w:type="spellEnd"/>
          </w:p>
        </w:tc>
        <w:tc>
          <w:tcPr>
            <w:tcW w:w="1440" w:type="dxa"/>
          </w:tcPr>
          <w:p w14:paraId="2386D28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villhh_encroach</w:t>
            </w:r>
            <w:proofErr w:type="spellEnd"/>
          </w:p>
        </w:tc>
        <w:tc>
          <w:tcPr>
            <w:tcW w:w="1440" w:type="dxa"/>
          </w:tcPr>
          <w:p w14:paraId="06485FB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villhh_encroach3</w:t>
            </w:r>
          </w:p>
        </w:tc>
        <w:tc>
          <w:tcPr>
            <w:tcW w:w="1440" w:type="dxa"/>
          </w:tcPr>
          <w:p w14:paraId="218D9A7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elite_encroach</w:t>
            </w:r>
            <w:proofErr w:type="spellEnd"/>
          </w:p>
        </w:tc>
        <w:tc>
          <w:tcPr>
            <w:tcW w:w="1440" w:type="dxa"/>
          </w:tcPr>
          <w:p w14:paraId="506AD78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elite_encroach3</w:t>
            </w:r>
          </w:p>
        </w:tc>
        <w:tc>
          <w:tcPr>
            <w:tcW w:w="1080" w:type="dxa"/>
          </w:tcPr>
          <w:p w14:paraId="2DDA9D1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neighvill_encroach</w:t>
            </w:r>
            <w:proofErr w:type="spellEnd"/>
          </w:p>
        </w:tc>
        <w:tc>
          <w:tcPr>
            <w:tcW w:w="1080" w:type="dxa"/>
          </w:tcPr>
          <w:p w14:paraId="36C9A02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neighvill_encroach3</w:t>
            </w:r>
          </w:p>
        </w:tc>
      </w:tr>
      <w:tr w:rsidR="00F25BF8" w:rsidRPr="00F25BF8" w14:paraId="07A54115" w14:textId="77777777" w:rsidTr="00F25BF8">
        <w:trPr>
          <w:trHeight w:val="20"/>
          <w:jc w:val="center"/>
        </w:trPr>
        <w:tc>
          <w:tcPr>
            <w:tcW w:w="694" w:type="dxa"/>
          </w:tcPr>
          <w:p w14:paraId="4B29FDCB" w14:textId="77777777" w:rsidR="00F25BF8" w:rsidRPr="00F25BF8" w:rsidRDefault="00F25BF8" w:rsidP="00F25BF8">
            <w:pPr>
              <w:contextualSpacing/>
              <w:jc w:val="center"/>
              <w:rPr>
                <w:sz w:val="20"/>
              </w:rPr>
            </w:pPr>
            <w:r w:rsidRPr="00F25BF8">
              <w:rPr>
                <w:sz w:val="20"/>
              </w:rPr>
              <w:t>1</w:t>
            </w:r>
          </w:p>
        </w:tc>
        <w:tc>
          <w:tcPr>
            <w:tcW w:w="2160" w:type="dxa"/>
          </w:tcPr>
          <w:p w14:paraId="24FA406C" w14:textId="77777777" w:rsidR="00F25BF8" w:rsidRPr="00F25BF8" w:rsidRDefault="00F25BF8" w:rsidP="00F25BF8">
            <w:pPr>
              <w:contextualSpacing/>
              <w:jc w:val="center"/>
              <w:rPr>
                <w:sz w:val="20"/>
              </w:rPr>
            </w:pPr>
          </w:p>
        </w:tc>
        <w:tc>
          <w:tcPr>
            <w:tcW w:w="2520" w:type="dxa"/>
          </w:tcPr>
          <w:p w14:paraId="2F862363" w14:textId="77777777" w:rsidR="00F25BF8" w:rsidRPr="00F25BF8" w:rsidRDefault="00F25BF8" w:rsidP="00F25BF8">
            <w:pPr>
              <w:contextualSpacing/>
              <w:jc w:val="center"/>
              <w:rPr>
                <w:sz w:val="20"/>
              </w:rPr>
            </w:pPr>
          </w:p>
        </w:tc>
        <w:tc>
          <w:tcPr>
            <w:tcW w:w="1440" w:type="dxa"/>
          </w:tcPr>
          <w:p w14:paraId="480850A0" w14:textId="77777777" w:rsidR="00F25BF8" w:rsidRPr="00F25BF8" w:rsidRDefault="00F25BF8" w:rsidP="00F25BF8">
            <w:pPr>
              <w:contextualSpacing/>
              <w:jc w:val="center"/>
              <w:rPr>
                <w:sz w:val="20"/>
              </w:rPr>
            </w:pPr>
          </w:p>
        </w:tc>
        <w:tc>
          <w:tcPr>
            <w:tcW w:w="1440" w:type="dxa"/>
          </w:tcPr>
          <w:p w14:paraId="0209E4CB" w14:textId="77777777" w:rsidR="00F25BF8" w:rsidRPr="00F25BF8" w:rsidRDefault="00F25BF8" w:rsidP="00F25BF8">
            <w:pPr>
              <w:contextualSpacing/>
              <w:jc w:val="center"/>
              <w:rPr>
                <w:sz w:val="20"/>
              </w:rPr>
            </w:pPr>
          </w:p>
        </w:tc>
        <w:tc>
          <w:tcPr>
            <w:tcW w:w="1440" w:type="dxa"/>
          </w:tcPr>
          <w:p w14:paraId="509AEAFB" w14:textId="77777777" w:rsidR="00F25BF8" w:rsidRPr="00F25BF8" w:rsidRDefault="00F25BF8" w:rsidP="00F25BF8">
            <w:pPr>
              <w:contextualSpacing/>
              <w:jc w:val="center"/>
              <w:rPr>
                <w:sz w:val="20"/>
              </w:rPr>
            </w:pPr>
          </w:p>
        </w:tc>
        <w:tc>
          <w:tcPr>
            <w:tcW w:w="1440" w:type="dxa"/>
          </w:tcPr>
          <w:p w14:paraId="6235719B" w14:textId="77777777" w:rsidR="00F25BF8" w:rsidRPr="00F25BF8" w:rsidRDefault="00F25BF8" w:rsidP="00F25BF8">
            <w:pPr>
              <w:contextualSpacing/>
              <w:jc w:val="center"/>
              <w:rPr>
                <w:sz w:val="20"/>
              </w:rPr>
            </w:pPr>
          </w:p>
        </w:tc>
        <w:tc>
          <w:tcPr>
            <w:tcW w:w="1080" w:type="dxa"/>
          </w:tcPr>
          <w:p w14:paraId="375430A9" w14:textId="77777777" w:rsidR="00F25BF8" w:rsidRPr="00F25BF8" w:rsidRDefault="00F25BF8" w:rsidP="00F25BF8">
            <w:pPr>
              <w:contextualSpacing/>
              <w:jc w:val="center"/>
              <w:rPr>
                <w:sz w:val="20"/>
              </w:rPr>
            </w:pPr>
          </w:p>
        </w:tc>
        <w:tc>
          <w:tcPr>
            <w:tcW w:w="1080" w:type="dxa"/>
          </w:tcPr>
          <w:p w14:paraId="33DB85B5" w14:textId="77777777" w:rsidR="00F25BF8" w:rsidRPr="00F25BF8" w:rsidRDefault="00F25BF8" w:rsidP="00F25BF8">
            <w:pPr>
              <w:contextualSpacing/>
              <w:jc w:val="center"/>
              <w:rPr>
                <w:sz w:val="20"/>
              </w:rPr>
            </w:pPr>
          </w:p>
        </w:tc>
      </w:tr>
      <w:tr w:rsidR="00F25BF8" w:rsidRPr="00F25BF8" w14:paraId="6BA4DAC4" w14:textId="77777777" w:rsidTr="00F25BF8">
        <w:trPr>
          <w:trHeight w:val="20"/>
          <w:jc w:val="center"/>
        </w:trPr>
        <w:tc>
          <w:tcPr>
            <w:tcW w:w="694" w:type="dxa"/>
          </w:tcPr>
          <w:p w14:paraId="69BE6B50" w14:textId="77777777" w:rsidR="00F25BF8" w:rsidRPr="00F25BF8" w:rsidRDefault="00F25BF8" w:rsidP="00F25BF8">
            <w:pPr>
              <w:contextualSpacing/>
              <w:jc w:val="center"/>
              <w:rPr>
                <w:sz w:val="20"/>
              </w:rPr>
            </w:pPr>
            <w:r w:rsidRPr="00F25BF8">
              <w:rPr>
                <w:sz w:val="20"/>
              </w:rPr>
              <w:t>2</w:t>
            </w:r>
          </w:p>
        </w:tc>
        <w:tc>
          <w:tcPr>
            <w:tcW w:w="2160" w:type="dxa"/>
          </w:tcPr>
          <w:p w14:paraId="4927CE1A" w14:textId="77777777" w:rsidR="00F25BF8" w:rsidRPr="00F25BF8" w:rsidRDefault="00F25BF8" w:rsidP="00F25BF8">
            <w:pPr>
              <w:contextualSpacing/>
              <w:jc w:val="center"/>
              <w:rPr>
                <w:sz w:val="20"/>
              </w:rPr>
            </w:pPr>
          </w:p>
        </w:tc>
        <w:tc>
          <w:tcPr>
            <w:tcW w:w="2520" w:type="dxa"/>
          </w:tcPr>
          <w:p w14:paraId="171AA6D2" w14:textId="77777777" w:rsidR="00F25BF8" w:rsidRPr="00F25BF8" w:rsidRDefault="00F25BF8" w:rsidP="00F25BF8">
            <w:pPr>
              <w:contextualSpacing/>
              <w:jc w:val="center"/>
              <w:rPr>
                <w:sz w:val="20"/>
              </w:rPr>
            </w:pPr>
          </w:p>
        </w:tc>
        <w:tc>
          <w:tcPr>
            <w:tcW w:w="1440" w:type="dxa"/>
          </w:tcPr>
          <w:p w14:paraId="747E84ED" w14:textId="77777777" w:rsidR="00F25BF8" w:rsidRPr="00F25BF8" w:rsidRDefault="00F25BF8" w:rsidP="00F25BF8">
            <w:pPr>
              <w:contextualSpacing/>
              <w:jc w:val="center"/>
              <w:rPr>
                <w:sz w:val="20"/>
              </w:rPr>
            </w:pPr>
          </w:p>
        </w:tc>
        <w:tc>
          <w:tcPr>
            <w:tcW w:w="1440" w:type="dxa"/>
          </w:tcPr>
          <w:p w14:paraId="34BE729B" w14:textId="77777777" w:rsidR="00F25BF8" w:rsidRPr="00F25BF8" w:rsidRDefault="00F25BF8" w:rsidP="00F25BF8">
            <w:pPr>
              <w:contextualSpacing/>
              <w:jc w:val="center"/>
              <w:rPr>
                <w:sz w:val="20"/>
              </w:rPr>
            </w:pPr>
          </w:p>
        </w:tc>
        <w:tc>
          <w:tcPr>
            <w:tcW w:w="1440" w:type="dxa"/>
          </w:tcPr>
          <w:p w14:paraId="093F7D8D" w14:textId="77777777" w:rsidR="00F25BF8" w:rsidRPr="00F25BF8" w:rsidRDefault="00F25BF8" w:rsidP="00F25BF8">
            <w:pPr>
              <w:contextualSpacing/>
              <w:jc w:val="center"/>
              <w:rPr>
                <w:sz w:val="20"/>
              </w:rPr>
            </w:pPr>
          </w:p>
        </w:tc>
        <w:tc>
          <w:tcPr>
            <w:tcW w:w="1440" w:type="dxa"/>
          </w:tcPr>
          <w:p w14:paraId="63C04A82" w14:textId="77777777" w:rsidR="00F25BF8" w:rsidRPr="00F25BF8" w:rsidRDefault="00F25BF8" w:rsidP="00F25BF8">
            <w:pPr>
              <w:contextualSpacing/>
              <w:jc w:val="center"/>
              <w:rPr>
                <w:sz w:val="20"/>
              </w:rPr>
            </w:pPr>
          </w:p>
        </w:tc>
        <w:tc>
          <w:tcPr>
            <w:tcW w:w="1080" w:type="dxa"/>
          </w:tcPr>
          <w:p w14:paraId="62F75795" w14:textId="77777777" w:rsidR="00F25BF8" w:rsidRPr="00F25BF8" w:rsidRDefault="00F25BF8" w:rsidP="00F25BF8">
            <w:pPr>
              <w:contextualSpacing/>
              <w:jc w:val="center"/>
              <w:rPr>
                <w:sz w:val="20"/>
              </w:rPr>
            </w:pPr>
          </w:p>
        </w:tc>
        <w:tc>
          <w:tcPr>
            <w:tcW w:w="1080" w:type="dxa"/>
          </w:tcPr>
          <w:p w14:paraId="45E7E0B8" w14:textId="77777777" w:rsidR="00F25BF8" w:rsidRPr="00F25BF8" w:rsidRDefault="00F25BF8" w:rsidP="00F25BF8">
            <w:pPr>
              <w:contextualSpacing/>
              <w:jc w:val="center"/>
              <w:rPr>
                <w:sz w:val="20"/>
              </w:rPr>
            </w:pPr>
          </w:p>
        </w:tc>
      </w:tr>
      <w:tr w:rsidR="00F25BF8" w:rsidRPr="00F25BF8" w14:paraId="0CDC845E" w14:textId="77777777" w:rsidTr="00F25BF8">
        <w:trPr>
          <w:trHeight w:val="20"/>
          <w:jc w:val="center"/>
        </w:trPr>
        <w:tc>
          <w:tcPr>
            <w:tcW w:w="694" w:type="dxa"/>
          </w:tcPr>
          <w:p w14:paraId="2E698EEF" w14:textId="77777777" w:rsidR="00F25BF8" w:rsidRPr="00F25BF8" w:rsidRDefault="00F25BF8" w:rsidP="00F25BF8">
            <w:pPr>
              <w:contextualSpacing/>
              <w:jc w:val="center"/>
              <w:rPr>
                <w:sz w:val="20"/>
              </w:rPr>
            </w:pPr>
            <w:r w:rsidRPr="00F25BF8">
              <w:rPr>
                <w:sz w:val="20"/>
              </w:rPr>
              <w:t>3</w:t>
            </w:r>
          </w:p>
        </w:tc>
        <w:tc>
          <w:tcPr>
            <w:tcW w:w="2160" w:type="dxa"/>
          </w:tcPr>
          <w:p w14:paraId="229D38DF" w14:textId="77777777" w:rsidR="00F25BF8" w:rsidRPr="00F25BF8" w:rsidRDefault="00F25BF8" w:rsidP="00F25BF8">
            <w:pPr>
              <w:contextualSpacing/>
              <w:jc w:val="center"/>
              <w:rPr>
                <w:sz w:val="20"/>
              </w:rPr>
            </w:pPr>
          </w:p>
        </w:tc>
        <w:tc>
          <w:tcPr>
            <w:tcW w:w="2520" w:type="dxa"/>
          </w:tcPr>
          <w:p w14:paraId="049B98E2" w14:textId="77777777" w:rsidR="00F25BF8" w:rsidRPr="00F25BF8" w:rsidRDefault="00F25BF8" w:rsidP="00F25BF8">
            <w:pPr>
              <w:contextualSpacing/>
              <w:jc w:val="center"/>
              <w:rPr>
                <w:sz w:val="20"/>
              </w:rPr>
            </w:pPr>
          </w:p>
        </w:tc>
        <w:tc>
          <w:tcPr>
            <w:tcW w:w="1440" w:type="dxa"/>
          </w:tcPr>
          <w:p w14:paraId="6044CFB8" w14:textId="77777777" w:rsidR="00F25BF8" w:rsidRPr="00F25BF8" w:rsidRDefault="00F25BF8" w:rsidP="00F25BF8">
            <w:pPr>
              <w:contextualSpacing/>
              <w:jc w:val="center"/>
              <w:rPr>
                <w:sz w:val="20"/>
              </w:rPr>
            </w:pPr>
          </w:p>
        </w:tc>
        <w:tc>
          <w:tcPr>
            <w:tcW w:w="1440" w:type="dxa"/>
          </w:tcPr>
          <w:p w14:paraId="4AE1B9D5" w14:textId="77777777" w:rsidR="00F25BF8" w:rsidRPr="00F25BF8" w:rsidRDefault="00F25BF8" w:rsidP="00F25BF8">
            <w:pPr>
              <w:contextualSpacing/>
              <w:jc w:val="center"/>
              <w:rPr>
                <w:sz w:val="20"/>
              </w:rPr>
            </w:pPr>
          </w:p>
        </w:tc>
        <w:tc>
          <w:tcPr>
            <w:tcW w:w="1440" w:type="dxa"/>
          </w:tcPr>
          <w:p w14:paraId="50A3011C" w14:textId="77777777" w:rsidR="00F25BF8" w:rsidRPr="00F25BF8" w:rsidRDefault="00F25BF8" w:rsidP="00F25BF8">
            <w:pPr>
              <w:contextualSpacing/>
              <w:jc w:val="center"/>
              <w:rPr>
                <w:sz w:val="20"/>
              </w:rPr>
            </w:pPr>
          </w:p>
        </w:tc>
        <w:tc>
          <w:tcPr>
            <w:tcW w:w="1440" w:type="dxa"/>
          </w:tcPr>
          <w:p w14:paraId="186E7C1F" w14:textId="77777777" w:rsidR="00F25BF8" w:rsidRPr="00F25BF8" w:rsidRDefault="00F25BF8" w:rsidP="00F25BF8">
            <w:pPr>
              <w:contextualSpacing/>
              <w:jc w:val="center"/>
              <w:rPr>
                <w:sz w:val="20"/>
              </w:rPr>
            </w:pPr>
          </w:p>
        </w:tc>
        <w:tc>
          <w:tcPr>
            <w:tcW w:w="1080" w:type="dxa"/>
          </w:tcPr>
          <w:p w14:paraId="619C68C8" w14:textId="77777777" w:rsidR="00F25BF8" w:rsidRPr="00F25BF8" w:rsidRDefault="00F25BF8" w:rsidP="00F25BF8">
            <w:pPr>
              <w:contextualSpacing/>
              <w:jc w:val="center"/>
              <w:rPr>
                <w:sz w:val="20"/>
              </w:rPr>
            </w:pPr>
          </w:p>
        </w:tc>
        <w:tc>
          <w:tcPr>
            <w:tcW w:w="1080" w:type="dxa"/>
          </w:tcPr>
          <w:p w14:paraId="486CB159" w14:textId="77777777" w:rsidR="00F25BF8" w:rsidRPr="00F25BF8" w:rsidRDefault="00F25BF8" w:rsidP="00F25BF8">
            <w:pPr>
              <w:contextualSpacing/>
              <w:jc w:val="center"/>
              <w:rPr>
                <w:sz w:val="20"/>
              </w:rPr>
            </w:pPr>
          </w:p>
        </w:tc>
      </w:tr>
      <w:tr w:rsidR="00F25BF8" w:rsidRPr="00F25BF8" w14:paraId="012735F8" w14:textId="77777777" w:rsidTr="00F25BF8">
        <w:trPr>
          <w:trHeight w:val="20"/>
          <w:jc w:val="center"/>
        </w:trPr>
        <w:tc>
          <w:tcPr>
            <w:tcW w:w="694" w:type="dxa"/>
          </w:tcPr>
          <w:p w14:paraId="02CEC63F" w14:textId="77777777" w:rsidR="00F25BF8" w:rsidRPr="00F25BF8" w:rsidRDefault="00F25BF8" w:rsidP="00F25BF8">
            <w:pPr>
              <w:contextualSpacing/>
              <w:jc w:val="center"/>
              <w:rPr>
                <w:sz w:val="20"/>
              </w:rPr>
            </w:pPr>
            <w:r w:rsidRPr="00F25BF8">
              <w:rPr>
                <w:sz w:val="20"/>
              </w:rPr>
              <w:t>4</w:t>
            </w:r>
          </w:p>
        </w:tc>
        <w:tc>
          <w:tcPr>
            <w:tcW w:w="2160" w:type="dxa"/>
          </w:tcPr>
          <w:p w14:paraId="519805EC" w14:textId="77777777" w:rsidR="00F25BF8" w:rsidRPr="00F25BF8" w:rsidRDefault="00F25BF8" w:rsidP="00F25BF8">
            <w:pPr>
              <w:contextualSpacing/>
              <w:jc w:val="center"/>
              <w:rPr>
                <w:sz w:val="20"/>
              </w:rPr>
            </w:pPr>
          </w:p>
        </w:tc>
        <w:tc>
          <w:tcPr>
            <w:tcW w:w="2520" w:type="dxa"/>
          </w:tcPr>
          <w:p w14:paraId="502820ED" w14:textId="77777777" w:rsidR="00F25BF8" w:rsidRPr="00F25BF8" w:rsidRDefault="00F25BF8" w:rsidP="00F25BF8">
            <w:pPr>
              <w:contextualSpacing/>
              <w:jc w:val="center"/>
              <w:rPr>
                <w:sz w:val="20"/>
              </w:rPr>
            </w:pPr>
          </w:p>
        </w:tc>
        <w:tc>
          <w:tcPr>
            <w:tcW w:w="1440" w:type="dxa"/>
          </w:tcPr>
          <w:p w14:paraId="2E840E0C" w14:textId="77777777" w:rsidR="00F25BF8" w:rsidRPr="00F25BF8" w:rsidRDefault="00F25BF8" w:rsidP="00F25BF8">
            <w:pPr>
              <w:contextualSpacing/>
              <w:jc w:val="center"/>
              <w:rPr>
                <w:sz w:val="20"/>
              </w:rPr>
            </w:pPr>
          </w:p>
        </w:tc>
        <w:tc>
          <w:tcPr>
            <w:tcW w:w="1440" w:type="dxa"/>
          </w:tcPr>
          <w:p w14:paraId="1B1BB60F" w14:textId="77777777" w:rsidR="00F25BF8" w:rsidRPr="00F25BF8" w:rsidRDefault="00F25BF8" w:rsidP="00F25BF8">
            <w:pPr>
              <w:contextualSpacing/>
              <w:jc w:val="center"/>
              <w:rPr>
                <w:sz w:val="20"/>
              </w:rPr>
            </w:pPr>
          </w:p>
        </w:tc>
        <w:tc>
          <w:tcPr>
            <w:tcW w:w="1440" w:type="dxa"/>
          </w:tcPr>
          <w:p w14:paraId="11240CCF" w14:textId="77777777" w:rsidR="00F25BF8" w:rsidRPr="00F25BF8" w:rsidRDefault="00F25BF8" w:rsidP="00F25BF8">
            <w:pPr>
              <w:contextualSpacing/>
              <w:jc w:val="center"/>
              <w:rPr>
                <w:sz w:val="20"/>
              </w:rPr>
            </w:pPr>
          </w:p>
        </w:tc>
        <w:tc>
          <w:tcPr>
            <w:tcW w:w="1440" w:type="dxa"/>
          </w:tcPr>
          <w:p w14:paraId="2F0C0CE2" w14:textId="77777777" w:rsidR="00F25BF8" w:rsidRPr="00F25BF8" w:rsidRDefault="00F25BF8" w:rsidP="00F25BF8">
            <w:pPr>
              <w:contextualSpacing/>
              <w:jc w:val="center"/>
              <w:rPr>
                <w:sz w:val="20"/>
              </w:rPr>
            </w:pPr>
          </w:p>
        </w:tc>
        <w:tc>
          <w:tcPr>
            <w:tcW w:w="1080" w:type="dxa"/>
          </w:tcPr>
          <w:p w14:paraId="7C570FF7" w14:textId="77777777" w:rsidR="00F25BF8" w:rsidRPr="00F25BF8" w:rsidRDefault="00F25BF8" w:rsidP="00F25BF8">
            <w:pPr>
              <w:contextualSpacing/>
              <w:jc w:val="center"/>
              <w:rPr>
                <w:sz w:val="20"/>
              </w:rPr>
            </w:pPr>
          </w:p>
        </w:tc>
        <w:tc>
          <w:tcPr>
            <w:tcW w:w="1080" w:type="dxa"/>
          </w:tcPr>
          <w:p w14:paraId="330C7D14" w14:textId="77777777" w:rsidR="00F25BF8" w:rsidRPr="00F25BF8" w:rsidRDefault="00F25BF8" w:rsidP="00F25BF8">
            <w:pPr>
              <w:contextualSpacing/>
              <w:jc w:val="center"/>
              <w:rPr>
                <w:sz w:val="20"/>
              </w:rPr>
            </w:pPr>
          </w:p>
        </w:tc>
      </w:tr>
      <w:tr w:rsidR="00F25BF8" w:rsidRPr="00F25BF8" w14:paraId="34650F27" w14:textId="77777777" w:rsidTr="00F25BF8">
        <w:trPr>
          <w:trHeight w:val="20"/>
          <w:jc w:val="center"/>
        </w:trPr>
        <w:tc>
          <w:tcPr>
            <w:tcW w:w="694" w:type="dxa"/>
          </w:tcPr>
          <w:p w14:paraId="584E2C6E" w14:textId="77777777" w:rsidR="00F25BF8" w:rsidRPr="00F25BF8" w:rsidRDefault="00F25BF8" w:rsidP="00F25BF8">
            <w:pPr>
              <w:contextualSpacing/>
              <w:jc w:val="center"/>
              <w:rPr>
                <w:sz w:val="20"/>
              </w:rPr>
            </w:pPr>
            <w:r w:rsidRPr="00F25BF8">
              <w:rPr>
                <w:sz w:val="20"/>
              </w:rPr>
              <w:t>5</w:t>
            </w:r>
          </w:p>
        </w:tc>
        <w:tc>
          <w:tcPr>
            <w:tcW w:w="2160" w:type="dxa"/>
          </w:tcPr>
          <w:p w14:paraId="4A0B60C9" w14:textId="77777777" w:rsidR="00F25BF8" w:rsidRPr="00F25BF8" w:rsidRDefault="00F25BF8" w:rsidP="00F25BF8">
            <w:pPr>
              <w:contextualSpacing/>
              <w:jc w:val="center"/>
              <w:rPr>
                <w:sz w:val="20"/>
              </w:rPr>
            </w:pPr>
          </w:p>
        </w:tc>
        <w:tc>
          <w:tcPr>
            <w:tcW w:w="2520" w:type="dxa"/>
          </w:tcPr>
          <w:p w14:paraId="318CE8BF" w14:textId="77777777" w:rsidR="00F25BF8" w:rsidRPr="00F25BF8" w:rsidRDefault="00F25BF8" w:rsidP="00F25BF8">
            <w:pPr>
              <w:contextualSpacing/>
              <w:jc w:val="center"/>
              <w:rPr>
                <w:sz w:val="20"/>
              </w:rPr>
            </w:pPr>
          </w:p>
        </w:tc>
        <w:tc>
          <w:tcPr>
            <w:tcW w:w="1440" w:type="dxa"/>
          </w:tcPr>
          <w:p w14:paraId="05C9A62E" w14:textId="77777777" w:rsidR="00F25BF8" w:rsidRPr="00F25BF8" w:rsidRDefault="00F25BF8" w:rsidP="00F25BF8">
            <w:pPr>
              <w:contextualSpacing/>
              <w:jc w:val="center"/>
              <w:rPr>
                <w:sz w:val="20"/>
              </w:rPr>
            </w:pPr>
          </w:p>
        </w:tc>
        <w:tc>
          <w:tcPr>
            <w:tcW w:w="1440" w:type="dxa"/>
          </w:tcPr>
          <w:p w14:paraId="23F8EE6E" w14:textId="77777777" w:rsidR="00F25BF8" w:rsidRPr="00F25BF8" w:rsidRDefault="00F25BF8" w:rsidP="00F25BF8">
            <w:pPr>
              <w:contextualSpacing/>
              <w:jc w:val="center"/>
              <w:rPr>
                <w:sz w:val="20"/>
              </w:rPr>
            </w:pPr>
          </w:p>
        </w:tc>
        <w:tc>
          <w:tcPr>
            <w:tcW w:w="1440" w:type="dxa"/>
          </w:tcPr>
          <w:p w14:paraId="1FDFC2E3" w14:textId="77777777" w:rsidR="00F25BF8" w:rsidRPr="00F25BF8" w:rsidRDefault="00F25BF8" w:rsidP="00F25BF8">
            <w:pPr>
              <w:contextualSpacing/>
              <w:jc w:val="center"/>
              <w:rPr>
                <w:sz w:val="20"/>
              </w:rPr>
            </w:pPr>
          </w:p>
        </w:tc>
        <w:tc>
          <w:tcPr>
            <w:tcW w:w="1440" w:type="dxa"/>
          </w:tcPr>
          <w:p w14:paraId="66443888" w14:textId="77777777" w:rsidR="00F25BF8" w:rsidRPr="00F25BF8" w:rsidRDefault="00F25BF8" w:rsidP="00F25BF8">
            <w:pPr>
              <w:contextualSpacing/>
              <w:jc w:val="center"/>
              <w:rPr>
                <w:sz w:val="20"/>
              </w:rPr>
            </w:pPr>
          </w:p>
        </w:tc>
        <w:tc>
          <w:tcPr>
            <w:tcW w:w="1080" w:type="dxa"/>
          </w:tcPr>
          <w:p w14:paraId="6239B0D7" w14:textId="77777777" w:rsidR="00F25BF8" w:rsidRPr="00F25BF8" w:rsidRDefault="00F25BF8" w:rsidP="00F25BF8">
            <w:pPr>
              <w:contextualSpacing/>
              <w:jc w:val="center"/>
              <w:rPr>
                <w:sz w:val="20"/>
              </w:rPr>
            </w:pPr>
          </w:p>
        </w:tc>
        <w:tc>
          <w:tcPr>
            <w:tcW w:w="1080" w:type="dxa"/>
          </w:tcPr>
          <w:p w14:paraId="5A421679" w14:textId="77777777" w:rsidR="00F25BF8" w:rsidRPr="00F25BF8" w:rsidRDefault="00F25BF8" w:rsidP="00F25BF8">
            <w:pPr>
              <w:contextualSpacing/>
              <w:jc w:val="center"/>
              <w:rPr>
                <w:sz w:val="20"/>
              </w:rPr>
            </w:pPr>
          </w:p>
        </w:tc>
      </w:tr>
      <w:tr w:rsidR="00F25BF8" w:rsidRPr="00F25BF8" w14:paraId="7C747A41" w14:textId="77777777" w:rsidTr="00F25BF8">
        <w:trPr>
          <w:trHeight w:val="20"/>
          <w:jc w:val="center"/>
        </w:trPr>
        <w:tc>
          <w:tcPr>
            <w:tcW w:w="694" w:type="dxa"/>
          </w:tcPr>
          <w:p w14:paraId="240313ED" w14:textId="77777777" w:rsidR="00F25BF8" w:rsidRPr="00F25BF8" w:rsidRDefault="00F25BF8" w:rsidP="00F25BF8">
            <w:pPr>
              <w:contextualSpacing/>
              <w:jc w:val="center"/>
              <w:rPr>
                <w:sz w:val="20"/>
              </w:rPr>
            </w:pPr>
            <w:r w:rsidRPr="00F25BF8">
              <w:rPr>
                <w:sz w:val="20"/>
              </w:rPr>
              <w:t>6</w:t>
            </w:r>
          </w:p>
        </w:tc>
        <w:tc>
          <w:tcPr>
            <w:tcW w:w="2160" w:type="dxa"/>
          </w:tcPr>
          <w:p w14:paraId="25202CE3" w14:textId="77777777" w:rsidR="00F25BF8" w:rsidRPr="00F25BF8" w:rsidRDefault="00F25BF8" w:rsidP="00F25BF8">
            <w:pPr>
              <w:contextualSpacing/>
              <w:jc w:val="center"/>
              <w:rPr>
                <w:sz w:val="20"/>
              </w:rPr>
            </w:pPr>
          </w:p>
        </w:tc>
        <w:tc>
          <w:tcPr>
            <w:tcW w:w="2520" w:type="dxa"/>
          </w:tcPr>
          <w:p w14:paraId="5E66C65F" w14:textId="77777777" w:rsidR="00F25BF8" w:rsidRPr="00F25BF8" w:rsidRDefault="00F25BF8" w:rsidP="00F25BF8">
            <w:pPr>
              <w:contextualSpacing/>
              <w:jc w:val="center"/>
              <w:rPr>
                <w:sz w:val="20"/>
              </w:rPr>
            </w:pPr>
          </w:p>
        </w:tc>
        <w:tc>
          <w:tcPr>
            <w:tcW w:w="1440" w:type="dxa"/>
          </w:tcPr>
          <w:p w14:paraId="27D51669" w14:textId="77777777" w:rsidR="00F25BF8" w:rsidRPr="00F25BF8" w:rsidRDefault="00F25BF8" w:rsidP="00F25BF8">
            <w:pPr>
              <w:contextualSpacing/>
              <w:jc w:val="center"/>
              <w:rPr>
                <w:sz w:val="20"/>
              </w:rPr>
            </w:pPr>
          </w:p>
        </w:tc>
        <w:tc>
          <w:tcPr>
            <w:tcW w:w="1440" w:type="dxa"/>
          </w:tcPr>
          <w:p w14:paraId="34C98333" w14:textId="77777777" w:rsidR="00F25BF8" w:rsidRPr="00F25BF8" w:rsidRDefault="00F25BF8" w:rsidP="00F25BF8">
            <w:pPr>
              <w:contextualSpacing/>
              <w:jc w:val="center"/>
              <w:rPr>
                <w:sz w:val="20"/>
              </w:rPr>
            </w:pPr>
          </w:p>
        </w:tc>
        <w:tc>
          <w:tcPr>
            <w:tcW w:w="1440" w:type="dxa"/>
          </w:tcPr>
          <w:p w14:paraId="31BB1930" w14:textId="77777777" w:rsidR="00F25BF8" w:rsidRPr="00F25BF8" w:rsidRDefault="00F25BF8" w:rsidP="00F25BF8">
            <w:pPr>
              <w:contextualSpacing/>
              <w:jc w:val="center"/>
              <w:rPr>
                <w:sz w:val="20"/>
              </w:rPr>
            </w:pPr>
          </w:p>
        </w:tc>
        <w:tc>
          <w:tcPr>
            <w:tcW w:w="1440" w:type="dxa"/>
          </w:tcPr>
          <w:p w14:paraId="71C22239" w14:textId="77777777" w:rsidR="00F25BF8" w:rsidRPr="00F25BF8" w:rsidRDefault="00F25BF8" w:rsidP="00F25BF8">
            <w:pPr>
              <w:contextualSpacing/>
              <w:jc w:val="center"/>
              <w:rPr>
                <w:sz w:val="20"/>
              </w:rPr>
            </w:pPr>
          </w:p>
        </w:tc>
        <w:tc>
          <w:tcPr>
            <w:tcW w:w="1080" w:type="dxa"/>
          </w:tcPr>
          <w:p w14:paraId="3FA7D21A" w14:textId="77777777" w:rsidR="00F25BF8" w:rsidRPr="00F25BF8" w:rsidRDefault="00F25BF8" w:rsidP="00F25BF8">
            <w:pPr>
              <w:contextualSpacing/>
              <w:jc w:val="center"/>
              <w:rPr>
                <w:sz w:val="20"/>
              </w:rPr>
            </w:pPr>
          </w:p>
        </w:tc>
        <w:tc>
          <w:tcPr>
            <w:tcW w:w="1080" w:type="dxa"/>
          </w:tcPr>
          <w:p w14:paraId="243410C7" w14:textId="77777777" w:rsidR="00F25BF8" w:rsidRPr="00F25BF8" w:rsidRDefault="00F25BF8" w:rsidP="00F25BF8">
            <w:pPr>
              <w:contextualSpacing/>
              <w:jc w:val="center"/>
              <w:rPr>
                <w:sz w:val="20"/>
              </w:rPr>
            </w:pPr>
          </w:p>
        </w:tc>
      </w:tr>
      <w:tr w:rsidR="00F25BF8" w:rsidRPr="00F25BF8" w14:paraId="40CA8F4C" w14:textId="77777777" w:rsidTr="00F25BF8">
        <w:trPr>
          <w:trHeight w:val="20"/>
          <w:jc w:val="center"/>
        </w:trPr>
        <w:tc>
          <w:tcPr>
            <w:tcW w:w="694" w:type="dxa"/>
          </w:tcPr>
          <w:p w14:paraId="1B831942" w14:textId="77777777" w:rsidR="00F25BF8" w:rsidRPr="00F25BF8" w:rsidRDefault="00F25BF8" w:rsidP="00F25BF8">
            <w:pPr>
              <w:contextualSpacing/>
              <w:jc w:val="center"/>
              <w:rPr>
                <w:sz w:val="20"/>
              </w:rPr>
            </w:pPr>
            <w:r w:rsidRPr="00F25BF8">
              <w:rPr>
                <w:sz w:val="20"/>
              </w:rPr>
              <w:t>7</w:t>
            </w:r>
          </w:p>
        </w:tc>
        <w:tc>
          <w:tcPr>
            <w:tcW w:w="2160" w:type="dxa"/>
          </w:tcPr>
          <w:p w14:paraId="0F6CC661" w14:textId="77777777" w:rsidR="00F25BF8" w:rsidRPr="00F25BF8" w:rsidRDefault="00F25BF8" w:rsidP="00F25BF8">
            <w:pPr>
              <w:contextualSpacing/>
              <w:jc w:val="center"/>
              <w:rPr>
                <w:sz w:val="20"/>
              </w:rPr>
            </w:pPr>
          </w:p>
        </w:tc>
        <w:tc>
          <w:tcPr>
            <w:tcW w:w="2520" w:type="dxa"/>
          </w:tcPr>
          <w:p w14:paraId="5B034310" w14:textId="77777777" w:rsidR="00F25BF8" w:rsidRPr="00F25BF8" w:rsidRDefault="00F25BF8" w:rsidP="00F25BF8">
            <w:pPr>
              <w:contextualSpacing/>
              <w:jc w:val="center"/>
              <w:rPr>
                <w:sz w:val="20"/>
              </w:rPr>
            </w:pPr>
          </w:p>
        </w:tc>
        <w:tc>
          <w:tcPr>
            <w:tcW w:w="1440" w:type="dxa"/>
          </w:tcPr>
          <w:p w14:paraId="2730B620" w14:textId="77777777" w:rsidR="00F25BF8" w:rsidRPr="00F25BF8" w:rsidRDefault="00F25BF8" w:rsidP="00F25BF8">
            <w:pPr>
              <w:contextualSpacing/>
              <w:jc w:val="center"/>
              <w:rPr>
                <w:sz w:val="20"/>
              </w:rPr>
            </w:pPr>
          </w:p>
        </w:tc>
        <w:tc>
          <w:tcPr>
            <w:tcW w:w="1440" w:type="dxa"/>
          </w:tcPr>
          <w:p w14:paraId="12C7A007" w14:textId="77777777" w:rsidR="00F25BF8" w:rsidRPr="00F25BF8" w:rsidRDefault="00F25BF8" w:rsidP="00F25BF8">
            <w:pPr>
              <w:contextualSpacing/>
              <w:jc w:val="center"/>
              <w:rPr>
                <w:sz w:val="20"/>
              </w:rPr>
            </w:pPr>
          </w:p>
        </w:tc>
        <w:tc>
          <w:tcPr>
            <w:tcW w:w="1440" w:type="dxa"/>
          </w:tcPr>
          <w:p w14:paraId="0F52DB14" w14:textId="77777777" w:rsidR="00F25BF8" w:rsidRPr="00F25BF8" w:rsidRDefault="00F25BF8" w:rsidP="00F25BF8">
            <w:pPr>
              <w:contextualSpacing/>
              <w:jc w:val="center"/>
              <w:rPr>
                <w:sz w:val="20"/>
              </w:rPr>
            </w:pPr>
          </w:p>
        </w:tc>
        <w:tc>
          <w:tcPr>
            <w:tcW w:w="1440" w:type="dxa"/>
          </w:tcPr>
          <w:p w14:paraId="78AB3A05" w14:textId="77777777" w:rsidR="00F25BF8" w:rsidRPr="00F25BF8" w:rsidRDefault="00F25BF8" w:rsidP="00F25BF8">
            <w:pPr>
              <w:contextualSpacing/>
              <w:jc w:val="center"/>
              <w:rPr>
                <w:sz w:val="20"/>
              </w:rPr>
            </w:pPr>
          </w:p>
        </w:tc>
        <w:tc>
          <w:tcPr>
            <w:tcW w:w="1080" w:type="dxa"/>
          </w:tcPr>
          <w:p w14:paraId="5BDDD504" w14:textId="77777777" w:rsidR="00F25BF8" w:rsidRPr="00F25BF8" w:rsidRDefault="00F25BF8" w:rsidP="00F25BF8">
            <w:pPr>
              <w:contextualSpacing/>
              <w:jc w:val="center"/>
              <w:rPr>
                <w:sz w:val="20"/>
              </w:rPr>
            </w:pPr>
          </w:p>
        </w:tc>
        <w:tc>
          <w:tcPr>
            <w:tcW w:w="1080" w:type="dxa"/>
          </w:tcPr>
          <w:p w14:paraId="6841D663" w14:textId="77777777" w:rsidR="00F25BF8" w:rsidRPr="00F25BF8" w:rsidRDefault="00F25BF8" w:rsidP="00F25BF8">
            <w:pPr>
              <w:contextualSpacing/>
              <w:jc w:val="center"/>
              <w:rPr>
                <w:sz w:val="20"/>
              </w:rPr>
            </w:pPr>
          </w:p>
        </w:tc>
      </w:tr>
      <w:tr w:rsidR="00F25BF8" w:rsidRPr="00F25BF8" w14:paraId="037E1F72" w14:textId="77777777" w:rsidTr="00F25BF8">
        <w:trPr>
          <w:trHeight w:val="20"/>
          <w:jc w:val="center"/>
        </w:trPr>
        <w:tc>
          <w:tcPr>
            <w:tcW w:w="694" w:type="dxa"/>
          </w:tcPr>
          <w:p w14:paraId="35E82FB3" w14:textId="77777777" w:rsidR="00F25BF8" w:rsidRPr="00F25BF8" w:rsidRDefault="00F25BF8" w:rsidP="00F25BF8">
            <w:pPr>
              <w:contextualSpacing/>
              <w:jc w:val="center"/>
              <w:rPr>
                <w:sz w:val="20"/>
              </w:rPr>
            </w:pPr>
            <w:r w:rsidRPr="00F25BF8">
              <w:rPr>
                <w:sz w:val="20"/>
              </w:rPr>
              <w:t>8</w:t>
            </w:r>
          </w:p>
        </w:tc>
        <w:tc>
          <w:tcPr>
            <w:tcW w:w="2160" w:type="dxa"/>
          </w:tcPr>
          <w:p w14:paraId="277ABEBF" w14:textId="77777777" w:rsidR="00F25BF8" w:rsidRPr="00F25BF8" w:rsidRDefault="00F25BF8" w:rsidP="00F25BF8">
            <w:pPr>
              <w:contextualSpacing/>
              <w:jc w:val="center"/>
              <w:rPr>
                <w:sz w:val="20"/>
              </w:rPr>
            </w:pPr>
          </w:p>
        </w:tc>
        <w:tc>
          <w:tcPr>
            <w:tcW w:w="2520" w:type="dxa"/>
          </w:tcPr>
          <w:p w14:paraId="2AF45B43" w14:textId="77777777" w:rsidR="00F25BF8" w:rsidRPr="00F25BF8" w:rsidRDefault="00F25BF8" w:rsidP="00F25BF8">
            <w:pPr>
              <w:contextualSpacing/>
              <w:jc w:val="center"/>
              <w:rPr>
                <w:sz w:val="20"/>
              </w:rPr>
            </w:pPr>
          </w:p>
        </w:tc>
        <w:tc>
          <w:tcPr>
            <w:tcW w:w="1440" w:type="dxa"/>
          </w:tcPr>
          <w:p w14:paraId="7B5DE3D1" w14:textId="77777777" w:rsidR="00F25BF8" w:rsidRPr="00F25BF8" w:rsidRDefault="00F25BF8" w:rsidP="00F25BF8">
            <w:pPr>
              <w:contextualSpacing/>
              <w:jc w:val="center"/>
              <w:rPr>
                <w:sz w:val="20"/>
              </w:rPr>
            </w:pPr>
          </w:p>
        </w:tc>
        <w:tc>
          <w:tcPr>
            <w:tcW w:w="1440" w:type="dxa"/>
          </w:tcPr>
          <w:p w14:paraId="5BF9B7E5" w14:textId="77777777" w:rsidR="00F25BF8" w:rsidRPr="00F25BF8" w:rsidRDefault="00F25BF8" w:rsidP="00F25BF8">
            <w:pPr>
              <w:contextualSpacing/>
              <w:jc w:val="center"/>
              <w:rPr>
                <w:sz w:val="20"/>
              </w:rPr>
            </w:pPr>
          </w:p>
        </w:tc>
        <w:tc>
          <w:tcPr>
            <w:tcW w:w="1440" w:type="dxa"/>
          </w:tcPr>
          <w:p w14:paraId="1610A67C" w14:textId="77777777" w:rsidR="00F25BF8" w:rsidRPr="00F25BF8" w:rsidRDefault="00F25BF8" w:rsidP="00F25BF8">
            <w:pPr>
              <w:contextualSpacing/>
              <w:jc w:val="center"/>
              <w:rPr>
                <w:sz w:val="20"/>
              </w:rPr>
            </w:pPr>
          </w:p>
        </w:tc>
        <w:tc>
          <w:tcPr>
            <w:tcW w:w="1440" w:type="dxa"/>
          </w:tcPr>
          <w:p w14:paraId="17CF91CE" w14:textId="77777777" w:rsidR="00F25BF8" w:rsidRPr="00F25BF8" w:rsidRDefault="00F25BF8" w:rsidP="00F25BF8">
            <w:pPr>
              <w:contextualSpacing/>
              <w:jc w:val="center"/>
              <w:rPr>
                <w:sz w:val="20"/>
              </w:rPr>
            </w:pPr>
          </w:p>
        </w:tc>
        <w:tc>
          <w:tcPr>
            <w:tcW w:w="1080" w:type="dxa"/>
          </w:tcPr>
          <w:p w14:paraId="11194C81" w14:textId="77777777" w:rsidR="00F25BF8" w:rsidRPr="00F25BF8" w:rsidRDefault="00F25BF8" w:rsidP="00F25BF8">
            <w:pPr>
              <w:contextualSpacing/>
              <w:jc w:val="center"/>
              <w:rPr>
                <w:sz w:val="20"/>
              </w:rPr>
            </w:pPr>
          </w:p>
        </w:tc>
        <w:tc>
          <w:tcPr>
            <w:tcW w:w="1080" w:type="dxa"/>
          </w:tcPr>
          <w:p w14:paraId="12989AFA" w14:textId="77777777" w:rsidR="00F25BF8" w:rsidRPr="00F25BF8" w:rsidRDefault="00F25BF8" w:rsidP="00F25BF8">
            <w:pPr>
              <w:contextualSpacing/>
              <w:jc w:val="center"/>
              <w:rPr>
                <w:sz w:val="20"/>
              </w:rPr>
            </w:pPr>
          </w:p>
        </w:tc>
      </w:tr>
      <w:tr w:rsidR="00F25BF8" w:rsidRPr="00F25BF8" w14:paraId="6C52780C" w14:textId="77777777" w:rsidTr="00F25BF8">
        <w:trPr>
          <w:trHeight w:val="20"/>
          <w:jc w:val="center"/>
        </w:trPr>
        <w:tc>
          <w:tcPr>
            <w:tcW w:w="694" w:type="dxa"/>
          </w:tcPr>
          <w:p w14:paraId="18891BDA" w14:textId="77777777" w:rsidR="00F25BF8" w:rsidRPr="00F25BF8" w:rsidRDefault="00F25BF8" w:rsidP="00F25BF8">
            <w:pPr>
              <w:contextualSpacing/>
              <w:jc w:val="center"/>
              <w:rPr>
                <w:sz w:val="20"/>
              </w:rPr>
            </w:pPr>
            <w:r w:rsidRPr="00F25BF8">
              <w:rPr>
                <w:sz w:val="20"/>
              </w:rPr>
              <w:t>9</w:t>
            </w:r>
          </w:p>
        </w:tc>
        <w:tc>
          <w:tcPr>
            <w:tcW w:w="2160" w:type="dxa"/>
          </w:tcPr>
          <w:p w14:paraId="5EFE3FF4" w14:textId="77777777" w:rsidR="00F25BF8" w:rsidRPr="00F25BF8" w:rsidRDefault="00F25BF8" w:rsidP="00F25BF8">
            <w:pPr>
              <w:contextualSpacing/>
              <w:jc w:val="center"/>
              <w:rPr>
                <w:sz w:val="20"/>
              </w:rPr>
            </w:pPr>
          </w:p>
        </w:tc>
        <w:tc>
          <w:tcPr>
            <w:tcW w:w="2520" w:type="dxa"/>
          </w:tcPr>
          <w:p w14:paraId="5AE85199" w14:textId="77777777" w:rsidR="00F25BF8" w:rsidRPr="00F25BF8" w:rsidRDefault="00F25BF8" w:rsidP="00F25BF8">
            <w:pPr>
              <w:contextualSpacing/>
              <w:jc w:val="center"/>
              <w:rPr>
                <w:sz w:val="20"/>
              </w:rPr>
            </w:pPr>
          </w:p>
        </w:tc>
        <w:tc>
          <w:tcPr>
            <w:tcW w:w="1440" w:type="dxa"/>
          </w:tcPr>
          <w:p w14:paraId="1D8F523F" w14:textId="77777777" w:rsidR="00F25BF8" w:rsidRPr="00F25BF8" w:rsidRDefault="00F25BF8" w:rsidP="00F25BF8">
            <w:pPr>
              <w:contextualSpacing/>
              <w:jc w:val="center"/>
              <w:rPr>
                <w:sz w:val="20"/>
              </w:rPr>
            </w:pPr>
          </w:p>
        </w:tc>
        <w:tc>
          <w:tcPr>
            <w:tcW w:w="1440" w:type="dxa"/>
          </w:tcPr>
          <w:p w14:paraId="1E52F170" w14:textId="77777777" w:rsidR="00F25BF8" w:rsidRPr="00F25BF8" w:rsidRDefault="00F25BF8" w:rsidP="00F25BF8">
            <w:pPr>
              <w:contextualSpacing/>
              <w:jc w:val="center"/>
              <w:rPr>
                <w:sz w:val="20"/>
              </w:rPr>
            </w:pPr>
          </w:p>
        </w:tc>
        <w:tc>
          <w:tcPr>
            <w:tcW w:w="1440" w:type="dxa"/>
          </w:tcPr>
          <w:p w14:paraId="6F051227" w14:textId="77777777" w:rsidR="00F25BF8" w:rsidRPr="00F25BF8" w:rsidRDefault="00F25BF8" w:rsidP="00F25BF8">
            <w:pPr>
              <w:contextualSpacing/>
              <w:jc w:val="center"/>
              <w:rPr>
                <w:sz w:val="20"/>
              </w:rPr>
            </w:pPr>
          </w:p>
        </w:tc>
        <w:tc>
          <w:tcPr>
            <w:tcW w:w="1440" w:type="dxa"/>
          </w:tcPr>
          <w:p w14:paraId="30965269" w14:textId="77777777" w:rsidR="00F25BF8" w:rsidRPr="00F25BF8" w:rsidRDefault="00F25BF8" w:rsidP="00F25BF8">
            <w:pPr>
              <w:contextualSpacing/>
              <w:jc w:val="center"/>
              <w:rPr>
                <w:sz w:val="20"/>
              </w:rPr>
            </w:pPr>
          </w:p>
        </w:tc>
        <w:tc>
          <w:tcPr>
            <w:tcW w:w="1080" w:type="dxa"/>
          </w:tcPr>
          <w:p w14:paraId="11E463E2" w14:textId="77777777" w:rsidR="00F25BF8" w:rsidRPr="00F25BF8" w:rsidRDefault="00F25BF8" w:rsidP="00F25BF8">
            <w:pPr>
              <w:contextualSpacing/>
              <w:jc w:val="center"/>
              <w:rPr>
                <w:sz w:val="20"/>
              </w:rPr>
            </w:pPr>
          </w:p>
        </w:tc>
        <w:tc>
          <w:tcPr>
            <w:tcW w:w="1080" w:type="dxa"/>
          </w:tcPr>
          <w:p w14:paraId="01D8917F" w14:textId="77777777" w:rsidR="00F25BF8" w:rsidRPr="00F25BF8" w:rsidRDefault="00F25BF8" w:rsidP="00F25BF8">
            <w:pPr>
              <w:contextualSpacing/>
              <w:jc w:val="center"/>
              <w:rPr>
                <w:sz w:val="20"/>
              </w:rPr>
            </w:pPr>
          </w:p>
        </w:tc>
      </w:tr>
      <w:tr w:rsidR="00F25BF8" w:rsidRPr="00F25BF8" w14:paraId="370B533A" w14:textId="77777777" w:rsidTr="00F25BF8">
        <w:trPr>
          <w:trHeight w:val="20"/>
          <w:jc w:val="center"/>
        </w:trPr>
        <w:tc>
          <w:tcPr>
            <w:tcW w:w="694" w:type="dxa"/>
          </w:tcPr>
          <w:p w14:paraId="32D44612" w14:textId="77777777" w:rsidR="00F25BF8" w:rsidRPr="00F25BF8" w:rsidRDefault="00F25BF8" w:rsidP="00F25BF8">
            <w:pPr>
              <w:contextualSpacing/>
              <w:jc w:val="center"/>
              <w:rPr>
                <w:sz w:val="20"/>
              </w:rPr>
            </w:pPr>
            <w:r w:rsidRPr="00F25BF8">
              <w:rPr>
                <w:sz w:val="20"/>
              </w:rPr>
              <w:t>10</w:t>
            </w:r>
          </w:p>
        </w:tc>
        <w:tc>
          <w:tcPr>
            <w:tcW w:w="2160" w:type="dxa"/>
          </w:tcPr>
          <w:p w14:paraId="1490E5B3" w14:textId="77777777" w:rsidR="00F25BF8" w:rsidRPr="00F25BF8" w:rsidRDefault="00F25BF8" w:rsidP="00F25BF8">
            <w:pPr>
              <w:contextualSpacing/>
              <w:jc w:val="center"/>
              <w:rPr>
                <w:sz w:val="20"/>
              </w:rPr>
            </w:pPr>
          </w:p>
        </w:tc>
        <w:tc>
          <w:tcPr>
            <w:tcW w:w="2520" w:type="dxa"/>
          </w:tcPr>
          <w:p w14:paraId="15C8D09B" w14:textId="77777777" w:rsidR="00F25BF8" w:rsidRPr="00F25BF8" w:rsidRDefault="00F25BF8" w:rsidP="00F25BF8">
            <w:pPr>
              <w:contextualSpacing/>
              <w:jc w:val="center"/>
              <w:rPr>
                <w:sz w:val="20"/>
              </w:rPr>
            </w:pPr>
          </w:p>
        </w:tc>
        <w:tc>
          <w:tcPr>
            <w:tcW w:w="1440" w:type="dxa"/>
          </w:tcPr>
          <w:p w14:paraId="53F79636" w14:textId="77777777" w:rsidR="00F25BF8" w:rsidRPr="00F25BF8" w:rsidRDefault="00F25BF8" w:rsidP="00F25BF8">
            <w:pPr>
              <w:contextualSpacing/>
              <w:jc w:val="center"/>
              <w:rPr>
                <w:sz w:val="20"/>
              </w:rPr>
            </w:pPr>
          </w:p>
        </w:tc>
        <w:tc>
          <w:tcPr>
            <w:tcW w:w="1440" w:type="dxa"/>
          </w:tcPr>
          <w:p w14:paraId="5C4A6F88" w14:textId="77777777" w:rsidR="00F25BF8" w:rsidRPr="00F25BF8" w:rsidRDefault="00F25BF8" w:rsidP="00F25BF8">
            <w:pPr>
              <w:contextualSpacing/>
              <w:jc w:val="center"/>
              <w:rPr>
                <w:sz w:val="20"/>
              </w:rPr>
            </w:pPr>
          </w:p>
        </w:tc>
        <w:tc>
          <w:tcPr>
            <w:tcW w:w="1440" w:type="dxa"/>
          </w:tcPr>
          <w:p w14:paraId="2EA58D0C" w14:textId="77777777" w:rsidR="00F25BF8" w:rsidRPr="00F25BF8" w:rsidRDefault="00F25BF8" w:rsidP="00F25BF8">
            <w:pPr>
              <w:contextualSpacing/>
              <w:jc w:val="center"/>
              <w:rPr>
                <w:sz w:val="20"/>
              </w:rPr>
            </w:pPr>
          </w:p>
        </w:tc>
        <w:tc>
          <w:tcPr>
            <w:tcW w:w="1440" w:type="dxa"/>
          </w:tcPr>
          <w:p w14:paraId="2020DAA1" w14:textId="77777777" w:rsidR="00F25BF8" w:rsidRPr="00F25BF8" w:rsidRDefault="00F25BF8" w:rsidP="00F25BF8">
            <w:pPr>
              <w:contextualSpacing/>
              <w:jc w:val="center"/>
              <w:rPr>
                <w:sz w:val="20"/>
              </w:rPr>
            </w:pPr>
          </w:p>
        </w:tc>
        <w:tc>
          <w:tcPr>
            <w:tcW w:w="1080" w:type="dxa"/>
          </w:tcPr>
          <w:p w14:paraId="27702117" w14:textId="77777777" w:rsidR="00F25BF8" w:rsidRPr="00F25BF8" w:rsidRDefault="00F25BF8" w:rsidP="00F25BF8">
            <w:pPr>
              <w:contextualSpacing/>
              <w:jc w:val="center"/>
              <w:rPr>
                <w:sz w:val="20"/>
              </w:rPr>
            </w:pPr>
          </w:p>
        </w:tc>
        <w:tc>
          <w:tcPr>
            <w:tcW w:w="1080" w:type="dxa"/>
          </w:tcPr>
          <w:p w14:paraId="13B23797" w14:textId="77777777" w:rsidR="00F25BF8" w:rsidRPr="00F25BF8" w:rsidRDefault="00F25BF8" w:rsidP="00F25BF8">
            <w:pPr>
              <w:contextualSpacing/>
              <w:jc w:val="center"/>
              <w:rPr>
                <w:sz w:val="20"/>
              </w:rPr>
            </w:pPr>
          </w:p>
        </w:tc>
      </w:tr>
    </w:tbl>
    <w:p w14:paraId="4884BAD3"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03470549" w14:textId="77777777" w:rsidTr="00F25BF8">
        <w:trPr>
          <w:jc w:val="center"/>
        </w:trPr>
        <w:tc>
          <w:tcPr>
            <w:tcW w:w="5397" w:type="dxa"/>
          </w:tcPr>
          <w:p w14:paraId="270019EE"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(G9)</w:t>
            </w:r>
          </w:p>
        </w:tc>
        <w:tc>
          <w:tcPr>
            <w:tcW w:w="5398" w:type="dxa"/>
          </w:tcPr>
          <w:p w14:paraId="49EF7ACE"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Reasons(G13)</w:t>
            </w:r>
          </w:p>
        </w:tc>
      </w:tr>
      <w:tr w:rsidR="00F25BF8" w:rsidRPr="00F25BF8" w14:paraId="77EFA72F" w14:textId="77777777" w:rsidTr="00F25BF8">
        <w:trPr>
          <w:jc w:val="center"/>
        </w:trPr>
        <w:tc>
          <w:tcPr>
            <w:tcW w:w="5397" w:type="dxa"/>
          </w:tcPr>
          <w:p w14:paraId="56A269D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2FC2DF9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6208216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6CF586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23C0E5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w:t>
            </w:r>
          </w:p>
        </w:tc>
        <w:tc>
          <w:tcPr>
            <w:tcW w:w="5398" w:type="dxa"/>
          </w:tcPr>
          <w:p w14:paraId="74FEC65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6D0BF44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7EA777F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79B1809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99FF10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specify</w:t>
            </w:r>
          </w:p>
        </w:tc>
      </w:tr>
    </w:tbl>
    <w:p w14:paraId="3FEDB501" w14:textId="77777777" w:rsidR="00F25BF8" w:rsidRPr="00F25BF8" w:rsidRDefault="00F25BF8" w:rsidP="00F25BF8">
      <w:pPr>
        <w:spacing w:after="0" w:line="240" w:lineRule="auto"/>
        <w:contextualSpacing/>
        <w:rPr>
          <w:rFonts w:eastAsia="SimSun"/>
        </w:rPr>
      </w:pPr>
    </w:p>
    <w:p w14:paraId="1D45B5D1" w14:textId="77777777" w:rsidR="00F25BF8" w:rsidRPr="00F25BF8" w:rsidRDefault="00F25BF8" w:rsidP="00F25BF8">
      <w:pPr>
        <w:spacing w:after="0" w:line="240" w:lineRule="auto"/>
        <w:contextualSpacing/>
        <w:rPr>
          <w:rFonts w:eastAsia="SimSun"/>
        </w:rPr>
      </w:pPr>
      <w:r w:rsidRPr="00F25BF8">
        <w:rPr>
          <w:rFonts w:eastAsia="SimSun"/>
        </w:rPr>
        <w:br w:type="page"/>
      </w:r>
    </w:p>
    <w:p w14:paraId="165CCD3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0139C353" w14:textId="77777777" w:rsidR="00F25BF8" w:rsidRPr="00F25BF8" w:rsidRDefault="00F25BF8" w:rsidP="00F25BF8">
      <w:pPr>
        <w:spacing w:after="0" w:line="240" w:lineRule="auto"/>
        <w:contextualSpacing/>
        <w:rPr>
          <w:rFonts w:eastAsia="SimSun"/>
        </w:rPr>
      </w:pPr>
    </w:p>
    <w:tbl>
      <w:tblPr>
        <w:tblStyle w:val="TableGrid2"/>
        <w:tblW w:w="12214" w:type="dxa"/>
        <w:jc w:val="center"/>
        <w:tblLayout w:type="fixed"/>
        <w:tblCellMar>
          <w:left w:w="29" w:type="dxa"/>
          <w:right w:w="29" w:type="dxa"/>
        </w:tblCellMar>
        <w:tblLook w:val="04A0" w:firstRow="1" w:lastRow="0" w:firstColumn="1" w:lastColumn="0" w:noHBand="0" w:noVBand="1"/>
      </w:tblPr>
      <w:tblGrid>
        <w:gridCol w:w="694"/>
        <w:gridCol w:w="1380"/>
        <w:gridCol w:w="1380"/>
        <w:gridCol w:w="1380"/>
        <w:gridCol w:w="1380"/>
        <w:gridCol w:w="1380"/>
        <w:gridCol w:w="1380"/>
        <w:gridCol w:w="3240"/>
      </w:tblGrid>
      <w:tr w:rsidR="00F25BF8" w:rsidRPr="00F25BF8" w14:paraId="5C940418" w14:textId="77777777" w:rsidTr="00F25BF8">
        <w:trPr>
          <w:trHeight w:val="20"/>
          <w:jc w:val="center"/>
        </w:trPr>
        <w:tc>
          <w:tcPr>
            <w:tcW w:w="694" w:type="dxa"/>
            <w:vMerge w:val="restart"/>
          </w:tcPr>
          <w:p w14:paraId="200702CC" w14:textId="77777777" w:rsidR="00F25BF8" w:rsidRPr="00F25BF8" w:rsidRDefault="00F25BF8" w:rsidP="00F25BF8">
            <w:pPr>
              <w:contextualSpacing/>
              <w:jc w:val="center"/>
              <w:rPr>
                <w:sz w:val="20"/>
              </w:rPr>
            </w:pPr>
            <w:r w:rsidRPr="00F25BF8">
              <w:rPr>
                <w:sz w:val="20"/>
              </w:rPr>
              <w:t>Field</w:t>
            </w:r>
          </w:p>
        </w:tc>
        <w:tc>
          <w:tcPr>
            <w:tcW w:w="2760" w:type="dxa"/>
            <w:gridSpan w:val="2"/>
          </w:tcPr>
          <w:p w14:paraId="48031611" w14:textId="77777777" w:rsidR="00F25BF8" w:rsidRPr="00F25BF8" w:rsidRDefault="00F25BF8" w:rsidP="00F25BF8">
            <w:pPr>
              <w:contextualSpacing/>
              <w:jc w:val="center"/>
              <w:rPr>
                <w:rFonts w:cs="Times New Roman"/>
                <w:sz w:val="20"/>
              </w:rPr>
            </w:pPr>
            <w:commentRangeStart w:id="59"/>
            <w:r w:rsidRPr="00F25BF8">
              <w:rPr>
                <w:rFonts w:cs="Times New Roman"/>
                <w:sz w:val="20"/>
              </w:rPr>
              <w:t>G23. How likely do you think it is that the chief will give this field up for investment purposes?</w:t>
            </w:r>
          </w:p>
          <w:p w14:paraId="397253DE"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760" w:type="dxa"/>
            <w:gridSpan w:val="2"/>
          </w:tcPr>
          <w:p w14:paraId="72084AF4" w14:textId="77777777" w:rsidR="00F25BF8" w:rsidRPr="00F25BF8" w:rsidRDefault="00F25BF8" w:rsidP="00F25BF8">
            <w:pPr>
              <w:contextualSpacing/>
              <w:jc w:val="center"/>
              <w:rPr>
                <w:rFonts w:cs="Times New Roman"/>
                <w:sz w:val="20"/>
              </w:rPr>
            </w:pPr>
            <w:r w:rsidRPr="00F25BF8">
              <w:rPr>
                <w:rFonts w:cs="Times New Roman"/>
                <w:sz w:val="20"/>
              </w:rPr>
              <w:t>G25. How likely do you think it is that the village headman will re-allocate some or all of this field to another household or for other purposes:</w:t>
            </w:r>
          </w:p>
          <w:p w14:paraId="433074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commentRangeEnd w:id="59"/>
            <w:r w:rsidR="00A25FDF">
              <w:rPr>
                <w:rStyle w:val="CommentReference"/>
                <w:rFonts w:eastAsiaTheme="minorHAnsi"/>
              </w:rPr>
              <w:commentReference w:id="59"/>
            </w:r>
          </w:p>
        </w:tc>
        <w:tc>
          <w:tcPr>
            <w:tcW w:w="2760" w:type="dxa"/>
            <w:gridSpan w:val="2"/>
          </w:tcPr>
          <w:p w14:paraId="34F7971D" w14:textId="3A4AC565" w:rsidR="00F25BF8" w:rsidRPr="00F25BF8" w:rsidRDefault="00F25BF8" w:rsidP="00F25BF8">
            <w:pPr>
              <w:kinsoku w:val="0"/>
              <w:overflowPunct w:val="0"/>
              <w:autoSpaceDE w:val="0"/>
              <w:autoSpaceDN w:val="0"/>
              <w:adjustRightInd w:val="0"/>
              <w:contextualSpacing/>
              <w:jc w:val="center"/>
              <w:rPr>
                <w:rFonts w:cs="Times New Roman"/>
                <w:sz w:val="20"/>
              </w:rPr>
            </w:pPr>
            <w:commentRangeStart w:id="60"/>
            <w:r w:rsidRPr="00F25BF8">
              <w:rPr>
                <w:rFonts w:cs="Times New Roman"/>
                <w:sz w:val="20"/>
              </w:rPr>
              <w:t>G27. How likely is it that someone from wi</w:t>
            </w:r>
            <w:ins w:id="61" w:author="Stickler, Mercedes M. (E3/LTRM)" w:date="2014-09-22T17:17:00Z">
              <w:r w:rsidR="00437190">
                <w:rPr>
                  <w:rFonts w:cs="Times New Roman"/>
                  <w:sz w:val="20"/>
                </w:rPr>
                <w:t>t</w:t>
              </w:r>
            </w:ins>
            <w:r w:rsidRPr="00F25BF8">
              <w:rPr>
                <w:rFonts w:cs="Times New Roman"/>
                <w:sz w:val="20"/>
              </w:rPr>
              <w:t>hin your extended family will take over the use of this field:</w:t>
            </w:r>
          </w:p>
          <w:p w14:paraId="196CFD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3240" w:type="dxa"/>
            <w:vMerge w:val="restart"/>
          </w:tcPr>
          <w:p w14:paraId="054E2894" w14:textId="77777777" w:rsidR="00F25BF8" w:rsidRPr="00F25BF8" w:rsidRDefault="00F25BF8" w:rsidP="00F25BF8">
            <w:pPr>
              <w:contextualSpacing/>
              <w:jc w:val="center"/>
              <w:rPr>
                <w:rFonts w:cs="Times New Roman"/>
                <w:sz w:val="20"/>
              </w:rPr>
            </w:pPr>
            <w:r w:rsidRPr="00F25BF8">
              <w:rPr>
                <w:rFonts w:cs="Times New Roman"/>
                <w:sz w:val="20"/>
              </w:rPr>
              <w:t>G29. How many seasons could you let this field lie fallow without being worried about the field being reallocated to another household?</w:t>
            </w:r>
          </w:p>
          <w:p w14:paraId="22777A1A" w14:textId="77777777" w:rsidR="00F25BF8" w:rsidRPr="00F25BF8" w:rsidRDefault="00F25BF8" w:rsidP="00F25BF8">
            <w:pPr>
              <w:contextualSpacing/>
              <w:jc w:val="center"/>
              <w:rPr>
                <w:rFonts w:cs="Times New Roman"/>
                <w:sz w:val="20"/>
              </w:rPr>
            </w:pPr>
            <w:r w:rsidRPr="00F25BF8">
              <w:rPr>
                <w:rFonts w:cs="Times New Roman"/>
                <w:sz w:val="20"/>
              </w:rPr>
              <w:t>If they do not think it will ever be reallocated, enter 777</w:t>
            </w:r>
            <w:commentRangeEnd w:id="60"/>
            <w:r w:rsidR="00437190">
              <w:rPr>
                <w:rStyle w:val="CommentReference"/>
                <w:rFonts w:eastAsiaTheme="minorHAnsi"/>
              </w:rPr>
              <w:commentReference w:id="60"/>
            </w:r>
          </w:p>
        </w:tc>
      </w:tr>
      <w:tr w:rsidR="00F25BF8" w:rsidRPr="00F25BF8" w14:paraId="60D17BB2" w14:textId="77777777" w:rsidTr="00F25BF8">
        <w:trPr>
          <w:trHeight w:val="20"/>
          <w:jc w:val="center"/>
        </w:trPr>
        <w:tc>
          <w:tcPr>
            <w:tcW w:w="694" w:type="dxa"/>
            <w:vMerge/>
          </w:tcPr>
          <w:p w14:paraId="356E05F4" w14:textId="77777777" w:rsidR="00F25BF8" w:rsidRPr="00F25BF8" w:rsidRDefault="00F25BF8" w:rsidP="00F25BF8">
            <w:pPr>
              <w:contextualSpacing/>
              <w:jc w:val="center"/>
              <w:rPr>
                <w:sz w:val="20"/>
              </w:rPr>
            </w:pPr>
          </w:p>
        </w:tc>
        <w:tc>
          <w:tcPr>
            <w:tcW w:w="1380" w:type="dxa"/>
          </w:tcPr>
          <w:p w14:paraId="58E7376F" w14:textId="77777777" w:rsidR="00F25BF8" w:rsidRPr="00F25BF8" w:rsidRDefault="00F25BF8" w:rsidP="00F25BF8">
            <w:pPr>
              <w:contextualSpacing/>
              <w:jc w:val="center"/>
              <w:rPr>
                <w:rFonts w:cs="Times New Roman"/>
                <w:sz w:val="20"/>
              </w:rPr>
            </w:pPr>
            <w:r w:rsidRPr="00F25BF8">
              <w:rPr>
                <w:rFonts w:cs="Times New Roman"/>
                <w:sz w:val="20"/>
              </w:rPr>
              <w:t>in the next</w:t>
            </w:r>
          </w:p>
          <w:p w14:paraId="39467657" w14:textId="77777777" w:rsidR="00F25BF8" w:rsidRPr="00F25BF8" w:rsidRDefault="00F25BF8" w:rsidP="00F25BF8">
            <w:pPr>
              <w:contextualSpacing/>
              <w:jc w:val="center"/>
              <w:rPr>
                <w:rFonts w:cs="Times New Roman"/>
                <w:sz w:val="20"/>
              </w:rPr>
            </w:pPr>
            <w:r w:rsidRPr="00F25BF8">
              <w:rPr>
                <w:rFonts w:cs="Times New Roman"/>
                <w:sz w:val="20"/>
              </w:rPr>
              <w:t>1-3 years?</w:t>
            </w:r>
          </w:p>
        </w:tc>
        <w:tc>
          <w:tcPr>
            <w:tcW w:w="1380" w:type="dxa"/>
          </w:tcPr>
          <w:p w14:paraId="5F36B95A" w14:textId="77777777" w:rsidR="00F25BF8" w:rsidRPr="00F25BF8" w:rsidRDefault="00F25BF8" w:rsidP="00F25BF8">
            <w:pPr>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c>
          <w:tcPr>
            <w:tcW w:w="1380" w:type="dxa"/>
          </w:tcPr>
          <w:p w14:paraId="5171920D" w14:textId="77777777" w:rsidR="00F25BF8" w:rsidRPr="00F25BF8" w:rsidRDefault="00F25BF8" w:rsidP="00F25BF8">
            <w:pPr>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380" w:type="dxa"/>
          </w:tcPr>
          <w:p w14:paraId="0CFCED32" w14:textId="77777777" w:rsidR="00F25BF8" w:rsidRPr="00F25BF8" w:rsidRDefault="00F25BF8" w:rsidP="00F25BF8">
            <w:pPr>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c>
          <w:tcPr>
            <w:tcW w:w="1380" w:type="dxa"/>
          </w:tcPr>
          <w:p w14:paraId="5E243CED" w14:textId="77777777" w:rsidR="00F25BF8" w:rsidRPr="00F25BF8" w:rsidRDefault="00F25BF8" w:rsidP="00F25BF8">
            <w:pPr>
              <w:kinsoku w:val="0"/>
              <w:overflowPunct w:val="0"/>
              <w:autoSpaceDE w:val="0"/>
              <w:autoSpaceDN w:val="0"/>
              <w:adjustRightInd w:val="0"/>
              <w:contextualSpacing/>
              <w:jc w:val="center"/>
              <w:rPr>
                <w:rFonts w:cs="Times New Roman"/>
                <w:sz w:val="20"/>
              </w:rPr>
            </w:pPr>
            <w:proofErr w:type="gramStart"/>
            <w:r w:rsidRPr="00F25BF8">
              <w:rPr>
                <w:rFonts w:cs="Times New Roman"/>
                <w:sz w:val="20"/>
              </w:rPr>
              <w:t>in</w:t>
            </w:r>
            <w:proofErr w:type="gramEnd"/>
            <w:r w:rsidRPr="00F25BF8">
              <w:rPr>
                <w:rFonts w:cs="Times New Roman"/>
                <w:sz w:val="20"/>
              </w:rPr>
              <w:t xml:space="preserve"> the next 1-3 years?</w:t>
            </w:r>
          </w:p>
        </w:tc>
        <w:tc>
          <w:tcPr>
            <w:tcW w:w="1380" w:type="dxa"/>
          </w:tcPr>
          <w:p w14:paraId="2F423EEB" w14:textId="77777777" w:rsidR="00F25BF8" w:rsidRPr="00F25BF8" w:rsidRDefault="00F25BF8" w:rsidP="00F25BF8">
            <w:pPr>
              <w:kinsoku w:val="0"/>
              <w:overflowPunct w:val="0"/>
              <w:autoSpaceDE w:val="0"/>
              <w:autoSpaceDN w:val="0"/>
              <w:adjustRightInd w:val="0"/>
              <w:contextualSpacing/>
              <w:jc w:val="center"/>
              <w:rPr>
                <w:rFonts w:cs="Times New Roman"/>
                <w:sz w:val="20"/>
              </w:rPr>
            </w:pPr>
            <w:proofErr w:type="gramStart"/>
            <w:r w:rsidRPr="00F25BF8">
              <w:rPr>
                <w:rFonts w:cs="Times New Roman"/>
                <w:sz w:val="20"/>
              </w:rPr>
              <w:t>beyond</w:t>
            </w:r>
            <w:proofErr w:type="gramEnd"/>
            <w:r w:rsidRPr="00F25BF8">
              <w:rPr>
                <w:rFonts w:cs="Times New Roman"/>
                <w:sz w:val="20"/>
              </w:rPr>
              <w:t xml:space="preserve"> 4 years from now?</w:t>
            </w:r>
          </w:p>
        </w:tc>
        <w:tc>
          <w:tcPr>
            <w:tcW w:w="3240" w:type="dxa"/>
            <w:vMerge/>
          </w:tcPr>
          <w:p w14:paraId="1B7489A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75BFA3F2" w14:textId="77777777" w:rsidTr="00F25BF8">
        <w:trPr>
          <w:trHeight w:val="20"/>
          <w:jc w:val="center"/>
        </w:trPr>
        <w:tc>
          <w:tcPr>
            <w:tcW w:w="694" w:type="dxa"/>
          </w:tcPr>
          <w:p w14:paraId="5F83461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80" w:type="dxa"/>
          </w:tcPr>
          <w:p w14:paraId="4A23AAF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chief_reallocate</w:t>
            </w:r>
            <w:proofErr w:type="spellEnd"/>
          </w:p>
        </w:tc>
        <w:tc>
          <w:tcPr>
            <w:tcW w:w="1380" w:type="dxa"/>
          </w:tcPr>
          <w:p w14:paraId="556235F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chief_reallocate3</w:t>
            </w:r>
          </w:p>
        </w:tc>
        <w:tc>
          <w:tcPr>
            <w:tcW w:w="1380" w:type="dxa"/>
          </w:tcPr>
          <w:p w14:paraId="33BE4BE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headman_reallocate</w:t>
            </w:r>
            <w:proofErr w:type="spellEnd"/>
          </w:p>
        </w:tc>
        <w:tc>
          <w:tcPr>
            <w:tcW w:w="1380" w:type="dxa"/>
          </w:tcPr>
          <w:p w14:paraId="2673D09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headman_reallocate3</w:t>
            </w:r>
          </w:p>
        </w:tc>
        <w:tc>
          <w:tcPr>
            <w:tcW w:w="1380" w:type="dxa"/>
          </w:tcPr>
          <w:p w14:paraId="4414FBC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family_encroach</w:t>
            </w:r>
            <w:proofErr w:type="spellEnd"/>
          </w:p>
        </w:tc>
        <w:tc>
          <w:tcPr>
            <w:tcW w:w="1380" w:type="dxa"/>
          </w:tcPr>
          <w:p w14:paraId="740AF3F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family_encroach3</w:t>
            </w:r>
          </w:p>
        </w:tc>
        <w:tc>
          <w:tcPr>
            <w:tcW w:w="3240" w:type="dxa"/>
          </w:tcPr>
          <w:p w14:paraId="633EA7F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fallow_seasons</w:t>
            </w:r>
            <w:proofErr w:type="spellEnd"/>
          </w:p>
        </w:tc>
      </w:tr>
      <w:tr w:rsidR="00F25BF8" w:rsidRPr="00F25BF8" w14:paraId="5C3281F7" w14:textId="77777777" w:rsidTr="00F25BF8">
        <w:trPr>
          <w:trHeight w:val="20"/>
          <w:jc w:val="center"/>
        </w:trPr>
        <w:tc>
          <w:tcPr>
            <w:tcW w:w="694" w:type="dxa"/>
          </w:tcPr>
          <w:p w14:paraId="54017199" w14:textId="77777777" w:rsidR="00F25BF8" w:rsidRPr="00F25BF8" w:rsidRDefault="00F25BF8" w:rsidP="00F25BF8">
            <w:pPr>
              <w:contextualSpacing/>
              <w:jc w:val="center"/>
              <w:rPr>
                <w:sz w:val="20"/>
              </w:rPr>
            </w:pPr>
            <w:r w:rsidRPr="00F25BF8">
              <w:rPr>
                <w:sz w:val="20"/>
              </w:rPr>
              <w:t>1</w:t>
            </w:r>
          </w:p>
        </w:tc>
        <w:tc>
          <w:tcPr>
            <w:tcW w:w="1380" w:type="dxa"/>
          </w:tcPr>
          <w:p w14:paraId="566FEFFE" w14:textId="77777777" w:rsidR="00F25BF8" w:rsidRPr="00F25BF8" w:rsidRDefault="00F25BF8" w:rsidP="00F25BF8">
            <w:pPr>
              <w:contextualSpacing/>
              <w:jc w:val="center"/>
              <w:rPr>
                <w:sz w:val="20"/>
              </w:rPr>
            </w:pPr>
          </w:p>
        </w:tc>
        <w:tc>
          <w:tcPr>
            <w:tcW w:w="1380" w:type="dxa"/>
          </w:tcPr>
          <w:p w14:paraId="1F56D551" w14:textId="77777777" w:rsidR="00F25BF8" w:rsidRPr="00F25BF8" w:rsidRDefault="00F25BF8" w:rsidP="00F25BF8">
            <w:pPr>
              <w:contextualSpacing/>
              <w:jc w:val="center"/>
              <w:rPr>
                <w:sz w:val="20"/>
              </w:rPr>
            </w:pPr>
          </w:p>
        </w:tc>
        <w:tc>
          <w:tcPr>
            <w:tcW w:w="1380" w:type="dxa"/>
          </w:tcPr>
          <w:p w14:paraId="6142496F" w14:textId="77777777" w:rsidR="00F25BF8" w:rsidRPr="00F25BF8" w:rsidRDefault="00F25BF8" w:rsidP="00F25BF8">
            <w:pPr>
              <w:contextualSpacing/>
              <w:jc w:val="center"/>
              <w:rPr>
                <w:sz w:val="20"/>
              </w:rPr>
            </w:pPr>
          </w:p>
        </w:tc>
        <w:tc>
          <w:tcPr>
            <w:tcW w:w="1380" w:type="dxa"/>
          </w:tcPr>
          <w:p w14:paraId="47080C54" w14:textId="77777777" w:rsidR="00F25BF8" w:rsidRPr="00F25BF8" w:rsidRDefault="00F25BF8" w:rsidP="00F25BF8">
            <w:pPr>
              <w:contextualSpacing/>
              <w:jc w:val="center"/>
              <w:rPr>
                <w:sz w:val="20"/>
              </w:rPr>
            </w:pPr>
          </w:p>
        </w:tc>
        <w:tc>
          <w:tcPr>
            <w:tcW w:w="1380" w:type="dxa"/>
          </w:tcPr>
          <w:p w14:paraId="1ACDC6AA" w14:textId="77777777" w:rsidR="00F25BF8" w:rsidRPr="00F25BF8" w:rsidRDefault="00F25BF8" w:rsidP="00F25BF8">
            <w:pPr>
              <w:contextualSpacing/>
              <w:jc w:val="center"/>
              <w:rPr>
                <w:sz w:val="20"/>
              </w:rPr>
            </w:pPr>
          </w:p>
        </w:tc>
        <w:tc>
          <w:tcPr>
            <w:tcW w:w="1380" w:type="dxa"/>
          </w:tcPr>
          <w:p w14:paraId="634B1A8F" w14:textId="77777777" w:rsidR="00F25BF8" w:rsidRPr="00F25BF8" w:rsidRDefault="00F25BF8" w:rsidP="00F25BF8">
            <w:pPr>
              <w:contextualSpacing/>
              <w:jc w:val="center"/>
              <w:rPr>
                <w:sz w:val="20"/>
              </w:rPr>
            </w:pPr>
          </w:p>
        </w:tc>
        <w:tc>
          <w:tcPr>
            <w:tcW w:w="3240" w:type="dxa"/>
          </w:tcPr>
          <w:p w14:paraId="5346BFA2" w14:textId="77777777" w:rsidR="00F25BF8" w:rsidRPr="00F25BF8" w:rsidRDefault="00F25BF8" w:rsidP="00F25BF8">
            <w:pPr>
              <w:contextualSpacing/>
              <w:jc w:val="center"/>
              <w:rPr>
                <w:sz w:val="20"/>
              </w:rPr>
            </w:pPr>
          </w:p>
        </w:tc>
      </w:tr>
      <w:tr w:rsidR="00F25BF8" w:rsidRPr="00F25BF8" w14:paraId="4E955B2B" w14:textId="77777777" w:rsidTr="00F25BF8">
        <w:trPr>
          <w:trHeight w:val="20"/>
          <w:jc w:val="center"/>
        </w:trPr>
        <w:tc>
          <w:tcPr>
            <w:tcW w:w="694" w:type="dxa"/>
          </w:tcPr>
          <w:p w14:paraId="18B0D1F3" w14:textId="77777777" w:rsidR="00F25BF8" w:rsidRPr="00F25BF8" w:rsidRDefault="00F25BF8" w:rsidP="00F25BF8">
            <w:pPr>
              <w:contextualSpacing/>
              <w:jc w:val="center"/>
              <w:rPr>
                <w:sz w:val="20"/>
              </w:rPr>
            </w:pPr>
            <w:r w:rsidRPr="00F25BF8">
              <w:rPr>
                <w:sz w:val="20"/>
              </w:rPr>
              <w:t>2</w:t>
            </w:r>
          </w:p>
        </w:tc>
        <w:tc>
          <w:tcPr>
            <w:tcW w:w="1380" w:type="dxa"/>
          </w:tcPr>
          <w:p w14:paraId="52731C5C" w14:textId="77777777" w:rsidR="00F25BF8" w:rsidRPr="00F25BF8" w:rsidRDefault="00F25BF8" w:rsidP="00F25BF8">
            <w:pPr>
              <w:contextualSpacing/>
              <w:jc w:val="center"/>
              <w:rPr>
                <w:sz w:val="20"/>
              </w:rPr>
            </w:pPr>
          </w:p>
        </w:tc>
        <w:tc>
          <w:tcPr>
            <w:tcW w:w="1380" w:type="dxa"/>
          </w:tcPr>
          <w:p w14:paraId="2513E165" w14:textId="77777777" w:rsidR="00F25BF8" w:rsidRPr="00F25BF8" w:rsidRDefault="00F25BF8" w:rsidP="00F25BF8">
            <w:pPr>
              <w:contextualSpacing/>
              <w:jc w:val="center"/>
              <w:rPr>
                <w:sz w:val="20"/>
              </w:rPr>
            </w:pPr>
          </w:p>
        </w:tc>
        <w:tc>
          <w:tcPr>
            <w:tcW w:w="1380" w:type="dxa"/>
          </w:tcPr>
          <w:p w14:paraId="06BAAFB8" w14:textId="77777777" w:rsidR="00F25BF8" w:rsidRPr="00F25BF8" w:rsidRDefault="00F25BF8" w:rsidP="00F25BF8">
            <w:pPr>
              <w:contextualSpacing/>
              <w:jc w:val="center"/>
              <w:rPr>
                <w:sz w:val="20"/>
              </w:rPr>
            </w:pPr>
          </w:p>
        </w:tc>
        <w:tc>
          <w:tcPr>
            <w:tcW w:w="1380" w:type="dxa"/>
          </w:tcPr>
          <w:p w14:paraId="42F3D905" w14:textId="77777777" w:rsidR="00F25BF8" w:rsidRPr="00F25BF8" w:rsidRDefault="00F25BF8" w:rsidP="00F25BF8">
            <w:pPr>
              <w:contextualSpacing/>
              <w:jc w:val="center"/>
              <w:rPr>
                <w:sz w:val="20"/>
              </w:rPr>
            </w:pPr>
          </w:p>
        </w:tc>
        <w:tc>
          <w:tcPr>
            <w:tcW w:w="1380" w:type="dxa"/>
          </w:tcPr>
          <w:p w14:paraId="1FD970FB" w14:textId="77777777" w:rsidR="00F25BF8" w:rsidRPr="00F25BF8" w:rsidRDefault="00F25BF8" w:rsidP="00F25BF8">
            <w:pPr>
              <w:contextualSpacing/>
              <w:jc w:val="center"/>
              <w:rPr>
                <w:sz w:val="20"/>
              </w:rPr>
            </w:pPr>
          </w:p>
        </w:tc>
        <w:tc>
          <w:tcPr>
            <w:tcW w:w="1380" w:type="dxa"/>
          </w:tcPr>
          <w:p w14:paraId="73D010B1" w14:textId="77777777" w:rsidR="00F25BF8" w:rsidRPr="00F25BF8" w:rsidRDefault="00F25BF8" w:rsidP="00F25BF8">
            <w:pPr>
              <w:contextualSpacing/>
              <w:jc w:val="center"/>
              <w:rPr>
                <w:sz w:val="20"/>
              </w:rPr>
            </w:pPr>
          </w:p>
        </w:tc>
        <w:tc>
          <w:tcPr>
            <w:tcW w:w="3240" w:type="dxa"/>
          </w:tcPr>
          <w:p w14:paraId="101D4965" w14:textId="77777777" w:rsidR="00F25BF8" w:rsidRPr="00F25BF8" w:rsidRDefault="00F25BF8" w:rsidP="00F25BF8">
            <w:pPr>
              <w:contextualSpacing/>
              <w:jc w:val="center"/>
              <w:rPr>
                <w:sz w:val="20"/>
              </w:rPr>
            </w:pPr>
          </w:p>
        </w:tc>
      </w:tr>
      <w:tr w:rsidR="00F25BF8" w:rsidRPr="00F25BF8" w14:paraId="194660AD" w14:textId="77777777" w:rsidTr="00F25BF8">
        <w:trPr>
          <w:trHeight w:val="20"/>
          <w:jc w:val="center"/>
        </w:trPr>
        <w:tc>
          <w:tcPr>
            <w:tcW w:w="694" w:type="dxa"/>
          </w:tcPr>
          <w:p w14:paraId="52D7524B" w14:textId="77777777" w:rsidR="00F25BF8" w:rsidRPr="00F25BF8" w:rsidRDefault="00F25BF8" w:rsidP="00F25BF8">
            <w:pPr>
              <w:contextualSpacing/>
              <w:jc w:val="center"/>
              <w:rPr>
                <w:sz w:val="20"/>
              </w:rPr>
            </w:pPr>
            <w:r w:rsidRPr="00F25BF8">
              <w:rPr>
                <w:sz w:val="20"/>
              </w:rPr>
              <w:t>3</w:t>
            </w:r>
          </w:p>
        </w:tc>
        <w:tc>
          <w:tcPr>
            <w:tcW w:w="1380" w:type="dxa"/>
          </w:tcPr>
          <w:p w14:paraId="297CE0A3" w14:textId="77777777" w:rsidR="00F25BF8" w:rsidRPr="00F25BF8" w:rsidRDefault="00F25BF8" w:rsidP="00F25BF8">
            <w:pPr>
              <w:contextualSpacing/>
              <w:jc w:val="center"/>
              <w:rPr>
                <w:sz w:val="20"/>
              </w:rPr>
            </w:pPr>
          </w:p>
        </w:tc>
        <w:tc>
          <w:tcPr>
            <w:tcW w:w="1380" w:type="dxa"/>
          </w:tcPr>
          <w:p w14:paraId="36C29B71" w14:textId="77777777" w:rsidR="00F25BF8" w:rsidRPr="00F25BF8" w:rsidRDefault="00F25BF8" w:rsidP="00F25BF8">
            <w:pPr>
              <w:contextualSpacing/>
              <w:jc w:val="center"/>
              <w:rPr>
                <w:sz w:val="20"/>
              </w:rPr>
            </w:pPr>
          </w:p>
        </w:tc>
        <w:tc>
          <w:tcPr>
            <w:tcW w:w="1380" w:type="dxa"/>
          </w:tcPr>
          <w:p w14:paraId="62D209CD" w14:textId="77777777" w:rsidR="00F25BF8" w:rsidRPr="00F25BF8" w:rsidRDefault="00F25BF8" w:rsidP="00F25BF8">
            <w:pPr>
              <w:contextualSpacing/>
              <w:jc w:val="center"/>
              <w:rPr>
                <w:sz w:val="20"/>
              </w:rPr>
            </w:pPr>
          </w:p>
        </w:tc>
        <w:tc>
          <w:tcPr>
            <w:tcW w:w="1380" w:type="dxa"/>
          </w:tcPr>
          <w:p w14:paraId="2ECEEFD1" w14:textId="77777777" w:rsidR="00F25BF8" w:rsidRPr="00F25BF8" w:rsidRDefault="00F25BF8" w:rsidP="00F25BF8">
            <w:pPr>
              <w:contextualSpacing/>
              <w:jc w:val="center"/>
              <w:rPr>
                <w:sz w:val="20"/>
              </w:rPr>
            </w:pPr>
          </w:p>
        </w:tc>
        <w:tc>
          <w:tcPr>
            <w:tcW w:w="1380" w:type="dxa"/>
          </w:tcPr>
          <w:p w14:paraId="53D2DF72" w14:textId="77777777" w:rsidR="00F25BF8" w:rsidRPr="00F25BF8" w:rsidRDefault="00F25BF8" w:rsidP="00F25BF8">
            <w:pPr>
              <w:contextualSpacing/>
              <w:jc w:val="center"/>
              <w:rPr>
                <w:sz w:val="20"/>
              </w:rPr>
            </w:pPr>
          </w:p>
        </w:tc>
        <w:tc>
          <w:tcPr>
            <w:tcW w:w="1380" w:type="dxa"/>
          </w:tcPr>
          <w:p w14:paraId="5BD2ECEF" w14:textId="77777777" w:rsidR="00F25BF8" w:rsidRPr="00F25BF8" w:rsidRDefault="00F25BF8" w:rsidP="00F25BF8">
            <w:pPr>
              <w:contextualSpacing/>
              <w:jc w:val="center"/>
              <w:rPr>
                <w:sz w:val="20"/>
              </w:rPr>
            </w:pPr>
          </w:p>
        </w:tc>
        <w:tc>
          <w:tcPr>
            <w:tcW w:w="3240" w:type="dxa"/>
          </w:tcPr>
          <w:p w14:paraId="45D86278" w14:textId="77777777" w:rsidR="00F25BF8" w:rsidRPr="00F25BF8" w:rsidRDefault="00F25BF8" w:rsidP="00F25BF8">
            <w:pPr>
              <w:contextualSpacing/>
              <w:jc w:val="center"/>
              <w:rPr>
                <w:sz w:val="20"/>
              </w:rPr>
            </w:pPr>
          </w:p>
        </w:tc>
      </w:tr>
      <w:tr w:rsidR="00F25BF8" w:rsidRPr="00F25BF8" w14:paraId="53902C17" w14:textId="77777777" w:rsidTr="00F25BF8">
        <w:trPr>
          <w:trHeight w:val="20"/>
          <w:jc w:val="center"/>
        </w:trPr>
        <w:tc>
          <w:tcPr>
            <w:tcW w:w="694" w:type="dxa"/>
          </w:tcPr>
          <w:p w14:paraId="3BF78079" w14:textId="77777777" w:rsidR="00F25BF8" w:rsidRPr="00F25BF8" w:rsidRDefault="00F25BF8" w:rsidP="00F25BF8">
            <w:pPr>
              <w:contextualSpacing/>
              <w:jc w:val="center"/>
              <w:rPr>
                <w:sz w:val="20"/>
              </w:rPr>
            </w:pPr>
            <w:r w:rsidRPr="00F25BF8">
              <w:rPr>
                <w:sz w:val="20"/>
              </w:rPr>
              <w:t>4</w:t>
            </w:r>
          </w:p>
        </w:tc>
        <w:tc>
          <w:tcPr>
            <w:tcW w:w="1380" w:type="dxa"/>
          </w:tcPr>
          <w:p w14:paraId="21088191" w14:textId="77777777" w:rsidR="00F25BF8" w:rsidRPr="00F25BF8" w:rsidRDefault="00F25BF8" w:rsidP="00F25BF8">
            <w:pPr>
              <w:contextualSpacing/>
              <w:jc w:val="center"/>
              <w:rPr>
                <w:sz w:val="20"/>
              </w:rPr>
            </w:pPr>
          </w:p>
        </w:tc>
        <w:tc>
          <w:tcPr>
            <w:tcW w:w="1380" w:type="dxa"/>
          </w:tcPr>
          <w:p w14:paraId="5E5F68D2" w14:textId="77777777" w:rsidR="00F25BF8" w:rsidRPr="00F25BF8" w:rsidRDefault="00F25BF8" w:rsidP="00F25BF8">
            <w:pPr>
              <w:contextualSpacing/>
              <w:jc w:val="center"/>
              <w:rPr>
                <w:sz w:val="20"/>
              </w:rPr>
            </w:pPr>
          </w:p>
        </w:tc>
        <w:tc>
          <w:tcPr>
            <w:tcW w:w="1380" w:type="dxa"/>
          </w:tcPr>
          <w:p w14:paraId="0D4535A1" w14:textId="77777777" w:rsidR="00F25BF8" w:rsidRPr="00F25BF8" w:rsidRDefault="00F25BF8" w:rsidP="00F25BF8">
            <w:pPr>
              <w:contextualSpacing/>
              <w:jc w:val="center"/>
              <w:rPr>
                <w:sz w:val="20"/>
              </w:rPr>
            </w:pPr>
          </w:p>
        </w:tc>
        <w:tc>
          <w:tcPr>
            <w:tcW w:w="1380" w:type="dxa"/>
          </w:tcPr>
          <w:p w14:paraId="33272633" w14:textId="77777777" w:rsidR="00F25BF8" w:rsidRPr="00F25BF8" w:rsidRDefault="00F25BF8" w:rsidP="00F25BF8">
            <w:pPr>
              <w:contextualSpacing/>
              <w:jc w:val="center"/>
              <w:rPr>
                <w:sz w:val="20"/>
              </w:rPr>
            </w:pPr>
          </w:p>
        </w:tc>
        <w:tc>
          <w:tcPr>
            <w:tcW w:w="1380" w:type="dxa"/>
          </w:tcPr>
          <w:p w14:paraId="7FF13BA7" w14:textId="77777777" w:rsidR="00F25BF8" w:rsidRPr="00F25BF8" w:rsidRDefault="00F25BF8" w:rsidP="00F25BF8">
            <w:pPr>
              <w:contextualSpacing/>
              <w:jc w:val="center"/>
              <w:rPr>
                <w:sz w:val="20"/>
              </w:rPr>
            </w:pPr>
          </w:p>
        </w:tc>
        <w:tc>
          <w:tcPr>
            <w:tcW w:w="1380" w:type="dxa"/>
          </w:tcPr>
          <w:p w14:paraId="648A80A8" w14:textId="77777777" w:rsidR="00F25BF8" w:rsidRPr="00F25BF8" w:rsidRDefault="00F25BF8" w:rsidP="00F25BF8">
            <w:pPr>
              <w:contextualSpacing/>
              <w:jc w:val="center"/>
              <w:rPr>
                <w:sz w:val="20"/>
              </w:rPr>
            </w:pPr>
          </w:p>
        </w:tc>
        <w:tc>
          <w:tcPr>
            <w:tcW w:w="3240" w:type="dxa"/>
          </w:tcPr>
          <w:p w14:paraId="3076AB23" w14:textId="77777777" w:rsidR="00F25BF8" w:rsidRPr="00F25BF8" w:rsidRDefault="00F25BF8" w:rsidP="00F25BF8">
            <w:pPr>
              <w:contextualSpacing/>
              <w:jc w:val="center"/>
              <w:rPr>
                <w:sz w:val="20"/>
              </w:rPr>
            </w:pPr>
          </w:p>
        </w:tc>
      </w:tr>
      <w:tr w:rsidR="00F25BF8" w:rsidRPr="00F25BF8" w14:paraId="5D0EE07A" w14:textId="77777777" w:rsidTr="00F25BF8">
        <w:trPr>
          <w:trHeight w:val="20"/>
          <w:jc w:val="center"/>
        </w:trPr>
        <w:tc>
          <w:tcPr>
            <w:tcW w:w="694" w:type="dxa"/>
          </w:tcPr>
          <w:p w14:paraId="5CF8480B" w14:textId="77777777" w:rsidR="00F25BF8" w:rsidRPr="00F25BF8" w:rsidRDefault="00F25BF8" w:rsidP="00F25BF8">
            <w:pPr>
              <w:contextualSpacing/>
              <w:jc w:val="center"/>
              <w:rPr>
                <w:sz w:val="20"/>
              </w:rPr>
            </w:pPr>
            <w:r w:rsidRPr="00F25BF8">
              <w:rPr>
                <w:sz w:val="20"/>
              </w:rPr>
              <w:t>5</w:t>
            </w:r>
          </w:p>
        </w:tc>
        <w:tc>
          <w:tcPr>
            <w:tcW w:w="1380" w:type="dxa"/>
          </w:tcPr>
          <w:p w14:paraId="3BF0B818" w14:textId="77777777" w:rsidR="00F25BF8" w:rsidRPr="00F25BF8" w:rsidRDefault="00F25BF8" w:rsidP="00F25BF8">
            <w:pPr>
              <w:contextualSpacing/>
              <w:jc w:val="center"/>
              <w:rPr>
                <w:sz w:val="20"/>
              </w:rPr>
            </w:pPr>
          </w:p>
        </w:tc>
        <w:tc>
          <w:tcPr>
            <w:tcW w:w="1380" w:type="dxa"/>
          </w:tcPr>
          <w:p w14:paraId="1CD3525A" w14:textId="77777777" w:rsidR="00F25BF8" w:rsidRPr="00F25BF8" w:rsidRDefault="00F25BF8" w:rsidP="00F25BF8">
            <w:pPr>
              <w:contextualSpacing/>
              <w:jc w:val="center"/>
              <w:rPr>
                <w:sz w:val="20"/>
              </w:rPr>
            </w:pPr>
          </w:p>
        </w:tc>
        <w:tc>
          <w:tcPr>
            <w:tcW w:w="1380" w:type="dxa"/>
          </w:tcPr>
          <w:p w14:paraId="720B142B" w14:textId="77777777" w:rsidR="00F25BF8" w:rsidRPr="00F25BF8" w:rsidRDefault="00F25BF8" w:rsidP="00F25BF8">
            <w:pPr>
              <w:contextualSpacing/>
              <w:jc w:val="center"/>
              <w:rPr>
                <w:sz w:val="20"/>
              </w:rPr>
            </w:pPr>
          </w:p>
        </w:tc>
        <w:tc>
          <w:tcPr>
            <w:tcW w:w="1380" w:type="dxa"/>
          </w:tcPr>
          <w:p w14:paraId="2E11AEC8" w14:textId="77777777" w:rsidR="00F25BF8" w:rsidRPr="00F25BF8" w:rsidRDefault="00F25BF8" w:rsidP="00F25BF8">
            <w:pPr>
              <w:contextualSpacing/>
              <w:jc w:val="center"/>
              <w:rPr>
                <w:sz w:val="20"/>
              </w:rPr>
            </w:pPr>
          </w:p>
        </w:tc>
        <w:tc>
          <w:tcPr>
            <w:tcW w:w="1380" w:type="dxa"/>
          </w:tcPr>
          <w:p w14:paraId="776AFD8D" w14:textId="77777777" w:rsidR="00F25BF8" w:rsidRPr="00F25BF8" w:rsidRDefault="00F25BF8" w:rsidP="00F25BF8">
            <w:pPr>
              <w:contextualSpacing/>
              <w:jc w:val="center"/>
              <w:rPr>
                <w:sz w:val="20"/>
              </w:rPr>
            </w:pPr>
          </w:p>
        </w:tc>
        <w:tc>
          <w:tcPr>
            <w:tcW w:w="1380" w:type="dxa"/>
          </w:tcPr>
          <w:p w14:paraId="5E8E14B0" w14:textId="77777777" w:rsidR="00F25BF8" w:rsidRPr="00F25BF8" w:rsidRDefault="00F25BF8" w:rsidP="00F25BF8">
            <w:pPr>
              <w:contextualSpacing/>
              <w:jc w:val="center"/>
              <w:rPr>
                <w:sz w:val="20"/>
              </w:rPr>
            </w:pPr>
          </w:p>
        </w:tc>
        <w:tc>
          <w:tcPr>
            <w:tcW w:w="3240" w:type="dxa"/>
          </w:tcPr>
          <w:p w14:paraId="0BBC978E" w14:textId="77777777" w:rsidR="00F25BF8" w:rsidRPr="00F25BF8" w:rsidRDefault="00F25BF8" w:rsidP="00F25BF8">
            <w:pPr>
              <w:contextualSpacing/>
              <w:jc w:val="center"/>
              <w:rPr>
                <w:sz w:val="20"/>
              </w:rPr>
            </w:pPr>
          </w:p>
        </w:tc>
      </w:tr>
      <w:tr w:rsidR="00F25BF8" w:rsidRPr="00F25BF8" w14:paraId="37CAB0C6" w14:textId="77777777" w:rsidTr="00F25BF8">
        <w:trPr>
          <w:trHeight w:val="20"/>
          <w:jc w:val="center"/>
        </w:trPr>
        <w:tc>
          <w:tcPr>
            <w:tcW w:w="694" w:type="dxa"/>
          </w:tcPr>
          <w:p w14:paraId="1EC68383" w14:textId="77777777" w:rsidR="00F25BF8" w:rsidRPr="00F25BF8" w:rsidRDefault="00F25BF8" w:rsidP="00F25BF8">
            <w:pPr>
              <w:contextualSpacing/>
              <w:jc w:val="center"/>
              <w:rPr>
                <w:sz w:val="20"/>
              </w:rPr>
            </w:pPr>
            <w:r w:rsidRPr="00F25BF8">
              <w:rPr>
                <w:sz w:val="20"/>
              </w:rPr>
              <w:t>6</w:t>
            </w:r>
          </w:p>
        </w:tc>
        <w:tc>
          <w:tcPr>
            <w:tcW w:w="1380" w:type="dxa"/>
          </w:tcPr>
          <w:p w14:paraId="40AFEE3D" w14:textId="77777777" w:rsidR="00F25BF8" w:rsidRPr="00F25BF8" w:rsidRDefault="00F25BF8" w:rsidP="00F25BF8">
            <w:pPr>
              <w:contextualSpacing/>
              <w:jc w:val="center"/>
              <w:rPr>
                <w:sz w:val="20"/>
              </w:rPr>
            </w:pPr>
          </w:p>
        </w:tc>
        <w:tc>
          <w:tcPr>
            <w:tcW w:w="1380" w:type="dxa"/>
          </w:tcPr>
          <w:p w14:paraId="38537619" w14:textId="77777777" w:rsidR="00F25BF8" w:rsidRPr="00F25BF8" w:rsidRDefault="00F25BF8" w:rsidP="00F25BF8">
            <w:pPr>
              <w:contextualSpacing/>
              <w:jc w:val="center"/>
              <w:rPr>
                <w:sz w:val="20"/>
              </w:rPr>
            </w:pPr>
          </w:p>
        </w:tc>
        <w:tc>
          <w:tcPr>
            <w:tcW w:w="1380" w:type="dxa"/>
          </w:tcPr>
          <w:p w14:paraId="74E6720C" w14:textId="77777777" w:rsidR="00F25BF8" w:rsidRPr="00F25BF8" w:rsidRDefault="00F25BF8" w:rsidP="00F25BF8">
            <w:pPr>
              <w:contextualSpacing/>
              <w:jc w:val="center"/>
              <w:rPr>
                <w:sz w:val="20"/>
              </w:rPr>
            </w:pPr>
          </w:p>
        </w:tc>
        <w:tc>
          <w:tcPr>
            <w:tcW w:w="1380" w:type="dxa"/>
          </w:tcPr>
          <w:p w14:paraId="47B235D0" w14:textId="77777777" w:rsidR="00F25BF8" w:rsidRPr="00F25BF8" w:rsidRDefault="00F25BF8" w:rsidP="00F25BF8">
            <w:pPr>
              <w:contextualSpacing/>
              <w:jc w:val="center"/>
              <w:rPr>
                <w:sz w:val="20"/>
              </w:rPr>
            </w:pPr>
          </w:p>
        </w:tc>
        <w:tc>
          <w:tcPr>
            <w:tcW w:w="1380" w:type="dxa"/>
          </w:tcPr>
          <w:p w14:paraId="1AC7455B" w14:textId="77777777" w:rsidR="00F25BF8" w:rsidRPr="00F25BF8" w:rsidRDefault="00F25BF8" w:rsidP="00F25BF8">
            <w:pPr>
              <w:contextualSpacing/>
              <w:jc w:val="center"/>
              <w:rPr>
                <w:sz w:val="20"/>
              </w:rPr>
            </w:pPr>
          </w:p>
        </w:tc>
        <w:tc>
          <w:tcPr>
            <w:tcW w:w="1380" w:type="dxa"/>
          </w:tcPr>
          <w:p w14:paraId="69BC70E6" w14:textId="77777777" w:rsidR="00F25BF8" w:rsidRPr="00F25BF8" w:rsidRDefault="00F25BF8" w:rsidP="00F25BF8">
            <w:pPr>
              <w:contextualSpacing/>
              <w:jc w:val="center"/>
              <w:rPr>
                <w:sz w:val="20"/>
              </w:rPr>
            </w:pPr>
          </w:p>
        </w:tc>
        <w:tc>
          <w:tcPr>
            <w:tcW w:w="3240" w:type="dxa"/>
          </w:tcPr>
          <w:p w14:paraId="7D441446" w14:textId="77777777" w:rsidR="00F25BF8" w:rsidRPr="00F25BF8" w:rsidRDefault="00F25BF8" w:rsidP="00F25BF8">
            <w:pPr>
              <w:contextualSpacing/>
              <w:jc w:val="center"/>
              <w:rPr>
                <w:sz w:val="20"/>
              </w:rPr>
            </w:pPr>
          </w:p>
        </w:tc>
      </w:tr>
      <w:tr w:rsidR="00F25BF8" w:rsidRPr="00F25BF8" w14:paraId="7913081A" w14:textId="77777777" w:rsidTr="00F25BF8">
        <w:trPr>
          <w:trHeight w:val="20"/>
          <w:jc w:val="center"/>
        </w:trPr>
        <w:tc>
          <w:tcPr>
            <w:tcW w:w="694" w:type="dxa"/>
          </w:tcPr>
          <w:p w14:paraId="75EC72C5" w14:textId="77777777" w:rsidR="00F25BF8" w:rsidRPr="00F25BF8" w:rsidRDefault="00F25BF8" w:rsidP="00F25BF8">
            <w:pPr>
              <w:contextualSpacing/>
              <w:jc w:val="center"/>
              <w:rPr>
                <w:sz w:val="20"/>
              </w:rPr>
            </w:pPr>
            <w:r w:rsidRPr="00F25BF8">
              <w:rPr>
                <w:sz w:val="20"/>
              </w:rPr>
              <w:t>7</w:t>
            </w:r>
          </w:p>
        </w:tc>
        <w:tc>
          <w:tcPr>
            <w:tcW w:w="1380" w:type="dxa"/>
          </w:tcPr>
          <w:p w14:paraId="0AFBDD6A" w14:textId="77777777" w:rsidR="00F25BF8" w:rsidRPr="00F25BF8" w:rsidRDefault="00F25BF8" w:rsidP="00F25BF8">
            <w:pPr>
              <w:contextualSpacing/>
              <w:jc w:val="center"/>
              <w:rPr>
                <w:sz w:val="20"/>
              </w:rPr>
            </w:pPr>
          </w:p>
        </w:tc>
        <w:tc>
          <w:tcPr>
            <w:tcW w:w="1380" w:type="dxa"/>
          </w:tcPr>
          <w:p w14:paraId="7B69EA12" w14:textId="77777777" w:rsidR="00F25BF8" w:rsidRPr="00F25BF8" w:rsidRDefault="00F25BF8" w:rsidP="00F25BF8">
            <w:pPr>
              <w:contextualSpacing/>
              <w:jc w:val="center"/>
              <w:rPr>
                <w:sz w:val="20"/>
              </w:rPr>
            </w:pPr>
          </w:p>
        </w:tc>
        <w:tc>
          <w:tcPr>
            <w:tcW w:w="1380" w:type="dxa"/>
          </w:tcPr>
          <w:p w14:paraId="2945A815" w14:textId="77777777" w:rsidR="00F25BF8" w:rsidRPr="00F25BF8" w:rsidRDefault="00F25BF8" w:rsidP="00F25BF8">
            <w:pPr>
              <w:contextualSpacing/>
              <w:jc w:val="center"/>
              <w:rPr>
                <w:sz w:val="20"/>
              </w:rPr>
            </w:pPr>
          </w:p>
        </w:tc>
        <w:tc>
          <w:tcPr>
            <w:tcW w:w="1380" w:type="dxa"/>
          </w:tcPr>
          <w:p w14:paraId="704DE4B3" w14:textId="77777777" w:rsidR="00F25BF8" w:rsidRPr="00F25BF8" w:rsidRDefault="00F25BF8" w:rsidP="00F25BF8">
            <w:pPr>
              <w:contextualSpacing/>
              <w:jc w:val="center"/>
              <w:rPr>
                <w:sz w:val="20"/>
              </w:rPr>
            </w:pPr>
          </w:p>
        </w:tc>
        <w:tc>
          <w:tcPr>
            <w:tcW w:w="1380" w:type="dxa"/>
          </w:tcPr>
          <w:p w14:paraId="774B9445" w14:textId="77777777" w:rsidR="00F25BF8" w:rsidRPr="00F25BF8" w:rsidRDefault="00F25BF8" w:rsidP="00F25BF8">
            <w:pPr>
              <w:contextualSpacing/>
              <w:jc w:val="center"/>
              <w:rPr>
                <w:sz w:val="20"/>
              </w:rPr>
            </w:pPr>
          </w:p>
        </w:tc>
        <w:tc>
          <w:tcPr>
            <w:tcW w:w="1380" w:type="dxa"/>
          </w:tcPr>
          <w:p w14:paraId="298414FA" w14:textId="77777777" w:rsidR="00F25BF8" w:rsidRPr="00F25BF8" w:rsidRDefault="00F25BF8" w:rsidP="00F25BF8">
            <w:pPr>
              <w:contextualSpacing/>
              <w:jc w:val="center"/>
              <w:rPr>
                <w:sz w:val="20"/>
              </w:rPr>
            </w:pPr>
          </w:p>
        </w:tc>
        <w:tc>
          <w:tcPr>
            <w:tcW w:w="3240" w:type="dxa"/>
          </w:tcPr>
          <w:p w14:paraId="4B2582AD" w14:textId="77777777" w:rsidR="00F25BF8" w:rsidRPr="00F25BF8" w:rsidRDefault="00F25BF8" w:rsidP="00F25BF8">
            <w:pPr>
              <w:contextualSpacing/>
              <w:jc w:val="center"/>
              <w:rPr>
                <w:sz w:val="20"/>
              </w:rPr>
            </w:pPr>
          </w:p>
        </w:tc>
      </w:tr>
      <w:tr w:rsidR="00F25BF8" w:rsidRPr="00F25BF8" w14:paraId="796DEAAC" w14:textId="77777777" w:rsidTr="00F25BF8">
        <w:trPr>
          <w:trHeight w:val="20"/>
          <w:jc w:val="center"/>
        </w:trPr>
        <w:tc>
          <w:tcPr>
            <w:tcW w:w="694" w:type="dxa"/>
          </w:tcPr>
          <w:p w14:paraId="6A2AC4CE" w14:textId="77777777" w:rsidR="00F25BF8" w:rsidRPr="00F25BF8" w:rsidRDefault="00F25BF8" w:rsidP="00F25BF8">
            <w:pPr>
              <w:contextualSpacing/>
              <w:jc w:val="center"/>
              <w:rPr>
                <w:sz w:val="20"/>
              </w:rPr>
            </w:pPr>
            <w:r w:rsidRPr="00F25BF8">
              <w:rPr>
                <w:sz w:val="20"/>
              </w:rPr>
              <w:t>8</w:t>
            </w:r>
          </w:p>
        </w:tc>
        <w:tc>
          <w:tcPr>
            <w:tcW w:w="1380" w:type="dxa"/>
          </w:tcPr>
          <w:p w14:paraId="05CCFA51" w14:textId="77777777" w:rsidR="00F25BF8" w:rsidRPr="00F25BF8" w:rsidRDefault="00F25BF8" w:rsidP="00F25BF8">
            <w:pPr>
              <w:contextualSpacing/>
              <w:jc w:val="center"/>
              <w:rPr>
                <w:sz w:val="20"/>
              </w:rPr>
            </w:pPr>
          </w:p>
        </w:tc>
        <w:tc>
          <w:tcPr>
            <w:tcW w:w="1380" w:type="dxa"/>
          </w:tcPr>
          <w:p w14:paraId="23ABA2FC" w14:textId="77777777" w:rsidR="00F25BF8" w:rsidRPr="00F25BF8" w:rsidRDefault="00F25BF8" w:rsidP="00F25BF8">
            <w:pPr>
              <w:contextualSpacing/>
              <w:jc w:val="center"/>
              <w:rPr>
                <w:sz w:val="20"/>
              </w:rPr>
            </w:pPr>
          </w:p>
        </w:tc>
        <w:tc>
          <w:tcPr>
            <w:tcW w:w="1380" w:type="dxa"/>
          </w:tcPr>
          <w:p w14:paraId="0A9861CF" w14:textId="77777777" w:rsidR="00F25BF8" w:rsidRPr="00F25BF8" w:rsidRDefault="00F25BF8" w:rsidP="00F25BF8">
            <w:pPr>
              <w:contextualSpacing/>
              <w:jc w:val="center"/>
              <w:rPr>
                <w:sz w:val="20"/>
              </w:rPr>
            </w:pPr>
          </w:p>
        </w:tc>
        <w:tc>
          <w:tcPr>
            <w:tcW w:w="1380" w:type="dxa"/>
          </w:tcPr>
          <w:p w14:paraId="12ED07E3" w14:textId="77777777" w:rsidR="00F25BF8" w:rsidRPr="00F25BF8" w:rsidRDefault="00F25BF8" w:rsidP="00F25BF8">
            <w:pPr>
              <w:contextualSpacing/>
              <w:jc w:val="center"/>
              <w:rPr>
                <w:sz w:val="20"/>
              </w:rPr>
            </w:pPr>
          </w:p>
        </w:tc>
        <w:tc>
          <w:tcPr>
            <w:tcW w:w="1380" w:type="dxa"/>
          </w:tcPr>
          <w:p w14:paraId="2A544018" w14:textId="77777777" w:rsidR="00F25BF8" w:rsidRPr="00F25BF8" w:rsidRDefault="00F25BF8" w:rsidP="00F25BF8">
            <w:pPr>
              <w:contextualSpacing/>
              <w:jc w:val="center"/>
              <w:rPr>
                <w:sz w:val="20"/>
              </w:rPr>
            </w:pPr>
          </w:p>
        </w:tc>
        <w:tc>
          <w:tcPr>
            <w:tcW w:w="1380" w:type="dxa"/>
          </w:tcPr>
          <w:p w14:paraId="7D2BAE22" w14:textId="77777777" w:rsidR="00F25BF8" w:rsidRPr="00F25BF8" w:rsidRDefault="00F25BF8" w:rsidP="00F25BF8">
            <w:pPr>
              <w:contextualSpacing/>
              <w:jc w:val="center"/>
              <w:rPr>
                <w:sz w:val="20"/>
              </w:rPr>
            </w:pPr>
          </w:p>
        </w:tc>
        <w:tc>
          <w:tcPr>
            <w:tcW w:w="3240" w:type="dxa"/>
          </w:tcPr>
          <w:p w14:paraId="0FC45141" w14:textId="77777777" w:rsidR="00F25BF8" w:rsidRPr="00F25BF8" w:rsidRDefault="00F25BF8" w:rsidP="00F25BF8">
            <w:pPr>
              <w:contextualSpacing/>
              <w:jc w:val="center"/>
              <w:rPr>
                <w:sz w:val="20"/>
              </w:rPr>
            </w:pPr>
          </w:p>
        </w:tc>
      </w:tr>
      <w:tr w:rsidR="00F25BF8" w:rsidRPr="00F25BF8" w14:paraId="0E3BF7A0" w14:textId="77777777" w:rsidTr="00F25BF8">
        <w:trPr>
          <w:trHeight w:val="20"/>
          <w:jc w:val="center"/>
        </w:trPr>
        <w:tc>
          <w:tcPr>
            <w:tcW w:w="694" w:type="dxa"/>
          </w:tcPr>
          <w:p w14:paraId="08D0D44E" w14:textId="77777777" w:rsidR="00F25BF8" w:rsidRPr="00F25BF8" w:rsidRDefault="00F25BF8" w:rsidP="00F25BF8">
            <w:pPr>
              <w:contextualSpacing/>
              <w:jc w:val="center"/>
              <w:rPr>
                <w:sz w:val="20"/>
              </w:rPr>
            </w:pPr>
            <w:r w:rsidRPr="00F25BF8">
              <w:rPr>
                <w:sz w:val="20"/>
              </w:rPr>
              <w:t>9</w:t>
            </w:r>
          </w:p>
        </w:tc>
        <w:tc>
          <w:tcPr>
            <w:tcW w:w="1380" w:type="dxa"/>
          </w:tcPr>
          <w:p w14:paraId="4E6D65B7" w14:textId="77777777" w:rsidR="00F25BF8" w:rsidRPr="00F25BF8" w:rsidRDefault="00F25BF8" w:rsidP="00F25BF8">
            <w:pPr>
              <w:contextualSpacing/>
              <w:jc w:val="center"/>
              <w:rPr>
                <w:sz w:val="20"/>
              </w:rPr>
            </w:pPr>
          </w:p>
        </w:tc>
        <w:tc>
          <w:tcPr>
            <w:tcW w:w="1380" w:type="dxa"/>
          </w:tcPr>
          <w:p w14:paraId="55E3EBDB" w14:textId="77777777" w:rsidR="00F25BF8" w:rsidRPr="00F25BF8" w:rsidRDefault="00F25BF8" w:rsidP="00F25BF8">
            <w:pPr>
              <w:contextualSpacing/>
              <w:jc w:val="center"/>
              <w:rPr>
                <w:sz w:val="20"/>
              </w:rPr>
            </w:pPr>
          </w:p>
        </w:tc>
        <w:tc>
          <w:tcPr>
            <w:tcW w:w="1380" w:type="dxa"/>
          </w:tcPr>
          <w:p w14:paraId="23DC0A40" w14:textId="77777777" w:rsidR="00F25BF8" w:rsidRPr="00F25BF8" w:rsidRDefault="00F25BF8" w:rsidP="00F25BF8">
            <w:pPr>
              <w:contextualSpacing/>
              <w:jc w:val="center"/>
              <w:rPr>
                <w:sz w:val="20"/>
              </w:rPr>
            </w:pPr>
          </w:p>
        </w:tc>
        <w:tc>
          <w:tcPr>
            <w:tcW w:w="1380" w:type="dxa"/>
          </w:tcPr>
          <w:p w14:paraId="4B81FCFC" w14:textId="77777777" w:rsidR="00F25BF8" w:rsidRPr="00F25BF8" w:rsidRDefault="00F25BF8" w:rsidP="00F25BF8">
            <w:pPr>
              <w:contextualSpacing/>
              <w:jc w:val="center"/>
              <w:rPr>
                <w:sz w:val="20"/>
              </w:rPr>
            </w:pPr>
          </w:p>
        </w:tc>
        <w:tc>
          <w:tcPr>
            <w:tcW w:w="1380" w:type="dxa"/>
          </w:tcPr>
          <w:p w14:paraId="54D3312D" w14:textId="77777777" w:rsidR="00F25BF8" w:rsidRPr="00F25BF8" w:rsidRDefault="00F25BF8" w:rsidP="00F25BF8">
            <w:pPr>
              <w:contextualSpacing/>
              <w:jc w:val="center"/>
              <w:rPr>
                <w:sz w:val="20"/>
              </w:rPr>
            </w:pPr>
          </w:p>
        </w:tc>
        <w:tc>
          <w:tcPr>
            <w:tcW w:w="1380" w:type="dxa"/>
          </w:tcPr>
          <w:p w14:paraId="45127F30" w14:textId="77777777" w:rsidR="00F25BF8" w:rsidRPr="00F25BF8" w:rsidRDefault="00F25BF8" w:rsidP="00F25BF8">
            <w:pPr>
              <w:contextualSpacing/>
              <w:jc w:val="center"/>
              <w:rPr>
                <w:sz w:val="20"/>
              </w:rPr>
            </w:pPr>
          </w:p>
        </w:tc>
        <w:tc>
          <w:tcPr>
            <w:tcW w:w="3240" w:type="dxa"/>
          </w:tcPr>
          <w:p w14:paraId="71A6273B" w14:textId="77777777" w:rsidR="00F25BF8" w:rsidRPr="00F25BF8" w:rsidRDefault="00F25BF8" w:rsidP="00F25BF8">
            <w:pPr>
              <w:contextualSpacing/>
              <w:jc w:val="center"/>
              <w:rPr>
                <w:sz w:val="20"/>
              </w:rPr>
            </w:pPr>
          </w:p>
        </w:tc>
      </w:tr>
      <w:tr w:rsidR="00F25BF8" w:rsidRPr="00F25BF8" w14:paraId="0E06FC62" w14:textId="77777777" w:rsidTr="00F25BF8">
        <w:trPr>
          <w:trHeight w:val="20"/>
          <w:jc w:val="center"/>
        </w:trPr>
        <w:tc>
          <w:tcPr>
            <w:tcW w:w="694" w:type="dxa"/>
          </w:tcPr>
          <w:p w14:paraId="2D976BE6" w14:textId="77777777" w:rsidR="00F25BF8" w:rsidRPr="00F25BF8" w:rsidRDefault="00F25BF8" w:rsidP="00F25BF8">
            <w:pPr>
              <w:contextualSpacing/>
              <w:jc w:val="center"/>
              <w:rPr>
                <w:sz w:val="20"/>
              </w:rPr>
            </w:pPr>
            <w:r w:rsidRPr="00F25BF8">
              <w:rPr>
                <w:sz w:val="20"/>
              </w:rPr>
              <w:t>10</w:t>
            </w:r>
          </w:p>
        </w:tc>
        <w:tc>
          <w:tcPr>
            <w:tcW w:w="1380" w:type="dxa"/>
          </w:tcPr>
          <w:p w14:paraId="251327EE" w14:textId="77777777" w:rsidR="00F25BF8" w:rsidRPr="00F25BF8" w:rsidRDefault="00F25BF8" w:rsidP="00F25BF8">
            <w:pPr>
              <w:contextualSpacing/>
              <w:jc w:val="center"/>
              <w:rPr>
                <w:sz w:val="20"/>
              </w:rPr>
            </w:pPr>
          </w:p>
        </w:tc>
        <w:tc>
          <w:tcPr>
            <w:tcW w:w="1380" w:type="dxa"/>
          </w:tcPr>
          <w:p w14:paraId="6AEF92FA" w14:textId="77777777" w:rsidR="00F25BF8" w:rsidRPr="00F25BF8" w:rsidRDefault="00F25BF8" w:rsidP="00F25BF8">
            <w:pPr>
              <w:contextualSpacing/>
              <w:jc w:val="center"/>
              <w:rPr>
                <w:sz w:val="20"/>
              </w:rPr>
            </w:pPr>
          </w:p>
        </w:tc>
        <w:tc>
          <w:tcPr>
            <w:tcW w:w="1380" w:type="dxa"/>
          </w:tcPr>
          <w:p w14:paraId="03E65F89" w14:textId="77777777" w:rsidR="00F25BF8" w:rsidRPr="00F25BF8" w:rsidRDefault="00F25BF8" w:rsidP="00F25BF8">
            <w:pPr>
              <w:contextualSpacing/>
              <w:jc w:val="center"/>
              <w:rPr>
                <w:sz w:val="20"/>
              </w:rPr>
            </w:pPr>
          </w:p>
        </w:tc>
        <w:tc>
          <w:tcPr>
            <w:tcW w:w="1380" w:type="dxa"/>
          </w:tcPr>
          <w:p w14:paraId="37EBAEA9" w14:textId="77777777" w:rsidR="00F25BF8" w:rsidRPr="00F25BF8" w:rsidRDefault="00F25BF8" w:rsidP="00F25BF8">
            <w:pPr>
              <w:contextualSpacing/>
              <w:jc w:val="center"/>
              <w:rPr>
                <w:sz w:val="20"/>
              </w:rPr>
            </w:pPr>
          </w:p>
        </w:tc>
        <w:tc>
          <w:tcPr>
            <w:tcW w:w="1380" w:type="dxa"/>
          </w:tcPr>
          <w:p w14:paraId="67986375" w14:textId="77777777" w:rsidR="00F25BF8" w:rsidRPr="00F25BF8" w:rsidRDefault="00F25BF8" w:rsidP="00F25BF8">
            <w:pPr>
              <w:contextualSpacing/>
              <w:jc w:val="center"/>
              <w:rPr>
                <w:sz w:val="20"/>
              </w:rPr>
            </w:pPr>
          </w:p>
        </w:tc>
        <w:tc>
          <w:tcPr>
            <w:tcW w:w="1380" w:type="dxa"/>
          </w:tcPr>
          <w:p w14:paraId="5C2C6614" w14:textId="77777777" w:rsidR="00F25BF8" w:rsidRPr="00F25BF8" w:rsidRDefault="00F25BF8" w:rsidP="00F25BF8">
            <w:pPr>
              <w:contextualSpacing/>
              <w:jc w:val="center"/>
              <w:rPr>
                <w:sz w:val="20"/>
              </w:rPr>
            </w:pPr>
          </w:p>
        </w:tc>
        <w:tc>
          <w:tcPr>
            <w:tcW w:w="3240" w:type="dxa"/>
          </w:tcPr>
          <w:p w14:paraId="2E5500A8" w14:textId="77777777" w:rsidR="00F25BF8" w:rsidRPr="00F25BF8" w:rsidRDefault="00F25BF8" w:rsidP="00F25BF8">
            <w:pPr>
              <w:contextualSpacing/>
              <w:jc w:val="center"/>
              <w:rPr>
                <w:sz w:val="20"/>
              </w:rPr>
            </w:pPr>
          </w:p>
        </w:tc>
      </w:tr>
    </w:tbl>
    <w:p w14:paraId="3D0CFCCA" w14:textId="77777777" w:rsidR="00F25BF8" w:rsidRPr="00F25BF8" w:rsidRDefault="00F25BF8" w:rsidP="00F25BF8">
      <w:pPr>
        <w:spacing w:after="0" w:line="240" w:lineRule="auto"/>
        <w:contextualSpacing/>
        <w:rPr>
          <w:rFonts w:eastAsia="SimSun"/>
        </w:rPr>
      </w:pPr>
    </w:p>
    <w:tbl>
      <w:tblPr>
        <w:tblStyle w:val="TableGrid2"/>
        <w:tblW w:w="5398" w:type="dxa"/>
        <w:jc w:val="center"/>
        <w:tblCellMar>
          <w:left w:w="29" w:type="dxa"/>
          <w:right w:w="29" w:type="dxa"/>
        </w:tblCellMar>
        <w:tblLook w:val="04A0" w:firstRow="1" w:lastRow="0" w:firstColumn="1" w:lastColumn="0" w:noHBand="0" w:noVBand="1"/>
      </w:tblPr>
      <w:tblGrid>
        <w:gridCol w:w="5398"/>
      </w:tblGrid>
      <w:tr w:rsidR="00F25BF8" w:rsidRPr="00F25BF8" w14:paraId="69BFB991" w14:textId="77777777" w:rsidTr="00F25BF8">
        <w:trPr>
          <w:jc w:val="center"/>
        </w:trPr>
        <w:tc>
          <w:tcPr>
            <w:tcW w:w="5398" w:type="dxa"/>
          </w:tcPr>
          <w:p w14:paraId="364AAC46" w14:textId="77777777" w:rsidR="00F25BF8" w:rsidRPr="00F25BF8" w:rsidRDefault="00F25BF8" w:rsidP="00F25BF8">
            <w:pPr>
              <w:kinsoku w:val="0"/>
              <w:overflowPunct w:val="0"/>
              <w:autoSpaceDE w:val="0"/>
              <w:autoSpaceDN w:val="0"/>
              <w:adjustRightInd w:val="0"/>
              <w:contextualSpacing/>
              <w:rPr>
                <w:rFonts w:cs="Times New Roman"/>
                <w:b/>
                <w:sz w:val="20"/>
              </w:rPr>
            </w:pPr>
            <w:proofErr w:type="spellStart"/>
            <w:r w:rsidRPr="00F25BF8">
              <w:rPr>
                <w:rFonts w:cs="Times New Roman"/>
                <w:b/>
                <w:sz w:val="20"/>
              </w:rPr>
              <w:t>Likescale</w:t>
            </w:r>
            <w:proofErr w:type="spellEnd"/>
            <w:r w:rsidRPr="00F25BF8">
              <w:rPr>
                <w:rFonts w:cs="Times New Roman"/>
                <w:b/>
                <w:sz w:val="20"/>
              </w:rPr>
              <w:t xml:space="preserve"> (G17,19,21,23,25,27)</w:t>
            </w:r>
          </w:p>
        </w:tc>
      </w:tr>
      <w:tr w:rsidR="00F25BF8" w:rsidRPr="00F25BF8" w14:paraId="639FCB2D" w14:textId="77777777" w:rsidTr="00F25BF8">
        <w:trPr>
          <w:jc w:val="center"/>
        </w:trPr>
        <w:tc>
          <w:tcPr>
            <w:tcW w:w="5398" w:type="dxa"/>
          </w:tcPr>
          <w:p w14:paraId="7B3EDC1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358E7E8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3699CE8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4595BD3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1C8866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37DAE569" w14:textId="26F8304E" w:rsidR="00F25BF8" w:rsidRPr="00F25BF8" w:rsidRDefault="00F25BF8" w:rsidP="00296E2F">
            <w:pPr>
              <w:kinsoku w:val="0"/>
              <w:overflowPunct w:val="0"/>
              <w:autoSpaceDE w:val="0"/>
              <w:autoSpaceDN w:val="0"/>
              <w:adjustRightInd w:val="0"/>
              <w:contextualSpacing/>
              <w:rPr>
                <w:rFonts w:cs="Times New Roman"/>
                <w:sz w:val="20"/>
              </w:rPr>
            </w:pPr>
            <w:r w:rsidRPr="00F25BF8">
              <w:rPr>
                <w:rFonts w:cs="Times New Roman"/>
                <w:sz w:val="20"/>
              </w:rPr>
              <w:t>7=</w:t>
            </w:r>
            <w:r w:rsidR="00296E2F">
              <w:rPr>
                <w:rFonts w:cs="Times New Roman"/>
                <w:sz w:val="20"/>
              </w:rPr>
              <w:t>Prefer not</w:t>
            </w:r>
            <w:r w:rsidRPr="00F25BF8">
              <w:rPr>
                <w:rFonts w:cs="Times New Roman"/>
                <w:sz w:val="20"/>
              </w:rPr>
              <w:t xml:space="preserve"> to answer</w:t>
            </w:r>
          </w:p>
        </w:tc>
      </w:tr>
    </w:tbl>
    <w:p w14:paraId="04427BFB" w14:textId="77777777" w:rsidR="00F25BF8" w:rsidRPr="00F25BF8" w:rsidRDefault="00F25BF8" w:rsidP="00F25BF8">
      <w:pPr>
        <w:spacing w:after="0" w:line="240" w:lineRule="auto"/>
        <w:contextualSpacing/>
        <w:rPr>
          <w:rFonts w:eastAsia="SimSun"/>
        </w:rPr>
      </w:pPr>
    </w:p>
    <w:p w14:paraId="059AFE9D" w14:textId="77777777" w:rsidR="00F25BF8" w:rsidRPr="00F25BF8" w:rsidRDefault="00F25BF8" w:rsidP="00F25BF8">
      <w:pPr>
        <w:spacing w:after="0" w:line="240" w:lineRule="auto"/>
        <w:contextualSpacing/>
        <w:rPr>
          <w:rFonts w:eastAsia="SimSun"/>
        </w:rPr>
      </w:pPr>
      <w:r w:rsidRPr="00F25BF8">
        <w:rPr>
          <w:rFonts w:eastAsia="SimSun"/>
        </w:rPr>
        <w:br w:type="page"/>
      </w:r>
    </w:p>
    <w:p w14:paraId="262689E1"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2F844319" w14:textId="77777777" w:rsidR="00F25BF8" w:rsidRPr="00F25BF8" w:rsidRDefault="00F25BF8" w:rsidP="00F25BF8">
      <w:pPr>
        <w:spacing w:after="0" w:line="240" w:lineRule="auto"/>
        <w:contextualSpacing/>
        <w:rPr>
          <w:rFonts w:eastAsia="SimSun"/>
        </w:rPr>
      </w:pPr>
    </w:p>
    <w:tbl>
      <w:tblPr>
        <w:tblStyle w:val="TableGrid2"/>
        <w:tblW w:w="15338" w:type="dxa"/>
        <w:jc w:val="center"/>
        <w:tblLayout w:type="fixed"/>
        <w:tblCellMar>
          <w:left w:w="29" w:type="dxa"/>
          <w:right w:w="29" w:type="dxa"/>
        </w:tblCellMar>
        <w:tblLook w:val="04A0" w:firstRow="1" w:lastRow="0" w:firstColumn="1" w:lastColumn="0" w:noHBand="0" w:noVBand="1"/>
      </w:tblPr>
      <w:tblGrid>
        <w:gridCol w:w="492"/>
        <w:gridCol w:w="1303"/>
        <w:gridCol w:w="2383"/>
        <w:gridCol w:w="1080"/>
        <w:gridCol w:w="1080"/>
        <w:gridCol w:w="1080"/>
        <w:gridCol w:w="1080"/>
        <w:gridCol w:w="1280"/>
        <w:gridCol w:w="1000"/>
        <w:gridCol w:w="1080"/>
        <w:gridCol w:w="1280"/>
        <w:gridCol w:w="1120"/>
        <w:gridCol w:w="1080"/>
      </w:tblGrid>
      <w:tr w:rsidR="00F25BF8" w:rsidRPr="00F25BF8" w14:paraId="72869813" w14:textId="77777777" w:rsidTr="00F25BF8">
        <w:trPr>
          <w:trHeight w:val="244"/>
          <w:jc w:val="center"/>
        </w:trPr>
        <w:tc>
          <w:tcPr>
            <w:tcW w:w="492" w:type="dxa"/>
            <w:vMerge w:val="restart"/>
          </w:tcPr>
          <w:p w14:paraId="000EDF11" w14:textId="77777777" w:rsidR="00F25BF8" w:rsidRPr="00F25BF8" w:rsidRDefault="00F25BF8" w:rsidP="00F25BF8">
            <w:pPr>
              <w:contextualSpacing/>
              <w:jc w:val="center"/>
              <w:rPr>
                <w:sz w:val="20"/>
              </w:rPr>
            </w:pPr>
            <w:r w:rsidRPr="00F25BF8">
              <w:rPr>
                <w:sz w:val="20"/>
              </w:rPr>
              <w:t>Field</w:t>
            </w:r>
          </w:p>
        </w:tc>
        <w:tc>
          <w:tcPr>
            <w:tcW w:w="1303" w:type="dxa"/>
            <w:vMerge w:val="restart"/>
          </w:tcPr>
          <w:p w14:paraId="55903F8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 name</w:t>
            </w:r>
          </w:p>
        </w:tc>
        <w:tc>
          <w:tcPr>
            <w:tcW w:w="2383" w:type="dxa"/>
            <w:vMerge w:val="restart"/>
            <w:vAlign w:val="center"/>
          </w:tcPr>
          <w:p w14:paraId="19E117C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H1. Have you ever experienced a land dispute on this </w:t>
            </w:r>
            <w:commentRangeStart w:id="62"/>
            <w:r w:rsidRPr="00F25BF8">
              <w:rPr>
                <w:rFonts w:cs="Times New Roman"/>
                <w:sz w:val="20"/>
              </w:rPr>
              <w:t>field</w:t>
            </w:r>
            <w:commentRangeEnd w:id="62"/>
            <w:r w:rsidR="00A31AD1">
              <w:rPr>
                <w:rStyle w:val="CommentReference"/>
                <w:rFonts w:eastAsiaTheme="minorHAnsi"/>
              </w:rPr>
              <w:commentReference w:id="62"/>
            </w:r>
            <w:r w:rsidRPr="00F25BF8">
              <w:rPr>
                <w:rFonts w:cs="Times New Roman"/>
                <w:sz w:val="20"/>
              </w:rPr>
              <w:t>?</w:t>
            </w:r>
          </w:p>
          <w:p w14:paraId="6B59DB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 dispute is defined as a confrontation that is either long and drawn out, led to violence or property destruction, or required the involvement of a third party to resolve.)</w:t>
            </w:r>
          </w:p>
          <w:p w14:paraId="713C00C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25F7DC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0D8588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6C8B118" w14:textId="77777777" w:rsidR="00F25BF8" w:rsidRPr="00F25BF8" w:rsidRDefault="00F25BF8" w:rsidP="00F25BF8">
            <w:pPr>
              <w:contextualSpacing/>
              <w:jc w:val="center"/>
              <w:rPr>
                <w:rFonts w:cs="Times New Roman"/>
                <w:sz w:val="20"/>
              </w:rPr>
            </w:pPr>
            <w:r w:rsidRPr="00F25BF8">
              <w:rPr>
                <w:rFonts w:cs="Times New Roman"/>
                <w:sz w:val="20"/>
              </w:rPr>
              <w:t>999=Prefer not to respond</w:t>
            </w:r>
          </w:p>
          <w:p w14:paraId="0C3ECA3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H.24</w:t>
            </w:r>
          </w:p>
        </w:tc>
        <w:tc>
          <w:tcPr>
            <w:tcW w:w="1080" w:type="dxa"/>
            <w:vMerge w:val="restart"/>
            <w:vAlign w:val="center"/>
          </w:tcPr>
          <w:p w14:paraId="5FDFD05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H2. In the past 3 years, how many land disputes have you experienced on this field?</w:t>
            </w:r>
          </w:p>
        </w:tc>
        <w:tc>
          <w:tcPr>
            <w:tcW w:w="10080" w:type="dxa"/>
            <w:gridSpan w:val="9"/>
            <w:vAlign w:val="center"/>
          </w:tcPr>
          <w:p w14:paraId="2848237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For each type of dispute listed below, indicate the number of disputes you experienced on this field over the past 3 years (including those which have already been resolved)</w:t>
            </w:r>
          </w:p>
        </w:tc>
      </w:tr>
      <w:tr w:rsidR="00F25BF8" w:rsidRPr="00F25BF8" w14:paraId="20F954F5" w14:textId="77777777" w:rsidTr="00F25BF8">
        <w:trPr>
          <w:trHeight w:val="244"/>
          <w:jc w:val="center"/>
        </w:trPr>
        <w:tc>
          <w:tcPr>
            <w:tcW w:w="492" w:type="dxa"/>
            <w:vMerge/>
          </w:tcPr>
          <w:p w14:paraId="3085020C" w14:textId="77777777" w:rsidR="00F25BF8" w:rsidRPr="00F25BF8" w:rsidRDefault="00F25BF8" w:rsidP="00F25BF8">
            <w:pPr>
              <w:contextualSpacing/>
              <w:jc w:val="center"/>
              <w:rPr>
                <w:sz w:val="20"/>
              </w:rPr>
            </w:pPr>
          </w:p>
        </w:tc>
        <w:tc>
          <w:tcPr>
            <w:tcW w:w="1303" w:type="dxa"/>
            <w:vMerge/>
          </w:tcPr>
          <w:p w14:paraId="79AC449F" w14:textId="77777777" w:rsidR="00F25BF8" w:rsidRPr="00F25BF8" w:rsidRDefault="00F25BF8" w:rsidP="00F25BF8">
            <w:pPr>
              <w:contextualSpacing/>
              <w:jc w:val="center"/>
              <w:rPr>
                <w:sz w:val="20"/>
              </w:rPr>
            </w:pPr>
          </w:p>
        </w:tc>
        <w:tc>
          <w:tcPr>
            <w:tcW w:w="2383" w:type="dxa"/>
            <w:vMerge/>
          </w:tcPr>
          <w:p w14:paraId="60D185C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6106844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Align w:val="center"/>
          </w:tcPr>
          <w:p w14:paraId="520E69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H3. boundary</w:t>
            </w:r>
          </w:p>
        </w:tc>
        <w:tc>
          <w:tcPr>
            <w:tcW w:w="1080" w:type="dxa"/>
            <w:vAlign w:val="center"/>
          </w:tcPr>
          <w:p w14:paraId="0DFA99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H4. inheritance</w:t>
            </w:r>
          </w:p>
        </w:tc>
        <w:tc>
          <w:tcPr>
            <w:tcW w:w="1080" w:type="dxa"/>
            <w:vAlign w:val="center"/>
          </w:tcPr>
          <w:p w14:paraId="61D8EB0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H5. renting</w:t>
            </w:r>
          </w:p>
        </w:tc>
        <w:tc>
          <w:tcPr>
            <w:tcW w:w="1280" w:type="dxa"/>
            <w:vAlign w:val="center"/>
          </w:tcPr>
          <w:p w14:paraId="59BE531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H6. land reallocation</w:t>
            </w:r>
          </w:p>
        </w:tc>
        <w:tc>
          <w:tcPr>
            <w:tcW w:w="1000" w:type="dxa"/>
            <w:vAlign w:val="center"/>
          </w:tcPr>
          <w:p w14:paraId="7587C0B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H7. seasonal livestock grazing</w:t>
            </w:r>
          </w:p>
        </w:tc>
        <w:tc>
          <w:tcPr>
            <w:tcW w:w="1080" w:type="dxa"/>
            <w:vAlign w:val="center"/>
          </w:tcPr>
          <w:p w14:paraId="73F8773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H8. cutting of trees</w:t>
            </w:r>
          </w:p>
        </w:tc>
        <w:tc>
          <w:tcPr>
            <w:tcW w:w="1280" w:type="dxa"/>
            <w:vAlign w:val="center"/>
          </w:tcPr>
          <w:p w14:paraId="1E02008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H9. tree ownership</w:t>
            </w:r>
          </w:p>
        </w:tc>
        <w:tc>
          <w:tcPr>
            <w:tcW w:w="1120" w:type="dxa"/>
            <w:vAlign w:val="center"/>
          </w:tcPr>
          <w:p w14:paraId="4DDBE2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H10. fires and burning</w:t>
            </w:r>
          </w:p>
        </w:tc>
        <w:tc>
          <w:tcPr>
            <w:tcW w:w="1080" w:type="dxa"/>
            <w:vAlign w:val="center"/>
          </w:tcPr>
          <w:p w14:paraId="077B51A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H11. fencing</w:t>
            </w:r>
          </w:p>
        </w:tc>
      </w:tr>
      <w:tr w:rsidR="00F25BF8" w:rsidRPr="00F25BF8" w14:paraId="46DC689A" w14:textId="77777777" w:rsidTr="00F25BF8">
        <w:trPr>
          <w:trHeight w:val="20"/>
          <w:jc w:val="center"/>
        </w:trPr>
        <w:tc>
          <w:tcPr>
            <w:tcW w:w="492" w:type="dxa"/>
          </w:tcPr>
          <w:p w14:paraId="183CFF3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03" w:type="dxa"/>
          </w:tcPr>
          <w:p w14:paraId="7716B98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f_nickname</w:t>
            </w:r>
            <w:proofErr w:type="spellEnd"/>
          </w:p>
        </w:tc>
        <w:tc>
          <w:tcPr>
            <w:tcW w:w="2383" w:type="dxa"/>
            <w:vAlign w:val="center"/>
          </w:tcPr>
          <w:p w14:paraId="3DD7D81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sectionhdispute</w:t>
            </w:r>
            <w:proofErr w:type="spellEnd"/>
          </w:p>
        </w:tc>
        <w:tc>
          <w:tcPr>
            <w:tcW w:w="1080" w:type="dxa"/>
            <w:vAlign w:val="center"/>
          </w:tcPr>
          <w:p w14:paraId="1C88D93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disputecount</w:t>
            </w:r>
            <w:proofErr w:type="spellEnd"/>
          </w:p>
        </w:tc>
        <w:tc>
          <w:tcPr>
            <w:tcW w:w="1080" w:type="dxa"/>
            <w:vAlign w:val="center"/>
          </w:tcPr>
          <w:p w14:paraId="490219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boundarydispute</w:t>
            </w:r>
            <w:proofErr w:type="spellEnd"/>
          </w:p>
        </w:tc>
        <w:tc>
          <w:tcPr>
            <w:tcW w:w="1080" w:type="dxa"/>
            <w:vAlign w:val="center"/>
          </w:tcPr>
          <w:p w14:paraId="7095590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inheritancedispute</w:t>
            </w:r>
            <w:proofErr w:type="spellEnd"/>
          </w:p>
        </w:tc>
        <w:tc>
          <w:tcPr>
            <w:tcW w:w="1080" w:type="dxa"/>
            <w:vAlign w:val="center"/>
          </w:tcPr>
          <w:p w14:paraId="2C84A4B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rentdispute</w:t>
            </w:r>
            <w:proofErr w:type="spellEnd"/>
          </w:p>
        </w:tc>
        <w:tc>
          <w:tcPr>
            <w:tcW w:w="1280" w:type="dxa"/>
            <w:vAlign w:val="center"/>
          </w:tcPr>
          <w:p w14:paraId="77AF545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landreallocatedispute</w:t>
            </w:r>
            <w:proofErr w:type="spellEnd"/>
          </w:p>
        </w:tc>
        <w:tc>
          <w:tcPr>
            <w:tcW w:w="1000" w:type="dxa"/>
            <w:vAlign w:val="center"/>
          </w:tcPr>
          <w:p w14:paraId="1C43B4B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grazedispute</w:t>
            </w:r>
            <w:proofErr w:type="spellEnd"/>
          </w:p>
        </w:tc>
        <w:tc>
          <w:tcPr>
            <w:tcW w:w="1080" w:type="dxa"/>
            <w:vAlign w:val="center"/>
          </w:tcPr>
          <w:p w14:paraId="6C77ECE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treecutdispute</w:t>
            </w:r>
            <w:proofErr w:type="spellEnd"/>
          </w:p>
        </w:tc>
        <w:tc>
          <w:tcPr>
            <w:tcW w:w="1280" w:type="dxa"/>
            <w:vAlign w:val="center"/>
          </w:tcPr>
          <w:p w14:paraId="4FC8246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treeowndispute</w:t>
            </w:r>
            <w:proofErr w:type="spellEnd"/>
          </w:p>
        </w:tc>
        <w:tc>
          <w:tcPr>
            <w:tcW w:w="1120" w:type="dxa"/>
            <w:vAlign w:val="center"/>
          </w:tcPr>
          <w:p w14:paraId="4C2925C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firedispute</w:t>
            </w:r>
            <w:proofErr w:type="spellEnd"/>
          </w:p>
        </w:tc>
        <w:tc>
          <w:tcPr>
            <w:tcW w:w="1080" w:type="dxa"/>
            <w:vAlign w:val="center"/>
          </w:tcPr>
          <w:p w14:paraId="619C5E5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fencedispute</w:t>
            </w:r>
            <w:proofErr w:type="spellEnd"/>
          </w:p>
        </w:tc>
      </w:tr>
      <w:tr w:rsidR="00F25BF8" w:rsidRPr="00F25BF8" w14:paraId="45592367" w14:textId="77777777" w:rsidTr="00F25BF8">
        <w:trPr>
          <w:trHeight w:val="20"/>
          <w:jc w:val="center"/>
        </w:trPr>
        <w:tc>
          <w:tcPr>
            <w:tcW w:w="492" w:type="dxa"/>
          </w:tcPr>
          <w:p w14:paraId="10A5C7D8" w14:textId="77777777" w:rsidR="00F25BF8" w:rsidRPr="00F25BF8" w:rsidRDefault="00F25BF8" w:rsidP="00F25BF8">
            <w:pPr>
              <w:contextualSpacing/>
              <w:jc w:val="center"/>
              <w:rPr>
                <w:sz w:val="20"/>
              </w:rPr>
            </w:pPr>
            <w:r w:rsidRPr="00F25BF8">
              <w:rPr>
                <w:sz w:val="20"/>
              </w:rPr>
              <w:t>1</w:t>
            </w:r>
          </w:p>
        </w:tc>
        <w:tc>
          <w:tcPr>
            <w:tcW w:w="1303" w:type="dxa"/>
          </w:tcPr>
          <w:p w14:paraId="42F07286" w14:textId="77777777" w:rsidR="00F25BF8" w:rsidRPr="00F25BF8" w:rsidRDefault="00F25BF8" w:rsidP="00F25BF8">
            <w:pPr>
              <w:contextualSpacing/>
              <w:jc w:val="center"/>
            </w:pPr>
          </w:p>
        </w:tc>
        <w:tc>
          <w:tcPr>
            <w:tcW w:w="2383" w:type="dxa"/>
          </w:tcPr>
          <w:p w14:paraId="1D665C58" w14:textId="77777777" w:rsidR="00F25BF8" w:rsidRPr="00F25BF8" w:rsidRDefault="00F25BF8" w:rsidP="00F25BF8">
            <w:pPr>
              <w:contextualSpacing/>
              <w:jc w:val="center"/>
            </w:pPr>
          </w:p>
        </w:tc>
        <w:tc>
          <w:tcPr>
            <w:tcW w:w="1080" w:type="dxa"/>
          </w:tcPr>
          <w:p w14:paraId="7AF15164" w14:textId="77777777" w:rsidR="00F25BF8" w:rsidRPr="00F25BF8" w:rsidRDefault="00F25BF8" w:rsidP="00F25BF8">
            <w:pPr>
              <w:contextualSpacing/>
              <w:jc w:val="center"/>
            </w:pPr>
          </w:p>
        </w:tc>
        <w:tc>
          <w:tcPr>
            <w:tcW w:w="1080" w:type="dxa"/>
          </w:tcPr>
          <w:p w14:paraId="16CC56BA" w14:textId="77777777" w:rsidR="00F25BF8" w:rsidRPr="00F25BF8" w:rsidRDefault="00F25BF8" w:rsidP="00F25BF8">
            <w:pPr>
              <w:contextualSpacing/>
              <w:jc w:val="center"/>
            </w:pPr>
          </w:p>
        </w:tc>
        <w:tc>
          <w:tcPr>
            <w:tcW w:w="1080" w:type="dxa"/>
          </w:tcPr>
          <w:p w14:paraId="3827D88A" w14:textId="77777777" w:rsidR="00F25BF8" w:rsidRPr="00F25BF8" w:rsidRDefault="00F25BF8" w:rsidP="00F25BF8">
            <w:pPr>
              <w:contextualSpacing/>
              <w:jc w:val="center"/>
            </w:pPr>
          </w:p>
        </w:tc>
        <w:tc>
          <w:tcPr>
            <w:tcW w:w="1080" w:type="dxa"/>
          </w:tcPr>
          <w:p w14:paraId="6BAAFE19" w14:textId="77777777" w:rsidR="00F25BF8" w:rsidRPr="00F25BF8" w:rsidRDefault="00F25BF8" w:rsidP="00F25BF8">
            <w:pPr>
              <w:contextualSpacing/>
              <w:jc w:val="center"/>
            </w:pPr>
          </w:p>
        </w:tc>
        <w:tc>
          <w:tcPr>
            <w:tcW w:w="1280" w:type="dxa"/>
          </w:tcPr>
          <w:p w14:paraId="19E2E85D" w14:textId="77777777" w:rsidR="00F25BF8" w:rsidRPr="00F25BF8" w:rsidRDefault="00F25BF8" w:rsidP="00F25BF8">
            <w:pPr>
              <w:contextualSpacing/>
              <w:jc w:val="center"/>
            </w:pPr>
          </w:p>
        </w:tc>
        <w:tc>
          <w:tcPr>
            <w:tcW w:w="1000" w:type="dxa"/>
          </w:tcPr>
          <w:p w14:paraId="30F90530" w14:textId="77777777" w:rsidR="00F25BF8" w:rsidRPr="00F25BF8" w:rsidRDefault="00F25BF8" w:rsidP="00F25BF8">
            <w:pPr>
              <w:contextualSpacing/>
              <w:jc w:val="center"/>
            </w:pPr>
          </w:p>
        </w:tc>
        <w:tc>
          <w:tcPr>
            <w:tcW w:w="1080" w:type="dxa"/>
          </w:tcPr>
          <w:p w14:paraId="5C48CE43" w14:textId="77777777" w:rsidR="00F25BF8" w:rsidRPr="00F25BF8" w:rsidRDefault="00F25BF8" w:rsidP="00F25BF8">
            <w:pPr>
              <w:contextualSpacing/>
              <w:jc w:val="center"/>
            </w:pPr>
          </w:p>
        </w:tc>
        <w:tc>
          <w:tcPr>
            <w:tcW w:w="1280" w:type="dxa"/>
          </w:tcPr>
          <w:p w14:paraId="701DD9A5" w14:textId="77777777" w:rsidR="00F25BF8" w:rsidRPr="00F25BF8" w:rsidRDefault="00F25BF8" w:rsidP="00F25BF8">
            <w:pPr>
              <w:contextualSpacing/>
              <w:jc w:val="center"/>
            </w:pPr>
          </w:p>
        </w:tc>
        <w:tc>
          <w:tcPr>
            <w:tcW w:w="1120" w:type="dxa"/>
          </w:tcPr>
          <w:p w14:paraId="44339211" w14:textId="77777777" w:rsidR="00F25BF8" w:rsidRPr="00F25BF8" w:rsidRDefault="00F25BF8" w:rsidP="00F25BF8">
            <w:pPr>
              <w:contextualSpacing/>
              <w:jc w:val="center"/>
            </w:pPr>
          </w:p>
        </w:tc>
        <w:tc>
          <w:tcPr>
            <w:tcW w:w="1080" w:type="dxa"/>
          </w:tcPr>
          <w:p w14:paraId="09776B39" w14:textId="77777777" w:rsidR="00F25BF8" w:rsidRPr="00F25BF8" w:rsidRDefault="00F25BF8" w:rsidP="00F25BF8">
            <w:pPr>
              <w:contextualSpacing/>
              <w:jc w:val="center"/>
            </w:pPr>
          </w:p>
        </w:tc>
      </w:tr>
      <w:tr w:rsidR="00F25BF8" w:rsidRPr="00F25BF8" w14:paraId="67EEFB1B" w14:textId="77777777" w:rsidTr="00F25BF8">
        <w:trPr>
          <w:trHeight w:val="20"/>
          <w:jc w:val="center"/>
        </w:trPr>
        <w:tc>
          <w:tcPr>
            <w:tcW w:w="492" w:type="dxa"/>
          </w:tcPr>
          <w:p w14:paraId="07AFFB04" w14:textId="77777777" w:rsidR="00F25BF8" w:rsidRPr="00F25BF8" w:rsidRDefault="00F25BF8" w:rsidP="00F25BF8">
            <w:pPr>
              <w:contextualSpacing/>
              <w:jc w:val="center"/>
              <w:rPr>
                <w:sz w:val="20"/>
              </w:rPr>
            </w:pPr>
            <w:r w:rsidRPr="00F25BF8">
              <w:rPr>
                <w:sz w:val="20"/>
              </w:rPr>
              <w:t>2</w:t>
            </w:r>
          </w:p>
        </w:tc>
        <w:tc>
          <w:tcPr>
            <w:tcW w:w="1303" w:type="dxa"/>
          </w:tcPr>
          <w:p w14:paraId="053D7EB5" w14:textId="77777777" w:rsidR="00F25BF8" w:rsidRPr="00F25BF8" w:rsidRDefault="00F25BF8" w:rsidP="00F25BF8">
            <w:pPr>
              <w:contextualSpacing/>
              <w:jc w:val="center"/>
            </w:pPr>
          </w:p>
        </w:tc>
        <w:tc>
          <w:tcPr>
            <w:tcW w:w="2383" w:type="dxa"/>
          </w:tcPr>
          <w:p w14:paraId="2332865A" w14:textId="77777777" w:rsidR="00F25BF8" w:rsidRPr="00F25BF8" w:rsidRDefault="00F25BF8" w:rsidP="00F25BF8">
            <w:pPr>
              <w:contextualSpacing/>
              <w:jc w:val="center"/>
            </w:pPr>
          </w:p>
        </w:tc>
        <w:tc>
          <w:tcPr>
            <w:tcW w:w="1080" w:type="dxa"/>
          </w:tcPr>
          <w:p w14:paraId="6458DEB2" w14:textId="77777777" w:rsidR="00F25BF8" w:rsidRPr="00F25BF8" w:rsidRDefault="00F25BF8" w:rsidP="00F25BF8">
            <w:pPr>
              <w:contextualSpacing/>
              <w:jc w:val="center"/>
            </w:pPr>
          </w:p>
        </w:tc>
        <w:tc>
          <w:tcPr>
            <w:tcW w:w="1080" w:type="dxa"/>
          </w:tcPr>
          <w:p w14:paraId="40642EC0" w14:textId="77777777" w:rsidR="00F25BF8" w:rsidRPr="00F25BF8" w:rsidRDefault="00F25BF8" w:rsidP="00F25BF8">
            <w:pPr>
              <w:contextualSpacing/>
              <w:jc w:val="center"/>
            </w:pPr>
          </w:p>
        </w:tc>
        <w:tc>
          <w:tcPr>
            <w:tcW w:w="1080" w:type="dxa"/>
          </w:tcPr>
          <w:p w14:paraId="5E625EA7" w14:textId="77777777" w:rsidR="00F25BF8" w:rsidRPr="00F25BF8" w:rsidRDefault="00F25BF8" w:rsidP="00F25BF8">
            <w:pPr>
              <w:contextualSpacing/>
              <w:jc w:val="center"/>
            </w:pPr>
          </w:p>
        </w:tc>
        <w:tc>
          <w:tcPr>
            <w:tcW w:w="1080" w:type="dxa"/>
          </w:tcPr>
          <w:p w14:paraId="7ED623E0" w14:textId="77777777" w:rsidR="00F25BF8" w:rsidRPr="00F25BF8" w:rsidRDefault="00F25BF8" w:rsidP="00F25BF8">
            <w:pPr>
              <w:contextualSpacing/>
              <w:jc w:val="center"/>
            </w:pPr>
          </w:p>
        </w:tc>
        <w:tc>
          <w:tcPr>
            <w:tcW w:w="1280" w:type="dxa"/>
          </w:tcPr>
          <w:p w14:paraId="782B4833" w14:textId="77777777" w:rsidR="00F25BF8" w:rsidRPr="00F25BF8" w:rsidRDefault="00F25BF8" w:rsidP="00F25BF8">
            <w:pPr>
              <w:contextualSpacing/>
              <w:jc w:val="center"/>
            </w:pPr>
          </w:p>
        </w:tc>
        <w:tc>
          <w:tcPr>
            <w:tcW w:w="1000" w:type="dxa"/>
          </w:tcPr>
          <w:p w14:paraId="2F7DC83C" w14:textId="77777777" w:rsidR="00F25BF8" w:rsidRPr="00F25BF8" w:rsidRDefault="00F25BF8" w:rsidP="00F25BF8">
            <w:pPr>
              <w:contextualSpacing/>
              <w:jc w:val="center"/>
            </w:pPr>
          </w:p>
        </w:tc>
        <w:tc>
          <w:tcPr>
            <w:tcW w:w="1080" w:type="dxa"/>
          </w:tcPr>
          <w:p w14:paraId="07777B72" w14:textId="77777777" w:rsidR="00F25BF8" w:rsidRPr="00F25BF8" w:rsidRDefault="00F25BF8" w:rsidP="00F25BF8">
            <w:pPr>
              <w:contextualSpacing/>
              <w:jc w:val="center"/>
            </w:pPr>
          </w:p>
        </w:tc>
        <w:tc>
          <w:tcPr>
            <w:tcW w:w="1280" w:type="dxa"/>
          </w:tcPr>
          <w:p w14:paraId="0DC76922" w14:textId="77777777" w:rsidR="00F25BF8" w:rsidRPr="00F25BF8" w:rsidRDefault="00F25BF8" w:rsidP="00F25BF8">
            <w:pPr>
              <w:contextualSpacing/>
              <w:jc w:val="center"/>
            </w:pPr>
          </w:p>
        </w:tc>
        <w:tc>
          <w:tcPr>
            <w:tcW w:w="1120" w:type="dxa"/>
          </w:tcPr>
          <w:p w14:paraId="3618F0FA" w14:textId="77777777" w:rsidR="00F25BF8" w:rsidRPr="00F25BF8" w:rsidRDefault="00F25BF8" w:rsidP="00F25BF8">
            <w:pPr>
              <w:contextualSpacing/>
              <w:jc w:val="center"/>
            </w:pPr>
          </w:p>
        </w:tc>
        <w:tc>
          <w:tcPr>
            <w:tcW w:w="1080" w:type="dxa"/>
          </w:tcPr>
          <w:p w14:paraId="75E1866D" w14:textId="77777777" w:rsidR="00F25BF8" w:rsidRPr="00F25BF8" w:rsidRDefault="00F25BF8" w:rsidP="00F25BF8">
            <w:pPr>
              <w:contextualSpacing/>
              <w:jc w:val="center"/>
            </w:pPr>
          </w:p>
        </w:tc>
      </w:tr>
      <w:tr w:rsidR="00F25BF8" w:rsidRPr="00F25BF8" w14:paraId="26A797D9" w14:textId="77777777" w:rsidTr="00F25BF8">
        <w:trPr>
          <w:trHeight w:val="20"/>
          <w:jc w:val="center"/>
        </w:trPr>
        <w:tc>
          <w:tcPr>
            <w:tcW w:w="492" w:type="dxa"/>
          </w:tcPr>
          <w:p w14:paraId="56243038" w14:textId="77777777" w:rsidR="00F25BF8" w:rsidRPr="00F25BF8" w:rsidRDefault="00F25BF8" w:rsidP="00F25BF8">
            <w:pPr>
              <w:contextualSpacing/>
              <w:jc w:val="center"/>
              <w:rPr>
                <w:sz w:val="20"/>
              </w:rPr>
            </w:pPr>
            <w:r w:rsidRPr="00F25BF8">
              <w:rPr>
                <w:sz w:val="20"/>
              </w:rPr>
              <w:t>3</w:t>
            </w:r>
          </w:p>
        </w:tc>
        <w:tc>
          <w:tcPr>
            <w:tcW w:w="1303" w:type="dxa"/>
          </w:tcPr>
          <w:p w14:paraId="455AC662" w14:textId="77777777" w:rsidR="00F25BF8" w:rsidRPr="00F25BF8" w:rsidRDefault="00F25BF8" w:rsidP="00F25BF8">
            <w:pPr>
              <w:contextualSpacing/>
              <w:jc w:val="center"/>
            </w:pPr>
          </w:p>
        </w:tc>
        <w:tc>
          <w:tcPr>
            <w:tcW w:w="2383" w:type="dxa"/>
          </w:tcPr>
          <w:p w14:paraId="467988F9" w14:textId="77777777" w:rsidR="00F25BF8" w:rsidRPr="00F25BF8" w:rsidRDefault="00F25BF8" w:rsidP="00F25BF8">
            <w:pPr>
              <w:contextualSpacing/>
              <w:jc w:val="center"/>
            </w:pPr>
          </w:p>
        </w:tc>
        <w:tc>
          <w:tcPr>
            <w:tcW w:w="1080" w:type="dxa"/>
          </w:tcPr>
          <w:p w14:paraId="3F889D76" w14:textId="77777777" w:rsidR="00F25BF8" w:rsidRPr="00F25BF8" w:rsidRDefault="00F25BF8" w:rsidP="00F25BF8">
            <w:pPr>
              <w:contextualSpacing/>
              <w:jc w:val="center"/>
            </w:pPr>
          </w:p>
        </w:tc>
        <w:tc>
          <w:tcPr>
            <w:tcW w:w="1080" w:type="dxa"/>
          </w:tcPr>
          <w:p w14:paraId="770D8C02" w14:textId="77777777" w:rsidR="00F25BF8" w:rsidRPr="00F25BF8" w:rsidRDefault="00F25BF8" w:rsidP="00F25BF8">
            <w:pPr>
              <w:contextualSpacing/>
              <w:jc w:val="center"/>
            </w:pPr>
          </w:p>
        </w:tc>
        <w:tc>
          <w:tcPr>
            <w:tcW w:w="1080" w:type="dxa"/>
          </w:tcPr>
          <w:p w14:paraId="5DC12841" w14:textId="77777777" w:rsidR="00F25BF8" w:rsidRPr="00F25BF8" w:rsidRDefault="00F25BF8" w:rsidP="00F25BF8">
            <w:pPr>
              <w:contextualSpacing/>
              <w:jc w:val="center"/>
            </w:pPr>
          </w:p>
        </w:tc>
        <w:tc>
          <w:tcPr>
            <w:tcW w:w="1080" w:type="dxa"/>
          </w:tcPr>
          <w:p w14:paraId="56322572" w14:textId="77777777" w:rsidR="00F25BF8" w:rsidRPr="00F25BF8" w:rsidRDefault="00F25BF8" w:rsidP="00F25BF8">
            <w:pPr>
              <w:contextualSpacing/>
              <w:jc w:val="center"/>
            </w:pPr>
          </w:p>
        </w:tc>
        <w:tc>
          <w:tcPr>
            <w:tcW w:w="1280" w:type="dxa"/>
          </w:tcPr>
          <w:p w14:paraId="5CD36C77" w14:textId="77777777" w:rsidR="00F25BF8" w:rsidRPr="00F25BF8" w:rsidRDefault="00F25BF8" w:rsidP="00F25BF8">
            <w:pPr>
              <w:contextualSpacing/>
              <w:jc w:val="center"/>
            </w:pPr>
          </w:p>
        </w:tc>
        <w:tc>
          <w:tcPr>
            <w:tcW w:w="1000" w:type="dxa"/>
          </w:tcPr>
          <w:p w14:paraId="35F4FA35" w14:textId="77777777" w:rsidR="00F25BF8" w:rsidRPr="00F25BF8" w:rsidRDefault="00F25BF8" w:rsidP="00F25BF8">
            <w:pPr>
              <w:contextualSpacing/>
              <w:jc w:val="center"/>
            </w:pPr>
          </w:p>
        </w:tc>
        <w:tc>
          <w:tcPr>
            <w:tcW w:w="1080" w:type="dxa"/>
          </w:tcPr>
          <w:p w14:paraId="122F8917" w14:textId="77777777" w:rsidR="00F25BF8" w:rsidRPr="00F25BF8" w:rsidRDefault="00F25BF8" w:rsidP="00F25BF8">
            <w:pPr>
              <w:contextualSpacing/>
              <w:jc w:val="center"/>
            </w:pPr>
          </w:p>
        </w:tc>
        <w:tc>
          <w:tcPr>
            <w:tcW w:w="1280" w:type="dxa"/>
          </w:tcPr>
          <w:p w14:paraId="44AAF5EC" w14:textId="77777777" w:rsidR="00F25BF8" w:rsidRPr="00F25BF8" w:rsidRDefault="00F25BF8" w:rsidP="00F25BF8">
            <w:pPr>
              <w:contextualSpacing/>
              <w:jc w:val="center"/>
            </w:pPr>
          </w:p>
        </w:tc>
        <w:tc>
          <w:tcPr>
            <w:tcW w:w="1120" w:type="dxa"/>
          </w:tcPr>
          <w:p w14:paraId="6DA92BE8" w14:textId="77777777" w:rsidR="00F25BF8" w:rsidRPr="00F25BF8" w:rsidRDefault="00F25BF8" w:rsidP="00F25BF8">
            <w:pPr>
              <w:contextualSpacing/>
              <w:jc w:val="center"/>
            </w:pPr>
          </w:p>
        </w:tc>
        <w:tc>
          <w:tcPr>
            <w:tcW w:w="1080" w:type="dxa"/>
          </w:tcPr>
          <w:p w14:paraId="0E0666EF" w14:textId="77777777" w:rsidR="00F25BF8" w:rsidRPr="00F25BF8" w:rsidRDefault="00F25BF8" w:rsidP="00F25BF8">
            <w:pPr>
              <w:contextualSpacing/>
              <w:jc w:val="center"/>
            </w:pPr>
          </w:p>
        </w:tc>
      </w:tr>
      <w:tr w:rsidR="00F25BF8" w:rsidRPr="00F25BF8" w14:paraId="5BC3D35F" w14:textId="77777777" w:rsidTr="00F25BF8">
        <w:trPr>
          <w:trHeight w:val="20"/>
          <w:jc w:val="center"/>
        </w:trPr>
        <w:tc>
          <w:tcPr>
            <w:tcW w:w="492" w:type="dxa"/>
          </w:tcPr>
          <w:p w14:paraId="06791C14" w14:textId="77777777" w:rsidR="00F25BF8" w:rsidRPr="00F25BF8" w:rsidRDefault="00F25BF8" w:rsidP="00F25BF8">
            <w:pPr>
              <w:contextualSpacing/>
              <w:jc w:val="center"/>
              <w:rPr>
                <w:sz w:val="20"/>
              </w:rPr>
            </w:pPr>
            <w:r w:rsidRPr="00F25BF8">
              <w:rPr>
                <w:sz w:val="20"/>
              </w:rPr>
              <w:t>4</w:t>
            </w:r>
          </w:p>
        </w:tc>
        <w:tc>
          <w:tcPr>
            <w:tcW w:w="1303" w:type="dxa"/>
          </w:tcPr>
          <w:p w14:paraId="6F36E03D" w14:textId="77777777" w:rsidR="00F25BF8" w:rsidRPr="00F25BF8" w:rsidRDefault="00F25BF8" w:rsidP="00F25BF8">
            <w:pPr>
              <w:contextualSpacing/>
              <w:jc w:val="center"/>
            </w:pPr>
          </w:p>
        </w:tc>
        <w:tc>
          <w:tcPr>
            <w:tcW w:w="2383" w:type="dxa"/>
          </w:tcPr>
          <w:p w14:paraId="27456E1C" w14:textId="77777777" w:rsidR="00F25BF8" w:rsidRPr="00F25BF8" w:rsidRDefault="00F25BF8" w:rsidP="00F25BF8">
            <w:pPr>
              <w:contextualSpacing/>
              <w:jc w:val="center"/>
            </w:pPr>
          </w:p>
        </w:tc>
        <w:tc>
          <w:tcPr>
            <w:tcW w:w="1080" w:type="dxa"/>
          </w:tcPr>
          <w:p w14:paraId="2D9DFC05" w14:textId="77777777" w:rsidR="00F25BF8" w:rsidRPr="00F25BF8" w:rsidRDefault="00F25BF8" w:rsidP="00F25BF8">
            <w:pPr>
              <w:contextualSpacing/>
              <w:jc w:val="center"/>
            </w:pPr>
          </w:p>
        </w:tc>
        <w:tc>
          <w:tcPr>
            <w:tcW w:w="1080" w:type="dxa"/>
          </w:tcPr>
          <w:p w14:paraId="20DA091C" w14:textId="77777777" w:rsidR="00F25BF8" w:rsidRPr="00F25BF8" w:rsidRDefault="00F25BF8" w:rsidP="00F25BF8">
            <w:pPr>
              <w:contextualSpacing/>
              <w:jc w:val="center"/>
            </w:pPr>
          </w:p>
        </w:tc>
        <w:tc>
          <w:tcPr>
            <w:tcW w:w="1080" w:type="dxa"/>
          </w:tcPr>
          <w:p w14:paraId="679C40F9" w14:textId="77777777" w:rsidR="00F25BF8" w:rsidRPr="00F25BF8" w:rsidRDefault="00F25BF8" w:rsidP="00F25BF8">
            <w:pPr>
              <w:contextualSpacing/>
              <w:jc w:val="center"/>
            </w:pPr>
          </w:p>
        </w:tc>
        <w:tc>
          <w:tcPr>
            <w:tcW w:w="1080" w:type="dxa"/>
          </w:tcPr>
          <w:p w14:paraId="70758D6F" w14:textId="77777777" w:rsidR="00F25BF8" w:rsidRPr="00F25BF8" w:rsidRDefault="00F25BF8" w:rsidP="00F25BF8">
            <w:pPr>
              <w:contextualSpacing/>
              <w:jc w:val="center"/>
            </w:pPr>
          </w:p>
        </w:tc>
        <w:tc>
          <w:tcPr>
            <w:tcW w:w="1280" w:type="dxa"/>
          </w:tcPr>
          <w:p w14:paraId="68BFDAA0" w14:textId="77777777" w:rsidR="00F25BF8" w:rsidRPr="00F25BF8" w:rsidRDefault="00F25BF8" w:rsidP="00F25BF8">
            <w:pPr>
              <w:contextualSpacing/>
              <w:jc w:val="center"/>
            </w:pPr>
          </w:p>
        </w:tc>
        <w:tc>
          <w:tcPr>
            <w:tcW w:w="1000" w:type="dxa"/>
          </w:tcPr>
          <w:p w14:paraId="23331D58" w14:textId="77777777" w:rsidR="00F25BF8" w:rsidRPr="00F25BF8" w:rsidRDefault="00F25BF8" w:rsidP="00F25BF8">
            <w:pPr>
              <w:contextualSpacing/>
              <w:jc w:val="center"/>
            </w:pPr>
          </w:p>
        </w:tc>
        <w:tc>
          <w:tcPr>
            <w:tcW w:w="1080" w:type="dxa"/>
          </w:tcPr>
          <w:p w14:paraId="7AF97E0D" w14:textId="77777777" w:rsidR="00F25BF8" w:rsidRPr="00F25BF8" w:rsidRDefault="00F25BF8" w:rsidP="00F25BF8">
            <w:pPr>
              <w:contextualSpacing/>
              <w:jc w:val="center"/>
            </w:pPr>
          </w:p>
        </w:tc>
        <w:tc>
          <w:tcPr>
            <w:tcW w:w="1280" w:type="dxa"/>
          </w:tcPr>
          <w:p w14:paraId="5065A4B2" w14:textId="77777777" w:rsidR="00F25BF8" w:rsidRPr="00F25BF8" w:rsidRDefault="00F25BF8" w:rsidP="00F25BF8">
            <w:pPr>
              <w:contextualSpacing/>
              <w:jc w:val="center"/>
            </w:pPr>
          </w:p>
        </w:tc>
        <w:tc>
          <w:tcPr>
            <w:tcW w:w="1120" w:type="dxa"/>
          </w:tcPr>
          <w:p w14:paraId="666C10C3" w14:textId="77777777" w:rsidR="00F25BF8" w:rsidRPr="00F25BF8" w:rsidRDefault="00F25BF8" w:rsidP="00F25BF8">
            <w:pPr>
              <w:contextualSpacing/>
              <w:jc w:val="center"/>
            </w:pPr>
          </w:p>
        </w:tc>
        <w:tc>
          <w:tcPr>
            <w:tcW w:w="1080" w:type="dxa"/>
          </w:tcPr>
          <w:p w14:paraId="5ACBE959" w14:textId="77777777" w:rsidR="00F25BF8" w:rsidRPr="00F25BF8" w:rsidRDefault="00F25BF8" w:rsidP="00F25BF8">
            <w:pPr>
              <w:contextualSpacing/>
              <w:jc w:val="center"/>
            </w:pPr>
          </w:p>
        </w:tc>
      </w:tr>
      <w:tr w:rsidR="00F25BF8" w:rsidRPr="00F25BF8" w14:paraId="11BEDB59" w14:textId="77777777" w:rsidTr="00F25BF8">
        <w:trPr>
          <w:trHeight w:val="20"/>
          <w:jc w:val="center"/>
        </w:trPr>
        <w:tc>
          <w:tcPr>
            <w:tcW w:w="492" w:type="dxa"/>
          </w:tcPr>
          <w:p w14:paraId="0290CDC4" w14:textId="77777777" w:rsidR="00F25BF8" w:rsidRPr="00F25BF8" w:rsidRDefault="00F25BF8" w:rsidP="00F25BF8">
            <w:pPr>
              <w:contextualSpacing/>
              <w:jc w:val="center"/>
              <w:rPr>
                <w:sz w:val="20"/>
              </w:rPr>
            </w:pPr>
            <w:r w:rsidRPr="00F25BF8">
              <w:rPr>
                <w:sz w:val="20"/>
              </w:rPr>
              <w:t>5</w:t>
            </w:r>
          </w:p>
        </w:tc>
        <w:tc>
          <w:tcPr>
            <w:tcW w:w="1303" w:type="dxa"/>
          </w:tcPr>
          <w:p w14:paraId="08327B0C" w14:textId="77777777" w:rsidR="00F25BF8" w:rsidRPr="00F25BF8" w:rsidRDefault="00F25BF8" w:rsidP="00F25BF8">
            <w:pPr>
              <w:contextualSpacing/>
              <w:jc w:val="center"/>
            </w:pPr>
          </w:p>
        </w:tc>
        <w:tc>
          <w:tcPr>
            <w:tcW w:w="2383" w:type="dxa"/>
          </w:tcPr>
          <w:p w14:paraId="13A74099" w14:textId="77777777" w:rsidR="00F25BF8" w:rsidRPr="00F25BF8" w:rsidRDefault="00F25BF8" w:rsidP="00F25BF8">
            <w:pPr>
              <w:contextualSpacing/>
              <w:jc w:val="center"/>
            </w:pPr>
          </w:p>
        </w:tc>
        <w:tc>
          <w:tcPr>
            <w:tcW w:w="1080" w:type="dxa"/>
          </w:tcPr>
          <w:p w14:paraId="1265F1C3" w14:textId="77777777" w:rsidR="00F25BF8" w:rsidRPr="00F25BF8" w:rsidRDefault="00F25BF8" w:rsidP="00F25BF8">
            <w:pPr>
              <w:contextualSpacing/>
              <w:jc w:val="center"/>
            </w:pPr>
          </w:p>
        </w:tc>
        <w:tc>
          <w:tcPr>
            <w:tcW w:w="1080" w:type="dxa"/>
          </w:tcPr>
          <w:p w14:paraId="6BF8754E" w14:textId="77777777" w:rsidR="00F25BF8" w:rsidRPr="00F25BF8" w:rsidRDefault="00F25BF8" w:rsidP="00F25BF8">
            <w:pPr>
              <w:contextualSpacing/>
              <w:jc w:val="center"/>
            </w:pPr>
          </w:p>
        </w:tc>
        <w:tc>
          <w:tcPr>
            <w:tcW w:w="1080" w:type="dxa"/>
          </w:tcPr>
          <w:p w14:paraId="35B92104" w14:textId="77777777" w:rsidR="00F25BF8" w:rsidRPr="00F25BF8" w:rsidRDefault="00F25BF8" w:rsidP="00F25BF8">
            <w:pPr>
              <w:contextualSpacing/>
              <w:jc w:val="center"/>
            </w:pPr>
          </w:p>
        </w:tc>
        <w:tc>
          <w:tcPr>
            <w:tcW w:w="1080" w:type="dxa"/>
          </w:tcPr>
          <w:p w14:paraId="1A347970" w14:textId="77777777" w:rsidR="00F25BF8" w:rsidRPr="00F25BF8" w:rsidRDefault="00F25BF8" w:rsidP="00F25BF8">
            <w:pPr>
              <w:contextualSpacing/>
              <w:jc w:val="center"/>
            </w:pPr>
          </w:p>
        </w:tc>
        <w:tc>
          <w:tcPr>
            <w:tcW w:w="1280" w:type="dxa"/>
          </w:tcPr>
          <w:p w14:paraId="6A236F23" w14:textId="77777777" w:rsidR="00F25BF8" w:rsidRPr="00F25BF8" w:rsidRDefault="00F25BF8" w:rsidP="00F25BF8">
            <w:pPr>
              <w:contextualSpacing/>
              <w:jc w:val="center"/>
            </w:pPr>
          </w:p>
        </w:tc>
        <w:tc>
          <w:tcPr>
            <w:tcW w:w="1000" w:type="dxa"/>
          </w:tcPr>
          <w:p w14:paraId="6C6B8D6B" w14:textId="77777777" w:rsidR="00F25BF8" w:rsidRPr="00F25BF8" w:rsidRDefault="00F25BF8" w:rsidP="00F25BF8">
            <w:pPr>
              <w:contextualSpacing/>
              <w:jc w:val="center"/>
            </w:pPr>
          </w:p>
        </w:tc>
        <w:tc>
          <w:tcPr>
            <w:tcW w:w="1080" w:type="dxa"/>
          </w:tcPr>
          <w:p w14:paraId="751D3DCD" w14:textId="77777777" w:rsidR="00F25BF8" w:rsidRPr="00F25BF8" w:rsidRDefault="00F25BF8" w:rsidP="00F25BF8">
            <w:pPr>
              <w:contextualSpacing/>
              <w:jc w:val="center"/>
            </w:pPr>
          </w:p>
        </w:tc>
        <w:tc>
          <w:tcPr>
            <w:tcW w:w="1280" w:type="dxa"/>
          </w:tcPr>
          <w:p w14:paraId="7DD8CC18" w14:textId="77777777" w:rsidR="00F25BF8" w:rsidRPr="00F25BF8" w:rsidRDefault="00F25BF8" w:rsidP="00F25BF8">
            <w:pPr>
              <w:contextualSpacing/>
              <w:jc w:val="center"/>
            </w:pPr>
          </w:p>
        </w:tc>
        <w:tc>
          <w:tcPr>
            <w:tcW w:w="1120" w:type="dxa"/>
          </w:tcPr>
          <w:p w14:paraId="011AA0D8" w14:textId="77777777" w:rsidR="00F25BF8" w:rsidRPr="00F25BF8" w:rsidRDefault="00F25BF8" w:rsidP="00F25BF8">
            <w:pPr>
              <w:contextualSpacing/>
              <w:jc w:val="center"/>
            </w:pPr>
          </w:p>
        </w:tc>
        <w:tc>
          <w:tcPr>
            <w:tcW w:w="1080" w:type="dxa"/>
          </w:tcPr>
          <w:p w14:paraId="75993623" w14:textId="77777777" w:rsidR="00F25BF8" w:rsidRPr="00F25BF8" w:rsidRDefault="00F25BF8" w:rsidP="00F25BF8">
            <w:pPr>
              <w:contextualSpacing/>
              <w:jc w:val="center"/>
            </w:pPr>
          </w:p>
        </w:tc>
      </w:tr>
      <w:tr w:rsidR="00F25BF8" w:rsidRPr="00F25BF8" w14:paraId="04CE418A" w14:textId="77777777" w:rsidTr="00F25BF8">
        <w:trPr>
          <w:trHeight w:val="20"/>
          <w:jc w:val="center"/>
        </w:trPr>
        <w:tc>
          <w:tcPr>
            <w:tcW w:w="492" w:type="dxa"/>
          </w:tcPr>
          <w:p w14:paraId="61F1A34C" w14:textId="77777777" w:rsidR="00F25BF8" w:rsidRPr="00F25BF8" w:rsidRDefault="00F25BF8" w:rsidP="00F25BF8">
            <w:pPr>
              <w:contextualSpacing/>
              <w:jc w:val="center"/>
              <w:rPr>
                <w:sz w:val="20"/>
              </w:rPr>
            </w:pPr>
            <w:r w:rsidRPr="00F25BF8">
              <w:rPr>
                <w:sz w:val="20"/>
              </w:rPr>
              <w:t>6</w:t>
            </w:r>
          </w:p>
        </w:tc>
        <w:tc>
          <w:tcPr>
            <w:tcW w:w="1303" w:type="dxa"/>
          </w:tcPr>
          <w:p w14:paraId="0E127CC5" w14:textId="77777777" w:rsidR="00F25BF8" w:rsidRPr="00F25BF8" w:rsidRDefault="00F25BF8" w:rsidP="00F25BF8">
            <w:pPr>
              <w:contextualSpacing/>
              <w:jc w:val="center"/>
            </w:pPr>
          </w:p>
        </w:tc>
        <w:tc>
          <w:tcPr>
            <w:tcW w:w="2383" w:type="dxa"/>
          </w:tcPr>
          <w:p w14:paraId="76494317" w14:textId="77777777" w:rsidR="00F25BF8" w:rsidRPr="00F25BF8" w:rsidRDefault="00F25BF8" w:rsidP="00F25BF8">
            <w:pPr>
              <w:contextualSpacing/>
              <w:jc w:val="center"/>
            </w:pPr>
          </w:p>
        </w:tc>
        <w:tc>
          <w:tcPr>
            <w:tcW w:w="1080" w:type="dxa"/>
          </w:tcPr>
          <w:p w14:paraId="739FCC07" w14:textId="77777777" w:rsidR="00F25BF8" w:rsidRPr="00F25BF8" w:rsidRDefault="00F25BF8" w:rsidP="00F25BF8">
            <w:pPr>
              <w:contextualSpacing/>
              <w:jc w:val="center"/>
            </w:pPr>
          </w:p>
        </w:tc>
        <w:tc>
          <w:tcPr>
            <w:tcW w:w="1080" w:type="dxa"/>
          </w:tcPr>
          <w:p w14:paraId="5463205A" w14:textId="77777777" w:rsidR="00F25BF8" w:rsidRPr="00F25BF8" w:rsidRDefault="00F25BF8" w:rsidP="00F25BF8">
            <w:pPr>
              <w:contextualSpacing/>
              <w:jc w:val="center"/>
            </w:pPr>
          </w:p>
        </w:tc>
        <w:tc>
          <w:tcPr>
            <w:tcW w:w="1080" w:type="dxa"/>
          </w:tcPr>
          <w:p w14:paraId="79DD079D" w14:textId="77777777" w:rsidR="00F25BF8" w:rsidRPr="00F25BF8" w:rsidRDefault="00F25BF8" w:rsidP="00F25BF8">
            <w:pPr>
              <w:contextualSpacing/>
              <w:jc w:val="center"/>
            </w:pPr>
          </w:p>
        </w:tc>
        <w:tc>
          <w:tcPr>
            <w:tcW w:w="1080" w:type="dxa"/>
          </w:tcPr>
          <w:p w14:paraId="2F7A19F5" w14:textId="77777777" w:rsidR="00F25BF8" w:rsidRPr="00F25BF8" w:rsidRDefault="00F25BF8" w:rsidP="00F25BF8">
            <w:pPr>
              <w:contextualSpacing/>
              <w:jc w:val="center"/>
            </w:pPr>
          </w:p>
        </w:tc>
        <w:tc>
          <w:tcPr>
            <w:tcW w:w="1280" w:type="dxa"/>
          </w:tcPr>
          <w:p w14:paraId="7A4292A8" w14:textId="77777777" w:rsidR="00F25BF8" w:rsidRPr="00F25BF8" w:rsidRDefault="00F25BF8" w:rsidP="00F25BF8">
            <w:pPr>
              <w:contextualSpacing/>
              <w:jc w:val="center"/>
            </w:pPr>
          </w:p>
        </w:tc>
        <w:tc>
          <w:tcPr>
            <w:tcW w:w="1000" w:type="dxa"/>
          </w:tcPr>
          <w:p w14:paraId="6701423F" w14:textId="77777777" w:rsidR="00F25BF8" w:rsidRPr="00F25BF8" w:rsidRDefault="00F25BF8" w:rsidP="00F25BF8">
            <w:pPr>
              <w:contextualSpacing/>
              <w:jc w:val="center"/>
            </w:pPr>
          </w:p>
        </w:tc>
        <w:tc>
          <w:tcPr>
            <w:tcW w:w="1080" w:type="dxa"/>
          </w:tcPr>
          <w:p w14:paraId="3657579C" w14:textId="77777777" w:rsidR="00F25BF8" w:rsidRPr="00F25BF8" w:rsidRDefault="00F25BF8" w:rsidP="00F25BF8">
            <w:pPr>
              <w:contextualSpacing/>
              <w:jc w:val="center"/>
            </w:pPr>
          </w:p>
        </w:tc>
        <w:tc>
          <w:tcPr>
            <w:tcW w:w="1280" w:type="dxa"/>
          </w:tcPr>
          <w:p w14:paraId="4FC8C4A7" w14:textId="77777777" w:rsidR="00F25BF8" w:rsidRPr="00F25BF8" w:rsidRDefault="00F25BF8" w:rsidP="00F25BF8">
            <w:pPr>
              <w:contextualSpacing/>
              <w:jc w:val="center"/>
            </w:pPr>
          </w:p>
        </w:tc>
        <w:tc>
          <w:tcPr>
            <w:tcW w:w="1120" w:type="dxa"/>
          </w:tcPr>
          <w:p w14:paraId="642D115C" w14:textId="77777777" w:rsidR="00F25BF8" w:rsidRPr="00F25BF8" w:rsidRDefault="00F25BF8" w:rsidP="00F25BF8">
            <w:pPr>
              <w:contextualSpacing/>
              <w:jc w:val="center"/>
            </w:pPr>
          </w:p>
        </w:tc>
        <w:tc>
          <w:tcPr>
            <w:tcW w:w="1080" w:type="dxa"/>
          </w:tcPr>
          <w:p w14:paraId="2FFFD655" w14:textId="77777777" w:rsidR="00F25BF8" w:rsidRPr="00F25BF8" w:rsidRDefault="00F25BF8" w:rsidP="00F25BF8">
            <w:pPr>
              <w:contextualSpacing/>
              <w:jc w:val="center"/>
            </w:pPr>
          </w:p>
        </w:tc>
      </w:tr>
      <w:tr w:rsidR="00F25BF8" w:rsidRPr="00F25BF8" w14:paraId="28583850" w14:textId="77777777" w:rsidTr="00F25BF8">
        <w:trPr>
          <w:trHeight w:val="20"/>
          <w:jc w:val="center"/>
        </w:trPr>
        <w:tc>
          <w:tcPr>
            <w:tcW w:w="492" w:type="dxa"/>
          </w:tcPr>
          <w:p w14:paraId="77B5099F" w14:textId="77777777" w:rsidR="00F25BF8" w:rsidRPr="00F25BF8" w:rsidRDefault="00F25BF8" w:rsidP="00F25BF8">
            <w:pPr>
              <w:contextualSpacing/>
              <w:jc w:val="center"/>
              <w:rPr>
                <w:sz w:val="20"/>
              </w:rPr>
            </w:pPr>
            <w:r w:rsidRPr="00F25BF8">
              <w:rPr>
                <w:sz w:val="20"/>
              </w:rPr>
              <w:t>7</w:t>
            </w:r>
          </w:p>
        </w:tc>
        <w:tc>
          <w:tcPr>
            <w:tcW w:w="1303" w:type="dxa"/>
          </w:tcPr>
          <w:p w14:paraId="773F0554" w14:textId="77777777" w:rsidR="00F25BF8" w:rsidRPr="00F25BF8" w:rsidRDefault="00F25BF8" w:rsidP="00F25BF8">
            <w:pPr>
              <w:contextualSpacing/>
              <w:jc w:val="center"/>
            </w:pPr>
          </w:p>
        </w:tc>
        <w:tc>
          <w:tcPr>
            <w:tcW w:w="2383" w:type="dxa"/>
          </w:tcPr>
          <w:p w14:paraId="47BC6F5C" w14:textId="77777777" w:rsidR="00F25BF8" w:rsidRPr="00F25BF8" w:rsidRDefault="00F25BF8" w:rsidP="00F25BF8">
            <w:pPr>
              <w:contextualSpacing/>
              <w:jc w:val="center"/>
            </w:pPr>
          </w:p>
        </w:tc>
        <w:tc>
          <w:tcPr>
            <w:tcW w:w="1080" w:type="dxa"/>
          </w:tcPr>
          <w:p w14:paraId="23090267" w14:textId="77777777" w:rsidR="00F25BF8" w:rsidRPr="00F25BF8" w:rsidRDefault="00F25BF8" w:rsidP="00F25BF8">
            <w:pPr>
              <w:contextualSpacing/>
              <w:jc w:val="center"/>
            </w:pPr>
          </w:p>
        </w:tc>
        <w:tc>
          <w:tcPr>
            <w:tcW w:w="1080" w:type="dxa"/>
          </w:tcPr>
          <w:p w14:paraId="2BADE510" w14:textId="77777777" w:rsidR="00F25BF8" w:rsidRPr="00F25BF8" w:rsidRDefault="00F25BF8" w:rsidP="00F25BF8">
            <w:pPr>
              <w:contextualSpacing/>
              <w:jc w:val="center"/>
            </w:pPr>
          </w:p>
        </w:tc>
        <w:tc>
          <w:tcPr>
            <w:tcW w:w="1080" w:type="dxa"/>
          </w:tcPr>
          <w:p w14:paraId="493960C4" w14:textId="77777777" w:rsidR="00F25BF8" w:rsidRPr="00F25BF8" w:rsidRDefault="00F25BF8" w:rsidP="00F25BF8">
            <w:pPr>
              <w:contextualSpacing/>
              <w:jc w:val="center"/>
            </w:pPr>
          </w:p>
        </w:tc>
        <w:tc>
          <w:tcPr>
            <w:tcW w:w="1080" w:type="dxa"/>
          </w:tcPr>
          <w:p w14:paraId="394223C2" w14:textId="77777777" w:rsidR="00F25BF8" w:rsidRPr="00F25BF8" w:rsidRDefault="00F25BF8" w:rsidP="00F25BF8">
            <w:pPr>
              <w:contextualSpacing/>
              <w:jc w:val="center"/>
            </w:pPr>
          </w:p>
        </w:tc>
        <w:tc>
          <w:tcPr>
            <w:tcW w:w="1280" w:type="dxa"/>
          </w:tcPr>
          <w:p w14:paraId="39629A2D" w14:textId="77777777" w:rsidR="00F25BF8" w:rsidRPr="00F25BF8" w:rsidRDefault="00F25BF8" w:rsidP="00F25BF8">
            <w:pPr>
              <w:contextualSpacing/>
              <w:jc w:val="center"/>
            </w:pPr>
          </w:p>
        </w:tc>
        <w:tc>
          <w:tcPr>
            <w:tcW w:w="1000" w:type="dxa"/>
          </w:tcPr>
          <w:p w14:paraId="16C17BE1" w14:textId="77777777" w:rsidR="00F25BF8" w:rsidRPr="00F25BF8" w:rsidRDefault="00F25BF8" w:rsidP="00F25BF8">
            <w:pPr>
              <w:contextualSpacing/>
              <w:jc w:val="center"/>
            </w:pPr>
          </w:p>
        </w:tc>
        <w:tc>
          <w:tcPr>
            <w:tcW w:w="1080" w:type="dxa"/>
          </w:tcPr>
          <w:p w14:paraId="17BA1DD0" w14:textId="77777777" w:rsidR="00F25BF8" w:rsidRPr="00F25BF8" w:rsidRDefault="00F25BF8" w:rsidP="00F25BF8">
            <w:pPr>
              <w:contextualSpacing/>
              <w:jc w:val="center"/>
            </w:pPr>
          </w:p>
        </w:tc>
        <w:tc>
          <w:tcPr>
            <w:tcW w:w="1280" w:type="dxa"/>
          </w:tcPr>
          <w:p w14:paraId="5A167B72" w14:textId="77777777" w:rsidR="00F25BF8" w:rsidRPr="00F25BF8" w:rsidRDefault="00F25BF8" w:rsidP="00F25BF8">
            <w:pPr>
              <w:contextualSpacing/>
              <w:jc w:val="center"/>
            </w:pPr>
          </w:p>
        </w:tc>
        <w:tc>
          <w:tcPr>
            <w:tcW w:w="1120" w:type="dxa"/>
          </w:tcPr>
          <w:p w14:paraId="2B8A97D0" w14:textId="77777777" w:rsidR="00F25BF8" w:rsidRPr="00F25BF8" w:rsidRDefault="00F25BF8" w:rsidP="00F25BF8">
            <w:pPr>
              <w:contextualSpacing/>
              <w:jc w:val="center"/>
            </w:pPr>
          </w:p>
        </w:tc>
        <w:tc>
          <w:tcPr>
            <w:tcW w:w="1080" w:type="dxa"/>
          </w:tcPr>
          <w:p w14:paraId="7EEEC067" w14:textId="77777777" w:rsidR="00F25BF8" w:rsidRPr="00F25BF8" w:rsidRDefault="00F25BF8" w:rsidP="00F25BF8">
            <w:pPr>
              <w:contextualSpacing/>
              <w:jc w:val="center"/>
            </w:pPr>
          </w:p>
        </w:tc>
      </w:tr>
      <w:tr w:rsidR="00F25BF8" w:rsidRPr="00F25BF8" w14:paraId="0C98853B" w14:textId="77777777" w:rsidTr="00F25BF8">
        <w:trPr>
          <w:trHeight w:val="20"/>
          <w:jc w:val="center"/>
        </w:trPr>
        <w:tc>
          <w:tcPr>
            <w:tcW w:w="492" w:type="dxa"/>
          </w:tcPr>
          <w:p w14:paraId="5B752981" w14:textId="77777777" w:rsidR="00F25BF8" w:rsidRPr="00F25BF8" w:rsidRDefault="00F25BF8" w:rsidP="00F25BF8">
            <w:pPr>
              <w:contextualSpacing/>
              <w:jc w:val="center"/>
              <w:rPr>
                <w:sz w:val="20"/>
              </w:rPr>
            </w:pPr>
            <w:r w:rsidRPr="00F25BF8">
              <w:rPr>
                <w:sz w:val="20"/>
              </w:rPr>
              <w:t>8</w:t>
            </w:r>
          </w:p>
        </w:tc>
        <w:tc>
          <w:tcPr>
            <w:tcW w:w="1303" w:type="dxa"/>
          </w:tcPr>
          <w:p w14:paraId="38C62EE7" w14:textId="77777777" w:rsidR="00F25BF8" w:rsidRPr="00F25BF8" w:rsidRDefault="00F25BF8" w:rsidP="00F25BF8">
            <w:pPr>
              <w:contextualSpacing/>
              <w:jc w:val="center"/>
            </w:pPr>
          </w:p>
        </w:tc>
        <w:tc>
          <w:tcPr>
            <w:tcW w:w="2383" w:type="dxa"/>
          </w:tcPr>
          <w:p w14:paraId="2602231E" w14:textId="77777777" w:rsidR="00F25BF8" w:rsidRPr="00F25BF8" w:rsidRDefault="00F25BF8" w:rsidP="00F25BF8">
            <w:pPr>
              <w:contextualSpacing/>
              <w:jc w:val="center"/>
            </w:pPr>
          </w:p>
        </w:tc>
        <w:tc>
          <w:tcPr>
            <w:tcW w:w="1080" w:type="dxa"/>
          </w:tcPr>
          <w:p w14:paraId="3B0A0F83" w14:textId="77777777" w:rsidR="00F25BF8" w:rsidRPr="00F25BF8" w:rsidRDefault="00F25BF8" w:rsidP="00F25BF8">
            <w:pPr>
              <w:contextualSpacing/>
              <w:jc w:val="center"/>
            </w:pPr>
          </w:p>
        </w:tc>
        <w:tc>
          <w:tcPr>
            <w:tcW w:w="1080" w:type="dxa"/>
          </w:tcPr>
          <w:p w14:paraId="0C01F7B9" w14:textId="77777777" w:rsidR="00F25BF8" w:rsidRPr="00F25BF8" w:rsidRDefault="00F25BF8" w:rsidP="00F25BF8">
            <w:pPr>
              <w:contextualSpacing/>
              <w:jc w:val="center"/>
            </w:pPr>
          </w:p>
        </w:tc>
        <w:tc>
          <w:tcPr>
            <w:tcW w:w="1080" w:type="dxa"/>
          </w:tcPr>
          <w:p w14:paraId="42893399" w14:textId="77777777" w:rsidR="00F25BF8" w:rsidRPr="00F25BF8" w:rsidRDefault="00F25BF8" w:rsidP="00F25BF8">
            <w:pPr>
              <w:contextualSpacing/>
              <w:jc w:val="center"/>
            </w:pPr>
          </w:p>
        </w:tc>
        <w:tc>
          <w:tcPr>
            <w:tcW w:w="1080" w:type="dxa"/>
          </w:tcPr>
          <w:p w14:paraId="248D41AF" w14:textId="77777777" w:rsidR="00F25BF8" w:rsidRPr="00F25BF8" w:rsidRDefault="00F25BF8" w:rsidP="00F25BF8">
            <w:pPr>
              <w:contextualSpacing/>
              <w:jc w:val="center"/>
            </w:pPr>
          </w:p>
        </w:tc>
        <w:tc>
          <w:tcPr>
            <w:tcW w:w="1280" w:type="dxa"/>
          </w:tcPr>
          <w:p w14:paraId="5A1DACE4" w14:textId="77777777" w:rsidR="00F25BF8" w:rsidRPr="00F25BF8" w:rsidRDefault="00F25BF8" w:rsidP="00F25BF8">
            <w:pPr>
              <w:contextualSpacing/>
              <w:jc w:val="center"/>
            </w:pPr>
          </w:p>
        </w:tc>
        <w:tc>
          <w:tcPr>
            <w:tcW w:w="1000" w:type="dxa"/>
          </w:tcPr>
          <w:p w14:paraId="3F7E8A42" w14:textId="77777777" w:rsidR="00F25BF8" w:rsidRPr="00F25BF8" w:rsidRDefault="00F25BF8" w:rsidP="00F25BF8">
            <w:pPr>
              <w:contextualSpacing/>
              <w:jc w:val="center"/>
            </w:pPr>
          </w:p>
        </w:tc>
        <w:tc>
          <w:tcPr>
            <w:tcW w:w="1080" w:type="dxa"/>
          </w:tcPr>
          <w:p w14:paraId="748AE13D" w14:textId="77777777" w:rsidR="00F25BF8" w:rsidRPr="00F25BF8" w:rsidRDefault="00F25BF8" w:rsidP="00F25BF8">
            <w:pPr>
              <w:contextualSpacing/>
              <w:jc w:val="center"/>
            </w:pPr>
          </w:p>
        </w:tc>
        <w:tc>
          <w:tcPr>
            <w:tcW w:w="1280" w:type="dxa"/>
          </w:tcPr>
          <w:p w14:paraId="0EEFC425" w14:textId="77777777" w:rsidR="00F25BF8" w:rsidRPr="00F25BF8" w:rsidRDefault="00F25BF8" w:rsidP="00F25BF8">
            <w:pPr>
              <w:contextualSpacing/>
              <w:jc w:val="center"/>
            </w:pPr>
          </w:p>
        </w:tc>
        <w:tc>
          <w:tcPr>
            <w:tcW w:w="1120" w:type="dxa"/>
          </w:tcPr>
          <w:p w14:paraId="1F4470F9" w14:textId="77777777" w:rsidR="00F25BF8" w:rsidRPr="00F25BF8" w:rsidRDefault="00F25BF8" w:rsidP="00F25BF8">
            <w:pPr>
              <w:contextualSpacing/>
              <w:jc w:val="center"/>
            </w:pPr>
          </w:p>
        </w:tc>
        <w:tc>
          <w:tcPr>
            <w:tcW w:w="1080" w:type="dxa"/>
          </w:tcPr>
          <w:p w14:paraId="1FAEB668" w14:textId="77777777" w:rsidR="00F25BF8" w:rsidRPr="00F25BF8" w:rsidRDefault="00F25BF8" w:rsidP="00F25BF8">
            <w:pPr>
              <w:contextualSpacing/>
              <w:jc w:val="center"/>
            </w:pPr>
          </w:p>
        </w:tc>
      </w:tr>
      <w:tr w:rsidR="00F25BF8" w:rsidRPr="00F25BF8" w14:paraId="1BAFF518" w14:textId="77777777" w:rsidTr="00F25BF8">
        <w:trPr>
          <w:trHeight w:val="20"/>
          <w:jc w:val="center"/>
        </w:trPr>
        <w:tc>
          <w:tcPr>
            <w:tcW w:w="492" w:type="dxa"/>
          </w:tcPr>
          <w:p w14:paraId="523BECEB" w14:textId="77777777" w:rsidR="00F25BF8" w:rsidRPr="00F25BF8" w:rsidRDefault="00F25BF8" w:rsidP="00F25BF8">
            <w:pPr>
              <w:contextualSpacing/>
              <w:jc w:val="center"/>
              <w:rPr>
                <w:sz w:val="20"/>
              </w:rPr>
            </w:pPr>
            <w:r w:rsidRPr="00F25BF8">
              <w:rPr>
                <w:sz w:val="20"/>
              </w:rPr>
              <w:t>9</w:t>
            </w:r>
          </w:p>
        </w:tc>
        <w:tc>
          <w:tcPr>
            <w:tcW w:w="1303" w:type="dxa"/>
          </w:tcPr>
          <w:p w14:paraId="5FFCCDF5" w14:textId="77777777" w:rsidR="00F25BF8" w:rsidRPr="00F25BF8" w:rsidRDefault="00F25BF8" w:rsidP="00F25BF8">
            <w:pPr>
              <w:contextualSpacing/>
              <w:jc w:val="center"/>
            </w:pPr>
          </w:p>
        </w:tc>
        <w:tc>
          <w:tcPr>
            <w:tcW w:w="2383" w:type="dxa"/>
          </w:tcPr>
          <w:p w14:paraId="00762100" w14:textId="77777777" w:rsidR="00F25BF8" w:rsidRPr="00F25BF8" w:rsidRDefault="00F25BF8" w:rsidP="00F25BF8">
            <w:pPr>
              <w:contextualSpacing/>
              <w:jc w:val="center"/>
            </w:pPr>
          </w:p>
        </w:tc>
        <w:tc>
          <w:tcPr>
            <w:tcW w:w="1080" w:type="dxa"/>
          </w:tcPr>
          <w:p w14:paraId="4EDCAD2E" w14:textId="77777777" w:rsidR="00F25BF8" w:rsidRPr="00F25BF8" w:rsidRDefault="00F25BF8" w:rsidP="00F25BF8">
            <w:pPr>
              <w:contextualSpacing/>
              <w:jc w:val="center"/>
            </w:pPr>
          </w:p>
        </w:tc>
        <w:tc>
          <w:tcPr>
            <w:tcW w:w="1080" w:type="dxa"/>
          </w:tcPr>
          <w:p w14:paraId="02EC8FB0" w14:textId="77777777" w:rsidR="00F25BF8" w:rsidRPr="00F25BF8" w:rsidRDefault="00F25BF8" w:rsidP="00F25BF8">
            <w:pPr>
              <w:contextualSpacing/>
              <w:jc w:val="center"/>
            </w:pPr>
          </w:p>
        </w:tc>
        <w:tc>
          <w:tcPr>
            <w:tcW w:w="1080" w:type="dxa"/>
          </w:tcPr>
          <w:p w14:paraId="485106F0" w14:textId="77777777" w:rsidR="00F25BF8" w:rsidRPr="00F25BF8" w:rsidRDefault="00F25BF8" w:rsidP="00F25BF8">
            <w:pPr>
              <w:contextualSpacing/>
              <w:jc w:val="center"/>
            </w:pPr>
          </w:p>
        </w:tc>
        <w:tc>
          <w:tcPr>
            <w:tcW w:w="1080" w:type="dxa"/>
          </w:tcPr>
          <w:p w14:paraId="67840146" w14:textId="77777777" w:rsidR="00F25BF8" w:rsidRPr="00F25BF8" w:rsidRDefault="00F25BF8" w:rsidP="00F25BF8">
            <w:pPr>
              <w:contextualSpacing/>
              <w:jc w:val="center"/>
            </w:pPr>
          </w:p>
        </w:tc>
        <w:tc>
          <w:tcPr>
            <w:tcW w:w="1280" w:type="dxa"/>
          </w:tcPr>
          <w:p w14:paraId="4E31D456" w14:textId="77777777" w:rsidR="00F25BF8" w:rsidRPr="00F25BF8" w:rsidRDefault="00F25BF8" w:rsidP="00F25BF8">
            <w:pPr>
              <w:contextualSpacing/>
              <w:jc w:val="center"/>
            </w:pPr>
          </w:p>
        </w:tc>
        <w:tc>
          <w:tcPr>
            <w:tcW w:w="1000" w:type="dxa"/>
          </w:tcPr>
          <w:p w14:paraId="68ABD562" w14:textId="77777777" w:rsidR="00F25BF8" w:rsidRPr="00F25BF8" w:rsidRDefault="00F25BF8" w:rsidP="00F25BF8">
            <w:pPr>
              <w:contextualSpacing/>
              <w:jc w:val="center"/>
            </w:pPr>
          </w:p>
        </w:tc>
        <w:tc>
          <w:tcPr>
            <w:tcW w:w="1080" w:type="dxa"/>
          </w:tcPr>
          <w:p w14:paraId="23261141" w14:textId="77777777" w:rsidR="00F25BF8" w:rsidRPr="00F25BF8" w:rsidRDefault="00F25BF8" w:rsidP="00F25BF8">
            <w:pPr>
              <w:contextualSpacing/>
              <w:jc w:val="center"/>
            </w:pPr>
          </w:p>
        </w:tc>
        <w:tc>
          <w:tcPr>
            <w:tcW w:w="1280" w:type="dxa"/>
          </w:tcPr>
          <w:p w14:paraId="0670BFBC" w14:textId="77777777" w:rsidR="00F25BF8" w:rsidRPr="00F25BF8" w:rsidRDefault="00F25BF8" w:rsidP="00F25BF8">
            <w:pPr>
              <w:contextualSpacing/>
              <w:jc w:val="center"/>
            </w:pPr>
          </w:p>
        </w:tc>
        <w:tc>
          <w:tcPr>
            <w:tcW w:w="1120" w:type="dxa"/>
          </w:tcPr>
          <w:p w14:paraId="2E784FF6" w14:textId="77777777" w:rsidR="00F25BF8" w:rsidRPr="00F25BF8" w:rsidRDefault="00F25BF8" w:rsidP="00F25BF8">
            <w:pPr>
              <w:contextualSpacing/>
              <w:jc w:val="center"/>
            </w:pPr>
          </w:p>
        </w:tc>
        <w:tc>
          <w:tcPr>
            <w:tcW w:w="1080" w:type="dxa"/>
          </w:tcPr>
          <w:p w14:paraId="58A060D7" w14:textId="77777777" w:rsidR="00F25BF8" w:rsidRPr="00F25BF8" w:rsidRDefault="00F25BF8" w:rsidP="00F25BF8">
            <w:pPr>
              <w:contextualSpacing/>
              <w:jc w:val="center"/>
            </w:pPr>
          </w:p>
        </w:tc>
      </w:tr>
      <w:tr w:rsidR="00F25BF8" w:rsidRPr="00F25BF8" w14:paraId="07B79DEF" w14:textId="77777777" w:rsidTr="00F25BF8">
        <w:trPr>
          <w:trHeight w:val="20"/>
          <w:jc w:val="center"/>
        </w:trPr>
        <w:tc>
          <w:tcPr>
            <w:tcW w:w="492" w:type="dxa"/>
          </w:tcPr>
          <w:p w14:paraId="485A5D27" w14:textId="77777777" w:rsidR="00F25BF8" w:rsidRPr="00F25BF8" w:rsidRDefault="00F25BF8" w:rsidP="00F25BF8">
            <w:pPr>
              <w:contextualSpacing/>
              <w:jc w:val="center"/>
              <w:rPr>
                <w:sz w:val="20"/>
              </w:rPr>
            </w:pPr>
            <w:r w:rsidRPr="00F25BF8">
              <w:rPr>
                <w:sz w:val="20"/>
              </w:rPr>
              <w:t>10</w:t>
            </w:r>
          </w:p>
        </w:tc>
        <w:tc>
          <w:tcPr>
            <w:tcW w:w="1303" w:type="dxa"/>
          </w:tcPr>
          <w:p w14:paraId="4DB48D4A" w14:textId="77777777" w:rsidR="00F25BF8" w:rsidRPr="00F25BF8" w:rsidRDefault="00F25BF8" w:rsidP="00F25BF8">
            <w:pPr>
              <w:contextualSpacing/>
              <w:jc w:val="center"/>
            </w:pPr>
          </w:p>
        </w:tc>
        <w:tc>
          <w:tcPr>
            <w:tcW w:w="2383" w:type="dxa"/>
          </w:tcPr>
          <w:p w14:paraId="229D2DD8" w14:textId="77777777" w:rsidR="00F25BF8" w:rsidRPr="00F25BF8" w:rsidRDefault="00F25BF8" w:rsidP="00F25BF8">
            <w:pPr>
              <w:contextualSpacing/>
              <w:jc w:val="center"/>
            </w:pPr>
          </w:p>
        </w:tc>
        <w:tc>
          <w:tcPr>
            <w:tcW w:w="1080" w:type="dxa"/>
          </w:tcPr>
          <w:p w14:paraId="02F488C5" w14:textId="77777777" w:rsidR="00F25BF8" w:rsidRPr="00F25BF8" w:rsidRDefault="00F25BF8" w:rsidP="00F25BF8">
            <w:pPr>
              <w:contextualSpacing/>
              <w:jc w:val="center"/>
            </w:pPr>
          </w:p>
        </w:tc>
        <w:tc>
          <w:tcPr>
            <w:tcW w:w="1080" w:type="dxa"/>
          </w:tcPr>
          <w:p w14:paraId="7A2FA41C" w14:textId="77777777" w:rsidR="00F25BF8" w:rsidRPr="00F25BF8" w:rsidRDefault="00F25BF8" w:rsidP="00F25BF8">
            <w:pPr>
              <w:contextualSpacing/>
              <w:jc w:val="center"/>
            </w:pPr>
          </w:p>
        </w:tc>
        <w:tc>
          <w:tcPr>
            <w:tcW w:w="1080" w:type="dxa"/>
          </w:tcPr>
          <w:p w14:paraId="10B7CF5F" w14:textId="77777777" w:rsidR="00F25BF8" w:rsidRPr="00F25BF8" w:rsidRDefault="00F25BF8" w:rsidP="00F25BF8">
            <w:pPr>
              <w:contextualSpacing/>
              <w:jc w:val="center"/>
            </w:pPr>
          </w:p>
        </w:tc>
        <w:tc>
          <w:tcPr>
            <w:tcW w:w="1080" w:type="dxa"/>
          </w:tcPr>
          <w:p w14:paraId="769B2A07" w14:textId="77777777" w:rsidR="00F25BF8" w:rsidRPr="00F25BF8" w:rsidRDefault="00F25BF8" w:rsidP="00F25BF8">
            <w:pPr>
              <w:contextualSpacing/>
              <w:jc w:val="center"/>
            </w:pPr>
          </w:p>
        </w:tc>
        <w:tc>
          <w:tcPr>
            <w:tcW w:w="1280" w:type="dxa"/>
          </w:tcPr>
          <w:p w14:paraId="39A8496D" w14:textId="77777777" w:rsidR="00F25BF8" w:rsidRPr="00F25BF8" w:rsidRDefault="00F25BF8" w:rsidP="00F25BF8">
            <w:pPr>
              <w:contextualSpacing/>
              <w:jc w:val="center"/>
            </w:pPr>
          </w:p>
        </w:tc>
        <w:tc>
          <w:tcPr>
            <w:tcW w:w="1000" w:type="dxa"/>
          </w:tcPr>
          <w:p w14:paraId="0815B03F" w14:textId="77777777" w:rsidR="00F25BF8" w:rsidRPr="00F25BF8" w:rsidRDefault="00F25BF8" w:rsidP="00F25BF8">
            <w:pPr>
              <w:contextualSpacing/>
              <w:jc w:val="center"/>
            </w:pPr>
          </w:p>
        </w:tc>
        <w:tc>
          <w:tcPr>
            <w:tcW w:w="1080" w:type="dxa"/>
          </w:tcPr>
          <w:p w14:paraId="4317059A" w14:textId="77777777" w:rsidR="00F25BF8" w:rsidRPr="00F25BF8" w:rsidRDefault="00F25BF8" w:rsidP="00F25BF8">
            <w:pPr>
              <w:contextualSpacing/>
              <w:jc w:val="center"/>
            </w:pPr>
          </w:p>
        </w:tc>
        <w:tc>
          <w:tcPr>
            <w:tcW w:w="1280" w:type="dxa"/>
          </w:tcPr>
          <w:p w14:paraId="653EBEEF" w14:textId="77777777" w:rsidR="00F25BF8" w:rsidRPr="00F25BF8" w:rsidRDefault="00F25BF8" w:rsidP="00F25BF8">
            <w:pPr>
              <w:contextualSpacing/>
              <w:jc w:val="center"/>
            </w:pPr>
          </w:p>
        </w:tc>
        <w:tc>
          <w:tcPr>
            <w:tcW w:w="1120" w:type="dxa"/>
          </w:tcPr>
          <w:p w14:paraId="332FB66F" w14:textId="77777777" w:rsidR="00F25BF8" w:rsidRPr="00F25BF8" w:rsidRDefault="00F25BF8" w:rsidP="00F25BF8">
            <w:pPr>
              <w:contextualSpacing/>
              <w:jc w:val="center"/>
            </w:pPr>
          </w:p>
        </w:tc>
        <w:tc>
          <w:tcPr>
            <w:tcW w:w="1080" w:type="dxa"/>
          </w:tcPr>
          <w:p w14:paraId="48769179" w14:textId="77777777" w:rsidR="00F25BF8" w:rsidRPr="00F25BF8" w:rsidRDefault="00F25BF8" w:rsidP="00F25BF8">
            <w:pPr>
              <w:contextualSpacing/>
              <w:jc w:val="center"/>
            </w:pPr>
          </w:p>
        </w:tc>
      </w:tr>
    </w:tbl>
    <w:p w14:paraId="2A329E89" w14:textId="77777777" w:rsidR="00F25BF8" w:rsidRPr="00F25BF8" w:rsidRDefault="00F25BF8" w:rsidP="00F25BF8">
      <w:pPr>
        <w:spacing w:after="0" w:line="240" w:lineRule="auto"/>
        <w:contextualSpacing/>
        <w:rPr>
          <w:rFonts w:eastAsia="SimSun"/>
        </w:rPr>
      </w:pPr>
    </w:p>
    <w:p w14:paraId="72F8B6E6" w14:textId="77777777" w:rsidR="00F25BF8" w:rsidRPr="00F25BF8" w:rsidRDefault="00F25BF8" w:rsidP="00F25BF8">
      <w:pPr>
        <w:rPr>
          <w:rFonts w:eastAsia="SimSun"/>
        </w:rPr>
      </w:pPr>
      <w:r w:rsidRPr="00F25BF8">
        <w:rPr>
          <w:rFonts w:eastAsia="SimSun"/>
        </w:rPr>
        <w:br w:type="page"/>
      </w:r>
    </w:p>
    <w:p w14:paraId="4A8D7A2F" w14:textId="77777777" w:rsidR="00F25BF8" w:rsidRPr="00F25BF8" w:rsidRDefault="00F25BF8" w:rsidP="00F25BF8">
      <w:pPr>
        <w:spacing w:after="0" w:line="240" w:lineRule="auto"/>
        <w:contextualSpacing/>
        <w:rPr>
          <w:rFonts w:eastAsia="Times New Roman" w:cs="Times New Roman"/>
          <w:b/>
          <w:bCs/>
        </w:rPr>
      </w:pPr>
      <w:commentRangeStart w:id="63"/>
      <w:r w:rsidRPr="00F25BF8">
        <w:rPr>
          <w:rFonts w:eastAsia="Times New Roman" w:cs="Times New Roman"/>
          <w:b/>
          <w:bCs/>
        </w:rPr>
        <w:lastRenderedPageBreak/>
        <w:t>SECTION H. LAND CONFLICT</w:t>
      </w:r>
      <w:commentRangeEnd w:id="63"/>
      <w:r w:rsidR="00816ED7">
        <w:rPr>
          <w:rStyle w:val="CommentReference"/>
        </w:rPr>
        <w:commentReference w:id="63"/>
      </w:r>
    </w:p>
    <w:p w14:paraId="309534D1" w14:textId="77777777" w:rsidR="00F25BF8" w:rsidRPr="00F25BF8" w:rsidRDefault="00F25BF8" w:rsidP="00F25BF8">
      <w:pPr>
        <w:spacing w:after="0" w:line="240" w:lineRule="auto"/>
        <w:contextualSpacing/>
        <w:rPr>
          <w:rFonts w:eastAsia="SimSun"/>
        </w:rPr>
      </w:pPr>
      <w:r w:rsidRPr="00F25BF8">
        <w:rPr>
          <w:rFonts w:eastAsia="SimSun"/>
        </w:rPr>
        <w:t>Now I would like to ask you about the ways that you attempted to resolve this dispute.</w:t>
      </w:r>
    </w:p>
    <w:p w14:paraId="6718044C" w14:textId="77777777" w:rsidR="00F25BF8" w:rsidRPr="00F25BF8" w:rsidRDefault="00F25BF8" w:rsidP="00F25BF8">
      <w:pPr>
        <w:spacing w:after="0" w:line="240" w:lineRule="auto"/>
        <w:contextualSpacing/>
        <w:rPr>
          <w:rFonts w:eastAsia="SimSun"/>
        </w:rPr>
      </w:pPr>
    </w:p>
    <w:tbl>
      <w:tblPr>
        <w:tblStyle w:val="TableGrid2"/>
        <w:tblW w:w="12955" w:type="dxa"/>
        <w:jc w:val="center"/>
        <w:tblLayout w:type="fixed"/>
        <w:tblCellMar>
          <w:left w:w="29" w:type="dxa"/>
          <w:right w:w="29" w:type="dxa"/>
        </w:tblCellMar>
        <w:tblLook w:val="04A0" w:firstRow="1" w:lastRow="0" w:firstColumn="1" w:lastColumn="0" w:noHBand="0" w:noVBand="1"/>
      </w:tblPr>
      <w:tblGrid>
        <w:gridCol w:w="715"/>
        <w:gridCol w:w="1360"/>
        <w:gridCol w:w="1360"/>
        <w:gridCol w:w="1360"/>
        <w:gridCol w:w="1360"/>
        <w:gridCol w:w="1360"/>
        <w:gridCol w:w="1360"/>
        <w:gridCol w:w="1360"/>
        <w:gridCol w:w="1360"/>
        <w:gridCol w:w="1360"/>
      </w:tblGrid>
      <w:tr w:rsidR="00F25BF8" w:rsidRPr="00F25BF8" w14:paraId="5BE6BB67" w14:textId="77777777" w:rsidTr="00F25BF8">
        <w:trPr>
          <w:trHeight w:val="244"/>
          <w:jc w:val="center"/>
        </w:trPr>
        <w:tc>
          <w:tcPr>
            <w:tcW w:w="715" w:type="dxa"/>
            <w:vMerge w:val="restart"/>
          </w:tcPr>
          <w:p w14:paraId="1F69D7AA" w14:textId="77777777" w:rsidR="00F25BF8" w:rsidRPr="00F25BF8" w:rsidRDefault="00F25BF8" w:rsidP="00F25BF8">
            <w:pPr>
              <w:contextualSpacing/>
              <w:jc w:val="center"/>
              <w:rPr>
                <w:sz w:val="20"/>
              </w:rPr>
            </w:pPr>
            <w:r w:rsidRPr="00F25BF8">
              <w:rPr>
                <w:sz w:val="20"/>
              </w:rPr>
              <w:t>Field</w:t>
            </w:r>
          </w:p>
        </w:tc>
        <w:tc>
          <w:tcPr>
            <w:tcW w:w="12240" w:type="dxa"/>
            <w:gridSpan w:val="9"/>
            <w:vAlign w:val="center"/>
          </w:tcPr>
          <w:p w14:paraId="3A83587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Please indicate whether the following people were involved in any of the disputes that occurred on this land over the past three years.</w:t>
            </w:r>
          </w:p>
        </w:tc>
      </w:tr>
      <w:tr w:rsidR="00F25BF8" w:rsidRPr="00F25BF8" w14:paraId="271AA91D" w14:textId="77777777" w:rsidTr="00F25BF8">
        <w:trPr>
          <w:trHeight w:val="244"/>
          <w:jc w:val="center"/>
        </w:trPr>
        <w:tc>
          <w:tcPr>
            <w:tcW w:w="715" w:type="dxa"/>
            <w:vMerge/>
          </w:tcPr>
          <w:p w14:paraId="3DB05242" w14:textId="77777777" w:rsidR="00F25BF8" w:rsidRPr="00F25BF8" w:rsidRDefault="00F25BF8" w:rsidP="00F25BF8">
            <w:pPr>
              <w:contextualSpacing/>
              <w:jc w:val="center"/>
              <w:rPr>
                <w:sz w:val="20"/>
              </w:rPr>
            </w:pPr>
          </w:p>
        </w:tc>
        <w:tc>
          <w:tcPr>
            <w:tcW w:w="1360" w:type="dxa"/>
            <w:vAlign w:val="center"/>
          </w:tcPr>
          <w:p w14:paraId="305080C6" w14:textId="77777777" w:rsidR="00F25BF8" w:rsidRPr="00F25BF8" w:rsidRDefault="00F25BF8" w:rsidP="00F25BF8">
            <w:pPr>
              <w:contextualSpacing/>
              <w:jc w:val="center"/>
              <w:rPr>
                <w:sz w:val="20"/>
              </w:rPr>
            </w:pPr>
            <w:r w:rsidRPr="00F25BF8">
              <w:rPr>
                <w:sz w:val="20"/>
              </w:rPr>
              <w:t>H12. Extended family</w:t>
            </w:r>
          </w:p>
        </w:tc>
        <w:tc>
          <w:tcPr>
            <w:tcW w:w="1360" w:type="dxa"/>
            <w:vAlign w:val="center"/>
          </w:tcPr>
          <w:p w14:paraId="1B68FAC2" w14:textId="77777777" w:rsidR="00F25BF8" w:rsidRPr="00F25BF8" w:rsidRDefault="00F25BF8" w:rsidP="00F25BF8">
            <w:pPr>
              <w:contextualSpacing/>
              <w:jc w:val="center"/>
              <w:rPr>
                <w:sz w:val="20"/>
              </w:rPr>
            </w:pPr>
            <w:r w:rsidRPr="00F25BF8">
              <w:rPr>
                <w:sz w:val="20"/>
              </w:rPr>
              <w:t>H13. Family member within your household</w:t>
            </w:r>
          </w:p>
        </w:tc>
        <w:tc>
          <w:tcPr>
            <w:tcW w:w="1360" w:type="dxa"/>
            <w:vAlign w:val="center"/>
          </w:tcPr>
          <w:p w14:paraId="25689B40" w14:textId="77777777" w:rsidR="00F25BF8" w:rsidRPr="00F25BF8" w:rsidRDefault="00F25BF8" w:rsidP="00F25BF8">
            <w:pPr>
              <w:contextualSpacing/>
              <w:jc w:val="center"/>
              <w:rPr>
                <w:sz w:val="20"/>
              </w:rPr>
            </w:pPr>
            <w:r w:rsidRPr="00F25BF8">
              <w:rPr>
                <w:sz w:val="20"/>
              </w:rPr>
              <w:t>H14. Friend/ neighbor from your village</w:t>
            </w:r>
          </w:p>
        </w:tc>
        <w:tc>
          <w:tcPr>
            <w:tcW w:w="1360" w:type="dxa"/>
            <w:vAlign w:val="center"/>
          </w:tcPr>
          <w:p w14:paraId="3918B79F" w14:textId="77777777" w:rsidR="00F25BF8" w:rsidRPr="00F25BF8" w:rsidRDefault="00F25BF8" w:rsidP="00F25BF8">
            <w:pPr>
              <w:contextualSpacing/>
              <w:jc w:val="center"/>
              <w:rPr>
                <w:sz w:val="20"/>
              </w:rPr>
            </w:pPr>
            <w:r w:rsidRPr="00F25BF8">
              <w:rPr>
                <w:sz w:val="20"/>
              </w:rPr>
              <w:t>H15. Stranger of the same tribe within your village</w:t>
            </w:r>
          </w:p>
        </w:tc>
        <w:tc>
          <w:tcPr>
            <w:tcW w:w="1360" w:type="dxa"/>
            <w:vAlign w:val="center"/>
          </w:tcPr>
          <w:p w14:paraId="044932A5" w14:textId="77777777" w:rsidR="00F25BF8" w:rsidRPr="00F25BF8" w:rsidRDefault="00F25BF8" w:rsidP="00F25BF8">
            <w:pPr>
              <w:contextualSpacing/>
              <w:jc w:val="center"/>
              <w:rPr>
                <w:sz w:val="20"/>
              </w:rPr>
            </w:pPr>
            <w:r w:rsidRPr="00F25BF8">
              <w:rPr>
                <w:sz w:val="20"/>
              </w:rPr>
              <w:t>H16. Stranger of different tribe within your village</w:t>
            </w:r>
          </w:p>
        </w:tc>
        <w:tc>
          <w:tcPr>
            <w:tcW w:w="1360" w:type="dxa"/>
            <w:vAlign w:val="center"/>
          </w:tcPr>
          <w:p w14:paraId="07289C4B" w14:textId="77777777" w:rsidR="00F25BF8" w:rsidRPr="00F25BF8" w:rsidRDefault="00F25BF8" w:rsidP="00F25BF8">
            <w:pPr>
              <w:contextualSpacing/>
              <w:jc w:val="center"/>
              <w:rPr>
                <w:sz w:val="20"/>
              </w:rPr>
            </w:pPr>
            <w:r w:rsidRPr="00F25BF8">
              <w:rPr>
                <w:sz w:val="20"/>
              </w:rPr>
              <w:t>H17. Official or leader from your village</w:t>
            </w:r>
          </w:p>
        </w:tc>
        <w:tc>
          <w:tcPr>
            <w:tcW w:w="1360" w:type="dxa"/>
            <w:vAlign w:val="center"/>
          </w:tcPr>
          <w:p w14:paraId="3C008D23" w14:textId="77777777" w:rsidR="00F25BF8" w:rsidRPr="00F25BF8" w:rsidRDefault="00F25BF8" w:rsidP="00F25BF8">
            <w:pPr>
              <w:contextualSpacing/>
              <w:jc w:val="center"/>
              <w:rPr>
                <w:sz w:val="20"/>
              </w:rPr>
            </w:pPr>
            <w:r w:rsidRPr="00F25BF8">
              <w:rPr>
                <w:sz w:val="20"/>
              </w:rPr>
              <w:t>H18. Official or leader from outside your village</w:t>
            </w:r>
          </w:p>
        </w:tc>
        <w:tc>
          <w:tcPr>
            <w:tcW w:w="1360" w:type="dxa"/>
            <w:vAlign w:val="center"/>
          </w:tcPr>
          <w:p w14:paraId="7C3351C6" w14:textId="77777777" w:rsidR="00F25BF8" w:rsidRPr="00F25BF8" w:rsidRDefault="00F25BF8" w:rsidP="00F25BF8">
            <w:pPr>
              <w:contextualSpacing/>
              <w:jc w:val="center"/>
              <w:rPr>
                <w:sz w:val="20"/>
              </w:rPr>
            </w:pPr>
            <w:r w:rsidRPr="00F25BF8">
              <w:rPr>
                <w:sz w:val="20"/>
              </w:rPr>
              <w:t>H19. Household from another village</w:t>
            </w:r>
          </w:p>
        </w:tc>
        <w:tc>
          <w:tcPr>
            <w:tcW w:w="1360" w:type="dxa"/>
            <w:vAlign w:val="center"/>
          </w:tcPr>
          <w:p w14:paraId="57D525DE" w14:textId="77777777" w:rsidR="00F25BF8" w:rsidRPr="00F25BF8" w:rsidRDefault="00F25BF8" w:rsidP="00F25BF8">
            <w:pPr>
              <w:contextualSpacing/>
              <w:jc w:val="center"/>
              <w:rPr>
                <w:sz w:val="20"/>
              </w:rPr>
            </w:pPr>
            <w:r w:rsidRPr="00F25BF8">
              <w:rPr>
                <w:sz w:val="20"/>
              </w:rPr>
              <w:t>H20. Chief or other higher authority</w:t>
            </w:r>
          </w:p>
        </w:tc>
      </w:tr>
      <w:tr w:rsidR="00F25BF8" w:rsidRPr="00F25BF8" w14:paraId="3FD60995" w14:textId="77777777" w:rsidTr="00F25BF8">
        <w:trPr>
          <w:trHeight w:val="20"/>
          <w:jc w:val="center"/>
        </w:trPr>
        <w:tc>
          <w:tcPr>
            <w:tcW w:w="715" w:type="dxa"/>
          </w:tcPr>
          <w:p w14:paraId="44D693D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60" w:type="dxa"/>
            <w:vAlign w:val="center"/>
          </w:tcPr>
          <w:p w14:paraId="76F2F59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disputeparty1</w:t>
            </w:r>
          </w:p>
        </w:tc>
        <w:tc>
          <w:tcPr>
            <w:tcW w:w="1360" w:type="dxa"/>
            <w:vAlign w:val="center"/>
          </w:tcPr>
          <w:p w14:paraId="61C5D66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disputeparty2</w:t>
            </w:r>
          </w:p>
        </w:tc>
        <w:tc>
          <w:tcPr>
            <w:tcW w:w="1360" w:type="dxa"/>
            <w:vAlign w:val="center"/>
          </w:tcPr>
          <w:p w14:paraId="7DBE771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disputeparty3</w:t>
            </w:r>
          </w:p>
        </w:tc>
        <w:tc>
          <w:tcPr>
            <w:tcW w:w="1360" w:type="dxa"/>
            <w:vAlign w:val="center"/>
          </w:tcPr>
          <w:p w14:paraId="0EEBB97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disputeparty4</w:t>
            </w:r>
          </w:p>
        </w:tc>
        <w:tc>
          <w:tcPr>
            <w:tcW w:w="1360" w:type="dxa"/>
            <w:vAlign w:val="center"/>
          </w:tcPr>
          <w:p w14:paraId="0437243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disputeparty5</w:t>
            </w:r>
          </w:p>
        </w:tc>
        <w:tc>
          <w:tcPr>
            <w:tcW w:w="1360" w:type="dxa"/>
            <w:vAlign w:val="center"/>
          </w:tcPr>
          <w:p w14:paraId="5274E98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disputeparty6</w:t>
            </w:r>
          </w:p>
        </w:tc>
        <w:tc>
          <w:tcPr>
            <w:tcW w:w="1360" w:type="dxa"/>
            <w:vAlign w:val="center"/>
          </w:tcPr>
          <w:p w14:paraId="6A2EFB6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disputeparty7</w:t>
            </w:r>
          </w:p>
        </w:tc>
        <w:tc>
          <w:tcPr>
            <w:tcW w:w="1360" w:type="dxa"/>
            <w:vAlign w:val="center"/>
          </w:tcPr>
          <w:p w14:paraId="276FED8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disputeparty8</w:t>
            </w:r>
          </w:p>
        </w:tc>
        <w:tc>
          <w:tcPr>
            <w:tcW w:w="1360" w:type="dxa"/>
            <w:vAlign w:val="center"/>
          </w:tcPr>
          <w:p w14:paraId="0BF7E34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disputeparty9</w:t>
            </w:r>
          </w:p>
        </w:tc>
      </w:tr>
      <w:tr w:rsidR="00F25BF8" w:rsidRPr="00F25BF8" w14:paraId="6BFC607E" w14:textId="77777777" w:rsidTr="00F25BF8">
        <w:trPr>
          <w:trHeight w:val="20"/>
          <w:jc w:val="center"/>
        </w:trPr>
        <w:tc>
          <w:tcPr>
            <w:tcW w:w="715" w:type="dxa"/>
          </w:tcPr>
          <w:p w14:paraId="113A7239" w14:textId="77777777" w:rsidR="00F25BF8" w:rsidRPr="00F25BF8" w:rsidRDefault="00F25BF8" w:rsidP="00F25BF8">
            <w:pPr>
              <w:contextualSpacing/>
              <w:jc w:val="center"/>
              <w:rPr>
                <w:sz w:val="20"/>
              </w:rPr>
            </w:pPr>
            <w:r w:rsidRPr="00F25BF8">
              <w:rPr>
                <w:sz w:val="20"/>
              </w:rPr>
              <w:t>1</w:t>
            </w:r>
          </w:p>
        </w:tc>
        <w:tc>
          <w:tcPr>
            <w:tcW w:w="1360" w:type="dxa"/>
          </w:tcPr>
          <w:p w14:paraId="0A3CA710" w14:textId="77777777" w:rsidR="00F25BF8" w:rsidRPr="00F25BF8" w:rsidRDefault="00F25BF8" w:rsidP="00F25BF8">
            <w:pPr>
              <w:contextualSpacing/>
              <w:jc w:val="center"/>
            </w:pPr>
          </w:p>
        </w:tc>
        <w:tc>
          <w:tcPr>
            <w:tcW w:w="1360" w:type="dxa"/>
          </w:tcPr>
          <w:p w14:paraId="53E1C6AF" w14:textId="77777777" w:rsidR="00F25BF8" w:rsidRPr="00F25BF8" w:rsidRDefault="00F25BF8" w:rsidP="00F25BF8">
            <w:pPr>
              <w:contextualSpacing/>
              <w:jc w:val="center"/>
            </w:pPr>
          </w:p>
        </w:tc>
        <w:tc>
          <w:tcPr>
            <w:tcW w:w="1360" w:type="dxa"/>
          </w:tcPr>
          <w:p w14:paraId="1790186B" w14:textId="77777777" w:rsidR="00F25BF8" w:rsidRPr="00F25BF8" w:rsidRDefault="00F25BF8" w:rsidP="00F25BF8">
            <w:pPr>
              <w:contextualSpacing/>
              <w:jc w:val="center"/>
            </w:pPr>
          </w:p>
        </w:tc>
        <w:tc>
          <w:tcPr>
            <w:tcW w:w="1360" w:type="dxa"/>
          </w:tcPr>
          <w:p w14:paraId="0E05897B" w14:textId="77777777" w:rsidR="00F25BF8" w:rsidRPr="00F25BF8" w:rsidRDefault="00F25BF8" w:rsidP="00F25BF8">
            <w:pPr>
              <w:contextualSpacing/>
              <w:jc w:val="center"/>
            </w:pPr>
          </w:p>
        </w:tc>
        <w:tc>
          <w:tcPr>
            <w:tcW w:w="1360" w:type="dxa"/>
          </w:tcPr>
          <w:p w14:paraId="0577E78A" w14:textId="77777777" w:rsidR="00F25BF8" w:rsidRPr="00F25BF8" w:rsidRDefault="00F25BF8" w:rsidP="00F25BF8">
            <w:pPr>
              <w:contextualSpacing/>
              <w:jc w:val="center"/>
            </w:pPr>
          </w:p>
        </w:tc>
        <w:tc>
          <w:tcPr>
            <w:tcW w:w="1360" w:type="dxa"/>
          </w:tcPr>
          <w:p w14:paraId="63FA40EB" w14:textId="77777777" w:rsidR="00F25BF8" w:rsidRPr="00F25BF8" w:rsidRDefault="00F25BF8" w:rsidP="00F25BF8">
            <w:pPr>
              <w:contextualSpacing/>
              <w:jc w:val="center"/>
            </w:pPr>
          </w:p>
        </w:tc>
        <w:tc>
          <w:tcPr>
            <w:tcW w:w="1360" w:type="dxa"/>
          </w:tcPr>
          <w:p w14:paraId="12996286" w14:textId="77777777" w:rsidR="00F25BF8" w:rsidRPr="00F25BF8" w:rsidRDefault="00F25BF8" w:rsidP="00F25BF8">
            <w:pPr>
              <w:contextualSpacing/>
              <w:jc w:val="center"/>
            </w:pPr>
          </w:p>
        </w:tc>
        <w:tc>
          <w:tcPr>
            <w:tcW w:w="1360" w:type="dxa"/>
          </w:tcPr>
          <w:p w14:paraId="2165586B" w14:textId="77777777" w:rsidR="00F25BF8" w:rsidRPr="00F25BF8" w:rsidRDefault="00F25BF8" w:rsidP="00F25BF8">
            <w:pPr>
              <w:contextualSpacing/>
              <w:jc w:val="center"/>
            </w:pPr>
          </w:p>
        </w:tc>
        <w:tc>
          <w:tcPr>
            <w:tcW w:w="1360" w:type="dxa"/>
          </w:tcPr>
          <w:p w14:paraId="47FDBB04" w14:textId="77777777" w:rsidR="00F25BF8" w:rsidRPr="00F25BF8" w:rsidRDefault="00F25BF8" w:rsidP="00F25BF8">
            <w:pPr>
              <w:contextualSpacing/>
              <w:jc w:val="center"/>
            </w:pPr>
          </w:p>
        </w:tc>
      </w:tr>
      <w:tr w:rsidR="00F25BF8" w:rsidRPr="00F25BF8" w14:paraId="5D33E287" w14:textId="77777777" w:rsidTr="00F25BF8">
        <w:trPr>
          <w:trHeight w:val="20"/>
          <w:jc w:val="center"/>
        </w:trPr>
        <w:tc>
          <w:tcPr>
            <w:tcW w:w="715" w:type="dxa"/>
          </w:tcPr>
          <w:p w14:paraId="4C0EAC05" w14:textId="77777777" w:rsidR="00F25BF8" w:rsidRPr="00F25BF8" w:rsidRDefault="00F25BF8" w:rsidP="00F25BF8">
            <w:pPr>
              <w:contextualSpacing/>
              <w:jc w:val="center"/>
              <w:rPr>
                <w:sz w:val="20"/>
              </w:rPr>
            </w:pPr>
            <w:r w:rsidRPr="00F25BF8">
              <w:rPr>
                <w:sz w:val="20"/>
              </w:rPr>
              <w:t>2</w:t>
            </w:r>
          </w:p>
        </w:tc>
        <w:tc>
          <w:tcPr>
            <w:tcW w:w="1360" w:type="dxa"/>
          </w:tcPr>
          <w:p w14:paraId="69EA2B88" w14:textId="77777777" w:rsidR="00F25BF8" w:rsidRPr="00F25BF8" w:rsidRDefault="00F25BF8" w:rsidP="00F25BF8">
            <w:pPr>
              <w:contextualSpacing/>
              <w:jc w:val="center"/>
            </w:pPr>
          </w:p>
        </w:tc>
        <w:tc>
          <w:tcPr>
            <w:tcW w:w="1360" w:type="dxa"/>
          </w:tcPr>
          <w:p w14:paraId="5794F9F0" w14:textId="77777777" w:rsidR="00F25BF8" w:rsidRPr="00F25BF8" w:rsidRDefault="00F25BF8" w:rsidP="00F25BF8">
            <w:pPr>
              <w:contextualSpacing/>
              <w:jc w:val="center"/>
            </w:pPr>
          </w:p>
        </w:tc>
        <w:tc>
          <w:tcPr>
            <w:tcW w:w="1360" w:type="dxa"/>
          </w:tcPr>
          <w:p w14:paraId="09455DDB" w14:textId="77777777" w:rsidR="00F25BF8" w:rsidRPr="00F25BF8" w:rsidRDefault="00F25BF8" w:rsidP="00F25BF8">
            <w:pPr>
              <w:contextualSpacing/>
              <w:jc w:val="center"/>
            </w:pPr>
          </w:p>
        </w:tc>
        <w:tc>
          <w:tcPr>
            <w:tcW w:w="1360" w:type="dxa"/>
          </w:tcPr>
          <w:p w14:paraId="452E6317" w14:textId="77777777" w:rsidR="00F25BF8" w:rsidRPr="00F25BF8" w:rsidRDefault="00F25BF8" w:rsidP="00F25BF8">
            <w:pPr>
              <w:contextualSpacing/>
              <w:jc w:val="center"/>
            </w:pPr>
          </w:p>
        </w:tc>
        <w:tc>
          <w:tcPr>
            <w:tcW w:w="1360" w:type="dxa"/>
          </w:tcPr>
          <w:p w14:paraId="1F9C3C9A" w14:textId="77777777" w:rsidR="00F25BF8" w:rsidRPr="00F25BF8" w:rsidRDefault="00F25BF8" w:rsidP="00F25BF8">
            <w:pPr>
              <w:contextualSpacing/>
              <w:jc w:val="center"/>
            </w:pPr>
          </w:p>
        </w:tc>
        <w:tc>
          <w:tcPr>
            <w:tcW w:w="1360" w:type="dxa"/>
          </w:tcPr>
          <w:p w14:paraId="47CDB237" w14:textId="77777777" w:rsidR="00F25BF8" w:rsidRPr="00F25BF8" w:rsidRDefault="00F25BF8" w:rsidP="00F25BF8">
            <w:pPr>
              <w:contextualSpacing/>
              <w:jc w:val="center"/>
            </w:pPr>
          </w:p>
        </w:tc>
        <w:tc>
          <w:tcPr>
            <w:tcW w:w="1360" w:type="dxa"/>
          </w:tcPr>
          <w:p w14:paraId="393AD2C1" w14:textId="77777777" w:rsidR="00F25BF8" w:rsidRPr="00F25BF8" w:rsidRDefault="00F25BF8" w:rsidP="00F25BF8">
            <w:pPr>
              <w:contextualSpacing/>
              <w:jc w:val="center"/>
            </w:pPr>
          </w:p>
        </w:tc>
        <w:tc>
          <w:tcPr>
            <w:tcW w:w="1360" w:type="dxa"/>
          </w:tcPr>
          <w:p w14:paraId="20B409BC" w14:textId="77777777" w:rsidR="00F25BF8" w:rsidRPr="00F25BF8" w:rsidRDefault="00F25BF8" w:rsidP="00F25BF8">
            <w:pPr>
              <w:contextualSpacing/>
              <w:jc w:val="center"/>
            </w:pPr>
          </w:p>
        </w:tc>
        <w:tc>
          <w:tcPr>
            <w:tcW w:w="1360" w:type="dxa"/>
          </w:tcPr>
          <w:p w14:paraId="35E6400C" w14:textId="77777777" w:rsidR="00F25BF8" w:rsidRPr="00F25BF8" w:rsidRDefault="00F25BF8" w:rsidP="00F25BF8">
            <w:pPr>
              <w:contextualSpacing/>
              <w:jc w:val="center"/>
            </w:pPr>
          </w:p>
        </w:tc>
      </w:tr>
      <w:tr w:rsidR="00F25BF8" w:rsidRPr="00F25BF8" w14:paraId="78DD7DCD" w14:textId="77777777" w:rsidTr="00F25BF8">
        <w:trPr>
          <w:trHeight w:val="20"/>
          <w:jc w:val="center"/>
        </w:trPr>
        <w:tc>
          <w:tcPr>
            <w:tcW w:w="715" w:type="dxa"/>
          </w:tcPr>
          <w:p w14:paraId="2A862A8A" w14:textId="77777777" w:rsidR="00F25BF8" w:rsidRPr="00F25BF8" w:rsidRDefault="00F25BF8" w:rsidP="00F25BF8">
            <w:pPr>
              <w:contextualSpacing/>
              <w:jc w:val="center"/>
              <w:rPr>
                <w:sz w:val="20"/>
              </w:rPr>
            </w:pPr>
            <w:r w:rsidRPr="00F25BF8">
              <w:rPr>
                <w:sz w:val="20"/>
              </w:rPr>
              <w:t>3</w:t>
            </w:r>
          </w:p>
        </w:tc>
        <w:tc>
          <w:tcPr>
            <w:tcW w:w="1360" w:type="dxa"/>
          </w:tcPr>
          <w:p w14:paraId="781AAD45" w14:textId="77777777" w:rsidR="00F25BF8" w:rsidRPr="00F25BF8" w:rsidRDefault="00F25BF8" w:rsidP="00F25BF8">
            <w:pPr>
              <w:contextualSpacing/>
              <w:jc w:val="center"/>
            </w:pPr>
          </w:p>
        </w:tc>
        <w:tc>
          <w:tcPr>
            <w:tcW w:w="1360" w:type="dxa"/>
          </w:tcPr>
          <w:p w14:paraId="327638A9" w14:textId="77777777" w:rsidR="00F25BF8" w:rsidRPr="00F25BF8" w:rsidRDefault="00F25BF8" w:rsidP="00F25BF8">
            <w:pPr>
              <w:contextualSpacing/>
              <w:jc w:val="center"/>
            </w:pPr>
          </w:p>
        </w:tc>
        <w:tc>
          <w:tcPr>
            <w:tcW w:w="1360" w:type="dxa"/>
          </w:tcPr>
          <w:p w14:paraId="7C688A53" w14:textId="77777777" w:rsidR="00F25BF8" w:rsidRPr="00F25BF8" w:rsidRDefault="00F25BF8" w:rsidP="00F25BF8">
            <w:pPr>
              <w:contextualSpacing/>
              <w:jc w:val="center"/>
            </w:pPr>
          </w:p>
        </w:tc>
        <w:tc>
          <w:tcPr>
            <w:tcW w:w="1360" w:type="dxa"/>
          </w:tcPr>
          <w:p w14:paraId="518F97AC" w14:textId="77777777" w:rsidR="00F25BF8" w:rsidRPr="00F25BF8" w:rsidRDefault="00F25BF8" w:rsidP="00F25BF8">
            <w:pPr>
              <w:contextualSpacing/>
              <w:jc w:val="center"/>
            </w:pPr>
          </w:p>
        </w:tc>
        <w:tc>
          <w:tcPr>
            <w:tcW w:w="1360" w:type="dxa"/>
          </w:tcPr>
          <w:p w14:paraId="0CBA95B4" w14:textId="77777777" w:rsidR="00F25BF8" w:rsidRPr="00F25BF8" w:rsidRDefault="00F25BF8" w:rsidP="00F25BF8">
            <w:pPr>
              <w:contextualSpacing/>
              <w:jc w:val="center"/>
            </w:pPr>
          </w:p>
        </w:tc>
        <w:tc>
          <w:tcPr>
            <w:tcW w:w="1360" w:type="dxa"/>
          </w:tcPr>
          <w:p w14:paraId="6D0DC34D" w14:textId="77777777" w:rsidR="00F25BF8" w:rsidRPr="00F25BF8" w:rsidRDefault="00F25BF8" w:rsidP="00F25BF8">
            <w:pPr>
              <w:contextualSpacing/>
              <w:jc w:val="center"/>
            </w:pPr>
          </w:p>
        </w:tc>
        <w:tc>
          <w:tcPr>
            <w:tcW w:w="1360" w:type="dxa"/>
          </w:tcPr>
          <w:p w14:paraId="440A418E" w14:textId="77777777" w:rsidR="00F25BF8" w:rsidRPr="00F25BF8" w:rsidRDefault="00F25BF8" w:rsidP="00F25BF8">
            <w:pPr>
              <w:contextualSpacing/>
              <w:jc w:val="center"/>
            </w:pPr>
          </w:p>
        </w:tc>
        <w:tc>
          <w:tcPr>
            <w:tcW w:w="1360" w:type="dxa"/>
          </w:tcPr>
          <w:p w14:paraId="5881C3AB" w14:textId="77777777" w:rsidR="00F25BF8" w:rsidRPr="00F25BF8" w:rsidRDefault="00F25BF8" w:rsidP="00F25BF8">
            <w:pPr>
              <w:contextualSpacing/>
              <w:jc w:val="center"/>
            </w:pPr>
          </w:p>
        </w:tc>
        <w:tc>
          <w:tcPr>
            <w:tcW w:w="1360" w:type="dxa"/>
          </w:tcPr>
          <w:p w14:paraId="053C6438" w14:textId="77777777" w:rsidR="00F25BF8" w:rsidRPr="00F25BF8" w:rsidRDefault="00F25BF8" w:rsidP="00F25BF8">
            <w:pPr>
              <w:contextualSpacing/>
              <w:jc w:val="center"/>
            </w:pPr>
          </w:p>
        </w:tc>
      </w:tr>
      <w:tr w:rsidR="00F25BF8" w:rsidRPr="00F25BF8" w14:paraId="0804FFE9" w14:textId="77777777" w:rsidTr="00F25BF8">
        <w:trPr>
          <w:trHeight w:val="20"/>
          <w:jc w:val="center"/>
        </w:trPr>
        <w:tc>
          <w:tcPr>
            <w:tcW w:w="715" w:type="dxa"/>
          </w:tcPr>
          <w:p w14:paraId="643009EC" w14:textId="77777777" w:rsidR="00F25BF8" w:rsidRPr="00F25BF8" w:rsidRDefault="00F25BF8" w:rsidP="00F25BF8">
            <w:pPr>
              <w:contextualSpacing/>
              <w:jc w:val="center"/>
              <w:rPr>
                <w:sz w:val="20"/>
              </w:rPr>
            </w:pPr>
            <w:r w:rsidRPr="00F25BF8">
              <w:rPr>
                <w:sz w:val="20"/>
              </w:rPr>
              <w:t>4</w:t>
            </w:r>
          </w:p>
        </w:tc>
        <w:tc>
          <w:tcPr>
            <w:tcW w:w="1360" w:type="dxa"/>
          </w:tcPr>
          <w:p w14:paraId="21F984AB" w14:textId="77777777" w:rsidR="00F25BF8" w:rsidRPr="00F25BF8" w:rsidRDefault="00F25BF8" w:rsidP="00F25BF8">
            <w:pPr>
              <w:contextualSpacing/>
              <w:jc w:val="center"/>
            </w:pPr>
          </w:p>
        </w:tc>
        <w:tc>
          <w:tcPr>
            <w:tcW w:w="1360" w:type="dxa"/>
          </w:tcPr>
          <w:p w14:paraId="7C63571B" w14:textId="77777777" w:rsidR="00F25BF8" w:rsidRPr="00F25BF8" w:rsidRDefault="00F25BF8" w:rsidP="00F25BF8">
            <w:pPr>
              <w:contextualSpacing/>
              <w:jc w:val="center"/>
            </w:pPr>
          </w:p>
        </w:tc>
        <w:tc>
          <w:tcPr>
            <w:tcW w:w="1360" w:type="dxa"/>
          </w:tcPr>
          <w:p w14:paraId="0A118F7D" w14:textId="77777777" w:rsidR="00F25BF8" w:rsidRPr="00F25BF8" w:rsidRDefault="00F25BF8" w:rsidP="00F25BF8">
            <w:pPr>
              <w:contextualSpacing/>
              <w:jc w:val="center"/>
            </w:pPr>
          </w:p>
        </w:tc>
        <w:tc>
          <w:tcPr>
            <w:tcW w:w="1360" w:type="dxa"/>
          </w:tcPr>
          <w:p w14:paraId="5EBA5872" w14:textId="77777777" w:rsidR="00F25BF8" w:rsidRPr="00F25BF8" w:rsidRDefault="00F25BF8" w:rsidP="00F25BF8">
            <w:pPr>
              <w:contextualSpacing/>
              <w:jc w:val="center"/>
            </w:pPr>
          </w:p>
        </w:tc>
        <w:tc>
          <w:tcPr>
            <w:tcW w:w="1360" w:type="dxa"/>
          </w:tcPr>
          <w:p w14:paraId="2DDFE36F" w14:textId="77777777" w:rsidR="00F25BF8" w:rsidRPr="00F25BF8" w:rsidRDefault="00F25BF8" w:rsidP="00F25BF8">
            <w:pPr>
              <w:contextualSpacing/>
              <w:jc w:val="center"/>
            </w:pPr>
          </w:p>
        </w:tc>
        <w:tc>
          <w:tcPr>
            <w:tcW w:w="1360" w:type="dxa"/>
          </w:tcPr>
          <w:p w14:paraId="0124E0E3" w14:textId="77777777" w:rsidR="00F25BF8" w:rsidRPr="00F25BF8" w:rsidRDefault="00F25BF8" w:rsidP="00F25BF8">
            <w:pPr>
              <w:contextualSpacing/>
              <w:jc w:val="center"/>
            </w:pPr>
          </w:p>
        </w:tc>
        <w:tc>
          <w:tcPr>
            <w:tcW w:w="1360" w:type="dxa"/>
          </w:tcPr>
          <w:p w14:paraId="7ED4037B" w14:textId="77777777" w:rsidR="00F25BF8" w:rsidRPr="00F25BF8" w:rsidRDefault="00F25BF8" w:rsidP="00F25BF8">
            <w:pPr>
              <w:contextualSpacing/>
              <w:jc w:val="center"/>
            </w:pPr>
          </w:p>
        </w:tc>
        <w:tc>
          <w:tcPr>
            <w:tcW w:w="1360" w:type="dxa"/>
          </w:tcPr>
          <w:p w14:paraId="26968D88" w14:textId="77777777" w:rsidR="00F25BF8" w:rsidRPr="00F25BF8" w:rsidRDefault="00F25BF8" w:rsidP="00F25BF8">
            <w:pPr>
              <w:contextualSpacing/>
              <w:jc w:val="center"/>
            </w:pPr>
          </w:p>
        </w:tc>
        <w:tc>
          <w:tcPr>
            <w:tcW w:w="1360" w:type="dxa"/>
          </w:tcPr>
          <w:p w14:paraId="78C0658E" w14:textId="77777777" w:rsidR="00F25BF8" w:rsidRPr="00F25BF8" w:rsidRDefault="00F25BF8" w:rsidP="00F25BF8">
            <w:pPr>
              <w:contextualSpacing/>
              <w:jc w:val="center"/>
            </w:pPr>
          </w:p>
        </w:tc>
      </w:tr>
      <w:tr w:rsidR="00F25BF8" w:rsidRPr="00F25BF8" w14:paraId="777D15E6" w14:textId="77777777" w:rsidTr="00F25BF8">
        <w:trPr>
          <w:trHeight w:val="20"/>
          <w:jc w:val="center"/>
        </w:trPr>
        <w:tc>
          <w:tcPr>
            <w:tcW w:w="715" w:type="dxa"/>
          </w:tcPr>
          <w:p w14:paraId="42DA42EB" w14:textId="77777777" w:rsidR="00F25BF8" w:rsidRPr="00F25BF8" w:rsidRDefault="00F25BF8" w:rsidP="00F25BF8">
            <w:pPr>
              <w:contextualSpacing/>
              <w:jc w:val="center"/>
              <w:rPr>
                <w:sz w:val="20"/>
              </w:rPr>
            </w:pPr>
            <w:r w:rsidRPr="00F25BF8">
              <w:rPr>
                <w:sz w:val="20"/>
              </w:rPr>
              <w:t>5</w:t>
            </w:r>
          </w:p>
        </w:tc>
        <w:tc>
          <w:tcPr>
            <w:tcW w:w="1360" w:type="dxa"/>
          </w:tcPr>
          <w:p w14:paraId="4A4610D4" w14:textId="77777777" w:rsidR="00F25BF8" w:rsidRPr="00F25BF8" w:rsidRDefault="00F25BF8" w:rsidP="00F25BF8">
            <w:pPr>
              <w:contextualSpacing/>
              <w:jc w:val="center"/>
            </w:pPr>
          </w:p>
        </w:tc>
        <w:tc>
          <w:tcPr>
            <w:tcW w:w="1360" w:type="dxa"/>
          </w:tcPr>
          <w:p w14:paraId="7D007E96" w14:textId="77777777" w:rsidR="00F25BF8" w:rsidRPr="00F25BF8" w:rsidRDefault="00F25BF8" w:rsidP="00F25BF8">
            <w:pPr>
              <w:contextualSpacing/>
              <w:jc w:val="center"/>
            </w:pPr>
          </w:p>
        </w:tc>
        <w:tc>
          <w:tcPr>
            <w:tcW w:w="1360" w:type="dxa"/>
          </w:tcPr>
          <w:p w14:paraId="17053E13" w14:textId="77777777" w:rsidR="00F25BF8" w:rsidRPr="00F25BF8" w:rsidRDefault="00F25BF8" w:rsidP="00F25BF8">
            <w:pPr>
              <w:contextualSpacing/>
              <w:jc w:val="center"/>
            </w:pPr>
          </w:p>
        </w:tc>
        <w:tc>
          <w:tcPr>
            <w:tcW w:w="1360" w:type="dxa"/>
          </w:tcPr>
          <w:p w14:paraId="3F2B22DD" w14:textId="77777777" w:rsidR="00F25BF8" w:rsidRPr="00F25BF8" w:rsidRDefault="00F25BF8" w:rsidP="00F25BF8">
            <w:pPr>
              <w:contextualSpacing/>
              <w:jc w:val="center"/>
            </w:pPr>
          </w:p>
        </w:tc>
        <w:tc>
          <w:tcPr>
            <w:tcW w:w="1360" w:type="dxa"/>
          </w:tcPr>
          <w:p w14:paraId="74E54875" w14:textId="77777777" w:rsidR="00F25BF8" w:rsidRPr="00F25BF8" w:rsidRDefault="00F25BF8" w:rsidP="00F25BF8">
            <w:pPr>
              <w:contextualSpacing/>
              <w:jc w:val="center"/>
            </w:pPr>
          </w:p>
        </w:tc>
        <w:tc>
          <w:tcPr>
            <w:tcW w:w="1360" w:type="dxa"/>
          </w:tcPr>
          <w:p w14:paraId="1B1997FC" w14:textId="77777777" w:rsidR="00F25BF8" w:rsidRPr="00F25BF8" w:rsidRDefault="00F25BF8" w:rsidP="00F25BF8">
            <w:pPr>
              <w:contextualSpacing/>
              <w:jc w:val="center"/>
            </w:pPr>
          </w:p>
        </w:tc>
        <w:tc>
          <w:tcPr>
            <w:tcW w:w="1360" w:type="dxa"/>
          </w:tcPr>
          <w:p w14:paraId="3FE84C2E" w14:textId="77777777" w:rsidR="00F25BF8" w:rsidRPr="00F25BF8" w:rsidRDefault="00F25BF8" w:rsidP="00F25BF8">
            <w:pPr>
              <w:contextualSpacing/>
              <w:jc w:val="center"/>
            </w:pPr>
          </w:p>
        </w:tc>
        <w:tc>
          <w:tcPr>
            <w:tcW w:w="1360" w:type="dxa"/>
          </w:tcPr>
          <w:p w14:paraId="4DBF4BF0" w14:textId="77777777" w:rsidR="00F25BF8" w:rsidRPr="00F25BF8" w:rsidRDefault="00F25BF8" w:rsidP="00F25BF8">
            <w:pPr>
              <w:contextualSpacing/>
              <w:jc w:val="center"/>
            </w:pPr>
          </w:p>
        </w:tc>
        <w:tc>
          <w:tcPr>
            <w:tcW w:w="1360" w:type="dxa"/>
          </w:tcPr>
          <w:p w14:paraId="3ED11E1D" w14:textId="77777777" w:rsidR="00F25BF8" w:rsidRPr="00F25BF8" w:rsidRDefault="00F25BF8" w:rsidP="00F25BF8">
            <w:pPr>
              <w:contextualSpacing/>
              <w:jc w:val="center"/>
            </w:pPr>
          </w:p>
        </w:tc>
      </w:tr>
      <w:tr w:rsidR="00F25BF8" w:rsidRPr="00F25BF8" w14:paraId="2085619A" w14:textId="77777777" w:rsidTr="00F25BF8">
        <w:trPr>
          <w:trHeight w:val="20"/>
          <w:jc w:val="center"/>
        </w:trPr>
        <w:tc>
          <w:tcPr>
            <w:tcW w:w="715" w:type="dxa"/>
          </w:tcPr>
          <w:p w14:paraId="14BE10D1" w14:textId="77777777" w:rsidR="00F25BF8" w:rsidRPr="00F25BF8" w:rsidRDefault="00F25BF8" w:rsidP="00F25BF8">
            <w:pPr>
              <w:contextualSpacing/>
              <w:jc w:val="center"/>
              <w:rPr>
                <w:sz w:val="20"/>
              </w:rPr>
            </w:pPr>
            <w:r w:rsidRPr="00F25BF8">
              <w:rPr>
                <w:sz w:val="20"/>
              </w:rPr>
              <w:t>6</w:t>
            </w:r>
          </w:p>
        </w:tc>
        <w:tc>
          <w:tcPr>
            <w:tcW w:w="1360" w:type="dxa"/>
          </w:tcPr>
          <w:p w14:paraId="5A97E9EE" w14:textId="77777777" w:rsidR="00F25BF8" w:rsidRPr="00F25BF8" w:rsidRDefault="00F25BF8" w:rsidP="00F25BF8">
            <w:pPr>
              <w:contextualSpacing/>
              <w:jc w:val="center"/>
            </w:pPr>
          </w:p>
        </w:tc>
        <w:tc>
          <w:tcPr>
            <w:tcW w:w="1360" w:type="dxa"/>
          </w:tcPr>
          <w:p w14:paraId="10F63EA8" w14:textId="77777777" w:rsidR="00F25BF8" w:rsidRPr="00F25BF8" w:rsidRDefault="00F25BF8" w:rsidP="00F25BF8">
            <w:pPr>
              <w:contextualSpacing/>
              <w:jc w:val="center"/>
            </w:pPr>
          </w:p>
        </w:tc>
        <w:tc>
          <w:tcPr>
            <w:tcW w:w="1360" w:type="dxa"/>
          </w:tcPr>
          <w:p w14:paraId="51CE7BC9" w14:textId="77777777" w:rsidR="00F25BF8" w:rsidRPr="00F25BF8" w:rsidRDefault="00F25BF8" w:rsidP="00F25BF8">
            <w:pPr>
              <w:contextualSpacing/>
              <w:jc w:val="center"/>
            </w:pPr>
          </w:p>
        </w:tc>
        <w:tc>
          <w:tcPr>
            <w:tcW w:w="1360" w:type="dxa"/>
          </w:tcPr>
          <w:p w14:paraId="796FB62B" w14:textId="77777777" w:rsidR="00F25BF8" w:rsidRPr="00F25BF8" w:rsidRDefault="00F25BF8" w:rsidP="00F25BF8">
            <w:pPr>
              <w:contextualSpacing/>
              <w:jc w:val="center"/>
            </w:pPr>
          </w:p>
        </w:tc>
        <w:tc>
          <w:tcPr>
            <w:tcW w:w="1360" w:type="dxa"/>
          </w:tcPr>
          <w:p w14:paraId="4DAC7BE4" w14:textId="77777777" w:rsidR="00F25BF8" w:rsidRPr="00F25BF8" w:rsidRDefault="00F25BF8" w:rsidP="00F25BF8">
            <w:pPr>
              <w:contextualSpacing/>
              <w:jc w:val="center"/>
            </w:pPr>
          </w:p>
        </w:tc>
        <w:tc>
          <w:tcPr>
            <w:tcW w:w="1360" w:type="dxa"/>
          </w:tcPr>
          <w:p w14:paraId="6D19C5CC" w14:textId="77777777" w:rsidR="00F25BF8" w:rsidRPr="00F25BF8" w:rsidRDefault="00F25BF8" w:rsidP="00F25BF8">
            <w:pPr>
              <w:contextualSpacing/>
              <w:jc w:val="center"/>
            </w:pPr>
          </w:p>
        </w:tc>
        <w:tc>
          <w:tcPr>
            <w:tcW w:w="1360" w:type="dxa"/>
          </w:tcPr>
          <w:p w14:paraId="10C61980" w14:textId="77777777" w:rsidR="00F25BF8" w:rsidRPr="00F25BF8" w:rsidRDefault="00F25BF8" w:rsidP="00F25BF8">
            <w:pPr>
              <w:contextualSpacing/>
              <w:jc w:val="center"/>
            </w:pPr>
          </w:p>
        </w:tc>
        <w:tc>
          <w:tcPr>
            <w:tcW w:w="1360" w:type="dxa"/>
          </w:tcPr>
          <w:p w14:paraId="1ACCF6AE" w14:textId="77777777" w:rsidR="00F25BF8" w:rsidRPr="00F25BF8" w:rsidRDefault="00F25BF8" w:rsidP="00F25BF8">
            <w:pPr>
              <w:contextualSpacing/>
              <w:jc w:val="center"/>
            </w:pPr>
          </w:p>
        </w:tc>
        <w:tc>
          <w:tcPr>
            <w:tcW w:w="1360" w:type="dxa"/>
          </w:tcPr>
          <w:p w14:paraId="44202702" w14:textId="77777777" w:rsidR="00F25BF8" w:rsidRPr="00F25BF8" w:rsidRDefault="00F25BF8" w:rsidP="00F25BF8">
            <w:pPr>
              <w:contextualSpacing/>
              <w:jc w:val="center"/>
            </w:pPr>
          </w:p>
        </w:tc>
      </w:tr>
      <w:tr w:rsidR="00F25BF8" w:rsidRPr="00F25BF8" w14:paraId="67566A9B" w14:textId="77777777" w:rsidTr="00F25BF8">
        <w:trPr>
          <w:trHeight w:val="20"/>
          <w:jc w:val="center"/>
        </w:trPr>
        <w:tc>
          <w:tcPr>
            <w:tcW w:w="715" w:type="dxa"/>
          </w:tcPr>
          <w:p w14:paraId="37FE1DAC" w14:textId="77777777" w:rsidR="00F25BF8" w:rsidRPr="00F25BF8" w:rsidRDefault="00F25BF8" w:rsidP="00F25BF8">
            <w:pPr>
              <w:contextualSpacing/>
              <w:jc w:val="center"/>
              <w:rPr>
                <w:sz w:val="20"/>
              </w:rPr>
            </w:pPr>
            <w:r w:rsidRPr="00F25BF8">
              <w:rPr>
                <w:sz w:val="20"/>
              </w:rPr>
              <w:t>7</w:t>
            </w:r>
          </w:p>
        </w:tc>
        <w:tc>
          <w:tcPr>
            <w:tcW w:w="1360" w:type="dxa"/>
          </w:tcPr>
          <w:p w14:paraId="2AC52953" w14:textId="77777777" w:rsidR="00F25BF8" w:rsidRPr="00F25BF8" w:rsidRDefault="00F25BF8" w:rsidP="00F25BF8">
            <w:pPr>
              <w:contextualSpacing/>
              <w:jc w:val="center"/>
            </w:pPr>
          </w:p>
        </w:tc>
        <w:tc>
          <w:tcPr>
            <w:tcW w:w="1360" w:type="dxa"/>
          </w:tcPr>
          <w:p w14:paraId="68CF26D2" w14:textId="77777777" w:rsidR="00F25BF8" w:rsidRPr="00F25BF8" w:rsidRDefault="00F25BF8" w:rsidP="00F25BF8">
            <w:pPr>
              <w:contextualSpacing/>
              <w:jc w:val="center"/>
            </w:pPr>
          </w:p>
        </w:tc>
        <w:tc>
          <w:tcPr>
            <w:tcW w:w="1360" w:type="dxa"/>
          </w:tcPr>
          <w:p w14:paraId="6E11460A" w14:textId="77777777" w:rsidR="00F25BF8" w:rsidRPr="00F25BF8" w:rsidRDefault="00F25BF8" w:rsidP="00F25BF8">
            <w:pPr>
              <w:contextualSpacing/>
              <w:jc w:val="center"/>
            </w:pPr>
          </w:p>
        </w:tc>
        <w:tc>
          <w:tcPr>
            <w:tcW w:w="1360" w:type="dxa"/>
          </w:tcPr>
          <w:p w14:paraId="27B8E239" w14:textId="77777777" w:rsidR="00F25BF8" w:rsidRPr="00F25BF8" w:rsidRDefault="00F25BF8" w:rsidP="00F25BF8">
            <w:pPr>
              <w:contextualSpacing/>
              <w:jc w:val="center"/>
            </w:pPr>
          </w:p>
        </w:tc>
        <w:tc>
          <w:tcPr>
            <w:tcW w:w="1360" w:type="dxa"/>
          </w:tcPr>
          <w:p w14:paraId="7ACB7075" w14:textId="77777777" w:rsidR="00F25BF8" w:rsidRPr="00F25BF8" w:rsidRDefault="00F25BF8" w:rsidP="00F25BF8">
            <w:pPr>
              <w:contextualSpacing/>
              <w:jc w:val="center"/>
            </w:pPr>
          </w:p>
        </w:tc>
        <w:tc>
          <w:tcPr>
            <w:tcW w:w="1360" w:type="dxa"/>
          </w:tcPr>
          <w:p w14:paraId="69A62AD8" w14:textId="77777777" w:rsidR="00F25BF8" w:rsidRPr="00F25BF8" w:rsidRDefault="00F25BF8" w:rsidP="00F25BF8">
            <w:pPr>
              <w:contextualSpacing/>
              <w:jc w:val="center"/>
            </w:pPr>
          </w:p>
        </w:tc>
        <w:tc>
          <w:tcPr>
            <w:tcW w:w="1360" w:type="dxa"/>
          </w:tcPr>
          <w:p w14:paraId="26C68181" w14:textId="77777777" w:rsidR="00F25BF8" w:rsidRPr="00F25BF8" w:rsidRDefault="00F25BF8" w:rsidP="00F25BF8">
            <w:pPr>
              <w:contextualSpacing/>
              <w:jc w:val="center"/>
            </w:pPr>
          </w:p>
        </w:tc>
        <w:tc>
          <w:tcPr>
            <w:tcW w:w="1360" w:type="dxa"/>
          </w:tcPr>
          <w:p w14:paraId="2862EDF5" w14:textId="77777777" w:rsidR="00F25BF8" w:rsidRPr="00F25BF8" w:rsidRDefault="00F25BF8" w:rsidP="00F25BF8">
            <w:pPr>
              <w:contextualSpacing/>
              <w:jc w:val="center"/>
            </w:pPr>
          </w:p>
        </w:tc>
        <w:tc>
          <w:tcPr>
            <w:tcW w:w="1360" w:type="dxa"/>
          </w:tcPr>
          <w:p w14:paraId="764F9D67" w14:textId="77777777" w:rsidR="00F25BF8" w:rsidRPr="00F25BF8" w:rsidRDefault="00F25BF8" w:rsidP="00F25BF8">
            <w:pPr>
              <w:contextualSpacing/>
              <w:jc w:val="center"/>
            </w:pPr>
          </w:p>
        </w:tc>
      </w:tr>
      <w:tr w:rsidR="00F25BF8" w:rsidRPr="00F25BF8" w14:paraId="3D5ED070" w14:textId="77777777" w:rsidTr="00F25BF8">
        <w:trPr>
          <w:trHeight w:val="20"/>
          <w:jc w:val="center"/>
        </w:trPr>
        <w:tc>
          <w:tcPr>
            <w:tcW w:w="715" w:type="dxa"/>
          </w:tcPr>
          <w:p w14:paraId="7944B59D" w14:textId="77777777" w:rsidR="00F25BF8" w:rsidRPr="00F25BF8" w:rsidRDefault="00F25BF8" w:rsidP="00F25BF8">
            <w:pPr>
              <w:contextualSpacing/>
              <w:jc w:val="center"/>
              <w:rPr>
                <w:sz w:val="20"/>
              </w:rPr>
            </w:pPr>
            <w:r w:rsidRPr="00F25BF8">
              <w:rPr>
                <w:sz w:val="20"/>
              </w:rPr>
              <w:t>8</w:t>
            </w:r>
          </w:p>
        </w:tc>
        <w:tc>
          <w:tcPr>
            <w:tcW w:w="1360" w:type="dxa"/>
          </w:tcPr>
          <w:p w14:paraId="5BF84B29" w14:textId="77777777" w:rsidR="00F25BF8" w:rsidRPr="00F25BF8" w:rsidRDefault="00F25BF8" w:rsidP="00F25BF8">
            <w:pPr>
              <w:contextualSpacing/>
              <w:jc w:val="center"/>
            </w:pPr>
          </w:p>
        </w:tc>
        <w:tc>
          <w:tcPr>
            <w:tcW w:w="1360" w:type="dxa"/>
          </w:tcPr>
          <w:p w14:paraId="5F6838F0" w14:textId="77777777" w:rsidR="00F25BF8" w:rsidRPr="00F25BF8" w:rsidRDefault="00F25BF8" w:rsidP="00F25BF8">
            <w:pPr>
              <w:contextualSpacing/>
              <w:jc w:val="center"/>
            </w:pPr>
          </w:p>
        </w:tc>
        <w:tc>
          <w:tcPr>
            <w:tcW w:w="1360" w:type="dxa"/>
          </w:tcPr>
          <w:p w14:paraId="3C5D2F3F" w14:textId="77777777" w:rsidR="00F25BF8" w:rsidRPr="00F25BF8" w:rsidRDefault="00F25BF8" w:rsidP="00F25BF8">
            <w:pPr>
              <w:contextualSpacing/>
              <w:jc w:val="center"/>
            </w:pPr>
          </w:p>
        </w:tc>
        <w:tc>
          <w:tcPr>
            <w:tcW w:w="1360" w:type="dxa"/>
          </w:tcPr>
          <w:p w14:paraId="5DEA587B" w14:textId="77777777" w:rsidR="00F25BF8" w:rsidRPr="00F25BF8" w:rsidRDefault="00F25BF8" w:rsidP="00F25BF8">
            <w:pPr>
              <w:contextualSpacing/>
              <w:jc w:val="center"/>
            </w:pPr>
          </w:p>
        </w:tc>
        <w:tc>
          <w:tcPr>
            <w:tcW w:w="1360" w:type="dxa"/>
          </w:tcPr>
          <w:p w14:paraId="0251434D" w14:textId="77777777" w:rsidR="00F25BF8" w:rsidRPr="00F25BF8" w:rsidRDefault="00F25BF8" w:rsidP="00F25BF8">
            <w:pPr>
              <w:contextualSpacing/>
              <w:jc w:val="center"/>
            </w:pPr>
          </w:p>
        </w:tc>
        <w:tc>
          <w:tcPr>
            <w:tcW w:w="1360" w:type="dxa"/>
          </w:tcPr>
          <w:p w14:paraId="028F8192" w14:textId="77777777" w:rsidR="00F25BF8" w:rsidRPr="00F25BF8" w:rsidRDefault="00F25BF8" w:rsidP="00F25BF8">
            <w:pPr>
              <w:contextualSpacing/>
              <w:jc w:val="center"/>
            </w:pPr>
          </w:p>
        </w:tc>
        <w:tc>
          <w:tcPr>
            <w:tcW w:w="1360" w:type="dxa"/>
          </w:tcPr>
          <w:p w14:paraId="566A720A" w14:textId="77777777" w:rsidR="00F25BF8" w:rsidRPr="00F25BF8" w:rsidRDefault="00F25BF8" w:rsidP="00F25BF8">
            <w:pPr>
              <w:contextualSpacing/>
              <w:jc w:val="center"/>
            </w:pPr>
          </w:p>
        </w:tc>
        <w:tc>
          <w:tcPr>
            <w:tcW w:w="1360" w:type="dxa"/>
          </w:tcPr>
          <w:p w14:paraId="4CA5DCB8" w14:textId="77777777" w:rsidR="00F25BF8" w:rsidRPr="00F25BF8" w:rsidRDefault="00F25BF8" w:rsidP="00F25BF8">
            <w:pPr>
              <w:contextualSpacing/>
              <w:jc w:val="center"/>
            </w:pPr>
          </w:p>
        </w:tc>
        <w:tc>
          <w:tcPr>
            <w:tcW w:w="1360" w:type="dxa"/>
          </w:tcPr>
          <w:p w14:paraId="1211510B" w14:textId="77777777" w:rsidR="00F25BF8" w:rsidRPr="00F25BF8" w:rsidRDefault="00F25BF8" w:rsidP="00F25BF8">
            <w:pPr>
              <w:contextualSpacing/>
              <w:jc w:val="center"/>
            </w:pPr>
          </w:p>
        </w:tc>
      </w:tr>
      <w:tr w:rsidR="00F25BF8" w:rsidRPr="00F25BF8" w14:paraId="207938A2" w14:textId="77777777" w:rsidTr="00F25BF8">
        <w:trPr>
          <w:trHeight w:val="20"/>
          <w:jc w:val="center"/>
        </w:trPr>
        <w:tc>
          <w:tcPr>
            <w:tcW w:w="715" w:type="dxa"/>
          </w:tcPr>
          <w:p w14:paraId="796F306D" w14:textId="77777777" w:rsidR="00F25BF8" w:rsidRPr="00F25BF8" w:rsidRDefault="00F25BF8" w:rsidP="00F25BF8">
            <w:pPr>
              <w:contextualSpacing/>
              <w:jc w:val="center"/>
              <w:rPr>
                <w:sz w:val="20"/>
              </w:rPr>
            </w:pPr>
            <w:r w:rsidRPr="00F25BF8">
              <w:rPr>
                <w:sz w:val="20"/>
              </w:rPr>
              <w:t>9</w:t>
            </w:r>
          </w:p>
        </w:tc>
        <w:tc>
          <w:tcPr>
            <w:tcW w:w="1360" w:type="dxa"/>
          </w:tcPr>
          <w:p w14:paraId="39A1BA56" w14:textId="77777777" w:rsidR="00F25BF8" w:rsidRPr="00F25BF8" w:rsidRDefault="00F25BF8" w:rsidP="00F25BF8">
            <w:pPr>
              <w:contextualSpacing/>
              <w:jc w:val="center"/>
            </w:pPr>
          </w:p>
        </w:tc>
        <w:tc>
          <w:tcPr>
            <w:tcW w:w="1360" w:type="dxa"/>
          </w:tcPr>
          <w:p w14:paraId="0C764F16" w14:textId="77777777" w:rsidR="00F25BF8" w:rsidRPr="00F25BF8" w:rsidRDefault="00F25BF8" w:rsidP="00F25BF8">
            <w:pPr>
              <w:contextualSpacing/>
              <w:jc w:val="center"/>
            </w:pPr>
          </w:p>
        </w:tc>
        <w:tc>
          <w:tcPr>
            <w:tcW w:w="1360" w:type="dxa"/>
          </w:tcPr>
          <w:p w14:paraId="31C4AA4D" w14:textId="77777777" w:rsidR="00F25BF8" w:rsidRPr="00F25BF8" w:rsidRDefault="00F25BF8" w:rsidP="00F25BF8">
            <w:pPr>
              <w:contextualSpacing/>
              <w:jc w:val="center"/>
            </w:pPr>
          </w:p>
        </w:tc>
        <w:tc>
          <w:tcPr>
            <w:tcW w:w="1360" w:type="dxa"/>
          </w:tcPr>
          <w:p w14:paraId="60C6255C" w14:textId="77777777" w:rsidR="00F25BF8" w:rsidRPr="00F25BF8" w:rsidRDefault="00F25BF8" w:rsidP="00F25BF8">
            <w:pPr>
              <w:contextualSpacing/>
              <w:jc w:val="center"/>
            </w:pPr>
          </w:p>
        </w:tc>
        <w:tc>
          <w:tcPr>
            <w:tcW w:w="1360" w:type="dxa"/>
          </w:tcPr>
          <w:p w14:paraId="2C942F03" w14:textId="77777777" w:rsidR="00F25BF8" w:rsidRPr="00F25BF8" w:rsidRDefault="00F25BF8" w:rsidP="00F25BF8">
            <w:pPr>
              <w:contextualSpacing/>
              <w:jc w:val="center"/>
            </w:pPr>
          </w:p>
        </w:tc>
        <w:tc>
          <w:tcPr>
            <w:tcW w:w="1360" w:type="dxa"/>
          </w:tcPr>
          <w:p w14:paraId="4BDC51D8" w14:textId="77777777" w:rsidR="00F25BF8" w:rsidRPr="00F25BF8" w:rsidRDefault="00F25BF8" w:rsidP="00F25BF8">
            <w:pPr>
              <w:contextualSpacing/>
              <w:jc w:val="center"/>
            </w:pPr>
          </w:p>
        </w:tc>
        <w:tc>
          <w:tcPr>
            <w:tcW w:w="1360" w:type="dxa"/>
          </w:tcPr>
          <w:p w14:paraId="5E3C9772" w14:textId="77777777" w:rsidR="00F25BF8" w:rsidRPr="00F25BF8" w:rsidRDefault="00F25BF8" w:rsidP="00F25BF8">
            <w:pPr>
              <w:contextualSpacing/>
              <w:jc w:val="center"/>
            </w:pPr>
          </w:p>
        </w:tc>
        <w:tc>
          <w:tcPr>
            <w:tcW w:w="1360" w:type="dxa"/>
          </w:tcPr>
          <w:p w14:paraId="558AD14C" w14:textId="77777777" w:rsidR="00F25BF8" w:rsidRPr="00F25BF8" w:rsidRDefault="00F25BF8" w:rsidP="00F25BF8">
            <w:pPr>
              <w:contextualSpacing/>
              <w:jc w:val="center"/>
            </w:pPr>
          </w:p>
        </w:tc>
        <w:tc>
          <w:tcPr>
            <w:tcW w:w="1360" w:type="dxa"/>
          </w:tcPr>
          <w:p w14:paraId="498C2521" w14:textId="77777777" w:rsidR="00F25BF8" w:rsidRPr="00F25BF8" w:rsidRDefault="00F25BF8" w:rsidP="00F25BF8">
            <w:pPr>
              <w:contextualSpacing/>
              <w:jc w:val="center"/>
            </w:pPr>
          </w:p>
        </w:tc>
      </w:tr>
      <w:tr w:rsidR="00F25BF8" w:rsidRPr="00F25BF8" w14:paraId="0FA7503A" w14:textId="77777777" w:rsidTr="00F25BF8">
        <w:trPr>
          <w:trHeight w:val="20"/>
          <w:jc w:val="center"/>
        </w:trPr>
        <w:tc>
          <w:tcPr>
            <w:tcW w:w="715" w:type="dxa"/>
          </w:tcPr>
          <w:p w14:paraId="657E69EE" w14:textId="77777777" w:rsidR="00F25BF8" w:rsidRPr="00F25BF8" w:rsidRDefault="00F25BF8" w:rsidP="00F25BF8">
            <w:pPr>
              <w:contextualSpacing/>
              <w:jc w:val="center"/>
              <w:rPr>
                <w:sz w:val="20"/>
              </w:rPr>
            </w:pPr>
            <w:r w:rsidRPr="00F25BF8">
              <w:rPr>
                <w:sz w:val="20"/>
              </w:rPr>
              <w:t>10</w:t>
            </w:r>
          </w:p>
        </w:tc>
        <w:tc>
          <w:tcPr>
            <w:tcW w:w="1360" w:type="dxa"/>
          </w:tcPr>
          <w:p w14:paraId="3DB2A973" w14:textId="77777777" w:rsidR="00F25BF8" w:rsidRPr="00F25BF8" w:rsidRDefault="00F25BF8" w:rsidP="00F25BF8">
            <w:pPr>
              <w:contextualSpacing/>
              <w:jc w:val="center"/>
            </w:pPr>
          </w:p>
        </w:tc>
        <w:tc>
          <w:tcPr>
            <w:tcW w:w="1360" w:type="dxa"/>
          </w:tcPr>
          <w:p w14:paraId="0A1B8064" w14:textId="77777777" w:rsidR="00F25BF8" w:rsidRPr="00F25BF8" w:rsidRDefault="00F25BF8" w:rsidP="00F25BF8">
            <w:pPr>
              <w:contextualSpacing/>
              <w:jc w:val="center"/>
            </w:pPr>
          </w:p>
        </w:tc>
        <w:tc>
          <w:tcPr>
            <w:tcW w:w="1360" w:type="dxa"/>
          </w:tcPr>
          <w:p w14:paraId="5C19271C" w14:textId="77777777" w:rsidR="00F25BF8" w:rsidRPr="00F25BF8" w:rsidRDefault="00F25BF8" w:rsidP="00F25BF8">
            <w:pPr>
              <w:contextualSpacing/>
              <w:jc w:val="center"/>
            </w:pPr>
          </w:p>
        </w:tc>
        <w:tc>
          <w:tcPr>
            <w:tcW w:w="1360" w:type="dxa"/>
          </w:tcPr>
          <w:p w14:paraId="4BFE5282" w14:textId="77777777" w:rsidR="00F25BF8" w:rsidRPr="00F25BF8" w:rsidRDefault="00F25BF8" w:rsidP="00F25BF8">
            <w:pPr>
              <w:contextualSpacing/>
              <w:jc w:val="center"/>
            </w:pPr>
          </w:p>
        </w:tc>
        <w:tc>
          <w:tcPr>
            <w:tcW w:w="1360" w:type="dxa"/>
          </w:tcPr>
          <w:p w14:paraId="76B0304C" w14:textId="77777777" w:rsidR="00F25BF8" w:rsidRPr="00F25BF8" w:rsidRDefault="00F25BF8" w:rsidP="00F25BF8">
            <w:pPr>
              <w:contextualSpacing/>
              <w:jc w:val="center"/>
            </w:pPr>
          </w:p>
        </w:tc>
        <w:tc>
          <w:tcPr>
            <w:tcW w:w="1360" w:type="dxa"/>
          </w:tcPr>
          <w:p w14:paraId="6039C31A" w14:textId="77777777" w:rsidR="00F25BF8" w:rsidRPr="00F25BF8" w:rsidRDefault="00F25BF8" w:rsidP="00F25BF8">
            <w:pPr>
              <w:contextualSpacing/>
              <w:jc w:val="center"/>
            </w:pPr>
          </w:p>
        </w:tc>
        <w:tc>
          <w:tcPr>
            <w:tcW w:w="1360" w:type="dxa"/>
          </w:tcPr>
          <w:p w14:paraId="22FEA113" w14:textId="77777777" w:rsidR="00F25BF8" w:rsidRPr="00F25BF8" w:rsidRDefault="00F25BF8" w:rsidP="00F25BF8">
            <w:pPr>
              <w:contextualSpacing/>
              <w:jc w:val="center"/>
            </w:pPr>
          </w:p>
        </w:tc>
        <w:tc>
          <w:tcPr>
            <w:tcW w:w="1360" w:type="dxa"/>
          </w:tcPr>
          <w:p w14:paraId="1D762D92" w14:textId="77777777" w:rsidR="00F25BF8" w:rsidRPr="00F25BF8" w:rsidRDefault="00F25BF8" w:rsidP="00F25BF8">
            <w:pPr>
              <w:contextualSpacing/>
              <w:jc w:val="center"/>
            </w:pPr>
          </w:p>
        </w:tc>
        <w:tc>
          <w:tcPr>
            <w:tcW w:w="1360" w:type="dxa"/>
          </w:tcPr>
          <w:p w14:paraId="59BF0172" w14:textId="77777777" w:rsidR="00F25BF8" w:rsidRPr="00F25BF8" w:rsidRDefault="00F25BF8" w:rsidP="00F25BF8">
            <w:pPr>
              <w:contextualSpacing/>
              <w:jc w:val="center"/>
            </w:pPr>
          </w:p>
        </w:tc>
      </w:tr>
    </w:tbl>
    <w:p w14:paraId="20BD846F" w14:textId="77777777" w:rsidR="00F25BF8" w:rsidRPr="00F25BF8" w:rsidRDefault="00F25BF8" w:rsidP="00F25BF8">
      <w:pPr>
        <w:spacing w:after="0" w:line="240" w:lineRule="auto"/>
        <w:contextualSpacing/>
        <w:rPr>
          <w:rFonts w:eastAsia="SimSun"/>
        </w:rPr>
      </w:pPr>
    </w:p>
    <w:p w14:paraId="218E551E" w14:textId="77777777" w:rsidR="00F25BF8" w:rsidRPr="00F25BF8" w:rsidRDefault="00F25BF8" w:rsidP="00F25BF8">
      <w:pPr>
        <w:rPr>
          <w:rFonts w:eastAsia="SimSun"/>
        </w:rPr>
      </w:pPr>
      <w:r w:rsidRPr="00F25BF8">
        <w:rPr>
          <w:rFonts w:eastAsia="SimSun"/>
        </w:rPr>
        <w:br w:type="page"/>
      </w:r>
    </w:p>
    <w:p w14:paraId="6C641B9D"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57844D52" w14:textId="77777777" w:rsidR="00F25BF8" w:rsidRPr="00F25BF8" w:rsidRDefault="00F25BF8" w:rsidP="00F25BF8">
      <w:pPr>
        <w:spacing w:after="0" w:line="240" w:lineRule="auto"/>
        <w:contextualSpacing/>
        <w:rPr>
          <w:rFonts w:eastAsia="SimSun"/>
        </w:rPr>
      </w:pPr>
    </w:p>
    <w:tbl>
      <w:tblPr>
        <w:tblStyle w:val="TableGrid2"/>
        <w:tblW w:w="6155" w:type="dxa"/>
        <w:jc w:val="center"/>
        <w:tblLayout w:type="fixed"/>
        <w:tblCellMar>
          <w:left w:w="29" w:type="dxa"/>
          <w:right w:w="29" w:type="dxa"/>
        </w:tblCellMar>
        <w:tblLook w:val="04A0" w:firstRow="1" w:lastRow="0" w:firstColumn="1" w:lastColumn="0" w:noHBand="0" w:noVBand="1"/>
      </w:tblPr>
      <w:tblGrid>
        <w:gridCol w:w="715"/>
        <w:gridCol w:w="1360"/>
        <w:gridCol w:w="1360"/>
        <w:gridCol w:w="1360"/>
        <w:gridCol w:w="1360"/>
      </w:tblGrid>
      <w:tr w:rsidR="00F25BF8" w:rsidRPr="00F25BF8" w14:paraId="2864A4E9" w14:textId="77777777" w:rsidTr="00F25BF8">
        <w:trPr>
          <w:trHeight w:val="244"/>
          <w:jc w:val="center"/>
        </w:trPr>
        <w:tc>
          <w:tcPr>
            <w:tcW w:w="715" w:type="dxa"/>
          </w:tcPr>
          <w:p w14:paraId="0997233A" w14:textId="77777777" w:rsidR="00F25BF8" w:rsidRPr="00F25BF8" w:rsidRDefault="00F25BF8" w:rsidP="00F25BF8">
            <w:pPr>
              <w:contextualSpacing/>
              <w:jc w:val="center"/>
              <w:rPr>
                <w:sz w:val="20"/>
              </w:rPr>
            </w:pPr>
            <w:r w:rsidRPr="00F25BF8">
              <w:rPr>
                <w:sz w:val="20"/>
              </w:rPr>
              <w:t>Field</w:t>
            </w:r>
          </w:p>
        </w:tc>
        <w:tc>
          <w:tcPr>
            <w:tcW w:w="1360" w:type="dxa"/>
            <w:vAlign w:val="center"/>
          </w:tcPr>
          <w:p w14:paraId="062F12C9" w14:textId="77777777" w:rsidR="00F25BF8" w:rsidRPr="00F25BF8" w:rsidRDefault="00F25BF8" w:rsidP="00F25BF8">
            <w:pPr>
              <w:contextualSpacing/>
              <w:jc w:val="center"/>
              <w:rPr>
                <w:sz w:val="20"/>
              </w:rPr>
            </w:pPr>
            <w:r w:rsidRPr="00F25BF8">
              <w:rPr>
                <w:sz w:val="20"/>
              </w:rPr>
              <w:t>H.21What is the longest time period that it has taken for a dispute to be resolved?</w:t>
            </w:r>
          </w:p>
          <w:p w14:paraId="56F04AA9" w14:textId="77777777" w:rsidR="00F25BF8" w:rsidRPr="00F25BF8" w:rsidRDefault="00F25BF8" w:rsidP="00F25BF8">
            <w:pPr>
              <w:contextualSpacing/>
              <w:jc w:val="center"/>
              <w:rPr>
                <w:sz w:val="20"/>
              </w:rPr>
            </w:pPr>
            <w:r w:rsidRPr="00F25BF8">
              <w:rPr>
                <w:sz w:val="20"/>
              </w:rPr>
              <w:t>(See code below)</w:t>
            </w:r>
          </w:p>
        </w:tc>
        <w:tc>
          <w:tcPr>
            <w:tcW w:w="1360" w:type="dxa"/>
            <w:vAlign w:val="center"/>
          </w:tcPr>
          <w:p w14:paraId="5B6D2496" w14:textId="77777777" w:rsidR="00F25BF8" w:rsidRPr="00F25BF8" w:rsidRDefault="00F25BF8" w:rsidP="00F25BF8">
            <w:pPr>
              <w:contextualSpacing/>
              <w:jc w:val="center"/>
              <w:rPr>
                <w:sz w:val="20"/>
              </w:rPr>
            </w:pPr>
            <w:r w:rsidRPr="00F25BF8">
              <w:rPr>
                <w:sz w:val="20"/>
              </w:rPr>
              <w:t>H.22Where is the FIRST place this land dispute was taken to be resolved?</w:t>
            </w:r>
          </w:p>
          <w:p w14:paraId="05217D9D" w14:textId="77777777" w:rsidR="00F25BF8" w:rsidRPr="00F25BF8" w:rsidRDefault="00F25BF8" w:rsidP="00F25BF8">
            <w:pPr>
              <w:contextualSpacing/>
              <w:jc w:val="center"/>
              <w:rPr>
                <w:sz w:val="20"/>
              </w:rPr>
            </w:pPr>
            <w:r w:rsidRPr="00F25BF8">
              <w:rPr>
                <w:sz w:val="20"/>
              </w:rPr>
              <w:t>(See Dispute Place Code Below)</w:t>
            </w:r>
          </w:p>
        </w:tc>
        <w:tc>
          <w:tcPr>
            <w:tcW w:w="1360" w:type="dxa"/>
            <w:vAlign w:val="center"/>
          </w:tcPr>
          <w:p w14:paraId="70DCB1D2" w14:textId="77777777" w:rsidR="00F25BF8" w:rsidRPr="00F25BF8" w:rsidRDefault="00F25BF8" w:rsidP="00F25BF8">
            <w:pPr>
              <w:contextualSpacing/>
              <w:jc w:val="center"/>
              <w:rPr>
                <w:sz w:val="20"/>
              </w:rPr>
            </w:pPr>
            <w:r w:rsidRPr="00F25BF8">
              <w:rPr>
                <w:sz w:val="20"/>
              </w:rPr>
              <w:t>H.23How satisfied were you with this outcome?</w:t>
            </w:r>
          </w:p>
          <w:p w14:paraId="5D9EB18F" w14:textId="77777777" w:rsidR="00F25BF8" w:rsidRPr="00F25BF8" w:rsidRDefault="00F25BF8" w:rsidP="00F25BF8">
            <w:pPr>
              <w:contextualSpacing/>
              <w:jc w:val="center"/>
              <w:rPr>
                <w:sz w:val="20"/>
              </w:rPr>
            </w:pPr>
            <w:r w:rsidRPr="00F25BF8">
              <w:rPr>
                <w:sz w:val="20"/>
              </w:rPr>
              <w:t>(See Satisfaction Code Below)</w:t>
            </w:r>
          </w:p>
        </w:tc>
        <w:tc>
          <w:tcPr>
            <w:tcW w:w="1360" w:type="dxa"/>
            <w:vAlign w:val="center"/>
          </w:tcPr>
          <w:p w14:paraId="2C0EA6EC" w14:textId="77777777" w:rsidR="00F25BF8" w:rsidRPr="00F25BF8" w:rsidRDefault="00F25BF8" w:rsidP="00F25BF8">
            <w:pPr>
              <w:contextualSpacing/>
              <w:jc w:val="center"/>
              <w:rPr>
                <w:sz w:val="20"/>
              </w:rPr>
            </w:pPr>
            <w:r w:rsidRPr="00F25BF8">
              <w:rPr>
                <w:sz w:val="20"/>
              </w:rPr>
              <w:t>H.24 Does your household use another field?</w:t>
            </w:r>
          </w:p>
          <w:p w14:paraId="49267BC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4669B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4F55C49D" w14:textId="77777777" w:rsidR="00F25BF8" w:rsidRPr="00F25BF8" w:rsidRDefault="00F25BF8" w:rsidP="00F25BF8">
            <w:pPr>
              <w:contextualSpacing/>
              <w:jc w:val="center"/>
              <w:rPr>
                <w:sz w:val="20"/>
              </w:rPr>
            </w:pPr>
            <w:r w:rsidRPr="00F25BF8">
              <w:rPr>
                <w:sz w:val="20"/>
              </w:rPr>
              <w:t>If 1, go back to D1.</w:t>
            </w:r>
          </w:p>
        </w:tc>
      </w:tr>
      <w:tr w:rsidR="00F25BF8" w:rsidRPr="00F25BF8" w14:paraId="6EE106F4" w14:textId="77777777" w:rsidTr="00F25BF8">
        <w:trPr>
          <w:trHeight w:val="20"/>
          <w:jc w:val="center"/>
        </w:trPr>
        <w:tc>
          <w:tcPr>
            <w:tcW w:w="715" w:type="dxa"/>
          </w:tcPr>
          <w:p w14:paraId="38174B5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60" w:type="dxa"/>
            <w:vAlign w:val="center"/>
          </w:tcPr>
          <w:p w14:paraId="70B3555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dispute_restime</w:t>
            </w:r>
            <w:proofErr w:type="spellEnd"/>
          </w:p>
        </w:tc>
        <w:tc>
          <w:tcPr>
            <w:tcW w:w="1360" w:type="dxa"/>
            <w:vAlign w:val="center"/>
          </w:tcPr>
          <w:p w14:paraId="2ADE2F5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dispute_res</w:t>
            </w:r>
            <w:proofErr w:type="spellEnd"/>
          </w:p>
        </w:tc>
        <w:tc>
          <w:tcPr>
            <w:tcW w:w="1360" w:type="dxa"/>
            <w:vAlign w:val="center"/>
          </w:tcPr>
          <w:p w14:paraId="28CC02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proofErr w:type="spellStart"/>
            <w:r w:rsidRPr="00F25BF8">
              <w:rPr>
                <w:rFonts w:cs="Times New Roman"/>
                <w:b/>
                <w:bCs/>
                <w:spacing w:val="1"/>
                <w:w w:val="105"/>
                <w:sz w:val="18"/>
                <w:szCs w:val="18"/>
              </w:rPr>
              <w:t>dispute_satis</w:t>
            </w:r>
            <w:proofErr w:type="spellEnd"/>
          </w:p>
        </w:tc>
        <w:tc>
          <w:tcPr>
            <w:tcW w:w="1360" w:type="dxa"/>
            <w:vAlign w:val="center"/>
          </w:tcPr>
          <w:p w14:paraId="358FF61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roster2</w:t>
            </w:r>
          </w:p>
        </w:tc>
      </w:tr>
      <w:tr w:rsidR="00F25BF8" w:rsidRPr="00F25BF8" w14:paraId="60EC5A20" w14:textId="77777777" w:rsidTr="00F25BF8">
        <w:trPr>
          <w:trHeight w:val="20"/>
          <w:jc w:val="center"/>
        </w:trPr>
        <w:tc>
          <w:tcPr>
            <w:tcW w:w="715" w:type="dxa"/>
          </w:tcPr>
          <w:p w14:paraId="49D4B1BB" w14:textId="77777777" w:rsidR="00F25BF8" w:rsidRPr="00F25BF8" w:rsidRDefault="00F25BF8" w:rsidP="00F25BF8">
            <w:pPr>
              <w:contextualSpacing/>
              <w:jc w:val="center"/>
              <w:rPr>
                <w:sz w:val="20"/>
              </w:rPr>
            </w:pPr>
            <w:r w:rsidRPr="00F25BF8">
              <w:rPr>
                <w:sz w:val="20"/>
              </w:rPr>
              <w:t>1</w:t>
            </w:r>
          </w:p>
        </w:tc>
        <w:tc>
          <w:tcPr>
            <w:tcW w:w="1360" w:type="dxa"/>
          </w:tcPr>
          <w:p w14:paraId="7FB32CC5" w14:textId="77777777" w:rsidR="00F25BF8" w:rsidRPr="00F25BF8" w:rsidRDefault="00F25BF8" w:rsidP="00F25BF8">
            <w:pPr>
              <w:contextualSpacing/>
              <w:jc w:val="center"/>
            </w:pPr>
          </w:p>
        </w:tc>
        <w:tc>
          <w:tcPr>
            <w:tcW w:w="1360" w:type="dxa"/>
          </w:tcPr>
          <w:p w14:paraId="17C9799B" w14:textId="77777777" w:rsidR="00F25BF8" w:rsidRPr="00F25BF8" w:rsidRDefault="00F25BF8" w:rsidP="00F25BF8">
            <w:pPr>
              <w:contextualSpacing/>
              <w:jc w:val="center"/>
            </w:pPr>
          </w:p>
        </w:tc>
        <w:tc>
          <w:tcPr>
            <w:tcW w:w="1360" w:type="dxa"/>
          </w:tcPr>
          <w:p w14:paraId="274AE27D" w14:textId="77777777" w:rsidR="00F25BF8" w:rsidRPr="00F25BF8" w:rsidRDefault="00F25BF8" w:rsidP="00F25BF8">
            <w:pPr>
              <w:contextualSpacing/>
              <w:jc w:val="center"/>
            </w:pPr>
          </w:p>
        </w:tc>
        <w:tc>
          <w:tcPr>
            <w:tcW w:w="1360" w:type="dxa"/>
          </w:tcPr>
          <w:p w14:paraId="7EDF8B35" w14:textId="77777777" w:rsidR="00F25BF8" w:rsidRPr="00F25BF8" w:rsidRDefault="00F25BF8" w:rsidP="00F25BF8">
            <w:pPr>
              <w:contextualSpacing/>
              <w:jc w:val="center"/>
            </w:pPr>
          </w:p>
        </w:tc>
      </w:tr>
      <w:tr w:rsidR="00F25BF8" w:rsidRPr="00F25BF8" w14:paraId="6950A89F" w14:textId="77777777" w:rsidTr="00F25BF8">
        <w:trPr>
          <w:trHeight w:val="20"/>
          <w:jc w:val="center"/>
        </w:trPr>
        <w:tc>
          <w:tcPr>
            <w:tcW w:w="715" w:type="dxa"/>
          </w:tcPr>
          <w:p w14:paraId="664A70CA" w14:textId="77777777" w:rsidR="00F25BF8" w:rsidRPr="00F25BF8" w:rsidRDefault="00F25BF8" w:rsidP="00F25BF8">
            <w:pPr>
              <w:contextualSpacing/>
              <w:jc w:val="center"/>
              <w:rPr>
                <w:sz w:val="20"/>
              </w:rPr>
            </w:pPr>
            <w:r w:rsidRPr="00F25BF8">
              <w:rPr>
                <w:sz w:val="20"/>
              </w:rPr>
              <w:t>2</w:t>
            </w:r>
          </w:p>
        </w:tc>
        <w:tc>
          <w:tcPr>
            <w:tcW w:w="1360" w:type="dxa"/>
          </w:tcPr>
          <w:p w14:paraId="50D5D631" w14:textId="77777777" w:rsidR="00F25BF8" w:rsidRPr="00F25BF8" w:rsidRDefault="00F25BF8" w:rsidP="00F25BF8">
            <w:pPr>
              <w:contextualSpacing/>
              <w:jc w:val="center"/>
            </w:pPr>
          </w:p>
        </w:tc>
        <w:tc>
          <w:tcPr>
            <w:tcW w:w="1360" w:type="dxa"/>
          </w:tcPr>
          <w:p w14:paraId="3686E35A" w14:textId="77777777" w:rsidR="00F25BF8" w:rsidRPr="00F25BF8" w:rsidRDefault="00F25BF8" w:rsidP="00F25BF8">
            <w:pPr>
              <w:contextualSpacing/>
              <w:jc w:val="center"/>
            </w:pPr>
          </w:p>
        </w:tc>
        <w:tc>
          <w:tcPr>
            <w:tcW w:w="1360" w:type="dxa"/>
          </w:tcPr>
          <w:p w14:paraId="6FCCCD75" w14:textId="77777777" w:rsidR="00F25BF8" w:rsidRPr="00F25BF8" w:rsidRDefault="00F25BF8" w:rsidP="00F25BF8">
            <w:pPr>
              <w:contextualSpacing/>
              <w:jc w:val="center"/>
            </w:pPr>
          </w:p>
        </w:tc>
        <w:tc>
          <w:tcPr>
            <w:tcW w:w="1360" w:type="dxa"/>
          </w:tcPr>
          <w:p w14:paraId="1EF2F293" w14:textId="77777777" w:rsidR="00F25BF8" w:rsidRPr="00F25BF8" w:rsidRDefault="00F25BF8" w:rsidP="00F25BF8">
            <w:pPr>
              <w:contextualSpacing/>
              <w:jc w:val="center"/>
            </w:pPr>
          </w:p>
        </w:tc>
      </w:tr>
      <w:tr w:rsidR="00F25BF8" w:rsidRPr="00F25BF8" w14:paraId="7D0EF24F" w14:textId="77777777" w:rsidTr="00F25BF8">
        <w:trPr>
          <w:trHeight w:val="20"/>
          <w:jc w:val="center"/>
        </w:trPr>
        <w:tc>
          <w:tcPr>
            <w:tcW w:w="715" w:type="dxa"/>
          </w:tcPr>
          <w:p w14:paraId="5661D6F1" w14:textId="77777777" w:rsidR="00F25BF8" w:rsidRPr="00F25BF8" w:rsidRDefault="00F25BF8" w:rsidP="00F25BF8">
            <w:pPr>
              <w:contextualSpacing/>
              <w:jc w:val="center"/>
              <w:rPr>
                <w:sz w:val="20"/>
              </w:rPr>
            </w:pPr>
            <w:r w:rsidRPr="00F25BF8">
              <w:rPr>
                <w:sz w:val="20"/>
              </w:rPr>
              <w:t>3</w:t>
            </w:r>
          </w:p>
        </w:tc>
        <w:tc>
          <w:tcPr>
            <w:tcW w:w="1360" w:type="dxa"/>
          </w:tcPr>
          <w:p w14:paraId="027FCD12" w14:textId="77777777" w:rsidR="00F25BF8" w:rsidRPr="00F25BF8" w:rsidRDefault="00F25BF8" w:rsidP="00F25BF8">
            <w:pPr>
              <w:contextualSpacing/>
              <w:jc w:val="center"/>
            </w:pPr>
          </w:p>
        </w:tc>
        <w:tc>
          <w:tcPr>
            <w:tcW w:w="1360" w:type="dxa"/>
          </w:tcPr>
          <w:p w14:paraId="7BEAE621" w14:textId="77777777" w:rsidR="00F25BF8" w:rsidRPr="00F25BF8" w:rsidRDefault="00F25BF8" w:rsidP="00F25BF8">
            <w:pPr>
              <w:contextualSpacing/>
              <w:jc w:val="center"/>
            </w:pPr>
          </w:p>
        </w:tc>
        <w:tc>
          <w:tcPr>
            <w:tcW w:w="1360" w:type="dxa"/>
          </w:tcPr>
          <w:p w14:paraId="7D8B81D7" w14:textId="77777777" w:rsidR="00F25BF8" w:rsidRPr="00F25BF8" w:rsidRDefault="00F25BF8" w:rsidP="00F25BF8">
            <w:pPr>
              <w:contextualSpacing/>
              <w:jc w:val="center"/>
            </w:pPr>
          </w:p>
        </w:tc>
        <w:tc>
          <w:tcPr>
            <w:tcW w:w="1360" w:type="dxa"/>
          </w:tcPr>
          <w:p w14:paraId="6C00FDA1" w14:textId="77777777" w:rsidR="00F25BF8" w:rsidRPr="00F25BF8" w:rsidRDefault="00F25BF8" w:rsidP="00F25BF8">
            <w:pPr>
              <w:contextualSpacing/>
              <w:jc w:val="center"/>
            </w:pPr>
          </w:p>
        </w:tc>
      </w:tr>
      <w:tr w:rsidR="00F25BF8" w:rsidRPr="00F25BF8" w14:paraId="59698865" w14:textId="77777777" w:rsidTr="00F25BF8">
        <w:trPr>
          <w:trHeight w:val="20"/>
          <w:jc w:val="center"/>
        </w:trPr>
        <w:tc>
          <w:tcPr>
            <w:tcW w:w="715" w:type="dxa"/>
          </w:tcPr>
          <w:p w14:paraId="4172C566" w14:textId="77777777" w:rsidR="00F25BF8" w:rsidRPr="00F25BF8" w:rsidRDefault="00F25BF8" w:rsidP="00F25BF8">
            <w:pPr>
              <w:contextualSpacing/>
              <w:jc w:val="center"/>
              <w:rPr>
                <w:sz w:val="20"/>
              </w:rPr>
            </w:pPr>
            <w:r w:rsidRPr="00F25BF8">
              <w:rPr>
                <w:sz w:val="20"/>
              </w:rPr>
              <w:t>4</w:t>
            </w:r>
          </w:p>
        </w:tc>
        <w:tc>
          <w:tcPr>
            <w:tcW w:w="1360" w:type="dxa"/>
          </w:tcPr>
          <w:p w14:paraId="6B0BA7E7" w14:textId="77777777" w:rsidR="00F25BF8" w:rsidRPr="00F25BF8" w:rsidRDefault="00F25BF8" w:rsidP="00F25BF8">
            <w:pPr>
              <w:contextualSpacing/>
              <w:jc w:val="center"/>
            </w:pPr>
          </w:p>
        </w:tc>
        <w:tc>
          <w:tcPr>
            <w:tcW w:w="1360" w:type="dxa"/>
          </w:tcPr>
          <w:p w14:paraId="39353E8E" w14:textId="77777777" w:rsidR="00F25BF8" w:rsidRPr="00F25BF8" w:rsidRDefault="00F25BF8" w:rsidP="00F25BF8">
            <w:pPr>
              <w:contextualSpacing/>
              <w:jc w:val="center"/>
            </w:pPr>
          </w:p>
        </w:tc>
        <w:tc>
          <w:tcPr>
            <w:tcW w:w="1360" w:type="dxa"/>
          </w:tcPr>
          <w:p w14:paraId="4AADAE51" w14:textId="77777777" w:rsidR="00F25BF8" w:rsidRPr="00F25BF8" w:rsidRDefault="00F25BF8" w:rsidP="00F25BF8">
            <w:pPr>
              <w:contextualSpacing/>
              <w:jc w:val="center"/>
            </w:pPr>
          </w:p>
        </w:tc>
        <w:tc>
          <w:tcPr>
            <w:tcW w:w="1360" w:type="dxa"/>
          </w:tcPr>
          <w:p w14:paraId="04054660" w14:textId="77777777" w:rsidR="00F25BF8" w:rsidRPr="00F25BF8" w:rsidRDefault="00F25BF8" w:rsidP="00F25BF8">
            <w:pPr>
              <w:contextualSpacing/>
              <w:jc w:val="center"/>
            </w:pPr>
          </w:p>
        </w:tc>
      </w:tr>
      <w:tr w:rsidR="00F25BF8" w:rsidRPr="00F25BF8" w14:paraId="13CC9D61" w14:textId="77777777" w:rsidTr="00F25BF8">
        <w:trPr>
          <w:trHeight w:val="20"/>
          <w:jc w:val="center"/>
        </w:trPr>
        <w:tc>
          <w:tcPr>
            <w:tcW w:w="715" w:type="dxa"/>
          </w:tcPr>
          <w:p w14:paraId="40A27B62" w14:textId="77777777" w:rsidR="00F25BF8" w:rsidRPr="00F25BF8" w:rsidRDefault="00F25BF8" w:rsidP="00F25BF8">
            <w:pPr>
              <w:contextualSpacing/>
              <w:jc w:val="center"/>
              <w:rPr>
                <w:sz w:val="20"/>
              </w:rPr>
            </w:pPr>
            <w:r w:rsidRPr="00F25BF8">
              <w:rPr>
                <w:sz w:val="20"/>
              </w:rPr>
              <w:t>5</w:t>
            </w:r>
          </w:p>
        </w:tc>
        <w:tc>
          <w:tcPr>
            <w:tcW w:w="1360" w:type="dxa"/>
          </w:tcPr>
          <w:p w14:paraId="34643FA2" w14:textId="77777777" w:rsidR="00F25BF8" w:rsidRPr="00F25BF8" w:rsidRDefault="00F25BF8" w:rsidP="00F25BF8">
            <w:pPr>
              <w:contextualSpacing/>
              <w:jc w:val="center"/>
            </w:pPr>
          </w:p>
        </w:tc>
        <w:tc>
          <w:tcPr>
            <w:tcW w:w="1360" w:type="dxa"/>
          </w:tcPr>
          <w:p w14:paraId="04EA0C50" w14:textId="77777777" w:rsidR="00F25BF8" w:rsidRPr="00F25BF8" w:rsidRDefault="00F25BF8" w:rsidP="00F25BF8">
            <w:pPr>
              <w:contextualSpacing/>
              <w:jc w:val="center"/>
            </w:pPr>
          </w:p>
        </w:tc>
        <w:tc>
          <w:tcPr>
            <w:tcW w:w="1360" w:type="dxa"/>
          </w:tcPr>
          <w:p w14:paraId="21E7001A" w14:textId="77777777" w:rsidR="00F25BF8" w:rsidRPr="00F25BF8" w:rsidRDefault="00F25BF8" w:rsidP="00F25BF8">
            <w:pPr>
              <w:contextualSpacing/>
              <w:jc w:val="center"/>
            </w:pPr>
          </w:p>
        </w:tc>
        <w:tc>
          <w:tcPr>
            <w:tcW w:w="1360" w:type="dxa"/>
          </w:tcPr>
          <w:p w14:paraId="35FBB146" w14:textId="77777777" w:rsidR="00F25BF8" w:rsidRPr="00F25BF8" w:rsidRDefault="00F25BF8" w:rsidP="00F25BF8">
            <w:pPr>
              <w:contextualSpacing/>
              <w:jc w:val="center"/>
            </w:pPr>
          </w:p>
        </w:tc>
      </w:tr>
      <w:tr w:rsidR="00F25BF8" w:rsidRPr="00F25BF8" w14:paraId="78AB14C5" w14:textId="77777777" w:rsidTr="00F25BF8">
        <w:trPr>
          <w:trHeight w:val="20"/>
          <w:jc w:val="center"/>
        </w:trPr>
        <w:tc>
          <w:tcPr>
            <w:tcW w:w="715" w:type="dxa"/>
          </w:tcPr>
          <w:p w14:paraId="2BBE48A3" w14:textId="77777777" w:rsidR="00F25BF8" w:rsidRPr="00F25BF8" w:rsidRDefault="00F25BF8" w:rsidP="00F25BF8">
            <w:pPr>
              <w:contextualSpacing/>
              <w:jc w:val="center"/>
              <w:rPr>
                <w:sz w:val="20"/>
              </w:rPr>
            </w:pPr>
            <w:r w:rsidRPr="00F25BF8">
              <w:rPr>
                <w:sz w:val="20"/>
              </w:rPr>
              <w:t>6</w:t>
            </w:r>
          </w:p>
        </w:tc>
        <w:tc>
          <w:tcPr>
            <w:tcW w:w="1360" w:type="dxa"/>
          </w:tcPr>
          <w:p w14:paraId="3DF56A1C" w14:textId="77777777" w:rsidR="00F25BF8" w:rsidRPr="00F25BF8" w:rsidRDefault="00F25BF8" w:rsidP="00F25BF8">
            <w:pPr>
              <w:contextualSpacing/>
              <w:jc w:val="center"/>
            </w:pPr>
          </w:p>
        </w:tc>
        <w:tc>
          <w:tcPr>
            <w:tcW w:w="1360" w:type="dxa"/>
          </w:tcPr>
          <w:p w14:paraId="0AF4864C" w14:textId="77777777" w:rsidR="00F25BF8" w:rsidRPr="00F25BF8" w:rsidRDefault="00F25BF8" w:rsidP="00F25BF8">
            <w:pPr>
              <w:contextualSpacing/>
              <w:jc w:val="center"/>
            </w:pPr>
          </w:p>
        </w:tc>
        <w:tc>
          <w:tcPr>
            <w:tcW w:w="1360" w:type="dxa"/>
          </w:tcPr>
          <w:p w14:paraId="61D0C815" w14:textId="77777777" w:rsidR="00F25BF8" w:rsidRPr="00F25BF8" w:rsidRDefault="00F25BF8" w:rsidP="00F25BF8">
            <w:pPr>
              <w:contextualSpacing/>
              <w:jc w:val="center"/>
            </w:pPr>
          </w:p>
        </w:tc>
        <w:tc>
          <w:tcPr>
            <w:tcW w:w="1360" w:type="dxa"/>
          </w:tcPr>
          <w:p w14:paraId="2198A97E" w14:textId="77777777" w:rsidR="00F25BF8" w:rsidRPr="00F25BF8" w:rsidRDefault="00F25BF8" w:rsidP="00F25BF8">
            <w:pPr>
              <w:contextualSpacing/>
              <w:jc w:val="center"/>
            </w:pPr>
          </w:p>
        </w:tc>
      </w:tr>
      <w:tr w:rsidR="00F25BF8" w:rsidRPr="00F25BF8" w14:paraId="15CB2F2D" w14:textId="77777777" w:rsidTr="00F25BF8">
        <w:trPr>
          <w:trHeight w:val="20"/>
          <w:jc w:val="center"/>
        </w:trPr>
        <w:tc>
          <w:tcPr>
            <w:tcW w:w="715" w:type="dxa"/>
          </w:tcPr>
          <w:p w14:paraId="5648CD24" w14:textId="77777777" w:rsidR="00F25BF8" w:rsidRPr="00F25BF8" w:rsidRDefault="00F25BF8" w:rsidP="00F25BF8">
            <w:pPr>
              <w:contextualSpacing/>
              <w:jc w:val="center"/>
              <w:rPr>
                <w:sz w:val="20"/>
              </w:rPr>
            </w:pPr>
            <w:r w:rsidRPr="00F25BF8">
              <w:rPr>
                <w:sz w:val="20"/>
              </w:rPr>
              <w:t>7</w:t>
            </w:r>
          </w:p>
        </w:tc>
        <w:tc>
          <w:tcPr>
            <w:tcW w:w="1360" w:type="dxa"/>
          </w:tcPr>
          <w:p w14:paraId="41F2B66B" w14:textId="77777777" w:rsidR="00F25BF8" w:rsidRPr="00F25BF8" w:rsidRDefault="00F25BF8" w:rsidP="00F25BF8">
            <w:pPr>
              <w:contextualSpacing/>
              <w:jc w:val="center"/>
            </w:pPr>
          </w:p>
        </w:tc>
        <w:tc>
          <w:tcPr>
            <w:tcW w:w="1360" w:type="dxa"/>
          </w:tcPr>
          <w:p w14:paraId="174D06A2" w14:textId="77777777" w:rsidR="00F25BF8" w:rsidRPr="00F25BF8" w:rsidRDefault="00F25BF8" w:rsidP="00F25BF8">
            <w:pPr>
              <w:contextualSpacing/>
              <w:jc w:val="center"/>
            </w:pPr>
          </w:p>
        </w:tc>
        <w:tc>
          <w:tcPr>
            <w:tcW w:w="1360" w:type="dxa"/>
          </w:tcPr>
          <w:p w14:paraId="01042D94" w14:textId="77777777" w:rsidR="00F25BF8" w:rsidRPr="00F25BF8" w:rsidRDefault="00F25BF8" w:rsidP="00F25BF8">
            <w:pPr>
              <w:contextualSpacing/>
              <w:jc w:val="center"/>
            </w:pPr>
          </w:p>
        </w:tc>
        <w:tc>
          <w:tcPr>
            <w:tcW w:w="1360" w:type="dxa"/>
          </w:tcPr>
          <w:p w14:paraId="18552723" w14:textId="77777777" w:rsidR="00F25BF8" w:rsidRPr="00F25BF8" w:rsidRDefault="00F25BF8" w:rsidP="00F25BF8">
            <w:pPr>
              <w:contextualSpacing/>
              <w:jc w:val="center"/>
            </w:pPr>
          </w:p>
        </w:tc>
      </w:tr>
      <w:tr w:rsidR="00F25BF8" w:rsidRPr="00F25BF8" w14:paraId="579AF547" w14:textId="77777777" w:rsidTr="00F25BF8">
        <w:trPr>
          <w:trHeight w:val="20"/>
          <w:jc w:val="center"/>
        </w:trPr>
        <w:tc>
          <w:tcPr>
            <w:tcW w:w="715" w:type="dxa"/>
          </w:tcPr>
          <w:p w14:paraId="2EDD9EF0" w14:textId="77777777" w:rsidR="00F25BF8" w:rsidRPr="00F25BF8" w:rsidRDefault="00F25BF8" w:rsidP="00F25BF8">
            <w:pPr>
              <w:contextualSpacing/>
              <w:jc w:val="center"/>
              <w:rPr>
                <w:sz w:val="20"/>
              </w:rPr>
            </w:pPr>
            <w:r w:rsidRPr="00F25BF8">
              <w:rPr>
                <w:sz w:val="20"/>
              </w:rPr>
              <w:t>8</w:t>
            </w:r>
          </w:p>
        </w:tc>
        <w:tc>
          <w:tcPr>
            <w:tcW w:w="1360" w:type="dxa"/>
          </w:tcPr>
          <w:p w14:paraId="07272742" w14:textId="77777777" w:rsidR="00F25BF8" w:rsidRPr="00F25BF8" w:rsidRDefault="00F25BF8" w:rsidP="00F25BF8">
            <w:pPr>
              <w:contextualSpacing/>
              <w:jc w:val="center"/>
            </w:pPr>
          </w:p>
        </w:tc>
        <w:tc>
          <w:tcPr>
            <w:tcW w:w="1360" w:type="dxa"/>
          </w:tcPr>
          <w:p w14:paraId="0419C471" w14:textId="77777777" w:rsidR="00F25BF8" w:rsidRPr="00F25BF8" w:rsidRDefault="00F25BF8" w:rsidP="00F25BF8">
            <w:pPr>
              <w:contextualSpacing/>
              <w:jc w:val="center"/>
            </w:pPr>
          </w:p>
        </w:tc>
        <w:tc>
          <w:tcPr>
            <w:tcW w:w="1360" w:type="dxa"/>
          </w:tcPr>
          <w:p w14:paraId="6B91DA62" w14:textId="77777777" w:rsidR="00F25BF8" w:rsidRPr="00F25BF8" w:rsidRDefault="00F25BF8" w:rsidP="00F25BF8">
            <w:pPr>
              <w:contextualSpacing/>
              <w:jc w:val="center"/>
            </w:pPr>
          </w:p>
        </w:tc>
        <w:tc>
          <w:tcPr>
            <w:tcW w:w="1360" w:type="dxa"/>
          </w:tcPr>
          <w:p w14:paraId="5573D40E" w14:textId="77777777" w:rsidR="00F25BF8" w:rsidRPr="00F25BF8" w:rsidRDefault="00F25BF8" w:rsidP="00F25BF8">
            <w:pPr>
              <w:contextualSpacing/>
              <w:jc w:val="center"/>
            </w:pPr>
          </w:p>
        </w:tc>
      </w:tr>
      <w:tr w:rsidR="00F25BF8" w:rsidRPr="00F25BF8" w14:paraId="37404203" w14:textId="77777777" w:rsidTr="00F25BF8">
        <w:trPr>
          <w:trHeight w:val="20"/>
          <w:jc w:val="center"/>
        </w:trPr>
        <w:tc>
          <w:tcPr>
            <w:tcW w:w="715" w:type="dxa"/>
          </w:tcPr>
          <w:p w14:paraId="6EC0769D" w14:textId="77777777" w:rsidR="00F25BF8" w:rsidRPr="00F25BF8" w:rsidRDefault="00F25BF8" w:rsidP="00F25BF8">
            <w:pPr>
              <w:contextualSpacing/>
              <w:jc w:val="center"/>
              <w:rPr>
                <w:sz w:val="20"/>
              </w:rPr>
            </w:pPr>
            <w:r w:rsidRPr="00F25BF8">
              <w:rPr>
                <w:sz w:val="20"/>
              </w:rPr>
              <w:t>9</w:t>
            </w:r>
          </w:p>
        </w:tc>
        <w:tc>
          <w:tcPr>
            <w:tcW w:w="1360" w:type="dxa"/>
          </w:tcPr>
          <w:p w14:paraId="68934C5C" w14:textId="77777777" w:rsidR="00F25BF8" w:rsidRPr="00F25BF8" w:rsidRDefault="00F25BF8" w:rsidP="00F25BF8">
            <w:pPr>
              <w:contextualSpacing/>
              <w:jc w:val="center"/>
            </w:pPr>
          </w:p>
        </w:tc>
        <w:tc>
          <w:tcPr>
            <w:tcW w:w="1360" w:type="dxa"/>
          </w:tcPr>
          <w:p w14:paraId="75E551D7" w14:textId="77777777" w:rsidR="00F25BF8" w:rsidRPr="00F25BF8" w:rsidRDefault="00F25BF8" w:rsidP="00F25BF8">
            <w:pPr>
              <w:contextualSpacing/>
              <w:jc w:val="center"/>
            </w:pPr>
          </w:p>
        </w:tc>
        <w:tc>
          <w:tcPr>
            <w:tcW w:w="1360" w:type="dxa"/>
          </w:tcPr>
          <w:p w14:paraId="79819EF0" w14:textId="77777777" w:rsidR="00F25BF8" w:rsidRPr="00F25BF8" w:rsidRDefault="00F25BF8" w:rsidP="00F25BF8">
            <w:pPr>
              <w:contextualSpacing/>
              <w:jc w:val="center"/>
            </w:pPr>
          </w:p>
        </w:tc>
        <w:tc>
          <w:tcPr>
            <w:tcW w:w="1360" w:type="dxa"/>
          </w:tcPr>
          <w:p w14:paraId="7CBB4483" w14:textId="77777777" w:rsidR="00F25BF8" w:rsidRPr="00F25BF8" w:rsidRDefault="00F25BF8" w:rsidP="00F25BF8">
            <w:pPr>
              <w:contextualSpacing/>
              <w:jc w:val="center"/>
            </w:pPr>
          </w:p>
        </w:tc>
      </w:tr>
      <w:tr w:rsidR="00F25BF8" w:rsidRPr="00F25BF8" w14:paraId="7690BD08" w14:textId="77777777" w:rsidTr="00F25BF8">
        <w:trPr>
          <w:trHeight w:val="20"/>
          <w:jc w:val="center"/>
        </w:trPr>
        <w:tc>
          <w:tcPr>
            <w:tcW w:w="715" w:type="dxa"/>
          </w:tcPr>
          <w:p w14:paraId="373140A3" w14:textId="77777777" w:rsidR="00F25BF8" w:rsidRPr="00F25BF8" w:rsidRDefault="00F25BF8" w:rsidP="00F25BF8">
            <w:pPr>
              <w:contextualSpacing/>
              <w:jc w:val="center"/>
              <w:rPr>
                <w:sz w:val="20"/>
              </w:rPr>
            </w:pPr>
            <w:r w:rsidRPr="00F25BF8">
              <w:rPr>
                <w:sz w:val="20"/>
              </w:rPr>
              <w:t>10</w:t>
            </w:r>
          </w:p>
        </w:tc>
        <w:tc>
          <w:tcPr>
            <w:tcW w:w="1360" w:type="dxa"/>
          </w:tcPr>
          <w:p w14:paraId="778974FE" w14:textId="77777777" w:rsidR="00F25BF8" w:rsidRPr="00F25BF8" w:rsidRDefault="00F25BF8" w:rsidP="00F25BF8">
            <w:pPr>
              <w:contextualSpacing/>
              <w:jc w:val="center"/>
            </w:pPr>
          </w:p>
        </w:tc>
        <w:tc>
          <w:tcPr>
            <w:tcW w:w="1360" w:type="dxa"/>
          </w:tcPr>
          <w:p w14:paraId="6F5A34EC" w14:textId="77777777" w:rsidR="00F25BF8" w:rsidRPr="00F25BF8" w:rsidRDefault="00F25BF8" w:rsidP="00F25BF8">
            <w:pPr>
              <w:contextualSpacing/>
              <w:jc w:val="center"/>
            </w:pPr>
          </w:p>
        </w:tc>
        <w:tc>
          <w:tcPr>
            <w:tcW w:w="1360" w:type="dxa"/>
          </w:tcPr>
          <w:p w14:paraId="72AD3D4A" w14:textId="77777777" w:rsidR="00F25BF8" w:rsidRPr="00F25BF8" w:rsidRDefault="00F25BF8" w:rsidP="00F25BF8">
            <w:pPr>
              <w:contextualSpacing/>
              <w:jc w:val="center"/>
            </w:pPr>
          </w:p>
        </w:tc>
        <w:tc>
          <w:tcPr>
            <w:tcW w:w="1360" w:type="dxa"/>
          </w:tcPr>
          <w:p w14:paraId="7B152DF3" w14:textId="77777777" w:rsidR="00F25BF8" w:rsidRPr="00F25BF8" w:rsidRDefault="00F25BF8" w:rsidP="00F25BF8">
            <w:pPr>
              <w:contextualSpacing/>
              <w:jc w:val="center"/>
            </w:pPr>
          </w:p>
        </w:tc>
      </w:tr>
    </w:tbl>
    <w:p w14:paraId="29B0E28E" w14:textId="77777777" w:rsidR="00F25BF8" w:rsidRPr="00F25BF8" w:rsidRDefault="00F25BF8" w:rsidP="00F25BF8">
      <w:pPr>
        <w:spacing w:after="0" w:line="240" w:lineRule="auto"/>
        <w:contextualSpacing/>
        <w:rPr>
          <w:rFonts w:eastAsia="SimSun"/>
        </w:rPr>
      </w:pPr>
    </w:p>
    <w:tbl>
      <w:tblPr>
        <w:tblStyle w:val="TableGrid2"/>
        <w:tblW w:w="8995" w:type="dxa"/>
        <w:jc w:val="center"/>
        <w:tblCellMar>
          <w:left w:w="29" w:type="dxa"/>
          <w:right w:w="29" w:type="dxa"/>
        </w:tblCellMar>
        <w:tblLook w:val="04A0" w:firstRow="1" w:lastRow="0" w:firstColumn="1" w:lastColumn="0" w:noHBand="0" w:noVBand="1"/>
      </w:tblPr>
      <w:tblGrid>
        <w:gridCol w:w="1795"/>
        <w:gridCol w:w="4320"/>
        <w:gridCol w:w="2880"/>
      </w:tblGrid>
      <w:tr w:rsidR="00F25BF8" w:rsidRPr="00F25BF8" w14:paraId="411C067F" w14:textId="77777777" w:rsidTr="00F25BF8">
        <w:trPr>
          <w:jc w:val="center"/>
        </w:trPr>
        <w:tc>
          <w:tcPr>
            <w:tcW w:w="1795" w:type="dxa"/>
          </w:tcPr>
          <w:p w14:paraId="01F024CD"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Time Period (H21)</w:t>
            </w:r>
          </w:p>
        </w:tc>
        <w:tc>
          <w:tcPr>
            <w:tcW w:w="4320" w:type="dxa"/>
          </w:tcPr>
          <w:p w14:paraId="74C07D5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Dispute Place (H22)</w:t>
            </w:r>
          </w:p>
        </w:tc>
        <w:tc>
          <w:tcPr>
            <w:tcW w:w="2880" w:type="dxa"/>
          </w:tcPr>
          <w:p w14:paraId="1794C37B"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Satisfaction (H23)</w:t>
            </w:r>
          </w:p>
        </w:tc>
      </w:tr>
      <w:tr w:rsidR="00F25BF8" w:rsidRPr="00F25BF8" w14:paraId="3F6F5484" w14:textId="77777777" w:rsidTr="00F25BF8">
        <w:trPr>
          <w:jc w:val="center"/>
        </w:trPr>
        <w:tc>
          <w:tcPr>
            <w:tcW w:w="1795" w:type="dxa"/>
          </w:tcPr>
          <w:p w14:paraId="6B32148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1=A couple days</w:t>
            </w:r>
          </w:p>
          <w:p w14:paraId="7B4B139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2=About 1 week</w:t>
            </w:r>
          </w:p>
          <w:p w14:paraId="0A3BE5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3=Several weeks</w:t>
            </w:r>
          </w:p>
          <w:p w14:paraId="36E2D7C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4=About one month</w:t>
            </w:r>
          </w:p>
          <w:p w14:paraId="377D8B1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5=Several month</w:t>
            </w:r>
          </w:p>
          <w:p w14:paraId="664D02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6=About one year</w:t>
            </w:r>
          </w:p>
          <w:p w14:paraId="3372A8A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7=2-3 years</w:t>
            </w:r>
          </w:p>
          <w:p w14:paraId="50BCF17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8=More than 3 years</w:t>
            </w:r>
          </w:p>
        </w:tc>
        <w:tc>
          <w:tcPr>
            <w:tcW w:w="4320" w:type="dxa"/>
          </w:tcPr>
          <w:p w14:paraId="7B89856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1=Headman/woman</w:t>
            </w:r>
          </w:p>
          <w:p w14:paraId="65CEB7D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2=NGO </w:t>
            </w:r>
          </w:p>
          <w:p w14:paraId="466EEE8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3=Cooperative farmer group</w:t>
            </w:r>
          </w:p>
          <w:p w14:paraId="28C242F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w:t>
            </w:r>
            <w:proofErr w:type="spellStart"/>
            <w:r w:rsidRPr="00F25BF8">
              <w:rPr>
                <w:rFonts w:cs="Times New Roman"/>
                <w:sz w:val="20"/>
              </w:rPr>
              <w:t>Chipata</w:t>
            </w:r>
            <w:proofErr w:type="spellEnd"/>
            <w:r w:rsidRPr="00F25BF8">
              <w:rPr>
                <w:rFonts w:cs="Times New Roman"/>
                <w:sz w:val="20"/>
              </w:rPr>
              <w:t xml:space="preserve">  District Land Alliance</w:t>
            </w:r>
          </w:p>
          <w:p w14:paraId="3F9074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5=Village Land Committee</w:t>
            </w:r>
          </w:p>
          <w:p w14:paraId="23BFBFA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6=Neighbor</w:t>
            </w:r>
          </w:p>
          <w:p w14:paraId="0E2944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7=YGL</w:t>
            </w:r>
          </w:p>
          <w:p w14:paraId="602AA8D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8=Chief or other higher authority</w:t>
            </w:r>
          </w:p>
          <w:p w14:paraId="5F9BA55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w:t>
            </w:r>
            <w:proofErr w:type="spellStart"/>
            <w:r w:rsidRPr="00F25BF8">
              <w:rPr>
                <w:rFonts w:cs="Times New Roman"/>
                <w:sz w:val="20"/>
              </w:rPr>
              <w:t>Induna</w:t>
            </w:r>
            <w:proofErr w:type="spellEnd"/>
          </w:p>
          <w:p w14:paraId="712373D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10=Resolved myself</w:t>
            </w:r>
          </w:p>
          <w:p w14:paraId="781EF8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c>
          <w:tcPr>
            <w:tcW w:w="2880" w:type="dxa"/>
          </w:tcPr>
          <w:p w14:paraId="571D51E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1=Very satisfied</w:t>
            </w:r>
          </w:p>
          <w:p w14:paraId="1ADBB10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2=Satisfied</w:t>
            </w:r>
          </w:p>
          <w:p w14:paraId="792451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3=Neutral</w:t>
            </w:r>
          </w:p>
          <w:p w14:paraId="0152FAA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4=Dissatisfied</w:t>
            </w:r>
          </w:p>
          <w:p w14:paraId="6766178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5=Very dissatisfied</w:t>
            </w:r>
          </w:p>
          <w:p w14:paraId="52A28258" w14:textId="4B173FFD" w:rsidR="00F25BF8" w:rsidRPr="00F25BF8" w:rsidRDefault="00F25BF8" w:rsidP="00296E2F">
            <w:pPr>
              <w:kinsoku w:val="0"/>
              <w:overflowPunct w:val="0"/>
              <w:autoSpaceDE w:val="0"/>
              <w:autoSpaceDN w:val="0"/>
              <w:adjustRightInd w:val="0"/>
              <w:contextualSpacing/>
              <w:rPr>
                <w:rFonts w:cs="Times New Roman"/>
                <w:sz w:val="20"/>
              </w:rPr>
            </w:pPr>
            <w:r w:rsidRPr="00F25BF8">
              <w:rPr>
                <w:rFonts w:cs="Times New Roman"/>
                <w:sz w:val="20"/>
              </w:rPr>
              <w:t>6=</w:t>
            </w:r>
            <w:r w:rsidR="00296E2F">
              <w:rPr>
                <w:rFonts w:cs="Times New Roman"/>
                <w:sz w:val="20"/>
              </w:rPr>
              <w:t>Prefer not</w:t>
            </w:r>
            <w:r w:rsidRPr="00F25BF8">
              <w:rPr>
                <w:rFonts w:cs="Times New Roman"/>
                <w:sz w:val="20"/>
              </w:rPr>
              <w:t xml:space="preserve"> to answer</w:t>
            </w:r>
          </w:p>
        </w:tc>
      </w:tr>
    </w:tbl>
    <w:p w14:paraId="2D0A3108" w14:textId="77777777" w:rsidR="00F25BF8" w:rsidRPr="00F25BF8" w:rsidRDefault="00F25BF8" w:rsidP="00F25BF8">
      <w:pPr>
        <w:spacing w:after="0" w:line="240" w:lineRule="auto"/>
        <w:contextualSpacing/>
        <w:rPr>
          <w:rFonts w:eastAsia="SimSun"/>
        </w:rPr>
      </w:pPr>
    </w:p>
    <w:p w14:paraId="116241CD" w14:textId="77777777" w:rsidR="006C2023" w:rsidRPr="001512DD" w:rsidRDefault="006C2023" w:rsidP="001512DD">
      <w:pPr>
        <w:spacing w:after="0"/>
        <w:rPr>
          <w:b/>
        </w:rPr>
      </w:pPr>
    </w:p>
    <w:p w14:paraId="1BA79C31" w14:textId="77777777" w:rsidR="006C2023" w:rsidRDefault="006C2023" w:rsidP="001512DD">
      <w:pPr>
        <w:spacing w:after="0" w:line="240" w:lineRule="auto"/>
        <w:contextualSpacing/>
        <w:rPr>
          <w:b/>
        </w:rPr>
        <w:sectPr w:rsidR="006C2023" w:rsidSect="006C2023">
          <w:pgSz w:w="15840" w:h="12240" w:orient="landscape"/>
          <w:pgMar w:top="1080" w:right="1440" w:bottom="1080" w:left="1440" w:header="720" w:footer="720" w:gutter="0"/>
          <w:cols w:space="720"/>
          <w:docGrid w:linePitch="360"/>
        </w:sectPr>
      </w:pPr>
    </w:p>
    <w:p w14:paraId="7578384A" w14:textId="776A23DB" w:rsidR="00137629" w:rsidRPr="001512DD" w:rsidRDefault="009A059D" w:rsidP="001512DD">
      <w:pPr>
        <w:spacing w:after="0" w:line="240" w:lineRule="auto"/>
        <w:contextualSpacing/>
        <w:rPr>
          <w:b/>
        </w:rPr>
      </w:pPr>
      <w:commentRangeStart w:id="64"/>
      <w:r>
        <w:rPr>
          <w:b/>
        </w:rPr>
        <w:lastRenderedPageBreak/>
        <w:t xml:space="preserve">SECTION </w:t>
      </w:r>
      <w:r w:rsidR="00F25BF8">
        <w:rPr>
          <w:b/>
        </w:rPr>
        <w:t>I</w:t>
      </w:r>
      <w:r w:rsidR="00FB013F" w:rsidRPr="001512DD">
        <w:rPr>
          <w:b/>
        </w:rPr>
        <w:t>. CLIMATE CHANGE ADAPTATION</w:t>
      </w:r>
      <w:commentRangeEnd w:id="64"/>
      <w:r w:rsidR="00F37010">
        <w:rPr>
          <w:rStyle w:val="CommentReference"/>
        </w:rPr>
        <w:commentReference w:id="64"/>
      </w:r>
    </w:p>
    <w:p w14:paraId="201472C2" w14:textId="77777777" w:rsidR="00FB013F" w:rsidRPr="001512DD" w:rsidRDefault="00FB013F" w:rsidP="001512DD">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7306C5" w:rsidRPr="001512DD" w14:paraId="6A70DE9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333943F" w14:textId="77777777" w:rsidR="007306C5" w:rsidRPr="001512DD" w:rsidRDefault="007306C5"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7CCB256D" w14:textId="735CF576" w:rsidR="007306C5" w:rsidRPr="001512DD" w:rsidRDefault="007306C5"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1867C00F" w14:textId="77777777" w:rsidR="007306C5" w:rsidRPr="001512DD" w:rsidRDefault="007306C5" w:rsidP="001512DD">
            <w:pPr>
              <w:spacing w:after="0"/>
            </w:pPr>
            <w:r w:rsidRPr="001512DD">
              <w:t>1=No</w:t>
            </w:r>
          </w:p>
          <w:p w14:paraId="5F3FC3DB" w14:textId="77777777" w:rsidR="007306C5" w:rsidRPr="001512DD" w:rsidRDefault="007306C5" w:rsidP="001512DD">
            <w:pPr>
              <w:spacing w:after="0"/>
            </w:pPr>
            <w:r w:rsidRPr="001512DD">
              <w:t>2=Yes</w:t>
            </w:r>
            <w:r w:rsidRPr="001512DD" w:rsidDel="00226116">
              <w:t xml:space="preserve"> </w:t>
            </w:r>
          </w:p>
          <w:p w14:paraId="2C49A28B" w14:textId="77777777" w:rsidR="007306C5" w:rsidRPr="001512DD" w:rsidRDefault="007306C5" w:rsidP="001512DD">
            <w:pPr>
              <w:spacing w:after="0"/>
            </w:pPr>
            <w:r w:rsidRPr="001512DD">
              <w:t>888=Don’t know</w:t>
            </w:r>
          </w:p>
          <w:p w14:paraId="1FED7D3F" w14:textId="77777777" w:rsidR="007306C5" w:rsidRPr="001512DD" w:rsidRDefault="007306C5"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4EAB00D"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043A7CE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80FC55C"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0133B14" w14:textId="00C0D159" w:rsidR="007306C5" w:rsidRPr="001512DD" w:rsidRDefault="007306C5" w:rsidP="001512DD">
            <w:pPr>
              <w:spacing w:after="0"/>
              <w:rPr>
                <w:w w:val="105"/>
              </w:rPr>
            </w:pPr>
            <w:r w:rsidRPr="001512DD">
              <w:rPr>
                <w:rFonts w:cs="ArialNarrow"/>
              </w:rPr>
              <w:t>If yes, what years was your HH affected by the drought? (drop down)</w:t>
            </w:r>
          </w:p>
        </w:tc>
        <w:tc>
          <w:tcPr>
            <w:tcW w:w="2527" w:type="dxa"/>
            <w:gridSpan w:val="3"/>
            <w:tcBorders>
              <w:top w:val="single" w:sz="18" w:space="0" w:color="000000"/>
              <w:left w:val="single" w:sz="18" w:space="0" w:color="000000"/>
              <w:bottom w:val="single" w:sz="18" w:space="0" w:color="000000"/>
              <w:right w:val="single" w:sz="18" w:space="0" w:color="000000"/>
            </w:tcBorders>
          </w:tcPr>
          <w:p w14:paraId="2CCE5FB5"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5B88C4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2D6245F"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C3E3FC7" w14:textId="3A8179B7" w:rsidR="007306C5" w:rsidRPr="001512DD" w:rsidRDefault="007306C5" w:rsidP="001512DD">
            <w:pPr>
              <w:spacing w:after="0"/>
              <w:rPr>
                <w:w w:val="105"/>
              </w:rPr>
            </w:pPr>
            <w:r w:rsidRPr="001512DD">
              <w:rPr>
                <w:rFonts w:cs="ArialNarrow"/>
              </w:rPr>
              <w:t>If more than one year – what year did your HH experience the worst drought?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B21AB60"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2EE0495E"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7AA47C4" w14:textId="77777777"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901CFE" w14:textId="5866B840" w:rsidR="007306C5" w:rsidRPr="001512DD" w:rsidRDefault="007306C5" w:rsidP="001512DD">
            <w:pPr>
              <w:spacing w:after="0"/>
              <w:rPr>
                <w:color w:val="000000"/>
              </w:rPr>
            </w:pPr>
            <w:r w:rsidRPr="001512DD">
              <w:rPr>
                <w:rFonts w:cs="ArialNarrow"/>
              </w:rPr>
              <w:t>Thinking of the worst drought, how well or poorly was your household able to respond to the drought?</w:t>
            </w:r>
          </w:p>
        </w:tc>
        <w:tc>
          <w:tcPr>
            <w:tcW w:w="4319" w:type="dxa"/>
            <w:gridSpan w:val="3"/>
            <w:tcBorders>
              <w:top w:val="single" w:sz="4" w:space="0" w:color="000000"/>
              <w:bottom w:val="single" w:sz="4" w:space="0" w:color="000000"/>
              <w:right w:val="single" w:sz="18" w:space="0" w:color="000000"/>
            </w:tcBorders>
          </w:tcPr>
          <w:p w14:paraId="65B5209A" w14:textId="77B75A3F" w:rsidR="007306C5" w:rsidRPr="001512DD" w:rsidRDefault="007306C5" w:rsidP="001512DD">
            <w:pPr>
              <w:spacing w:after="0"/>
              <w:rPr>
                <w:rFonts w:cs="Times New Roman"/>
                <w:w w:val="105"/>
              </w:rPr>
            </w:pPr>
            <w:r w:rsidRPr="001512DD">
              <w:rPr>
                <w:rFonts w:cs="Times New Roman"/>
                <w:w w:val="105"/>
              </w:rPr>
              <w:t>1=Very well</w:t>
            </w:r>
          </w:p>
          <w:p w14:paraId="70B09619" w14:textId="500E0B69" w:rsidR="007306C5" w:rsidRPr="001512DD" w:rsidRDefault="007306C5" w:rsidP="001512DD">
            <w:pPr>
              <w:spacing w:after="0"/>
              <w:rPr>
                <w:rFonts w:cs="Times New Roman"/>
                <w:w w:val="105"/>
              </w:rPr>
            </w:pPr>
            <w:r w:rsidRPr="001512DD">
              <w:rPr>
                <w:rFonts w:cs="Times New Roman"/>
                <w:w w:val="105"/>
              </w:rPr>
              <w:t>2=Somewhat well</w:t>
            </w:r>
          </w:p>
          <w:p w14:paraId="45D8A3F8" w14:textId="171FAD14" w:rsidR="007306C5" w:rsidRPr="001512DD" w:rsidRDefault="007306C5" w:rsidP="001512DD">
            <w:pPr>
              <w:spacing w:after="0"/>
              <w:rPr>
                <w:rFonts w:cs="Times New Roman"/>
                <w:w w:val="105"/>
              </w:rPr>
            </w:pPr>
            <w:r w:rsidRPr="001512DD">
              <w:rPr>
                <w:rFonts w:cs="Times New Roman"/>
                <w:w w:val="105"/>
              </w:rPr>
              <w:t>3=Neutral response</w:t>
            </w:r>
          </w:p>
          <w:p w14:paraId="2FA02EA1" w14:textId="353F963B" w:rsidR="007306C5" w:rsidRPr="001512DD" w:rsidRDefault="007306C5" w:rsidP="001512DD">
            <w:pPr>
              <w:spacing w:after="0"/>
              <w:rPr>
                <w:rFonts w:cs="Times New Roman"/>
                <w:w w:val="105"/>
              </w:rPr>
            </w:pPr>
            <w:r w:rsidRPr="001512DD">
              <w:rPr>
                <w:rFonts w:cs="Times New Roman"/>
                <w:w w:val="105"/>
              </w:rPr>
              <w:t>4=Somewhat poorly</w:t>
            </w:r>
          </w:p>
          <w:p w14:paraId="2994D36A" w14:textId="77777777" w:rsidR="007306C5" w:rsidRPr="001512DD" w:rsidRDefault="007306C5" w:rsidP="001512DD">
            <w:pPr>
              <w:spacing w:after="0"/>
              <w:rPr>
                <w:rFonts w:cs="Times New Roman"/>
                <w:w w:val="105"/>
              </w:rPr>
            </w:pPr>
            <w:r w:rsidRPr="001512DD">
              <w:rPr>
                <w:rFonts w:cs="Times New Roman"/>
                <w:w w:val="105"/>
              </w:rPr>
              <w:t>5=Very poorly</w:t>
            </w:r>
          </w:p>
          <w:p w14:paraId="7DE4D301" w14:textId="77777777" w:rsidR="007306C5" w:rsidRPr="001512DD" w:rsidRDefault="007306C5" w:rsidP="001512DD">
            <w:pPr>
              <w:spacing w:after="0"/>
              <w:rPr>
                <w:rFonts w:cs="Times New Roman"/>
                <w:w w:val="105"/>
              </w:rPr>
            </w:pPr>
            <w:r w:rsidRPr="001512DD">
              <w:rPr>
                <w:rFonts w:cs="Times New Roman"/>
                <w:w w:val="105"/>
              </w:rPr>
              <w:t>888=Don't know</w:t>
            </w:r>
          </w:p>
          <w:p w14:paraId="4E7FBF54" w14:textId="77777777" w:rsidR="007306C5" w:rsidRPr="001512DD" w:rsidRDefault="007306C5"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5DBDDFF"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93B39EC"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D6B6ACB" w14:textId="23173F5B"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CECF12B" w14:textId="63C4E6DE" w:rsidR="007306C5" w:rsidRPr="001512DD" w:rsidRDefault="007306C5" w:rsidP="001512DD">
            <w:pPr>
              <w:spacing w:after="0"/>
              <w:rPr>
                <w:color w:val="000000"/>
              </w:rPr>
            </w:pPr>
            <w:r w:rsidRPr="001512DD">
              <w:rPr>
                <w:rFonts w:cs="ArialNarrow"/>
              </w:rPr>
              <w:t>What was the result of the drought on your HH?</w:t>
            </w:r>
          </w:p>
        </w:tc>
        <w:tc>
          <w:tcPr>
            <w:tcW w:w="4319" w:type="dxa"/>
            <w:gridSpan w:val="3"/>
            <w:tcBorders>
              <w:top w:val="single" w:sz="4" w:space="0" w:color="000000"/>
              <w:bottom w:val="single" w:sz="4" w:space="0" w:color="000000"/>
              <w:right w:val="single" w:sz="18" w:space="0" w:color="000000"/>
            </w:tcBorders>
          </w:tcPr>
          <w:p w14:paraId="38ECEF8A" w14:textId="13D9AD2A" w:rsidR="007306C5" w:rsidRPr="001512DD" w:rsidRDefault="007306C5" w:rsidP="001512DD">
            <w:pPr>
              <w:spacing w:after="0"/>
              <w:rPr>
                <w:rFonts w:cs="Times New Roman"/>
                <w:w w:val="105"/>
              </w:rPr>
            </w:pPr>
            <w:r w:rsidRPr="001512DD">
              <w:rPr>
                <w:rFonts w:cs="Times New Roman"/>
                <w:w w:val="105"/>
              </w:rPr>
              <w:t>1=Reduced crop yield</w:t>
            </w:r>
          </w:p>
          <w:p w14:paraId="74AE50B4" w14:textId="20D4E7EC" w:rsidR="007306C5" w:rsidRPr="001512DD" w:rsidRDefault="007306C5" w:rsidP="001512DD">
            <w:pPr>
              <w:spacing w:after="0"/>
              <w:rPr>
                <w:rFonts w:cs="Times New Roman"/>
                <w:w w:val="105"/>
              </w:rPr>
            </w:pPr>
            <w:r w:rsidRPr="001512DD">
              <w:rPr>
                <w:rFonts w:cs="Times New Roman"/>
                <w:w w:val="105"/>
              </w:rPr>
              <w:t>2=Crop failure</w:t>
            </w:r>
          </w:p>
          <w:p w14:paraId="5E5B05D8" w14:textId="22D1FD09" w:rsidR="007306C5" w:rsidRPr="001512DD" w:rsidRDefault="007306C5" w:rsidP="001512DD">
            <w:pPr>
              <w:spacing w:after="0"/>
              <w:rPr>
                <w:rFonts w:cs="Times New Roman"/>
                <w:w w:val="105"/>
              </w:rPr>
            </w:pPr>
            <w:r w:rsidRPr="001512DD">
              <w:rPr>
                <w:rFonts w:cs="Times New Roman"/>
                <w:w w:val="105"/>
              </w:rPr>
              <w:t>3=Reduced HH consumption</w:t>
            </w:r>
          </w:p>
          <w:p w14:paraId="64FC246E" w14:textId="6CE513DD" w:rsidR="007306C5" w:rsidRPr="001512DD" w:rsidRDefault="007306C5" w:rsidP="001512DD">
            <w:pPr>
              <w:spacing w:after="0"/>
              <w:rPr>
                <w:rFonts w:cs="Times New Roman"/>
                <w:w w:val="105"/>
              </w:rPr>
            </w:pPr>
            <w:r w:rsidRPr="001512DD">
              <w:rPr>
                <w:rFonts w:cs="Times New Roman"/>
                <w:w w:val="105"/>
              </w:rPr>
              <w:t>4=Loss of assets</w:t>
            </w:r>
          </w:p>
          <w:p w14:paraId="380E7E8E" w14:textId="2B37FE12" w:rsidR="007306C5" w:rsidRPr="001512DD" w:rsidRDefault="007306C5" w:rsidP="001512DD">
            <w:pPr>
              <w:spacing w:after="0"/>
              <w:rPr>
                <w:rFonts w:cs="Times New Roman"/>
                <w:w w:val="105"/>
              </w:rPr>
            </w:pPr>
            <w:r w:rsidRPr="001512DD">
              <w:rPr>
                <w:rFonts w:cs="Times New Roman"/>
                <w:w w:val="105"/>
              </w:rPr>
              <w:t>5=Loss of income</w:t>
            </w:r>
          </w:p>
          <w:p w14:paraId="1F19EB53" w14:textId="1E1ACAE3" w:rsidR="007306C5" w:rsidRPr="001512DD" w:rsidRDefault="007306C5" w:rsidP="001512DD">
            <w:pPr>
              <w:spacing w:after="0"/>
              <w:rPr>
                <w:rFonts w:cs="Times New Roman"/>
                <w:w w:val="105"/>
              </w:rPr>
            </w:pPr>
            <w:r w:rsidRPr="001512DD">
              <w:rPr>
                <w:rFonts w:cs="Times New Roman"/>
                <w:w w:val="105"/>
              </w:rPr>
              <w:t>6=Livestock sickness</w:t>
            </w:r>
          </w:p>
          <w:p w14:paraId="40658B8B" w14:textId="77777777" w:rsidR="007306C5" w:rsidRPr="001512DD" w:rsidRDefault="007306C5" w:rsidP="001512DD">
            <w:pPr>
              <w:spacing w:after="0"/>
              <w:rPr>
                <w:rFonts w:cs="Times New Roman"/>
                <w:w w:val="105"/>
              </w:rPr>
            </w:pPr>
            <w:r w:rsidRPr="001512DD">
              <w:rPr>
                <w:rFonts w:cs="Times New Roman"/>
                <w:w w:val="105"/>
              </w:rPr>
              <w:t>7=Livestock death</w:t>
            </w:r>
          </w:p>
          <w:p w14:paraId="05AD70FF" w14:textId="7C4FFDAA" w:rsidR="007306C5" w:rsidRPr="001512DD" w:rsidRDefault="007306C5" w:rsidP="001512DD">
            <w:pPr>
              <w:spacing w:after="0"/>
              <w:rPr>
                <w:rFonts w:cs="Times New Roman"/>
                <w:w w:val="105"/>
              </w:rPr>
            </w:pPr>
            <w:r w:rsidRPr="001512DD">
              <w:rPr>
                <w:rFonts w:cs="Times New Roman"/>
                <w:w w:val="105"/>
              </w:rPr>
              <w:t>8=Human sickness</w:t>
            </w:r>
          </w:p>
          <w:p w14:paraId="23C362E3" w14:textId="77777777" w:rsidR="007306C5" w:rsidRPr="001512DD" w:rsidRDefault="007306C5" w:rsidP="001512DD">
            <w:pPr>
              <w:spacing w:after="0"/>
              <w:rPr>
                <w:rFonts w:cs="Times New Roman"/>
                <w:w w:val="105"/>
              </w:rPr>
            </w:pPr>
            <w:r w:rsidRPr="001512DD">
              <w:rPr>
                <w:rFonts w:cs="Times New Roman"/>
                <w:w w:val="105"/>
              </w:rPr>
              <w:t>9=Human death</w:t>
            </w:r>
          </w:p>
          <w:p w14:paraId="19B56952" w14:textId="3029AE21" w:rsidR="007306C5" w:rsidRPr="001512DD" w:rsidRDefault="007306C5" w:rsidP="001512DD">
            <w:pPr>
              <w:spacing w:after="0"/>
              <w:rPr>
                <w:rFonts w:cs="Times New Roman"/>
                <w:w w:val="105"/>
              </w:rPr>
            </w:pPr>
            <w:r w:rsidRPr="001512DD">
              <w:rPr>
                <w:rFonts w:cs="Times New Roman"/>
                <w:w w:val="105"/>
              </w:rPr>
              <w:t>10=Pests or diseases that affected the crops before they were harvested</w:t>
            </w:r>
          </w:p>
          <w:p w14:paraId="2050DDFC" w14:textId="4A09E248" w:rsidR="007306C5" w:rsidRPr="001512DD" w:rsidRDefault="007306C5"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73FAA693" w14:textId="783ACA21" w:rsidR="007306C5" w:rsidRPr="001512DD" w:rsidRDefault="007306C5" w:rsidP="001512DD">
            <w:pPr>
              <w:spacing w:after="0"/>
              <w:rPr>
                <w:rFonts w:cs="Times New Roman"/>
                <w:w w:val="105"/>
              </w:rPr>
            </w:pPr>
            <w:r w:rsidRPr="001512DD">
              <w:rPr>
                <w:rFonts w:cs="Times New Roman"/>
                <w:w w:val="105"/>
              </w:rPr>
              <w:t>12=Pests or diseases that affected livestock</w:t>
            </w:r>
          </w:p>
          <w:p w14:paraId="12A73CC6" w14:textId="77777777" w:rsidR="007306C5" w:rsidRPr="001512DD" w:rsidRDefault="007306C5" w:rsidP="001512DD">
            <w:pPr>
              <w:spacing w:after="0"/>
              <w:rPr>
                <w:rFonts w:cs="Times New Roman"/>
                <w:w w:val="105"/>
              </w:rPr>
            </w:pPr>
            <w:r w:rsidRPr="001512DD">
              <w:rPr>
                <w:rFonts w:cs="Times New Roman"/>
                <w:w w:val="105"/>
              </w:rPr>
              <w:t>97=Other, please specify</w:t>
            </w:r>
          </w:p>
          <w:p w14:paraId="34D33346" w14:textId="77777777" w:rsidR="007306C5" w:rsidRPr="001512DD" w:rsidRDefault="007306C5" w:rsidP="001512DD">
            <w:pPr>
              <w:spacing w:after="0"/>
              <w:rPr>
                <w:rFonts w:cs="Times New Roman"/>
                <w:w w:val="105"/>
              </w:rPr>
            </w:pPr>
            <w:r w:rsidRPr="001512DD">
              <w:rPr>
                <w:rFonts w:cs="Times New Roman"/>
                <w:w w:val="105"/>
              </w:rPr>
              <w:t>888=Don't know</w:t>
            </w:r>
          </w:p>
          <w:p w14:paraId="2562D8E0" w14:textId="77777777" w:rsidR="007306C5" w:rsidRPr="001512DD" w:rsidRDefault="007306C5"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C26D80C"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4137CC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29BC506"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E25E5C" w14:textId="6F4542F3"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634AA777"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2077B5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2C2105E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E8BE108"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744DEF3"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829F175"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3310B8BC"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AA73675"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BE127FB" w14:textId="77777777" w:rsidR="002422DE" w:rsidRPr="001512DD" w:rsidRDefault="002422DE" w:rsidP="001512DD">
            <w:pPr>
              <w:spacing w:after="0"/>
              <w:rPr>
                <w:color w:val="000000"/>
              </w:rPr>
            </w:pPr>
            <w:r w:rsidRPr="001512DD">
              <w:rPr>
                <w:rFonts w:cs="Times New Roman"/>
              </w:rPr>
              <w:t xml:space="preserve">Are there any changes you wanted to make but </w:t>
            </w:r>
            <w:r w:rsidRPr="001512DD">
              <w:rPr>
                <w:rFonts w:cs="Times New Roman"/>
              </w:rPr>
              <w:lastRenderedPageBreak/>
              <w:t xml:space="preserve">were unable to make? </w:t>
            </w:r>
          </w:p>
        </w:tc>
        <w:tc>
          <w:tcPr>
            <w:tcW w:w="4319" w:type="dxa"/>
            <w:gridSpan w:val="3"/>
            <w:tcBorders>
              <w:top w:val="single" w:sz="4" w:space="0" w:color="000000"/>
              <w:bottom w:val="single" w:sz="4" w:space="0" w:color="000000"/>
              <w:right w:val="single" w:sz="18" w:space="0" w:color="000000"/>
            </w:tcBorders>
          </w:tcPr>
          <w:p w14:paraId="77C79D39" w14:textId="77777777" w:rsidR="002422DE" w:rsidRPr="001512DD" w:rsidRDefault="002422DE" w:rsidP="001512DD">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FE79A2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70EAEF9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0AD4D13" w14:textId="77777777" w:rsidR="002422DE" w:rsidRPr="001512DD" w:rsidRDefault="002422DE" w:rsidP="001512DD">
            <w:pPr>
              <w:spacing w:after="0"/>
            </w:pPr>
          </w:p>
        </w:tc>
        <w:tc>
          <w:tcPr>
            <w:tcW w:w="4678" w:type="dxa"/>
            <w:tcBorders>
              <w:left w:val="single" w:sz="4" w:space="0" w:color="auto"/>
              <w:right w:val="single" w:sz="18" w:space="0" w:color="000000"/>
            </w:tcBorders>
          </w:tcPr>
          <w:p w14:paraId="4372D06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6B10A75"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38C4433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A39D81F"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82500C4" w14:textId="151815F9"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4E9B416F" w14:textId="4DEDB3F6" w:rsidR="00691F08" w:rsidRPr="001512DD" w:rsidRDefault="00691F08" w:rsidP="001512DD">
            <w:pPr>
              <w:spacing w:after="0"/>
              <w:rPr>
                <w:rFonts w:cs="Times New Roman"/>
                <w:w w:val="105"/>
              </w:rPr>
            </w:pPr>
            <w:r w:rsidRPr="001512DD">
              <w:rPr>
                <w:rFonts w:cs="Times New Roman"/>
                <w:w w:val="105"/>
              </w:rPr>
              <w:t>1=Lack of money</w:t>
            </w:r>
          </w:p>
          <w:p w14:paraId="352A1E2F" w14:textId="08A42538" w:rsidR="00691F08" w:rsidRPr="001512DD" w:rsidRDefault="00691F08" w:rsidP="001512DD">
            <w:pPr>
              <w:spacing w:after="0"/>
              <w:rPr>
                <w:rFonts w:cs="Times New Roman"/>
                <w:w w:val="105"/>
              </w:rPr>
            </w:pPr>
            <w:r w:rsidRPr="001512DD">
              <w:rPr>
                <w:rFonts w:cs="Times New Roman"/>
                <w:w w:val="105"/>
              </w:rPr>
              <w:t>2=Lack of information</w:t>
            </w:r>
          </w:p>
          <w:p w14:paraId="2BD4C944" w14:textId="58D44BDB" w:rsidR="00691F08" w:rsidRPr="001512DD" w:rsidRDefault="00691F08" w:rsidP="001512DD">
            <w:pPr>
              <w:spacing w:after="0"/>
              <w:rPr>
                <w:rFonts w:cs="Times New Roman"/>
                <w:w w:val="105"/>
              </w:rPr>
            </w:pPr>
            <w:r w:rsidRPr="001512DD">
              <w:rPr>
                <w:rFonts w:cs="Times New Roman"/>
                <w:w w:val="105"/>
              </w:rPr>
              <w:t>3=Shortage of labor</w:t>
            </w:r>
          </w:p>
          <w:p w14:paraId="1D3A0787" w14:textId="57E86864" w:rsidR="00691F08" w:rsidRPr="001512DD" w:rsidRDefault="00691F08" w:rsidP="001512DD">
            <w:pPr>
              <w:spacing w:after="0"/>
              <w:rPr>
                <w:rFonts w:cs="Times New Roman"/>
                <w:w w:val="105"/>
              </w:rPr>
            </w:pPr>
            <w:r w:rsidRPr="001512DD">
              <w:rPr>
                <w:rFonts w:cs="Times New Roman"/>
                <w:w w:val="105"/>
              </w:rPr>
              <w:t>4=Shortage of Land</w:t>
            </w:r>
          </w:p>
          <w:p w14:paraId="4717F67E" w14:textId="087D5FBB"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7D581FAE"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244281"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C146C27" w14:textId="77777777" w:rsidR="00691F08" w:rsidRPr="001512DD" w:rsidRDefault="00691F08" w:rsidP="001512DD">
            <w:pPr>
              <w:spacing w:after="0"/>
            </w:pPr>
          </w:p>
        </w:tc>
        <w:tc>
          <w:tcPr>
            <w:tcW w:w="4678" w:type="dxa"/>
            <w:tcBorders>
              <w:left w:val="single" w:sz="4" w:space="0" w:color="auto"/>
              <w:right w:val="single" w:sz="18" w:space="0" w:color="000000"/>
            </w:tcBorders>
          </w:tcPr>
          <w:p w14:paraId="5685C638" w14:textId="6D61FD89"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5123912"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20FC312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14CEB1F1"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88D2419"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9AEA81C"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C73FBBB"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088D32AB"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2BDD75CE" w14:textId="77777777" w:rsidR="002422DE" w:rsidRPr="001512DD" w:rsidRDefault="002422DE" w:rsidP="001512DD">
            <w:pPr>
              <w:spacing w:after="0"/>
              <w:rPr>
                <w:rFonts w:cs="Times New Roman"/>
                <w:w w:val="105"/>
              </w:rPr>
            </w:pPr>
            <w:r w:rsidRPr="001512DD">
              <w:rPr>
                <w:rFonts w:cs="Times New Roman"/>
                <w:w w:val="105"/>
              </w:rPr>
              <w:t>4 = Spend cash savings</w:t>
            </w:r>
          </w:p>
          <w:p w14:paraId="69FD35B4"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32021A60" w14:textId="77777777" w:rsidR="002422DE" w:rsidRPr="001512DD" w:rsidRDefault="002422DE" w:rsidP="001512DD">
            <w:pPr>
              <w:spacing w:after="0"/>
              <w:rPr>
                <w:rFonts w:cs="Times New Roman"/>
                <w:w w:val="105"/>
              </w:rPr>
            </w:pPr>
            <w:r w:rsidRPr="001512DD">
              <w:rPr>
                <w:rFonts w:cs="Times New Roman"/>
                <w:w w:val="105"/>
              </w:rPr>
              <w:t>6 = Do extra casual labor</w:t>
            </w:r>
          </w:p>
          <w:p w14:paraId="15BAA281"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3F8E93C"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6F186960" w14:textId="77777777" w:rsidR="002422DE" w:rsidRPr="001512DD" w:rsidRDefault="002422DE" w:rsidP="001512DD">
            <w:pPr>
              <w:spacing w:after="0"/>
              <w:rPr>
                <w:rFonts w:cs="Times New Roman"/>
                <w:w w:val="105"/>
              </w:rPr>
            </w:pPr>
            <w:r w:rsidRPr="001512DD">
              <w:rPr>
                <w:rFonts w:cs="Times New Roman"/>
                <w:w w:val="105"/>
              </w:rPr>
              <w:t xml:space="preserve">9 = Get loan from money lender, credit ,associations, </w:t>
            </w:r>
            <w:proofErr w:type="spellStart"/>
            <w:r w:rsidRPr="001512DD">
              <w:rPr>
                <w:rFonts w:cs="Times New Roman"/>
                <w:w w:val="105"/>
              </w:rPr>
              <w:t>etc</w:t>
            </w:r>
            <w:proofErr w:type="spellEnd"/>
          </w:p>
          <w:p w14:paraId="168F8C20"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1BFF720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1C65E8B"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2225D8D5"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2BC5F0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5F693D7"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F925D7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17BD0D" w14:textId="77777777" w:rsidR="002422DE" w:rsidRPr="001512DD" w:rsidRDefault="002422DE" w:rsidP="001512DD">
            <w:pPr>
              <w:spacing w:after="0"/>
              <w:rPr>
                <w:w w:val="105"/>
              </w:rPr>
            </w:pPr>
            <w:r w:rsidRPr="001512DD">
              <w:rPr>
                <w:i/>
                <w:color w:val="A6A6A6" w:themeColor="background1" w:themeShade="A6"/>
              </w:rPr>
              <w:t>(Text)</w:t>
            </w:r>
          </w:p>
        </w:tc>
      </w:tr>
    </w:tbl>
    <w:p w14:paraId="4B834A54" w14:textId="71D557ED" w:rsidR="00C447BE" w:rsidRPr="001512DD" w:rsidRDefault="00C447B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022F9EBC"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A160026"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69109CCD" w14:textId="46D3970C"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3D5C4D00" w14:textId="77777777" w:rsidR="00691F08" w:rsidRPr="001512DD" w:rsidRDefault="00691F08" w:rsidP="001512DD">
            <w:pPr>
              <w:spacing w:after="0"/>
            </w:pPr>
            <w:r w:rsidRPr="001512DD">
              <w:t>1=No</w:t>
            </w:r>
          </w:p>
          <w:p w14:paraId="1902BB64" w14:textId="77777777" w:rsidR="00691F08" w:rsidRPr="001512DD" w:rsidRDefault="00691F08" w:rsidP="001512DD">
            <w:pPr>
              <w:spacing w:after="0"/>
            </w:pPr>
            <w:r w:rsidRPr="001512DD">
              <w:t>2=Yes</w:t>
            </w:r>
            <w:r w:rsidRPr="001512DD" w:rsidDel="00226116">
              <w:t xml:space="preserve"> </w:t>
            </w:r>
          </w:p>
          <w:p w14:paraId="18DB9C42" w14:textId="77777777" w:rsidR="00691F08" w:rsidRPr="001512DD" w:rsidRDefault="00691F08" w:rsidP="001512DD">
            <w:pPr>
              <w:spacing w:after="0"/>
            </w:pPr>
            <w:r w:rsidRPr="001512DD">
              <w:t>888=Don’t know</w:t>
            </w:r>
          </w:p>
          <w:p w14:paraId="3C065AE8"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5ADA4255"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1A562717"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7E93C54"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9BC5EE6" w14:textId="5908C682"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5A917C30"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EEC6385"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626552D"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379E858D" w14:textId="404BF0DC"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7642C5"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2951FA3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DB2CAF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F225ED8" w14:textId="61A290A2"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749D65F3" w14:textId="77777777" w:rsidR="00691F08" w:rsidRPr="001512DD" w:rsidRDefault="00691F08" w:rsidP="001512DD">
            <w:pPr>
              <w:spacing w:after="0"/>
              <w:rPr>
                <w:rFonts w:cs="Times New Roman"/>
                <w:w w:val="105"/>
              </w:rPr>
            </w:pPr>
            <w:r w:rsidRPr="001512DD">
              <w:rPr>
                <w:rFonts w:cs="Times New Roman"/>
                <w:w w:val="105"/>
              </w:rPr>
              <w:t>1=Very well</w:t>
            </w:r>
          </w:p>
          <w:p w14:paraId="555D012E" w14:textId="77777777" w:rsidR="00691F08" w:rsidRPr="001512DD" w:rsidRDefault="00691F08" w:rsidP="001512DD">
            <w:pPr>
              <w:spacing w:after="0"/>
              <w:rPr>
                <w:rFonts w:cs="Times New Roman"/>
                <w:w w:val="105"/>
              </w:rPr>
            </w:pPr>
            <w:r w:rsidRPr="001512DD">
              <w:rPr>
                <w:rFonts w:cs="Times New Roman"/>
                <w:w w:val="105"/>
              </w:rPr>
              <w:t>2=Somewhat well</w:t>
            </w:r>
          </w:p>
          <w:p w14:paraId="6C031CBF" w14:textId="77777777" w:rsidR="00691F08" w:rsidRPr="001512DD" w:rsidRDefault="00691F08" w:rsidP="001512DD">
            <w:pPr>
              <w:spacing w:after="0"/>
              <w:rPr>
                <w:rFonts w:cs="Times New Roman"/>
                <w:w w:val="105"/>
              </w:rPr>
            </w:pPr>
            <w:r w:rsidRPr="001512DD">
              <w:rPr>
                <w:rFonts w:cs="Times New Roman"/>
                <w:w w:val="105"/>
              </w:rPr>
              <w:t>3=Neutral response</w:t>
            </w:r>
          </w:p>
          <w:p w14:paraId="4E72BFD3" w14:textId="77777777" w:rsidR="00691F08" w:rsidRPr="001512DD" w:rsidRDefault="00691F08" w:rsidP="001512DD">
            <w:pPr>
              <w:spacing w:after="0"/>
              <w:rPr>
                <w:rFonts w:cs="Times New Roman"/>
                <w:w w:val="105"/>
              </w:rPr>
            </w:pPr>
            <w:r w:rsidRPr="001512DD">
              <w:rPr>
                <w:rFonts w:cs="Times New Roman"/>
                <w:w w:val="105"/>
              </w:rPr>
              <w:t>4=Somewhat poorly</w:t>
            </w:r>
          </w:p>
          <w:p w14:paraId="2335E5FC" w14:textId="77777777" w:rsidR="00691F08" w:rsidRPr="001512DD" w:rsidRDefault="00691F08" w:rsidP="001512DD">
            <w:pPr>
              <w:spacing w:after="0"/>
              <w:rPr>
                <w:rFonts w:cs="Times New Roman"/>
                <w:w w:val="105"/>
              </w:rPr>
            </w:pPr>
            <w:r w:rsidRPr="001512DD">
              <w:rPr>
                <w:rFonts w:cs="Times New Roman"/>
                <w:w w:val="105"/>
              </w:rPr>
              <w:t>5=Very poorly</w:t>
            </w:r>
          </w:p>
          <w:p w14:paraId="65C4B056" w14:textId="77777777" w:rsidR="00691F08" w:rsidRPr="001512DD" w:rsidRDefault="00691F08" w:rsidP="001512DD">
            <w:pPr>
              <w:spacing w:after="0"/>
              <w:rPr>
                <w:rFonts w:cs="Times New Roman"/>
                <w:w w:val="105"/>
              </w:rPr>
            </w:pPr>
            <w:r w:rsidRPr="001512DD">
              <w:rPr>
                <w:rFonts w:cs="Times New Roman"/>
                <w:w w:val="105"/>
              </w:rPr>
              <w:t>888=Don't know</w:t>
            </w:r>
          </w:p>
          <w:p w14:paraId="45ADD17F"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84AD173"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A8E8FF"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8F9478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E3AED2D" w14:textId="3D0675E5"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RAIN/FLOODS</w:t>
            </w:r>
            <w:r w:rsidRPr="001512DD">
              <w:rPr>
                <w:rFonts w:cs="ArialNarrow"/>
              </w:rPr>
              <w:t xml:space="preserve"> on your </w:t>
            </w:r>
            <w:r w:rsidRPr="001512DD">
              <w:rPr>
                <w:rFonts w:cs="ArialNarrow"/>
              </w:rPr>
              <w:lastRenderedPageBreak/>
              <w:t>HH?</w:t>
            </w:r>
          </w:p>
        </w:tc>
        <w:tc>
          <w:tcPr>
            <w:tcW w:w="4319" w:type="dxa"/>
            <w:gridSpan w:val="3"/>
            <w:tcBorders>
              <w:top w:val="single" w:sz="4" w:space="0" w:color="000000"/>
              <w:bottom w:val="single" w:sz="4" w:space="0" w:color="000000"/>
              <w:right w:val="single" w:sz="18" w:space="0" w:color="000000"/>
            </w:tcBorders>
          </w:tcPr>
          <w:p w14:paraId="55A9A1FA" w14:textId="77777777" w:rsidR="00691F08" w:rsidRPr="001512DD" w:rsidRDefault="00691F08" w:rsidP="001512DD">
            <w:pPr>
              <w:spacing w:after="0"/>
              <w:rPr>
                <w:rFonts w:cs="Times New Roman"/>
                <w:w w:val="105"/>
              </w:rPr>
            </w:pPr>
            <w:r w:rsidRPr="001512DD">
              <w:rPr>
                <w:rFonts w:cs="Times New Roman"/>
                <w:w w:val="105"/>
              </w:rPr>
              <w:lastRenderedPageBreak/>
              <w:t>1=Reduced crop yield</w:t>
            </w:r>
          </w:p>
          <w:p w14:paraId="67B7CA5C" w14:textId="77777777" w:rsidR="00691F08" w:rsidRPr="001512DD" w:rsidRDefault="00691F08" w:rsidP="001512DD">
            <w:pPr>
              <w:spacing w:after="0"/>
              <w:rPr>
                <w:rFonts w:cs="Times New Roman"/>
                <w:w w:val="105"/>
              </w:rPr>
            </w:pPr>
            <w:r w:rsidRPr="001512DD">
              <w:rPr>
                <w:rFonts w:cs="Times New Roman"/>
                <w:w w:val="105"/>
              </w:rPr>
              <w:lastRenderedPageBreak/>
              <w:t>2=Crop failure</w:t>
            </w:r>
          </w:p>
          <w:p w14:paraId="10DB23C3" w14:textId="77777777" w:rsidR="00691F08" w:rsidRPr="001512DD" w:rsidRDefault="00691F08" w:rsidP="001512DD">
            <w:pPr>
              <w:spacing w:after="0"/>
              <w:rPr>
                <w:rFonts w:cs="Times New Roman"/>
                <w:w w:val="105"/>
              </w:rPr>
            </w:pPr>
            <w:r w:rsidRPr="001512DD">
              <w:rPr>
                <w:rFonts w:cs="Times New Roman"/>
                <w:w w:val="105"/>
              </w:rPr>
              <w:t>3=Reduced HH consumption</w:t>
            </w:r>
          </w:p>
          <w:p w14:paraId="41F79860" w14:textId="77777777" w:rsidR="00691F08" w:rsidRPr="001512DD" w:rsidRDefault="00691F08" w:rsidP="001512DD">
            <w:pPr>
              <w:spacing w:after="0"/>
              <w:rPr>
                <w:rFonts w:cs="Times New Roman"/>
                <w:w w:val="105"/>
              </w:rPr>
            </w:pPr>
            <w:r w:rsidRPr="001512DD">
              <w:rPr>
                <w:rFonts w:cs="Times New Roman"/>
                <w:w w:val="105"/>
              </w:rPr>
              <w:t>4=Loss of assets</w:t>
            </w:r>
          </w:p>
          <w:p w14:paraId="529D7EFA" w14:textId="77777777" w:rsidR="00691F08" w:rsidRPr="001512DD" w:rsidRDefault="00691F08" w:rsidP="001512DD">
            <w:pPr>
              <w:spacing w:after="0"/>
              <w:rPr>
                <w:rFonts w:cs="Times New Roman"/>
                <w:w w:val="105"/>
              </w:rPr>
            </w:pPr>
            <w:r w:rsidRPr="001512DD">
              <w:rPr>
                <w:rFonts w:cs="Times New Roman"/>
                <w:w w:val="105"/>
              </w:rPr>
              <w:t>5=Loss of income</w:t>
            </w:r>
          </w:p>
          <w:p w14:paraId="7F1D306E" w14:textId="77777777" w:rsidR="00691F08" w:rsidRPr="001512DD" w:rsidRDefault="00691F08" w:rsidP="001512DD">
            <w:pPr>
              <w:spacing w:after="0"/>
              <w:rPr>
                <w:rFonts w:cs="Times New Roman"/>
                <w:w w:val="105"/>
              </w:rPr>
            </w:pPr>
            <w:r w:rsidRPr="001512DD">
              <w:rPr>
                <w:rFonts w:cs="Times New Roman"/>
                <w:w w:val="105"/>
              </w:rPr>
              <w:t>6=Livestock sickness</w:t>
            </w:r>
          </w:p>
          <w:p w14:paraId="1DD7F695" w14:textId="77777777" w:rsidR="00691F08" w:rsidRPr="001512DD" w:rsidRDefault="00691F08" w:rsidP="001512DD">
            <w:pPr>
              <w:spacing w:after="0"/>
              <w:rPr>
                <w:rFonts w:cs="Times New Roman"/>
                <w:w w:val="105"/>
              </w:rPr>
            </w:pPr>
            <w:r w:rsidRPr="001512DD">
              <w:rPr>
                <w:rFonts w:cs="Times New Roman"/>
                <w:w w:val="105"/>
              </w:rPr>
              <w:t>7=Livestock death</w:t>
            </w:r>
          </w:p>
          <w:p w14:paraId="011B671B" w14:textId="77777777" w:rsidR="00691F08" w:rsidRPr="001512DD" w:rsidRDefault="00691F08" w:rsidP="001512DD">
            <w:pPr>
              <w:spacing w:after="0"/>
              <w:rPr>
                <w:rFonts w:cs="Times New Roman"/>
                <w:w w:val="105"/>
              </w:rPr>
            </w:pPr>
            <w:r w:rsidRPr="001512DD">
              <w:rPr>
                <w:rFonts w:cs="Times New Roman"/>
                <w:w w:val="105"/>
              </w:rPr>
              <w:t>8=Human sickness</w:t>
            </w:r>
          </w:p>
          <w:p w14:paraId="134F3A66" w14:textId="77777777" w:rsidR="00691F08" w:rsidRPr="001512DD" w:rsidRDefault="00691F08" w:rsidP="001512DD">
            <w:pPr>
              <w:spacing w:after="0"/>
              <w:rPr>
                <w:rFonts w:cs="Times New Roman"/>
                <w:w w:val="105"/>
              </w:rPr>
            </w:pPr>
            <w:r w:rsidRPr="001512DD">
              <w:rPr>
                <w:rFonts w:cs="Times New Roman"/>
                <w:w w:val="105"/>
              </w:rPr>
              <w:t>9=Human death</w:t>
            </w:r>
          </w:p>
          <w:p w14:paraId="61800863"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07CE9F30" w14:textId="77777777" w:rsidR="00691F08" w:rsidRPr="001512DD" w:rsidRDefault="00691F08"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1CBDAEBC"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33E521E9" w14:textId="77777777" w:rsidR="00691F08" w:rsidRPr="001512DD" w:rsidRDefault="00691F08" w:rsidP="001512DD">
            <w:pPr>
              <w:spacing w:after="0"/>
              <w:rPr>
                <w:rFonts w:cs="Times New Roman"/>
                <w:w w:val="105"/>
              </w:rPr>
            </w:pPr>
            <w:r w:rsidRPr="001512DD">
              <w:rPr>
                <w:rFonts w:cs="Times New Roman"/>
                <w:w w:val="105"/>
              </w:rPr>
              <w:t>97=Other, please specify</w:t>
            </w:r>
          </w:p>
          <w:p w14:paraId="7852C9A6" w14:textId="77777777" w:rsidR="00691F08" w:rsidRPr="001512DD" w:rsidRDefault="00691F08" w:rsidP="001512DD">
            <w:pPr>
              <w:spacing w:after="0"/>
              <w:rPr>
                <w:rFonts w:cs="Times New Roman"/>
                <w:w w:val="105"/>
              </w:rPr>
            </w:pPr>
            <w:r w:rsidRPr="001512DD">
              <w:rPr>
                <w:rFonts w:cs="Times New Roman"/>
                <w:w w:val="105"/>
              </w:rPr>
              <w:t>888=Don't know</w:t>
            </w:r>
          </w:p>
          <w:p w14:paraId="1B0ED5A0"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3261964"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lastRenderedPageBreak/>
              <w:t>(Code)</w:t>
            </w:r>
          </w:p>
        </w:tc>
      </w:tr>
      <w:tr w:rsidR="002422DE" w:rsidRPr="001512DD" w14:paraId="2D5EF15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29CFB13"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B590077" w14:textId="3A22C2E6"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707392BE"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CD18819"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4F111CD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4DBEF7B" w14:textId="77777777" w:rsidR="002422DE" w:rsidRPr="001512DD" w:rsidRDefault="002422DE" w:rsidP="001512DD">
            <w:pPr>
              <w:spacing w:after="0"/>
            </w:pPr>
          </w:p>
        </w:tc>
        <w:tc>
          <w:tcPr>
            <w:tcW w:w="4678" w:type="dxa"/>
            <w:tcBorders>
              <w:left w:val="single" w:sz="4" w:space="0" w:color="auto"/>
              <w:right w:val="single" w:sz="18" w:space="0" w:color="000000"/>
            </w:tcBorders>
          </w:tcPr>
          <w:p w14:paraId="647F31A0"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E9FAF32"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5C4EC2F3"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2E5D4A4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BF878EA" w14:textId="7777777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16437609"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514069F"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1832831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FF63976" w14:textId="77777777" w:rsidR="002422DE" w:rsidRPr="001512DD" w:rsidRDefault="002422DE" w:rsidP="001512DD">
            <w:pPr>
              <w:spacing w:after="0"/>
            </w:pPr>
          </w:p>
        </w:tc>
        <w:tc>
          <w:tcPr>
            <w:tcW w:w="4678" w:type="dxa"/>
            <w:tcBorders>
              <w:left w:val="single" w:sz="4" w:space="0" w:color="auto"/>
              <w:right w:val="single" w:sz="18" w:space="0" w:color="000000"/>
            </w:tcBorders>
          </w:tcPr>
          <w:p w14:paraId="24075A55"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49212919"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783A5F9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2AF35A0"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A9011C"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C9C6724" w14:textId="77777777" w:rsidR="00691F08" w:rsidRPr="001512DD" w:rsidRDefault="00691F08" w:rsidP="001512DD">
            <w:pPr>
              <w:spacing w:after="0"/>
              <w:rPr>
                <w:rFonts w:cs="Times New Roman"/>
                <w:w w:val="105"/>
              </w:rPr>
            </w:pPr>
            <w:r w:rsidRPr="001512DD">
              <w:rPr>
                <w:rFonts w:cs="Times New Roman"/>
                <w:w w:val="105"/>
              </w:rPr>
              <w:t>1=Lack of money</w:t>
            </w:r>
          </w:p>
          <w:p w14:paraId="072D8D00" w14:textId="77777777" w:rsidR="00691F08" w:rsidRPr="001512DD" w:rsidRDefault="00691F08" w:rsidP="001512DD">
            <w:pPr>
              <w:spacing w:after="0"/>
              <w:rPr>
                <w:rFonts w:cs="Times New Roman"/>
                <w:w w:val="105"/>
              </w:rPr>
            </w:pPr>
            <w:r w:rsidRPr="001512DD">
              <w:rPr>
                <w:rFonts w:cs="Times New Roman"/>
                <w:w w:val="105"/>
              </w:rPr>
              <w:t>2=Lack of information</w:t>
            </w:r>
          </w:p>
          <w:p w14:paraId="7986DFF6" w14:textId="77777777" w:rsidR="00691F08" w:rsidRPr="001512DD" w:rsidRDefault="00691F08" w:rsidP="001512DD">
            <w:pPr>
              <w:spacing w:after="0"/>
              <w:rPr>
                <w:rFonts w:cs="Times New Roman"/>
                <w:w w:val="105"/>
              </w:rPr>
            </w:pPr>
            <w:r w:rsidRPr="001512DD">
              <w:rPr>
                <w:rFonts w:cs="Times New Roman"/>
                <w:w w:val="105"/>
              </w:rPr>
              <w:t>3=Shortage of labor</w:t>
            </w:r>
          </w:p>
          <w:p w14:paraId="464ACB97" w14:textId="77777777" w:rsidR="00691F08" w:rsidRPr="001512DD" w:rsidRDefault="00691F08" w:rsidP="001512DD">
            <w:pPr>
              <w:spacing w:after="0"/>
              <w:rPr>
                <w:rFonts w:cs="Times New Roman"/>
                <w:w w:val="105"/>
              </w:rPr>
            </w:pPr>
            <w:r w:rsidRPr="001512DD">
              <w:rPr>
                <w:rFonts w:cs="Times New Roman"/>
                <w:w w:val="105"/>
              </w:rPr>
              <w:t>4=Shortage of Land</w:t>
            </w:r>
          </w:p>
          <w:p w14:paraId="3E7136FF"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857B7FF"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46542503"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27124C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99CBDBB"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27AE3D"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41F9D94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101A24E2"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059C6F"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04F4037"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6B5F5B6A"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442DEC1"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546865A8" w14:textId="77777777" w:rsidR="002422DE" w:rsidRPr="001512DD" w:rsidRDefault="002422DE" w:rsidP="001512DD">
            <w:pPr>
              <w:spacing w:after="0"/>
              <w:rPr>
                <w:rFonts w:cs="Times New Roman"/>
                <w:w w:val="105"/>
              </w:rPr>
            </w:pPr>
            <w:r w:rsidRPr="001512DD">
              <w:rPr>
                <w:rFonts w:cs="Times New Roman"/>
                <w:w w:val="105"/>
              </w:rPr>
              <w:t>4 = Spend cash savings</w:t>
            </w:r>
          </w:p>
          <w:p w14:paraId="4410CC2D"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375B4A3" w14:textId="77777777" w:rsidR="002422DE" w:rsidRPr="001512DD" w:rsidRDefault="002422DE" w:rsidP="001512DD">
            <w:pPr>
              <w:spacing w:after="0"/>
              <w:rPr>
                <w:rFonts w:cs="Times New Roman"/>
                <w:w w:val="105"/>
              </w:rPr>
            </w:pPr>
            <w:r w:rsidRPr="001512DD">
              <w:rPr>
                <w:rFonts w:cs="Times New Roman"/>
                <w:w w:val="105"/>
              </w:rPr>
              <w:t>6 = Do extra casual labor</w:t>
            </w:r>
          </w:p>
          <w:p w14:paraId="659FA655"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8BCF1E8"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439921C1" w14:textId="77777777" w:rsidR="002422DE" w:rsidRPr="001512DD" w:rsidRDefault="002422DE" w:rsidP="001512DD">
            <w:pPr>
              <w:spacing w:after="0"/>
              <w:rPr>
                <w:rFonts w:cs="Times New Roman"/>
                <w:w w:val="105"/>
              </w:rPr>
            </w:pPr>
            <w:r w:rsidRPr="001512DD">
              <w:rPr>
                <w:rFonts w:cs="Times New Roman"/>
                <w:w w:val="105"/>
              </w:rPr>
              <w:lastRenderedPageBreak/>
              <w:t xml:space="preserve">9 = Get loan from money lender, credit ,associations, </w:t>
            </w:r>
            <w:proofErr w:type="spellStart"/>
            <w:r w:rsidRPr="001512DD">
              <w:rPr>
                <w:rFonts w:cs="Times New Roman"/>
                <w:w w:val="105"/>
              </w:rPr>
              <w:t>etc</w:t>
            </w:r>
            <w:proofErr w:type="spellEnd"/>
          </w:p>
          <w:p w14:paraId="64B0C619"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CAC96E1"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42521DC"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90D2F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lastRenderedPageBreak/>
              <w:t>(Code)</w:t>
            </w:r>
          </w:p>
        </w:tc>
      </w:tr>
      <w:tr w:rsidR="002422DE" w:rsidRPr="001512DD" w14:paraId="002B364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91104DC" w14:textId="77777777" w:rsidR="002422DE" w:rsidRPr="001512DD" w:rsidRDefault="002422DE" w:rsidP="001512DD">
            <w:pPr>
              <w:spacing w:after="0"/>
            </w:pPr>
          </w:p>
        </w:tc>
        <w:tc>
          <w:tcPr>
            <w:tcW w:w="4678" w:type="dxa"/>
            <w:tcBorders>
              <w:left w:val="single" w:sz="4" w:space="0" w:color="auto"/>
              <w:right w:val="single" w:sz="18" w:space="0" w:color="000000"/>
            </w:tcBorders>
          </w:tcPr>
          <w:p w14:paraId="0CF428C4"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CCAD90" w14:textId="77777777" w:rsidR="002422DE" w:rsidRPr="001512DD" w:rsidRDefault="002422DE" w:rsidP="001512DD">
            <w:pPr>
              <w:spacing w:after="0"/>
              <w:rPr>
                <w:w w:val="105"/>
              </w:rPr>
            </w:pPr>
            <w:r w:rsidRPr="001512DD">
              <w:rPr>
                <w:i/>
                <w:color w:val="A6A6A6" w:themeColor="background1" w:themeShade="A6"/>
              </w:rPr>
              <w:t>(Text)</w:t>
            </w:r>
          </w:p>
        </w:tc>
      </w:tr>
    </w:tbl>
    <w:p w14:paraId="03CDE07C" w14:textId="77777777" w:rsidR="002422DE" w:rsidRPr="001512DD" w:rsidRDefault="002422D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185180B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DB5408D"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0D7A3705" w14:textId="51270D5E"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w:t>
            </w:r>
            <w:r w:rsidRPr="001512DD">
              <w:rPr>
                <w:rFonts w:cs="ArialNarrow"/>
                <w:b/>
              </w:rPr>
              <w:t>ERRATIC RAINS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249D8479" w14:textId="77777777" w:rsidR="00691F08" w:rsidRPr="001512DD" w:rsidRDefault="00691F08" w:rsidP="001512DD">
            <w:pPr>
              <w:spacing w:after="0"/>
            </w:pPr>
            <w:r w:rsidRPr="001512DD">
              <w:t>1=No</w:t>
            </w:r>
          </w:p>
          <w:p w14:paraId="49EFDEA3" w14:textId="77777777" w:rsidR="00691F08" w:rsidRPr="001512DD" w:rsidRDefault="00691F08" w:rsidP="001512DD">
            <w:pPr>
              <w:spacing w:after="0"/>
            </w:pPr>
            <w:r w:rsidRPr="001512DD">
              <w:t>2=Yes</w:t>
            </w:r>
            <w:r w:rsidRPr="001512DD" w:rsidDel="00226116">
              <w:t xml:space="preserve"> </w:t>
            </w:r>
          </w:p>
          <w:p w14:paraId="123CF466" w14:textId="77777777" w:rsidR="00691F08" w:rsidRPr="001512DD" w:rsidRDefault="00691F08" w:rsidP="001512DD">
            <w:pPr>
              <w:spacing w:after="0"/>
            </w:pPr>
            <w:r w:rsidRPr="001512DD">
              <w:t>888=Don’t know</w:t>
            </w:r>
          </w:p>
          <w:p w14:paraId="4778B715"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D148C26"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DAFC46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9C4EB71"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62890F89" w14:textId="5B8DB6EB"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3F25F188"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3BD3B5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4B0F5127"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5A930EB" w14:textId="6DFD0AE2"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6C6627D"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13F2974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D994719"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C497E86" w14:textId="11DD0531"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1A8798A6" w14:textId="77777777" w:rsidR="00691F08" w:rsidRPr="001512DD" w:rsidRDefault="00691F08" w:rsidP="001512DD">
            <w:pPr>
              <w:spacing w:after="0"/>
              <w:rPr>
                <w:rFonts w:cs="Times New Roman"/>
                <w:w w:val="105"/>
              </w:rPr>
            </w:pPr>
            <w:r w:rsidRPr="001512DD">
              <w:rPr>
                <w:rFonts w:cs="Times New Roman"/>
                <w:w w:val="105"/>
              </w:rPr>
              <w:t>1=Very well</w:t>
            </w:r>
          </w:p>
          <w:p w14:paraId="5EF7D419" w14:textId="77777777" w:rsidR="00691F08" w:rsidRPr="001512DD" w:rsidRDefault="00691F08" w:rsidP="001512DD">
            <w:pPr>
              <w:spacing w:after="0"/>
              <w:rPr>
                <w:rFonts w:cs="Times New Roman"/>
                <w:w w:val="105"/>
              </w:rPr>
            </w:pPr>
            <w:r w:rsidRPr="001512DD">
              <w:rPr>
                <w:rFonts w:cs="Times New Roman"/>
                <w:w w:val="105"/>
              </w:rPr>
              <w:t>2=Somewhat well</w:t>
            </w:r>
          </w:p>
          <w:p w14:paraId="64909AF9" w14:textId="77777777" w:rsidR="00691F08" w:rsidRPr="001512DD" w:rsidRDefault="00691F08" w:rsidP="001512DD">
            <w:pPr>
              <w:spacing w:after="0"/>
              <w:rPr>
                <w:rFonts w:cs="Times New Roman"/>
                <w:w w:val="105"/>
              </w:rPr>
            </w:pPr>
            <w:r w:rsidRPr="001512DD">
              <w:rPr>
                <w:rFonts w:cs="Times New Roman"/>
                <w:w w:val="105"/>
              </w:rPr>
              <w:t>3=Neutral response</w:t>
            </w:r>
          </w:p>
          <w:p w14:paraId="1A961EC5" w14:textId="77777777" w:rsidR="00691F08" w:rsidRPr="001512DD" w:rsidRDefault="00691F08" w:rsidP="001512DD">
            <w:pPr>
              <w:spacing w:after="0"/>
              <w:rPr>
                <w:rFonts w:cs="Times New Roman"/>
                <w:w w:val="105"/>
              </w:rPr>
            </w:pPr>
            <w:r w:rsidRPr="001512DD">
              <w:rPr>
                <w:rFonts w:cs="Times New Roman"/>
                <w:w w:val="105"/>
              </w:rPr>
              <w:t>4=Somewhat poorly</w:t>
            </w:r>
          </w:p>
          <w:p w14:paraId="0C273D04" w14:textId="77777777" w:rsidR="00691F08" w:rsidRPr="001512DD" w:rsidRDefault="00691F08" w:rsidP="001512DD">
            <w:pPr>
              <w:spacing w:after="0"/>
              <w:rPr>
                <w:rFonts w:cs="Times New Roman"/>
                <w:w w:val="105"/>
              </w:rPr>
            </w:pPr>
            <w:r w:rsidRPr="001512DD">
              <w:rPr>
                <w:rFonts w:cs="Times New Roman"/>
                <w:w w:val="105"/>
              </w:rPr>
              <w:t>5=Very poorly</w:t>
            </w:r>
          </w:p>
          <w:p w14:paraId="585C86F0" w14:textId="77777777" w:rsidR="00691F08" w:rsidRPr="001512DD" w:rsidRDefault="00691F08" w:rsidP="001512DD">
            <w:pPr>
              <w:spacing w:after="0"/>
              <w:rPr>
                <w:rFonts w:cs="Times New Roman"/>
                <w:w w:val="105"/>
              </w:rPr>
            </w:pPr>
            <w:r w:rsidRPr="001512DD">
              <w:rPr>
                <w:rFonts w:cs="Times New Roman"/>
                <w:w w:val="105"/>
              </w:rPr>
              <w:t>888=Don't know</w:t>
            </w:r>
          </w:p>
          <w:p w14:paraId="70B17FC6"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47FBFE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F3CE7F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5CA250C3"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013E1A" w14:textId="449B8FB9"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7CB84F8C" w14:textId="77777777" w:rsidR="00691F08" w:rsidRPr="001512DD" w:rsidRDefault="00691F08" w:rsidP="001512DD">
            <w:pPr>
              <w:spacing w:after="0"/>
              <w:rPr>
                <w:rFonts w:cs="Times New Roman"/>
                <w:w w:val="105"/>
              </w:rPr>
            </w:pPr>
            <w:r w:rsidRPr="001512DD">
              <w:rPr>
                <w:rFonts w:cs="Times New Roman"/>
                <w:w w:val="105"/>
              </w:rPr>
              <w:t>1=Reduced crop yield</w:t>
            </w:r>
          </w:p>
          <w:p w14:paraId="45D0A179" w14:textId="77777777" w:rsidR="00691F08" w:rsidRPr="001512DD" w:rsidRDefault="00691F08" w:rsidP="001512DD">
            <w:pPr>
              <w:spacing w:after="0"/>
              <w:rPr>
                <w:rFonts w:cs="Times New Roman"/>
                <w:w w:val="105"/>
              </w:rPr>
            </w:pPr>
            <w:r w:rsidRPr="001512DD">
              <w:rPr>
                <w:rFonts w:cs="Times New Roman"/>
                <w:w w:val="105"/>
              </w:rPr>
              <w:t>2=Crop failure</w:t>
            </w:r>
          </w:p>
          <w:p w14:paraId="6FCF8349" w14:textId="77777777" w:rsidR="00691F08" w:rsidRPr="001512DD" w:rsidRDefault="00691F08" w:rsidP="001512DD">
            <w:pPr>
              <w:spacing w:after="0"/>
              <w:rPr>
                <w:rFonts w:cs="Times New Roman"/>
                <w:w w:val="105"/>
              </w:rPr>
            </w:pPr>
            <w:r w:rsidRPr="001512DD">
              <w:rPr>
                <w:rFonts w:cs="Times New Roman"/>
                <w:w w:val="105"/>
              </w:rPr>
              <w:t>3=Reduced HH consumption</w:t>
            </w:r>
          </w:p>
          <w:p w14:paraId="06EC69AE" w14:textId="77777777" w:rsidR="00691F08" w:rsidRPr="001512DD" w:rsidRDefault="00691F08" w:rsidP="001512DD">
            <w:pPr>
              <w:spacing w:after="0"/>
              <w:rPr>
                <w:rFonts w:cs="Times New Roman"/>
                <w:w w:val="105"/>
              </w:rPr>
            </w:pPr>
            <w:r w:rsidRPr="001512DD">
              <w:rPr>
                <w:rFonts w:cs="Times New Roman"/>
                <w:w w:val="105"/>
              </w:rPr>
              <w:t>4=Loss of assets</w:t>
            </w:r>
          </w:p>
          <w:p w14:paraId="369EE9E4" w14:textId="77777777" w:rsidR="00691F08" w:rsidRPr="001512DD" w:rsidRDefault="00691F08" w:rsidP="001512DD">
            <w:pPr>
              <w:spacing w:after="0"/>
              <w:rPr>
                <w:rFonts w:cs="Times New Roman"/>
                <w:w w:val="105"/>
              </w:rPr>
            </w:pPr>
            <w:r w:rsidRPr="001512DD">
              <w:rPr>
                <w:rFonts w:cs="Times New Roman"/>
                <w:w w:val="105"/>
              </w:rPr>
              <w:t>5=Loss of income</w:t>
            </w:r>
          </w:p>
          <w:p w14:paraId="097F93B8" w14:textId="77777777" w:rsidR="00691F08" w:rsidRPr="001512DD" w:rsidRDefault="00691F08" w:rsidP="001512DD">
            <w:pPr>
              <w:spacing w:after="0"/>
              <w:rPr>
                <w:rFonts w:cs="Times New Roman"/>
                <w:w w:val="105"/>
              </w:rPr>
            </w:pPr>
            <w:r w:rsidRPr="001512DD">
              <w:rPr>
                <w:rFonts w:cs="Times New Roman"/>
                <w:w w:val="105"/>
              </w:rPr>
              <w:t>6=Livestock sickness</w:t>
            </w:r>
          </w:p>
          <w:p w14:paraId="7E529CAF" w14:textId="77777777" w:rsidR="00691F08" w:rsidRPr="001512DD" w:rsidRDefault="00691F08" w:rsidP="001512DD">
            <w:pPr>
              <w:spacing w:after="0"/>
              <w:rPr>
                <w:rFonts w:cs="Times New Roman"/>
                <w:w w:val="105"/>
              </w:rPr>
            </w:pPr>
            <w:r w:rsidRPr="001512DD">
              <w:rPr>
                <w:rFonts w:cs="Times New Roman"/>
                <w:w w:val="105"/>
              </w:rPr>
              <w:t>7=Livestock death</w:t>
            </w:r>
          </w:p>
          <w:p w14:paraId="4251D12C" w14:textId="77777777" w:rsidR="00691F08" w:rsidRPr="001512DD" w:rsidRDefault="00691F08" w:rsidP="001512DD">
            <w:pPr>
              <w:spacing w:after="0"/>
              <w:rPr>
                <w:rFonts w:cs="Times New Roman"/>
                <w:w w:val="105"/>
              </w:rPr>
            </w:pPr>
            <w:r w:rsidRPr="001512DD">
              <w:rPr>
                <w:rFonts w:cs="Times New Roman"/>
                <w:w w:val="105"/>
              </w:rPr>
              <w:t>8=Human sickness</w:t>
            </w:r>
          </w:p>
          <w:p w14:paraId="57D25887" w14:textId="77777777" w:rsidR="00691F08" w:rsidRPr="001512DD" w:rsidRDefault="00691F08" w:rsidP="001512DD">
            <w:pPr>
              <w:spacing w:after="0"/>
              <w:rPr>
                <w:rFonts w:cs="Times New Roman"/>
                <w:w w:val="105"/>
              </w:rPr>
            </w:pPr>
            <w:r w:rsidRPr="001512DD">
              <w:rPr>
                <w:rFonts w:cs="Times New Roman"/>
                <w:w w:val="105"/>
              </w:rPr>
              <w:t>9=Human death</w:t>
            </w:r>
          </w:p>
          <w:p w14:paraId="3B9B2130"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495508BA" w14:textId="77777777" w:rsidR="00691F08" w:rsidRPr="001512DD" w:rsidRDefault="00691F08" w:rsidP="001512DD">
            <w:pPr>
              <w:spacing w:after="0"/>
              <w:rPr>
                <w:rFonts w:cs="Times New Roman"/>
                <w:w w:val="105"/>
              </w:rPr>
            </w:pPr>
            <w:r w:rsidRPr="001512DD">
              <w:rPr>
                <w:rFonts w:cs="Times New Roman"/>
                <w:w w:val="105"/>
              </w:rPr>
              <w:t xml:space="preserve">11=Pests or diseases </w:t>
            </w:r>
            <w:proofErr w:type="spellStart"/>
            <w:r w:rsidRPr="001512DD">
              <w:rPr>
                <w:rFonts w:cs="Times New Roman"/>
                <w:w w:val="105"/>
              </w:rPr>
              <w:t>tha</w:t>
            </w:r>
            <w:proofErr w:type="spellEnd"/>
            <w:r w:rsidRPr="001512DD">
              <w:rPr>
                <w:rFonts w:cs="Times New Roman"/>
                <w:w w:val="105"/>
              </w:rPr>
              <w:t xml:space="preserve"> led to crop/storage losses</w:t>
            </w:r>
          </w:p>
          <w:p w14:paraId="5E3C9CB0"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5653F2F6" w14:textId="77777777" w:rsidR="00691F08" w:rsidRPr="001512DD" w:rsidRDefault="00691F08" w:rsidP="001512DD">
            <w:pPr>
              <w:spacing w:after="0"/>
              <w:rPr>
                <w:rFonts w:cs="Times New Roman"/>
                <w:w w:val="105"/>
              </w:rPr>
            </w:pPr>
            <w:r w:rsidRPr="001512DD">
              <w:rPr>
                <w:rFonts w:cs="Times New Roman"/>
                <w:w w:val="105"/>
              </w:rPr>
              <w:t>97=Other, please specify</w:t>
            </w:r>
          </w:p>
          <w:p w14:paraId="6D9CBE33" w14:textId="77777777" w:rsidR="00691F08" w:rsidRPr="001512DD" w:rsidRDefault="00691F08" w:rsidP="001512DD">
            <w:pPr>
              <w:spacing w:after="0"/>
              <w:rPr>
                <w:rFonts w:cs="Times New Roman"/>
                <w:w w:val="105"/>
              </w:rPr>
            </w:pPr>
            <w:r w:rsidRPr="001512DD">
              <w:rPr>
                <w:rFonts w:cs="Times New Roman"/>
                <w:w w:val="105"/>
              </w:rPr>
              <w:t>888=Don't know</w:t>
            </w:r>
          </w:p>
          <w:p w14:paraId="3139ADE1"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0CD05441"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FCC5BEE"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3CDD812B"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8B118F4" w14:textId="77777777"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w:t>
            </w:r>
            <w:r w:rsidRPr="001512DD">
              <w:rPr>
                <w:rFonts w:cs="ArialNarrow"/>
              </w:rPr>
              <w:lastRenderedPageBreak/>
              <w:t>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5D17034F" w14:textId="77777777" w:rsidR="002422DE" w:rsidRPr="001512DD" w:rsidRDefault="002422DE" w:rsidP="001512DD">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56E6D027"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5BDE2A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BD07D52"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864989E"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63FB98C"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75B88AC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957587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6EAF09B" w14:textId="50A8809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0EDF1F48" w14:textId="57B738B5"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0BFB612"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289CED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190F7A5"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179341B"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31D0CE5F"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6BA0D31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563E1B5"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6CE32"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2B12E28" w14:textId="77777777" w:rsidR="00691F08" w:rsidRPr="001512DD" w:rsidRDefault="00691F08" w:rsidP="001512DD">
            <w:pPr>
              <w:spacing w:after="0"/>
              <w:rPr>
                <w:rFonts w:cs="Times New Roman"/>
                <w:w w:val="105"/>
              </w:rPr>
            </w:pPr>
            <w:r w:rsidRPr="001512DD">
              <w:rPr>
                <w:rFonts w:cs="Times New Roman"/>
                <w:w w:val="105"/>
              </w:rPr>
              <w:t>1=Lack of money</w:t>
            </w:r>
          </w:p>
          <w:p w14:paraId="02446DC8" w14:textId="77777777" w:rsidR="00691F08" w:rsidRPr="001512DD" w:rsidRDefault="00691F08" w:rsidP="001512DD">
            <w:pPr>
              <w:spacing w:after="0"/>
              <w:rPr>
                <w:rFonts w:cs="Times New Roman"/>
                <w:w w:val="105"/>
              </w:rPr>
            </w:pPr>
            <w:r w:rsidRPr="001512DD">
              <w:rPr>
                <w:rFonts w:cs="Times New Roman"/>
                <w:w w:val="105"/>
              </w:rPr>
              <w:t>2=Lack of information</w:t>
            </w:r>
          </w:p>
          <w:p w14:paraId="16343C71" w14:textId="77777777" w:rsidR="00691F08" w:rsidRPr="001512DD" w:rsidRDefault="00691F08" w:rsidP="001512DD">
            <w:pPr>
              <w:spacing w:after="0"/>
              <w:rPr>
                <w:rFonts w:cs="Times New Roman"/>
                <w:w w:val="105"/>
              </w:rPr>
            </w:pPr>
            <w:r w:rsidRPr="001512DD">
              <w:rPr>
                <w:rFonts w:cs="Times New Roman"/>
                <w:w w:val="105"/>
              </w:rPr>
              <w:t>3=Shortage of labor</w:t>
            </w:r>
          </w:p>
          <w:p w14:paraId="6CFF8A06" w14:textId="77777777" w:rsidR="00691F08" w:rsidRPr="001512DD" w:rsidRDefault="00691F08" w:rsidP="001512DD">
            <w:pPr>
              <w:spacing w:after="0"/>
              <w:rPr>
                <w:rFonts w:cs="Times New Roman"/>
                <w:w w:val="105"/>
              </w:rPr>
            </w:pPr>
            <w:r w:rsidRPr="001512DD">
              <w:rPr>
                <w:rFonts w:cs="Times New Roman"/>
                <w:w w:val="105"/>
              </w:rPr>
              <w:t>4=Shortage of Land</w:t>
            </w:r>
          </w:p>
          <w:p w14:paraId="225F0A42"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319460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421A79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3CECA9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F3E9D00"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01A1844"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370F0EB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20B9FC4"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FD26C0" w14:textId="43AD289C"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51151A0"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4753799"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FE2DC92"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4D34ADC5" w14:textId="77777777" w:rsidR="002422DE" w:rsidRPr="001512DD" w:rsidRDefault="002422DE" w:rsidP="001512DD">
            <w:pPr>
              <w:spacing w:after="0"/>
              <w:rPr>
                <w:rFonts w:cs="Times New Roman"/>
                <w:w w:val="105"/>
              </w:rPr>
            </w:pPr>
            <w:r w:rsidRPr="001512DD">
              <w:rPr>
                <w:rFonts w:cs="Times New Roman"/>
                <w:w w:val="105"/>
              </w:rPr>
              <w:t>4 = Spend cash savings</w:t>
            </w:r>
          </w:p>
          <w:p w14:paraId="78FB4B82"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B8CBE79" w14:textId="77777777" w:rsidR="002422DE" w:rsidRPr="001512DD" w:rsidRDefault="002422DE" w:rsidP="001512DD">
            <w:pPr>
              <w:spacing w:after="0"/>
              <w:rPr>
                <w:rFonts w:cs="Times New Roman"/>
                <w:w w:val="105"/>
              </w:rPr>
            </w:pPr>
            <w:r w:rsidRPr="001512DD">
              <w:rPr>
                <w:rFonts w:cs="Times New Roman"/>
                <w:w w:val="105"/>
              </w:rPr>
              <w:t>6 = Do extra casual labor</w:t>
            </w:r>
          </w:p>
          <w:p w14:paraId="417418B9"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1DE55936" w14:textId="77777777" w:rsidR="002422DE" w:rsidRPr="001512DD" w:rsidRDefault="002422DE" w:rsidP="001512DD">
            <w:pPr>
              <w:spacing w:after="0"/>
              <w:rPr>
                <w:rFonts w:cs="Times New Roman"/>
                <w:w w:val="105"/>
              </w:rPr>
            </w:pPr>
            <w:r w:rsidRPr="001512DD">
              <w:rPr>
                <w:rFonts w:cs="Times New Roman"/>
                <w:w w:val="105"/>
              </w:rPr>
              <w:t xml:space="preserve">8 = Assistance from NGO, community organization, religious organization, </w:t>
            </w:r>
            <w:proofErr w:type="spellStart"/>
            <w:r w:rsidRPr="001512DD">
              <w:rPr>
                <w:rFonts w:cs="Times New Roman"/>
                <w:w w:val="105"/>
              </w:rPr>
              <w:t>etc</w:t>
            </w:r>
            <w:proofErr w:type="spellEnd"/>
          </w:p>
          <w:p w14:paraId="029C2498" w14:textId="77777777" w:rsidR="002422DE" w:rsidRPr="001512DD" w:rsidRDefault="002422DE" w:rsidP="001512DD">
            <w:pPr>
              <w:spacing w:after="0"/>
              <w:rPr>
                <w:rFonts w:cs="Times New Roman"/>
                <w:w w:val="105"/>
              </w:rPr>
            </w:pPr>
            <w:r w:rsidRPr="001512DD">
              <w:rPr>
                <w:rFonts w:cs="Times New Roman"/>
                <w:w w:val="105"/>
              </w:rPr>
              <w:t xml:space="preserve">9 = Get loan from money lender, credit ,associations, </w:t>
            </w:r>
            <w:proofErr w:type="spellStart"/>
            <w:r w:rsidRPr="001512DD">
              <w:rPr>
                <w:rFonts w:cs="Times New Roman"/>
                <w:w w:val="105"/>
              </w:rPr>
              <w:t>etc</w:t>
            </w:r>
            <w:proofErr w:type="spellEnd"/>
          </w:p>
          <w:p w14:paraId="3B3482A2"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884492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7F753AB0" w14:textId="35F77F3D"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F597CA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8D7A4C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455B58E" w14:textId="77777777" w:rsidR="002422DE" w:rsidRPr="001512DD" w:rsidRDefault="002422DE" w:rsidP="001512DD">
            <w:pPr>
              <w:spacing w:after="0"/>
            </w:pPr>
          </w:p>
        </w:tc>
        <w:tc>
          <w:tcPr>
            <w:tcW w:w="4678" w:type="dxa"/>
            <w:tcBorders>
              <w:left w:val="single" w:sz="4" w:space="0" w:color="auto"/>
              <w:right w:val="single" w:sz="18" w:space="0" w:color="000000"/>
            </w:tcBorders>
          </w:tcPr>
          <w:p w14:paraId="7722EC8A"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11D94FD0" w14:textId="77777777" w:rsidR="002422DE" w:rsidRPr="001512DD" w:rsidRDefault="002422DE" w:rsidP="001512DD">
            <w:pPr>
              <w:spacing w:after="0"/>
              <w:rPr>
                <w:w w:val="105"/>
              </w:rPr>
            </w:pPr>
            <w:r w:rsidRPr="001512DD">
              <w:rPr>
                <w:i/>
                <w:color w:val="A6A6A6" w:themeColor="background1" w:themeShade="A6"/>
              </w:rPr>
              <w:t>(Text)</w:t>
            </w:r>
          </w:p>
        </w:tc>
      </w:tr>
    </w:tbl>
    <w:p w14:paraId="433C0EAB" w14:textId="77777777" w:rsidR="002422DE" w:rsidRPr="001512DD" w:rsidRDefault="002422DE" w:rsidP="001512DD">
      <w:pPr>
        <w:autoSpaceDE w:val="0"/>
        <w:autoSpaceDN w:val="0"/>
        <w:adjustRightInd w:val="0"/>
        <w:spacing w:after="0" w:line="240" w:lineRule="auto"/>
        <w:contextualSpacing/>
        <w:rPr>
          <w:rFonts w:cs="ArialNarrow"/>
        </w:rPr>
      </w:pPr>
    </w:p>
    <w:tbl>
      <w:tblPr>
        <w:tblStyle w:val="TableGrid"/>
        <w:tblW w:w="10795" w:type="dxa"/>
        <w:jc w:val="center"/>
        <w:tblCellMar>
          <w:left w:w="29" w:type="dxa"/>
          <w:right w:w="29" w:type="dxa"/>
        </w:tblCellMar>
        <w:tblLook w:val="04A0" w:firstRow="1" w:lastRow="0" w:firstColumn="1" w:lastColumn="0" w:noHBand="0" w:noVBand="1"/>
      </w:tblPr>
      <w:tblGrid>
        <w:gridCol w:w="5395"/>
        <w:gridCol w:w="5400"/>
      </w:tblGrid>
      <w:tr w:rsidR="006C2023" w:rsidRPr="006C2023" w14:paraId="378DA38A" w14:textId="77777777" w:rsidTr="009A059D">
        <w:trPr>
          <w:jc w:val="center"/>
        </w:trPr>
        <w:tc>
          <w:tcPr>
            <w:tcW w:w="10795" w:type="dxa"/>
            <w:gridSpan w:val="2"/>
          </w:tcPr>
          <w:p w14:paraId="67C62530" w14:textId="20FD0BFD" w:rsidR="006C2023" w:rsidRPr="006C2023" w:rsidRDefault="006C2023" w:rsidP="001512DD">
            <w:pPr>
              <w:contextualSpacing/>
              <w:rPr>
                <w:b/>
                <w:sz w:val="20"/>
              </w:rPr>
            </w:pPr>
            <w:r w:rsidRPr="006C2023">
              <w:rPr>
                <w:b/>
                <w:sz w:val="20"/>
              </w:rPr>
              <w:t>Adjustments/adaptations made</w:t>
            </w:r>
          </w:p>
        </w:tc>
      </w:tr>
      <w:tr w:rsidR="002422DE" w:rsidRPr="006C2023" w14:paraId="5EAD53BA" w14:textId="77777777" w:rsidTr="00CD018F">
        <w:trPr>
          <w:jc w:val="center"/>
        </w:trPr>
        <w:tc>
          <w:tcPr>
            <w:tcW w:w="5395" w:type="dxa"/>
          </w:tcPr>
          <w:p w14:paraId="7CB60AC3" w14:textId="77777777" w:rsidR="002422DE" w:rsidRPr="006C2023" w:rsidRDefault="002422DE" w:rsidP="001512DD">
            <w:pPr>
              <w:contextualSpacing/>
              <w:rPr>
                <w:sz w:val="18"/>
              </w:rPr>
            </w:pPr>
            <w:r w:rsidRPr="006C2023">
              <w:rPr>
                <w:sz w:val="18"/>
              </w:rPr>
              <w:t>1=Construction of wells/</w:t>
            </w:r>
            <w:proofErr w:type="spellStart"/>
            <w:r w:rsidRPr="006C2023">
              <w:rPr>
                <w:sz w:val="18"/>
              </w:rPr>
              <w:t>borewells</w:t>
            </w:r>
            <w:proofErr w:type="spellEnd"/>
            <w:r w:rsidRPr="006C2023">
              <w:rPr>
                <w:sz w:val="18"/>
              </w:rPr>
              <w:t xml:space="preserve">/deepening of wells </w:t>
            </w:r>
          </w:p>
          <w:p w14:paraId="6EC7DB7D" w14:textId="77777777" w:rsidR="002422DE" w:rsidRPr="006C2023" w:rsidRDefault="002422DE" w:rsidP="001512DD">
            <w:pPr>
              <w:contextualSpacing/>
              <w:rPr>
                <w:sz w:val="18"/>
              </w:rPr>
            </w:pPr>
            <w:r w:rsidRPr="006C2023">
              <w:rPr>
                <w:sz w:val="18"/>
              </w:rPr>
              <w:t>2=Invest in irrigation practices that reduce water use (drip irrigation/sprinklers)</w:t>
            </w:r>
          </w:p>
          <w:p w14:paraId="043C45F9" w14:textId="77777777" w:rsidR="002422DE" w:rsidRPr="006C2023" w:rsidRDefault="002422DE" w:rsidP="001512DD">
            <w:pPr>
              <w:contextualSpacing/>
              <w:rPr>
                <w:sz w:val="18"/>
              </w:rPr>
            </w:pPr>
            <w:r w:rsidRPr="006C2023">
              <w:rPr>
                <w:sz w:val="18"/>
              </w:rPr>
              <w:t xml:space="preserve">3=Build a water harvesting scheme </w:t>
            </w:r>
          </w:p>
          <w:p w14:paraId="175502CE" w14:textId="77777777" w:rsidR="002422DE" w:rsidRPr="006C2023" w:rsidRDefault="002422DE" w:rsidP="001512DD">
            <w:pPr>
              <w:contextualSpacing/>
              <w:rPr>
                <w:sz w:val="18"/>
              </w:rPr>
            </w:pPr>
            <w:r w:rsidRPr="006C2023">
              <w:rPr>
                <w:sz w:val="18"/>
              </w:rPr>
              <w:t>4=Soil conservation techniques (farm bunds, farm ponds</w:t>
            </w:r>
          </w:p>
          <w:p w14:paraId="335945CB" w14:textId="77777777" w:rsidR="002422DE" w:rsidRPr="006C2023" w:rsidRDefault="002422DE" w:rsidP="001512DD">
            <w:pPr>
              <w:contextualSpacing/>
              <w:rPr>
                <w:sz w:val="18"/>
              </w:rPr>
            </w:pPr>
            <w:r w:rsidRPr="006C2023">
              <w:rPr>
                <w:sz w:val="18"/>
              </w:rPr>
              <w:t xml:space="preserve">5=Add manure or mulch to increase soil moisture </w:t>
            </w:r>
          </w:p>
          <w:p w14:paraId="02D755FD" w14:textId="77777777" w:rsidR="002422DE" w:rsidRPr="006C2023" w:rsidRDefault="002422DE" w:rsidP="001512DD">
            <w:pPr>
              <w:contextualSpacing/>
              <w:rPr>
                <w:sz w:val="18"/>
              </w:rPr>
            </w:pPr>
            <w:r w:rsidRPr="006C2023">
              <w:rPr>
                <w:sz w:val="18"/>
              </w:rPr>
              <w:t xml:space="preserve">6=Crop water budgeting  </w:t>
            </w:r>
          </w:p>
          <w:p w14:paraId="1A0A8B34" w14:textId="77777777" w:rsidR="002422DE" w:rsidRPr="006C2023" w:rsidRDefault="002422DE" w:rsidP="001512DD">
            <w:pPr>
              <w:contextualSpacing/>
              <w:rPr>
                <w:sz w:val="18"/>
              </w:rPr>
            </w:pPr>
            <w:r w:rsidRPr="006C2023">
              <w:rPr>
                <w:sz w:val="18"/>
              </w:rPr>
              <w:t xml:space="preserve">7=Change crop variety/diversification  </w:t>
            </w:r>
          </w:p>
          <w:p w14:paraId="218AF787" w14:textId="77777777" w:rsidR="002422DE" w:rsidRPr="006C2023" w:rsidRDefault="002422DE" w:rsidP="001512DD">
            <w:pPr>
              <w:contextualSpacing/>
              <w:rPr>
                <w:sz w:val="18"/>
              </w:rPr>
            </w:pPr>
            <w:r w:rsidRPr="006C2023">
              <w:rPr>
                <w:sz w:val="18"/>
              </w:rPr>
              <w:t xml:space="preserve">8=Shift to market or cash crops </w:t>
            </w:r>
          </w:p>
          <w:p w14:paraId="6B46B1E9" w14:textId="77777777" w:rsidR="002422DE" w:rsidRPr="006C2023" w:rsidRDefault="002422DE" w:rsidP="001512DD">
            <w:pPr>
              <w:contextualSpacing/>
              <w:rPr>
                <w:sz w:val="18"/>
              </w:rPr>
            </w:pPr>
            <w:r w:rsidRPr="006C2023">
              <w:rPr>
                <w:sz w:val="18"/>
              </w:rPr>
              <w:t xml:space="preserve">9=Plant drought resistant crops </w:t>
            </w:r>
          </w:p>
          <w:p w14:paraId="35A23939" w14:textId="297A37DF" w:rsidR="002422DE" w:rsidRPr="006C2023" w:rsidRDefault="002422DE" w:rsidP="001512DD">
            <w:pPr>
              <w:contextualSpacing/>
              <w:rPr>
                <w:sz w:val="18"/>
              </w:rPr>
            </w:pPr>
            <w:r w:rsidRPr="006C2023">
              <w:rPr>
                <w:sz w:val="18"/>
              </w:rPr>
              <w:t xml:space="preserve">10=Plant earlier/later </w:t>
            </w:r>
          </w:p>
        </w:tc>
        <w:tc>
          <w:tcPr>
            <w:tcW w:w="5400" w:type="dxa"/>
          </w:tcPr>
          <w:p w14:paraId="445F5482" w14:textId="77777777" w:rsidR="002422DE" w:rsidRPr="006C2023" w:rsidRDefault="002422DE" w:rsidP="001512DD">
            <w:pPr>
              <w:contextualSpacing/>
              <w:rPr>
                <w:sz w:val="18"/>
              </w:rPr>
            </w:pPr>
            <w:r w:rsidRPr="006C2023">
              <w:rPr>
                <w:sz w:val="18"/>
              </w:rPr>
              <w:t xml:space="preserve">11=Agroforestry  </w:t>
            </w:r>
          </w:p>
          <w:p w14:paraId="090649A7" w14:textId="00FDF3AF" w:rsidR="002422DE" w:rsidRPr="006C2023" w:rsidRDefault="002422DE" w:rsidP="001512DD">
            <w:pPr>
              <w:contextualSpacing/>
              <w:rPr>
                <w:sz w:val="18"/>
              </w:rPr>
            </w:pPr>
            <w:r w:rsidRPr="006C2023">
              <w:rPr>
                <w:sz w:val="18"/>
              </w:rPr>
              <w:t xml:space="preserve">12=Consult weather forecasts  </w:t>
            </w:r>
          </w:p>
          <w:p w14:paraId="51444463" w14:textId="77777777" w:rsidR="002422DE" w:rsidRPr="006C2023" w:rsidRDefault="002422DE" w:rsidP="001512DD">
            <w:pPr>
              <w:contextualSpacing/>
              <w:rPr>
                <w:sz w:val="18"/>
              </w:rPr>
            </w:pPr>
            <w:r w:rsidRPr="006C2023">
              <w:rPr>
                <w:sz w:val="18"/>
              </w:rPr>
              <w:t xml:space="preserve">13=Change from crop to livestock/mixed farming  </w:t>
            </w:r>
          </w:p>
          <w:p w14:paraId="43007710" w14:textId="77777777" w:rsidR="002422DE" w:rsidRPr="006C2023" w:rsidRDefault="002422DE" w:rsidP="001512DD">
            <w:pPr>
              <w:contextualSpacing/>
              <w:rPr>
                <w:sz w:val="18"/>
              </w:rPr>
            </w:pPr>
            <w:r w:rsidRPr="006C2023">
              <w:rPr>
                <w:sz w:val="18"/>
              </w:rPr>
              <w:t xml:space="preserve">14=Reduce number of livestock  </w:t>
            </w:r>
          </w:p>
          <w:p w14:paraId="03E46646" w14:textId="77777777" w:rsidR="002422DE" w:rsidRPr="006C2023" w:rsidRDefault="002422DE" w:rsidP="001512DD">
            <w:pPr>
              <w:contextualSpacing/>
              <w:rPr>
                <w:sz w:val="18"/>
              </w:rPr>
            </w:pPr>
            <w:r w:rsidRPr="006C2023">
              <w:rPr>
                <w:sz w:val="18"/>
              </w:rPr>
              <w:t xml:space="preserve">15=Buy crop insurance </w:t>
            </w:r>
          </w:p>
          <w:p w14:paraId="6C344D84" w14:textId="77777777" w:rsidR="002422DE" w:rsidRPr="006C2023" w:rsidRDefault="002422DE" w:rsidP="001512DD">
            <w:pPr>
              <w:contextualSpacing/>
              <w:rPr>
                <w:sz w:val="18"/>
              </w:rPr>
            </w:pPr>
            <w:r w:rsidRPr="006C2023">
              <w:rPr>
                <w:sz w:val="18"/>
              </w:rPr>
              <w:t xml:space="preserve">16=Borrow money (e.g. from bank or family)   </w:t>
            </w:r>
          </w:p>
          <w:p w14:paraId="2D8EA2BC" w14:textId="77777777" w:rsidR="002422DE" w:rsidRPr="006C2023" w:rsidRDefault="002422DE" w:rsidP="001512DD">
            <w:pPr>
              <w:contextualSpacing/>
              <w:rPr>
                <w:sz w:val="18"/>
              </w:rPr>
            </w:pPr>
            <w:r w:rsidRPr="006C2023">
              <w:rPr>
                <w:sz w:val="18"/>
              </w:rPr>
              <w:t xml:space="preserve">17=Invest in bank seed/grain bank at community level  </w:t>
            </w:r>
          </w:p>
          <w:p w14:paraId="5405E1C9" w14:textId="77777777" w:rsidR="002422DE" w:rsidRPr="006C2023" w:rsidRDefault="002422DE" w:rsidP="001512DD">
            <w:pPr>
              <w:contextualSpacing/>
              <w:rPr>
                <w:sz w:val="18"/>
              </w:rPr>
            </w:pPr>
            <w:r w:rsidRPr="006C2023">
              <w:rPr>
                <w:sz w:val="18"/>
              </w:rPr>
              <w:t xml:space="preserve">18=Migrate to urban area/find off farm job  </w:t>
            </w:r>
          </w:p>
          <w:p w14:paraId="00B3AD8C" w14:textId="77777777" w:rsidR="002422DE" w:rsidRPr="006C2023" w:rsidRDefault="002422DE" w:rsidP="001512DD">
            <w:pPr>
              <w:contextualSpacing/>
              <w:rPr>
                <w:sz w:val="18"/>
              </w:rPr>
            </w:pPr>
            <w:r w:rsidRPr="006C2023">
              <w:rPr>
                <w:sz w:val="18"/>
              </w:rPr>
              <w:t xml:space="preserve">19=Lease your land  </w:t>
            </w:r>
          </w:p>
          <w:p w14:paraId="081578F4" w14:textId="77777777" w:rsidR="002422DE" w:rsidRPr="006C2023" w:rsidRDefault="002422DE" w:rsidP="001512DD">
            <w:pPr>
              <w:contextualSpacing/>
              <w:rPr>
                <w:sz w:val="18"/>
              </w:rPr>
            </w:pPr>
            <w:r w:rsidRPr="006C2023">
              <w:rPr>
                <w:sz w:val="18"/>
              </w:rPr>
              <w:t xml:space="preserve">20=Spend more money on children’s education </w:t>
            </w:r>
          </w:p>
          <w:p w14:paraId="335BAA9F" w14:textId="3ACDD8BF" w:rsidR="002422DE" w:rsidRPr="006C2023" w:rsidRDefault="002422DE" w:rsidP="001512DD">
            <w:pPr>
              <w:contextualSpacing/>
              <w:rPr>
                <w:rFonts w:cs="ArialNarrow"/>
                <w:sz w:val="18"/>
              </w:rPr>
            </w:pPr>
            <w:r w:rsidRPr="006C2023">
              <w:rPr>
                <w:sz w:val="18"/>
              </w:rPr>
              <w:t>97=Other, please</w:t>
            </w:r>
          </w:p>
        </w:tc>
      </w:tr>
    </w:tbl>
    <w:p w14:paraId="5C3DA9D8" w14:textId="77777777" w:rsidR="002422DE" w:rsidRPr="001512DD" w:rsidRDefault="002422DE" w:rsidP="001512DD">
      <w:pPr>
        <w:spacing w:after="0" w:line="240" w:lineRule="auto"/>
        <w:contextualSpacing/>
      </w:pPr>
    </w:p>
    <w:p w14:paraId="1E5AC70D" w14:textId="77777777" w:rsidR="00A667B3" w:rsidRPr="001512DD" w:rsidRDefault="00A667B3" w:rsidP="001512DD">
      <w:pPr>
        <w:spacing w:after="0" w:line="240" w:lineRule="auto"/>
        <w:contextualSpacing/>
        <w:sectPr w:rsidR="00A667B3" w:rsidRPr="001512DD" w:rsidSect="00512DC2">
          <w:pgSz w:w="12240" w:h="15840"/>
          <w:pgMar w:top="1440" w:right="1080" w:bottom="1440" w:left="1080" w:header="720" w:footer="720" w:gutter="0"/>
          <w:cols w:space="720"/>
          <w:docGrid w:linePitch="360"/>
        </w:sectPr>
      </w:pPr>
    </w:p>
    <w:p w14:paraId="644ADF60" w14:textId="03F2E7BA" w:rsidR="00084CE6" w:rsidRDefault="00084CE6" w:rsidP="001512DD">
      <w:pPr>
        <w:spacing w:after="0" w:line="240" w:lineRule="auto"/>
        <w:contextualSpacing/>
        <w:rPr>
          <w:b/>
        </w:rPr>
      </w:pPr>
      <w:r w:rsidRPr="001512DD">
        <w:rPr>
          <w:b/>
        </w:rPr>
        <w:lastRenderedPageBreak/>
        <w:t xml:space="preserve">SECTION </w:t>
      </w:r>
      <w:r w:rsidR="00F25BF8">
        <w:rPr>
          <w:b/>
        </w:rPr>
        <w:t>J</w:t>
      </w:r>
      <w:r w:rsidRPr="001512DD">
        <w:rPr>
          <w:b/>
        </w:rPr>
        <w:t>: FOREST CONSERVATION AND RESOURCE VALUATION</w:t>
      </w:r>
      <w:r w:rsidR="00943A99">
        <w:rPr>
          <w:b/>
        </w:rPr>
        <w:tab/>
      </w:r>
    </w:p>
    <w:p w14:paraId="2E288F0E" w14:textId="4555A201" w:rsidR="00943A99" w:rsidRPr="00943A99" w:rsidRDefault="00943A99" w:rsidP="00943A99">
      <w:pPr>
        <w:spacing w:after="0" w:line="240" w:lineRule="auto"/>
        <w:contextualSpacing/>
      </w:pPr>
      <w:r w:rsidRPr="00631E8D">
        <w:rPr>
          <w:rFonts w:ascii="Calibri" w:eastAsia="Calibri" w:hAnsi="Calibri" w:cs="Times New Roman"/>
        </w:rPr>
        <w:t xml:space="preserve">I would like to ask questions about the </w:t>
      </w:r>
      <w:commentRangeStart w:id="65"/>
      <w:r w:rsidRPr="00631E8D">
        <w:rPr>
          <w:rFonts w:ascii="Calibri" w:eastAsia="Calibri" w:hAnsi="Calibri" w:cs="Times New Roman"/>
        </w:rPr>
        <w:t xml:space="preserve">conditions </w:t>
      </w:r>
      <w:commentRangeEnd w:id="65"/>
      <w:r w:rsidR="00AC039B">
        <w:rPr>
          <w:rStyle w:val="CommentReference"/>
        </w:rPr>
        <w:commentReference w:id="65"/>
      </w:r>
      <w:r w:rsidRPr="00631E8D">
        <w:rPr>
          <w:rFonts w:ascii="Calibri" w:eastAsia="Calibri" w:hAnsi="Calibri" w:cs="Times New Roman"/>
        </w:rPr>
        <w:t>and access to each of these forests. Let’s start with the largest forest.</w:t>
      </w:r>
    </w:p>
    <w:tbl>
      <w:tblPr>
        <w:tblStyle w:val="TableGrid"/>
        <w:tblW w:w="15292" w:type="dxa"/>
        <w:jc w:val="center"/>
        <w:tblLayout w:type="fixed"/>
        <w:tblCellMar>
          <w:left w:w="29" w:type="dxa"/>
          <w:right w:w="29" w:type="dxa"/>
        </w:tblCellMar>
        <w:tblLook w:val="04A0" w:firstRow="1" w:lastRow="0" w:firstColumn="1" w:lastColumn="0" w:noHBand="0" w:noVBand="1"/>
      </w:tblPr>
      <w:tblGrid>
        <w:gridCol w:w="714"/>
        <w:gridCol w:w="1046"/>
        <w:gridCol w:w="1691"/>
        <w:gridCol w:w="1692"/>
        <w:gridCol w:w="1691"/>
        <w:gridCol w:w="1692"/>
        <w:gridCol w:w="1691"/>
        <w:gridCol w:w="1692"/>
        <w:gridCol w:w="1691"/>
        <w:gridCol w:w="1692"/>
      </w:tblGrid>
      <w:tr w:rsidR="00A813B0" w:rsidRPr="00943A99" w14:paraId="7961E779" w14:textId="71B6AB6D" w:rsidTr="00CD018F">
        <w:trPr>
          <w:trHeight w:val="20"/>
          <w:jc w:val="center"/>
        </w:trPr>
        <w:tc>
          <w:tcPr>
            <w:tcW w:w="714" w:type="dxa"/>
          </w:tcPr>
          <w:p w14:paraId="5D1BAC27" w14:textId="77777777" w:rsidR="00A813B0" w:rsidRPr="00943A99" w:rsidRDefault="00A813B0" w:rsidP="00A813B0">
            <w:pPr>
              <w:contextualSpacing/>
              <w:jc w:val="center"/>
              <w:rPr>
                <w:b/>
              </w:rPr>
            </w:pPr>
            <w:r w:rsidRPr="00943A99">
              <w:rPr>
                <w:b/>
              </w:rPr>
              <w:t>Forest</w:t>
            </w:r>
          </w:p>
          <w:p w14:paraId="29B6955D" w14:textId="7A7381E0" w:rsidR="00A813B0" w:rsidRPr="00943A99" w:rsidRDefault="00A813B0" w:rsidP="00A813B0">
            <w:pPr>
              <w:contextualSpacing/>
              <w:jc w:val="center"/>
              <w:rPr>
                <w:b/>
              </w:rPr>
            </w:pPr>
            <w:r w:rsidRPr="00943A99">
              <w:rPr>
                <w:b/>
              </w:rPr>
              <w:t>code</w:t>
            </w:r>
          </w:p>
        </w:tc>
        <w:tc>
          <w:tcPr>
            <w:tcW w:w="1046" w:type="dxa"/>
          </w:tcPr>
          <w:p w14:paraId="5C8CD4F8" w14:textId="547303F5" w:rsidR="00A813B0" w:rsidRPr="00943A99" w:rsidRDefault="00A813B0" w:rsidP="00A813B0">
            <w:pPr>
              <w:contextualSpacing/>
              <w:jc w:val="center"/>
            </w:pPr>
            <w:r w:rsidRPr="00943A99">
              <w:t>Name of the forest</w:t>
            </w:r>
          </w:p>
        </w:tc>
        <w:tc>
          <w:tcPr>
            <w:tcW w:w="1691" w:type="dxa"/>
          </w:tcPr>
          <w:p w14:paraId="6A5D3227" w14:textId="77777777" w:rsidR="00A813B0" w:rsidRDefault="00A813B0" w:rsidP="00A813B0">
            <w:pPr>
              <w:contextualSpacing/>
              <w:jc w:val="center"/>
              <w:rPr>
                <w:rFonts w:ascii="Calibri" w:eastAsia="Calibri" w:hAnsi="Calibri" w:cs="Times New Roman"/>
              </w:rPr>
            </w:pPr>
            <w:r w:rsidRPr="00631E8D">
              <w:rPr>
                <w:rFonts w:ascii="Calibri" w:eastAsia="Calibri" w:hAnsi="Calibri" w:cs="Times New Roman"/>
              </w:rPr>
              <w:t>In your view, how do you describe the overall condition of this forest?</w:t>
            </w:r>
          </w:p>
          <w:p w14:paraId="1459E5D3" w14:textId="77777777" w:rsidR="00A813B0" w:rsidRDefault="00A813B0" w:rsidP="00A813B0">
            <w:pPr>
              <w:contextualSpacing/>
              <w:jc w:val="center"/>
              <w:rPr>
                <w:rFonts w:ascii="Calibri" w:eastAsia="Calibri" w:hAnsi="Calibri" w:cs="Times New Roman"/>
              </w:rPr>
            </w:pPr>
          </w:p>
          <w:p w14:paraId="7EB08527" w14:textId="3B13E1B4" w:rsidR="00A813B0" w:rsidRPr="00943A99" w:rsidRDefault="00A813B0" w:rsidP="00A813B0">
            <w:pPr>
              <w:contextualSpacing/>
              <w:jc w:val="center"/>
            </w:pPr>
            <w:r w:rsidRPr="00943A99">
              <w:t>1=</w:t>
            </w:r>
            <w:r>
              <w:t>Very Good</w:t>
            </w:r>
          </w:p>
          <w:p w14:paraId="54F12C37" w14:textId="4145C02C" w:rsidR="00A813B0" w:rsidRPr="00943A99" w:rsidRDefault="00A813B0" w:rsidP="00A813B0">
            <w:pPr>
              <w:contextualSpacing/>
              <w:jc w:val="center"/>
            </w:pPr>
            <w:r w:rsidRPr="00943A99">
              <w:t>2=</w:t>
            </w:r>
            <w:r>
              <w:t xml:space="preserve">Good </w:t>
            </w:r>
          </w:p>
          <w:p w14:paraId="433A2E58" w14:textId="5885107F" w:rsidR="00A813B0" w:rsidRPr="00943A99" w:rsidRDefault="00A813B0" w:rsidP="00A813B0">
            <w:pPr>
              <w:contextualSpacing/>
              <w:jc w:val="center"/>
            </w:pPr>
            <w:r w:rsidRPr="00943A99">
              <w:t>3=</w:t>
            </w:r>
            <w:r>
              <w:t>Neutral</w:t>
            </w:r>
          </w:p>
          <w:p w14:paraId="2A10C32E" w14:textId="7A4CF23E" w:rsidR="00A813B0" w:rsidRPr="00943A99" w:rsidRDefault="00A813B0" w:rsidP="00A813B0">
            <w:pPr>
              <w:contextualSpacing/>
              <w:jc w:val="center"/>
            </w:pPr>
            <w:r w:rsidRPr="00943A99">
              <w:t>4=</w:t>
            </w:r>
            <w:r>
              <w:t>Bad</w:t>
            </w:r>
          </w:p>
          <w:p w14:paraId="21D3132D" w14:textId="25FD106B" w:rsidR="00A813B0" w:rsidRPr="00943A99" w:rsidRDefault="00A813B0" w:rsidP="00A813B0">
            <w:pPr>
              <w:contextualSpacing/>
              <w:jc w:val="center"/>
            </w:pPr>
            <w:r w:rsidRPr="00943A99">
              <w:t>5=</w:t>
            </w:r>
            <w:r>
              <w:t>Very Bad</w:t>
            </w:r>
          </w:p>
        </w:tc>
        <w:tc>
          <w:tcPr>
            <w:tcW w:w="1692" w:type="dxa"/>
          </w:tcPr>
          <w:p w14:paraId="5D9881D8"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In your own view, compared to 5 years ago, has the overall condition of the forest worsened or improved?</w:t>
            </w:r>
          </w:p>
          <w:p w14:paraId="3EBA13BC" w14:textId="77777777" w:rsidR="00A813B0" w:rsidRDefault="00A813B0" w:rsidP="00A813B0">
            <w:pPr>
              <w:contextualSpacing/>
              <w:jc w:val="center"/>
              <w:rPr>
                <w:rFonts w:ascii="Calibri" w:eastAsia="Calibri" w:hAnsi="Calibri" w:cs="Arial"/>
              </w:rPr>
            </w:pPr>
          </w:p>
          <w:p w14:paraId="618A696A" w14:textId="77777777" w:rsidR="00A813B0" w:rsidRDefault="00A813B0" w:rsidP="00A813B0">
            <w:pPr>
              <w:contextualSpacing/>
              <w:jc w:val="center"/>
              <w:rPr>
                <w:rFonts w:ascii="Calibri" w:eastAsia="Calibri" w:hAnsi="Calibri" w:cs="Arial"/>
              </w:rPr>
            </w:pPr>
            <w:r>
              <w:rPr>
                <w:rFonts w:ascii="Calibri" w:eastAsia="Calibri" w:hAnsi="Calibri" w:cs="Arial"/>
              </w:rPr>
              <w:t>1=Worsened</w:t>
            </w:r>
          </w:p>
          <w:p w14:paraId="3E12AEDF" w14:textId="77777777" w:rsidR="00A813B0" w:rsidRDefault="00A813B0" w:rsidP="00A813B0">
            <w:pPr>
              <w:contextualSpacing/>
              <w:jc w:val="center"/>
              <w:rPr>
                <w:rFonts w:ascii="Calibri" w:eastAsia="Calibri" w:hAnsi="Calibri" w:cs="Arial"/>
              </w:rPr>
            </w:pPr>
            <w:r>
              <w:rPr>
                <w:rFonts w:ascii="Calibri" w:eastAsia="Calibri" w:hAnsi="Calibri" w:cs="Arial"/>
              </w:rPr>
              <w:t>2=Remained the same</w:t>
            </w:r>
          </w:p>
          <w:p w14:paraId="3F837227" w14:textId="42EF7802" w:rsidR="00A813B0" w:rsidRDefault="00A813B0" w:rsidP="00A813B0">
            <w:pPr>
              <w:contextualSpacing/>
              <w:jc w:val="center"/>
              <w:rPr>
                <w:rFonts w:ascii="Calibri" w:eastAsia="Calibri" w:hAnsi="Calibri" w:cs="Arial"/>
              </w:rPr>
            </w:pPr>
            <w:r>
              <w:rPr>
                <w:rFonts w:ascii="Calibri" w:eastAsia="Calibri" w:hAnsi="Calibri" w:cs="Arial"/>
              </w:rPr>
              <w:t>3=Improved</w:t>
            </w:r>
          </w:p>
          <w:p w14:paraId="39935A19" w14:textId="293F0F8A" w:rsidR="00A813B0" w:rsidRPr="00943A99" w:rsidRDefault="00A813B0" w:rsidP="00A813B0">
            <w:pPr>
              <w:contextualSpacing/>
              <w:jc w:val="center"/>
            </w:pPr>
            <w:r>
              <w:t>888=Don’t know</w:t>
            </w:r>
          </w:p>
        </w:tc>
        <w:tc>
          <w:tcPr>
            <w:tcW w:w="1691" w:type="dxa"/>
          </w:tcPr>
          <w:p w14:paraId="31266CB5" w14:textId="77777777" w:rsidR="00A813B0" w:rsidRDefault="00A813B0" w:rsidP="00A813B0">
            <w:pPr>
              <w:contextualSpacing/>
              <w:jc w:val="center"/>
              <w:rPr>
                <w:rFonts w:ascii="Calibri" w:eastAsia="Calibri" w:hAnsi="Calibri" w:cs="Arial"/>
              </w:rPr>
            </w:pPr>
            <w:commentRangeStart w:id="66"/>
            <w:r w:rsidRPr="00631E8D">
              <w:rPr>
                <w:rFonts w:ascii="Calibri" w:eastAsia="Calibri" w:hAnsi="Calibri" w:cs="Arial"/>
              </w:rPr>
              <w:t>During the last 5 years, has there been any change to the size</w:t>
            </w:r>
            <w:ins w:id="67" w:author="McGee, Heather" w:date="2014-09-10T13:31:00Z">
              <w:r w:rsidRPr="00631E8D">
                <w:rPr>
                  <w:rFonts w:ascii="Calibri" w:eastAsia="Calibri" w:hAnsi="Calibri" w:cs="Arial"/>
                </w:rPr>
                <w:t>/area</w:t>
              </w:r>
            </w:ins>
            <w:r w:rsidRPr="00631E8D">
              <w:rPr>
                <w:rFonts w:ascii="Calibri" w:eastAsia="Calibri" w:hAnsi="Calibri" w:cs="Arial"/>
              </w:rPr>
              <w:t xml:space="preserve"> of the forest? </w:t>
            </w:r>
          </w:p>
          <w:p w14:paraId="2A252CE7" w14:textId="77777777" w:rsidR="00A813B0" w:rsidRDefault="00A813B0" w:rsidP="00A813B0">
            <w:pPr>
              <w:contextualSpacing/>
              <w:jc w:val="center"/>
              <w:rPr>
                <w:rFonts w:ascii="Calibri" w:eastAsia="Calibri" w:hAnsi="Calibri" w:cs="Arial"/>
              </w:rPr>
            </w:pPr>
          </w:p>
          <w:p w14:paraId="09E786EB" w14:textId="77777777" w:rsidR="00A813B0" w:rsidRPr="00943A99" w:rsidRDefault="00A813B0" w:rsidP="00A813B0">
            <w:pPr>
              <w:rPr>
                <w:rFonts w:eastAsiaTheme="minorEastAsia"/>
                <w:lang w:eastAsia="zh-CN"/>
              </w:rPr>
            </w:pPr>
            <w:r w:rsidRPr="00943A99">
              <w:rPr>
                <w:rFonts w:eastAsiaTheme="minorEastAsia"/>
                <w:lang w:eastAsia="zh-CN"/>
              </w:rPr>
              <w:t>1=No</w:t>
            </w:r>
          </w:p>
          <w:p w14:paraId="122FA00B" w14:textId="77777777" w:rsidR="00A813B0" w:rsidRPr="00943A99" w:rsidRDefault="00A813B0" w:rsidP="00A813B0">
            <w:pPr>
              <w:rPr>
                <w:rFonts w:eastAsiaTheme="minorEastAsia"/>
                <w:lang w:eastAsia="zh-CN"/>
              </w:rPr>
            </w:pPr>
            <w:r w:rsidRPr="00943A99">
              <w:rPr>
                <w:rFonts w:eastAsiaTheme="minorEastAsia"/>
                <w:lang w:eastAsia="zh-CN"/>
              </w:rPr>
              <w:t>2=Yes</w:t>
            </w:r>
            <w:r w:rsidRPr="00943A99" w:rsidDel="00226116">
              <w:rPr>
                <w:rFonts w:eastAsiaTheme="minorEastAsia"/>
                <w:lang w:eastAsia="zh-CN"/>
              </w:rPr>
              <w:t xml:space="preserve"> </w:t>
            </w:r>
          </w:p>
          <w:p w14:paraId="481B8217" w14:textId="77777777" w:rsidR="00A813B0" w:rsidRPr="00943A99" w:rsidRDefault="00A813B0" w:rsidP="00A813B0">
            <w:pPr>
              <w:rPr>
                <w:rFonts w:eastAsiaTheme="minorEastAsia"/>
                <w:lang w:eastAsia="zh-CN"/>
              </w:rPr>
            </w:pPr>
            <w:r w:rsidRPr="00943A99">
              <w:rPr>
                <w:rFonts w:eastAsiaTheme="minorEastAsia"/>
                <w:lang w:eastAsia="zh-CN"/>
              </w:rPr>
              <w:t>888=Don’t know</w:t>
            </w:r>
          </w:p>
          <w:p w14:paraId="64F44620" w14:textId="625A79C1" w:rsidR="00A813B0" w:rsidRPr="00943A99" w:rsidRDefault="00A813B0" w:rsidP="00A813B0">
            <w:pPr>
              <w:contextualSpacing/>
              <w:jc w:val="center"/>
            </w:pPr>
            <w:r w:rsidRPr="00943A99">
              <w:rPr>
                <w:rFonts w:eastAsiaTheme="minorEastAsia"/>
                <w:lang w:eastAsia="zh-CN"/>
              </w:rPr>
              <w:t>999=Prefer not to respond</w:t>
            </w:r>
            <w:commentRangeEnd w:id="66"/>
            <w:r>
              <w:rPr>
                <w:rStyle w:val="CommentReference"/>
              </w:rPr>
              <w:commentReference w:id="66"/>
            </w:r>
          </w:p>
        </w:tc>
        <w:tc>
          <w:tcPr>
            <w:tcW w:w="1692" w:type="dxa"/>
          </w:tcPr>
          <w:p w14:paraId="1B2E546B"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5B694691" w14:textId="77777777" w:rsidR="00A813B0" w:rsidRDefault="00A813B0" w:rsidP="00A813B0">
            <w:pPr>
              <w:contextualSpacing/>
              <w:jc w:val="center"/>
              <w:rPr>
                <w:rFonts w:ascii="Calibri" w:eastAsia="Calibri" w:hAnsi="Calibri" w:cs="Arial"/>
              </w:rPr>
            </w:pPr>
          </w:p>
          <w:p w14:paraId="3AEB6A4C" w14:textId="282B6E6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56E5A035"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7142E415"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6052571F" w14:textId="77777777" w:rsidR="00A813B0" w:rsidRDefault="00A813B0" w:rsidP="00A813B0">
            <w:pPr>
              <w:contextualSpacing/>
              <w:jc w:val="center"/>
            </w:pPr>
            <w:r>
              <w:t>4=Decreased slightly</w:t>
            </w:r>
          </w:p>
          <w:p w14:paraId="0A3319B0" w14:textId="052AF1CA" w:rsidR="00A813B0" w:rsidRPr="00943A99" w:rsidRDefault="00A813B0" w:rsidP="00A813B0">
            <w:pPr>
              <w:contextualSpacing/>
              <w:jc w:val="center"/>
            </w:pPr>
            <w:r>
              <w:t>5=Decreased greatly</w:t>
            </w:r>
          </w:p>
        </w:tc>
        <w:tc>
          <w:tcPr>
            <w:tcW w:w="1691" w:type="dxa"/>
          </w:tcPr>
          <w:p w14:paraId="23236D3F" w14:textId="53E24F37" w:rsidR="00A813B0" w:rsidRDefault="00A813B0" w:rsidP="00A813B0">
            <w:pPr>
              <w:contextualSpacing/>
              <w:jc w:val="center"/>
            </w:pPr>
            <w:r>
              <w:t>If it’s increased or decreased, tell me why?</w:t>
            </w:r>
          </w:p>
          <w:p w14:paraId="14069DAC" w14:textId="77777777" w:rsidR="00A813B0" w:rsidRDefault="00A813B0" w:rsidP="00A813B0">
            <w:pPr>
              <w:contextualSpacing/>
              <w:jc w:val="center"/>
            </w:pPr>
            <w:r>
              <w:t>1=Logging</w:t>
            </w:r>
          </w:p>
          <w:p w14:paraId="747AE6F3" w14:textId="77777777" w:rsidR="00A813B0" w:rsidRDefault="00A813B0" w:rsidP="00A813B0">
            <w:pPr>
              <w:contextualSpacing/>
              <w:jc w:val="center"/>
            </w:pPr>
            <w:r>
              <w:t>2=Charcoaling</w:t>
            </w:r>
          </w:p>
          <w:p w14:paraId="698BBE7B" w14:textId="34ACFD1A" w:rsidR="00A813B0" w:rsidRDefault="00A813B0" w:rsidP="00A813B0">
            <w:pPr>
              <w:contextualSpacing/>
              <w:jc w:val="center"/>
            </w:pPr>
            <w:r>
              <w:t>3=Land clearing for agriculture</w:t>
            </w:r>
          </w:p>
          <w:p w14:paraId="656D232B" w14:textId="3D25DE51" w:rsidR="00A813B0" w:rsidRPr="00943A99" w:rsidRDefault="00A813B0" w:rsidP="00A813B0">
            <w:pPr>
              <w:contextualSpacing/>
              <w:jc w:val="center"/>
            </w:pPr>
            <w:r>
              <w:t xml:space="preserve">4=Change in access </w:t>
            </w:r>
            <w:commentRangeStart w:id="68"/>
            <w:r>
              <w:t>restriction</w:t>
            </w:r>
            <w:commentRangeEnd w:id="68"/>
            <w:r>
              <w:rPr>
                <w:rStyle w:val="CommentReference"/>
              </w:rPr>
              <w:commentReference w:id="68"/>
            </w:r>
            <w:r>
              <w:t>s</w:t>
            </w:r>
          </w:p>
        </w:tc>
        <w:tc>
          <w:tcPr>
            <w:tcW w:w="1692" w:type="dxa"/>
          </w:tcPr>
          <w:p w14:paraId="26EB053C" w14:textId="512A7819" w:rsidR="00A813B0" w:rsidRPr="00943A99" w:rsidRDefault="00A813B0" w:rsidP="00A813B0">
            <w:pPr>
              <w:contextualSpacing/>
              <w:jc w:val="center"/>
            </w:pPr>
            <w:commentRangeStart w:id="69"/>
            <w:r w:rsidRPr="00631E8D">
              <w:rPr>
                <w:rFonts w:ascii="Calibri" w:eastAsia="Calibri" w:hAnsi="Calibri" w:cs="Arial"/>
              </w:rPr>
              <w:t>During the last 5 years, has there been any change in the thickness/amount of trees in the forest?</w:t>
            </w:r>
            <w:commentRangeEnd w:id="69"/>
            <w:r>
              <w:rPr>
                <w:rStyle w:val="CommentReference"/>
              </w:rPr>
              <w:commentReference w:id="69"/>
            </w:r>
          </w:p>
        </w:tc>
        <w:tc>
          <w:tcPr>
            <w:tcW w:w="1691" w:type="dxa"/>
          </w:tcPr>
          <w:p w14:paraId="23F9B700"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3DEE3824" w14:textId="77777777" w:rsidR="00A813B0" w:rsidRDefault="00A813B0" w:rsidP="00A813B0">
            <w:pPr>
              <w:contextualSpacing/>
              <w:jc w:val="center"/>
              <w:rPr>
                <w:rFonts w:ascii="Calibri" w:eastAsia="Calibri" w:hAnsi="Calibri" w:cs="Arial"/>
              </w:rPr>
            </w:pPr>
          </w:p>
          <w:p w14:paraId="76EC9F4E" w14:textId="7777777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6EA8788E"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5025DE4A"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57CD9CB7" w14:textId="77777777" w:rsidR="00A813B0" w:rsidRDefault="00A813B0" w:rsidP="00A813B0">
            <w:pPr>
              <w:contextualSpacing/>
              <w:jc w:val="center"/>
            </w:pPr>
            <w:r>
              <w:t>4=Decreased slightly</w:t>
            </w:r>
          </w:p>
          <w:p w14:paraId="213495C2" w14:textId="0601FE89" w:rsidR="00A813B0" w:rsidRPr="00943A99" w:rsidRDefault="00A813B0" w:rsidP="00A813B0">
            <w:pPr>
              <w:contextualSpacing/>
              <w:jc w:val="center"/>
            </w:pPr>
            <w:r>
              <w:t>5=Decreased greatly</w:t>
            </w:r>
          </w:p>
        </w:tc>
        <w:tc>
          <w:tcPr>
            <w:tcW w:w="1692" w:type="dxa"/>
          </w:tcPr>
          <w:p w14:paraId="0EB59CFE" w14:textId="503B66A8" w:rsidR="00A813B0" w:rsidRDefault="00A813B0" w:rsidP="00A813B0">
            <w:pPr>
              <w:contextualSpacing/>
              <w:jc w:val="center"/>
            </w:pPr>
            <w:r>
              <w:t>If it’s increased or decreased, tell me why?</w:t>
            </w:r>
          </w:p>
          <w:p w14:paraId="68548314" w14:textId="77777777" w:rsidR="00A813B0" w:rsidRDefault="00A813B0" w:rsidP="00A813B0">
            <w:pPr>
              <w:contextualSpacing/>
              <w:jc w:val="center"/>
            </w:pPr>
            <w:r>
              <w:t>1=Logging</w:t>
            </w:r>
          </w:p>
          <w:p w14:paraId="0D35890F" w14:textId="77777777" w:rsidR="00A813B0" w:rsidRDefault="00A813B0" w:rsidP="00A813B0">
            <w:pPr>
              <w:contextualSpacing/>
              <w:jc w:val="center"/>
            </w:pPr>
            <w:r>
              <w:t>2=Charcoaling</w:t>
            </w:r>
          </w:p>
          <w:p w14:paraId="59D7C26A" w14:textId="77777777" w:rsidR="00A813B0" w:rsidRDefault="00A813B0" w:rsidP="00A813B0">
            <w:pPr>
              <w:contextualSpacing/>
              <w:jc w:val="center"/>
            </w:pPr>
            <w:r>
              <w:t>3=Land clearing for agriculture</w:t>
            </w:r>
          </w:p>
          <w:p w14:paraId="07DB769A" w14:textId="6918142B" w:rsidR="00A813B0" w:rsidRPr="00A813B0" w:rsidRDefault="00A813B0" w:rsidP="00A813B0">
            <w:pPr>
              <w:contextualSpacing/>
              <w:jc w:val="center"/>
            </w:pPr>
            <w:r>
              <w:t xml:space="preserve">4=Change in access </w:t>
            </w:r>
            <w:commentRangeStart w:id="70"/>
            <w:r>
              <w:t>restriction</w:t>
            </w:r>
            <w:commentRangeEnd w:id="70"/>
            <w:r>
              <w:rPr>
                <w:rStyle w:val="CommentReference"/>
              </w:rPr>
              <w:commentReference w:id="70"/>
            </w:r>
            <w:r>
              <w:t>s</w:t>
            </w:r>
          </w:p>
        </w:tc>
      </w:tr>
      <w:tr w:rsidR="00A813B0" w14:paraId="24EC0967" w14:textId="0961AB1F" w:rsidTr="00CD018F">
        <w:trPr>
          <w:trHeight w:val="20"/>
          <w:jc w:val="center"/>
        </w:trPr>
        <w:tc>
          <w:tcPr>
            <w:tcW w:w="714" w:type="dxa"/>
          </w:tcPr>
          <w:p w14:paraId="3BFA0F68" w14:textId="77777777" w:rsidR="00A813B0" w:rsidRDefault="00A813B0" w:rsidP="00A813B0">
            <w:pPr>
              <w:contextualSpacing/>
              <w:jc w:val="center"/>
              <w:rPr>
                <w:b/>
              </w:rPr>
            </w:pPr>
          </w:p>
        </w:tc>
        <w:tc>
          <w:tcPr>
            <w:tcW w:w="1046" w:type="dxa"/>
          </w:tcPr>
          <w:p w14:paraId="032DEBC4" w14:textId="77777777" w:rsidR="00A813B0" w:rsidRPr="00943A99" w:rsidRDefault="00A813B0" w:rsidP="00A813B0">
            <w:pPr>
              <w:contextualSpacing/>
              <w:jc w:val="center"/>
            </w:pPr>
          </w:p>
        </w:tc>
        <w:tc>
          <w:tcPr>
            <w:tcW w:w="1691" w:type="dxa"/>
          </w:tcPr>
          <w:p w14:paraId="13BA6FA9" w14:textId="77777777" w:rsidR="00A813B0" w:rsidRPr="00943A99" w:rsidRDefault="00A813B0" w:rsidP="00A813B0">
            <w:pPr>
              <w:contextualSpacing/>
              <w:jc w:val="center"/>
            </w:pPr>
          </w:p>
        </w:tc>
        <w:tc>
          <w:tcPr>
            <w:tcW w:w="1692" w:type="dxa"/>
          </w:tcPr>
          <w:p w14:paraId="725A5560" w14:textId="77777777" w:rsidR="00A813B0" w:rsidRPr="00943A99" w:rsidRDefault="00A813B0" w:rsidP="00A813B0">
            <w:pPr>
              <w:contextualSpacing/>
              <w:jc w:val="center"/>
            </w:pPr>
          </w:p>
        </w:tc>
        <w:tc>
          <w:tcPr>
            <w:tcW w:w="1691" w:type="dxa"/>
          </w:tcPr>
          <w:p w14:paraId="0E8A3073" w14:textId="77777777" w:rsidR="00A813B0" w:rsidRPr="00943A99" w:rsidRDefault="00A813B0" w:rsidP="00A813B0">
            <w:pPr>
              <w:contextualSpacing/>
              <w:jc w:val="center"/>
            </w:pPr>
          </w:p>
        </w:tc>
        <w:tc>
          <w:tcPr>
            <w:tcW w:w="1692" w:type="dxa"/>
          </w:tcPr>
          <w:p w14:paraId="667166E5" w14:textId="77777777" w:rsidR="00A813B0" w:rsidRPr="00943A99" w:rsidRDefault="00A813B0" w:rsidP="00A813B0">
            <w:pPr>
              <w:contextualSpacing/>
              <w:jc w:val="center"/>
            </w:pPr>
          </w:p>
        </w:tc>
        <w:tc>
          <w:tcPr>
            <w:tcW w:w="1691" w:type="dxa"/>
          </w:tcPr>
          <w:p w14:paraId="27854518" w14:textId="77777777" w:rsidR="00A813B0" w:rsidRPr="00943A99" w:rsidRDefault="00A813B0" w:rsidP="00A813B0">
            <w:pPr>
              <w:contextualSpacing/>
              <w:jc w:val="center"/>
            </w:pPr>
          </w:p>
        </w:tc>
        <w:tc>
          <w:tcPr>
            <w:tcW w:w="1692" w:type="dxa"/>
          </w:tcPr>
          <w:p w14:paraId="3EB884C2" w14:textId="77777777" w:rsidR="00A813B0" w:rsidRPr="00943A99" w:rsidRDefault="00A813B0" w:rsidP="00A813B0">
            <w:pPr>
              <w:contextualSpacing/>
              <w:jc w:val="center"/>
            </w:pPr>
          </w:p>
        </w:tc>
        <w:tc>
          <w:tcPr>
            <w:tcW w:w="1691" w:type="dxa"/>
          </w:tcPr>
          <w:p w14:paraId="47C9D48D" w14:textId="77777777" w:rsidR="00A813B0" w:rsidRPr="00943A99" w:rsidRDefault="00A813B0" w:rsidP="00A813B0">
            <w:pPr>
              <w:contextualSpacing/>
              <w:jc w:val="center"/>
            </w:pPr>
          </w:p>
        </w:tc>
        <w:tc>
          <w:tcPr>
            <w:tcW w:w="1692" w:type="dxa"/>
          </w:tcPr>
          <w:p w14:paraId="02EE6815" w14:textId="77777777" w:rsidR="00A813B0" w:rsidRPr="00943A99" w:rsidRDefault="00A813B0" w:rsidP="00A813B0">
            <w:pPr>
              <w:contextualSpacing/>
              <w:jc w:val="center"/>
            </w:pPr>
          </w:p>
        </w:tc>
      </w:tr>
      <w:tr w:rsidR="00A813B0" w14:paraId="07B91340" w14:textId="0F1B9A5D" w:rsidTr="00CD018F">
        <w:trPr>
          <w:trHeight w:val="20"/>
          <w:jc w:val="center"/>
        </w:trPr>
        <w:tc>
          <w:tcPr>
            <w:tcW w:w="714" w:type="dxa"/>
          </w:tcPr>
          <w:p w14:paraId="0E3188A4" w14:textId="4FF3451C" w:rsidR="00A813B0" w:rsidRDefault="00A813B0" w:rsidP="00A813B0">
            <w:pPr>
              <w:contextualSpacing/>
              <w:jc w:val="center"/>
              <w:rPr>
                <w:b/>
              </w:rPr>
            </w:pPr>
            <w:r>
              <w:rPr>
                <w:b/>
              </w:rPr>
              <w:t>1</w:t>
            </w:r>
          </w:p>
        </w:tc>
        <w:tc>
          <w:tcPr>
            <w:tcW w:w="1046" w:type="dxa"/>
          </w:tcPr>
          <w:p w14:paraId="1D53B55A" w14:textId="77777777" w:rsidR="00A813B0" w:rsidRPr="00943A99" w:rsidRDefault="00A813B0" w:rsidP="00A813B0">
            <w:pPr>
              <w:contextualSpacing/>
              <w:jc w:val="center"/>
            </w:pPr>
          </w:p>
        </w:tc>
        <w:tc>
          <w:tcPr>
            <w:tcW w:w="1691" w:type="dxa"/>
          </w:tcPr>
          <w:p w14:paraId="2F60F2E5" w14:textId="77777777" w:rsidR="00A813B0" w:rsidRPr="00943A99" w:rsidRDefault="00A813B0" w:rsidP="00A813B0">
            <w:pPr>
              <w:contextualSpacing/>
              <w:jc w:val="center"/>
            </w:pPr>
          </w:p>
        </w:tc>
        <w:tc>
          <w:tcPr>
            <w:tcW w:w="1692" w:type="dxa"/>
          </w:tcPr>
          <w:p w14:paraId="355313AF" w14:textId="77777777" w:rsidR="00A813B0" w:rsidRPr="00943A99" w:rsidRDefault="00A813B0" w:rsidP="00A813B0">
            <w:pPr>
              <w:contextualSpacing/>
              <w:jc w:val="center"/>
            </w:pPr>
          </w:p>
        </w:tc>
        <w:tc>
          <w:tcPr>
            <w:tcW w:w="1691" w:type="dxa"/>
          </w:tcPr>
          <w:p w14:paraId="4F26E7E8" w14:textId="77777777" w:rsidR="00A813B0" w:rsidRPr="00943A99" w:rsidRDefault="00A813B0" w:rsidP="00A813B0">
            <w:pPr>
              <w:contextualSpacing/>
              <w:jc w:val="center"/>
            </w:pPr>
          </w:p>
        </w:tc>
        <w:tc>
          <w:tcPr>
            <w:tcW w:w="1692" w:type="dxa"/>
          </w:tcPr>
          <w:p w14:paraId="229B8620" w14:textId="77777777" w:rsidR="00A813B0" w:rsidRPr="00943A99" w:rsidRDefault="00A813B0" w:rsidP="00A813B0">
            <w:pPr>
              <w:contextualSpacing/>
              <w:jc w:val="center"/>
            </w:pPr>
          </w:p>
        </w:tc>
        <w:tc>
          <w:tcPr>
            <w:tcW w:w="1691" w:type="dxa"/>
          </w:tcPr>
          <w:p w14:paraId="4375411B" w14:textId="77777777" w:rsidR="00A813B0" w:rsidRPr="00943A99" w:rsidRDefault="00A813B0" w:rsidP="00A813B0">
            <w:pPr>
              <w:contextualSpacing/>
              <w:jc w:val="center"/>
            </w:pPr>
          </w:p>
        </w:tc>
        <w:tc>
          <w:tcPr>
            <w:tcW w:w="1692" w:type="dxa"/>
          </w:tcPr>
          <w:p w14:paraId="044F8D97" w14:textId="77777777" w:rsidR="00A813B0" w:rsidRPr="00943A99" w:rsidRDefault="00A813B0" w:rsidP="00A813B0">
            <w:pPr>
              <w:contextualSpacing/>
              <w:jc w:val="center"/>
            </w:pPr>
          </w:p>
        </w:tc>
        <w:tc>
          <w:tcPr>
            <w:tcW w:w="1691" w:type="dxa"/>
          </w:tcPr>
          <w:p w14:paraId="7AF79917" w14:textId="77777777" w:rsidR="00A813B0" w:rsidRPr="00943A99" w:rsidRDefault="00A813B0" w:rsidP="00A813B0">
            <w:pPr>
              <w:contextualSpacing/>
              <w:jc w:val="center"/>
            </w:pPr>
          </w:p>
        </w:tc>
        <w:tc>
          <w:tcPr>
            <w:tcW w:w="1692" w:type="dxa"/>
          </w:tcPr>
          <w:p w14:paraId="30FDA620" w14:textId="77777777" w:rsidR="00A813B0" w:rsidRPr="00943A99" w:rsidRDefault="00A813B0" w:rsidP="00A813B0">
            <w:pPr>
              <w:contextualSpacing/>
              <w:jc w:val="center"/>
            </w:pPr>
          </w:p>
        </w:tc>
      </w:tr>
      <w:tr w:rsidR="00A813B0" w14:paraId="5BA4152A" w14:textId="0DDAD6EB" w:rsidTr="00CD018F">
        <w:trPr>
          <w:trHeight w:val="20"/>
          <w:jc w:val="center"/>
        </w:trPr>
        <w:tc>
          <w:tcPr>
            <w:tcW w:w="714" w:type="dxa"/>
          </w:tcPr>
          <w:p w14:paraId="62243685" w14:textId="42AF1585" w:rsidR="00A813B0" w:rsidRDefault="00A813B0" w:rsidP="00A813B0">
            <w:pPr>
              <w:contextualSpacing/>
              <w:jc w:val="center"/>
              <w:rPr>
                <w:b/>
              </w:rPr>
            </w:pPr>
            <w:r>
              <w:rPr>
                <w:b/>
              </w:rPr>
              <w:t>2</w:t>
            </w:r>
          </w:p>
        </w:tc>
        <w:tc>
          <w:tcPr>
            <w:tcW w:w="1046" w:type="dxa"/>
          </w:tcPr>
          <w:p w14:paraId="224C75F8" w14:textId="77777777" w:rsidR="00A813B0" w:rsidRPr="00943A99" w:rsidRDefault="00A813B0" w:rsidP="00A813B0">
            <w:pPr>
              <w:contextualSpacing/>
              <w:jc w:val="center"/>
            </w:pPr>
          </w:p>
        </w:tc>
        <w:tc>
          <w:tcPr>
            <w:tcW w:w="1691" w:type="dxa"/>
          </w:tcPr>
          <w:p w14:paraId="6A5662EA" w14:textId="77777777" w:rsidR="00A813B0" w:rsidRPr="00943A99" w:rsidRDefault="00A813B0" w:rsidP="00A813B0">
            <w:pPr>
              <w:contextualSpacing/>
              <w:jc w:val="center"/>
            </w:pPr>
          </w:p>
        </w:tc>
        <w:tc>
          <w:tcPr>
            <w:tcW w:w="1692" w:type="dxa"/>
          </w:tcPr>
          <w:p w14:paraId="0F1D9137" w14:textId="77777777" w:rsidR="00A813B0" w:rsidRPr="00943A99" w:rsidRDefault="00A813B0" w:rsidP="00A813B0">
            <w:pPr>
              <w:contextualSpacing/>
              <w:jc w:val="center"/>
            </w:pPr>
          </w:p>
        </w:tc>
        <w:tc>
          <w:tcPr>
            <w:tcW w:w="1691" w:type="dxa"/>
          </w:tcPr>
          <w:p w14:paraId="7C589529" w14:textId="77777777" w:rsidR="00A813B0" w:rsidRPr="00943A99" w:rsidRDefault="00A813B0" w:rsidP="00A813B0">
            <w:pPr>
              <w:contextualSpacing/>
              <w:jc w:val="center"/>
            </w:pPr>
          </w:p>
        </w:tc>
        <w:tc>
          <w:tcPr>
            <w:tcW w:w="1692" w:type="dxa"/>
          </w:tcPr>
          <w:p w14:paraId="6D5F5036" w14:textId="77777777" w:rsidR="00A813B0" w:rsidRPr="00943A99" w:rsidRDefault="00A813B0" w:rsidP="00A813B0">
            <w:pPr>
              <w:contextualSpacing/>
              <w:jc w:val="center"/>
            </w:pPr>
          </w:p>
        </w:tc>
        <w:tc>
          <w:tcPr>
            <w:tcW w:w="1691" w:type="dxa"/>
          </w:tcPr>
          <w:p w14:paraId="7C950D71" w14:textId="77777777" w:rsidR="00A813B0" w:rsidRPr="00943A99" w:rsidRDefault="00A813B0" w:rsidP="00A813B0">
            <w:pPr>
              <w:contextualSpacing/>
              <w:jc w:val="center"/>
            </w:pPr>
          </w:p>
        </w:tc>
        <w:tc>
          <w:tcPr>
            <w:tcW w:w="1692" w:type="dxa"/>
          </w:tcPr>
          <w:p w14:paraId="7D31A28E" w14:textId="77777777" w:rsidR="00A813B0" w:rsidRPr="00943A99" w:rsidRDefault="00A813B0" w:rsidP="00A813B0">
            <w:pPr>
              <w:contextualSpacing/>
              <w:jc w:val="center"/>
            </w:pPr>
          </w:p>
        </w:tc>
        <w:tc>
          <w:tcPr>
            <w:tcW w:w="1691" w:type="dxa"/>
          </w:tcPr>
          <w:p w14:paraId="74362130" w14:textId="77777777" w:rsidR="00A813B0" w:rsidRPr="00943A99" w:rsidRDefault="00A813B0" w:rsidP="00A813B0">
            <w:pPr>
              <w:contextualSpacing/>
              <w:jc w:val="center"/>
            </w:pPr>
          </w:p>
        </w:tc>
        <w:tc>
          <w:tcPr>
            <w:tcW w:w="1692" w:type="dxa"/>
          </w:tcPr>
          <w:p w14:paraId="1F73BF2E" w14:textId="77777777" w:rsidR="00A813B0" w:rsidRPr="00943A99" w:rsidRDefault="00A813B0" w:rsidP="00A813B0">
            <w:pPr>
              <w:contextualSpacing/>
              <w:jc w:val="center"/>
            </w:pPr>
          </w:p>
        </w:tc>
      </w:tr>
      <w:tr w:rsidR="00A813B0" w14:paraId="52E24EE5" w14:textId="3679F7F7" w:rsidTr="00CD018F">
        <w:trPr>
          <w:trHeight w:val="20"/>
          <w:jc w:val="center"/>
        </w:trPr>
        <w:tc>
          <w:tcPr>
            <w:tcW w:w="714" w:type="dxa"/>
          </w:tcPr>
          <w:p w14:paraId="40CCC74C" w14:textId="51D95AB2" w:rsidR="00A813B0" w:rsidRDefault="00A813B0" w:rsidP="00A813B0">
            <w:pPr>
              <w:contextualSpacing/>
              <w:jc w:val="center"/>
              <w:rPr>
                <w:b/>
              </w:rPr>
            </w:pPr>
            <w:r>
              <w:rPr>
                <w:b/>
              </w:rPr>
              <w:t>3</w:t>
            </w:r>
          </w:p>
        </w:tc>
        <w:tc>
          <w:tcPr>
            <w:tcW w:w="1046" w:type="dxa"/>
          </w:tcPr>
          <w:p w14:paraId="0B067CB0" w14:textId="77777777" w:rsidR="00A813B0" w:rsidRPr="00943A99" w:rsidRDefault="00A813B0" w:rsidP="00A813B0">
            <w:pPr>
              <w:contextualSpacing/>
              <w:jc w:val="center"/>
            </w:pPr>
          </w:p>
        </w:tc>
        <w:tc>
          <w:tcPr>
            <w:tcW w:w="1691" w:type="dxa"/>
          </w:tcPr>
          <w:p w14:paraId="12EA29C2" w14:textId="77777777" w:rsidR="00A813B0" w:rsidRPr="00943A99" w:rsidRDefault="00A813B0" w:rsidP="00A813B0">
            <w:pPr>
              <w:contextualSpacing/>
              <w:jc w:val="center"/>
            </w:pPr>
          </w:p>
        </w:tc>
        <w:tc>
          <w:tcPr>
            <w:tcW w:w="1692" w:type="dxa"/>
          </w:tcPr>
          <w:p w14:paraId="3C50A555" w14:textId="77777777" w:rsidR="00A813B0" w:rsidRPr="00943A99" w:rsidRDefault="00A813B0" w:rsidP="00A813B0">
            <w:pPr>
              <w:contextualSpacing/>
              <w:jc w:val="center"/>
            </w:pPr>
          </w:p>
        </w:tc>
        <w:tc>
          <w:tcPr>
            <w:tcW w:w="1691" w:type="dxa"/>
          </w:tcPr>
          <w:p w14:paraId="7CE38E02" w14:textId="77777777" w:rsidR="00A813B0" w:rsidRPr="00943A99" w:rsidRDefault="00A813B0" w:rsidP="00A813B0">
            <w:pPr>
              <w:contextualSpacing/>
              <w:jc w:val="center"/>
            </w:pPr>
          </w:p>
        </w:tc>
        <w:tc>
          <w:tcPr>
            <w:tcW w:w="1692" w:type="dxa"/>
          </w:tcPr>
          <w:p w14:paraId="40CBE4A7" w14:textId="77777777" w:rsidR="00A813B0" w:rsidRPr="00943A99" w:rsidRDefault="00A813B0" w:rsidP="00A813B0">
            <w:pPr>
              <w:contextualSpacing/>
              <w:jc w:val="center"/>
            </w:pPr>
          </w:p>
        </w:tc>
        <w:tc>
          <w:tcPr>
            <w:tcW w:w="1691" w:type="dxa"/>
          </w:tcPr>
          <w:p w14:paraId="690FB34E" w14:textId="77777777" w:rsidR="00A813B0" w:rsidRPr="00943A99" w:rsidRDefault="00A813B0" w:rsidP="00A813B0">
            <w:pPr>
              <w:contextualSpacing/>
              <w:jc w:val="center"/>
            </w:pPr>
          </w:p>
        </w:tc>
        <w:tc>
          <w:tcPr>
            <w:tcW w:w="1692" w:type="dxa"/>
          </w:tcPr>
          <w:p w14:paraId="1A5EB2F8" w14:textId="77777777" w:rsidR="00A813B0" w:rsidRPr="00943A99" w:rsidRDefault="00A813B0" w:rsidP="00A813B0">
            <w:pPr>
              <w:contextualSpacing/>
              <w:jc w:val="center"/>
            </w:pPr>
          </w:p>
        </w:tc>
        <w:tc>
          <w:tcPr>
            <w:tcW w:w="1691" w:type="dxa"/>
          </w:tcPr>
          <w:p w14:paraId="3E04A2B2" w14:textId="77777777" w:rsidR="00A813B0" w:rsidRPr="00943A99" w:rsidRDefault="00A813B0" w:rsidP="00A813B0">
            <w:pPr>
              <w:contextualSpacing/>
              <w:jc w:val="center"/>
            </w:pPr>
          </w:p>
        </w:tc>
        <w:tc>
          <w:tcPr>
            <w:tcW w:w="1692" w:type="dxa"/>
          </w:tcPr>
          <w:p w14:paraId="002A97AD" w14:textId="77777777" w:rsidR="00A813B0" w:rsidRPr="00943A99" w:rsidRDefault="00A813B0" w:rsidP="00A813B0">
            <w:pPr>
              <w:contextualSpacing/>
              <w:jc w:val="center"/>
            </w:pPr>
          </w:p>
        </w:tc>
      </w:tr>
      <w:tr w:rsidR="00A813B0" w14:paraId="448C9E4E" w14:textId="7D096C42" w:rsidTr="00CD018F">
        <w:trPr>
          <w:trHeight w:val="20"/>
          <w:jc w:val="center"/>
        </w:trPr>
        <w:tc>
          <w:tcPr>
            <w:tcW w:w="714" w:type="dxa"/>
          </w:tcPr>
          <w:p w14:paraId="4EF984ED" w14:textId="1A792E2A" w:rsidR="00A813B0" w:rsidRDefault="00A813B0" w:rsidP="00A813B0">
            <w:pPr>
              <w:contextualSpacing/>
              <w:jc w:val="center"/>
              <w:rPr>
                <w:b/>
              </w:rPr>
            </w:pPr>
            <w:r>
              <w:rPr>
                <w:b/>
              </w:rPr>
              <w:t>4</w:t>
            </w:r>
          </w:p>
        </w:tc>
        <w:tc>
          <w:tcPr>
            <w:tcW w:w="1046" w:type="dxa"/>
          </w:tcPr>
          <w:p w14:paraId="556D5ADA" w14:textId="77777777" w:rsidR="00A813B0" w:rsidRPr="00943A99" w:rsidRDefault="00A813B0" w:rsidP="00A813B0">
            <w:pPr>
              <w:contextualSpacing/>
              <w:jc w:val="center"/>
            </w:pPr>
          </w:p>
        </w:tc>
        <w:tc>
          <w:tcPr>
            <w:tcW w:w="1691" w:type="dxa"/>
          </w:tcPr>
          <w:p w14:paraId="5F434678" w14:textId="77777777" w:rsidR="00A813B0" w:rsidRPr="00943A99" w:rsidRDefault="00A813B0" w:rsidP="00A813B0">
            <w:pPr>
              <w:contextualSpacing/>
              <w:jc w:val="center"/>
            </w:pPr>
          </w:p>
        </w:tc>
        <w:tc>
          <w:tcPr>
            <w:tcW w:w="1692" w:type="dxa"/>
          </w:tcPr>
          <w:p w14:paraId="32F34B4D" w14:textId="77777777" w:rsidR="00A813B0" w:rsidRPr="00943A99" w:rsidRDefault="00A813B0" w:rsidP="00A813B0">
            <w:pPr>
              <w:contextualSpacing/>
              <w:jc w:val="center"/>
            </w:pPr>
          </w:p>
        </w:tc>
        <w:tc>
          <w:tcPr>
            <w:tcW w:w="1691" w:type="dxa"/>
          </w:tcPr>
          <w:p w14:paraId="3A9C9D6B" w14:textId="77777777" w:rsidR="00A813B0" w:rsidRPr="00943A99" w:rsidRDefault="00A813B0" w:rsidP="00A813B0">
            <w:pPr>
              <w:contextualSpacing/>
              <w:jc w:val="center"/>
            </w:pPr>
          </w:p>
        </w:tc>
        <w:tc>
          <w:tcPr>
            <w:tcW w:w="1692" w:type="dxa"/>
          </w:tcPr>
          <w:p w14:paraId="254FE08C" w14:textId="77777777" w:rsidR="00A813B0" w:rsidRPr="00943A99" w:rsidRDefault="00A813B0" w:rsidP="00A813B0">
            <w:pPr>
              <w:contextualSpacing/>
              <w:jc w:val="center"/>
            </w:pPr>
          </w:p>
        </w:tc>
        <w:tc>
          <w:tcPr>
            <w:tcW w:w="1691" w:type="dxa"/>
          </w:tcPr>
          <w:p w14:paraId="04662A10" w14:textId="77777777" w:rsidR="00A813B0" w:rsidRPr="00943A99" w:rsidRDefault="00A813B0" w:rsidP="00A813B0">
            <w:pPr>
              <w:contextualSpacing/>
              <w:jc w:val="center"/>
            </w:pPr>
          </w:p>
        </w:tc>
        <w:tc>
          <w:tcPr>
            <w:tcW w:w="1692" w:type="dxa"/>
          </w:tcPr>
          <w:p w14:paraId="5E685B10" w14:textId="77777777" w:rsidR="00A813B0" w:rsidRPr="00943A99" w:rsidRDefault="00A813B0" w:rsidP="00A813B0">
            <w:pPr>
              <w:contextualSpacing/>
              <w:jc w:val="center"/>
            </w:pPr>
          </w:p>
        </w:tc>
        <w:tc>
          <w:tcPr>
            <w:tcW w:w="1691" w:type="dxa"/>
          </w:tcPr>
          <w:p w14:paraId="647A57F1" w14:textId="77777777" w:rsidR="00A813B0" w:rsidRPr="00943A99" w:rsidRDefault="00A813B0" w:rsidP="00A813B0">
            <w:pPr>
              <w:contextualSpacing/>
              <w:jc w:val="center"/>
            </w:pPr>
          </w:p>
        </w:tc>
        <w:tc>
          <w:tcPr>
            <w:tcW w:w="1692" w:type="dxa"/>
          </w:tcPr>
          <w:p w14:paraId="6D8B2AD1" w14:textId="77777777" w:rsidR="00A813B0" w:rsidRPr="00943A99" w:rsidRDefault="00A813B0" w:rsidP="00A813B0">
            <w:pPr>
              <w:contextualSpacing/>
              <w:jc w:val="center"/>
            </w:pPr>
          </w:p>
        </w:tc>
      </w:tr>
      <w:tr w:rsidR="00A813B0" w14:paraId="298489D5" w14:textId="0EF6927C" w:rsidTr="00CD018F">
        <w:trPr>
          <w:trHeight w:val="20"/>
          <w:jc w:val="center"/>
        </w:trPr>
        <w:tc>
          <w:tcPr>
            <w:tcW w:w="714" w:type="dxa"/>
          </w:tcPr>
          <w:p w14:paraId="61A1E36F" w14:textId="35ECD062" w:rsidR="00A813B0" w:rsidRDefault="00A813B0" w:rsidP="00A813B0">
            <w:pPr>
              <w:contextualSpacing/>
              <w:jc w:val="center"/>
              <w:rPr>
                <w:b/>
              </w:rPr>
            </w:pPr>
            <w:r>
              <w:rPr>
                <w:b/>
              </w:rPr>
              <w:t>5</w:t>
            </w:r>
          </w:p>
        </w:tc>
        <w:tc>
          <w:tcPr>
            <w:tcW w:w="1046" w:type="dxa"/>
          </w:tcPr>
          <w:p w14:paraId="1A9F1602" w14:textId="77777777" w:rsidR="00A813B0" w:rsidRPr="00943A99" w:rsidRDefault="00A813B0" w:rsidP="00A813B0">
            <w:pPr>
              <w:contextualSpacing/>
              <w:jc w:val="center"/>
            </w:pPr>
          </w:p>
        </w:tc>
        <w:tc>
          <w:tcPr>
            <w:tcW w:w="1691" w:type="dxa"/>
          </w:tcPr>
          <w:p w14:paraId="641C07CB" w14:textId="77777777" w:rsidR="00A813B0" w:rsidRPr="00943A99" w:rsidRDefault="00A813B0" w:rsidP="00A813B0">
            <w:pPr>
              <w:contextualSpacing/>
              <w:jc w:val="center"/>
            </w:pPr>
          </w:p>
        </w:tc>
        <w:tc>
          <w:tcPr>
            <w:tcW w:w="1692" w:type="dxa"/>
          </w:tcPr>
          <w:p w14:paraId="2263D203" w14:textId="77777777" w:rsidR="00A813B0" w:rsidRPr="00943A99" w:rsidRDefault="00A813B0" w:rsidP="00A813B0">
            <w:pPr>
              <w:contextualSpacing/>
              <w:jc w:val="center"/>
            </w:pPr>
          </w:p>
        </w:tc>
        <w:tc>
          <w:tcPr>
            <w:tcW w:w="1691" w:type="dxa"/>
          </w:tcPr>
          <w:p w14:paraId="6A7C79B4" w14:textId="77777777" w:rsidR="00A813B0" w:rsidRPr="00943A99" w:rsidRDefault="00A813B0" w:rsidP="00A813B0">
            <w:pPr>
              <w:contextualSpacing/>
              <w:jc w:val="center"/>
            </w:pPr>
          </w:p>
        </w:tc>
        <w:tc>
          <w:tcPr>
            <w:tcW w:w="1692" w:type="dxa"/>
          </w:tcPr>
          <w:p w14:paraId="4455EC92" w14:textId="77777777" w:rsidR="00A813B0" w:rsidRPr="00943A99" w:rsidRDefault="00A813B0" w:rsidP="00A813B0">
            <w:pPr>
              <w:contextualSpacing/>
              <w:jc w:val="center"/>
            </w:pPr>
          </w:p>
        </w:tc>
        <w:tc>
          <w:tcPr>
            <w:tcW w:w="1691" w:type="dxa"/>
          </w:tcPr>
          <w:p w14:paraId="2F617262" w14:textId="77777777" w:rsidR="00A813B0" w:rsidRPr="00943A99" w:rsidRDefault="00A813B0" w:rsidP="00A813B0">
            <w:pPr>
              <w:contextualSpacing/>
              <w:jc w:val="center"/>
            </w:pPr>
          </w:p>
        </w:tc>
        <w:tc>
          <w:tcPr>
            <w:tcW w:w="1692" w:type="dxa"/>
          </w:tcPr>
          <w:p w14:paraId="486DEF2B" w14:textId="77777777" w:rsidR="00A813B0" w:rsidRPr="00943A99" w:rsidRDefault="00A813B0" w:rsidP="00A813B0">
            <w:pPr>
              <w:contextualSpacing/>
              <w:jc w:val="center"/>
            </w:pPr>
          </w:p>
        </w:tc>
        <w:tc>
          <w:tcPr>
            <w:tcW w:w="1691" w:type="dxa"/>
          </w:tcPr>
          <w:p w14:paraId="3C7D2F18" w14:textId="77777777" w:rsidR="00A813B0" w:rsidRPr="00943A99" w:rsidRDefault="00A813B0" w:rsidP="00A813B0">
            <w:pPr>
              <w:contextualSpacing/>
              <w:jc w:val="center"/>
            </w:pPr>
          </w:p>
        </w:tc>
        <w:tc>
          <w:tcPr>
            <w:tcW w:w="1692" w:type="dxa"/>
          </w:tcPr>
          <w:p w14:paraId="245E4A95" w14:textId="77777777" w:rsidR="00A813B0" w:rsidRPr="00943A99" w:rsidRDefault="00A813B0" w:rsidP="00A813B0">
            <w:pPr>
              <w:contextualSpacing/>
              <w:jc w:val="center"/>
            </w:pPr>
          </w:p>
        </w:tc>
      </w:tr>
    </w:tbl>
    <w:p w14:paraId="27686195" w14:textId="77777777" w:rsidR="00084CE6" w:rsidRPr="001512DD" w:rsidRDefault="00084CE6" w:rsidP="001512DD">
      <w:pPr>
        <w:spacing w:after="0" w:line="240" w:lineRule="auto"/>
        <w:contextualSpacing/>
        <w:rPr>
          <w:b/>
        </w:rPr>
      </w:pPr>
    </w:p>
    <w:p w14:paraId="57C3819D" w14:textId="77777777" w:rsidR="006A5FEF" w:rsidRDefault="006A5FEF" w:rsidP="001512DD">
      <w:pPr>
        <w:spacing w:after="0" w:line="240" w:lineRule="auto"/>
        <w:contextualSpacing/>
      </w:pPr>
    </w:p>
    <w:p w14:paraId="0250399B" w14:textId="77777777" w:rsidR="006A5FEF" w:rsidRDefault="006A5FEF" w:rsidP="001512DD">
      <w:pPr>
        <w:spacing w:after="0" w:line="240" w:lineRule="auto"/>
        <w:contextualSpacing/>
      </w:pPr>
    </w:p>
    <w:p w14:paraId="5ABEB36B" w14:textId="2DC9374C" w:rsidR="00A813B0" w:rsidRDefault="00A813B0">
      <w:r>
        <w:br w:type="page"/>
      </w:r>
    </w:p>
    <w:tbl>
      <w:tblPr>
        <w:tblStyle w:val="TableGrid"/>
        <w:tblW w:w="14755" w:type="dxa"/>
        <w:jc w:val="center"/>
        <w:tblLayout w:type="fixed"/>
        <w:tblCellMar>
          <w:left w:w="29" w:type="dxa"/>
          <w:right w:w="29" w:type="dxa"/>
        </w:tblCellMar>
        <w:tblLook w:val="04A0" w:firstRow="1" w:lastRow="0" w:firstColumn="1" w:lastColumn="0" w:noHBand="0" w:noVBand="1"/>
      </w:tblPr>
      <w:tblGrid>
        <w:gridCol w:w="714"/>
        <w:gridCol w:w="1081"/>
        <w:gridCol w:w="1800"/>
        <w:gridCol w:w="1440"/>
        <w:gridCol w:w="1080"/>
        <w:gridCol w:w="1800"/>
        <w:gridCol w:w="1440"/>
        <w:gridCol w:w="1080"/>
        <w:gridCol w:w="1800"/>
        <w:gridCol w:w="1440"/>
        <w:gridCol w:w="1080"/>
      </w:tblGrid>
      <w:tr w:rsidR="00F71CC4" w:rsidRPr="00943A99" w14:paraId="51D7DE9A" w14:textId="3ECC77BD" w:rsidTr="00CD018F">
        <w:trPr>
          <w:trHeight w:val="20"/>
          <w:jc w:val="center"/>
        </w:trPr>
        <w:tc>
          <w:tcPr>
            <w:tcW w:w="714" w:type="dxa"/>
          </w:tcPr>
          <w:p w14:paraId="11F98ED6" w14:textId="77777777" w:rsidR="00F71CC4" w:rsidRPr="00943A99" w:rsidRDefault="00F71CC4" w:rsidP="00F71CC4">
            <w:pPr>
              <w:contextualSpacing/>
              <w:jc w:val="center"/>
              <w:rPr>
                <w:b/>
              </w:rPr>
            </w:pPr>
            <w:r w:rsidRPr="00943A99">
              <w:rPr>
                <w:b/>
              </w:rPr>
              <w:lastRenderedPageBreak/>
              <w:t>Forest</w:t>
            </w:r>
          </w:p>
          <w:p w14:paraId="2DE96928" w14:textId="77777777" w:rsidR="00F71CC4" w:rsidRPr="00943A99" w:rsidRDefault="00F71CC4" w:rsidP="00F71CC4">
            <w:pPr>
              <w:contextualSpacing/>
              <w:jc w:val="center"/>
              <w:rPr>
                <w:b/>
              </w:rPr>
            </w:pPr>
            <w:r w:rsidRPr="00943A99">
              <w:rPr>
                <w:b/>
              </w:rPr>
              <w:t>code</w:t>
            </w:r>
          </w:p>
        </w:tc>
        <w:tc>
          <w:tcPr>
            <w:tcW w:w="1081" w:type="dxa"/>
          </w:tcPr>
          <w:p w14:paraId="6E73ECF5" w14:textId="77777777" w:rsidR="00F71CC4" w:rsidRPr="00943A99" w:rsidRDefault="00F71CC4" w:rsidP="00F71CC4">
            <w:pPr>
              <w:contextualSpacing/>
              <w:jc w:val="center"/>
            </w:pPr>
            <w:r w:rsidRPr="00943A99">
              <w:t>Name of the forest</w:t>
            </w:r>
          </w:p>
        </w:tc>
        <w:tc>
          <w:tcPr>
            <w:tcW w:w="1800" w:type="dxa"/>
          </w:tcPr>
          <w:p w14:paraId="668B0AA6" w14:textId="77777777" w:rsidR="00F71CC4" w:rsidRDefault="00F71CC4" w:rsidP="00F71CC4">
            <w:pPr>
              <w:contextualSpacing/>
              <w:jc w:val="center"/>
              <w:rPr>
                <w:rFonts w:ascii="Calibri" w:eastAsia="Calibri" w:hAnsi="Calibri" w:cs="Arial"/>
              </w:rPr>
            </w:pPr>
            <w:commentRangeStart w:id="71"/>
            <w:r w:rsidRPr="00631E8D">
              <w:rPr>
                <w:rFonts w:ascii="Calibri" w:eastAsia="Calibri" w:hAnsi="Calibri" w:cs="Arial"/>
              </w:rPr>
              <w:t>How often do you see people from your community here cutting more log/wood than they need and letting it rot/spoiled?</w:t>
            </w:r>
            <w:commentRangeEnd w:id="71"/>
            <w:r w:rsidR="00555D1F">
              <w:rPr>
                <w:rStyle w:val="CommentReference"/>
              </w:rPr>
              <w:commentReference w:id="71"/>
            </w:r>
          </w:p>
          <w:p w14:paraId="7F247D1C" w14:textId="77777777" w:rsidR="00F71CC4" w:rsidRDefault="00F71CC4" w:rsidP="00F71CC4">
            <w:pPr>
              <w:contextualSpacing/>
              <w:jc w:val="center"/>
              <w:rPr>
                <w:rFonts w:ascii="Calibri" w:eastAsia="Calibri" w:hAnsi="Calibri" w:cs="Arial"/>
              </w:rPr>
            </w:pPr>
          </w:p>
          <w:p w14:paraId="52B55C0D" w14:textId="77777777" w:rsidR="00F71CC4" w:rsidRDefault="00F71CC4" w:rsidP="00F71CC4">
            <w:pPr>
              <w:contextualSpacing/>
              <w:jc w:val="center"/>
              <w:rPr>
                <w:rFonts w:ascii="Calibri" w:eastAsia="Calibri" w:hAnsi="Calibri" w:cs="Arial"/>
              </w:rPr>
            </w:pPr>
            <w:r>
              <w:rPr>
                <w:rFonts w:ascii="Calibri" w:eastAsia="Calibri" w:hAnsi="Calibri" w:cs="Arial"/>
              </w:rPr>
              <w:t>1=Always</w:t>
            </w:r>
          </w:p>
          <w:p w14:paraId="10E9B20F" w14:textId="77777777" w:rsidR="00F71CC4" w:rsidRDefault="00F71CC4" w:rsidP="00F71CC4">
            <w:pPr>
              <w:contextualSpacing/>
              <w:jc w:val="center"/>
              <w:rPr>
                <w:rFonts w:ascii="Calibri" w:eastAsia="Calibri" w:hAnsi="Calibri" w:cs="Arial"/>
              </w:rPr>
            </w:pPr>
            <w:r>
              <w:rPr>
                <w:rFonts w:ascii="Calibri" w:eastAsia="Calibri" w:hAnsi="Calibri" w:cs="Arial"/>
              </w:rPr>
              <w:t>2=Frequently</w:t>
            </w:r>
          </w:p>
          <w:p w14:paraId="217CFDE6" w14:textId="77777777" w:rsidR="00F71CC4" w:rsidRDefault="00F71CC4" w:rsidP="00F71CC4">
            <w:pPr>
              <w:contextualSpacing/>
              <w:jc w:val="center"/>
              <w:rPr>
                <w:rFonts w:ascii="Calibri" w:eastAsia="Calibri" w:hAnsi="Calibri" w:cs="Arial"/>
              </w:rPr>
            </w:pPr>
            <w:r>
              <w:rPr>
                <w:rFonts w:ascii="Calibri" w:eastAsia="Calibri" w:hAnsi="Calibri" w:cs="Arial"/>
              </w:rPr>
              <w:t>3=Sometimes</w:t>
            </w:r>
          </w:p>
          <w:p w14:paraId="5304EF8E" w14:textId="77777777" w:rsidR="00F71CC4" w:rsidRDefault="00F71CC4" w:rsidP="00F71CC4">
            <w:pPr>
              <w:contextualSpacing/>
              <w:jc w:val="center"/>
              <w:rPr>
                <w:rFonts w:ascii="Calibri" w:eastAsia="Calibri" w:hAnsi="Calibri" w:cs="Arial"/>
              </w:rPr>
            </w:pPr>
            <w:r>
              <w:rPr>
                <w:rFonts w:ascii="Calibri" w:eastAsia="Calibri" w:hAnsi="Calibri" w:cs="Arial"/>
              </w:rPr>
              <w:t>4=Rarely</w:t>
            </w:r>
          </w:p>
          <w:p w14:paraId="33C55330" w14:textId="2754020F" w:rsidR="00F71CC4" w:rsidRPr="00943A99" w:rsidRDefault="00F71CC4" w:rsidP="00F71CC4">
            <w:pPr>
              <w:contextualSpacing/>
              <w:jc w:val="center"/>
            </w:pPr>
            <w:r>
              <w:rPr>
                <w:rFonts w:ascii="Calibri" w:eastAsia="Calibri" w:hAnsi="Calibri" w:cs="Arial"/>
              </w:rPr>
              <w:t>5=Never</w:t>
            </w:r>
          </w:p>
        </w:tc>
        <w:tc>
          <w:tcPr>
            <w:tcW w:w="1440" w:type="dxa"/>
          </w:tcPr>
          <w:p w14:paraId="103C5E9A"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kinds of trees that you used to see here 5 years ago that you no longer see?</w:t>
            </w:r>
          </w:p>
          <w:p w14:paraId="7705FEE0" w14:textId="77777777" w:rsidR="00F71CC4" w:rsidRDefault="00F71CC4" w:rsidP="00F71CC4">
            <w:pPr>
              <w:contextualSpacing/>
              <w:jc w:val="center"/>
              <w:rPr>
                <w:rFonts w:ascii="Calibri" w:eastAsia="Calibri" w:hAnsi="Calibri" w:cs="Times New Roman"/>
              </w:rPr>
            </w:pPr>
          </w:p>
          <w:p w14:paraId="3C0FDBC6" w14:textId="77777777" w:rsidR="00F71CC4" w:rsidRDefault="00F71CC4" w:rsidP="00F71CC4">
            <w:r>
              <w:t>1=No</w:t>
            </w:r>
          </w:p>
          <w:p w14:paraId="476F1345" w14:textId="77777777" w:rsidR="00F71CC4" w:rsidRDefault="00F71CC4" w:rsidP="00F71CC4">
            <w:r>
              <w:t>2=Yes</w:t>
            </w:r>
            <w:r w:rsidRPr="00F82CC8" w:rsidDel="00226116">
              <w:t xml:space="preserve"> </w:t>
            </w:r>
          </w:p>
          <w:p w14:paraId="0B431DD4" w14:textId="77777777" w:rsidR="00F71CC4" w:rsidRDefault="00F71CC4" w:rsidP="00F71CC4">
            <w:r>
              <w:t>888=Don’t know</w:t>
            </w:r>
          </w:p>
          <w:p w14:paraId="44855421" w14:textId="28DC06BD" w:rsidR="00F71CC4" w:rsidRPr="00943A99" w:rsidRDefault="00F71CC4" w:rsidP="00F71CC4">
            <w:pPr>
              <w:contextualSpacing/>
              <w:jc w:val="center"/>
            </w:pPr>
            <w:r>
              <w:t>999=Prefer not to respond</w:t>
            </w:r>
          </w:p>
        </w:tc>
        <w:tc>
          <w:tcPr>
            <w:tcW w:w="1080" w:type="dxa"/>
          </w:tcPr>
          <w:p w14:paraId="13DAEC47" w14:textId="0D5BA142"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240D1AF7"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trees that you see in this forest that you did not see 5 years ago?</w:t>
            </w:r>
          </w:p>
          <w:p w14:paraId="25D04A54" w14:textId="77777777" w:rsidR="00F71CC4" w:rsidRDefault="00F71CC4" w:rsidP="00F71CC4">
            <w:pPr>
              <w:contextualSpacing/>
              <w:jc w:val="center"/>
              <w:rPr>
                <w:rFonts w:ascii="Calibri" w:eastAsia="Calibri" w:hAnsi="Calibri" w:cs="Times New Roman"/>
              </w:rPr>
            </w:pPr>
          </w:p>
          <w:p w14:paraId="42C02EC4" w14:textId="77777777" w:rsidR="00F71CC4" w:rsidRDefault="00F71CC4" w:rsidP="00F71CC4">
            <w:pPr>
              <w:contextualSpacing/>
              <w:jc w:val="center"/>
              <w:rPr>
                <w:rFonts w:ascii="Calibri" w:eastAsia="Calibri" w:hAnsi="Calibri" w:cs="Times New Roman"/>
              </w:rPr>
            </w:pPr>
          </w:p>
          <w:p w14:paraId="61CEDC29" w14:textId="77777777" w:rsidR="00F71CC4" w:rsidRDefault="00F71CC4" w:rsidP="00F71CC4">
            <w:r>
              <w:t>1=No</w:t>
            </w:r>
          </w:p>
          <w:p w14:paraId="57E0EB42" w14:textId="77777777" w:rsidR="00F71CC4" w:rsidRDefault="00F71CC4" w:rsidP="00F71CC4">
            <w:r>
              <w:t>2=Yes</w:t>
            </w:r>
            <w:r w:rsidRPr="00F82CC8" w:rsidDel="00226116">
              <w:t xml:space="preserve"> </w:t>
            </w:r>
          </w:p>
          <w:p w14:paraId="6AAE1F10" w14:textId="77777777" w:rsidR="00F71CC4" w:rsidRDefault="00F71CC4" w:rsidP="00F71CC4">
            <w:r>
              <w:t>888=Don’t know</w:t>
            </w:r>
          </w:p>
          <w:p w14:paraId="6F90B641" w14:textId="34EA8BB8" w:rsidR="00F71CC4" w:rsidRPr="00943A99" w:rsidRDefault="00F71CC4" w:rsidP="00F71CC4">
            <w:pPr>
              <w:contextualSpacing/>
              <w:jc w:val="center"/>
            </w:pPr>
            <w:r>
              <w:t>999=Prefer not to respond</w:t>
            </w:r>
          </w:p>
        </w:tc>
        <w:tc>
          <w:tcPr>
            <w:tcW w:w="1440" w:type="dxa"/>
          </w:tcPr>
          <w:p w14:paraId="6F6FC15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new types of trees that are growing?</w:t>
            </w:r>
          </w:p>
          <w:p w14:paraId="2D5951BE" w14:textId="77777777" w:rsidR="00F71CC4" w:rsidRDefault="00F71CC4" w:rsidP="00F71CC4">
            <w:pPr>
              <w:contextualSpacing/>
              <w:jc w:val="center"/>
              <w:rPr>
                <w:rFonts w:ascii="Calibri" w:eastAsia="Calibri" w:hAnsi="Calibri" w:cs="Times New Roman"/>
              </w:rPr>
            </w:pPr>
          </w:p>
          <w:p w14:paraId="56A1BAC4" w14:textId="77777777" w:rsidR="00F71CC4" w:rsidRDefault="00F71CC4" w:rsidP="00F71CC4">
            <w:pPr>
              <w:contextualSpacing/>
              <w:jc w:val="center"/>
              <w:rPr>
                <w:rFonts w:ascii="Calibri" w:eastAsia="Calibri" w:hAnsi="Calibri" w:cs="Times New Roman"/>
              </w:rPr>
            </w:pPr>
          </w:p>
          <w:p w14:paraId="1586DBC1" w14:textId="77777777" w:rsidR="00F71CC4" w:rsidRDefault="00F71CC4" w:rsidP="00F71CC4">
            <w:r>
              <w:t>1=No</w:t>
            </w:r>
          </w:p>
          <w:p w14:paraId="71A939D3" w14:textId="77777777" w:rsidR="00F71CC4" w:rsidRDefault="00F71CC4" w:rsidP="00F71CC4">
            <w:r>
              <w:t>2=Yes</w:t>
            </w:r>
            <w:r w:rsidRPr="00F82CC8" w:rsidDel="00226116">
              <w:t xml:space="preserve"> </w:t>
            </w:r>
          </w:p>
          <w:p w14:paraId="041C5522" w14:textId="77777777" w:rsidR="00F71CC4" w:rsidRDefault="00F71CC4" w:rsidP="00F71CC4">
            <w:r>
              <w:t>888=Don’t know</w:t>
            </w:r>
          </w:p>
          <w:p w14:paraId="00CFCC94" w14:textId="4DFAA808" w:rsidR="00F71CC4" w:rsidRPr="00943A99" w:rsidRDefault="00F71CC4" w:rsidP="00F71CC4">
            <w:pPr>
              <w:contextualSpacing/>
              <w:jc w:val="center"/>
            </w:pPr>
            <w:r>
              <w:t>999=Prefer not to respond</w:t>
            </w:r>
          </w:p>
        </w:tc>
        <w:tc>
          <w:tcPr>
            <w:tcW w:w="1080" w:type="dxa"/>
          </w:tcPr>
          <w:p w14:paraId="3EE7F2C0" w14:textId="5B10D887"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6C2292E9"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 xml:space="preserve">In your view, during the past 5 years, have the number of wildlife in this </w:t>
            </w:r>
            <w:proofErr w:type="gramStart"/>
            <w:r w:rsidRPr="00631E8D">
              <w:rPr>
                <w:rFonts w:ascii="Calibri" w:eastAsia="Calibri" w:hAnsi="Calibri" w:cs="Times New Roman"/>
              </w:rPr>
              <w:t>forest</w:t>
            </w:r>
            <w:r>
              <w:rPr>
                <w:rFonts w:ascii="Calibri" w:eastAsia="Calibri" w:hAnsi="Calibri" w:cs="Times New Roman"/>
              </w:rPr>
              <w:t>….?</w:t>
            </w:r>
            <w:proofErr w:type="gramEnd"/>
          </w:p>
          <w:p w14:paraId="056AE69D" w14:textId="77777777" w:rsidR="00F71CC4" w:rsidRDefault="00F71CC4" w:rsidP="00F71CC4">
            <w:pPr>
              <w:contextualSpacing/>
              <w:jc w:val="center"/>
              <w:rPr>
                <w:rFonts w:ascii="Calibri" w:eastAsia="Calibri" w:hAnsi="Calibri" w:cs="Times New Roman"/>
              </w:rPr>
            </w:pPr>
          </w:p>
          <w:p w14:paraId="711DD326" w14:textId="77777777" w:rsidR="00F71CC4" w:rsidRDefault="00F71CC4" w:rsidP="00F71CC4">
            <w:pPr>
              <w:contextualSpacing/>
              <w:jc w:val="center"/>
              <w:rPr>
                <w:rFonts w:ascii="Calibri" w:eastAsia="Calibri" w:hAnsi="Calibri" w:cs="Arial"/>
              </w:rPr>
            </w:pPr>
            <w:r>
              <w:rPr>
                <w:rFonts w:ascii="Calibri" w:eastAsia="Calibri" w:hAnsi="Calibri" w:cs="Arial"/>
              </w:rPr>
              <w:t>1=Increased greatly</w:t>
            </w:r>
          </w:p>
          <w:p w14:paraId="203A48E6" w14:textId="77777777" w:rsidR="00F71CC4" w:rsidRDefault="00F71CC4" w:rsidP="00F71CC4">
            <w:pPr>
              <w:contextualSpacing/>
              <w:jc w:val="center"/>
              <w:rPr>
                <w:rFonts w:ascii="Calibri" w:eastAsia="Calibri" w:hAnsi="Calibri" w:cs="Arial"/>
              </w:rPr>
            </w:pPr>
            <w:r>
              <w:rPr>
                <w:rFonts w:ascii="Calibri" w:eastAsia="Calibri" w:hAnsi="Calibri" w:cs="Arial"/>
              </w:rPr>
              <w:t>2=Increased slightly</w:t>
            </w:r>
          </w:p>
          <w:p w14:paraId="770B6F33" w14:textId="77777777" w:rsidR="00F71CC4" w:rsidRDefault="00F71CC4" w:rsidP="00F71CC4">
            <w:pPr>
              <w:contextualSpacing/>
              <w:jc w:val="center"/>
              <w:rPr>
                <w:rFonts w:ascii="Calibri" w:eastAsia="Calibri" w:hAnsi="Calibri" w:cs="Arial"/>
              </w:rPr>
            </w:pPr>
            <w:r>
              <w:rPr>
                <w:rFonts w:ascii="Calibri" w:eastAsia="Calibri" w:hAnsi="Calibri" w:cs="Arial"/>
              </w:rPr>
              <w:t>3=Stayed the same</w:t>
            </w:r>
          </w:p>
          <w:p w14:paraId="0CB5FAF4" w14:textId="77777777" w:rsidR="00F71CC4" w:rsidRDefault="00F71CC4" w:rsidP="00F71CC4">
            <w:pPr>
              <w:contextualSpacing/>
              <w:jc w:val="center"/>
            </w:pPr>
            <w:r>
              <w:t>4=Decreased slightly</w:t>
            </w:r>
          </w:p>
          <w:p w14:paraId="5FA980F1" w14:textId="3C692D32" w:rsidR="00F71CC4" w:rsidRPr="00943A99" w:rsidRDefault="00F71CC4" w:rsidP="00F71CC4">
            <w:pPr>
              <w:contextualSpacing/>
              <w:jc w:val="center"/>
            </w:pPr>
            <w:r>
              <w:t>5=Decreased greatly</w:t>
            </w:r>
          </w:p>
        </w:tc>
        <w:tc>
          <w:tcPr>
            <w:tcW w:w="1440" w:type="dxa"/>
          </w:tcPr>
          <w:p w14:paraId="0DAD236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animals that you used to see in this forest 5 years ago that you no longer see?</w:t>
            </w:r>
          </w:p>
          <w:p w14:paraId="4634110A" w14:textId="77777777" w:rsidR="00F71CC4" w:rsidRDefault="00F71CC4" w:rsidP="00F71CC4">
            <w:pPr>
              <w:contextualSpacing/>
              <w:jc w:val="center"/>
              <w:rPr>
                <w:rFonts w:ascii="Calibri" w:eastAsia="Calibri" w:hAnsi="Calibri" w:cs="Times New Roman"/>
              </w:rPr>
            </w:pPr>
          </w:p>
          <w:p w14:paraId="567E98AE" w14:textId="77777777" w:rsidR="00F71CC4" w:rsidRDefault="00F71CC4" w:rsidP="00F71CC4">
            <w:r>
              <w:t>1=No</w:t>
            </w:r>
          </w:p>
          <w:p w14:paraId="51B42234" w14:textId="77777777" w:rsidR="00F71CC4" w:rsidRDefault="00F71CC4" w:rsidP="00F71CC4">
            <w:r>
              <w:t>2=Yes</w:t>
            </w:r>
            <w:r w:rsidRPr="00F82CC8" w:rsidDel="00226116">
              <w:t xml:space="preserve"> </w:t>
            </w:r>
          </w:p>
          <w:p w14:paraId="0690FA50" w14:textId="77777777" w:rsidR="00F71CC4" w:rsidRDefault="00F71CC4" w:rsidP="00F71CC4">
            <w:r>
              <w:t>888=Don’t know</w:t>
            </w:r>
          </w:p>
          <w:p w14:paraId="451A5BBC" w14:textId="02DF853D" w:rsidR="00F71CC4" w:rsidRPr="00631E8D" w:rsidRDefault="00F71CC4" w:rsidP="00F71CC4">
            <w:pPr>
              <w:contextualSpacing/>
              <w:jc w:val="center"/>
              <w:rPr>
                <w:rFonts w:ascii="Calibri" w:eastAsia="Calibri" w:hAnsi="Calibri" w:cs="Times New Roman"/>
              </w:rPr>
            </w:pPr>
            <w:r>
              <w:t>999=Prefer not to respond</w:t>
            </w:r>
          </w:p>
        </w:tc>
        <w:tc>
          <w:tcPr>
            <w:tcW w:w="1080" w:type="dxa"/>
          </w:tcPr>
          <w:p w14:paraId="1F3E1F7A" w14:textId="54073526" w:rsidR="00F71CC4" w:rsidRPr="00631E8D" w:rsidRDefault="00F71CC4" w:rsidP="00F71CC4">
            <w:pPr>
              <w:contextualSpacing/>
              <w:jc w:val="center"/>
              <w:rPr>
                <w:rFonts w:ascii="Calibri" w:eastAsia="Calibri" w:hAnsi="Calibri" w:cs="Times New Roman"/>
              </w:rP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r>
      <w:tr w:rsidR="00F71CC4" w14:paraId="39BE12CD" w14:textId="2D4A5F8B" w:rsidTr="00CD018F">
        <w:trPr>
          <w:trHeight w:val="20"/>
          <w:jc w:val="center"/>
        </w:trPr>
        <w:tc>
          <w:tcPr>
            <w:tcW w:w="714" w:type="dxa"/>
          </w:tcPr>
          <w:p w14:paraId="61838852" w14:textId="77777777" w:rsidR="00F71CC4" w:rsidRDefault="00F71CC4" w:rsidP="00F71CC4">
            <w:pPr>
              <w:contextualSpacing/>
              <w:jc w:val="center"/>
              <w:rPr>
                <w:b/>
              </w:rPr>
            </w:pPr>
          </w:p>
        </w:tc>
        <w:tc>
          <w:tcPr>
            <w:tcW w:w="1081" w:type="dxa"/>
          </w:tcPr>
          <w:p w14:paraId="0E118B7B" w14:textId="77777777" w:rsidR="00F71CC4" w:rsidRPr="00943A99" w:rsidRDefault="00F71CC4" w:rsidP="00F71CC4">
            <w:pPr>
              <w:contextualSpacing/>
              <w:jc w:val="center"/>
            </w:pPr>
          </w:p>
        </w:tc>
        <w:tc>
          <w:tcPr>
            <w:tcW w:w="1800" w:type="dxa"/>
          </w:tcPr>
          <w:p w14:paraId="5220B16B" w14:textId="77777777" w:rsidR="00F71CC4" w:rsidRPr="00943A99" w:rsidRDefault="00F71CC4" w:rsidP="00F71CC4">
            <w:pPr>
              <w:contextualSpacing/>
              <w:jc w:val="center"/>
            </w:pPr>
          </w:p>
        </w:tc>
        <w:tc>
          <w:tcPr>
            <w:tcW w:w="1440" w:type="dxa"/>
          </w:tcPr>
          <w:p w14:paraId="4B433781" w14:textId="77777777" w:rsidR="00F71CC4" w:rsidRPr="00943A99" w:rsidRDefault="00F71CC4" w:rsidP="00F71CC4">
            <w:pPr>
              <w:contextualSpacing/>
              <w:jc w:val="center"/>
            </w:pPr>
          </w:p>
        </w:tc>
        <w:tc>
          <w:tcPr>
            <w:tcW w:w="1080" w:type="dxa"/>
          </w:tcPr>
          <w:p w14:paraId="6CB51D56" w14:textId="77777777" w:rsidR="00F71CC4" w:rsidRPr="00943A99" w:rsidRDefault="00F71CC4" w:rsidP="00F71CC4">
            <w:pPr>
              <w:contextualSpacing/>
              <w:jc w:val="center"/>
            </w:pPr>
          </w:p>
        </w:tc>
        <w:tc>
          <w:tcPr>
            <w:tcW w:w="1800" w:type="dxa"/>
          </w:tcPr>
          <w:p w14:paraId="7B336566" w14:textId="77777777" w:rsidR="00F71CC4" w:rsidRPr="00943A99" w:rsidRDefault="00F71CC4" w:rsidP="00F71CC4">
            <w:pPr>
              <w:contextualSpacing/>
              <w:jc w:val="center"/>
            </w:pPr>
          </w:p>
        </w:tc>
        <w:tc>
          <w:tcPr>
            <w:tcW w:w="1440" w:type="dxa"/>
          </w:tcPr>
          <w:p w14:paraId="7DC5EF50" w14:textId="77777777" w:rsidR="00F71CC4" w:rsidRPr="00943A99" w:rsidRDefault="00F71CC4" w:rsidP="00F71CC4">
            <w:pPr>
              <w:contextualSpacing/>
              <w:jc w:val="center"/>
            </w:pPr>
          </w:p>
        </w:tc>
        <w:tc>
          <w:tcPr>
            <w:tcW w:w="1080" w:type="dxa"/>
          </w:tcPr>
          <w:p w14:paraId="2D7ADA9B" w14:textId="77777777" w:rsidR="00F71CC4" w:rsidRPr="00943A99" w:rsidRDefault="00F71CC4" w:rsidP="00F71CC4">
            <w:pPr>
              <w:contextualSpacing/>
              <w:jc w:val="center"/>
            </w:pPr>
          </w:p>
        </w:tc>
        <w:tc>
          <w:tcPr>
            <w:tcW w:w="1800" w:type="dxa"/>
          </w:tcPr>
          <w:p w14:paraId="5D21409A" w14:textId="77777777" w:rsidR="00F71CC4" w:rsidRPr="00943A99" w:rsidRDefault="00F71CC4" w:rsidP="00F71CC4">
            <w:pPr>
              <w:contextualSpacing/>
              <w:jc w:val="center"/>
            </w:pPr>
          </w:p>
        </w:tc>
        <w:tc>
          <w:tcPr>
            <w:tcW w:w="1440" w:type="dxa"/>
          </w:tcPr>
          <w:p w14:paraId="19401145" w14:textId="77777777" w:rsidR="00F71CC4" w:rsidRPr="00943A99" w:rsidRDefault="00F71CC4" w:rsidP="00F71CC4">
            <w:pPr>
              <w:contextualSpacing/>
              <w:jc w:val="center"/>
            </w:pPr>
          </w:p>
        </w:tc>
        <w:tc>
          <w:tcPr>
            <w:tcW w:w="1080" w:type="dxa"/>
          </w:tcPr>
          <w:p w14:paraId="49E33944" w14:textId="77777777" w:rsidR="00F71CC4" w:rsidRPr="00943A99" w:rsidRDefault="00F71CC4" w:rsidP="00F71CC4">
            <w:pPr>
              <w:contextualSpacing/>
              <w:jc w:val="center"/>
            </w:pPr>
          </w:p>
        </w:tc>
      </w:tr>
      <w:tr w:rsidR="00F71CC4" w14:paraId="497255B4" w14:textId="2D18BE32" w:rsidTr="00CD018F">
        <w:trPr>
          <w:trHeight w:val="20"/>
          <w:jc w:val="center"/>
        </w:trPr>
        <w:tc>
          <w:tcPr>
            <w:tcW w:w="714" w:type="dxa"/>
          </w:tcPr>
          <w:p w14:paraId="4BE41B56" w14:textId="77777777" w:rsidR="00F71CC4" w:rsidRDefault="00F71CC4" w:rsidP="00F71CC4">
            <w:pPr>
              <w:contextualSpacing/>
              <w:jc w:val="center"/>
              <w:rPr>
                <w:b/>
              </w:rPr>
            </w:pPr>
            <w:r>
              <w:rPr>
                <w:b/>
              </w:rPr>
              <w:t>1</w:t>
            </w:r>
          </w:p>
        </w:tc>
        <w:tc>
          <w:tcPr>
            <w:tcW w:w="1081" w:type="dxa"/>
          </w:tcPr>
          <w:p w14:paraId="08F99C6B" w14:textId="77777777" w:rsidR="00F71CC4" w:rsidRPr="00943A99" w:rsidRDefault="00F71CC4" w:rsidP="00F71CC4">
            <w:pPr>
              <w:contextualSpacing/>
              <w:jc w:val="center"/>
            </w:pPr>
          </w:p>
        </w:tc>
        <w:tc>
          <w:tcPr>
            <w:tcW w:w="1800" w:type="dxa"/>
          </w:tcPr>
          <w:p w14:paraId="6AF2771B" w14:textId="77777777" w:rsidR="00F71CC4" w:rsidRPr="00943A99" w:rsidRDefault="00F71CC4" w:rsidP="00F71CC4">
            <w:pPr>
              <w:contextualSpacing/>
              <w:jc w:val="center"/>
            </w:pPr>
          </w:p>
        </w:tc>
        <w:tc>
          <w:tcPr>
            <w:tcW w:w="1440" w:type="dxa"/>
          </w:tcPr>
          <w:p w14:paraId="72D03686" w14:textId="77777777" w:rsidR="00F71CC4" w:rsidRPr="00943A99" w:rsidRDefault="00F71CC4" w:rsidP="00F71CC4">
            <w:pPr>
              <w:contextualSpacing/>
              <w:jc w:val="center"/>
            </w:pPr>
          </w:p>
        </w:tc>
        <w:tc>
          <w:tcPr>
            <w:tcW w:w="1080" w:type="dxa"/>
          </w:tcPr>
          <w:p w14:paraId="38C8AC4A" w14:textId="77777777" w:rsidR="00F71CC4" w:rsidRPr="00943A99" w:rsidRDefault="00F71CC4" w:rsidP="00F71CC4">
            <w:pPr>
              <w:contextualSpacing/>
              <w:jc w:val="center"/>
            </w:pPr>
          </w:p>
        </w:tc>
        <w:tc>
          <w:tcPr>
            <w:tcW w:w="1800" w:type="dxa"/>
          </w:tcPr>
          <w:p w14:paraId="0586653C" w14:textId="77777777" w:rsidR="00F71CC4" w:rsidRPr="00943A99" w:rsidRDefault="00F71CC4" w:rsidP="00F71CC4">
            <w:pPr>
              <w:contextualSpacing/>
              <w:jc w:val="center"/>
            </w:pPr>
          </w:p>
        </w:tc>
        <w:tc>
          <w:tcPr>
            <w:tcW w:w="1440" w:type="dxa"/>
          </w:tcPr>
          <w:p w14:paraId="0FE653D1" w14:textId="77777777" w:rsidR="00F71CC4" w:rsidRPr="00943A99" w:rsidRDefault="00F71CC4" w:rsidP="00F71CC4">
            <w:pPr>
              <w:contextualSpacing/>
              <w:jc w:val="center"/>
            </w:pPr>
          </w:p>
        </w:tc>
        <w:tc>
          <w:tcPr>
            <w:tcW w:w="1080" w:type="dxa"/>
          </w:tcPr>
          <w:p w14:paraId="122A2211" w14:textId="77777777" w:rsidR="00F71CC4" w:rsidRPr="00943A99" w:rsidRDefault="00F71CC4" w:rsidP="00F71CC4">
            <w:pPr>
              <w:contextualSpacing/>
              <w:jc w:val="center"/>
            </w:pPr>
          </w:p>
        </w:tc>
        <w:tc>
          <w:tcPr>
            <w:tcW w:w="1800" w:type="dxa"/>
          </w:tcPr>
          <w:p w14:paraId="75698EEF" w14:textId="77777777" w:rsidR="00F71CC4" w:rsidRPr="00943A99" w:rsidRDefault="00F71CC4" w:rsidP="00F71CC4">
            <w:pPr>
              <w:contextualSpacing/>
              <w:jc w:val="center"/>
            </w:pPr>
          </w:p>
        </w:tc>
        <w:tc>
          <w:tcPr>
            <w:tcW w:w="1440" w:type="dxa"/>
          </w:tcPr>
          <w:p w14:paraId="29454B7F" w14:textId="77777777" w:rsidR="00F71CC4" w:rsidRPr="00943A99" w:rsidRDefault="00F71CC4" w:rsidP="00F71CC4">
            <w:pPr>
              <w:contextualSpacing/>
              <w:jc w:val="center"/>
            </w:pPr>
          </w:p>
        </w:tc>
        <w:tc>
          <w:tcPr>
            <w:tcW w:w="1080" w:type="dxa"/>
          </w:tcPr>
          <w:p w14:paraId="626E1DFA" w14:textId="77777777" w:rsidR="00F71CC4" w:rsidRPr="00943A99" w:rsidRDefault="00F71CC4" w:rsidP="00F71CC4">
            <w:pPr>
              <w:contextualSpacing/>
              <w:jc w:val="center"/>
            </w:pPr>
          </w:p>
        </w:tc>
      </w:tr>
      <w:tr w:rsidR="00F71CC4" w14:paraId="6DC571B5" w14:textId="3580EDAB" w:rsidTr="00CD018F">
        <w:trPr>
          <w:trHeight w:val="20"/>
          <w:jc w:val="center"/>
        </w:trPr>
        <w:tc>
          <w:tcPr>
            <w:tcW w:w="714" w:type="dxa"/>
          </w:tcPr>
          <w:p w14:paraId="424EC6D0" w14:textId="77777777" w:rsidR="00F71CC4" w:rsidRDefault="00F71CC4" w:rsidP="00F71CC4">
            <w:pPr>
              <w:contextualSpacing/>
              <w:jc w:val="center"/>
              <w:rPr>
                <w:b/>
              </w:rPr>
            </w:pPr>
            <w:r>
              <w:rPr>
                <w:b/>
              </w:rPr>
              <w:t>2</w:t>
            </w:r>
          </w:p>
        </w:tc>
        <w:tc>
          <w:tcPr>
            <w:tcW w:w="1081" w:type="dxa"/>
          </w:tcPr>
          <w:p w14:paraId="632DED08" w14:textId="77777777" w:rsidR="00F71CC4" w:rsidRPr="00943A99" w:rsidRDefault="00F71CC4" w:rsidP="00F71CC4">
            <w:pPr>
              <w:contextualSpacing/>
              <w:jc w:val="center"/>
            </w:pPr>
          </w:p>
        </w:tc>
        <w:tc>
          <w:tcPr>
            <w:tcW w:w="1800" w:type="dxa"/>
          </w:tcPr>
          <w:p w14:paraId="73EB3314" w14:textId="77777777" w:rsidR="00F71CC4" w:rsidRPr="00943A99" w:rsidRDefault="00F71CC4" w:rsidP="00F71CC4">
            <w:pPr>
              <w:contextualSpacing/>
              <w:jc w:val="center"/>
            </w:pPr>
          </w:p>
        </w:tc>
        <w:tc>
          <w:tcPr>
            <w:tcW w:w="1440" w:type="dxa"/>
          </w:tcPr>
          <w:p w14:paraId="21138B0A" w14:textId="77777777" w:rsidR="00F71CC4" w:rsidRPr="00943A99" w:rsidRDefault="00F71CC4" w:rsidP="00F71CC4">
            <w:pPr>
              <w:contextualSpacing/>
              <w:jc w:val="center"/>
            </w:pPr>
          </w:p>
        </w:tc>
        <w:tc>
          <w:tcPr>
            <w:tcW w:w="1080" w:type="dxa"/>
          </w:tcPr>
          <w:p w14:paraId="05C9D361" w14:textId="77777777" w:rsidR="00F71CC4" w:rsidRPr="00943A99" w:rsidRDefault="00F71CC4" w:rsidP="00F71CC4">
            <w:pPr>
              <w:contextualSpacing/>
              <w:jc w:val="center"/>
            </w:pPr>
          </w:p>
        </w:tc>
        <w:tc>
          <w:tcPr>
            <w:tcW w:w="1800" w:type="dxa"/>
          </w:tcPr>
          <w:p w14:paraId="2ABEF46D" w14:textId="77777777" w:rsidR="00F71CC4" w:rsidRPr="00943A99" w:rsidRDefault="00F71CC4" w:rsidP="00F71CC4">
            <w:pPr>
              <w:contextualSpacing/>
              <w:jc w:val="center"/>
            </w:pPr>
          </w:p>
        </w:tc>
        <w:tc>
          <w:tcPr>
            <w:tcW w:w="1440" w:type="dxa"/>
          </w:tcPr>
          <w:p w14:paraId="7AB3B84F" w14:textId="77777777" w:rsidR="00F71CC4" w:rsidRPr="00943A99" w:rsidRDefault="00F71CC4" w:rsidP="00F71CC4">
            <w:pPr>
              <w:contextualSpacing/>
              <w:jc w:val="center"/>
            </w:pPr>
          </w:p>
        </w:tc>
        <w:tc>
          <w:tcPr>
            <w:tcW w:w="1080" w:type="dxa"/>
          </w:tcPr>
          <w:p w14:paraId="5BB2B02D" w14:textId="77777777" w:rsidR="00F71CC4" w:rsidRPr="00943A99" w:rsidRDefault="00F71CC4" w:rsidP="00F71CC4">
            <w:pPr>
              <w:contextualSpacing/>
              <w:jc w:val="center"/>
            </w:pPr>
          </w:p>
        </w:tc>
        <w:tc>
          <w:tcPr>
            <w:tcW w:w="1800" w:type="dxa"/>
          </w:tcPr>
          <w:p w14:paraId="711D8363" w14:textId="77777777" w:rsidR="00F71CC4" w:rsidRPr="00943A99" w:rsidRDefault="00F71CC4" w:rsidP="00F71CC4">
            <w:pPr>
              <w:contextualSpacing/>
              <w:jc w:val="center"/>
            </w:pPr>
          </w:p>
        </w:tc>
        <w:tc>
          <w:tcPr>
            <w:tcW w:w="1440" w:type="dxa"/>
          </w:tcPr>
          <w:p w14:paraId="2E2A778A" w14:textId="77777777" w:rsidR="00F71CC4" w:rsidRPr="00943A99" w:rsidRDefault="00F71CC4" w:rsidP="00F71CC4">
            <w:pPr>
              <w:contextualSpacing/>
              <w:jc w:val="center"/>
            </w:pPr>
          </w:p>
        </w:tc>
        <w:tc>
          <w:tcPr>
            <w:tcW w:w="1080" w:type="dxa"/>
          </w:tcPr>
          <w:p w14:paraId="2E38A860" w14:textId="77777777" w:rsidR="00F71CC4" w:rsidRPr="00943A99" w:rsidRDefault="00F71CC4" w:rsidP="00F71CC4">
            <w:pPr>
              <w:contextualSpacing/>
              <w:jc w:val="center"/>
            </w:pPr>
          </w:p>
        </w:tc>
      </w:tr>
      <w:tr w:rsidR="00F71CC4" w14:paraId="749728A7" w14:textId="4EA02A0A" w:rsidTr="00CD018F">
        <w:trPr>
          <w:trHeight w:val="20"/>
          <w:jc w:val="center"/>
        </w:trPr>
        <w:tc>
          <w:tcPr>
            <w:tcW w:w="714" w:type="dxa"/>
          </w:tcPr>
          <w:p w14:paraId="4AA8174D" w14:textId="77777777" w:rsidR="00F71CC4" w:rsidRDefault="00F71CC4" w:rsidP="00F71CC4">
            <w:pPr>
              <w:contextualSpacing/>
              <w:jc w:val="center"/>
              <w:rPr>
                <w:b/>
              </w:rPr>
            </w:pPr>
            <w:r>
              <w:rPr>
                <w:b/>
              </w:rPr>
              <w:t>3</w:t>
            </w:r>
          </w:p>
        </w:tc>
        <w:tc>
          <w:tcPr>
            <w:tcW w:w="1081" w:type="dxa"/>
          </w:tcPr>
          <w:p w14:paraId="2D92CA34" w14:textId="77777777" w:rsidR="00F71CC4" w:rsidRPr="00943A99" w:rsidRDefault="00F71CC4" w:rsidP="00F71CC4">
            <w:pPr>
              <w:contextualSpacing/>
              <w:jc w:val="center"/>
            </w:pPr>
          </w:p>
        </w:tc>
        <w:tc>
          <w:tcPr>
            <w:tcW w:w="1800" w:type="dxa"/>
          </w:tcPr>
          <w:p w14:paraId="7363EF93" w14:textId="77777777" w:rsidR="00F71CC4" w:rsidRPr="00943A99" w:rsidRDefault="00F71CC4" w:rsidP="00F71CC4">
            <w:pPr>
              <w:contextualSpacing/>
              <w:jc w:val="center"/>
            </w:pPr>
          </w:p>
        </w:tc>
        <w:tc>
          <w:tcPr>
            <w:tcW w:w="1440" w:type="dxa"/>
          </w:tcPr>
          <w:p w14:paraId="5BEACD91" w14:textId="77777777" w:rsidR="00F71CC4" w:rsidRPr="00943A99" w:rsidRDefault="00F71CC4" w:rsidP="00F71CC4">
            <w:pPr>
              <w:contextualSpacing/>
              <w:jc w:val="center"/>
            </w:pPr>
          </w:p>
        </w:tc>
        <w:tc>
          <w:tcPr>
            <w:tcW w:w="1080" w:type="dxa"/>
          </w:tcPr>
          <w:p w14:paraId="59DD148F" w14:textId="77777777" w:rsidR="00F71CC4" w:rsidRPr="00943A99" w:rsidRDefault="00F71CC4" w:rsidP="00F71CC4">
            <w:pPr>
              <w:contextualSpacing/>
              <w:jc w:val="center"/>
            </w:pPr>
          </w:p>
        </w:tc>
        <w:tc>
          <w:tcPr>
            <w:tcW w:w="1800" w:type="dxa"/>
          </w:tcPr>
          <w:p w14:paraId="116A8679" w14:textId="77777777" w:rsidR="00F71CC4" w:rsidRPr="00943A99" w:rsidRDefault="00F71CC4" w:rsidP="00F71CC4">
            <w:pPr>
              <w:contextualSpacing/>
              <w:jc w:val="center"/>
            </w:pPr>
          </w:p>
        </w:tc>
        <w:tc>
          <w:tcPr>
            <w:tcW w:w="1440" w:type="dxa"/>
          </w:tcPr>
          <w:p w14:paraId="3EB57F3D" w14:textId="77777777" w:rsidR="00F71CC4" w:rsidRPr="00943A99" w:rsidRDefault="00F71CC4" w:rsidP="00F71CC4">
            <w:pPr>
              <w:contextualSpacing/>
              <w:jc w:val="center"/>
            </w:pPr>
          </w:p>
        </w:tc>
        <w:tc>
          <w:tcPr>
            <w:tcW w:w="1080" w:type="dxa"/>
          </w:tcPr>
          <w:p w14:paraId="53DF123D" w14:textId="77777777" w:rsidR="00F71CC4" w:rsidRPr="00943A99" w:rsidRDefault="00F71CC4" w:rsidP="00F71CC4">
            <w:pPr>
              <w:contextualSpacing/>
              <w:jc w:val="center"/>
            </w:pPr>
          </w:p>
        </w:tc>
        <w:tc>
          <w:tcPr>
            <w:tcW w:w="1800" w:type="dxa"/>
          </w:tcPr>
          <w:p w14:paraId="2FCB8826" w14:textId="77777777" w:rsidR="00F71CC4" w:rsidRPr="00943A99" w:rsidRDefault="00F71CC4" w:rsidP="00F71CC4">
            <w:pPr>
              <w:contextualSpacing/>
              <w:jc w:val="center"/>
            </w:pPr>
          </w:p>
        </w:tc>
        <w:tc>
          <w:tcPr>
            <w:tcW w:w="1440" w:type="dxa"/>
          </w:tcPr>
          <w:p w14:paraId="7179A031" w14:textId="77777777" w:rsidR="00F71CC4" w:rsidRPr="00943A99" w:rsidRDefault="00F71CC4" w:rsidP="00F71CC4">
            <w:pPr>
              <w:contextualSpacing/>
              <w:jc w:val="center"/>
            </w:pPr>
          </w:p>
        </w:tc>
        <w:tc>
          <w:tcPr>
            <w:tcW w:w="1080" w:type="dxa"/>
          </w:tcPr>
          <w:p w14:paraId="62035A7B" w14:textId="77777777" w:rsidR="00F71CC4" w:rsidRPr="00943A99" w:rsidRDefault="00F71CC4" w:rsidP="00F71CC4">
            <w:pPr>
              <w:contextualSpacing/>
              <w:jc w:val="center"/>
            </w:pPr>
          </w:p>
        </w:tc>
      </w:tr>
      <w:tr w:rsidR="00F71CC4" w14:paraId="181CC05D" w14:textId="35B30311" w:rsidTr="00CD018F">
        <w:trPr>
          <w:trHeight w:val="20"/>
          <w:jc w:val="center"/>
        </w:trPr>
        <w:tc>
          <w:tcPr>
            <w:tcW w:w="714" w:type="dxa"/>
          </w:tcPr>
          <w:p w14:paraId="65FF8401" w14:textId="77777777" w:rsidR="00F71CC4" w:rsidRDefault="00F71CC4" w:rsidP="00F71CC4">
            <w:pPr>
              <w:contextualSpacing/>
              <w:jc w:val="center"/>
              <w:rPr>
                <w:b/>
              </w:rPr>
            </w:pPr>
            <w:r>
              <w:rPr>
                <w:b/>
              </w:rPr>
              <w:t>4</w:t>
            </w:r>
          </w:p>
        </w:tc>
        <w:tc>
          <w:tcPr>
            <w:tcW w:w="1081" w:type="dxa"/>
          </w:tcPr>
          <w:p w14:paraId="16780597" w14:textId="77777777" w:rsidR="00F71CC4" w:rsidRPr="00943A99" w:rsidRDefault="00F71CC4" w:rsidP="00F71CC4">
            <w:pPr>
              <w:contextualSpacing/>
              <w:jc w:val="center"/>
            </w:pPr>
          </w:p>
        </w:tc>
        <w:tc>
          <w:tcPr>
            <w:tcW w:w="1800" w:type="dxa"/>
          </w:tcPr>
          <w:p w14:paraId="157B2290" w14:textId="77777777" w:rsidR="00F71CC4" w:rsidRPr="00943A99" w:rsidRDefault="00F71CC4" w:rsidP="00F71CC4">
            <w:pPr>
              <w:contextualSpacing/>
              <w:jc w:val="center"/>
            </w:pPr>
          </w:p>
        </w:tc>
        <w:tc>
          <w:tcPr>
            <w:tcW w:w="1440" w:type="dxa"/>
          </w:tcPr>
          <w:p w14:paraId="2FE9A456" w14:textId="77777777" w:rsidR="00F71CC4" w:rsidRPr="00943A99" w:rsidRDefault="00F71CC4" w:rsidP="00F71CC4">
            <w:pPr>
              <w:contextualSpacing/>
              <w:jc w:val="center"/>
            </w:pPr>
          </w:p>
        </w:tc>
        <w:tc>
          <w:tcPr>
            <w:tcW w:w="1080" w:type="dxa"/>
          </w:tcPr>
          <w:p w14:paraId="31524FA9" w14:textId="77777777" w:rsidR="00F71CC4" w:rsidRPr="00943A99" w:rsidRDefault="00F71CC4" w:rsidP="00F71CC4">
            <w:pPr>
              <w:contextualSpacing/>
              <w:jc w:val="center"/>
            </w:pPr>
          </w:p>
        </w:tc>
        <w:tc>
          <w:tcPr>
            <w:tcW w:w="1800" w:type="dxa"/>
          </w:tcPr>
          <w:p w14:paraId="3DC6C6C2" w14:textId="77777777" w:rsidR="00F71CC4" w:rsidRPr="00943A99" w:rsidRDefault="00F71CC4" w:rsidP="00F71CC4">
            <w:pPr>
              <w:contextualSpacing/>
              <w:jc w:val="center"/>
            </w:pPr>
          </w:p>
        </w:tc>
        <w:tc>
          <w:tcPr>
            <w:tcW w:w="1440" w:type="dxa"/>
          </w:tcPr>
          <w:p w14:paraId="0DC3DB71" w14:textId="77777777" w:rsidR="00F71CC4" w:rsidRPr="00943A99" w:rsidRDefault="00F71CC4" w:rsidP="00F71CC4">
            <w:pPr>
              <w:contextualSpacing/>
              <w:jc w:val="center"/>
            </w:pPr>
          </w:p>
        </w:tc>
        <w:tc>
          <w:tcPr>
            <w:tcW w:w="1080" w:type="dxa"/>
          </w:tcPr>
          <w:p w14:paraId="2DC64529" w14:textId="77777777" w:rsidR="00F71CC4" w:rsidRPr="00943A99" w:rsidRDefault="00F71CC4" w:rsidP="00F71CC4">
            <w:pPr>
              <w:contextualSpacing/>
              <w:jc w:val="center"/>
            </w:pPr>
          </w:p>
        </w:tc>
        <w:tc>
          <w:tcPr>
            <w:tcW w:w="1800" w:type="dxa"/>
          </w:tcPr>
          <w:p w14:paraId="2A57F7D5" w14:textId="77777777" w:rsidR="00F71CC4" w:rsidRPr="00943A99" w:rsidRDefault="00F71CC4" w:rsidP="00F71CC4">
            <w:pPr>
              <w:contextualSpacing/>
              <w:jc w:val="center"/>
            </w:pPr>
          </w:p>
        </w:tc>
        <w:tc>
          <w:tcPr>
            <w:tcW w:w="1440" w:type="dxa"/>
          </w:tcPr>
          <w:p w14:paraId="2F89699C" w14:textId="77777777" w:rsidR="00F71CC4" w:rsidRPr="00943A99" w:rsidRDefault="00F71CC4" w:rsidP="00F71CC4">
            <w:pPr>
              <w:contextualSpacing/>
              <w:jc w:val="center"/>
            </w:pPr>
          </w:p>
        </w:tc>
        <w:tc>
          <w:tcPr>
            <w:tcW w:w="1080" w:type="dxa"/>
          </w:tcPr>
          <w:p w14:paraId="45A5559F" w14:textId="77777777" w:rsidR="00F71CC4" w:rsidRPr="00943A99" w:rsidRDefault="00F71CC4" w:rsidP="00F71CC4">
            <w:pPr>
              <w:contextualSpacing/>
              <w:jc w:val="center"/>
            </w:pPr>
          </w:p>
        </w:tc>
      </w:tr>
      <w:tr w:rsidR="00F71CC4" w14:paraId="51AED0BB" w14:textId="72D28754" w:rsidTr="00CD018F">
        <w:trPr>
          <w:trHeight w:val="20"/>
          <w:jc w:val="center"/>
        </w:trPr>
        <w:tc>
          <w:tcPr>
            <w:tcW w:w="714" w:type="dxa"/>
          </w:tcPr>
          <w:p w14:paraId="220C7997" w14:textId="77777777" w:rsidR="00F71CC4" w:rsidRDefault="00F71CC4" w:rsidP="00F71CC4">
            <w:pPr>
              <w:contextualSpacing/>
              <w:jc w:val="center"/>
              <w:rPr>
                <w:b/>
              </w:rPr>
            </w:pPr>
            <w:r>
              <w:rPr>
                <w:b/>
              </w:rPr>
              <w:t>5</w:t>
            </w:r>
          </w:p>
        </w:tc>
        <w:tc>
          <w:tcPr>
            <w:tcW w:w="1081" w:type="dxa"/>
          </w:tcPr>
          <w:p w14:paraId="53A16C79" w14:textId="77777777" w:rsidR="00F71CC4" w:rsidRPr="00943A99" w:rsidRDefault="00F71CC4" w:rsidP="00F71CC4">
            <w:pPr>
              <w:contextualSpacing/>
              <w:jc w:val="center"/>
            </w:pPr>
          </w:p>
        </w:tc>
        <w:tc>
          <w:tcPr>
            <w:tcW w:w="1800" w:type="dxa"/>
          </w:tcPr>
          <w:p w14:paraId="72CB36E5" w14:textId="77777777" w:rsidR="00F71CC4" w:rsidRPr="00943A99" w:rsidRDefault="00F71CC4" w:rsidP="00F71CC4">
            <w:pPr>
              <w:contextualSpacing/>
              <w:jc w:val="center"/>
            </w:pPr>
          </w:p>
        </w:tc>
        <w:tc>
          <w:tcPr>
            <w:tcW w:w="1440" w:type="dxa"/>
          </w:tcPr>
          <w:p w14:paraId="7905E054" w14:textId="77777777" w:rsidR="00F71CC4" w:rsidRPr="00943A99" w:rsidRDefault="00F71CC4" w:rsidP="00F71CC4">
            <w:pPr>
              <w:contextualSpacing/>
              <w:jc w:val="center"/>
            </w:pPr>
          </w:p>
        </w:tc>
        <w:tc>
          <w:tcPr>
            <w:tcW w:w="1080" w:type="dxa"/>
          </w:tcPr>
          <w:p w14:paraId="717C0181" w14:textId="77777777" w:rsidR="00F71CC4" w:rsidRPr="00943A99" w:rsidRDefault="00F71CC4" w:rsidP="00F71CC4">
            <w:pPr>
              <w:contextualSpacing/>
              <w:jc w:val="center"/>
            </w:pPr>
          </w:p>
        </w:tc>
        <w:tc>
          <w:tcPr>
            <w:tcW w:w="1800" w:type="dxa"/>
          </w:tcPr>
          <w:p w14:paraId="3D52AFF8" w14:textId="77777777" w:rsidR="00F71CC4" w:rsidRPr="00943A99" w:rsidRDefault="00F71CC4" w:rsidP="00F71CC4">
            <w:pPr>
              <w:contextualSpacing/>
              <w:jc w:val="center"/>
            </w:pPr>
          </w:p>
        </w:tc>
        <w:tc>
          <w:tcPr>
            <w:tcW w:w="1440" w:type="dxa"/>
          </w:tcPr>
          <w:p w14:paraId="28358B8C" w14:textId="77777777" w:rsidR="00F71CC4" w:rsidRPr="00943A99" w:rsidRDefault="00F71CC4" w:rsidP="00F71CC4">
            <w:pPr>
              <w:contextualSpacing/>
              <w:jc w:val="center"/>
            </w:pPr>
          </w:p>
        </w:tc>
        <w:tc>
          <w:tcPr>
            <w:tcW w:w="1080" w:type="dxa"/>
          </w:tcPr>
          <w:p w14:paraId="29373428" w14:textId="77777777" w:rsidR="00F71CC4" w:rsidRPr="00943A99" w:rsidRDefault="00F71CC4" w:rsidP="00F71CC4">
            <w:pPr>
              <w:contextualSpacing/>
              <w:jc w:val="center"/>
            </w:pPr>
          </w:p>
        </w:tc>
        <w:tc>
          <w:tcPr>
            <w:tcW w:w="1800" w:type="dxa"/>
          </w:tcPr>
          <w:p w14:paraId="45D8A225" w14:textId="77777777" w:rsidR="00F71CC4" w:rsidRPr="00943A99" w:rsidRDefault="00F71CC4" w:rsidP="00F71CC4">
            <w:pPr>
              <w:contextualSpacing/>
              <w:jc w:val="center"/>
            </w:pPr>
          </w:p>
        </w:tc>
        <w:tc>
          <w:tcPr>
            <w:tcW w:w="1440" w:type="dxa"/>
          </w:tcPr>
          <w:p w14:paraId="119EA82A" w14:textId="77777777" w:rsidR="00F71CC4" w:rsidRPr="00943A99" w:rsidRDefault="00F71CC4" w:rsidP="00F71CC4">
            <w:pPr>
              <w:contextualSpacing/>
              <w:jc w:val="center"/>
            </w:pPr>
          </w:p>
        </w:tc>
        <w:tc>
          <w:tcPr>
            <w:tcW w:w="1080" w:type="dxa"/>
          </w:tcPr>
          <w:p w14:paraId="0EA61679" w14:textId="77777777" w:rsidR="00F71CC4" w:rsidRPr="00943A99" w:rsidRDefault="00F71CC4" w:rsidP="00F71CC4">
            <w:pPr>
              <w:contextualSpacing/>
              <w:jc w:val="center"/>
            </w:pPr>
          </w:p>
        </w:tc>
      </w:tr>
    </w:tbl>
    <w:p w14:paraId="1B5B2079" w14:textId="77777777" w:rsidR="006A5FEF" w:rsidRDefault="006A5FEF" w:rsidP="001512DD">
      <w:pPr>
        <w:spacing w:after="0" w:line="240" w:lineRule="auto"/>
        <w:contextualSpacing/>
      </w:pPr>
    </w:p>
    <w:p w14:paraId="55B7AC6B" w14:textId="0244F933" w:rsidR="00F71CC4" w:rsidRDefault="00F71CC4">
      <w:r>
        <w:br w:type="page"/>
      </w:r>
    </w:p>
    <w:tbl>
      <w:tblPr>
        <w:tblStyle w:val="TableGrid"/>
        <w:tblW w:w="14036" w:type="dxa"/>
        <w:jc w:val="center"/>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406"/>
        <w:gridCol w:w="1440"/>
      </w:tblGrid>
      <w:tr w:rsidR="00F71CC4" w:rsidRPr="00943A99" w14:paraId="2C658184" w14:textId="006CBE40" w:rsidTr="00CD018F">
        <w:trPr>
          <w:trHeight w:val="20"/>
          <w:jc w:val="center"/>
        </w:trPr>
        <w:tc>
          <w:tcPr>
            <w:tcW w:w="715" w:type="dxa"/>
          </w:tcPr>
          <w:p w14:paraId="6F7AE82F" w14:textId="77777777" w:rsidR="00F71CC4" w:rsidRPr="00943A99" w:rsidRDefault="00F71CC4" w:rsidP="00F71CC4">
            <w:pPr>
              <w:contextualSpacing/>
              <w:jc w:val="center"/>
              <w:rPr>
                <w:b/>
              </w:rPr>
            </w:pPr>
            <w:r w:rsidRPr="00943A99">
              <w:rPr>
                <w:b/>
              </w:rPr>
              <w:lastRenderedPageBreak/>
              <w:t>Forest</w:t>
            </w:r>
          </w:p>
          <w:p w14:paraId="592A4C3B" w14:textId="77777777" w:rsidR="00F71CC4" w:rsidRPr="00943A99" w:rsidRDefault="00F71CC4" w:rsidP="00F71CC4">
            <w:pPr>
              <w:contextualSpacing/>
              <w:jc w:val="center"/>
              <w:rPr>
                <w:b/>
              </w:rPr>
            </w:pPr>
            <w:r w:rsidRPr="00943A99">
              <w:rPr>
                <w:b/>
              </w:rPr>
              <w:t>code</w:t>
            </w:r>
          </w:p>
        </w:tc>
        <w:tc>
          <w:tcPr>
            <w:tcW w:w="1045" w:type="dxa"/>
          </w:tcPr>
          <w:p w14:paraId="46BB68B2" w14:textId="77777777" w:rsidR="00F71CC4" w:rsidRPr="00943A99" w:rsidRDefault="00F71CC4" w:rsidP="00F71CC4">
            <w:pPr>
              <w:contextualSpacing/>
              <w:jc w:val="center"/>
            </w:pPr>
            <w:r w:rsidRPr="00943A99">
              <w:t>Name of the forest</w:t>
            </w:r>
          </w:p>
        </w:tc>
        <w:tc>
          <w:tcPr>
            <w:tcW w:w="1691" w:type="dxa"/>
          </w:tcPr>
          <w:p w14:paraId="3CD2A1B2" w14:textId="671A2ED9" w:rsidR="00F71CC4" w:rsidRPr="00943A99" w:rsidRDefault="00F71CC4" w:rsidP="00F71CC4">
            <w:pPr>
              <w:contextualSpacing/>
              <w:jc w:val="center"/>
            </w:pPr>
            <w:r w:rsidRPr="00631E8D">
              <w:rPr>
                <w:rFonts w:ascii="Calibri" w:eastAsia="Calibri" w:hAnsi="Calibri" w:cs="Times New Roman"/>
              </w:rPr>
              <w:t>Are there some kinds of animals that you see in this forest that you did not see 5 years ago?</w:t>
            </w:r>
          </w:p>
        </w:tc>
        <w:tc>
          <w:tcPr>
            <w:tcW w:w="1224" w:type="dxa"/>
          </w:tcPr>
          <w:p w14:paraId="5DF48D8D" w14:textId="327FA313" w:rsidR="00F71CC4" w:rsidRPr="00943A99" w:rsidRDefault="00F71CC4" w:rsidP="00F71CC4">
            <w:pPr>
              <w:contextualSpacing/>
              <w:jc w:val="cente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c>
          <w:tcPr>
            <w:tcW w:w="1440" w:type="dxa"/>
          </w:tcPr>
          <w:p w14:paraId="4B2DD390" w14:textId="400E0FC5" w:rsidR="00F71CC4" w:rsidRPr="00943A99" w:rsidRDefault="00F71CC4" w:rsidP="00F71CC4">
            <w:pPr>
              <w:contextualSpacing/>
              <w:jc w:val="center"/>
            </w:pPr>
            <w:commentRangeStart w:id="72"/>
            <w:r w:rsidRPr="00631E8D">
              <w:rPr>
                <w:rFonts w:ascii="Calibri" w:eastAsia="Calibri" w:hAnsi="Calibri" w:cs="Arial"/>
              </w:rPr>
              <w:t>What is the distance to the forest from your house?</w:t>
            </w:r>
          </w:p>
        </w:tc>
        <w:tc>
          <w:tcPr>
            <w:tcW w:w="1692" w:type="dxa"/>
          </w:tcPr>
          <w:p w14:paraId="5C22111B"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How does your HH access this forest?</w:t>
            </w:r>
          </w:p>
          <w:p w14:paraId="208E50A3" w14:textId="77777777" w:rsidR="00F71CC4" w:rsidRDefault="00F71CC4" w:rsidP="00F71CC4">
            <w:pPr>
              <w:contextualSpacing/>
              <w:jc w:val="center"/>
              <w:rPr>
                <w:rFonts w:ascii="Calibri" w:eastAsia="Calibri" w:hAnsi="Calibri" w:cs="Arial"/>
              </w:rPr>
            </w:pPr>
          </w:p>
          <w:p w14:paraId="6E41F5A6" w14:textId="77777777" w:rsidR="00F71CC4" w:rsidRDefault="00F71CC4" w:rsidP="00F71CC4">
            <w:pPr>
              <w:contextualSpacing/>
              <w:jc w:val="center"/>
              <w:rPr>
                <w:rFonts w:ascii="Calibri" w:eastAsia="Calibri" w:hAnsi="Calibri" w:cs="Arial"/>
              </w:rPr>
            </w:pPr>
            <w:r>
              <w:rPr>
                <w:rFonts w:ascii="Calibri" w:eastAsia="Calibri" w:hAnsi="Calibri" w:cs="Arial"/>
              </w:rPr>
              <w:t>1=Walk</w:t>
            </w:r>
          </w:p>
          <w:p w14:paraId="50174CE1" w14:textId="77777777" w:rsidR="00F71CC4" w:rsidRDefault="00F71CC4" w:rsidP="00F71CC4">
            <w:pPr>
              <w:contextualSpacing/>
              <w:jc w:val="center"/>
              <w:rPr>
                <w:rFonts w:ascii="Calibri" w:eastAsia="Calibri" w:hAnsi="Calibri" w:cs="Arial"/>
              </w:rPr>
            </w:pPr>
            <w:r>
              <w:rPr>
                <w:rFonts w:ascii="Calibri" w:eastAsia="Calibri" w:hAnsi="Calibri" w:cs="Arial"/>
              </w:rPr>
              <w:t>2=Bike</w:t>
            </w:r>
          </w:p>
          <w:p w14:paraId="381A0C9C" w14:textId="7208902F" w:rsidR="00F71CC4" w:rsidRPr="00943A99" w:rsidRDefault="00F71CC4" w:rsidP="00F71CC4">
            <w:pPr>
              <w:contextualSpacing/>
              <w:jc w:val="center"/>
            </w:pPr>
            <w:r>
              <w:rPr>
                <w:rFonts w:ascii="Calibri" w:eastAsia="Calibri" w:hAnsi="Calibri" w:cs="Arial"/>
              </w:rPr>
              <w:t>3=Car</w:t>
            </w:r>
          </w:p>
        </w:tc>
        <w:tc>
          <w:tcPr>
            <w:tcW w:w="1691" w:type="dxa"/>
          </w:tcPr>
          <w:p w14:paraId="661FF172" w14:textId="0BF847A7" w:rsidR="00F71CC4" w:rsidRPr="00943A99" w:rsidRDefault="00F71CC4" w:rsidP="00F71CC4">
            <w:pPr>
              <w:contextualSpacing/>
              <w:jc w:val="center"/>
            </w:pPr>
            <w:r w:rsidRPr="00631E8D">
              <w:rPr>
                <w:rFonts w:ascii="Calibri" w:eastAsia="Calibri" w:hAnsi="Calibri" w:cs="Arial"/>
              </w:rPr>
              <w:t>How long (minutes/hours) does it take your HH to access this forest?</w:t>
            </w:r>
          </w:p>
        </w:tc>
        <w:tc>
          <w:tcPr>
            <w:tcW w:w="1692" w:type="dxa"/>
          </w:tcPr>
          <w:p w14:paraId="457FD9AD"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Have there been any restrictions on your HH’s access to this forest?</w:t>
            </w:r>
          </w:p>
          <w:p w14:paraId="54CEA547" w14:textId="77777777" w:rsidR="00F71CC4" w:rsidRDefault="00F71CC4" w:rsidP="00F71CC4">
            <w:pPr>
              <w:contextualSpacing/>
              <w:jc w:val="center"/>
              <w:rPr>
                <w:rFonts w:ascii="Calibri" w:eastAsia="Calibri" w:hAnsi="Calibri" w:cs="Times New Roman"/>
              </w:rPr>
            </w:pPr>
          </w:p>
          <w:p w14:paraId="16A7700F" w14:textId="77777777" w:rsidR="00F71CC4" w:rsidRDefault="00F71CC4" w:rsidP="00F71CC4">
            <w:r>
              <w:t>1=No</w:t>
            </w:r>
          </w:p>
          <w:p w14:paraId="3082AC11" w14:textId="77777777" w:rsidR="00F71CC4" w:rsidRDefault="00F71CC4" w:rsidP="00F71CC4">
            <w:r>
              <w:t>2=Yes</w:t>
            </w:r>
            <w:r w:rsidRPr="00F82CC8" w:rsidDel="00226116">
              <w:t xml:space="preserve"> </w:t>
            </w:r>
          </w:p>
          <w:p w14:paraId="200FDFFE" w14:textId="77777777" w:rsidR="00F71CC4" w:rsidRDefault="00F71CC4" w:rsidP="00F71CC4">
            <w:r>
              <w:t>888=Don’t know</w:t>
            </w:r>
          </w:p>
          <w:p w14:paraId="26BFEFF6" w14:textId="1C10E89F" w:rsidR="00F71CC4" w:rsidRPr="00A813B0" w:rsidRDefault="00F71CC4" w:rsidP="00F71CC4">
            <w:pPr>
              <w:contextualSpacing/>
              <w:jc w:val="center"/>
            </w:pPr>
            <w:r>
              <w:t>999=Prefer not to respond</w:t>
            </w:r>
          </w:p>
        </w:tc>
        <w:tc>
          <w:tcPr>
            <w:tcW w:w="1406" w:type="dxa"/>
          </w:tcPr>
          <w:p w14:paraId="6F5A8521" w14:textId="29007A1E"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By whom?</w:t>
            </w:r>
          </w:p>
        </w:tc>
        <w:tc>
          <w:tcPr>
            <w:tcW w:w="1440" w:type="dxa"/>
          </w:tcPr>
          <w:p w14:paraId="66CB525F" w14:textId="26F78988"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 xml:space="preserve">For what reason? </w:t>
            </w:r>
            <w:ins w:id="73" w:author="McGee, Heather" w:date="2014-09-10T13:50:00Z">
              <w:r w:rsidRPr="00631E8D">
                <w:rPr>
                  <w:rFonts w:ascii="Calibri" w:eastAsia="Calibri" w:hAnsi="Calibri" w:cs="Arial"/>
                </w:rPr>
                <w:t xml:space="preserve"> </w:t>
              </w:r>
            </w:ins>
            <w:commentRangeEnd w:id="72"/>
            <w:r w:rsidR="005701D2">
              <w:rPr>
                <w:rStyle w:val="CommentReference"/>
              </w:rPr>
              <w:commentReference w:id="72"/>
            </w:r>
          </w:p>
        </w:tc>
      </w:tr>
      <w:tr w:rsidR="00F71CC4" w14:paraId="3852333C" w14:textId="2123FE66" w:rsidTr="00CD018F">
        <w:trPr>
          <w:trHeight w:val="20"/>
          <w:jc w:val="center"/>
        </w:trPr>
        <w:tc>
          <w:tcPr>
            <w:tcW w:w="715" w:type="dxa"/>
          </w:tcPr>
          <w:p w14:paraId="4D2673ED" w14:textId="77777777" w:rsidR="00F71CC4" w:rsidRDefault="00F71CC4" w:rsidP="00F71CC4">
            <w:pPr>
              <w:contextualSpacing/>
              <w:jc w:val="center"/>
              <w:rPr>
                <w:b/>
              </w:rPr>
            </w:pPr>
          </w:p>
        </w:tc>
        <w:tc>
          <w:tcPr>
            <w:tcW w:w="1045" w:type="dxa"/>
          </w:tcPr>
          <w:p w14:paraId="573A362B" w14:textId="77777777" w:rsidR="00F71CC4" w:rsidRPr="00943A99" w:rsidRDefault="00F71CC4" w:rsidP="00F71CC4">
            <w:pPr>
              <w:contextualSpacing/>
              <w:jc w:val="center"/>
            </w:pPr>
          </w:p>
        </w:tc>
        <w:tc>
          <w:tcPr>
            <w:tcW w:w="1691" w:type="dxa"/>
          </w:tcPr>
          <w:p w14:paraId="1F8B8300" w14:textId="77777777" w:rsidR="00F71CC4" w:rsidRPr="00943A99" w:rsidRDefault="00F71CC4" w:rsidP="00F71CC4">
            <w:pPr>
              <w:contextualSpacing/>
              <w:jc w:val="center"/>
            </w:pPr>
          </w:p>
        </w:tc>
        <w:tc>
          <w:tcPr>
            <w:tcW w:w="1224" w:type="dxa"/>
          </w:tcPr>
          <w:p w14:paraId="462D6560" w14:textId="77777777" w:rsidR="00F71CC4" w:rsidRPr="00943A99" w:rsidRDefault="00F71CC4" w:rsidP="00F71CC4">
            <w:pPr>
              <w:contextualSpacing/>
              <w:jc w:val="center"/>
            </w:pPr>
          </w:p>
        </w:tc>
        <w:tc>
          <w:tcPr>
            <w:tcW w:w="1440" w:type="dxa"/>
          </w:tcPr>
          <w:p w14:paraId="5696ED90" w14:textId="77777777" w:rsidR="00F71CC4" w:rsidRPr="00943A99" w:rsidRDefault="00F71CC4" w:rsidP="00F71CC4">
            <w:pPr>
              <w:contextualSpacing/>
              <w:jc w:val="center"/>
            </w:pPr>
          </w:p>
        </w:tc>
        <w:tc>
          <w:tcPr>
            <w:tcW w:w="1692" w:type="dxa"/>
          </w:tcPr>
          <w:p w14:paraId="77249768" w14:textId="77777777" w:rsidR="00F71CC4" w:rsidRPr="00943A99" w:rsidRDefault="00F71CC4" w:rsidP="00F71CC4">
            <w:pPr>
              <w:contextualSpacing/>
              <w:jc w:val="center"/>
            </w:pPr>
          </w:p>
        </w:tc>
        <w:tc>
          <w:tcPr>
            <w:tcW w:w="1691" w:type="dxa"/>
          </w:tcPr>
          <w:p w14:paraId="51D178C6" w14:textId="77777777" w:rsidR="00F71CC4" w:rsidRPr="00943A99" w:rsidRDefault="00F71CC4" w:rsidP="00F71CC4">
            <w:pPr>
              <w:contextualSpacing/>
              <w:jc w:val="center"/>
            </w:pPr>
          </w:p>
        </w:tc>
        <w:tc>
          <w:tcPr>
            <w:tcW w:w="1692" w:type="dxa"/>
          </w:tcPr>
          <w:p w14:paraId="6C1337D7" w14:textId="77777777" w:rsidR="00F71CC4" w:rsidRPr="00943A99" w:rsidRDefault="00F71CC4" w:rsidP="00F71CC4">
            <w:pPr>
              <w:contextualSpacing/>
              <w:jc w:val="center"/>
            </w:pPr>
          </w:p>
        </w:tc>
        <w:tc>
          <w:tcPr>
            <w:tcW w:w="1406" w:type="dxa"/>
          </w:tcPr>
          <w:p w14:paraId="149B0513" w14:textId="77777777" w:rsidR="00F71CC4" w:rsidRPr="00943A99" w:rsidRDefault="00F71CC4" w:rsidP="00F71CC4">
            <w:pPr>
              <w:contextualSpacing/>
              <w:jc w:val="center"/>
            </w:pPr>
          </w:p>
        </w:tc>
        <w:tc>
          <w:tcPr>
            <w:tcW w:w="1440" w:type="dxa"/>
          </w:tcPr>
          <w:p w14:paraId="7CE365F8" w14:textId="77777777" w:rsidR="00F71CC4" w:rsidRPr="00943A99" w:rsidRDefault="00F71CC4" w:rsidP="00F71CC4">
            <w:pPr>
              <w:contextualSpacing/>
              <w:jc w:val="center"/>
            </w:pPr>
          </w:p>
        </w:tc>
      </w:tr>
      <w:tr w:rsidR="00F71CC4" w14:paraId="326D4B77" w14:textId="3ACBCFE8" w:rsidTr="00CD018F">
        <w:trPr>
          <w:trHeight w:val="20"/>
          <w:jc w:val="center"/>
        </w:trPr>
        <w:tc>
          <w:tcPr>
            <w:tcW w:w="715" w:type="dxa"/>
          </w:tcPr>
          <w:p w14:paraId="44844FA6" w14:textId="77777777" w:rsidR="00F71CC4" w:rsidRDefault="00F71CC4" w:rsidP="00F71CC4">
            <w:pPr>
              <w:contextualSpacing/>
              <w:jc w:val="center"/>
              <w:rPr>
                <w:b/>
              </w:rPr>
            </w:pPr>
            <w:r>
              <w:rPr>
                <w:b/>
              </w:rPr>
              <w:t>1</w:t>
            </w:r>
          </w:p>
        </w:tc>
        <w:tc>
          <w:tcPr>
            <w:tcW w:w="1045" w:type="dxa"/>
          </w:tcPr>
          <w:p w14:paraId="22F07EC1" w14:textId="77777777" w:rsidR="00F71CC4" w:rsidRPr="00943A99" w:rsidRDefault="00F71CC4" w:rsidP="00F71CC4">
            <w:pPr>
              <w:contextualSpacing/>
              <w:jc w:val="center"/>
            </w:pPr>
          </w:p>
        </w:tc>
        <w:tc>
          <w:tcPr>
            <w:tcW w:w="1691" w:type="dxa"/>
          </w:tcPr>
          <w:p w14:paraId="12B0E4FA" w14:textId="77777777" w:rsidR="00F71CC4" w:rsidRPr="00943A99" w:rsidRDefault="00F71CC4" w:rsidP="00F71CC4">
            <w:pPr>
              <w:contextualSpacing/>
              <w:jc w:val="center"/>
            </w:pPr>
          </w:p>
        </w:tc>
        <w:tc>
          <w:tcPr>
            <w:tcW w:w="1224" w:type="dxa"/>
          </w:tcPr>
          <w:p w14:paraId="274D009F" w14:textId="77777777" w:rsidR="00F71CC4" w:rsidRPr="00943A99" w:rsidRDefault="00F71CC4" w:rsidP="00F71CC4">
            <w:pPr>
              <w:contextualSpacing/>
              <w:jc w:val="center"/>
            </w:pPr>
          </w:p>
        </w:tc>
        <w:tc>
          <w:tcPr>
            <w:tcW w:w="1440" w:type="dxa"/>
          </w:tcPr>
          <w:p w14:paraId="501D9745" w14:textId="77777777" w:rsidR="00F71CC4" w:rsidRPr="00943A99" w:rsidRDefault="00F71CC4" w:rsidP="00F71CC4">
            <w:pPr>
              <w:contextualSpacing/>
              <w:jc w:val="center"/>
            </w:pPr>
          </w:p>
        </w:tc>
        <w:tc>
          <w:tcPr>
            <w:tcW w:w="1692" w:type="dxa"/>
          </w:tcPr>
          <w:p w14:paraId="1A412529" w14:textId="77777777" w:rsidR="00F71CC4" w:rsidRPr="00943A99" w:rsidRDefault="00F71CC4" w:rsidP="00F71CC4">
            <w:pPr>
              <w:contextualSpacing/>
              <w:jc w:val="center"/>
            </w:pPr>
          </w:p>
        </w:tc>
        <w:tc>
          <w:tcPr>
            <w:tcW w:w="1691" w:type="dxa"/>
          </w:tcPr>
          <w:p w14:paraId="503B495F" w14:textId="77777777" w:rsidR="00F71CC4" w:rsidRPr="00943A99" w:rsidRDefault="00F71CC4" w:rsidP="00F71CC4">
            <w:pPr>
              <w:contextualSpacing/>
              <w:jc w:val="center"/>
            </w:pPr>
          </w:p>
        </w:tc>
        <w:tc>
          <w:tcPr>
            <w:tcW w:w="1692" w:type="dxa"/>
          </w:tcPr>
          <w:p w14:paraId="0D7A9330" w14:textId="77777777" w:rsidR="00F71CC4" w:rsidRPr="00943A99" w:rsidRDefault="00F71CC4" w:rsidP="00F71CC4">
            <w:pPr>
              <w:contextualSpacing/>
              <w:jc w:val="center"/>
            </w:pPr>
          </w:p>
        </w:tc>
        <w:tc>
          <w:tcPr>
            <w:tcW w:w="1406" w:type="dxa"/>
          </w:tcPr>
          <w:p w14:paraId="1C300A0C" w14:textId="77777777" w:rsidR="00F71CC4" w:rsidRPr="00943A99" w:rsidRDefault="00F71CC4" w:rsidP="00F71CC4">
            <w:pPr>
              <w:contextualSpacing/>
              <w:jc w:val="center"/>
            </w:pPr>
          </w:p>
        </w:tc>
        <w:tc>
          <w:tcPr>
            <w:tcW w:w="1440" w:type="dxa"/>
          </w:tcPr>
          <w:p w14:paraId="37F3D804" w14:textId="77777777" w:rsidR="00F71CC4" w:rsidRPr="00943A99" w:rsidRDefault="00F71CC4" w:rsidP="00F71CC4">
            <w:pPr>
              <w:contextualSpacing/>
              <w:jc w:val="center"/>
            </w:pPr>
          </w:p>
        </w:tc>
      </w:tr>
      <w:tr w:rsidR="00F71CC4" w14:paraId="6F45C2AC" w14:textId="20B2D80A" w:rsidTr="00CD018F">
        <w:trPr>
          <w:trHeight w:val="20"/>
          <w:jc w:val="center"/>
        </w:trPr>
        <w:tc>
          <w:tcPr>
            <w:tcW w:w="715" w:type="dxa"/>
          </w:tcPr>
          <w:p w14:paraId="25F4E275" w14:textId="77777777" w:rsidR="00F71CC4" w:rsidRDefault="00F71CC4" w:rsidP="00F71CC4">
            <w:pPr>
              <w:contextualSpacing/>
              <w:jc w:val="center"/>
              <w:rPr>
                <w:b/>
              </w:rPr>
            </w:pPr>
            <w:r>
              <w:rPr>
                <w:b/>
              </w:rPr>
              <w:t>2</w:t>
            </w:r>
          </w:p>
        </w:tc>
        <w:tc>
          <w:tcPr>
            <w:tcW w:w="1045" w:type="dxa"/>
          </w:tcPr>
          <w:p w14:paraId="3EA06E42" w14:textId="77777777" w:rsidR="00F71CC4" w:rsidRPr="00943A99" w:rsidRDefault="00F71CC4" w:rsidP="00F71CC4">
            <w:pPr>
              <w:contextualSpacing/>
              <w:jc w:val="center"/>
            </w:pPr>
          </w:p>
        </w:tc>
        <w:tc>
          <w:tcPr>
            <w:tcW w:w="1691" w:type="dxa"/>
          </w:tcPr>
          <w:p w14:paraId="20F18333" w14:textId="77777777" w:rsidR="00F71CC4" w:rsidRPr="00943A99" w:rsidRDefault="00F71CC4" w:rsidP="00F71CC4">
            <w:pPr>
              <w:contextualSpacing/>
              <w:jc w:val="center"/>
            </w:pPr>
          </w:p>
        </w:tc>
        <w:tc>
          <w:tcPr>
            <w:tcW w:w="1224" w:type="dxa"/>
          </w:tcPr>
          <w:p w14:paraId="6C43112B" w14:textId="77777777" w:rsidR="00F71CC4" w:rsidRPr="00943A99" w:rsidRDefault="00F71CC4" w:rsidP="00F71CC4">
            <w:pPr>
              <w:contextualSpacing/>
              <w:jc w:val="center"/>
            </w:pPr>
          </w:p>
        </w:tc>
        <w:tc>
          <w:tcPr>
            <w:tcW w:w="1440" w:type="dxa"/>
          </w:tcPr>
          <w:p w14:paraId="63F69010" w14:textId="77777777" w:rsidR="00F71CC4" w:rsidRPr="00943A99" w:rsidRDefault="00F71CC4" w:rsidP="00F71CC4">
            <w:pPr>
              <w:contextualSpacing/>
              <w:jc w:val="center"/>
            </w:pPr>
          </w:p>
        </w:tc>
        <w:tc>
          <w:tcPr>
            <w:tcW w:w="1692" w:type="dxa"/>
          </w:tcPr>
          <w:p w14:paraId="05018FF5" w14:textId="77777777" w:rsidR="00F71CC4" w:rsidRPr="00943A99" w:rsidRDefault="00F71CC4" w:rsidP="00F71CC4">
            <w:pPr>
              <w:contextualSpacing/>
              <w:jc w:val="center"/>
            </w:pPr>
          </w:p>
        </w:tc>
        <w:tc>
          <w:tcPr>
            <w:tcW w:w="1691" w:type="dxa"/>
          </w:tcPr>
          <w:p w14:paraId="27FC4AD3" w14:textId="77777777" w:rsidR="00F71CC4" w:rsidRPr="00943A99" w:rsidRDefault="00F71CC4" w:rsidP="00F71CC4">
            <w:pPr>
              <w:contextualSpacing/>
              <w:jc w:val="center"/>
            </w:pPr>
          </w:p>
        </w:tc>
        <w:tc>
          <w:tcPr>
            <w:tcW w:w="1692" w:type="dxa"/>
          </w:tcPr>
          <w:p w14:paraId="14CF498F" w14:textId="77777777" w:rsidR="00F71CC4" w:rsidRPr="00943A99" w:rsidRDefault="00F71CC4" w:rsidP="00F71CC4">
            <w:pPr>
              <w:contextualSpacing/>
              <w:jc w:val="center"/>
            </w:pPr>
          </w:p>
        </w:tc>
        <w:tc>
          <w:tcPr>
            <w:tcW w:w="1406" w:type="dxa"/>
          </w:tcPr>
          <w:p w14:paraId="284A7F0D" w14:textId="77777777" w:rsidR="00F71CC4" w:rsidRPr="00943A99" w:rsidRDefault="00F71CC4" w:rsidP="00F71CC4">
            <w:pPr>
              <w:contextualSpacing/>
              <w:jc w:val="center"/>
            </w:pPr>
          </w:p>
        </w:tc>
        <w:tc>
          <w:tcPr>
            <w:tcW w:w="1440" w:type="dxa"/>
          </w:tcPr>
          <w:p w14:paraId="0816AF29" w14:textId="77777777" w:rsidR="00F71CC4" w:rsidRPr="00943A99" w:rsidRDefault="00F71CC4" w:rsidP="00F71CC4">
            <w:pPr>
              <w:contextualSpacing/>
              <w:jc w:val="center"/>
            </w:pPr>
          </w:p>
        </w:tc>
      </w:tr>
      <w:tr w:rsidR="00F71CC4" w14:paraId="549DA057" w14:textId="694A5BDC" w:rsidTr="00CD018F">
        <w:trPr>
          <w:trHeight w:val="20"/>
          <w:jc w:val="center"/>
        </w:trPr>
        <w:tc>
          <w:tcPr>
            <w:tcW w:w="715" w:type="dxa"/>
          </w:tcPr>
          <w:p w14:paraId="624A2483" w14:textId="77777777" w:rsidR="00F71CC4" w:rsidRDefault="00F71CC4" w:rsidP="00F71CC4">
            <w:pPr>
              <w:contextualSpacing/>
              <w:jc w:val="center"/>
              <w:rPr>
                <w:b/>
              </w:rPr>
            </w:pPr>
            <w:r>
              <w:rPr>
                <w:b/>
              </w:rPr>
              <w:t>3</w:t>
            </w:r>
          </w:p>
        </w:tc>
        <w:tc>
          <w:tcPr>
            <w:tcW w:w="1045" w:type="dxa"/>
          </w:tcPr>
          <w:p w14:paraId="5167A24F" w14:textId="77777777" w:rsidR="00F71CC4" w:rsidRPr="00943A99" w:rsidRDefault="00F71CC4" w:rsidP="00F71CC4">
            <w:pPr>
              <w:contextualSpacing/>
              <w:jc w:val="center"/>
            </w:pPr>
          </w:p>
        </w:tc>
        <w:tc>
          <w:tcPr>
            <w:tcW w:w="1691" w:type="dxa"/>
          </w:tcPr>
          <w:p w14:paraId="7409EBD8" w14:textId="77777777" w:rsidR="00F71CC4" w:rsidRPr="00943A99" w:rsidRDefault="00F71CC4" w:rsidP="00F71CC4">
            <w:pPr>
              <w:contextualSpacing/>
              <w:jc w:val="center"/>
            </w:pPr>
          </w:p>
        </w:tc>
        <w:tc>
          <w:tcPr>
            <w:tcW w:w="1224" w:type="dxa"/>
          </w:tcPr>
          <w:p w14:paraId="3BA9AA7D" w14:textId="77777777" w:rsidR="00F71CC4" w:rsidRPr="00943A99" w:rsidRDefault="00F71CC4" w:rsidP="00F71CC4">
            <w:pPr>
              <w:contextualSpacing/>
              <w:jc w:val="center"/>
            </w:pPr>
          </w:p>
        </w:tc>
        <w:tc>
          <w:tcPr>
            <w:tcW w:w="1440" w:type="dxa"/>
          </w:tcPr>
          <w:p w14:paraId="76FE6256" w14:textId="77777777" w:rsidR="00F71CC4" w:rsidRPr="00943A99" w:rsidRDefault="00F71CC4" w:rsidP="00F71CC4">
            <w:pPr>
              <w:contextualSpacing/>
              <w:jc w:val="center"/>
            </w:pPr>
          </w:p>
        </w:tc>
        <w:tc>
          <w:tcPr>
            <w:tcW w:w="1692" w:type="dxa"/>
          </w:tcPr>
          <w:p w14:paraId="180F70C9" w14:textId="77777777" w:rsidR="00F71CC4" w:rsidRPr="00943A99" w:rsidRDefault="00F71CC4" w:rsidP="00F71CC4">
            <w:pPr>
              <w:contextualSpacing/>
              <w:jc w:val="center"/>
            </w:pPr>
          </w:p>
        </w:tc>
        <w:tc>
          <w:tcPr>
            <w:tcW w:w="1691" w:type="dxa"/>
          </w:tcPr>
          <w:p w14:paraId="23668618" w14:textId="77777777" w:rsidR="00F71CC4" w:rsidRPr="00943A99" w:rsidRDefault="00F71CC4" w:rsidP="00F71CC4">
            <w:pPr>
              <w:contextualSpacing/>
              <w:jc w:val="center"/>
            </w:pPr>
          </w:p>
        </w:tc>
        <w:tc>
          <w:tcPr>
            <w:tcW w:w="1692" w:type="dxa"/>
          </w:tcPr>
          <w:p w14:paraId="2F330D9A" w14:textId="77777777" w:rsidR="00F71CC4" w:rsidRPr="00943A99" w:rsidRDefault="00F71CC4" w:rsidP="00F71CC4">
            <w:pPr>
              <w:contextualSpacing/>
              <w:jc w:val="center"/>
            </w:pPr>
          </w:p>
        </w:tc>
        <w:tc>
          <w:tcPr>
            <w:tcW w:w="1406" w:type="dxa"/>
          </w:tcPr>
          <w:p w14:paraId="00DDE919" w14:textId="77777777" w:rsidR="00F71CC4" w:rsidRPr="00943A99" w:rsidRDefault="00F71CC4" w:rsidP="00F71CC4">
            <w:pPr>
              <w:contextualSpacing/>
              <w:jc w:val="center"/>
            </w:pPr>
          </w:p>
        </w:tc>
        <w:tc>
          <w:tcPr>
            <w:tcW w:w="1440" w:type="dxa"/>
          </w:tcPr>
          <w:p w14:paraId="64B2E7F4" w14:textId="77777777" w:rsidR="00F71CC4" w:rsidRPr="00943A99" w:rsidRDefault="00F71CC4" w:rsidP="00F71CC4">
            <w:pPr>
              <w:contextualSpacing/>
              <w:jc w:val="center"/>
            </w:pPr>
          </w:p>
        </w:tc>
      </w:tr>
      <w:tr w:rsidR="00F71CC4" w14:paraId="4825D506" w14:textId="3E795E19" w:rsidTr="00CD018F">
        <w:trPr>
          <w:trHeight w:val="20"/>
          <w:jc w:val="center"/>
        </w:trPr>
        <w:tc>
          <w:tcPr>
            <w:tcW w:w="715" w:type="dxa"/>
          </w:tcPr>
          <w:p w14:paraId="3E1D09D0" w14:textId="77777777" w:rsidR="00F71CC4" w:rsidRDefault="00F71CC4" w:rsidP="00F71CC4">
            <w:pPr>
              <w:contextualSpacing/>
              <w:jc w:val="center"/>
              <w:rPr>
                <w:b/>
              </w:rPr>
            </w:pPr>
            <w:r>
              <w:rPr>
                <w:b/>
              </w:rPr>
              <w:t>4</w:t>
            </w:r>
          </w:p>
        </w:tc>
        <w:tc>
          <w:tcPr>
            <w:tcW w:w="1045" w:type="dxa"/>
          </w:tcPr>
          <w:p w14:paraId="7B0E5317" w14:textId="77777777" w:rsidR="00F71CC4" w:rsidRPr="00943A99" w:rsidRDefault="00F71CC4" w:rsidP="00F71CC4">
            <w:pPr>
              <w:contextualSpacing/>
              <w:jc w:val="center"/>
            </w:pPr>
          </w:p>
        </w:tc>
        <w:tc>
          <w:tcPr>
            <w:tcW w:w="1691" w:type="dxa"/>
          </w:tcPr>
          <w:p w14:paraId="0D143EF4" w14:textId="77777777" w:rsidR="00F71CC4" w:rsidRPr="00943A99" w:rsidRDefault="00F71CC4" w:rsidP="00F71CC4">
            <w:pPr>
              <w:contextualSpacing/>
              <w:jc w:val="center"/>
            </w:pPr>
          </w:p>
        </w:tc>
        <w:tc>
          <w:tcPr>
            <w:tcW w:w="1224" w:type="dxa"/>
          </w:tcPr>
          <w:p w14:paraId="5CBFC851" w14:textId="77777777" w:rsidR="00F71CC4" w:rsidRPr="00943A99" w:rsidRDefault="00F71CC4" w:rsidP="00F71CC4">
            <w:pPr>
              <w:contextualSpacing/>
              <w:jc w:val="center"/>
            </w:pPr>
          </w:p>
        </w:tc>
        <w:tc>
          <w:tcPr>
            <w:tcW w:w="1440" w:type="dxa"/>
          </w:tcPr>
          <w:p w14:paraId="4474B5AD" w14:textId="77777777" w:rsidR="00F71CC4" w:rsidRPr="00943A99" w:rsidRDefault="00F71CC4" w:rsidP="00F71CC4">
            <w:pPr>
              <w:contextualSpacing/>
              <w:jc w:val="center"/>
            </w:pPr>
          </w:p>
        </w:tc>
        <w:tc>
          <w:tcPr>
            <w:tcW w:w="1692" w:type="dxa"/>
          </w:tcPr>
          <w:p w14:paraId="4C6A770D" w14:textId="77777777" w:rsidR="00F71CC4" w:rsidRPr="00943A99" w:rsidRDefault="00F71CC4" w:rsidP="00F71CC4">
            <w:pPr>
              <w:contextualSpacing/>
              <w:jc w:val="center"/>
            </w:pPr>
          </w:p>
        </w:tc>
        <w:tc>
          <w:tcPr>
            <w:tcW w:w="1691" w:type="dxa"/>
          </w:tcPr>
          <w:p w14:paraId="2B661952" w14:textId="77777777" w:rsidR="00F71CC4" w:rsidRPr="00943A99" w:rsidRDefault="00F71CC4" w:rsidP="00F71CC4">
            <w:pPr>
              <w:contextualSpacing/>
              <w:jc w:val="center"/>
            </w:pPr>
          </w:p>
        </w:tc>
        <w:tc>
          <w:tcPr>
            <w:tcW w:w="1692" w:type="dxa"/>
          </w:tcPr>
          <w:p w14:paraId="06E63257" w14:textId="77777777" w:rsidR="00F71CC4" w:rsidRPr="00943A99" w:rsidRDefault="00F71CC4" w:rsidP="00F71CC4">
            <w:pPr>
              <w:contextualSpacing/>
              <w:jc w:val="center"/>
            </w:pPr>
          </w:p>
        </w:tc>
        <w:tc>
          <w:tcPr>
            <w:tcW w:w="1406" w:type="dxa"/>
          </w:tcPr>
          <w:p w14:paraId="3AFDDDFC" w14:textId="77777777" w:rsidR="00F71CC4" w:rsidRPr="00943A99" w:rsidRDefault="00F71CC4" w:rsidP="00F71CC4">
            <w:pPr>
              <w:contextualSpacing/>
              <w:jc w:val="center"/>
            </w:pPr>
          </w:p>
        </w:tc>
        <w:tc>
          <w:tcPr>
            <w:tcW w:w="1440" w:type="dxa"/>
          </w:tcPr>
          <w:p w14:paraId="511BB27B" w14:textId="77777777" w:rsidR="00F71CC4" w:rsidRPr="00943A99" w:rsidRDefault="00F71CC4" w:rsidP="00F71CC4">
            <w:pPr>
              <w:contextualSpacing/>
              <w:jc w:val="center"/>
            </w:pPr>
          </w:p>
        </w:tc>
      </w:tr>
      <w:tr w:rsidR="00F71CC4" w14:paraId="588ADDA9" w14:textId="2E9B0AE0" w:rsidTr="00CD018F">
        <w:trPr>
          <w:trHeight w:val="20"/>
          <w:jc w:val="center"/>
        </w:trPr>
        <w:tc>
          <w:tcPr>
            <w:tcW w:w="715" w:type="dxa"/>
          </w:tcPr>
          <w:p w14:paraId="6E6A2177" w14:textId="77777777" w:rsidR="00F71CC4" w:rsidRDefault="00F71CC4" w:rsidP="00F71CC4">
            <w:pPr>
              <w:contextualSpacing/>
              <w:jc w:val="center"/>
              <w:rPr>
                <w:b/>
              </w:rPr>
            </w:pPr>
            <w:r>
              <w:rPr>
                <w:b/>
              </w:rPr>
              <w:t>5</w:t>
            </w:r>
          </w:p>
        </w:tc>
        <w:tc>
          <w:tcPr>
            <w:tcW w:w="1045" w:type="dxa"/>
          </w:tcPr>
          <w:p w14:paraId="7892CDB6" w14:textId="77777777" w:rsidR="00F71CC4" w:rsidRPr="00943A99" w:rsidRDefault="00F71CC4" w:rsidP="00F71CC4">
            <w:pPr>
              <w:contextualSpacing/>
              <w:jc w:val="center"/>
            </w:pPr>
          </w:p>
        </w:tc>
        <w:tc>
          <w:tcPr>
            <w:tcW w:w="1691" w:type="dxa"/>
          </w:tcPr>
          <w:p w14:paraId="3B2A32DD" w14:textId="77777777" w:rsidR="00F71CC4" w:rsidRPr="00943A99" w:rsidRDefault="00F71CC4" w:rsidP="00F71CC4">
            <w:pPr>
              <w:contextualSpacing/>
              <w:jc w:val="center"/>
            </w:pPr>
          </w:p>
        </w:tc>
        <w:tc>
          <w:tcPr>
            <w:tcW w:w="1224" w:type="dxa"/>
          </w:tcPr>
          <w:p w14:paraId="5CEE2E1C" w14:textId="77777777" w:rsidR="00F71CC4" w:rsidRPr="00943A99" w:rsidRDefault="00F71CC4" w:rsidP="00F71CC4">
            <w:pPr>
              <w:contextualSpacing/>
              <w:jc w:val="center"/>
            </w:pPr>
          </w:p>
        </w:tc>
        <w:tc>
          <w:tcPr>
            <w:tcW w:w="1440" w:type="dxa"/>
          </w:tcPr>
          <w:p w14:paraId="386BE29B" w14:textId="77777777" w:rsidR="00F71CC4" w:rsidRPr="00943A99" w:rsidRDefault="00F71CC4" w:rsidP="00F71CC4">
            <w:pPr>
              <w:contextualSpacing/>
              <w:jc w:val="center"/>
            </w:pPr>
          </w:p>
        </w:tc>
        <w:tc>
          <w:tcPr>
            <w:tcW w:w="1692" w:type="dxa"/>
          </w:tcPr>
          <w:p w14:paraId="1DE12682" w14:textId="77777777" w:rsidR="00F71CC4" w:rsidRPr="00943A99" w:rsidRDefault="00F71CC4" w:rsidP="00F71CC4">
            <w:pPr>
              <w:contextualSpacing/>
              <w:jc w:val="center"/>
            </w:pPr>
          </w:p>
        </w:tc>
        <w:tc>
          <w:tcPr>
            <w:tcW w:w="1691" w:type="dxa"/>
          </w:tcPr>
          <w:p w14:paraId="618F06AB" w14:textId="77777777" w:rsidR="00F71CC4" w:rsidRPr="00943A99" w:rsidRDefault="00F71CC4" w:rsidP="00F71CC4">
            <w:pPr>
              <w:contextualSpacing/>
              <w:jc w:val="center"/>
            </w:pPr>
          </w:p>
        </w:tc>
        <w:tc>
          <w:tcPr>
            <w:tcW w:w="1692" w:type="dxa"/>
          </w:tcPr>
          <w:p w14:paraId="46FFA5DD" w14:textId="77777777" w:rsidR="00F71CC4" w:rsidRPr="00943A99" w:rsidRDefault="00F71CC4" w:rsidP="00F71CC4">
            <w:pPr>
              <w:contextualSpacing/>
              <w:jc w:val="center"/>
            </w:pPr>
          </w:p>
        </w:tc>
        <w:tc>
          <w:tcPr>
            <w:tcW w:w="1406" w:type="dxa"/>
          </w:tcPr>
          <w:p w14:paraId="20BE1056" w14:textId="77777777" w:rsidR="00F71CC4" w:rsidRPr="00943A99" w:rsidRDefault="00F71CC4" w:rsidP="00F71CC4">
            <w:pPr>
              <w:contextualSpacing/>
              <w:jc w:val="center"/>
            </w:pPr>
          </w:p>
        </w:tc>
        <w:tc>
          <w:tcPr>
            <w:tcW w:w="1440" w:type="dxa"/>
          </w:tcPr>
          <w:p w14:paraId="0CFD0653" w14:textId="77777777" w:rsidR="00F71CC4" w:rsidRPr="00943A99" w:rsidRDefault="00F71CC4" w:rsidP="00F71CC4">
            <w:pPr>
              <w:contextualSpacing/>
              <w:jc w:val="center"/>
            </w:pPr>
          </w:p>
        </w:tc>
      </w:tr>
    </w:tbl>
    <w:p w14:paraId="2B18BF98" w14:textId="77777777" w:rsidR="006A5FEF" w:rsidRDefault="006A5FEF" w:rsidP="001512DD">
      <w:pPr>
        <w:spacing w:after="0" w:line="240" w:lineRule="auto"/>
        <w:contextualSpacing/>
      </w:pPr>
    </w:p>
    <w:p w14:paraId="025E76D7" w14:textId="77777777" w:rsidR="006A5FEF" w:rsidRDefault="006A5FEF" w:rsidP="001512DD">
      <w:pPr>
        <w:spacing w:after="0" w:line="240" w:lineRule="auto"/>
        <w:contextualSpacing/>
      </w:pPr>
    </w:p>
    <w:p w14:paraId="294227CB" w14:textId="77777777" w:rsidR="006E365E" w:rsidRDefault="006E365E">
      <w:pPr>
        <w:sectPr w:rsidR="006E365E" w:rsidSect="00A667B3">
          <w:pgSz w:w="15840" w:h="12240" w:orient="landscape"/>
          <w:pgMar w:top="1080" w:right="1440" w:bottom="1080" w:left="1440" w:header="720" w:footer="720" w:gutter="0"/>
          <w:cols w:space="720"/>
          <w:docGrid w:linePitch="360"/>
        </w:sectPr>
      </w:pPr>
    </w:p>
    <w:p w14:paraId="71A73923" w14:textId="0E352E69" w:rsidR="00020B58" w:rsidRDefault="00020B58">
      <w:r>
        <w:lastRenderedPageBreak/>
        <w:br w:type="page"/>
      </w:r>
    </w:p>
    <w:p w14:paraId="44A2C990" w14:textId="19363027" w:rsidR="00020B58" w:rsidRDefault="00020B58" w:rsidP="001512DD">
      <w:pPr>
        <w:spacing w:after="0" w:line="240" w:lineRule="auto"/>
        <w:contextualSpacing/>
        <w:rPr>
          <w:rFonts w:ascii="Calibri" w:eastAsia="Calibri" w:hAnsi="Calibri" w:cs="TimesNewRomanPSMT"/>
        </w:rPr>
      </w:pPr>
      <w:commentRangeStart w:id="74"/>
      <w:r>
        <w:rPr>
          <w:rFonts w:ascii="Calibri" w:eastAsia="Calibri" w:hAnsi="Calibri" w:cs="TimesNewRomanPSMT"/>
        </w:rPr>
        <w:lastRenderedPageBreak/>
        <w:t>W</w:t>
      </w:r>
      <w:r w:rsidRPr="00631E8D">
        <w:rPr>
          <w:rFonts w:ascii="Calibri" w:eastAsia="Calibri" w:hAnsi="Calibri" w:cs="TimesNewRomanPSMT"/>
        </w:rPr>
        <w:t xml:space="preserve">e would like to ask you about wild products that members of your household collected </w:t>
      </w:r>
      <w:ins w:id="75" w:author="Stickler, Mercedes M. (E3/LTRM)" w:date="2014-09-22T17:38:00Z">
        <w:r w:rsidR="00F75538">
          <w:rPr>
            <w:rFonts w:ascii="Calibri" w:eastAsia="Calibri" w:hAnsi="Calibri" w:cs="TimesNewRomanPSMT"/>
          </w:rPr>
          <w:t xml:space="preserve">from each forest </w:t>
        </w:r>
      </w:ins>
      <w:r w:rsidRPr="00631E8D">
        <w:rPr>
          <w:rFonts w:ascii="Calibri" w:eastAsia="Calibri" w:hAnsi="Calibri" w:cs="TimesNewRomanPSMT"/>
        </w:rPr>
        <w:t xml:space="preserve">for home consumption or use and </w:t>
      </w:r>
      <w:commentRangeStart w:id="76"/>
      <w:r w:rsidRPr="00631E8D">
        <w:rPr>
          <w:rFonts w:ascii="Calibri" w:eastAsia="Calibri" w:hAnsi="Calibri" w:cs="TimesNewRomanPSMT"/>
        </w:rPr>
        <w:t xml:space="preserve">charcoal </w:t>
      </w:r>
      <w:commentRangeEnd w:id="76"/>
      <w:r w:rsidR="00F75538">
        <w:rPr>
          <w:rStyle w:val="CommentReference"/>
        </w:rPr>
        <w:commentReference w:id="76"/>
      </w:r>
      <w:r w:rsidRPr="00631E8D">
        <w:rPr>
          <w:rFonts w:ascii="Calibri" w:eastAsia="Calibri" w:hAnsi="Calibri" w:cs="TimesNewRomanPSMT"/>
        </w:rPr>
        <w:t>produced for home use.</w:t>
      </w:r>
      <w:commentRangeEnd w:id="74"/>
      <w:r w:rsidR="00F75538">
        <w:rPr>
          <w:rStyle w:val="CommentReference"/>
        </w:rPr>
        <w:commentReference w:id="74"/>
      </w:r>
    </w:p>
    <w:tbl>
      <w:tblPr>
        <w:tblStyle w:val="TableGrid"/>
        <w:tblW w:w="13315" w:type="dxa"/>
        <w:jc w:val="center"/>
        <w:tblLayout w:type="fixed"/>
        <w:tblCellMar>
          <w:left w:w="29" w:type="dxa"/>
          <w:right w:w="29" w:type="dxa"/>
        </w:tblCellMar>
        <w:tblLook w:val="04A0" w:firstRow="1" w:lastRow="0" w:firstColumn="1" w:lastColumn="0" w:noHBand="0" w:noVBand="1"/>
      </w:tblPr>
      <w:tblGrid>
        <w:gridCol w:w="714"/>
        <w:gridCol w:w="721"/>
        <w:gridCol w:w="3240"/>
        <w:gridCol w:w="1440"/>
        <w:gridCol w:w="2340"/>
        <w:gridCol w:w="1980"/>
        <w:gridCol w:w="2880"/>
      </w:tblGrid>
      <w:tr w:rsidR="006E365E" w:rsidRPr="00DC552F" w14:paraId="78BC5299" w14:textId="77777777" w:rsidTr="00CD018F">
        <w:trPr>
          <w:trHeight w:val="20"/>
          <w:jc w:val="center"/>
        </w:trPr>
        <w:tc>
          <w:tcPr>
            <w:tcW w:w="714" w:type="dxa"/>
          </w:tcPr>
          <w:p w14:paraId="27AD869E" w14:textId="77777777" w:rsidR="006E365E" w:rsidRPr="00DC552F" w:rsidRDefault="006E365E" w:rsidP="008145A6">
            <w:pPr>
              <w:contextualSpacing/>
              <w:jc w:val="center"/>
              <w:rPr>
                <w:b/>
                <w:sz w:val="20"/>
              </w:rPr>
            </w:pPr>
            <w:r w:rsidRPr="00DC552F">
              <w:rPr>
                <w:b/>
                <w:sz w:val="20"/>
              </w:rPr>
              <w:t>Forest</w:t>
            </w:r>
          </w:p>
          <w:p w14:paraId="47121205" w14:textId="77777777" w:rsidR="006E365E" w:rsidRPr="00DC552F" w:rsidRDefault="006E365E" w:rsidP="008145A6">
            <w:pPr>
              <w:contextualSpacing/>
              <w:jc w:val="center"/>
              <w:rPr>
                <w:b/>
                <w:sz w:val="20"/>
              </w:rPr>
            </w:pPr>
            <w:r w:rsidRPr="00DC552F">
              <w:rPr>
                <w:b/>
                <w:sz w:val="20"/>
              </w:rPr>
              <w:t>code</w:t>
            </w:r>
          </w:p>
        </w:tc>
        <w:tc>
          <w:tcPr>
            <w:tcW w:w="721" w:type="dxa"/>
          </w:tcPr>
          <w:p w14:paraId="1B4A339E" w14:textId="77777777" w:rsidR="006E365E" w:rsidRPr="00DC552F" w:rsidRDefault="006E365E" w:rsidP="008145A6">
            <w:pPr>
              <w:contextualSpacing/>
              <w:jc w:val="center"/>
              <w:rPr>
                <w:sz w:val="20"/>
              </w:rPr>
            </w:pPr>
            <w:r w:rsidRPr="00DC552F">
              <w:rPr>
                <w:sz w:val="20"/>
              </w:rPr>
              <w:t>Name of the forest</w:t>
            </w:r>
          </w:p>
        </w:tc>
        <w:tc>
          <w:tcPr>
            <w:tcW w:w="3240" w:type="dxa"/>
          </w:tcPr>
          <w:p w14:paraId="55A66A8E" w14:textId="77777777" w:rsidR="006E365E" w:rsidRPr="00DC552F" w:rsidRDefault="006E365E" w:rsidP="008145A6">
            <w:pPr>
              <w:contextualSpacing/>
              <w:jc w:val="center"/>
              <w:rPr>
                <w:sz w:val="20"/>
              </w:rPr>
            </w:pPr>
            <w:r w:rsidRPr="00DC552F">
              <w:rPr>
                <w:sz w:val="20"/>
              </w:rPr>
              <w:t>What wild products were collected for the household from this forest?</w:t>
            </w:r>
          </w:p>
          <w:p w14:paraId="08AAFA29" w14:textId="4E115B08" w:rsidR="006E365E" w:rsidRPr="00DC552F" w:rsidRDefault="006E365E" w:rsidP="008145A6">
            <w:pPr>
              <w:contextualSpacing/>
              <w:jc w:val="center"/>
              <w:rPr>
                <w:sz w:val="20"/>
              </w:rPr>
            </w:pPr>
            <w:r w:rsidRPr="00DC552F">
              <w:rPr>
                <w:sz w:val="20"/>
              </w:rPr>
              <w:t>See codes below</w:t>
            </w:r>
          </w:p>
        </w:tc>
        <w:tc>
          <w:tcPr>
            <w:tcW w:w="1440" w:type="dxa"/>
          </w:tcPr>
          <w:p w14:paraId="224BAE7E" w14:textId="0ADE2DE2" w:rsidR="006E365E" w:rsidRPr="00DC552F" w:rsidRDefault="006E365E" w:rsidP="008145A6">
            <w:pPr>
              <w:contextualSpacing/>
              <w:jc w:val="center"/>
              <w:rPr>
                <w:sz w:val="20"/>
              </w:rPr>
            </w:pPr>
            <w:r w:rsidRPr="00DC552F">
              <w:rPr>
                <w:sz w:val="20"/>
              </w:rPr>
              <w:t>Who primarily collected this product?</w:t>
            </w:r>
          </w:p>
        </w:tc>
        <w:tc>
          <w:tcPr>
            <w:tcW w:w="2340" w:type="dxa"/>
          </w:tcPr>
          <w:p w14:paraId="4C71E912" w14:textId="0892E0C4" w:rsidR="006E365E" w:rsidRPr="00DC552F" w:rsidRDefault="006E365E" w:rsidP="008145A6">
            <w:pPr>
              <w:contextualSpacing/>
              <w:jc w:val="center"/>
              <w:rPr>
                <w:sz w:val="20"/>
              </w:rPr>
            </w:pPr>
            <w:r w:rsidRPr="00DC552F">
              <w:rPr>
                <w:sz w:val="20"/>
              </w:rPr>
              <w:t>How many days in the past MONTH did this person collect the product?</w:t>
            </w:r>
          </w:p>
        </w:tc>
        <w:tc>
          <w:tcPr>
            <w:tcW w:w="1980" w:type="dxa"/>
          </w:tcPr>
          <w:p w14:paraId="28742405" w14:textId="05C57262" w:rsidR="006E365E" w:rsidRPr="00DC552F" w:rsidRDefault="006E365E" w:rsidP="008145A6">
            <w:pPr>
              <w:contextualSpacing/>
              <w:jc w:val="center"/>
              <w:rPr>
                <w:sz w:val="20"/>
              </w:rPr>
            </w:pPr>
            <w:r w:rsidRPr="00DC552F">
              <w:rPr>
                <w:sz w:val="20"/>
              </w:rPr>
              <w:t>How much of this product was collected in the past MONTH?</w:t>
            </w:r>
          </w:p>
        </w:tc>
        <w:tc>
          <w:tcPr>
            <w:tcW w:w="2880" w:type="dxa"/>
          </w:tcPr>
          <w:p w14:paraId="0A969EF9" w14:textId="33324ADC" w:rsidR="006E365E" w:rsidRPr="00DC552F" w:rsidRDefault="006E365E" w:rsidP="008145A6">
            <w:pPr>
              <w:contextualSpacing/>
              <w:jc w:val="center"/>
              <w:rPr>
                <w:sz w:val="20"/>
              </w:rPr>
            </w:pPr>
            <w:r w:rsidRPr="00DC552F">
              <w:rPr>
                <w:sz w:val="20"/>
              </w:rPr>
              <w:t>How typical was the amount of this month’s harvest compared to other months of the year?</w:t>
            </w:r>
          </w:p>
        </w:tc>
      </w:tr>
      <w:tr w:rsidR="006E365E" w:rsidRPr="00DC552F" w14:paraId="35D8B94E" w14:textId="77777777" w:rsidTr="00CD018F">
        <w:trPr>
          <w:trHeight w:val="20"/>
          <w:jc w:val="center"/>
        </w:trPr>
        <w:tc>
          <w:tcPr>
            <w:tcW w:w="714" w:type="dxa"/>
          </w:tcPr>
          <w:p w14:paraId="6BB9B768" w14:textId="06980B3C" w:rsidR="006E365E" w:rsidRPr="00DC552F" w:rsidRDefault="006E365E" w:rsidP="008145A6">
            <w:pPr>
              <w:contextualSpacing/>
              <w:jc w:val="center"/>
              <w:rPr>
                <w:b/>
                <w:sz w:val="20"/>
              </w:rPr>
            </w:pPr>
          </w:p>
        </w:tc>
        <w:tc>
          <w:tcPr>
            <w:tcW w:w="721" w:type="dxa"/>
          </w:tcPr>
          <w:p w14:paraId="4EBE0C7D" w14:textId="77777777" w:rsidR="006E365E" w:rsidRPr="00DC552F" w:rsidRDefault="006E365E" w:rsidP="008145A6">
            <w:pPr>
              <w:contextualSpacing/>
              <w:jc w:val="center"/>
              <w:rPr>
                <w:sz w:val="20"/>
              </w:rPr>
            </w:pPr>
          </w:p>
        </w:tc>
        <w:tc>
          <w:tcPr>
            <w:tcW w:w="3240" w:type="dxa"/>
          </w:tcPr>
          <w:p w14:paraId="6BF1ED0D" w14:textId="77777777" w:rsidR="006E365E" w:rsidRPr="00DC552F" w:rsidRDefault="006E365E" w:rsidP="008145A6">
            <w:pPr>
              <w:contextualSpacing/>
              <w:jc w:val="center"/>
              <w:rPr>
                <w:sz w:val="20"/>
              </w:rPr>
            </w:pPr>
          </w:p>
        </w:tc>
        <w:tc>
          <w:tcPr>
            <w:tcW w:w="1440" w:type="dxa"/>
          </w:tcPr>
          <w:p w14:paraId="3B1FFD2A" w14:textId="77777777" w:rsidR="006E365E" w:rsidRPr="00DC552F" w:rsidRDefault="006E365E" w:rsidP="008145A6">
            <w:pPr>
              <w:contextualSpacing/>
              <w:jc w:val="center"/>
              <w:rPr>
                <w:sz w:val="20"/>
              </w:rPr>
            </w:pPr>
          </w:p>
        </w:tc>
        <w:tc>
          <w:tcPr>
            <w:tcW w:w="2340" w:type="dxa"/>
          </w:tcPr>
          <w:p w14:paraId="55400E65" w14:textId="77777777" w:rsidR="006E365E" w:rsidRPr="00DC552F" w:rsidRDefault="006E365E" w:rsidP="008145A6">
            <w:pPr>
              <w:contextualSpacing/>
              <w:jc w:val="center"/>
              <w:rPr>
                <w:sz w:val="20"/>
              </w:rPr>
            </w:pPr>
          </w:p>
        </w:tc>
        <w:tc>
          <w:tcPr>
            <w:tcW w:w="1980" w:type="dxa"/>
          </w:tcPr>
          <w:p w14:paraId="1575263D" w14:textId="77777777" w:rsidR="006E365E" w:rsidRPr="00DC552F" w:rsidRDefault="006E365E" w:rsidP="008145A6">
            <w:pPr>
              <w:contextualSpacing/>
              <w:jc w:val="center"/>
              <w:rPr>
                <w:sz w:val="20"/>
              </w:rPr>
            </w:pPr>
          </w:p>
        </w:tc>
        <w:tc>
          <w:tcPr>
            <w:tcW w:w="2880" w:type="dxa"/>
          </w:tcPr>
          <w:p w14:paraId="4A48BB11" w14:textId="77777777" w:rsidR="006E365E" w:rsidRPr="00DC552F" w:rsidRDefault="006E365E" w:rsidP="008145A6">
            <w:pPr>
              <w:contextualSpacing/>
              <w:jc w:val="center"/>
              <w:rPr>
                <w:sz w:val="20"/>
              </w:rPr>
            </w:pPr>
          </w:p>
        </w:tc>
      </w:tr>
      <w:tr w:rsidR="006E365E" w:rsidRPr="00DC552F" w14:paraId="618CFAAB" w14:textId="77777777" w:rsidTr="00CD018F">
        <w:trPr>
          <w:trHeight w:val="54"/>
          <w:jc w:val="center"/>
        </w:trPr>
        <w:tc>
          <w:tcPr>
            <w:tcW w:w="714" w:type="dxa"/>
            <w:vMerge w:val="restart"/>
          </w:tcPr>
          <w:p w14:paraId="5649C026" w14:textId="77777777" w:rsidR="006E365E" w:rsidRPr="00DC552F" w:rsidRDefault="006E365E" w:rsidP="008145A6">
            <w:pPr>
              <w:contextualSpacing/>
              <w:jc w:val="center"/>
              <w:rPr>
                <w:b/>
                <w:sz w:val="20"/>
              </w:rPr>
            </w:pPr>
            <w:r w:rsidRPr="00DC552F">
              <w:rPr>
                <w:b/>
                <w:sz w:val="20"/>
              </w:rPr>
              <w:t>1</w:t>
            </w:r>
          </w:p>
        </w:tc>
        <w:tc>
          <w:tcPr>
            <w:tcW w:w="721" w:type="dxa"/>
            <w:vMerge w:val="restart"/>
          </w:tcPr>
          <w:p w14:paraId="3640BCB3" w14:textId="77777777" w:rsidR="006E365E" w:rsidRPr="00DC552F" w:rsidRDefault="006E365E" w:rsidP="008145A6">
            <w:pPr>
              <w:contextualSpacing/>
              <w:jc w:val="center"/>
              <w:rPr>
                <w:sz w:val="20"/>
              </w:rPr>
            </w:pPr>
          </w:p>
        </w:tc>
        <w:tc>
          <w:tcPr>
            <w:tcW w:w="3240" w:type="dxa"/>
          </w:tcPr>
          <w:p w14:paraId="6C93F74A" w14:textId="77777777" w:rsidR="006E365E" w:rsidRPr="00DC552F" w:rsidRDefault="006E365E" w:rsidP="008145A6">
            <w:pPr>
              <w:contextualSpacing/>
              <w:jc w:val="center"/>
              <w:rPr>
                <w:sz w:val="20"/>
              </w:rPr>
            </w:pPr>
          </w:p>
        </w:tc>
        <w:tc>
          <w:tcPr>
            <w:tcW w:w="1440" w:type="dxa"/>
          </w:tcPr>
          <w:p w14:paraId="0382D10A" w14:textId="77777777" w:rsidR="006E365E" w:rsidRPr="00DC552F" w:rsidRDefault="006E365E" w:rsidP="008145A6">
            <w:pPr>
              <w:contextualSpacing/>
              <w:jc w:val="center"/>
              <w:rPr>
                <w:sz w:val="20"/>
              </w:rPr>
            </w:pPr>
          </w:p>
        </w:tc>
        <w:tc>
          <w:tcPr>
            <w:tcW w:w="2340" w:type="dxa"/>
          </w:tcPr>
          <w:p w14:paraId="4C9A298D" w14:textId="77777777" w:rsidR="006E365E" w:rsidRPr="00DC552F" w:rsidRDefault="006E365E" w:rsidP="008145A6">
            <w:pPr>
              <w:contextualSpacing/>
              <w:jc w:val="center"/>
              <w:rPr>
                <w:sz w:val="20"/>
              </w:rPr>
            </w:pPr>
          </w:p>
        </w:tc>
        <w:tc>
          <w:tcPr>
            <w:tcW w:w="1980" w:type="dxa"/>
          </w:tcPr>
          <w:p w14:paraId="5138D38C" w14:textId="77777777" w:rsidR="006E365E" w:rsidRPr="00DC552F" w:rsidRDefault="006E365E" w:rsidP="008145A6">
            <w:pPr>
              <w:contextualSpacing/>
              <w:jc w:val="center"/>
              <w:rPr>
                <w:sz w:val="20"/>
              </w:rPr>
            </w:pPr>
          </w:p>
        </w:tc>
        <w:tc>
          <w:tcPr>
            <w:tcW w:w="2880" w:type="dxa"/>
          </w:tcPr>
          <w:p w14:paraId="0C188D16" w14:textId="77777777" w:rsidR="006E365E" w:rsidRPr="00DC552F" w:rsidRDefault="006E365E" w:rsidP="008145A6">
            <w:pPr>
              <w:contextualSpacing/>
              <w:jc w:val="center"/>
              <w:rPr>
                <w:sz w:val="20"/>
              </w:rPr>
            </w:pPr>
          </w:p>
        </w:tc>
      </w:tr>
      <w:tr w:rsidR="006E365E" w:rsidRPr="00DC552F" w14:paraId="0AEA6207" w14:textId="77777777" w:rsidTr="00CD018F">
        <w:trPr>
          <w:trHeight w:val="54"/>
          <w:jc w:val="center"/>
        </w:trPr>
        <w:tc>
          <w:tcPr>
            <w:tcW w:w="714" w:type="dxa"/>
            <w:vMerge/>
          </w:tcPr>
          <w:p w14:paraId="7ED6DE51" w14:textId="77777777" w:rsidR="006E365E" w:rsidRPr="00DC552F" w:rsidRDefault="006E365E" w:rsidP="008145A6">
            <w:pPr>
              <w:contextualSpacing/>
              <w:jc w:val="center"/>
              <w:rPr>
                <w:b/>
                <w:sz w:val="20"/>
              </w:rPr>
            </w:pPr>
          </w:p>
        </w:tc>
        <w:tc>
          <w:tcPr>
            <w:tcW w:w="721" w:type="dxa"/>
            <w:vMerge/>
          </w:tcPr>
          <w:p w14:paraId="24151074" w14:textId="77777777" w:rsidR="006E365E" w:rsidRPr="00DC552F" w:rsidRDefault="006E365E" w:rsidP="008145A6">
            <w:pPr>
              <w:contextualSpacing/>
              <w:jc w:val="center"/>
              <w:rPr>
                <w:sz w:val="20"/>
              </w:rPr>
            </w:pPr>
          </w:p>
        </w:tc>
        <w:tc>
          <w:tcPr>
            <w:tcW w:w="3240" w:type="dxa"/>
          </w:tcPr>
          <w:p w14:paraId="5724E6AA" w14:textId="77777777" w:rsidR="006E365E" w:rsidRPr="00DC552F" w:rsidRDefault="006E365E" w:rsidP="008145A6">
            <w:pPr>
              <w:contextualSpacing/>
              <w:jc w:val="center"/>
              <w:rPr>
                <w:sz w:val="20"/>
              </w:rPr>
            </w:pPr>
          </w:p>
        </w:tc>
        <w:tc>
          <w:tcPr>
            <w:tcW w:w="1440" w:type="dxa"/>
          </w:tcPr>
          <w:p w14:paraId="3DB1EE43" w14:textId="77777777" w:rsidR="006E365E" w:rsidRPr="00DC552F" w:rsidRDefault="006E365E" w:rsidP="008145A6">
            <w:pPr>
              <w:contextualSpacing/>
              <w:jc w:val="center"/>
              <w:rPr>
                <w:sz w:val="20"/>
              </w:rPr>
            </w:pPr>
          </w:p>
        </w:tc>
        <w:tc>
          <w:tcPr>
            <w:tcW w:w="2340" w:type="dxa"/>
          </w:tcPr>
          <w:p w14:paraId="6E0E4665" w14:textId="77777777" w:rsidR="006E365E" w:rsidRPr="00DC552F" w:rsidRDefault="006E365E" w:rsidP="008145A6">
            <w:pPr>
              <w:contextualSpacing/>
              <w:jc w:val="center"/>
              <w:rPr>
                <w:sz w:val="20"/>
              </w:rPr>
            </w:pPr>
          </w:p>
        </w:tc>
        <w:tc>
          <w:tcPr>
            <w:tcW w:w="1980" w:type="dxa"/>
          </w:tcPr>
          <w:p w14:paraId="34AF8A87" w14:textId="77777777" w:rsidR="006E365E" w:rsidRPr="00DC552F" w:rsidRDefault="006E365E" w:rsidP="008145A6">
            <w:pPr>
              <w:contextualSpacing/>
              <w:jc w:val="center"/>
              <w:rPr>
                <w:sz w:val="20"/>
              </w:rPr>
            </w:pPr>
          </w:p>
        </w:tc>
        <w:tc>
          <w:tcPr>
            <w:tcW w:w="2880" w:type="dxa"/>
          </w:tcPr>
          <w:p w14:paraId="4D621E01" w14:textId="77777777" w:rsidR="006E365E" w:rsidRPr="00DC552F" w:rsidRDefault="006E365E" w:rsidP="008145A6">
            <w:pPr>
              <w:contextualSpacing/>
              <w:jc w:val="center"/>
              <w:rPr>
                <w:sz w:val="20"/>
              </w:rPr>
            </w:pPr>
          </w:p>
        </w:tc>
      </w:tr>
      <w:tr w:rsidR="006E365E" w:rsidRPr="00DC552F" w14:paraId="1819FADC" w14:textId="77777777" w:rsidTr="00CD018F">
        <w:trPr>
          <w:trHeight w:val="54"/>
          <w:jc w:val="center"/>
        </w:trPr>
        <w:tc>
          <w:tcPr>
            <w:tcW w:w="714" w:type="dxa"/>
            <w:vMerge/>
          </w:tcPr>
          <w:p w14:paraId="5CBF6F39" w14:textId="77777777" w:rsidR="006E365E" w:rsidRPr="00DC552F" w:rsidRDefault="006E365E" w:rsidP="008145A6">
            <w:pPr>
              <w:contextualSpacing/>
              <w:jc w:val="center"/>
              <w:rPr>
                <w:b/>
                <w:sz w:val="20"/>
              </w:rPr>
            </w:pPr>
          </w:p>
        </w:tc>
        <w:tc>
          <w:tcPr>
            <w:tcW w:w="721" w:type="dxa"/>
            <w:vMerge/>
          </w:tcPr>
          <w:p w14:paraId="4FAB3D02" w14:textId="77777777" w:rsidR="006E365E" w:rsidRPr="00DC552F" w:rsidRDefault="006E365E" w:rsidP="008145A6">
            <w:pPr>
              <w:contextualSpacing/>
              <w:jc w:val="center"/>
              <w:rPr>
                <w:sz w:val="20"/>
              </w:rPr>
            </w:pPr>
          </w:p>
        </w:tc>
        <w:tc>
          <w:tcPr>
            <w:tcW w:w="3240" w:type="dxa"/>
          </w:tcPr>
          <w:p w14:paraId="77505C4D" w14:textId="77777777" w:rsidR="006E365E" w:rsidRPr="00DC552F" w:rsidRDefault="006E365E" w:rsidP="008145A6">
            <w:pPr>
              <w:contextualSpacing/>
              <w:jc w:val="center"/>
              <w:rPr>
                <w:sz w:val="20"/>
              </w:rPr>
            </w:pPr>
          </w:p>
        </w:tc>
        <w:tc>
          <w:tcPr>
            <w:tcW w:w="1440" w:type="dxa"/>
          </w:tcPr>
          <w:p w14:paraId="60F1E95C" w14:textId="77777777" w:rsidR="006E365E" w:rsidRPr="00DC552F" w:rsidRDefault="006E365E" w:rsidP="008145A6">
            <w:pPr>
              <w:contextualSpacing/>
              <w:jc w:val="center"/>
              <w:rPr>
                <w:sz w:val="20"/>
              </w:rPr>
            </w:pPr>
          </w:p>
        </w:tc>
        <w:tc>
          <w:tcPr>
            <w:tcW w:w="2340" w:type="dxa"/>
          </w:tcPr>
          <w:p w14:paraId="3B926423" w14:textId="77777777" w:rsidR="006E365E" w:rsidRPr="00DC552F" w:rsidRDefault="006E365E" w:rsidP="008145A6">
            <w:pPr>
              <w:contextualSpacing/>
              <w:jc w:val="center"/>
              <w:rPr>
                <w:sz w:val="20"/>
              </w:rPr>
            </w:pPr>
          </w:p>
        </w:tc>
        <w:tc>
          <w:tcPr>
            <w:tcW w:w="1980" w:type="dxa"/>
          </w:tcPr>
          <w:p w14:paraId="7A1853E6" w14:textId="77777777" w:rsidR="006E365E" w:rsidRPr="00DC552F" w:rsidRDefault="006E365E" w:rsidP="008145A6">
            <w:pPr>
              <w:contextualSpacing/>
              <w:jc w:val="center"/>
              <w:rPr>
                <w:sz w:val="20"/>
              </w:rPr>
            </w:pPr>
          </w:p>
        </w:tc>
        <w:tc>
          <w:tcPr>
            <w:tcW w:w="2880" w:type="dxa"/>
          </w:tcPr>
          <w:p w14:paraId="12579FCF" w14:textId="77777777" w:rsidR="006E365E" w:rsidRPr="00DC552F" w:rsidRDefault="006E365E" w:rsidP="008145A6">
            <w:pPr>
              <w:contextualSpacing/>
              <w:jc w:val="center"/>
              <w:rPr>
                <w:sz w:val="20"/>
              </w:rPr>
            </w:pPr>
          </w:p>
        </w:tc>
      </w:tr>
      <w:tr w:rsidR="006E365E" w:rsidRPr="00DC552F" w14:paraId="3E0FEE28" w14:textId="77777777" w:rsidTr="00CD018F">
        <w:trPr>
          <w:trHeight w:val="54"/>
          <w:jc w:val="center"/>
        </w:trPr>
        <w:tc>
          <w:tcPr>
            <w:tcW w:w="714" w:type="dxa"/>
            <w:vMerge/>
          </w:tcPr>
          <w:p w14:paraId="37B98F15" w14:textId="77777777" w:rsidR="006E365E" w:rsidRPr="00DC552F" w:rsidRDefault="006E365E" w:rsidP="008145A6">
            <w:pPr>
              <w:contextualSpacing/>
              <w:jc w:val="center"/>
              <w:rPr>
                <w:b/>
                <w:sz w:val="20"/>
              </w:rPr>
            </w:pPr>
          </w:p>
        </w:tc>
        <w:tc>
          <w:tcPr>
            <w:tcW w:w="721" w:type="dxa"/>
            <w:vMerge/>
          </w:tcPr>
          <w:p w14:paraId="13FCB23B" w14:textId="77777777" w:rsidR="006E365E" w:rsidRPr="00DC552F" w:rsidRDefault="006E365E" w:rsidP="008145A6">
            <w:pPr>
              <w:contextualSpacing/>
              <w:jc w:val="center"/>
              <w:rPr>
                <w:sz w:val="20"/>
              </w:rPr>
            </w:pPr>
          </w:p>
        </w:tc>
        <w:tc>
          <w:tcPr>
            <w:tcW w:w="3240" w:type="dxa"/>
          </w:tcPr>
          <w:p w14:paraId="604E4A56" w14:textId="77777777" w:rsidR="006E365E" w:rsidRPr="00DC552F" w:rsidRDefault="006E365E" w:rsidP="008145A6">
            <w:pPr>
              <w:contextualSpacing/>
              <w:jc w:val="center"/>
              <w:rPr>
                <w:sz w:val="20"/>
              </w:rPr>
            </w:pPr>
          </w:p>
        </w:tc>
        <w:tc>
          <w:tcPr>
            <w:tcW w:w="1440" w:type="dxa"/>
          </w:tcPr>
          <w:p w14:paraId="3686BB54" w14:textId="77777777" w:rsidR="006E365E" w:rsidRPr="00DC552F" w:rsidRDefault="006E365E" w:rsidP="008145A6">
            <w:pPr>
              <w:contextualSpacing/>
              <w:jc w:val="center"/>
              <w:rPr>
                <w:sz w:val="20"/>
              </w:rPr>
            </w:pPr>
          </w:p>
        </w:tc>
        <w:tc>
          <w:tcPr>
            <w:tcW w:w="2340" w:type="dxa"/>
          </w:tcPr>
          <w:p w14:paraId="69CD698B" w14:textId="77777777" w:rsidR="006E365E" w:rsidRPr="00DC552F" w:rsidRDefault="006E365E" w:rsidP="008145A6">
            <w:pPr>
              <w:contextualSpacing/>
              <w:jc w:val="center"/>
              <w:rPr>
                <w:sz w:val="20"/>
              </w:rPr>
            </w:pPr>
          </w:p>
        </w:tc>
        <w:tc>
          <w:tcPr>
            <w:tcW w:w="1980" w:type="dxa"/>
          </w:tcPr>
          <w:p w14:paraId="0856E625" w14:textId="77777777" w:rsidR="006E365E" w:rsidRPr="00DC552F" w:rsidRDefault="006E365E" w:rsidP="008145A6">
            <w:pPr>
              <w:contextualSpacing/>
              <w:jc w:val="center"/>
              <w:rPr>
                <w:sz w:val="20"/>
              </w:rPr>
            </w:pPr>
          </w:p>
        </w:tc>
        <w:tc>
          <w:tcPr>
            <w:tcW w:w="2880" w:type="dxa"/>
          </w:tcPr>
          <w:p w14:paraId="08C7DB75" w14:textId="77777777" w:rsidR="006E365E" w:rsidRPr="00DC552F" w:rsidRDefault="006E365E" w:rsidP="008145A6">
            <w:pPr>
              <w:contextualSpacing/>
              <w:jc w:val="center"/>
              <w:rPr>
                <w:sz w:val="20"/>
              </w:rPr>
            </w:pPr>
          </w:p>
        </w:tc>
      </w:tr>
      <w:tr w:rsidR="006E365E" w:rsidRPr="00DC552F" w14:paraId="0BC5A25C" w14:textId="77777777" w:rsidTr="00CD018F">
        <w:trPr>
          <w:trHeight w:val="54"/>
          <w:jc w:val="center"/>
        </w:trPr>
        <w:tc>
          <w:tcPr>
            <w:tcW w:w="714" w:type="dxa"/>
            <w:vMerge/>
          </w:tcPr>
          <w:p w14:paraId="04304E73" w14:textId="77777777" w:rsidR="006E365E" w:rsidRPr="00DC552F" w:rsidRDefault="006E365E" w:rsidP="008145A6">
            <w:pPr>
              <w:contextualSpacing/>
              <w:jc w:val="center"/>
              <w:rPr>
                <w:b/>
                <w:sz w:val="20"/>
              </w:rPr>
            </w:pPr>
          </w:p>
        </w:tc>
        <w:tc>
          <w:tcPr>
            <w:tcW w:w="721" w:type="dxa"/>
            <w:vMerge/>
          </w:tcPr>
          <w:p w14:paraId="7EA383AA" w14:textId="77777777" w:rsidR="006E365E" w:rsidRPr="00DC552F" w:rsidRDefault="006E365E" w:rsidP="008145A6">
            <w:pPr>
              <w:contextualSpacing/>
              <w:jc w:val="center"/>
              <w:rPr>
                <w:sz w:val="20"/>
              </w:rPr>
            </w:pPr>
          </w:p>
        </w:tc>
        <w:tc>
          <w:tcPr>
            <w:tcW w:w="3240" w:type="dxa"/>
          </w:tcPr>
          <w:p w14:paraId="61FF1A40" w14:textId="77777777" w:rsidR="006E365E" w:rsidRPr="00DC552F" w:rsidRDefault="006E365E" w:rsidP="008145A6">
            <w:pPr>
              <w:contextualSpacing/>
              <w:jc w:val="center"/>
              <w:rPr>
                <w:sz w:val="20"/>
              </w:rPr>
            </w:pPr>
          </w:p>
        </w:tc>
        <w:tc>
          <w:tcPr>
            <w:tcW w:w="1440" w:type="dxa"/>
          </w:tcPr>
          <w:p w14:paraId="129EEF15" w14:textId="77777777" w:rsidR="006E365E" w:rsidRPr="00DC552F" w:rsidRDefault="006E365E" w:rsidP="008145A6">
            <w:pPr>
              <w:contextualSpacing/>
              <w:jc w:val="center"/>
              <w:rPr>
                <w:sz w:val="20"/>
              </w:rPr>
            </w:pPr>
          </w:p>
        </w:tc>
        <w:tc>
          <w:tcPr>
            <w:tcW w:w="2340" w:type="dxa"/>
          </w:tcPr>
          <w:p w14:paraId="7646A655" w14:textId="77777777" w:rsidR="006E365E" w:rsidRPr="00DC552F" w:rsidRDefault="006E365E" w:rsidP="008145A6">
            <w:pPr>
              <w:contextualSpacing/>
              <w:jc w:val="center"/>
              <w:rPr>
                <w:sz w:val="20"/>
              </w:rPr>
            </w:pPr>
          </w:p>
        </w:tc>
        <w:tc>
          <w:tcPr>
            <w:tcW w:w="1980" w:type="dxa"/>
          </w:tcPr>
          <w:p w14:paraId="0F680371" w14:textId="77777777" w:rsidR="006E365E" w:rsidRPr="00DC552F" w:rsidRDefault="006E365E" w:rsidP="008145A6">
            <w:pPr>
              <w:contextualSpacing/>
              <w:jc w:val="center"/>
              <w:rPr>
                <w:sz w:val="20"/>
              </w:rPr>
            </w:pPr>
          </w:p>
        </w:tc>
        <w:tc>
          <w:tcPr>
            <w:tcW w:w="2880" w:type="dxa"/>
          </w:tcPr>
          <w:p w14:paraId="2458C392" w14:textId="77777777" w:rsidR="006E365E" w:rsidRPr="00DC552F" w:rsidRDefault="006E365E" w:rsidP="008145A6">
            <w:pPr>
              <w:contextualSpacing/>
              <w:jc w:val="center"/>
              <w:rPr>
                <w:sz w:val="20"/>
              </w:rPr>
            </w:pPr>
          </w:p>
        </w:tc>
      </w:tr>
      <w:tr w:rsidR="006E365E" w:rsidRPr="00DC552F" w14:paraId="468D88C0" w14:textId="77777777" w:rsidTr="00CD018F">
        <w:trPr>
          <w:trHeight w:val="54"/>
          <w:jc w:val="center"/>
        </w:trPr>
        <w:tc>
          <w:tcPr>
            <w:tcW w:w="714" w:type="dxa"/>
            <w:vMerge w:val="restart"/>
          </w:tcPr>
          <w:p w14:paraId="2EABD9F6" w14:textId="1B9B1BFB" w:rsidR="006E365E" w:rsidRPr="00DC552F" w:rsidRDefault="006E365E" w:rsidP="00020B58">
            <w:pPr>
              <w:contextualSpacing/>
              <w:jc w:val="center"/>
              <w:rPr>
                <w:b/>
                <w:sz w:val="20"/>
              </w:rPr>
            </w:pPr>
            <w:r w:rsidRPr="00DC552F">
              <w:rPr>
                <w:b/>
                <w:sz w:val="20"/>
              </w:rPr>
              <w:t>2</w:t>
            </w:r>
          </w:p>
        </w:tc>
        <w:tc>
          <w:tcPr>
            <w:tcW w:w="721" w:type="dxa"/>
            <w:vMerge w:val="restart"/>
          </w:tcPr>
          <w:p w14:paraId="11D57030" w14:textId="77777777" w:rsidR="006E365E" w:rsidRPr="00DC552F" w:rsidRDefault="006E365E" w:rsidP="00020B58">
            <w:pPr>
              <w:contextualSpacing/>
              <w:jc w:val="center"/>
              <w:rPr>
                <w:sz w:val="20"/>
              </w:rPr>
            </w:pPr>
          </w:p>
        </w:tc>
        <w:tc>
          <w:tcPr>
            <w:tcW w:w="3240" w:type="dxa"/>
          </w:tcPr>
          <w:p w14:paraId="443D8F4B" w14:textId="77777777" w:rsidR="006E365E" w:rsidRPr="00DC552F" w:rsidRDefault="006E365E" w:rsidP="00020B58">
            <w:pPr>
              <w:contextualSpacing/>
              <w:jc w:val="center"/>
              <w:rPr>
                <w:sz w:val="20"/>
              </w:rPr>
            </w:pPr>
          </w:p>
        </w:tc>
        <w:tc>
          <w:tcPr>
            <w:tcW w:w="1440" w:type="dxa"/>
          </w:tcPr>
          <w:p w14:paraId="08AF1062" w14:textId="77777777" w:rsidR="006E365E" w:rsidRPr="00DC552F" w:rsidRDefault="006E365E" w:rsidP="00020B58">
            <w:pPr>
              <w:contextualSpacing/>
              <w:jc w:val="center"/>
              <w:rPr>
                <w:sz w:val="20"/>
              </w:rPr>
            </w:pPr>
          </w:p>
        </w:tc>
        <w:tc>
          <w:tcPr>
            <w:tcW w:w="2340" w:type="dxa"/>
          </w:tcPr>
          <w:p w14:paraId="3F1434CD" w14:textId="77777777" w:rsidR="006E365E" w:rsidRPr="00DC552F" w:rsidRDefault="006E365E" w:rsidP="00020B58">
            <w:pPr>
              <w:contextualSpacing/>
              <w:jc w:val="center"/>
              <w:rPr>
                <w:sz w:val="20"/>
              </w:rPr>
            </w:pPr>
          </w:p>
        </w:tc>
        <w:tc>
          <w:tcPr>
            <w:tcW w:w="1980" w:type="dxa"/>
          </w:tcPr>
          <w:p w14:paraId="053A74F8" w14:textId="77777777" w:rsidR="006E365E" w:rsidRPr="00DC552F" w:rsidRDefault="006E365E" w:rsidP="00020B58">
            <w:pPr>
              <w:contextualSpacing/>
              <w:jc w:val="center"/>
              <w:rPr>
                <w:sz w:val="20"/>
              </w:rPr>
            </w:pPr>
          </w:p>
        </w:tc>
        <w:tc>
          <w:tcPr>
            <w:tcW w:w="2880" w:type="dxa"/>
          </w:tcPr>
          <w:p w14:paraId="2EA5EF10" w14:textId="77777777" w:rsidR="006E365E" w:rsidRPr="00DC552F" w:rsidRDefault="006E365E" w:rsidP="00020B58">
            <w:pPr>
              <w:contextualSpacing/>
              <w:jc w:val="center"/>
              <w:rPr>
                <w:sz w:val="20"/>
              </w:rPr>
            </w:pPr>
          </w:p>
        </w:tc>
      </w:tr>
      <w:tr w:rsidR="006E365E" w:rsidRPr="00DC552F" w14:paraId="1E136926" w14:textId="77777777" w:rsidTr="00CD018F">
        <w:trPr>
          <w:trHeight w:val="54"/>
          <w:jc w:val="center"/>
        </w:trPr>
        <w:tc>
          <w:tcPr>
            <w:tcW w:w="714" w:type="dxa"/>
            <w:vMerge/>
          </w:tcPr>
          <w:p w14:paraId="3EC41347" w14:textId="77777777" w:rsidR="006E365E" w:rsidRPr="00DC552F" w:rsidRDefault="006E365E" w:rsidP="00020B58">
            <w:pPr>
              <w:contextualSpacing/>
              <w:jc w:val="center"/>
              <w:rPr>
                <w:b/>
                <w:sz w:val="20"/>
              </w:rPr>
            </w:pPr>
          </w:p>
        </w:tc>
        <w:tc>
          <w:tcPr>
            <w:tcW w:w="721" w:type="dxa"/>
            <w:vMerge/>
          </w:tcPr>
          <w:p w14:paraId="0324695B" w14:textId="77777777" w:rsidR="006E365E" w:rsidRPr="00DC552F" w:rsidRDefault="006E365E" w:rsidP="00020B58">
            <w:pPr>
              <w:contextualSpacing/>
              <w:jc w:val="center"/>
              <w:rPr>
                <w:sz w:val="20"/>
              </w:rPr>
            </w:pPr>
          </w:p>
        </w:tc>
        <w:tc>
          <w:tcPr>
            <w:tcW w:w="3240" w:type="dxa"/>
          </w:tcPr>
          <w:p w14:paraId="26EA8461" w14:textId="77777777" w:rsidR="006E365E" w:rsidRPr="00DC552F" w:rsidRDefault="006E365E" w:rsidP="00020B58">
            <w:pPr>
              <w:contextualSpacing/>
              <w:jc w:val="center"/>
              <w:rPr>
                <w:sz w:val="20"/>
              </w:rPr>
            </w:pPr>
          </w:p>
        </w:tc>
        <w:tc>
          <w:tcPr>
            <w:tcW w:w="1440" w:type="dxa"/>
          </w:tcPr>
          <w:p w14:paraId="0DE53930" w14:textId="77777777" w:rsidR="006E365E" w:rsidRPr="00DC552F" w:rsidRDefault="006E365E" w:rsidP="00020B58">
            <w:pPr>
              <w:contextualSpacing/>
              <w:jc w:val="center"/>
              <w:rPr>
                <w:sz w:val="20"/>
              </w:rPr>
            </w:pPr>
          </w:p>
        </w:tc>
        <w:tc>
          <w:tcPr>
            <w:tcW w:w="2340" w:type="dxa"/>
          </w:tcPr>
          <w:p w14:paraId="2DCF968B" w14:textId="77777777" w:rsidR="006E365E" w:rsidRPr="00DC552F" w:rsidRDefault="006E365E" w:rsidP="00020B58">
            <w:pPr>
              <w:contextualSpacing/>
              <w:jc w:val="center"/>
              <w:rPr>
                <w:sz w:val="20"/>
              </w:rPr>
            </w:pPr>
          </w:p>
        </w:tc>
        <w:tc>
          <w:tcPr>
            <w:tcW w:w="1980" w:type="dxa"/>
          </w:tcPr>
          <w:p w14:paraId="0FCF1D81" w14:textId="77777777" w:rsidR="006E365E" w:rsidRPr="00DC552F" w:rsidRDefault="006E365E" w:rsidP="00020B58">
            <w:pPr>
              <w:contextualSpacing/>
              <w:jc w:val="center"/>
              <w:rPr>
                <w:sz w:val="20"/>
              </w:rPr>
            </w:pPr>
          </w:p>
        </w:tc>
        <w:tc>
          <w:tcPr>
            <w:tcW w:w="2880" w:type="dxa"/>
          </w:tcPr>
          <w:p w14:paraId="17AB8A86" w14:textId="77777777" w:rsidR="006E365E" w:rsidRPr="00DC552F" w:rsidRDefault="006E365E" w:rsidP="00020B58">
            <w:pPr>
              <w:contextualSpacing/>
              <w:jc w:val="center"/>
              <w:rPr>
                <w:sz w:val="20"/>
              </w:rPr>
            </w:pPr>
          </w:p>
        </w:tc>
      </w:tr>
      <w:tr w:rsidR="006E365E" w:rsidRPr="00DC552F" w14:paraId="5BBFA848" w14:textId="77777777" w:rsidTr="00CD018F">
        <w:trPr>
          <w:trHeight w:val="54"/>
          <w:jc w:val="center"/>
        </w:trPr>
        <w:tc>
          <w:tcPr>
            <w:tcW w:w="714" w:type="dxa"/>
            <w:vMerge/>
          </w:tcPr>
          <w:p w14:paraId="69B59E0F" w14:textId="77777777" w:rsidR="006E365E" w:rsidRPr="00DC552F" w:rsidRDefault="006E365E" w:rsidP="00020B58">
            <w:pPr>
              <w:contextualSpacing/>
              <w:jc w:val="center"/>
              <w:rPr>
                <w:b/>
                <w:sz w:val="20"/>
              </w:rPr>
            </w:pPr>
          </w:p>
        </w:tc>
        <w:tc>
          <w:tcPr>
            <w:tcW w:w="721" w:type="dxa"/>
            <w:vMerge/>
          </w:tcPr>
          <w:p w14:paraId="777D9BAF" w14:textId="77777777" w:rsidR="006E365E" w:rsidRPr="00DC552F" w:rsidRDefault="006E365E" w:rsidP="00020B58">
            <w:pPr>
              <w:contextualSpacing/>
              <w:jc w:val="center"/>
              <w:rPr>
                <w:sz w:val="20"/>
              </w:rPr>
            </w:pPr>
          </w:p>
        </w:tc>
        <w:tc>
          <w:tcPr>
            <w:tcW w:w="3240" w:type="dxa"/>
          </w:tcPr>
          <w:p w14:paraId="28CA7A8B" w14:textId="77777777" w:rsidR="006E365E" w:rsidRPr="00DC552F" w:rsidRDefault="006E365E" w:rsidP="00020B58">
            <w:pPr>
              <w:contextualSpacing/>
              <w:jc w:val="center"/>
              <w:rPr>
                <w:sz w:val="20"/>
              </w:rPr>
            </w:pPr>
          </w:p>
        </w:tc>
        <w:tc>
          <w:tcPr>
            <w:tcW w:w="1440" w:type="dxa"/>
          </w:tcPr>
          <w:p w14:paraId="7ACBE49C" w14:textId="77777777" w:rsidR="006E365E" w:rsidRPr="00DC552F" w:rsidRDefault="006E365E" w:rsidP="00020B58">
            <w:pPr>
              <w:contextualSpacing/>
              <w:jc w:val="center"/>
              <w:rPr>
                <w:sz w:val="20"/>
              </w:rPr>
            </w:pPr>
          </w:p>
        </w:tc>
        <w:tc>
          <w:tcPr>
            <w:tcW w:w="2340" w:type="dxa"/>
          </w:tcPr>
          <w:p w14:paraId="7B0E24C3" w14:textId="77777777" w:rsidR="006E365E" w:rsidRPr="00DC552F" w:rsidRDefault="006E365E" w:rsidP="00020B58">
            <w:pPr>
              <w:contextualSpacing/>
              <w:jc w:val="center"/>
              <w:rPr>
                <w:sz w:val="20"/>
              </w:rPr>
            </w:pPr>
          </w:p>
        </w:tc>
        <w:tc>
          <w:tcPr>
            <w:tcW w:w="1980" w:type="dxa"/>
          </w:tcPr>
          <w:p w14:paraId="68A542DA" w14:textId="77777777" w:rsidR="006E365E" w:rsidRPr="00DC552F" w:rsidRDefault="006E365E" w:rsidP="00020B58">
            <w:pPr>
              <w:contextualSpacing/>
              <w:jc w:val="center"/>
              <w:rPr>
                <w:sz w:val="20"/>
              </w:rPr>
            </w:pPr>
          </w:p>
        </w:tc>
        <w:tc>
          <w:tcPr>
            <w:tcW w:w="2880" w:type="dxa"/>
          </w:tcPr>
          <w:p w14:paraId="27028255" w14:textId="77777777" w:rsidR="006E365E" w:rsidRPr="00DC552F" w:rsidRDefault="006E365E" w:rsidP="00020B58">
            <w:pPr>
              <w:contextualSpacing/>
              <w:jc w:val="center"/>
              <w:rPr>
                <w:sz w:val="20"/>
              </w:rPr>
            </w:pPr>
          </w:p>
        </w:tc>
      </w:tr>
      <w:tr w:rsidR="006E365E" w:rsidRPr="00DC552F" w14:paraId="4C931499" w14:textId="77777777" w:rsidTr="00CD018F">
        <w:trPr>
          <w:trHeight w:val="54"/>
          <w:jc w:val="center"/>
        </w:trPr>
        <w:tc>
          <w:tcPr>
            <w:tcW w:w="714" w:type="dxa"/>
            <w:vMerge/>
          </w:tcPr>
          <w:p w14:paraId="62A7AC38" w14:textId="77777777" w:rsidR="006E365E" w:rsidRPr="00DC552F" w:rsidRDefault="006E365E" w:rsidP="00020B58">
            <w:pPr>
              <w:contextualSpacing/>
              <w:jc w:val="center"/>
              <w:rPr>
                <w:b/>
                <w:sz w:val="20"/>
              </w:rPr>
            </w:pPr>
          </w:p>
        </w:tc>
        <w:tc>
          <w:tcPr>
            <w:tcW w:w="721" w:type="dxa"/>
            <w:vMerge/>
          </w:tcPr>
          <w:p w14:paraId="5586C6EB" w14:textId="77777777" w:rsidR="006E365E" w:rsidRPr="00DC552F" w:rsidRDefault="006E365E" w:rsidP="00020B58">
            <w:pPr>
              <w:contextualSpacing/>
              <w:jc w:val="center"/>
              <w:rPr>
                <w:sz w:val="20"/>
              </w:rPr>
            </w:pPr>
          </w:p>
        </w:tc>
        <w:tc>
          <w:tcPr>
            <w:tcW w:w="3240" w:type="dxa"/>
          </w:tcPr>
          <w:p w14:paraId="2E8A18C3" w14:textId="77777777" w:rsidR="006E365E" w:rsidRPr="00DC552F" w:rsidRDefault="006E365E" w:rsidP="00020B58">
            <w:pPr>
              <w:contextualSpacing/>
              <w:jc w:val="center"/>
              <w:rPr>
                <w:sz w:val="20"/>
              </w:rPr>
            </w:pPr>
          </w:p>
        </w:tc>
        <w:tc>
          <w:tcPr>
            <w:tcW w:w="1440" w:type="dxa"/>
          </w:tcPr>
          <w:p w14:paraId="02E4C031" w14:textId="77777777" w:rsidR="006E365E" w:rsidRPr="00DC552F" w:rsidRDefault="006E365E" w:rsidP="00020B58">
            <w:pPr>
              <w:contextualSpacing/>
              <w:jc w:val="center"/>
              <w:rPr>
                <w:sz w:val="20"/>
              </w:rPr>
            </w:pPr>
          </w:p>
        </w:tc>
        <w:tc>
          <w:tcPr>
            <w:tcW w:w="2340" w:type="dxa"/>
          </w:tcPr>
          <w:p w14:paraId="1CADD8FE" w14:textId="77777777" w:rsidR="006E365E" w:rsidRPr="00DC552F" w:rsidRDefault="006E365E" w:rsidP="00020B58">
            <w:pPr>
              <w:contextualSpacing/>
              <w:jc w:val="center"/>
              <w:rPr>
                <w:sz w:val="20"/>
              </w:rPr>
            </w:pPr>
          </w:p>
        </w:tc>
        <w:tc>
          <w:tcPr>
            <w:tcW w:w="1980" w:type="dxa"/>
          </w:tcPr>
          <w:p w14:paraId="546A3CCD" w14:textId="77777777" w:rsidR="006E365E" w:rsidRPr="00DC552F" w:rsidRDefault="006E365E" w:rsidP="00020B58">
            <w:pPr>
              <w:contextualSpacing/>
              <w:jc w:val="center"/>
              <w:rPr>
                <w:sz w:val="20"/>
              </w:rPr>
            </w:pPr>
          </w:p>
        </w:tc>
        <w:tc>
          <w:tcPr>
            <w:tcW w:w="2880" w:type="dxa"/>
          </w:tcPr>
          <w:p w14:paraId="0AAB5B9E" w14:textId="77777777" w:rsidR="006E365E" w:rsidRPr="00DC552F" w:rsidRDefault="006E365E" w:rsidP="00020B58">
            <w:pPr>
              <w:contextualSpacing/>
              <w:jc w:val="center"/>
              <w:rPr>
                <w:sz w:val="20"/>
              </w:rPr>
            </w:pPr>
          </w:p>
        </w:tc>
      </w:tr>
      <w:tr w:rsidR="006E365E" w:rsidRPr="00DC552F" w14:paraId="5995D9B7" w14:textId="77777777" w:rsidTr="00CD018F">
        <w:trPr>
          <w:trHeight w:val="54"/>
          <w:jc w:val="center"/>
        </w:trPr>
        <w:tc>
          <w:tcPr>
            <w:tcW w:w="714" w:type="dxa"/>
            <w:vMerge/>
          </w:tcPr>
          <w:p w14:paraId="418A0653" w14:textId="77777777" w:rsidR="006E365E" w:rsidRPr="00DC552F" w:rsidRDefault="006E365E" w:rsidP="00020B58">
            <w:pPr>
              <w:contextualSpacing/>
              <w:jc w:val="center"/>
              <w:rPr>
                <w:b/>
                <w:sz w:val="20"/>
              </w:rPr>
            </w:pPr>
          </w:p>
        </w:tc>
        <w:tc>
          <w:tcPr>
            <w:tcW w:w="721" w:type="dxa"/>
            <w:vMerge/>
          </w:tcPr>
          <w:p w14:paraId="672188B3" w14:textId="77777777" w:rsidR="006E365E" w:rsidRPr="00DC552F" w:rsidRDefault="006E365E" w:rsidP="00020B58">
            <w:pPr>
              <w:contextualSpacing/>
              <w:jc w:val="center"/>
              <w:rPr>
                <w:sz w:val="20"/>
              </w:rPr>
            </w:pPr>
          </w:p>
        </w:tc>
        <w:tc>
          <w:tcPr>
            <w:tcW w:w="3240" w:type="dxa"/>
          </w:tcPr>
          <w:p w14:paraId="0C86201C" w14:textId="77777777" w:rsidR="006E365E" w:rsidRPr="00DC552F" w:rsidRDefault="006E365E" w:rsidP="00020B58">
            <w:pPr>
              <w:contextualSpacing/>
              <w:jc w:val="center"/>
              <w:rPr>
                <w:sz w:val="20"/>
              </w:rPr>
            </w:pPr>
          </w:p>
        </w:tc>
        <w:tc>
          <w:tcPr>
            <w:tcW w:w="1440" w:type="dxa"/>
          </w:tcPr>
          <w:p w14:paraId="108A86ED" w14:textId="77777777" w:rsidR="006E365E" w:rsidRPr="00DC552F" w:rsidRDefault="006E365E" w:rsidP="00020B58">
            <w:pPr>
              <w:contextualSpacing/>
              <w:jc w:val="center"/>
              <w:rPr>
                <w:sz w:val="20"/>
              </w:rPr>
            </w:pPr>
          </w:p>
        </w:tc>
        <w:tc>
          <w:tcPr>
            <w:tcW w:w="2340" w:type="dxa"/>
          </w:tcPr>
          <w:p w14:paraId="2D66E0C8" w14:textId="77777777" w:rsidR="006E365E" w:rsidRPr="00DC552F" w:rsidRDefault="006E365E" w:rsidP="00020B58">
            <w:pPr>
              <w:contextualSpacing/>
              <w:jc w:val="center"/>
              <w:rPr>
                <w:sz w:val="20"/>
              </w:rPr>
            </w:pPr>
          </w:p>
        </w:tc>
        <w:tc>
          <w:tcPr>
            <w:tcW w:w="1980" w:type="dxa"/>
          </w:tcPr>
          <w:p w14:paraId="5ECA1259" w14:textId="77777777" w:rsidR="006E365E" w:rsidRPr="00DC552F" w:rsidRDefault="006E365E" w:rsidP="00020B58">
            <w:pPr>
              <w:contextualSpacing/>
              <w:jc w:val="center"/>
              <w:rPr>
                <w:sz w:val="20"/>
              </w:rPr>
            </w:pPr>
          </w:p>
        </w:tc>
        <w:tc>
          <w:tcPr>
            <w:tcW w:w="2880" w:type="dxa"/>
          </w:tcPr>
          <w:p w14:paraId="092EDB4B" w14:textId="77777777" w:rsidR="006E365E" w:rsidRPr="00DC552F" w:rsidRDefault="006E365E" w:rsidP="00020B58">
            <w:pPr>
              <w:contextualSpacing/>
              <w:jc w:val="center"/>
              <w:rPr>
                <w:sz w:val="20"/>
              </w:rPr>
            </w:pPr>
          </w:p>
        </w:tc>
      </w:tr>
      <w:tr w:rsidR="006E365E" w:rsidRPr="00DC552F" w14:paraId="37106737" w14:textId="77777777" w:rsidTr="00CD018F">
        <w:trPr>
          <w:trHeight w:val="54"/>
          <w:jc w:val="center"/>
        </w:trPr>
        <w:tc>
          <w:tcPr>
            <w:tcW w:w="714" w:type="dxa"/>
            <w:vMerge w:val="restart"/>
          </w:tcPr>
          <w:p w14:paraId="64CE2462" w14:textId="288D3A1C" w:rsidR="006E365E" w:rsidRPr="00DC552F" w:rsidRDefault="006E365E" w:rsidP="00020B58">
            <w:pPr>
              <w:contextualSpacing/>
              <w:jc w:val="center"/>
              <w:rPr>
                <w:b/>
                <w:sz w:val="20"/>
              </w:rPr>
            </w:pPr>
            <w:r w:rsidRPr="00DC552F">
              <w:rPr>
                <w:b/>
                <w:sz w:val="20"/>
              </w:rPr>
              <w:t>3</w:t>
            </w:r>
          </w:p>
        </w:tc>
        <w:tc>
          <w:tcPr>
            <w:tcW w:w="721" w:type="dxa"/>
            <w:vMerge w:val="restart"/>
          </w:tcPr>
          <w:p w14:paraId="5356BAD0" w14:textId="77777777" w:rsidR="006E365E" w:rsidRPr="00DC552F" w:rsidRDefault="006E365E" w:rsidP="00020B58">
            <w:pPr>
              <w:contextualSpacing/>
              <w:jc w:val="center"/>
              <w:rPr>
                <w:sz w:val="20"/>
              </w:rPr>
            </w:pPr>
          </w:p>
        </w:tc>
        <w:tc>
          <w:tcPr>
            <w:tcW w:w="3240" w:type="dxa"/>
          </w:tcPr>
          <w:p w14:paraId="41499707" w14:textId="77777777" w:rsidR="006E365E" w:rsidRPr="00DC552F" w:rsidRDefault="006E365E" w:rsidP="00020B58">
            <w:pPr>
              <w:contextualSpacing/>
              <w:jc w:val="center"/>
              <w:rPr>
                <w:sz w:val="20"/>
              </w:rPr>
            </w:pPr>
          </w:p>
        </w:tc>
        <w:tc>
          <w:tcPr>
            <w:tcW w:w="1440" w:type="dxa"/>
          </w:tcPr>
          <w:p w14:paraId="3F33BCBD" w14:textId="77777777" w:rsidR="006E365E" w:rsidRPr="00DC552F" w:rsidRDefault="006E365E" w:rsidP="00020B58">
            <w:pPr>
              <w:contextualSpacing/>
              <w:jc w:val="center"/>
              <w:rPr>
                <w:sz w:val="20"/>
              </w:rPr>
            </w:pPr>
          </w:p>
        </w:tc>
        <w:tc>
          <w:tcPr>
            <w:tcW w:w="2340" w:type="dxa"/>
          </w:tcPr>
          <w:p w14:paraId="3EDC664B" w14:textId="77777777" w:rsidR="006E365E" w:rsidRPr="00DC552F" w:rsidRDefault="006E365E" w:rsidP="00020B58">
            <w:pPr>
              <w:contextualSpacing/>
              <w:jc w:val="center"/>
              <w:rPr>
                <w:sz w:val="20"/>
              </w:rPr>
            </w:pPr>
          </w:p>
        </w:tc>
        <w:tc>
          <w:tcPr>
            <w:tcW w:w="1980" w:type="dxa"/>
          </w:tcPr>
          <w:p w14:paraId="284D179A" w14:textId="77777777" w:rsidR="006E365E" w:rsidRPr="00DC552F" w:rsidRDefault="006E365E" w:rsidP="00020B58">
            <w:pPr>
              <w:contextualSpacing/>
              <w:jc w:val="center"/>
              <w:rPr>
                <w:sz w:val="20"/>
              </w:rPr>
            </w:pPr>
          </w:p>
        </w:tc>
        <w:tc>
          <w:tcPr>
            <w:tcW w:w="2880" w:type="dxa"/>
          </w:tcPr>
          <w:p w14:paraId="308F25F2" w14:textId="77777777" w:rsidR="006E365E" w:rsidRPr="00DC552F" w:rsidRDefault="006E365E" w:rsidP="00020B58">
            <w:pPr>
              <w:contextualSpacing/>
              <w:jc w:val="center"/>
              <w:rPr>
                <w:sz w:val="20"/>
              </w:rPr>
            </w:pPr>
          </w:p>
        </w:tc>
      </w:tr>
      <w:tr w:rsidR="006E365E" w:rsidRPr="00DC552F" w14:paraId="1048E846" w14:textId="77777777" w:rsidTr="00CD018F">
        <w:trPr>
          <w:trHeight w:val="54"/>
          <w:jc w:val="center"/>
        </w:trPr>
        <w:tc>
          <w:tcPr>
            <w:tcW w:w="714" w:type="dxa"/>
            <w:vMerge/>
          </w:tcPr>
          <w:p w14:paraId="0B546B98" w14:textId="77777777" w:rsidR="006E365E" w:rsidRPr="00DC552F" w:rsidRDefault="006E365E" w:rsidP="00020B58">
            <w:pPr>
              <w:contextualSpacing/>
              <w:jc w:val="center"/>
              <w:rPr>
                <w:b/>
                <w:sz w:val="20"/>
              </w:rPr>
            </w:pPr>
          </w:p>
        </w:tc>
        <w:tc>
          <w:tcPr>
            <w:tcW w:w="721" w:type="dxa"/>
            <w:vMerge/>
          </w:tcPr>
          <w:p w14:paraId="40B06C0D" w14:textId="77777777" w:rsidR="006E365E" w:rsidRPr="00DC552F" w:rsidRDefault="006E365E" w:rsidP="00020B58">
            <w:pPr>
              <w:contextualSpacing/>
              <w:jc w:val="center"/>
              <w:rPr>
                <w:sz w:val="20"/>
              </w:rPr>
            </w:pPr>
          </w:p>
        </w:tc>
        <w:tc>
          <w:tcPr>
            <w:tcW w:w="3240" w:type="dxa"/>
          </w:tcPr>
          <w:p w14:paraId="4B2E13A7" w14:textId="77777777" w:rsidR="006E365E" w:rsidRPr="00DC552F" w:rsidRDefault="006E365E" w:rsidP="00020B58">
            <w:pPr>
              <w:contextualSpacing/>
              <w:jc w:val="center"/>
              <w:rPr>
                <w:sz w:val="20"/>
              </w:rPr>
            </w:pPr>
          </w:p>
        </w:tc>
        <w:tc>
          <w:tcPr>
            <w:tcW w:w="1440" w:type="dxa"/>
          </w:tcPr>
          <w:p w14:paraId="41B4BAD8" w14:textId="77777777" w:rsidR="006E365E" w:rsidRPr="00DC552F" w:rsidRDefault="006E365E" w:rsidP="00020B58">
            <w:pPr>
              <w:contextualSpacing/>
              <w:jc w:val="center"/>
              <w:rPr>
                <w:sz w:val="20"/>
              </w:rPr>
            </w:pPr>
          </w:p>
        </w:tc>
        <w:tc>
          <w:tcPr>
            <w:tcW w:w="2340" w:type="dxa"/>
          </w:tcPr>
          <w:p w14:paraId="4D70CDC1" w14:textId="77777777" w:rsidR="006E365E" w:rsidRPr="00DC552F" w:rsidRDefault="006E365E" w:rsidP="00020B58">
            <w:pPr>
              <w:contextualSpacing/>
              <w:jc w:val="center"/>
              <w:rPr>
                <w:sz w:val="20"/>
              </w:rPr>
            </w:pPr>
          </w:p>
        </w:tc>
        <w:tc>
          <w:tcPr>
            <w:tcW w:w="1980" w:type="dxa"/>
          </w:tcPr>
          <w:p w14:paraId="7B92446B" w14:textId="77777777" w:rsidR="006E365E" w:rsidRPr="00DC552F" w:rsidRDefault="006E365E" w:rsidP="00020B58">
            <w:pPr>
              <w:contextualSpacing/>
              <w:jc w:val="center"/>
              <w:rPr>
                <w:sz w:val="20"/>
              </w:rPr>
            </w:pPr>
          </w:p>
        </w:tc>
        <w:tc>
          <w:tcPr>
            <w:tcW w:w="2880" w:type="dxa"/>
          </w:tcPr>
          <w:p w14:paraId="3557BEDF" w14:textId="77777777" w:rsidR="006E365E" w:rsidRPr="00DC552F" w:rsidRDefault="006E365E" w:rsidP="00020B58">
            <w:pPr>
              <w:contextualSpacing/>
              <w:jc w:val="center"/>
              <w:rPr>
                <w:sz w:val="20"/>
              </w:rPr>
            </w:pPr>
          </w:p>
        </w:tc>
      </w:tr>
      <w:tr w:rsidR="006E365E" w:rsidRPr="00DC552F" w14:paraId="4FB3DA50" w14:textId="77777777" w:rsidTr="00CD018F">
        <w:trPr>
          <w:trHeight w:val="54"/>
          <w:jc w:val="center"/>
        </w:trPr>
        <w:tc>
          <w:tcPr>
            <w:tcW w:w="714" w:type="dxa"/>
            <w:vMerge/>
          </w:tcPr>
          <w:p w14:paraId="58038904" w14:textId="77777777" w:rsidR="006E365E" w:rsidRPr="00DC552F" w:rsidRDefault="006E365E" w:rsidP="00020B58">
            <w:pPr>
              <w:contextualSpacing/>
              <w:jc w:val="center"/>
              <w:rPr>
                <w:b/>
                <w:sz w:val="20"/>
              </w:rPr>
            </w:pPr>
          </w:p>
        </w:tc>
        <w:tc>
          <w:tcPr>
            <w:tcW w:w="721" w:type="dxa"/>
            <w:vMerge/>
          </w:tcPr>
          <w:p w14:paraId="1AAC3227" w14:textId="77777777" w:rsidR="006E365E" w:rsidRPr="00DC552F" w:rsidRDefault="006E365E" w:rsidP="00020B58">
            <w:pPr>
              <w:contextualSpacing/>
              <w:jc w:val="center"/>
              <w:rPr>
                <w:sz w:val="20"/>
              </w:rPr>
            </w:pPr>
          </w:p>
        </w:tc>
        <w:tc>
          <w:tcPr>
            <w:tcW w:w="3240" w:type="dxa"/>
          </w:tcPr>
          <w:p w14:paraId="5B0CB185" w14:textId="77777777" w:rsidR="006E365E" w:rsidRPr="00DC552F" w:rsidRDefault="006E365E" w:rsidP="00020B58">
            <w:pPr>
              <w:contextualSpacing/>
              <w:jc w:val="center"/>
              <w:rPr>
                <w:sz w:val="20"/>
              </w:rPr>
            </w:pPr>
          </w:p>
        </w:tc>
        <w:tc>
          <w:tcPr>
            <w:tcW w:w="1440" w:type="dxa"/>
          </w:tcPr>
          <w:p w14:paraId="110333BB" w14:textId="77777777" w:rsidR="006E365E" w:rsidRPr="00DC552F" w:rsidRDefault="006E365E" w:rsidP="00020B58">
            <w:pPr>
              <w:contextualSpacing/>
              <w:jc w:val="center"/>
              <w:rPr>
                <w:sz w:val="20"/>
              </w:rPr>
            </w:pPr>
          </w:p>
        </w:tc>
        <w:tc>
          <w:tcPr>
            <w:tcW w:w="2340" w:type="dxa"/>
          </w:tcPr>
          <w:p w14:paraId="42E43C70" w14:textId="77777777" w:rsidR="006E365E" w:rsidRPr="00DC552F" w:rsidRDefault="006E365E" w:rsidP="00020B58">
            <w:pPr>
              <w:contextualSpacing/>
              <w:jc w:val="center"/>
              <w:rPr>
                <w:sz w:val="20"/>
              </w:rPr>
            </w:pPr>
          </w:p>
        </w:tc>
        <w:tc>
          <w:tcPr>
            <w:tcW w:w="1980" w:type="dxa"/>
          </w:tcPr>
          <w:p w14:paraId="48EF74AC" w14:textId="77777777" w:rsidR="006E365E" w:rsidRPr="00DC552F" w:rsidRDefault="006E365E" w:rsidP="00020B58">
            <w:pPr>
              <w:contextualSpacing/>
              <w:jc w:val="center"/>
              <w:rPr>
                <w:sz w:val="20"/>
              </w:rPr>
            </w:pPr>
          </w:p>
        </w:tc>
        <w:tc>
          <w:tcPr>
            <w:tcW w:w="2880" w:type="dxa"/>
          </w:tcPr>
          <w:p w14:paraId="255BB81D" w14:textId="77777777" w:rsidR="006E365E" w:rsidRPr="00DC552F" w:rsidRDefault="006E365E" w:rsidP="00020B58">
            <w:pPr>
              <w:contextualSpacing/>
              <w:jc w:val="center"/>
              <w:rPr>
                <w:sz w:val="20"/>
              </w:rPr>
            </w:pPr>
          </w:p>
        </w:tc>
      </w:tr>
      <w:tr w:rsidR="006E365E" w:rsidRPr="00DC552F" w14:paraId="2FC9770B" w14:textId="77777777" w:rsidTr="00CD018F">
        <w:trPr>
          <w:trHeight w:val="54"/>
          <w:jc w:val="center"/>
        </w:trPr>
        <w:tc>
          <w:tcPr>
            <w:tcW w:w="714" w:type="dxa"/>
            <w:vMerge/>
          </w:tcPr>
          <w:p w14:paraId="41CB1018" w14:textId="77777777" w:rsidR="006E365E" w:rsidRPr="00DC552F" w:rsidRDefault="006E365E" w:rsidP="00020B58">
            <w:pPr>
              <w:contextualSpacing/>
              <w:jc w:val="center"/>
              <w:rPr>
                <w:b/>
                <w:sz w:val="20"/>
              </w:rPr>
            </w:pPr>
          </w:p>
        </w:tc>
        <w:tc>
          <w:tcPr>
            <w:tcW w:w="721" w:type="dxa"/>
            <w:vMerge/>
          </w:tcPr>
          <w:p w14:paraId="26354B2D" w14:textId="77777777" w:rsidR="006E365E" w:rsidRPr="00DC552F" w:rsidRDefault="006E365E" w:rsidP="00020B58">
            <w:pPr>
              <w:contextualSpacing/>
              <w:jc w:val="center"/>
              <w:rPr>
                <w:sz w:val="20"/>
              </w:rPr>
            </w:pPr>
          </w:p>
        </w:tc>
        <w:tc>
          <w:tcPr>
            <w:tcW w:w="3240" w:type="dxa"/>
          </w:tcPr>
          <w:p w14:paraId="6591CABF" w14:textId="77777777" w:rsidR="006E365E" w:rsidRPr="00DC552F" w:rsidRDefault="006E365E" w:rsidP="00020B58">
            <w:pPr>
              <w:contextualSpacing/>
              <w:jc w:val="center"/>
              <w:rPr>
                <w:sz w:val="20"/>
              </w:rPr>
            </w:pPr>
          </w:p>
        </w:tc>
        <w:tc>
          <w:tcPr>
            <w:tcW w:w="1440" w:type="dxa"/>
          </w:tcPr>
          <w:p w14:paraId="251BF394" w14:textId="77777777" w:rsidR="006E365E" w:rsidRPr="00DC552F" w:rsidRDefault="006E365E" w:rsidP="00020B58">
            <w:pPr>
              <w:contextualSpacing/>
              <w:jc w:val="center"/>
              <w:rPr>
                <w:sz w:val="20"/>
              </w:rPr>
            </w:pPr>
          </w:p>
        </w:tc>
        <w:tc>
          <w:tcPr>
            <w:tcW w:w="2340" w:type="dxa"/>
          </w:tcPr>
          <w:p w14:paraId="3C5C47B6" w14:textId="77777777" w:rsidR="006E365E" w:rsidRPr="00DC552F" w:rsidRDefault="006E365E" w:rsidP="00020B58">
            <w:pPr>
              <w:contextualSpacing/>
              <w:jc w:val="center"/>
              <w:rPr>
                <w:sz w:val="20"/>
              </w:rPr>
            </w:pPr>
          </w:p>
        </w:tc>
        <w:tc>
          <w:tcPr>
            <w:tcW w:w="1980" w:type="dxa"/>
          </w:tcPr>
          <w:p w14:paraId="3B37EDE1" w14:textId="77777777" w:rsidR="006E365E" w:rsidRPr="00DC552F" w:rsidRDefault="006E365E" w:rsidP="00020B58">
            <w:pPr>
              <w:contextualSpacing/>
              <w:jc w:val="center"/>
              <w:rPr>
                <w:sz w:val="20"/>
              </w:rPr>
            </w:pPr>
          </w:p>
        </w:tc>
        <w:tc>
          <w:tcPr>
            <w:tcW w:w="2880" w:type="dxa"/>
          </w:tcPr>
          <w:p w14:paraId="6BADA5A1" w14:textId="77777777" w:rsidR="006E365E" w:rsidRPr="00DC552F" w:rsidRDefault="006E365E" w:rsidP="00020B58">
            <w:pPr>
              <w:contextualSpacing/>
              <w:jc w:val="center"/>
              <w:rPr>
                <w:sz w:val="20"/>
              </w:rPr>
            </w:pPr>
          </w:p>
        </w:tc>
      </w:tr>
      <w:tr w:rsidR="006E365E" w:rsidRPr="00DC552F" w14:paraId="0AA91503" w14:textId="77777777" w:rsidTr="00CD018F">
        <w:trPr>
          <w:trHeight w:val="54"/>
          <w:jc w:val="center"/>
        </w:trPr>
        <w:tc>
          <w:tcPr>
            <w:tcW w:w="714" w:type="dxa"/>
            <w:vMerge/>
          </w:tcPr>
          <w:p w14:paraId="5EE8BA16" w14:textId="77777777" w:rsidR="006E365E" w:rsidRPr="00DC552F" w:rsidRDefault="006E365E" w:rsidP="00020B58">
            <w:pPr>
              <w:contextualSpacing/>
              <w:jc w:val="center"/>
              <w:rPr>
                <w:b/>
                <w:sz w:val="20"/>
              </w:rPr>
            </w:pPr>
          </w:p>
        </w:tc>
        <w:tc>
          <w:tcPr>
            <w:tcW w:w="721" w:type="dxa"/>
            <w:vMerge/>
          </w:tcPr>
          <w:p w14:paraId="2137B6B6" w14:textId="77777777" w:rsidR="006E365E" w:rsidRPr="00DC552F" w:rsidRDefault="006E365E" w:rsidP="00020B58">
            <w:pPr>
              <w:contextualSpacing/>
              <w:jc w:val="center"/>
              <w:rPr>
                <w:sz w:val="20"/>
              </w:rPr>
            </w:pPr>
          </w:p>
        </w:tc>
        <w:tc>
          <w:tcPr>
            <w:tcW w:w="3240" w:type="dxa"/>
          </w:tcPr>
          <w:p w14:paraId="716919FD" w14:textId="77777777" w:rsidR="006E365E" w:rsidRPr="00DC552F" w:rsidRDefault="006E365E" w:rsidP="00020B58">
            <w:pPr>
              <w:contextualSpacing/>
              <w:jc w:val="center"/>
              <w:rPr>
                <w:sz w:val="20"/>
              </w:rPr>
            </w:pPr>
          </w:p>
        </w:tc>
        <w:tc>
          <w:tcPr>
            <w:tcW w:w="1440" w:type="dxa"/>
          </w:tcPr>
          <w:p w14:paraId="6816EFC0" w14:textId="77777777" w:rsidR="006E365E" w:rsidRPr="00DC552F" w:rsidRDefault="006E365E" w:rsidP="00020B58">
            <w:pPr>
              <w:contextualSpacing/>
              <w:jc w:val="center"/>
              <w:rPr>
                <w:sz w:val="20"/>
              </w:rPr>
            </w:pPr>
          </w:p>
        </w:tc>
        <w:tc>
          <w:tcPr>
            <w:tcW w:w="2340" w:type="dxa"/>
          </w:tcPr>
          <w:p w14:paraId="52F887DE" w14:textId="77777777" w:rsidR="006E365E" w:rsidRPr="00DC552F" w:rsidRDefault="006E365E" w:rsidP="00020B58">
            <w:pPr>
              <w:contextualSpacing/>
              <w:jc w:val="center"/>
              <w:rPr>
                <w:sz w:val="20"/>
              </w:rPr>
            </w:pPr>
          </w:p>
        </w:tc>
        <w:tc>
          <w:tcPr>
            <w:tcW w:w="1980" w:type="dxa"/>
          </w:tcPr>
          <w:p w14:paraId="238137CD" w14:textId="77777777" w:rsidR="006E365E" w:rsidRPr="00DC552F" w:rsidRDefault="006E365E" w:rsidP="00020B58">
            <w:pPr>
              <w:contextualSpacing/>
              <w:jc w:val="center"/>
              <w:rPr>
                <w:sz w:val="20"/>
              </w:rPr>
            </w:pPr>
          </w:p>
        </w:tc>
        <w:tc>
          <w:tcPr>
            <w:tcW w:w="2880" w:type="dxa"/>
          </w:tcPr>
          <w:p w14:paraId="2F467962" w14:textId="77777777" w:rsidR="006E365E" w:rsidRPr="00DC552F" w:rsidRDefault="006E365E" w:rsidP="00020B58">
            <w:pPr>
              <w:contextualSpacing/>
              <w:jc w:val="center"/>
              <w:rPr>
                <w:sz w:val="20"/>
              </w:rPr>
            </w:pPr>
          </w:p>
        </w:tc>
      </w:tr>
      <w:tr w:rsidR="006E365E" w:rsidRPr="00DC552F" w14:paraId="6E7F2B98" w14:textId="77777777" w:rsidTr="00CD018F">
        <w:trPr>
          <w:trHeight w:val="54"/>
          <w:jc w:val="center"/>
        </w:trPr>
        <w:tc>
          <w:tcPr>
            <w:tcW w:w="714" w:type="dxa"/>
            <w:vMerge w:val="restart"/>
          </w:tcPr>
          <w:p w14:paraId="1397C2B3" w14:textId="4CFB1A6A" w:rsidR="006E365E" w:rsidRPr="00DC552F" w:rsidRDefault="006E365E" w:rsidP="00020B58">
            <w:pPr>
              <w:contextualSpacing/>
              <w:jc w:val="center"/>
              <w:rPr>
                <w:b/>
                <w:sz w:val="20"/>
              </w:rPr>
            </w:pPr>
            <w:r w:rsidRPr="00DC552F">
              <w:rPr>
                <w:b/>
                <w:sz w:val="20"/>
              </w:rPr>
              <w:t>4</w:t>
            </w:r>
          </w:p>
        </w:tc>
        <w:tc>
          <w:tcPr>
            <w:tcW w:w="721" w:type="dxa"/>
            <w:vMerge w:val="restart"/>
          </w:tcPr>
          <w:p w14:paraId="4014FFC1" w14:textId="77777777" w:rsidR="006E365E" w:rsidRPr="00DC552F" w:rsidRDefault="006E365E" w:rsidP="00020B58">
            <w:pPr>
              <w:contextualSpacing/>
              <w:jc w:val="center"/>
              <w:rPr>
                <w:sz w:val="20"/>
              </w:rPr>
            </w:pPr>
          </w:p>
        </w:tc>
        <w:tc>
          <w:tcPr>
            <w:tcW w:w="3240" w:type="dxa"/>
          </w:tcPr>
          <w:p w14:paraId="00A467D5" w14:textId="77777777" w:rsidR="006E365E" w:rsidRPr="00DC552F" w:rsidRDefault="006E365E" w:rsidP="00020B58">
            <w:pPr>
              <w:contextualSpacing/>
              <w:jc w:val="center"/>
              <w:rPr>
                <w:sz w:val="20"/>
              </w:rPr>
            </w:pPr>
          </w:p>
        </w:tc>
        <w:tc>
          <w:tcPr>
            <w:tcW w:w="1440" w:type="dxa"/>
          </w:tcPr>
          <w:p w14:paraId="3E300C41" w14:textId="77777777" w:rsidR="006E365E" w:rsidRPr="00DC552F" w:rsidRDefault="006E365E" w:rsidP="00020B58">
            <w:pPr>
              <w:contextualSpacing/>
              <w:jc w:val="center"/>
              <w:rPr>
                <w:sz w:val="20"/>
              </w:rPr>
            </w:pPr>
          </w:p>
        </w:tc>
        <w:tc>
          <w:tcPr>
            <w:tcW w:w="2340" w:type="dxa"/>
          </w:tcPr>
          <w:p w14:paraId="5452E418" w14:textId="77777777" w:rsidR="006E365E" w:rsidRPr="00DC552F" w:rsidRDefault="006E365E" w:rsidP="00020B58">
            <w:pPr>
              <w:contextualSpacing/>
              <w:jc w:val="center"/>
              <w:rPr>
                <w:sz w:val="20"/>
              </w:rPr>
            </w:pPr>
          </w:p>
        </w:tc>
        <w:tc>
          <w:tcPr>
            <w:tcW w:w="1980" w:type="dxa"/>
          </w:tcPr>
          <w:p w14:paraId="0B0540CB" w14:textId="77777777" w:rsidR="006E365E" w:rsidRPr="00DC552F" w:rsidRDefault="006E365E" w:rsidP="00020B58">
            <w:pPr>
              <w:contextualSpacing/>
              <w:jc w:val="center"/>
              <w:rPr>
                <w:sz w:val="20"/>
              </w:rPr>
            </w:pPr>
          </w:p>
        </w:tc>
        <w:tc>
          <w:tcPr>
            <w:tcW w:w="2880" w:type="dxa"/>
          </w:tcPr>
          <w:p w14:paraId="63935794" w14:textId="77777777" w:rsidR="006E365E" w:rsidRPr="00DC552F" w:rsidRDefault="006E365E" w:rsidP="00020B58">
            <w:pPr>
              <w:contextualSpacing/>
              <w:jc w:val="center"/>
              <w:rPr>
                <w:sz w:val="20"/>
              </w:rPr>
            </w:pPr>
          </w:p>
        </w:tc>
      </w:tr>
      <w:tr w:rsidR="006E365E" w:rsidRPr="00DC552F" w14:paraId="569759E8" w14:textId="77777777" w:rsidTr="00CD018F">
        <w:trPr>
          <w:trHeight w:val="54"/>
          <w:jc w:val="center"/>
        </w:trPr>
        <w:tc>
          <w:tcPr>
            <w:tcW w:w="714" w:type="dxa"/>
            <w:vMerge/>
          </w:tcPr>
          <w:p w14:paraId="1FB85052" w14:textId="77777777" w:rsidR="006E365E" w:rsidRPr="00DC552F" w:rsidRDefault="006E365E" w:rsidP="00020B58">
            <w:pPr>
              <w:contextualSpacing/>
              <w:jc w:val="center"/>
              <w:rPr>
                <w:b/>
                <w:sz w:val="20"/>
              </w:rPr>
            </w:pPr>
          </w:p>
        </w:tc>
        <w:tc>
          <w:tcPr>
            <w:tcW w:w="721" w:type="dxa"/>
            <w:vMerge/>
          </w:tcPr>
          <w:p w14:paraId="7CEE150E" w14:textId="77777777" w:rsidR="006E365E" w:rsidRPr="00DC552F" w:rsidRDefault="006E365E" w:rsidP="00020B58">
            <w:pPr>
              <w:contextualSpacing/>
              <w:jc w:val="center"/>
              <w:rPr>
                <w:sz w:val="20"/>
              </w:rPr>
            </w:pPr>
          </w:p>
        </w:tc>
        <w:tc>
          <w:tcPr>
            <w:tcW w:w="3240" w:type="dxa"/>
          </w:tcPr>
          <w:p w14:paraId="54AAADED" w14:textId="77777777" w:rsidR="006E365E" w:rsidRPr="00DC552F" w:rsidRDefault="006E365E" w:rsidP="00020B58">
            <w:pPr>
              <w:contextualSpacing/>
              <w:jc w:val="center"/>
              <w:rPr>
                <w:sz w:val="20"/>
              </w:rPr>
            </w:pPr>
          </w:p>
        </w:tc>
        <w:tc>
          <w:tcPr>
            <w:tcW w:w="1440" w:type="dxa"/>
          </w:tcPr>
          <w:p w14:paraId="32DF300B" w14:textId="77777777" w:rsidR="006E365E" w:rsidRPr="00DC552F" w:rsidRDefault="006E365E" w:rsidP="00020B58">
            <w:pPr>
              <w:contextualSpacing/>
              <w:jc w:val="center"/>
              <w:rPr>
                <w:sz w:val="20"/>
              </w:rPr>
            </w:pPr>
          </w:p>
        </w:tc>
        <w:tc>
          <w:tcPr>
            <w:tcW w:w="2340" w:type="dxa"/>
          </w:tcPr>
          <w:p w14:paraId="3742F2C2" w14:textId="77777777" w:rsidR="006E365E" w:rsidRPr="00DC552F" w:rsidRDefault="006E365E" w:rsidP="00020B58">
            <w:pPr>
              <w:contextualSpacing/>
              <w:jc w:val="center"/>
              <w:rPr>
                <w:sz w:val="20"/>
              </w:rPr>
            </w:pPr>
          </w:p>
        </w:tc>
        <w:tc>
          <w:tcPr>
            <w:tcW w:w="1980" w:type="dxa"/>
          </w:tcPr>
          <w:p w14:paraId="1E67D15F" w14:textId="77777777" w:rsidR="006E365E" w:rsidRPr="00DC552F" w:rsidRDefault="006E365E" w:rsidP="00020B58">
            <w:pPr>
              <w:contextualSpacing/>
              <w:jc w:val="center"/>
              <w:rPr>
                <w:sz w:val="20"/>
              </w:rPr>
            </w:pPr>
          </w:p>
        </w:tc>
        <w:tc>
          <w:tcPr>
            <w:tcW w:w="2880" w:type="dxa"/>
          </w:tcPr>
          <w:p w14:paraId="0FD7FBA3" w14:textId="77777777" w:rsidR="006E365E" w:rsidRPr="00DC552F" w:rsidRDefault="006E365E" w:rsidP="00020B58">
            <w:pPr>
              <w:contextualSpacing/>
              <w:jc w:val="center"/>
              <w:rPr>
                <w:sz w:val="20"/>
              </w:rPr>
            </w:pPr>
          </w:p>
        </w:tc>
      </w:tr>
      <w:tr w:rsidR="006E365E" w:rsidRPr="00DC552F" w14:paraId="349A82CE" w14:textId="77777777" w:rsidTr="00CD018F">
        <w:trPr>
          <w:trHeight w:val="54"/>
          <w:jc w:val="center"/>
        </w:trPr>
        <w:tc>
          <w:tcPr>
            <w:tcW w:w="714" w:type="dxa"/>
            <w:vMerge/>
          </w:tcPr>
          <w:p w14:paraId="07610FBF" w14:textId="77777777" w:rsidR="006E365E" w:rsidRPr="00DC552F" w:rsidRDefault="006E365E" w:rsidP="00020B58">
            <w:pPr>
              <w:contextualSpacing/>
              <w:jc w:val="center"/>
              <w:rPr>
                <w:b/>
                <w:sz w:val="20"/>
              </w:rPr>
            </w:pPr>
          </w:p>
        </w:tc>
        <w:tc>
          <w:tcPr>
            <w:tcW w:w="721" w:type="dxa"/>
            <w:vMerge/>
          </w:tcPr>
          <w:p w14:paraId="31A5CC88" w14:textId="77777777" w:rsidR="006E365E" w:rsidRPr="00DC552F" w:rsidRDefault="006E365E" w:rsidP="00020B58">
            <w:pPr>
              <w:contextualSpacing/>
              <w:jc w:val="center"/>
              <w:rPr>
                <w:sz w:val="20"/>
              </w:rPr>
            </w:pPr>
          </w:p>
        </w:tc>
        <w:tc>
          <w:tcPr>
            <w:tcW w:w="3240" w:type="dxa"/>
          </w:tcPr>
          <w:p w14:paraId="40A45573" w14:textId="77777777" w:rsidR="006E365E" w:rsidRPr="00DC552F" w:rsidRDefault="006E365E" w:rsidP="00020B58">
            <w:pPr>
              <w:contextualSpacing/>
              <w:jc w:val="center"/>
              <w:rPr>
                <w:sz w:val="20"/>
              </w:rPr>
            </w:pPr>
          </w:p>
        </w:tc>
        <w:tc>
          <w:tcPr>
            <w:tcW w:w="1440" w:type="dxa"/>
          </w:tcPr>
          <w:p w14:paraId="7B6EE0A9" w14:textId="77777777" w:rsidR="006E365E" w:rsidRPr="00DC552F" w:rsidRDefault="006E365E" w:rsidP="00020B58">
            <w:pPr>
              <w:contextualSpacing/>
              <w:jc w:val="center"/>
              <w:rPr>
                <w:sz w:val="20"/>
              </w:rPr>
            </w:pPr>
          </w:p>
        </w:tc>
        <w:tc>
          <w:tcPr>
            <w:tcW w:w="2340" w:type="dxa"/>
          </w:tcPr>
          <w:p w14:paraId="67ADA2F6" w14:textId="77777777" w:rsidR="006E365E" w:rsidRPr="00DC552F" w:rsidRDefault="006E365E" w:rsidP="00020B58">
            <w:pPr>
              <w:contextualSpacing/>
              <w:jc w:val="center"/>
              <w:rPr>
                <w:sz w:val="20"/>
              </w:rPr>
            </w:pPr>
          </w:p>
        </w:tc>
        <w:tc>
          <w:tcPr>
            <w:tcW w:w="1980" w:type="dxa"/>
          </w:tcPr>
          <w:p w14:paraId="0B51A30B" w14:textId="77777777" w:rsidR="006E365E" w:rsidRPr="00DC552F" w:rsidRDefault="006E365E" w:rsidP="00020B58">
            <w:pPr>
              <w:contextualSpacing/>
              <w:jc w:val="center"/>
              <w:rPr>
                <w:sz w:val="20"/>
              </w:rPr>
            </w:pPr>
          </w:p>
        </w:tc>
        <w:tc>
          <w:tcPr>
            <w:tcW w:w="2880" w:type="dxa"/>
          </w:tcPr>
          <w:p w14:paraId="55E89125" w14:textId="77777777" w:rsidR="006E365E" w:rsidRPr="00DC552F" w:rsidRDefault="006E365E" w:rsidP="00020B58">
            <w:pPr>
              <w:contextualSpacing/>
              <w:jc w:val="center"/>
              <w:rPr>
                <w:sz w:val="20"/>
              </w:rPr>
            </w:pPr>
          </w:p>
        </w:tc>
      </w:tr>
      <w:tr w:rsidR="006E365E" w:rsidRPr="00DC552F" w14:paraId="5EDA5CF6" w14:textId="77777777" w:rsidTr="00CD018F">
        <w:trPr>
          <w:trHeight w:val="54"/>
          <w:jc w:val="center"/>
        </w:trPr>
        <w:tc>
          <w:tcPr>
            <w:tcW w:w="714" w:type="dxa"/>
            <w:vMerge/>
          </w:tcPr>
          <w:p w14:paraId="2698EB2F" w14:textId="77777777" w:rsidR="006E365E" w:rsidRPr="00DC552F" w:rsidRDefault="006E365E" w:rsidP="00020B58">
            <w:pPr>
              <w:contextualSpacing/>
              <w:jc w:val="center"/>
              <w:rPr>
                <w:b/>
                <w:sz w:val="20"/>
              </w:rPr>
            </w:pPr>
          </w:p>
        </w:tc>
        <w:tc>
          <w:tcPr>
            <w:tcW w:w="721" w:type="dxa"/>
            <w:vMerge/>
          </w:tcPr>
          <w:p w14:paraId="53833574" w14:textId="77777777" w:rsidR="006E365E" w:rsidRPr="00DC552F" w:rsidRDefault="006E365E" w:rsidP="00020B58">
            <w:pPr>
              <w:contextualSpacing/>
              <w:jc w:val="center"/>
              <w:rPr>
                <w:sz w:val="20"/>
              </w:rPr>
            </w:pPr>
          </w:p>
        </w:tc>
        <w:tc>
          <w:tcPr>
            <w:tcW w:w="3240" w:type="dxa"/>
          </w:tcPr>
          <w:p w14:paraId="6BA672A3" w14:textId="77777777" w:rsidR="006E365E" w:rsidRPr="00DC552F" w:rsidRDefault="006E365E" w:rsidP="00020B58">
            <w:pPr>
              <w:contextualSpacing/>
              <w:jc w:val="center"/>
              <w:rPr>
                <w:sz w:val="20"/>
              </w:rPr>
            </w:pPr>
          </w:p>
        </w:tc>
        <w:tc>
          <w:tcPr>
            <w:tcW w:w="1440" w:type="dxa"/>
          </w:tcPr>
          <w:p w14:paraId="6B88CCB3" w14:textId="77777777" w:rsidR="006E365E" w:rsidRPr="00DC552F" w:rsidRDefault="006E365E" w:rsidP="00020B58">
            <w:pPr>
              <w:contextualSpacing/>
              <w:jc w:val="center"/>
              <w:rPr>
                <w:sz w:val="20"/>
              </w:rPr>
            </w:pPr>
          </w:p>
        </w:tc>
        <w:tc>
          <w:tcPr>
            <w:tcW w:w="2340" w:type="dxa"/>
          </w:tcPr>
          <w:p w14:paraId="7A21E809" w14:textId="77777777" w:rsidR="006E365E" w:rsidRPr="00DC552F" w:rsidRDefault="006E365E" w:rsidP="00020B58">
            <w:pPr>
              <w:contextualSpacing/>
              <w:jc w:val="center"/>
              <w:rPr>
                <w:sz w:val="20"/>
              </w:rPr>
            </w:pPr>
          </w:p>
        </w:tc>
        <w:tc>
          <w:tcPr>
            <w:tcW w:w="1980" w:type="dxa"/>
          </w:tcPr>
          <w:p w14:paraId="01CF889A" w14:textId="77777777" w:rsidR="006E365E" w:rsidRPr="00DC552F" w:rsidRDefault="006E365E" w:rsidP="00020B58">
            <w:pPr>
              <w:contextualSpacing/>
              <w:jc w:val="center"/>
              <w:rPr>
                <w:sz w:val="20"/>
              </w:rPr>
            </w:pPr>
          </w:p>
        </w:tc>
        <w:tc>
          <w:tcPr>
            <w:tcW w:w="2880" w:type="dxa"/>
          </w:tcPr>
          <w:p w14:paraId="11B81BA5" w14:textId="77777777" w:rsidR="006E365E" w:rsidRPr="00DC552F" w:rsidRDefault="006E365E" w:rsidP="00020B58">
            <w:pPr>
              <w:contextualSpacing/>
              <w:jc w:val="center"/>
              <w:rPr>
                <w:sz w:val="20"/>
              </w:rPr>
            </w:pPr>
          </w:p>
        </w:tc>
      </w:tr>
      <w:tr w:rsidR="006E365E" w:rsidRPr="00DC552F" w14:paraId="70957574" w14:textId="77777777" w:rsidTr="00CD018F">
        <w:trPr>
          <w:trHeight w:val="54"/>
          <w:jc w:val="center"/>
        </w:trPr>
        <w:tc>
          <w:tcPr>
            <w:tcW w:w="714" w:type="dxa"/>
            <w:vMerge/>
          </w:tcPr>
          <w:p w14:paraId="7A2D3ACE" w14:textId="77777777" w:rsidR="006E365E" w:rsidRPr="00DC552F" w:rsidRDefault="006E365E" w:rsidP="00020B58">
            <w:pPr>
              <w:contextualSpacing/>
              <w:jc w:val="center"/>
              <w:rPr>
                <w:b/>
                <w:sz w:val="20"/>
              </w:rPr>
            </w:pPr>
          </w:p>
        </w:tc>
        <w:tc>
          <w:tcPr>
            <w:tcW w:w="721" w:type="dxa"/>
            <w:vMerge/>
          </w:tcPr>
          <w:p w14:paraId="3435F130" w14:textId="77777777" w:rsidR="006E365E" w:rsidRPr="00DC552F" w:rsidRDefault="006E365E" w:rsidP="00020B58">
            <w:pPr>
              <w:contextualSpacing/>
              <w:jc w:val="center"/>
              <w:rPr>
                <w:sz w:val="20"/>
              </w:rPr>
            </w:pPr>
          </w:p>
        </w:tc>
        <w:tc>
          <w:tcPr>
            <w:tcW w:w="3240" w:type="dxa"/>
          </w:tcPr>
          <w:p w14:paraId="14729E20" w14:textId="77777777" w:rsidR="006E365E" w:rsidRPr="00DC552F" w:rsidRDefault="006E365E" w:rsidP="00020B58">
            <w:pPr>
              <w:contextualSpacing/>
              <w:jc w:val="center"/>
              <w:rPr>
                <w:sz w:val="20"/>
              </w:rPr>
            </w:pPr>
          </w:p>
        </w:tc>
        <w:tc>
          <w:tcPr>
            <w:tcW w:w="1440" w:type="dxa"/>
          </w:tcPr>
          <w:p w14:paraId="0C28E362" w14:textId="77777777" w:rsidR="006E365E" w:rsidRPr="00DC552F" w:rsidRDefault="006E365E" w:rsidP="00020B58">
            <w:pPr>
              <w:contextualSpacing/>
              <w:jc w:val="center"/>
              <w:rPr>
                <w:sz w:val="20"/>
              </w:rPr>
            </w:pPr>
          </w:p>
        </w:tc>
        <w:tc>
          <w:tcPr>
            <w:tcW w:w="2340" w:type="dxa"/>
          </w:tcPr>
          <w:p w14:paraId="17A7CB18" w14:textId="77777777" w:rsidR="006E365E" w:rsidRPr="00DC552F" w:rsidRDefault="006E365E" w:rsidP="00020B58">
            <w:pPr>
              <w:contextualSpacing/>
              <w:jc w:val="center"/>
              <w:rPr>
                <w:sz w:val="20"/>
              </w:rPr>
            </w:pPr>
          </w:p>
        </w:tc>
        <w:tc>
          <w:tcPr>
            <w:tcW w:w="1980" w:type="dxa"/>
          </w:tcPr>
          <w:p w14:paraId="1B271CCE" w14:textId="77777777" w:rsidR="006E365E" w:rsidRPr="00DC552F" w:rsidRDefault="006E365E" w:rsidP="00020B58">
            <w:pPr>
              <w:contextualSpacing/>
              <w:jc w:val="center"/>
              <w:rPr>
                <w:sz w:val="20"/>
              </w:rPr>
            </w:pPr>
          </w:p>
        </w:tc>
        <w:tc>
          <w:tcPr>
            <w:tcW w:w="2880" w:type="dxa"/>
          </w:tcPr>
          <w:p w14:paraId="4688D072" w14:textId="77777777" w:rsidR="006E365E" w:rsidRPr="00DC552F" w:rsidRDefault="006E365E" w:rsidP="00020B58">
            <w:pPr>
              <w:contextualSpacing/>
              <w:jc w:val="center"/>
              <w:rPr>
                <w:sz w:val="20"/>
              </w:rPr>
            </w:pPr>
          </w:p>
        </w:tc>
      </w:tr>
      <w:tr w:rsidR="006E365E" w:rsidRPr="00DC552F" w14:paraId="0BCAC780" w14:textId="77777777" w:rsidTr="00CD018F">
        <w:trPr>
          <w:trHeight w:val="54"/>
          <w:jc w:val="center"/>
        </w:trPr>
        <w:tc>
          <w:tcPr>
            <w:tcW w:w="714" w:type="dxa"/>
            <w:vMerge w:val="restart"/>
          </w:tcPr>
          <w:p w14:paraId="30C7E42B" w14:textId="583130F8" w:rsidR="006E365E" w:rsidRPr="00DC552F" w:rsidRDefault="006E365E" w:rsidP="00020B58">
            <w:pPr>
              <w:contextualSpacing/>
              <w:jc w:val="center"/>
              <w:rPr>
                <w:b/>
                <w:sz w:val="20"/>
              </w:rPr>
            </w:pPr>
            <w:r w:rsidRPr="00DC552F">
              <w:rPr>
                <w:b/>
                <w:sz w:val="20"/>
              </w:rPr>
              <w:t>5</w:t>
            </w:r>
          </w:p>
        </w:tc>
        <w:tc>
          <w:tcPr>
            <w:tcW w:w="721" w:type="dxa"/>
            <w:vMerge w:val="restart"/>
          </w:tcPr>
          <w:p w14:paraId="7F89175D" w14:textId="77777777" w:rsidR="006E365E" w:rsidRPr="00DC552F" w:rsidRDefault="006E365E" w:rsidP="00020B58">
            <w:pPr>
              <w:contextualSpacing/>
              <w:jc w:val="center"/>
              <w:rPr>
                <w:sz w:val="20"/>
              </w:rPr>
            </w:pPr>
          </w:p>
        </w:tc>
        <w:tc>
          <w:tcPr>
            <w:tcW w:w="3240" w:type="dxa"/>
          </w:tcPr>
          <w:p w14:paraId="49525182" w14:textId="77777777" w:rsidR="006E365E" w:rsidRPr="00DC552F" w:rsidRDefault="006E365E" w:rsidP="00020B58">
            <w:pPr>
              <w:contextualSpacing/>
              <w:jc w:val="center"/>
              <w:rPr>
                <w:sz w:val="20"/>
              </w:rPr>
            </w:pPr>
          </w:p>
        </w:tc>
        <w:tc>
          <w:tcPr>
            <w:tcW w:w="1440" w:type="dxa"/>
          </w:tcPr>
          <w:p w14:paraId="760DB27A" w14:textId="77777777" w:rsidR="006E365E" w:rsidRPr="00DC552F" w:rsidRDefault="006E365E" w:rsidP="00020B58">
            <w:pPr>
              <w:contextualSpacing/>
              <w:jc w:val="center"/>
              <w:rPr>
                <w:sz w:val="20"/>
              </w:rPr>
            </w:pPr>
          </w:p>
        </w:tc>
        <w:tc>
          <w:tcPr>
            <w:tcW w:w="2340" w:type="dxa"/>
          </w:tcPr>
          <w:p w14:paraId="0684F2C0" w14:textId="77777777" w:rsidR="006E365E" w:rsidRPr="00DC552F" w:rsidRDefault="006E365E" w:rsidP="00020B58">
            <w:pPr>
              <w:contextualSpacing/>
              <w:jc w:val="center"/>
              <w:rPr>
                <w:sz w:val="20"/>
              </w:rPr>
            </w:pPr>
          </w:p>
        </w:tc>
        <w:tc>
          <w:tcPr>
            <w:tcW w:w="1980" w:type="dxa"/>
          </w:tcPr>
          <w:p w14:paraId="3561701D" w14:textId="77777777" w:rsidR="006E365E" w:rsidRPr="00DC552F" w:rsidRDefault="006E365E" w:rsidP="00020B58">
            <w:pPr>
              <w:contextualSpacing/>
              <w:jc w:val="center"/>
              <w:rPr>
                <w:sz w:val="20"/>
              </w:rPr>
            </w:pPr>
          </w:p>
        </w:tc>
        <w:tc>
          <w:tcPr>
            <w:tcW w:w="2880" w:type="dxa"/>
          </w:tcPr>
          <w:p w14:paraId="7616E37F" w14:textId="77777777" w:rsidR="006E365E" w:rsidRPr="00DC552F" w:rsidRDefault="006E365E" w:rsidP="00020B58">
            <w:pPr>
              <w:contextualSpacing/>
              <w:jc w:val="center"/>
              <w:rPr>
                <w:sz w:val="20"/>
              </w:rPr>
            </w:pPr>
          </w:p>
        </w:tc>
      </w:tr>
      <w:tr w:rsidR="006E365E" w:rsidRPr="00DC552F" w14:paraId="16BA9A51" w14:textId="77777777" w:rsidTr="00CD018F">
        <w:trPr>
          <w:trHeight w:val="54"/>
          <w:jc w:val="center"/>
        </w:trPr>
        <w:tc>
          <w:tcPr>
            <w:tcW w:w="714" w:type="dxa"/>
            <w:vMerge/>
          </w:tcPr>
          <w:p w14:paraId="7D5443AD" w14:textId="77777777" w:rsidR="006E365E" w:rsidRPr="00DC552F" w:rsidRDefault="006E365E" w:rsidP="008145A6">
            <w:pPr>
              <w:contextualSpacing/>
              <w:jc w:val="center"/>
              <w:rPr>
                <w:b/>
                <w:sz w:val="20"/>
              </w:rPr>
            </w:pPr>
          </w:p>
        </w:tc>
        <w:tc>
          <w:tcPr>
            <w:tcW w:w="721" w:type="dxa"/>
            <w:vMerge/>
          </w:tcPr>
          <w:p w14:paraId="24B53D4F" w14:textId="77777777" w:rsidR="006E365E" w:rsidRPr="00DC552F" w:rsidRDefault="006E365E" w:rsidP="008145A6">
            <w:pPr>
              <w:contextualSpacing/>
              <w:jc w:val="center"/>
              <w:rPr>
                <w:sz w:val="20"/>
              </w:rPr>
            </w:pPr>
          </w:p>
        </w:tc>
        <w:tc>
          <w:tcPr>
            <w:tcW w:w="3240" w:type="dxa"/>
          </w:tcPr>
          <w:p w14:paraId="57FDC41C" w14:textId="77777777" w:rsidR="006E365E" w:rsidRPr="00DC552F" w:rsidRDefault="006E365E" w:rsidP="008145A6">
            <w:pPr>
              <w:contextualSpacing/>
              <w:jc w:val="center"/>
              <w:rPr>
                <w:sz w:val="20"/>
              </w:rPr>
            </w:pPr>
          </w:p>
        </w:tc>
        <w:tc>
          <w:tcPr>
            <w:tcW w:w="1440" w:type="dxa"/>
          </w:tcPr>
          <w:p w14:paraId="3D5939CB" w14:textId="77777777" w:rsidR="006E365E" w:rsidRPr="00DC552F" w:rsidRDefault="006E365E" w:rsidP="008145A6">
            <w:pPr>
              <w:contextualSpacing/>
              <w:jc w:val="center"/>
              <w:rPr>
                <w:sz w:val="20"/>
              </w:rPr>
            </w:pPr>
          </w:p>
        </w:tc>
        <w:tc>
          <w:tcPr>
            <w:tcW w:w="2340" w:type="dxa"/>
          </w:tcPr>
          <w:p w14:paraId="230AEF7F" w14:textId="77777777" w:rsidR="006E365E" w:rsidRPr="00DC552F" w:rsidRDefault="006E365E" w:rsidP="008145A6">
            <w:pPr>
              <w:contextualSpacing/>
              <w:jc w:val="center"/>
              <w:rPr>
                <w:sz w:val="20"/>
              </w:rPr>
            </w:pPr>
          </w:p>
        </w:tc>
        <w:tc>
          <w:tcPr>
            <w:tcW w:w="1980" w:type="dxa"/>
          </w:tcPr>
          <w:p w14:paraId="7592B14D" w14:textId="77777777" w:rsidR="006E365E" w:rsidRPr="00DC552F" w:rsidRDefault="006E365E" w:rsidP="008145A6">
            <w:pPr>
              <w:contextualSpacing/>
              <w:jc w:val="center"/>
              <w:rPr>
                <w:sz w:val="20"/>
              </w:rPr>
            </w:pPr>
          </w:p>
        </w:tc>
        <w:tc>
          <w:tcPr>
            <w:tcW w:w="2880" w:type="dxa"/>
          </w:tcPr>
          <w:p w14:paraId="17A8D2D5" w14:textId="77777777" w:rsidR="006E365E" w:rsidRPr="00DC552F" w:rsidRDefault="006E365E" w:rsidP="008145A6">
            <w:pPr>
              <w:contextualSpacing/>
              <w:jc w:val="center"/>
              <w:rPr>
                <w:sz w:val="20"/>
              </w:rPr>
            </w:pPr>
          </w:p>
        </w:tc>
      </w:tr>
      <w:tr w:rsidR="006E365E" w:rsidRPr="00DC552F" w14:paraId="32522C37" w14:textId="77777777" w:rsidTr="00CD018F">
        <w:trPr>
          <w:trHeight w:val="54"/>
          <w:jc w:val="center"/>
        </w:trPr>
        <w:tc>
          <w:tcPr>
            <w:tcW w:w="714" w:type="dxa"/>
            <w:vMerge/>
          </w:tcPr>
          <w:p w14:paraId="0FBEC456" w14:textId="77777777" w:rsidR="006E365E" w:rsidRPr="00DC552F" w:rsidRDefault="006E365E" w:rsidP="008145A6">
            <w:pPr>
              <w:contextualSpacing/>
              <w:jc w:val="center"/>
              <w:rPr>
                <w:b/>
                <w:sz w:val="20"/>
              </w:rPr>
            </w:pPr>
          </w:p>
        </w:tc>
        <w:tc>
          <w:tcPr>
            <w:tcW w:w="721" w:type="dxa"/>
            <w:vMerge/>
          </w:tcPr>
          <w:p w14:paraId="247EBF7B" w14:textId="77777777" w:rsidR="006E365E" w:rsidRPr="00DC552F" w:rsidRDefault="006E365E" w:rsidP="008145A6">
            <w:pPr>
              <w:contextualSpacing/>
              <w:jc w:val="center"/>
              <w:rPr>
                <w:sz w:val="20"/>
              </w:rPr>
            </w:pPr>
          </w:p>
        </w:tc>
        <w:tc>
          <w:tcPr>
            <w:tcW w:w="3240" w:type="dxa"/>
          </w:tcPr>
          <w:p w14:paraId="2D8499EA" w14:textId="77777777" w:rsidR="006E365E" w:rsidRPr="00DC552F" w:rsidRDefault="006E365E" w:rsidP="008145A6">
            <w:pPr>
              <w:contextualSpacing/>
              <w:jc w:val="center"/>
              <w:rPr>
                <w:sz w:val="20"/>
              </w:rPr>
            </w:pPr>
          </w:p>
        </w:tc>
        <w:tc>
          <w:tcPr>
            <w:tcW w:w="1440" w:type="dxa"/>
          </w:tcPr>
          <w:p w14:paraId="531183BE" w14:textId="77777777" w:rsidR="006E365E" w:rsidRPr="00DC552F" w:rsidRDefault="006E365E" w:rsidP="008145A6">
            <w:pPr>
              <w:contextualSpacing/>
              <w:jc w:val="center"/>
              <w:rPr>
                <w:sz w:val="20"/>
              </w:rPr>
            </w:pPr>
          </w:p>
        </w:tc>
        <w:tc>
          <w:tcPr>
            <w:tcW w:w="2340" w:type="dxa"/>
          </w:tcPr>
          <w:p w14:paraId="61F7F2C7" w14:textId="77777777" w:rsidR="006E365E" w:rsidRPr="00DC552F" w:rsidRDefault="006E365E" w:rsidP="008145A6">
            <w:pPr>
              <w:contextualSpacing/>
              <w:jc w:val="center"/>
              <w:rPr>
                <w:sz w:val="20"/>
              </w:rPr>
            </w:pPr>
          </w:p>
        </w:tc>
        <w:tc>
          <w:tcPr>
            <w:tcW w:w="1980" w:type="dxa"/>
          </w:tcPr>
          <w:p w14:paraId="0029A592" w14:textId="77777777" w:rsidR="006E365E" w:rsidRPr="00DC552F" w:rsidRDefault="006E365E" w:rsidP="008145A6">
            <w:pPr>
              <w:contextualSpacing/>
              <w:jc w:val="center"/>
              <w:rPr>
                <w:sz w:val="20"/>
              </w:rPr>
            </w:pPr>
          </w:p>
        </w:tc>
        <w:tc>
          <w:tcPr>
            <w:tcW w:w="2880" w:type="dxa"/>
          </w:tcPr>
          <w:p w14:paraId="58C18D62" w14:textId="77777777" w:rsidR="006E365E" w:rsidRPr="00DC552F" w:rsidRDefault="006E365E" w:rsidP="008145A6">
            <w:pPr>
              <w:contextualSpacing/>
              <w:jc w:val="center"/>
              <w:rPr>
                <w:sz w:val="20"/>
              </w:rPr>
            </w:pPr>
          </w:p>
        </w:tc>
      </w:tr>
      <w:tr w:rsidR="006E365E" w:rsidRPr="00DC552F" w14:paraId="4A0A9AB3" w14:textId="77777777" w:rsidTr="00CD018F">
        <w:trPr>
          <w:trHeight w:val="54"/>
          <w:jc w:val="center"/>
        </w:trPr>
        <w:tc>
          <w:tcPr>
            <w:tcW w:w="714" w:type="dxa"/>
            <w:vMerge/>
          </w:tcPr>
          <w:p w14:paraId="15771851" w14:textId="77777777" w:rsidR="006E365E" w:rsidRPr="00DC552F" w:rsidRDefault="006E365E" w:rsidP="008145A6">
            <w:pPr>
              <w:contextualSpacing/>
              <w:jc w:val="center"/>
              <w:rPr>
                <w:b/>
                <w:sz w:val="20"/>
              </w:rPr>
            </w:pPr>
          </w:p>
        </w:tc>
        <w:tc>
          <w:tcPr>
            <w:tcW w:w="721" w:type="dxa"/>
            <w:vMerge/>
          </w:tcPr>
          <w:p w14:paraId="14ECA934" w14:textId="77777777" w:rsidR="006E365E" w:rsidRPr="00DC552F" w:rsidRDefault="006E365E" w:rsidP="008145A6">
            <w:pPr>
              <w:contextualSpacing/>
              <w:jc w:val="center"/>
              <w:rPr>
                <w:sz w:val="20"/>
              </w:rPr>
            </w:pPr>
          </w:p>
        </w:tc>
        <w:tc>
          <w:tcPr>
            <w:tcW w:w="3240" w:type="dxa"/>
          </w:tcPr>
          <w:p w14:paraId="5623F832" w14:textId="77777777" w:rsidR="006E365E" w:rsidRPr="00DC552F" w:rsidRDefault="006E365E" w:rsidP="008145A6">
            <w:pPr>
              <w:contextualSpacing/>
              <w:jc w:val="center"/>
              <w:rPr>
                <w:sz w:val="20"/>
              </w:rPr>
            </w:pPr>
          </w:p>
        </w:tc>
        <w:tc>
          <w:tcPr>
            <w:tcW w:w="1440" w:type="dxa"/>
          </w:tcPr>
          <w:p w14:paraId="3CF57ADE" w14:textId="77777777" w:rsidR="006E365E" w:rsidRPr="00DC552F" w:rsidRDefault="006E365E" w:rsidP="008145A6">
            <w:pPr>
              <w:contextualSpacing/>
              <w:jc w:val="center"/>
              <w:rPr>
                <w:sz w:val="20"/>
              </w:rPr>
            </w:pPr>
          </w:p>
        </w:tc>
        <w:tc>
          <w:tcPr>
            <w:tcW w:w="2340" w:type="dxa"/>
          </w:tcPr>
          <w:p w14:paraId="30777549" w14:textId="77777777" w:rsidR="006E365E" w:rsidRPr="00DC552F" w:rsidRDefault="006E365E" w:rsidP="008145A6">
            <w:pPr>
              <w:contextualSpacing/>
              <w:jc w:val="center"/>
              <w:rPr>
                <w:sz w:val="20"/>
              </w:rPr>
            </w:pPr>
          </w:p>
        </w:tc>
        <w:tc>
          <w:tcPr>
            <w:tcW w:w="1980" w:type="dxa"/>
          </w:tcPr>
          <w:p w14:paraId="71DB34CD" w14:textId="77777777" w:rsidR="006E365E" w:rsidRPr="00DC552F" w:rsidRDefault="006E365E" w:rsidP="008145A6">
            <w:pPr>
              <w:contextualSpacing/>
              <w:jc w:val="center"/>
              <w:rPr>
                <w:sz w:val="20"/>
              </w:rPr>
            </w:pPr>
          </w:p>
        </w:tc>
        <w:tc>
          <w:tcPr>
            <w:tcW w:w="2880" w:type="dxa"/>
          </w:tcPr>
          <w:p w14:paraId="0185A106" w14:textId="77777777" w:rsidR="006E365E" w:rsidRPr="00DC552F" w:rsidRDefault="006E365E" w:rsidP="008145A6">
            <w:pPr>
              <w:contextualSpacing/>
              <w:jc w:val="center"/>
              <w:rPr>
                <w:sz w:val="20"/>
              </w:rPr>
            </w:pPr>
          </w:p>
        </w:tc>
      </w:tr>
      <w:tr w:rsidR="006E365E" w:rsidRPr="00DC552F" w14:paraId="008F1700" w14:textId="77777777" w:rsidTr="00CD018F">
        <w:trPr>
          <w:trHeight w:val="54"/>
          <w:jc w:val="center"/>
        </w:trPr>
        <w:tc>
          <w:tcPr>
            <w:tcW w:w="714" w:type="dxa"/>
            <w:vMerge/>
          </w:tcPr>
          <w:p w14:paraId="13DDA025" w14:textId="77777777" w:rsidR="006E365E" w:rsidRPr="00DC552F" w:rsidRDefault="006E365E" w:rsidP="008145A6">
            <w:pPr>
              <w:contextualSpacing/>
              <w:jc w:val="center"/>
              <w:rPr>
                <w:b/>
                <w:sz w:val="20"/>
              </w:rPr>
            </w:pPr>
          </w:p>
        </w:tc>
        <w:tc>
          <w:tcPr>
            <w:tcW w:w="721" w:type="dxa"/>
            <w:vMerge/>
          </w:tcPr>
          <w:p w14:paraId="38555A1F" w14:textId="77777777" w:rsidR="006E365E" w:rsidRPr="00DC552F" w:rsidRDefault="006E365E" w:rsidP="008145A6">
            <w:pPr>
              <w:contextualSpacing/>
              <w:jc w:val="center"/>
              <w:rPr>
                <w:sz w:val="20"/>
              </w:rPr>
            </w:pPr>
          </w:p>
        </w:tc>
        <w:tc>
          <w:tcPr>
            <w:tcW w:w="3240" w:type="dxa"/>
          </w:tcPr>
          <w:p w14:paraId="3D6F3752" w14:textId="77777777" w:rsidR="006E365E" w:rsidRPr="00DC552F" w:rsidRDefault="006E365E" w:rsidP="008145A6">
            <w:pPr>
              <w:contextualSpacing/>
              <w:jc w:val="center"/>
              <w:rPr>
                <w:sz w:val="20"/>
              </w:rPr>
            </w:pPr>
          </w:p>
        </w:tc>
        <w:tc>
          <w:tcPr>
            <w:tcW w:w="1440" w:type="dxa"/>
          </w:tcPr>
          <w:p w14:paraId="6EAA1961" w14:textId="77777777" w:rsidR="006E365E" w:rsidRPr="00DC552F" w:rsidRDefault="006E365E" w:rsidP="008145A6">
            <w:pPr>
              <w:contextualSpacing/>
              <w:jc w:val="center"/>
              <w:rPr>
                <w:sz w:val="20"/>
              </w:rPr>
            </w:pPr>
          </w:p>
        </w:tc>
        <w:tc>
          <w:tcPr>
            <w:tcW w:w="2340" w:type="dxa"/>
          </w:tcPr>
          <w:p w14:paraId="0E9CA137" w14:textId="77777777" w:rsidR="006E365E" w:rsidRPr="00DC552F" w:rsidRDefault="006E365E" w:rsidP="008145A6">
            <w:pPr>
              <w:contextualSpacing/>
              <w:jc w:val="center"/>
              <w:rPr>
                <w:sz w:val="20"/>
              </w:rPr>
            </w:pPr>
          </w:p>
        </w:tc>
        <w:tc>
          <w:tcPr>
            <w:tcW w:w="1980" w:type="dxa"/>
          </w:tcPr>
          <w:p w14:paraId="29E181F0" w14:textId="77777777" w:rsidR="006E365E" w:rsidRPr="00DC552F" w:rsidRDefault="006E365E" w:rsidP="008145A6">
            <w:pPr>
              <w:contextualSpacing/>
              <w:jc w:val="center"/>
              <w:rPr>
                <w:sz w:val="20"/>
              </w:rPr>
            </w:pPr>
          </w:p>
        </w:tc>
        <w:tc>
          <w:tcPr>
            <w:tcW w:w="2880" w:type="dxa"/>
          </w:tcPr>
          <w:p w14:paraId="4B42AE8D" w14:textId="77777777" w:rsidR="006E365E" w:rsidRPr="00DC552F" w:rsidRDefault="006E365E" w:rsidP="008145A6">
            <w:pPr>
              <w:contextualSpacing/>
              <w:jc w:val="center"/>
              <w:rPr>
                <w:sz w:val="20"/>
              </w:rPr>
            </w:pPr>
          </w:p>
        </w:tc>
      </w:tr>
    </w:tbl>
    <w:p w14:paraId="3B1F6DBE" w14:textId="77777777" w:rsidR="00020B58" w:rsidRDefault="00020B58" w:rsidP="001512DD">
      <w:pPr>
        <w:spacing w:after="0" w:line="240" w:lineRule="auto"/>
        <w:contextualSpacing/>
      </w:pPr>
    </w:p>
    <w:tbl>
      <w:tblPr>
        <w:tblStyle w:val="TableGrid"/>
        <w:tblW w:w="15120" w:type="dxa"/>
        <w:jc w:val="center"/>
        <w:tblCellMar>
          <w:left w:w="29" w:type="dxa"/>
          <w:right w:w="29" w:type="dxa"/>
        </w:tblCellMar>
        <w:tblLook w:val="04A0" w:firstRow="1" w:lastRow="0" w:firstColumn="1" w:lastColumn="0" w:noHBand="0" w:noVBand="1"/>
      </w:tblPr>
      <w:tblGrid>
        <w:gridCol w:w="5760"/>
        <w:gridCol w:w="2160"/>
        <w:gridCol w:w="7200"/>
      </w:tblGrid>
      <w:tr w:rsidR="00DC552F" w:rsidRPr="006E365E" w14:paraId="4AE4DE83" w14:textId="77777777" w:rsidTr="00CD018F">
        <w:trPr>
          <w:jc w:val="center"/>
        </w:trPr>
        <w:tc>
          <w:tcPr>
            <w:tcW w:w="7920" w:type="dxa"/>
            <w:gridSpan w:val="2"/>
          </w:tcPr>
          <w:p w14:paraId="47F85213" w14:textId="1C92FC4F" w:rsidR="00DC552F" w:rsidRPr="006C2023" w:rsidRDefault="006C2023" w:rsidP="001512DD">
            <w:pPr>
              <w:contextualSpacing/>
              <w:rPr>
                <w:b/>
              </w:rPr>
            </w:pPr>
            <w:r>
              <w:rPr>
                <w:b/>
              </w:rPr>
              <w:t>Wild products</w:t>
            </w:r>
          </w:p>
        </w:tc>
        <w:tc>
          <w:tcPr>
            <w:tcW w:w="7200" w:type="dxa"/>
          </w:tcPr>
          <w:p w14:paraId="1C718AC1" w14:textId="4DE6192C" w:rsidR="00DC552F" w:rsidRPr="006C2023" w:rsidRDefault="006C2023" w:rsidP="001512DD">
            <w:pPr>
              <w:contextualSpacing/>
              <w:rPr>
                <w:b/>
              </w:rPr>
            </w:pPr>
            <w:r>
              <w:rPr>
                <w:b/>
              </w:rPr>
              <w:t>Typical Harvest</w:t>
            </w:r>
          </w:p>
        </w:tc>
      </w:tr>
      <w:tr w:rsidR="00DC552F" w:rsidRPr="006E365E" w14:paraId="4720F3AF" w14:textId="77777777" w:rsidTr="00CD018F">
        <w:trPr>
          <w:jc w:val="center"/>
        </w:trPr>
        <w:tc>
          <w:tcPr>
            <w:tcW w:w="5760" w:type="dxa"/>
          </w:tcPr>
          <w:p w14:paraId="31C7D7A4" w14:textId="736FE1C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1=Fish from lakes/rivers/streams (excluding fish ponds) </w:t>
            </w:r>
          </w:p>
          <w:p w14:paraId="5AA872E9" w14:textId="2634B9E0"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2=Edible ants and caterpillars </w:t>
            </w:r>
          </w:p>
          <w:p w14:paraId="0B4D47AA" w14:textId="4FCB9D84"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3=Wild fruits </w:t>
            </w:r>
          </w:p>
          <w:p w14:paraId="2EC2F144" w14:textId="5166B44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4=Wild honey </w:t>
            </w:r>
          </w:p>
          <w:p w14:paraId="07AE9380" w14:textId="6C200EFE"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5=Wild mushrooms </w:t>
            </w:r>
          </w:p>
          <w:p w14:paraId="40781751" w14:textId="77777777"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6=Wild animals and birds (e.g. rodents, small game, other) </w:t>
            </w:r>
          </w:p>
        </w:tc>
        <w:tc>
          <w:tcPr>
            <w:tcW w:w="2160" w:type="dxa"/>
          </w:tcPr>
          <w:p w14:paraId="48A5D1EA" w14:textId="3C0254B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7=Poles and timber </w:t>
            </w:r>
          </w:p>
          <w:p w14:paraId="1C72DE5E" w14:textId="7488434A"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8=Firewood (excluding charcoal) </w:t>
            </w:r>
          </w:p>
          <w:p w14:paraId="7DC98640" w14:textId="2A8A580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9=Charcoal </w:t>
            </w:r>
          </w:p>
          <w:p w14:paraId="373037BE" w14:textId="1860F9C3"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10=Thatching grass </w:t>
            </w:r>
          </w:p>
          <w:p w14:paraId="4FD73C7A" w14:textId="5B5A7E29"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11=Fencing grass</w:t>
            </w:r>
          </w:p>
          <w:p w14:paraId="2068E9D2" w14:textId="39A6E04F" w:rsidR="00DC552F" w:rsidRPr="006E365E" w:rsidRDefault="00DC552F" w:rsidP="00DC552F">
            <w:pPr>
              <w:contextualSpacing/>
            </w:pPr>
            <w:r w:rsidRPr="006E365E">
              <w:rPr>
                <w:rFonts w:eastAsia="Calibri" w:cs="TimesNewRomanPSMT"/>
              </w:rPr>
              <w:t>97=Other</w:t>
            </w:r>
          </w:p>
        </w:tc>
        <w:tc>
          <w:tcPr>
            <w:tcW w:w="7200" w:type="dxa"/>
          </w:tcPr>
          <w:p w14:paraId="4EAA033A" w14:textId="2183BFF0" w:rsidR="006E365E" w:rsidRPr="006E365E" w:rsidRDefault="00296E2F" w:rsidP="006E365E">
            <w:pPr>
              <w:contextualSpacing/>
              <w:rPr>
                <w:b/>
                <w:bCs/>
              </w:rPr>
            </w:pPr>
            <w:r>
              <w:rPr>
                <w:bCs/>
              </w:rPr>
              <w:t>1=</w:t>
            </w:r>
            <w:r w:rsidR="006E365E" w:rsidRPr="006E365E">
              <w:rPr>
                <w:bCs/>
              </w:rPr>
              <w:t xml:space="preserve">My household’s typical harvest of this product is more or less similar from month to month over the past year; </w:t>
            </w:r>
          </w:p>
          <w:p w14:paraId="6B4AB11E" w14:textId="4DEDDD1D" w:rsidR="006E365E" w:rsidRPr="006E365E" w:rsidRDefault="006E365E" w:rsidP="006E365E">
            <w:pPr>
              <w:contextualSpacing/>
              <w:rPr>
                <w:b/>
                <w:bCs/>
              </w:rPr>
            </w:pPr>
            <w:r w:rsidRPr="006E365E">
              <w:rPr>
                <w:bCs/>
              </w:rPr>
              <w:t>2=My household typically harvests much less than this amount each month.</w:t>
            </w:r>
          </w:p>
          <w:p w14:paraId="2B79BF11" w14:textId="7A359CA9" w:rsidR="006E365E" w:rsidRPr="006E365E" w:rsidRDefault="00296E2F" w:rsidP="006E365E">
            <w:pPr>
              <w:contextualSpacing/>
              <w:rPr>
                <w:b/>
                <w:bCs/>
              </w:rPr>
            </w:pPr>
            <w:r>
              <w:rPr>
                <w:bCs/>
              </w:rPr>
              <w:t>3</w:t>
            </w:r>
            <w:r w:rsidR="006E365E" w:rsidRPr="006E365E">
              <w:rPr>
                <w:bCs/>
              </w:rPr>
              <w:t>=My household typically harvests much more than this amount each month.</w:t>
            </w:r>
          </w:p>
          <w:p w14:paraId="73DED868" w14:textId="595C6287" w:rsidR="00DC552F" w:rsidRPr="006E365E" w:rsidRDefault="00296E2F" w:rsidP="00296E2F">
            <w:pPr>
              <w:contextualSpacing/>
            </w:pPr>
            <w:r>
              <w:rPr>
                <w:bCs/>
              </w:rPr>
              <w:t>97</w:t>
            </w:r>
            <w:r w:rsidR="006E365E" w:rsidRPr="006E365E">
              <w:rPr>
                <w:bCs/>
              </w:rPr>
              <w:t>=Other explanation (describe)</w:t>
            </w:r>
          </w:p>
        </w:tc>
      </w:tr>
    </w:tbl>
    <w:p w14:paraId="3A922D5D" w14:textId="0E7E9CDE" w:rsidR="00DC552F" w:rsidRDefault="00DC552F">
      <w:r>
        <w:lastRenderedPageBreak/>
        <w:br w:type="page"/>
      </w:r>
    </w:p>
    <w:tbl>
      <w:tblPr>
        <w:tblStyle w:val="TableGrid"/>
        <w:tblW w:w="24115" w:type="dxa"/>
        <w:jc w:val="center"/>
        <w:tblLayout w:type="fixed"/>
        <w:tblCellMar>
          <w:left w:w="29" w:type="dxa"/>
          <w:right w:w="29" w:type="dxa"/>
        </w:tblCellMar>
        <w:tblLook w:val="04A0" w:firstRow="1" w:lastRow="0" w:firstColumn="1" w:lastColumn="0" w:noHBand="0" w:noVBand="1"/>
        <w:tblPrChange w:id="77" w:author="Stickler, Mercedes M. (E3/LTRM)" w:date="2014-09-22T17:41:00Z">
          <w:tblPr>
            <w:tblStyle w:val="TableGrid"/>
            <w:tblW w:w="22315" w:type="dxa"/>
            <w:jc w:val="center"/>
            <w:tblLayout w:type="fixed"/>
            <w:tblCellMar>
              <w:left w:w="29" w:type="dxa"/>
              <w:right w:w="29" w:type="dxa"/>
            </w:tblCellMar>
            <w:tblLook w:val="04A0" w:firstRow="1" w:lastRow="0" w:firstColumn="1" w:lastColumn="0" w:noHBand="0" w:noVBand="1"/>
          </w:tblPr>
        </w:tblPrChange>
      </w:tblPr>
      <w:tblGrid>
        <w:gridCol w:w="714"/>
        <w:gridCol w:w="721"/>
        <w:gridCol w:w="1800"/>
        <w:gridCol w:w="1800"/>
        <w:gridCol w:w="1800"/>
        <w:gridCol w:w="1800"/>
        <w:gridCol w:w="1800"/>
        <w:gridCol w:w="1800"/>
        <w:gridCol w:w="1440"/>
        <w:gridCol w:w="2160"/>
        <w:gridCol w:w="2520"/>
        <w:gridCol w:w="2520"/>
        <w:gridCol w:w="1080"/>
        <w:gridCol w:w="2160"/>
        <w:tblGridChange w:id="78">
          <w:tblGrid>
            <w:gridCol w:w="714"/>
            <w:gridCol w:w="721"/>
            <w:gridCol w:w="1800"/>
            <w:gridCol w:w="1800"/>
            <w:gridCol w:w="1800"/>
            <w:gridCol w:w="1800"/>
            <w:gridCol w:w="1800"/>
            <w:gridCol w:w="1800"/>
            <w:gridCol w:w="1440"/>
            <w:gridCol w:w="2160"/>
            <w:gridCol w:w="2520"/>
            <w:gridCol w:w="2520"/>
            <w:gridCol w:w="1080"/>
            <w:gridCol w:w="2160"/>
          </w:tblGrid>
        </w:tblGridChange>
      </w:tblGrid>
      <w:tr w:rsidR="00736B28" w:rsidRPr="00DC552F" w14:paraId="6F2C7DAD" w14:textId="77777777" w:rsidTr="00736B28">
        <w:trPr>
          <w:trHeight w:val="20"/>
          <w:jc w:val="center"/>
          <w:trPrChange w:id="79" w:author="Stickler, Mercedes M. (E3/LTRM)" w:date="2014-09-22T17:41:00Z">
            <w:trPr>
              <w:trHeight w:val="20"/>
              <w:jc w:val="center"/>
            </w:trPr>
          </w:trPrChange>
        </w:trPr>
        <w:tc>
          <w:tcPr>
            <w:tcW w:w="714" w:type="dxa"/>
            <w:tcPrChange w:id="80" w:author="Stickler, Mercedes M. (E3/LTRM)" w:date="2014-09-22T17:41:00Z">
              <w:tcPr>
                <w:tcW w:w="714" w:type="dxa"/>
              </w:tcPr>
            </w:tcPrChange>
          </w:tcPr>
          <w:p w14:paraId="12E21BED" w14:textId="77777777" w:rsidR="00736B28" w:rsidRPr="00DC552F" w:rsidRDefault="00736B28" w:rsidP="006E365E">
            <w:pPr>
              <w:contextualSpacing/>
              <w:jc w:val="center"/>
              <w:rPr>
                <w:b/>
                <w:sz w:val="20"/>
              </w:rPr>
            </w:pPr>
            <w:r w:rsidRPr="00DC552F">
              <w:rPr>
                <w:b/>
                <w:sz w:val="20"/>
              </w:rPr>
              <w:lastRenderedPageBreak/>
              <w:t>Forest</w:t>
            </w:r>
          </w:p>
          <w:p w14:paraId="0756218D" w14:textId="77777777" w:rsidR="00736B28" w:rsidRPr="00DC552F" w:rsidRDefault="00736B28" w:rsidP="006E365E">
            <w:pPr>
              <w:contextualSpacing/>
              <w:jc w:val="center"/>
              <w:rPr>
                <w:b/>
                <w:sz w:val="20"/>
              </w:rPr>
            </w:pPr>
            <w:r w:rsidRPr="00DC552F">
              <w:rPr>
                <w:b/>
                <w:sz w:val="20"/>
              </w:rPr>
              <w:t>code</w:t>
            </w:r>
          </w:p>
        </w:tc>
        <w:tc>
          <w:tcPr>
            <w:tcW w:w="721" w:type="dxa"/>
            <w:tcPrChange w:id="81" w:author="Stickler, Mercedes M. (E3/LTRM)" w:date="2014-09-22T17:41:00Z">
              <w:tcPr>
                <w:tcW w:w="721" w:type="dxa"/>
              </w:tcPr>
            </w:tcPrChange>
          </w:tcPr>
          <w:p w14:paraId="0E51D885" w14:textId="77777777" w:rsidR="00736B28" w:rsidRPr="00DC552F" w:rsidRDefault="00736B28" w:rsidP="006E365E">
            <w:pPr>
              <w:contextualSpacing/>
              <w:jc w:val="center"/>
              <w:rPr>
                <w:sz w:val="20"/>
              </w:rPr>
            </w:pPr>
            <w:r w:rsidRPr="00DC552F">
              <w:rPr>
                <w:sz w:val="20"/>
              </w:rPr>
              <w:t>Name of the forest</w:t>
            </w:r>
          </w:p>
        </w:tc>
        <w:tc>
          <w:tcPr>
            <w:tcW w:w="1800" w:type="dxa"/>
            <w:tcPrChange w:id="82" w:author="Stickler, Mercedes M. (E3/LTRM)" w:date="2014-09-22T17:41:00Z">
              <w:tcPr>
                <w:tcW w:w="1800" w:type="dxa"/>
              </w:tcPr>
            </w:tcPrChange>
          </w:tcPr>
          <w:p w14:paraId="1CB30133" w14:textId="77777777" w:rsidR="00736B28" w:rsidRPr="00DC552F" w:rsidRDefault="00736B28" w:rsidP="006E365E">
            <w:pPr>
              <w:contextualSpacing/>
              <w:jc w:val="center"/>
              <w:rPr>
                <w:ins w:id="83" w:author="Stickler, Mercedes M. (E3/LTRM)" w:date="2014-09-22T17:40:00Z"/>
                <w:rFonts w:ascii="Calibri" w:eastAsia="Calibri" w:hAnsi="Calibri" w:cs="Arial"/>
                <w:sz w:val="20"/>
              </w:rPr>
            </w:pPr>
          </w:p>
        </w:tc>
        <w:tc>
          <w:tcPr>
            <w:tcW w:w="1800" w:type="dxa"/>
            <w:tcPrChange w:id="84" w:author="Stickler, Mercedes M. (E3/LTRM)" w:date="2014-09-22T17:41:00Z">
              <w:tcPr>
                <w:tcW w:w="1800" w:type="dxa"/>
              </w:tcPr>
            </w:tcPrChange>
          </w:tcPr>
          <w:p w14:paraId="1A41C770" w14:textId="6CA9854D" w:rsidR="00736B28" w:rsidRPr="00DC552F" w:rsidRDefault="00736B28" w:rsidP="006E365E">
            <w:pPr>
              <w:contextualSpacing/>
              <w:jc w:val="center"/>
              <w:rPr>
                <w:ins w:id="85" w:author="Stickler, Mercedes M. (E3/LTRM)" w:date="2014-09-22T17:40:00Z"/>
                <w:rFonts w:ascii="Calibri" w:eastAsia="Calibri" w:hAnsi="Calibri" w:cs="Arial"/>
                <w:sz w:val="20"/>
              </w:rPr>
            </w:pPr>
            <w:ins w:id="86" w:author="Stickler, Mercedes M. (E3/LTRM)" w:date="2014-09-22T17:40:00Z">
              <w:r w:rsidRPr="00DC552F">
                <w:rPr>
                  <w:sz w:val="20"/>
                </w:rPr>
                <w:t>Do you also obtain this product from somewhere other than forests?</w:t>
              </w:r>
            </w:ins>
          </w:p>
        </w:tc>
        <w:tc>
          <w:tcPr>
            <w:tcW w:w="1800" w:type="dxa"/>
            <w:tcPrChange w:id="87" w:author="Stickler, Mercedes M. (E3/LTRM)" w:date="2014-09-22T17:41:00Z">
              <w:tcPr>
                <w:tcW w:w="1800" w:type="dxa"/>
              </w:tcPr>
            </w:tcPrChange>
          </w:tcPr>
          <w:p w14:paraId="688CD938" w14:textId="3E6BCF30" w:rsidR="00736B28" w:rsidRPr="00DC552F" w:rsidRDefault="00736B28" w:rsidP="006E365E">
            <w:pPr>
              <w:contextualSpacing/>
              <w:jc w:val="center"/>
              <w:rPr>
                <w:ins w:id="88" w:author="Stickler, Mercedes M. (E3/LTRM)" w:date="2014-09-22T17:40:00Z"/>
                <w:rFonts w:ascii="Calibri" w:eastAsia="Calibri" w:hAnsi="Calibri" w:cs="Arial"/>
                <w:sz w:val="20"/>
              </w:rPr>
            </w:pPr>
            <w:ins w:id="89" w:author="Stickler, Mercedes M. (E3/LTRM)" w:date="2014-09-22T17:40:00Z">
              <w:r w:rsidRPr="00DC552F">
                <w:rPr>
                  <w:sz w:val="20"/>
                </w:rPr>
                <w:t>Where?</w:t>
              </w:r>
            </w:ins>
          </w:p>
        </w:tc>
        <w:tc>
          <w:tcPr>
            <w:tcW w:w="1800" w:type="dxa"/>
            <w:tcPrChange w:id="90" w:author="Stickler, Mercedes M. (E3/LTRM)" w:date="2014-09-22T17:41:00Z">
              <w:tcPr>
                <w:tcW w:w="1800" w:type="dxa"/>
              </w:tcPr>
            </w:tcPrChange>
          </w:tcPr>
          <w:p w14:paraId="6D4701EE" w14:textId="722EF4ED" w:rsidR="00736B28" w:rsidRPr="00DC552F" w:rsidRDefault="00736B28" w:rsidP="006E365E">
            <w:pPr>
              <w:contextualSpacing/>
              <w:jc w:val="center"/>
              <w:rPr>
                <w:ins w:id="91" w:author="Stickler, Mercedes M. (E3/LTRM)" w:date="2014-09-22T17:40:00Z"/>
                <w:sz w:val="20"/>
              </w:rPr>
            </w:pPr>
            <w:ins w:id="92" w:author="Stickler, Mercedes M. (E3/LTRM)" w:date="2014-09-22T17:40:00Z">
              <w:r w:rsidRPr="00DC552F">
                <w:rPr>
                  <w:sz w:val="20"/>
                </w:rPr>
                <w:t>How much of the need for this product is obtained from forests?</w:t>
              </w:r>
            </w:ins>
          </w:p>
        </w:tc>
        <w:tc>
          <w:tcPr>
            <w:tcW w:w="1800" w:type="dxa"/>
            <w:tcPrChange w:id="93" w:author="Stickler, Mercedes M. (E3/LTRM)" w:date="2014-09-22T17:41:00Z">
              <w:tcPr>
                <w:tcW w:w="1800" w:type="dxa"/>
              </w:tcPr>
            </w:tcPrChange>
          </w:tcPr>
          <w:p w14:paraId="029E45A9" w14:textId="26E5964A" w:rsidR="00736B28" w:rsidRPr="00DC552F" w:rsidRDefault="00736B28" w:rsidP="006E365E">
            <w:pPr>
              <w:contextualSpacing/>
              <w:jc w:val="center"/>
              <w:rPr>
                <w:ins w:id="94" w:author="Stickler, Mercedes M. (E3/LTRM)" w:date="2014-09-22T17:41:00Z"/>
                <w:sz w:val="20"/>
              </w:rPr>
            </w:pPr>
            <w:ins w:id="95" w:author="Stickler, Mercedes M. (E3/LTRM)" w:date="2014-09-22T17:41:00Z">
              <w:r w:rsidRPr="00DC552F">
                <w:rPr>
                  <w:rFonts w:ascii="Calibri" w:eastAsia="Calibri" w:hAnsi="Calibri" w:cs="Arial"/>
                  <w:sz w:val="20"/>
                </w:rPr>
                <w:t xml:space="preserve">The household’s use of this product is primarily for income or </w:t>
              </w:r>
              <w:commentRangeStart w:id="96"/>
              <w:r w:rsidRPr="00DC552F">
                <w:rPr>
                  <w:rFonts w:ascii="Calibri" w:eastAsia="Calibri" w:hAnsi="Calibri" w:cs="Arial"/>
                  <w:sz w:val="20"/>
                </w:rPr>
                <w:t>subsistence</w:t>
              </w:r>
            </w:ins>
            <w:commentRangeEnd w:id="96"/>
            <w:ins w:id="97" w:author="Stickler, Mercedes M. (E3/LTRM)" w:date="2014-09-22T17:51:00Z">
              <w:r w:rsidR="00144967">
                <w:rPr>
                  <w:rStyle w:val="CommentReference"/>
                </w:rPr>
                <w:commentReference w:id="96"/>
              </w:r>
            </w:ins>
            <w:ins w:id="98" w:author="Stickler, Mercedes M. (E3/LTRM)" w:date="2014-09-22T17:41:00Z">
              <w:r w:rsidRPr="00DC552F">
                <w:rPr>
                  <w:rFonts w:ascii="Calibri" w:eastAsia="Calibri" w:hAnsi="Calibri" w:cs="Arial"/>
                  <w:sz w:val="20"/>
                </w:rPr>
                <w:t>?</w:t>
              </w:r>
            </w:ins>
          </w:p>
        </w:tc>
        <w:tc>
          <w:tcPr>
            <w:tcW w:w="1800" w:type="dxa"/>
            <w:tcPrChange w:id="99" w:author="Stickler, Mercedes M. (E3/LTRM)" w:date="2014-09-22T17:41:00Z">
              <w:tcPr>
                <w:tcW w:w="1800" w:type="dxa"/>
              </w:tcPr>
            </w:tcPrChange>
          </w:tcPr>
          <w:p w14:paraId="384D1BFB" w14:textId="715FC891" w:rsidR="00736B28" w:rsidRPr="00DC552F" w:rsidRDefault="00736B28" w:rsidP="006E365E">
            <w:pPr>
              <w:contextualSpacing/>
              <w:jc w:val="center"/>
              <w:rPr>
                <w:sz w:val="20"/>
              </w:rPr>
            </w:pPr>
            <w:r w:rsidRPr="00DC552F">
              <w:rPr>
                <w:sz w:val="20"/>
              </w:rPr>
              <w:t>How much of the month’s harvest was sold for cash income?</w:t>
            </w:r>
          </w:p>
        </w:tc>
        <w:tc>
          <w:tcPr>
            <w:tcW w:w="1440" w:type="dxa"/>
            <w:tcPrChange w:id="100" w:author="Stickler, Mercedes M. (E3/LTRM)" w:date="2014-09-22T17:41:00Z">
              <w:tcPr>
                <w:tcW w:w="1440" w:type="dxa"/>
              </w:tcPr>
            </w:tcPrChange>
          </w:tcPr>
          <w:p w14:paraId="2277FD78" w14:textId="4C1AB98C" w:rsidR="00736B28" w:rsidRPr="00DC552F" w:rsidRDefault="00736B28" w:rsidP="006E365E">
            <w:pPr>
              <w:contextualSpacing/>
              <w:jc w:val="center"/>
              <w:rPr>
                <w:sz w:val="20"/>
              </w:rPr>
            </w:pPr>
            <w:r w:rsidRPr="00DC552F">
              <w:rPr>
                <w:sz w:val="20"/>
              </w:rPr>
              <w:t>Wild product’s name</w:t>
            </w:r>
          </w:p>
        </w:tc>
        <w:tc>
          <w:tcPr>
            <w:tcW w:w="2160" w:type="dxa"/>
            <w:tcPrChange w:id="101" w:author="Stickler, Mercedes M. (E3/LTRM)" w:date="2014-09-22T17:41:00Z">
              <w:tcPr>
                <w:tcW w:w="2160" w:type="dxa"/>
              </w:tcPr>
            </w:tcPrChange>
          </w:tcPr>
          <w:p w14:paraId="3104FD54" w14:textId="77777777" w:rsidR="00736B28" w:rsidRPr="00DC552F" w:rsidRDefault="00736B28" w:rsidP="006E365E">
            <w:pPr>
              <w:contextualSpacing/>
              <w:jc w:val="center"/>
              <w:rPr>
                <w:rFonts w:ascii="Calibri" w:eastAsia="Calibri" w:hAnsi="Calibri" w:cs="Arial"/>
                <w:sz w:val="20"/>
              </w:rPr>
            </w:pPr>
            <w:r w:rsidRPr="00DC552F">
              <w:rPr>
                <w:rFonts w:ascii="Calibri" w:eastAsia="Calibri" w:hAnsi="Calibri" w:cs="Arial"/>
                <w:sz w:val="20"/>
              </w:rPr>
              <w:t>How much cash income was earned?</w:t>
            </w:r>
          </w:p>
          <w:p w14:paraId="2B0D03A6" w14:textId="277742CE" w:rsidR="00736B28" w:rsidRPr="00DC552F" w:rsidRDefault="00736B28" w:rsidP="006E365E">
            <w:pPr>
              <w:contextualSpacing/>
              <w:jc w:val="center"/>
              <w:rPr>
                <w:sz w:val="20"/>
              </w:rPr>
            </w:pPr>
            <w:r w:rsidRPr="00DC552F">
              <w:rPr>
                <w:rFonts w:ascii="Calibri" w:eastAsia="Calibri" w:hAnsi="Calibri" w:cs="Arial"/>
                <w:sz w:val="20"/>
              </w:rPr>
              <w:t>(in ZMK)</w:t>
            </w:r>
          </w:p>
        </w:tc>
        <w:tc>
          <w:tcPr>
            <w:tcW w:w="2520" w:type="dxa"/>
            <w:tcPrChange w:id="102" w:author="Stickler, Mercedes M. (E3/LTRM)" w:date="2014-09-22T17:41:00Z">
              <w:tcPr>
                <w:tcW w:w="2520" w:type="dxa"/>
              </w:tcPr>
            </w:tcPrChange>
          </w:tcPr>
          <w:p w14:paraId="2D51BA5E" w14:textId="1C6D3A7A" w:rsidR="00736B28" w:rsidRPr="00DC552F" w:rsidRDefault="00736B28" w:rsidP="006E365E">
            <w:pPr>
              <w:contextualSpacing/>
              <w:jc w:val="center"/>
              <w:rPr>
                <w:sz w:val="20"/>
              </w:rPr>
            </w:pPr>
            <w:del w:id="103" w:author="Stickler, Mercedes M. (E3/LTRM)" w:date="2014-09-22T17:41:00Z">
              <w:r w:rsidRPr="00DC552F" w:rsidDel="00736B28">
                <w:rPr>
                  <w:rFonts w:ascii="Calibri" w:eastAsia="Calibri" w:hAnsi="Calibri" w:cs="Arial"/>
                  <w:sz w:val="20"/>
                </w:rPr>
                <w:delText>The household’s use of this product is primarily for income or subsistence?</w:delText>
              </w:r>
            </w:del>
          </w:p>
        </w:tc>
        <w:tc>
          <w:tcPr>
            <w:tcW w:w="2520" w:type="dxa"/>
            <w:tcPrChange w:id="104" w:author="Stickler, Mercedes M. (E3/LTRM)" w:date="2014-09-22T17:41:00Z">
              <w:tcPr>
                <w:tcW w:w="2520" w:type="dxa"/>
              </w:tcPr>
            </w:tcPrChange>
          </w:tcPr>
          <w:p w14:paraId="7043AE8C" w14:textId="44DCE96F" w:rsidR="00736B28" w:rsidRPr="00DC552F" w:rsidRDefault="00736B28" w:rsidP="006E365E">
            <w:pPr>
              <w:contextualSpacing/>
              <w:jc w:val="center"/>
              <w:rPr>
                <w:sz w:val="20"/>
              </w:rPr>
            </w:pPr>
            <w:del w:id="105" w:author="Stickler, Mercedes M. (E3/LTRM)" w:date="2014-09-22T17:40:00Z">
              <w:r w:rsidRPr="00DC552F" w:rsidDel="00736B28">
                <w:rPr>
                  <w:sz w:val="20"/>
                </w:rPr>
                <w:delText>Do you also obtain this product from somewhere other than forests?</w:delText>
              </w:r>
            </w:del>
          </w:p>
        </w:tc>
        <w:tc>
          <w:tcPr>
            <w:tcW w:w="1080" w:type="dxa"/>
            <w:tcPrChange w:id="106" w:author="Stickler, Mercedes M. (E3/LTRM)" w:date="2014-09-22T17:41:00Z">
              <w:tcPr>
                <w:tcW w:w="1080" w:type="dxa"/>
              </w:tcPr>
            </w:tcPrChange>
          </w:tcPr>
          <w:p w14:paraId="6F8C1569" w14:textId="5D454109" w:rsidR="00736B28" w:rsidRPr="00DC552F" w:rsidRDefault="00736B28" w:rsidP="006E365E">
            <w:pPr>
              <w:contextualSpacing/>
              <w:jc w:val="center"/>
              <w:rPr>
                <w:sz w:val="20"/>
              </w:rPr>
            </w:pPr>
            <w:del w:id="107" w:author="Stickler, Mercedes M. (E3/LTRM)" w:date="2014-09-22T17:40:00Z">
              <w:r w:rsidRPr="00DC552F" w:rsidDel="00736B28">
                <w:rPr>
                  <w:sz w:val="20"/>
                </w:rPr>
                <w:delText>Where?</w:delText>
              </w:r>
            </w:del>
          </w:p>
        </w:tc>
        <w:tc>
          <w:tcPr>
            <w:tcW w:w="2160" w:type="dxa"/>
            <w:tcPrChange w:id="108" w:author="Stickler, Mercedes M. (E3/LTRM)" w:date="2014-09-22T17:41:00Z">
              <w:tcPr>
                <w:tcW w:w="2160" w:type="dxa"/>
              </w:tcPr>
            </w:tcPrChange>
          </w:tcPr>
          <w:p w14:paraId="6C1E545A" w14:textId="603E9E21" w:rsidR="00736B28" w:rsidRPr="00DC552F" w:rsidRDefault="00736B28" w:rsidP="006E365E">
            <w:pPr>
              <w:contextualSpacing/>
              <w:jc w:val="center"/>
              <w:rPr>
                <w:sz w:val="20"/>
              </w:rPr>
            </w:pPr>
            <w:del w:id="109" w:author="Stickler, Mercedes M. (E3/LTRM)" w:date="2014-09-22T17:40:00Z">
              <w:r w:rsidRPr="00DC552F" w:rsidDel="00736B28">
                <w:rPr>
                  <w:sz w:val="20"/>
                </w:rPr>
                <w:delText>How much of the need for this product is obtained from forests?</w:delText>
              </w:r>
            </w:del>
          </w:p>
        </w:tc>
      </w:tr>
      <w:tr w:rsidR="00736B28" w:rsidRPr="00DC552F" w14:paraId="39AA938C" w14:textId="77777777" w:rsidTr="00736B28">
        <w:trPr>
          <w:trHeight w:val="20"/>
          <w:jc w:val="center"/>
          <w:trPrChange w:id="110" w:author="Stickler, Mercedes M. (E3/LTRM)" w:date="2014-09-22T17:41:00Z">
            <w:trPr>
              <w:trHeight w:val="20"/>
              <w:jc w:val="center"/>
            </w:trPr>
          </w:trPrChange>
        </w:trPr>
        <w:tc>
          <w:tcPr>
            <w:tcW w:w="714" w:type="dxa"/>
            <w:tcPrChange w:id="111" w:author="Stickler, Mercedes M. (E3/LTRM)" w:date="2014-09-22T17:41:00Z">
              <w:tcPr>
                <w:tcW w:w="714" w:type="dxa"/>
              </w:tcPr>
            </w:tcPrChange>
          </w:tcPr>
          <w:p w14:paraId="18DE40FF" w14:textId="77777777" w:rsidR="00736B28" w:rsidRPr="00DC552F" w:rsidRDefault="00736B28" w:rsidP="006E365E">
            <w:pPr>
              <w:contextualSpacing/>
              <w:jc w:val="center"/>
              <w:rPr>
                <w:b/>
                <w:sz w:val="20"/>
              </w:rPr>
            </w:pPr>
          </w:p>
        </w:tc>
        <w:tc>
          <w:tcPr>
            <w:tcW w:w="721" w:type="dxa"/>
            <w:tcPrChange w:id="112" w:author="Stickler, Mercedes M. (E3/LTRM)" w:date="2014-09-22T17:41:00Z">
              <w:tcPr>
                <w:tcW w:w="721" w:type="dxa"/>
              </w:tcPr>
            </w:tcPrChange>
          </w:tcPr>
          <w:p w14:paraId="217046E3" w14:textId="77777777" w:rsidR="00736B28" w:rsidRPr="00DC552F" w:rsidRDefault="00736B28" w:rsidP="006E365E">
            <w:pPr>
              <w:contextualSpacing/>
              <w:jc w:val="center"/>
              <w:rPr>
                <w:sz w:val="20"/>
              </w:rPr>
            </w:pPr>
          </w:p>
        </w:tc>
        <w:tc>
          <w:tcPr>
            <w:tcW w:w="1800" w:type="dxa"/>
            <w:tcPrChange w:id="113" w:author="Stickler, Mercedes M. (E3/LTRM)" w:date="2014-09-22T17:41:00Z">
              <w:tcPr>
                <w:tcW w:w="1800" w:type="dxa"/>
              </w:tcPr>
            </w:tcPrChange>
          </w:tcPr>
          <w:p w14:paraId="16069E81" w14:textId="77777777" w:rsidR="00736B28" w:rsidRPr="00DC552F" w:rsidRDefault="00736B28" w:rsidP="006E365E">
            <w:pPr>
              <w:contextualSpacing/>
              <w:jc w:val="center"/>
              <w:rPr>
                <w:ins w:id="114" w:author="Stickler, Mercedes M. (E3/LTRM)" w:date="2014-09-22T17:40:00Z"/>
                <w:sz w:val="20"/>
              </w:rPr>
            </w:pPr>
          </w:p>
        </w:tc>
        <w:tc>
          <w:tcPr>
            <w:tcW w:w="1800" w:type="dxa"/>
            <w:tcPrChange w:id="115" w:author="Stickler, Mercedes M. (E3/LTRM)" w:date="2014-09-22T17:41:00Z">
              <w:tcPr>
                <w:tcW w:w="1800" w:type="dxa"/>
              </w:tcPr>
            </w:tcPrChange>
          </w:tcPr>
          <w:p w14:paraId="16FB704A" w14:textId="77777777" w:rsidR="00736B28" w:rsidRPr="00DC552F" w:rsidRDefault="00736B28" w:rsidP="006E365E">
            <w:pPr>
              <w:contextualSpacing/>
              <w:jc w:val="center"/>
              <w:rPr>
                <w:ins w:id="116" w:author="Stickler, Mercedes M. (E3/LTRM)" w:date="2014-09-22T17:40:00Z"/>
                <w:sz w:val="20"/>
              </w:rPr>
            </w:pPr>
          </w:p>
        </w:tc>
        <w:tc>
          <w:tcPr>
            <w:tcW w:w="1800" w:type="dxa"/>
            <w:tcPrChange w:id="117" w:author="Stickler, Mercedes M. (E3/LTRM)" w:date="2014-09-22T17:41:00Z">
              <w:tcPr>
                <w:tcW w:w="1800" w:type="dxa"/>
              </w:tcPr>
            </w:tcPrChange>
          </w:tcPr>
          <w:p w14:paraId="470F8DEA" w14:textId="77777777" w:rsidR="00736B28" w:rsidRPr="00DC552F" w:rsidRDefault="00736B28" w:rsidP="006E365E">
            <w:pPr>
              <w:contextualSpacing/>
              <w:jc w:val="center"/>
              <w:rPr>
                <w:ins w:id="118" w:author="Stickler, Mercedes M. (E3/LTRM)" w:date="2014-09-22T17:40:00Z"/>
                <w:sz w:val="20"/>
              </w:rPr>
            </w:pPr>
          </w:p>
        </w:tc>
        <w:tc>
          <w:tcPr>
            <w:tcW w:w="1800" w:type="dxa"/>
            <w:tcPrChange w:id="119" w:author="Stickler, Mercedes M. (E3/LTRM)" w:date="2014-09-22T17:41:00Z">
              <w:tcPr>
                <w:tcW w:w="1800" w:type="dxa"/>
              </w:tcPr>
            </w:tcPrChange>
          </w:tcPr>
          <w:p w14:paraId="2C33BA71" w14:textId="7E7628C2" w:rsidR="00736B28" w:rsidRPr="00DC552F" w:rsidRDefault="00736B28" w:rsidP="006E365E">
            <w:pPr>
              <w:contextualSpacing/>
              <w:jc w:val="center"/>
              <w:rPr>
                <w:ins w:id="120" w:author="Stickler, Mercedes M. (E3/LTRM)" w:date="2014-09-22T17:40:00Z"/>
                <w:sz w:val="20"/>
              </w:rPr>
            </w:pPr>
          </w:p>
        </w:tc>
        <w:tc>
          <w:tcPr>
            <w:tcW w:w="1800" w:type="dxa"/>
            <w:tcPrChange w:id="121" w:author="Stickler, Mercedes M. (E3/LTRM)" w:date="2014-09-22T17:41:00Z">
              <w:tcPr>
                <w:tcW w:w="1800" w:type="dxa"/>
              </w:tcPr>
            </w:tcPrChange>
          </w:tcPr>
          <w:p w14:paraId="7ECCDB0B" w14:textId="77777777" w:rsidR="00736B28" w:rsidRPr="00DC552F" w:rsidRDefault="00736B28" w:rsidP="006E365E">
            <w:pPr>
              <w:contextualSpacing/>
              <w:jc w:val="center"/>
              <w:rPr>
                <w:ins w:id="122" w:author="Stickler, Mercedes M. (E3/LTRM)" w:date="2014-09-22T17:41:00Z"/>
                <w:sz w:val="20"/>
              </w:rPr>
            </w:pPr>
          </w:p>
        </w:tc>
        <w:tc>
          <w:tcPr>
            <w:tcW w:w="1800" w:type="dxa"/>
            <w:tcPrChange w:id="123" w:author="Stickler, Mercedes M. (E3/LTRM)" w:date="2014-09-22T17:41:00Z">
              <w:tcPr>
                <w:tcW w:w="1800" w:type="dxa"/>
              </w:tcPr>
            </w:tcPrChange>
          </w:tcPr>
          <w:p w14:paraId="41243EBD" w14:textId="0CE315ED" w:rsidR="00736B28" w:rsidRPr="00DC552F" w:rsidRDefault="00736B28" w:rsidP="006E365E">
            <w:pPr>
              <w:contextualSpacing/>
              <w:jc w:val="center"/>
              <w:rPr>
                <w:sz w:val="20"/>
              </w:rPr>
            </w:pPr>
          </w:p>
        </w:tc>
        <w:tc>
          <w:tcPr>
            <w:tcW w:w="1440" w:type="dxa"/>
            <w:tcPrChange w:id="124" w:author="Stickler, Mercedes M. (E3/LTRM)" w:date="2014-09-22T17:41:00Z">
              <w:tcPr>
                <w:tcW w:w="1440" w:type="dxa"/>
              </w:tcPr>
            </w:tcPrChange>
          </w:tcPr>
          <w:p w14:paraId="6B5C3A8B" w14:textId="01374A26" w:rsidR="00736B28" w:rsidRPr="00DC552F" w:rsidRDefault="00736B28" w:rsidP="006E365E">
            <w:pPr>
              <w:contextualSpacing/>
              <w:jc w:val="center"/>
              <w:rPr>
                <w:sz w:val="20"/>
              </w:rPr>
            </w:pPr>
          </w:p>
        </w:tc>
        <w:tc>
          <w:tcPr>
            <w:tcW w:w="2160" w:type="dxa"/>
            <w:tcPrChange w:id="125" w:author="Stickler, Mercedes M. (E3/LTRM)" w:date="2014-09-22T17:41:00Z">
              <w:tcPr>
                <w:tcW w:w="2160" w:type="dxa"/>
              </w:tcPr>
            </w:tcPrChange>
          </w:tcPr>
          <w:p w14:paraId="2277552A" w14:textId="77777777" w:rsidR="00736B28" w:rsidRPr="00DC552F" w:rsidRDefault="00736B28" w:rsidP="006E365E">
            <w:pPr>
              <w:contextualSpacing/>
              <w:jc w:val="center"/>
              <w:rPr>
                <w:sz w:val="20"/>
              </w:rPr>
            </w:pPr>
          </w:p>
        </w:tc>
        <w:tc>
          <w:tcPr>
            <w:tcW w:w="2520" w:type="dxa"/>
            <w:tcPrChange w:id="126" w:author="Stickler, Mercedes M. (E3/LTRM)" w:date="2014-09-22T17:41:00Z">
              <w:tcPr>
                <w:tcW w:w="2520" w:type="dxa"/>
              </w:tcPr>
            </w:tcPrChange>
          </w:tcPr>
          <w:p w14:paraId="570AFBAE" w14:textId="77777777" w:rsidR="00736B28" w:rsidRPr="00DC552F" w:rsidRDefault="00736B28" w:rsidP="006E365E">
            <w:pPr>
              <w:contextualSpacing/>
              <w:jc w:val="center"/>
              <w:rPr>
                <w:sz w:val="20"/>
              </w:rPr>
            </w:pPr>
          </w:p>
        </w:tc>
        <w:tc>
          <w:tcPr>
            <w:tcW w:w="2520" w:type="dxa"/>
            <w:tcPrChange w:id="127" w:author="Stickler, Mercedes M. (E3/LTRM)" w:date="2014-09-22T17:41:00Z">
              <w:tcPr>
                <w:tcW w:w="2520" w:type="dxa"/>
              </w:tcPr>
            </w:tcPrChange>
          </w:tcPr>
          <w:p w14:paraId="4C3EDCA8" w14:textId="3367716E" w:rsidR="00736B28" w:rsidRPr="00DC552F" w:rsidRDefault="00736B28" w:rsidP="006E365E">
            <w:pPr>
              <w:contextualSpacing/>
              <w:jc w:val="center"/>
              <w:rPr>
                <w:sz w:val="20"/>
              </w:rPr>
            </w:pPr>
          </w:p>
        </w:tc>
        <w:tc>
          <w:tcPr>
            <w:tcW w:w="1080" w:type="dxa"/>
            <w:tcPrChange w:id="128" w:author="Stickler, Mercedes M. (E3/LTRM)" w:date="2014-09-22T17:41:00Z">
              <w:tcPr>
                <w:tcW w:w="1080" w:type="dxa"/>
              </w:tcPr>
            </w:tcPrChange>
          </w:tcPr>
          <w:p w14:paraId="22A4041B" w14:textId="77777777" w:rsidR="00736B28" w:rsidRPr="00DC552F" w:rsidRDefault="00736B28" w:rsidP="006E365E">
            <w:pPr>
              <w:contextualSpacing/>
              <w:jc w:val="center"/>
              <w:rPr>
                <w:sz w:val="20"/>
              </w:rPr>
            </w:pPr>
          </w:p>
        </w:tc>
        <w:tc>
          <w:tcPr>
            <w:tcW w:w="2160" w:type="dxa"/>
            <w:tcPrChange w:id="129" w:author="Stickler, Mercedes M. (E3/LTRM)" w:date="2014-09-22T17:41:00Z">
              <w:tcPr>
                <w:tcW w:w="2160" w:type="dxa"/>
              </w:tcPr>
            </w:tcPrChange>
          </w:tcPr>
          <w:p w14:paraId="093E48F1" w14:textId="77777777" w:rsidR="00736B28" w:rsidRPr="00DC552F" w:rsidRDefault="00736B28" w:rsidP="006E365E">
            <w:pPr>
              <w:contextualSpacing/>
              <w:jc w:val="center"/>
              <w:rPr>
                <w:sz w:val="20"/>
              </w:rPr>
            </w:pPr>
          </w:p>
        </w:tc>
      </w:tr>
      <w:tr w:rsidR="00736B28" w:rsidRPr="00DC552F" w14:paraId="72A19A12" w14:textId="77777777" w:rsidTr="00736B28">
        <w:trPr>
          <w:trHeight w:val="54"/>
          <w:jc w:val="center"/>
          <w:trPrChange w:id="130" w:author="Stickler, Mercedes M. (E3/LTRM)" w:date="2014-09-22T17:41:00Z">
            <w:trPr>
              <w:trHeight w:val="54"/>
              <w:jc w:val="center"/>
            </w:trPr>
          </w:trPrChange>
        </w:trPr>
        <w:tc>
          <w:tcPr>
            <w:tcW w:w="714" w:type="dxa"/>
            <w:vMerge w:val="restart"/>
            <w:tcPrChange w:id="131" w:author="Stickler, Mercedes M. (E3/LTRM)" w:date="2014-09-22T17:41:00Z">
              <w:tcPr>
                <w:tcW w:w="714" w:type="dxa"/>
                <w:vMerge w:val="restart"/>
              </w:tcPr>
            </w:tcPrChange>
          </w:tcPr>
          <w:p w14:paraId="5FEB4703" w14:textId="77777777" w:rsidR="00736B28" w:rsidRPr="00DC552F" w:rsidRDefault="00736B28" w:rsidP="006E365E">
            <w:pPr>
              <w:contextualSpacing/>
              <w:jc w:val="center"/>
              <w:rPr>
                <w:b/>
                <w:sz w:val="20"/>
              </w:rPr>
            </w:pPr>
            <w:r w:rsidRPr="00DC552F">
              <w:rPr>
                <w:b/>
                <w:sz w:val="20"/>
              </w:rPr>
              <w:t>1</w:t>
            </w:r>
          </w:p>
        </w:tc>
        <w:tc>
          <w:tcPr>
            <w:tcW w:w="721" w:type="dxa"/>
            <w:vMerge w:val="restart"/>
            <w:tcPrChange w:id="132" w:author="Stickler, Mercedes M. (E3/LTRM)" w:date="2014-09-22T17:41:00Z">
              <w:tcPr>
                <w:tcW w:w="721" w:type="dxa"/>
                <w:vMerge w:val="restart"/>
              </w:tcPr>
            </w:tcPrChange>
          </w:tcPr>
          <w:p w14:paraId="6010202B" w14:textId="77777777" w:rsidR="00736B28" w:rsidRPr="00DC552F" w:rsidRDefault="00736B28" w:rsidP="006E365E">
            <w:pPr>
              <w:contextualSpacing/>
              <w:jc w:val="center"/>
              <w:rPr>
                <w:sz w:val="20"/>
              </w:rPr>
            </w:pPr>
          </w:p>
        </w:tc>
        <w:tc>
          <w:tcPr>
            <w:tcW w:w="1800" w:type="dxa"/>
            <w:tcPrChange w:id="133" w:author="Stickler, Mercedes M. (E3/LTRM)" w:date="2014-09-22T17:41:00Z">
              <w:tcPr>
                <w:tcW w:w="1800" w:type="dxa"/>
              </w:tcPr>
            </w:tcPrChange>
          </w:tcPr>
          <w:p w14:paraId="12BF8093" w14:textId="77777777" w:rsidR="00736B28" w:rsidRPr="00DC552F" w:rsidRDefault="00736B28" w:rsidP="006E365E">
            <w:pPr>
              <w:contextualSpacing/>
              <w:jc w:val="center"/>
              <w:rPr>
                <w:ins w:id="134" w:author="Stickler, Mercedes M. (E3/LTRM)" w:date="2014-09-22T17:40:00Z"/>
                <w:sz w:val="20"/>
              </w:rPr>
            </w:pPr>
          </w:p>
        </w:tc>
        <w:tc>
          <w:tcPr>
            <w:tcW w:w="1800" w:type="dxa"/>
            <w:tcPrChange w:id="135" w:author="Stickler, Mercedes M. (E3/LTRM)" w:date="2014-09-22T17:41:00Z">
              <w:tcPr>
                <w:tcW w:w="1800" w:type="dxa"/>
              </w:tcPr>
            </w:tcPrChange>
          </w:tcPr>
          <w:p w14:paraId="57B44451" w14:textId="77777777" w:rsidR="00736B28" w:rsidRPr="00DC552F" w:rsidRDefault="00736B28" w:rsidP="006E365E">
            <w:pPr>
              <w:contextualSpacing/>
              <w:jc w:val="center"/>
              <w:rPr>
                <w:ins w:id="136" w:author="Stickler, Mercedes M. (E3/LTRM)" w:date="2014-09-22T17:40:00Z"/>
                <w:sz w:val="20"/>
              </w:rPr>
            </w:pPr>
          </w:p>
        </w:tc>
        <w:tc>
          <w:tcPr>
            <w:tcW w:w="1800" w:type="dxa"/>
            <w:tcPrChange w:id="137" w:author="Stickler, Mercedes M. (E3/LTRM)" w:date="2014-09-22T17:41:00Z">
              <w:tcPr>
                <w:tcW w:w="1800" w:type="dxa"/>
              </w:tcPr>
            </w:tcPrChange>
          </w:tcPr>
          <w:p w14:paraId="39ADCB1E" w14:textId="77777777" w:rsidR="00736B28" w:rsidRPr="00DC552F" w:rsidRDefault="00736B28" w:rsidP="006E365E">
            <w:pPr>
              <w:contextualSpacing/>
              <w:jc w:val="center"/>
              <w:rPr>
                <w:ins w:id="138" w:author="Stickler, Mercedes M. (E3/LTRM)" w:date="2014-09-22T17:40:00Z"/>
                <w:sz w:val="20"/>
              </w:rPr>
            </w:pPr>
          </w:p>
        </w:tc>
        <w:tc>
          <w:tcPr>
            <w:tcW w:w="1800" w:type="dxa"/>
            <w:tcPrChange w:id="139" w:author="Stickler, Mercedes M. (E3/LTRM)" w:date="2014-09-22T17:41:00Z">
              <w:tcPr>
                <w:tcW w:w="1800" w:type="dxa"/>
              </w:tcPr>
            </w:tcPrChange>
          </w:tcPr>
          <w:p w14:paraId="07B47BA3" w14:textId="3AC42B57" w:rsidR="00736B28" w:rsidRPr="00DC552F" w:rsidRDefault="00736B28" w:rsidP="006E365E">
            <w:pPr>
              <w:contextualSpacing/>
              <w:jc w:val="center"/>
              <w:rPr>
                <w:ins w:id="140" w:author="Stickler, Mercedes M. (E3/LTRM)" w:date="2014-09-22T17:40:00Z"/>
                <w:sz w:val="20"/>
              </w:rPr>
            </w:pPr>
          </w:p>
        </w:tc>
        <w:tc>
          <w:tcPr>
            <w:tcW w:w="1800" w:type="dxa"/>
            <w:tcPrChange w:id="141" w:author="Stickler, Mercedes M. (E3/LTRM)" w:date="2014-09-22T17:41:00Z">
              <w:tcPr>
                <w:tcW w:w="1800" w:type="dxa"/>
              </w:tcPr>
            </w:tcPrChange>
          </w:tcPr>
          <w:p w14:paraId="4FC1E1F8" w14:textId="77777777" w:rsidR="00736B28" w:rsidRPr="00DC552F" w:rsidRDefault="00736B28" w:rsidP="006E365E">
            <w:pPr>
              <w:contextualSpacing/>
              <w:jc w:val="center"/>
              <w:rPr>
                <w:ins w:id="142" w:author="Stickler, Mercedes M. (E3/LTRM)" w:date="2014-09-22T17:41:00Z"/>
                <w:sz w:val="20"/>
              </w:rPr>
            </w:pPr>
          </w:p>
        </w:tc>
        <w:tc>
          <w:tcPr>
            <w:tcW w:w="1800" w:type="dxa"/>
            <w:tcPrChange w:id="143" w:author="Stickler, Mercedes M. (E3/LTRM)" w:date="2014-09-22T17:41:00Z">
              <w:tcPr>
                <w:tcW w:w="1800" w:type="dxa"/>
              </w:tcPr>
            </w:tcPrChange>
          </w:tcPr>
          <w:p w14:paraId="3F4D9055" w14:textId="13FC43CE" w:rsidR="00736B28" w:rsidRPr="00DC552F" w:rsidRDefault="00736B28" w:rsidP="006E365E">
            <w:pPr>
              <w:contextualSpacing/>
              <w:jc w:val="center"/>
              <w:rPr>
                <w:sz w:val="20"/>
              </w:rPr>
            </w:pPr>
          </w:p>
        </w:tc>
        <w:tc>
          <w:tcPr>
            <w:tcW w:w="1440" w:type="dxa"/>
            <w:tcPrChange w:id="144" w:author="Stickler, Mercedes M. (E3/LTRM)" w:date="2014-09-22T17:41:00Z">
              <w:tcPr>
                <w:tcW w:w="1440" w:type="dxa"/>
              </w:tcPr>
            </w:tcPrChange>
          </w:tcPr>
          <w:p w14:paraId="65AF08E8" w14:textId="2687B593" w:rsidR="00736B28" w:rsidRPr="00DC552F" w:rsidRDefault="00736B28" w:rsidP="006E365E">
            <w:pPr>
              <w:contextualSpacing/>
              <w:jc w:val="center"/>
              <w:rPr>
                <w:sz w:val="20"/>
              </w:rPr>
            </w:pPr>
          </w:p>
        </w:tc>
        <w:tc>
          <w:tcPr>
            <w:tcW w:w="2160" w:type="dxa"/>
            <w:tcPrChange w:id="145" w:author="Stickler, Mercedes M. (E3/LTRM)" w:date="2014-09-22T17:41:00Z">
              <w:tcPr>
                <w:tcW w:w="2160" w:type="dxa"/>
              </w:tcPr>
            </w:tcPrChange>
          </w:tcPr>
          <w:p w14:paraId="7A684CB3" w14:textId="77777777" w:rsidR="00736B28" w:rsidRPr="00DC552F" w:rsidRDefault="00736B28" w:rsidP="006E365E">
            <w:pPr>
              <w:contextualSpacing/>
              <w:jc w:val="center"/>
              <w:rPr>
                <w:sz w:val="20"/>
              </w:rPr>
            </w:pPr>
          </w:p>
        </w:tc>
        <w:tc>
          <w:tcPr>
            <w:tcW w:w="2520" w:type="dxa"/>
            <w:tcPrChange w:id="146" w:author="Stickler, Mercedes M. (E3/LTRM)" w:date="2014-09-22T17:41:00Z">
              <w:tcPr>
                <w:tcW w:w="2520" w:type="dxa"/>
              </w:tcPr>
            </w:tcPrChange>
          </w:tcPr>
          <w:p w14:paraId="0E5355E8" w14:textId="77777777" w:rsidR="00736B28" w:rsidRPr="00DC552F" w:rsidRDefault="00736B28" w:rsidP="006E365E">
            <w:pPr>
              <w:contextualSpacing/>
              <w:jc w:val="center"/>
              <w:rPr>
                <w:sz w:val="20"/>
              </w:rPr>
            </w:pPr>
          </w:p>
        </w:tc>
        <w:tc>
          <w:tcPr>
            <w:tcW w:w="2520" w:type="dxa"/>
            <w:tcPrChange w:id="147" w:author="Stickler, Mercedes M. (E3/LTRM)" w:date="2014-09-22T17:41:00Z">
              <w:tcPr>
                <w:tcW w:w="2520" w:type="dxa"/>
              </w:tcPr>
            </w:tcPrChange>
          </w:tcPr>
          <w:p w14:paraId="06F58CB8" w14:textId="5B6630BB" w:rsidR="00736B28" w:rsidRPr="00DC552F" w:rsidRDefault="00736B28" w:rsidP="006E365E">
            <w:pPr>
              <w:contextualSpacing/>
              <w:jc w:val="center"/>
              <w:rPr>
                <w:sz w:val="20"/>
              </w:rPr>
            </w:pPr>
          </w:p>
        </w:tc>
        <w:tc>
          <w:tcPr>
            <w:tcW w:w="1080" w:type="dxa"/>
            <w:tcPrChange w:id="148" w:author="Stickler, Mercedes M. (E3/LTRM)" w:date="2014-09-22T17:41:00Z">
              <w:tcPr>
                <w:tcW w:w="1080" w:type="dxa"/>
              </w:tcPr>
            </w:tcPrChange>
          </w:tcPr>
          <w:p w14:paraId="1524198E" w14:textId="77777777" w:rsidR="00736B28" w:rsidRPr="00DC552F" w:rsidRDefault="00736B28" w:rsidP="006E365E">
            <w:pPr>
              <w:contextualSpacing/>
              <w:jc w:val="center"/>
              <w:rPr>
                <w:sz w:val="20"/>
              </w:rPr>
            </w:pPr>
          </w:p>
        </w:tc>
        <w:tc>
          <w:tcPr>
            <w:tcW w:w="2160" w:type="dxa"/>
            <w:tcPrChange w:id="149" w:author="Stickler, Mercedes M. (E3/LTRM)" w:date="2014-09-22T17:41:00Z">
              <w:tcPr>
                <w:tcW w:w="2160" w:type="dxa"/>
              </w:tcPr>
            </w:tcPrChange>
          </w:tcPr>
          <w:p w14:paraId="24F52498" w14:textId="77777777" w:rsidR="00736B28" w:rsidRPr="00DC552F" w:rsidRDefault="00736B28" w:rsidP="006E365E">
            <w:pPr>
              <w:contextualSpacing/>
              <w:jc w:val="center"/>
              <w:rPr>
                <w:sz w:val="20"/>
              </w:rPr>
            </w:pPr>
          </w:p>
        </w:tc>
      </w:tr>
      <w:tr w:rsidR="00736B28" w:rsidRPr="00DC552F" w14:paraId="66E96C44" w14:textId="77777777" w:rsidTr="00736B28">
        <w:trPr>
          <w:trHeight w:val="54"/>
          <w:jc w:val="center"/>
          <w:trPrChange w:id="150" w:author="Stickler, Mercedes M. (E3/LTRM)" w:date="2014-09-22T17:41:00Z">
            <w:trPr>
              <w:trHeight w:val="54"/>
              <w:jc w:val="center"/>
            </w:trPr>
          </w:trPrChange>
        </w:trPr>
        <w:tc>
          <w:tcPr>
            <w:tcW w:w="714" w:type="dxa"/>
            <w:vMerge/>
            <w:tcPrChange w:id="151" w:author="Stickler, Mercedes M. (E3/LTRM)" w:date="2014-09-22T17:41:00Z">
              <w:tcPr>
                <w:tcW w:w="714" w:type="dxa"/>
                <w:vMerge/>
              </w:tcPr>
            </w:tcPrChange>
          </w:tcPr>
          <w:p w14:paraId="3CA09455" w14:textId="77777777" w:rsidR="00736B28" w:rsidRPr="00DC552F" w:rsidRDefault="00736B28" w:rsidP="006E365E">
            <w:pPr>
              <w:contextualSpacing/>
              <w:jc w:val="center"/>
              <w:rPr>
                <w:b/>
                <w:sz w:val="20"/>
              </w:rPr>
            </w:pPr>
          </w:p>
        </w:tc>
        <w:tc>
          <w:tcPr>
            <w:tcW w:w="721" w:type="dxa"/>
            <w:vMerge/>
            <w:tcPrChange w:id="152" w:author="Stickler, Mercedes M. (E3/LTRM)" w:date="2014-09-22T17:41:00Z">
              <w:tcPr>
                <w:tcW w:w="721" w:type="dxa"/>
                <w:vMerge/>
              </w:tcPr>
            </w:tcPrChange>
          </w:tcPr>
          <w:p w14:paraId="77675B04" w14:textId="77777777" w:rsidR="00736B28" w:rsidRPr="00DC552F" w:rsidRDefault="00736B28" w:rsidP="006E365E">
            <w:pPr>
              <w:contextualSpacing/>
              <w:jc w:val="center"/>
              <w:rPr>
                <w:sz w:val="20"/>
              </w:rPr>
            </w:pPr>
          </w:p>
        </w:tc>
        <w:tc>
          <w:tcPr>
            <w:tcW w:w="1800" w:type="dxa"/>
            <w:tcPrChange w:id="153" w:author="Stickler, Mercedes M. (E3/LTRM)" w:date="2014-09-22T17:41:00Z">
              <w:tcPr>
                <w:tcW w:w="1800" w:type="dxa"/>
              </w:tcPr>
            </w:tcPrChange>
          </w:tcPr>
          <w:p w14:paraId="0DB4A38C" w14:textId="77777777" w:rsidR="00736B28" w:rsidRPr="00DC552F" w:rsidRDefault="00736B28" w:rsidP="006E365E">
            <w:pPr>
              <w:contextualSpacing/>
              <w:jc w:val="center"/>
              <w:rPr>
                <w:ins w:id="154" w:author="Stickler, Mercedes M. (E3/LTRM)" w:date="2014-09-22T17:40:00Z"/>
                <w:sz w:val="20"/>
              </w:rPr>
            </w:pPr>
          </w:p>
        </w:tc>
        <w:tc>
          <w:tcPr>
            <w:tcW w:w="1800" w:type="dxa"/>
            <w:tcPrChange w:id="155" w:author="Stickler, Mercedes M. (E3/LTRM)" w:date="2014-09-22T17:41:00Z">
              <w:tcPr>
                <w:tcW w:w="1800" w:type="dxa"/>
              </w:tcPr>
            </w:tcPrChange>
          </w:tcPr>
          <w:p w14:paraId="65F2E7E1" w14:textId="77777777" w:rsidR="00736B28" w:rsidRPr="00DC552F" w:rsidRDefault="00736B28" w:rsidP="006E365E">
            <w:pPr>
              <w:contextualSpacing/>
              <w:jc w:val="center"/>
              <w:rPr>
                <w:ins w:id="156" w:author="Stickler, Mercedes M. (E3/LTRM)" w:date="2014-09-22T17:40:00Z"/>
                <w:sz w:val="20"/>
              </w:rPr>
            </w:pPr>
          </w:p>
        </w:tc>
        <w:tc>
          <w:tcPr>
            <w:tcW w:w="1800" w:type="dxa"/>
            <w:tcPrChange w:id="157" w:author="Stickler, Mercedes M. (E3/LTRM)" w:date="2014-09-22T17:41:00Z">
              <w:tcPr>
                <w:tcW w:w="1800" w:type="dxa"/>
              </w:tcPr>
            </w:tcPrChange>
          </w:tcPr>
          <w:p w14:paraId="32B6A185" w14:textId="77777777" w:rsidR="00736B28" w:rsidRPr="00DC552F" w:rsidRDefault="00736B28" w:rsidP="006E365E">
            <w:pPr>
              <w:contextualSpacing/>
              <w:jc w:val="center"/>
              <w:rPr>
                <w:ins w:id="158" w:author="Stickler, Mercedes M. (E3/LTRM)" w:date="2014-09-22T17:40:00Z"/>
                <w:sz w:val="20"/>
              </w:rPr>
            </w:pPr>
          </w:p>
        </w:tc>
        <w:tc>
          <w:tcPr>
            <w:tcW w:w="1800" w:type="dxa"/>
            <w:tcPrChange w:id="159" w:author="Stickler, Mercedes M. (E3/LTRM)" w:date="2014-09-22T17:41:00Z">
              <w:tcPr>
                <w:tcW w:w="1800" w:type="dxa"/>
              </w:tcPr>
            </w:tcPrChange>
          </w:tcPr>
          <w:p w14:paraId="0DA7CB4B" w14:textId="5B5602C2" w:rsidR="00736B28" w:rsidRPr="00DC552F" w:rsidRDefault="00736B28" w:rsidP="006E365E">
            <w:pPr>
              <w:contextualSpacing/>
              <w:jc w:val="center"/>
              <w:rPr>
                <w:ins w:id="160" w:author="Stickler, Mercedes M. (E3/LTRM)" w:date="2014-09-22T17:40:00Z"/>
                <w:sz w:val="20"/>
              </w:rPr>
            </w:pPr>
          </w:p>
        </w:tc>
        <w:tc>
          <w:tcPr>
            <w:tcW w:w="1800" w:type="dxa"/>
            <w:tcPrChange w:id="161" w:author="Stickler, Mercedes M. (E3/LTRM)" w:date="2014-09-22T17:41:00Z">
              <w:tcPr>
                <w:tcW w:w="1800" w:type="dxa"/>
              </w:tcPr>
            </w:tcPrChange>
          </w:tcPr>
          <w:p w14:paraId="0A104368" w14:textId="77777777" w:rsidR="00736B28" w:rsidRPr="00DC552F" w:rsidRDefault="00736B28" w:rsidP="006E365E">
            <w:pPr>
              <w:contextualSpacing/>
              <w:jc w:val="center"/>
              <w:rPr>
                <w:ins w:id="162" w:author="Stickler, Mercedes M. (E3/LTRM)" w:date="2014-09-22T17:41:00Z"/>
                <w:sz w:val="20"/>
              </w:rPr>
            </w:pPr>
          </w:p>
        </w:tc>
        <w:tc>
          <w:tcPr>
            <w:tcW w:w="1800" w:type="dxa"/>
            <w:tcPrChange w:id="163" w:author="Stickler, Mercedes M. (E3/LTRM)" w:date="2014-09-22T17:41:00Z">
              <w:tcPr>
                <w:tcW w:w="1800" w:type="dxa"/>
              </w:tcPr>
            </w:tcPrChange>
          </w:tcPr>
          <w:p w14:paraId="2915D9B0" w14:textId="5C06C068" w:rsidR="00736B28" w:rsidRPr="00DC552F" w:rsidRDefault="00736B28" w:rsidP="006E365E">
            <w:pPr>
              <w:contextualSpacing/>
              <w:jc w:val="center"/>
              <w:rPr>
                <w:sz w:val="20"/>
              </w:rPr>
            </w:pPr>
          </w:p>
        </w:tc>
        <w:tc>
          <w:tcPr>
            <w:tcW w:w="1440" w:type="dxa"/>
            <w:tcPrChange w:id="164" w:author="Stickler, Mercedes M. (E3/LTRM)" w:date="2014-09-22T17:41:00Z">
              <w:tcPr>
                <w:tcW w:w="1440" w:type="dxa"/>
              </w:tcPr>
            </w:tcPrChange>
          </w:tcPr>
          <w:p w14:paraId="531B95FF" w14:textId="1DA6F51B" w:rsidR="00736B28" w:rsidRPr="00DC552F" w:rsidRDefault="00736B28" w:rsidP="006E365E">
            <w:pPr>
              <w:contextualSpacing/>
              <w:jc w:val="center"/>
              <w:rPr>
                <w:sz w:val="20"/>
              </w:rPr>
            </w:pPr>
          </w:p>
        </w:tc>
        <w:tc>
          <w:tcPr>
            <w:tcW w:w="2160" w:type="dxa"/>
            <w:tcPrChange w:id="165" w:author="Stickler, Mercedes M. (E3/LTRM)" w:date="2014-09-22T17:41:00Z">
              <w:tcPr>
                <w:tcW w:w="2160" w:type="dxa"/>
              </w:tcPr>
            </w:tcPrChange>
          </w:tcPr>
          <w:p w14:paraId="39858206" w14:textId="77777777" w:rsidR="00736B28" w:rsidRPr="00DC552F" w:rsidRDefault="00736B28" w:rsidP="006E365E">
            <w:pPr>
              <w:contextualSpacing/>
              <w:jc w:val="center"/>
              <w:rPr>
                <w:sz w:val="20"/>
              </w:rPr>
            </w:pPr>
          </w:p>
        </w:tc>
        <w:tc>
          <w:tcPr>
            <w:tcW w:w="2520" w:type="dxa"/>
            <w:tcPrChange w:id="166" w:author="Stickler, Mercedes M. (E3/LTRM)" w:date="2014-09-22T17:41:00Z">
              <w:tcPr>
                <w:tcW w:w="2520" w:type="dxa"/>
              </w:tcPr>
            </w:tcPrChange>
          </w:tcPr>
          <w:p w14:paraId="51DA051B" w14:textId="77777777" w:rsidR="00736B28" w:rsidRPr="00DC552F" w:rsidRDefault="00736B28" w:rsidP="006E365E">
            <w:pPr>
              <w:contextualSpacing/>
              <w:jc w:val="center"/>
              <w:rPr>
                <w:sz w:val="20"/>
              </w:rPr>
            </w:pPr>
          </w:p>
        </w:tc>
        <w:tc>
          <w:tcPr>
            <w:tcW w:w="2520" w:type="dxa"/>
            <w:tcPrChange w:id="167" w:author="Stickler, Mercedes M. (E3/LTRM)" w:date="2014-09-22T17:41:00Z">
              <w:tcPr>
                <w:tcW w:w="2520" w:type="dxa"/>
              </w:tcPr>
            </w:tcPrChange>
          </w:tcPr>
          <w:p w14:paraId="6456470E" w14:textId="2E1367E5" w:rsidR="00736B28" w:rsidRPr="00DC552F" w:rsidRDefault="00736B28" w:rsidP="006E365E">
            <w:pPr>
              <w:contextualSpacing/>
              <w:jc w:val="center"/>
              <w:rPr>
                <w:sz w:val="20"/>
              </w:rPr>
            </w:pPr>
          </w:p>
        </w:tc>
        <w:tc>
          <w:tcPr>
            <w:tcW w:w="1080" w:type="dxa"/>
            <w:tcPrChange w:id="168" w:author="Stickler, Mercedes M. (E3/LTRM)" w:date="2014-09-22T17:41:00Z">
              <w:tcPr>
                <w:tcW w:w="1080" w:type="dxa"/>
              </w:tcPr>
            </w:tcPrChange>
          </w:tcPr>
          <w:p w14:paraId="5CF0C1BF" w14:textId="77777777" w:rsidR="00736B28" w:rsidRPr="00DC552F" w:rsidRDefault="00736B28" w:rsidP="006E365E">
            <w:pPr>
              <w:contextualSpacing/>
              <w:jc w:val="center"/>
              <w:rPr>
                <w:sz w:val="20"/>
              </w:rPr>
            </w:pPr>
          </w:p>
        </w:tc>
        <w:tc>
          <w:tcPr>
            <w:tcW w:w="2160" w:type="dxa"/>
            <w:tcPrChange w:id="169" w:author="Stickler, Mercedes M. (E3/LTRM)" w:date="2014-09-22T17:41:00Z">
              <w:tcPr>
                <w:tcW w:w="2160" w:type="dxa"/>
              </w:tcPr>
            </w:tcPrChange>
          </w:tcPr>
          <w:p w14:paraId="1B45982D" w14:textId="77777777" w:rsidR="00736B28" w:rsidRPr="00DC552F" w:rsidRDefault="00736B28" w:rsidP="006E365E">
            <w:pPr>
              <w:contextualSpacing/>
              <w:jc w:val="center"/>
              <w:rPr>
                <w:sz w:val="20"/>
              </w:rPr>
            </w:pPr>
          </w:p>
        </w:tc>
      </w:tr>
      <w:tr w:rsidR="00736B28" w:rsidRPr="00DC552F" w14:paraId="7A901740" w14:textId="77777777" w:rsidTr="00736B28">
        <w:trPr>
          <w:trHeight w:val="54"/>
          <w:jc w:val="center"/>
          <w:trPrChange w:id="170" w:author="Stickler, Mercedes M. (E3/LTRM)" w:date="2014-09-22T17:41:00Z">
            <w:trPr>
              <w:trHeight w:val="54"/>
              <w:jc w:val="center"/>
            </w:trPr>
          </w:trPrChange>
        </w:trPr>
        <w:tc>
          <w:tcPr>
            <w:tcW w:w="714" w:type="dxa"/>
            <w:vMerge/>
            <w:tcPrChange w:id="171" w:author="Stickler, Mercedes M. (E3/LTRM)" w:date="2014-09-22T17:41:00Z">
              <w:tcPr>
                <w:tcW w:w="714" w:type="dxa"/>
                <w:vMerge/>
              </w:tcPr>
            </w:tcPrChange>
          </w:tcPr>
          <w:p w14:paraId="23EB57ED" w14:textId="77777777" w:rsidR="00736B28" w:rsidRPr="00DC552F" w:rsidRDefault="00736B28" w:rsidP="006E365E">
            <w:pPr>
              <w:contextualSpacing/>
              <w:jc w:val="center"/>
              <w:rPr>
                <w:b/>
                <w:sz w:val="20"/>
              </w:rPr>
            </w:pPr>
          </w:p>
        </w:tc>
        <w:tc>
          <w:tcPr>
            <w:tcW w:w="721" w:type="dxa"/>
            <w:vMerge/>
            <w:tcPrChange w:id="172" w:author="Stickler, Mercedes M. (E3/LTRM)" w:date="2014-09-22T17:41:00Z">
              <w:tcPr>
                <w:tcW w:w="721" w:type="dxa"/>
                <w:vMerge/>
              </w:tcPr>
            </w:tcPrChange>
          </w:tcPr>
          <w:p w14:paraId="1698F62B" w14:textId="77777777" w:rsidR="00736B28" w:rsidRPr="00DC552F" w:rsidRDefault="00736B28" w:rsidP="006E365E">
            <w:pPr>
              <w:contextualSpacing/>
              <w:jc w:val="center"/>
              <w:rPr>
                <w:sz w:val="20"/>
              </w:rPr>
            </w:pPr>
          </w:p>
        </w:tc>
        <w:tc>
          <w:tcPr>
            <w:tcW w:w="1800" w:type="dxa"/>
            <w:tcPrChange w:id="173" w:author="Stickler, Mercedes M. (E3/LTRM)" w:date="2014-09-22T17:41:00Z">
              <w:tcPr>
                <w:tcW w:w="1800" w:type="dxa"/>
              </w:tcPr>
            </w:tcPrChange>
          </w:tcPr>
          <w:p w14:paraId="151B8D2D" w14:textId="77777777" w:rsidR="00736B28" w:rsidRPr="00DC552F" w:rsidRDefault="00736B28" w:rsidP="006E365E">
            <w:pPr>
              <w:contextualSpacing/>
              <w:jc w:val="center"/>
              <w:rPr>
                <w:ins w:id="174" w:author="Stickler, Mercedes M. (E3/LTRM)" w:date="2014-09-22T17:40:00Z"/>
                <w:sz w:val="20"/>
              </w:rPr>
            </w:pPr>
          </w:p>
        </w:tc>
        <w:tc>
          <w:tcPr>
            <w:tcW w:w="1800" w:type="dxa"/>
            <w:tcPrChange w:id="175" w:author="Stickler, Mercedes M. (E3/LTRM)" w:date="2014-09-22T17:41:00Z">
              <w:tcPr>
                <w:tcW w:w="1800" w:type="dxa"/>
              </w:tcPr>
            </w:tcPrChange>
          </w:tcPr>
          <w:p w14:paraId="5D03BE74" w14:textId="77777777" w:rsidR="00736B28" w:rsidRPr="00DC552F" w:rsidRDefault="00736B28" w:rsidP="006E365E">
            <w:pPr>
              <w:contextualSpacing/>
              <w:jc w:val="center"/>
              <w:rPr>
                <w:ins w:id="176" w:author="Stickler, Mercedes M. (E3/LTRM)" w:date="2014-09-22T17:40:00Z"/>
                <w:sz w:val="20"/>
              </w:rPr>
            </w:pPr>
          </w:p>
        </w:tc>
        <w:tc>
          <w:tcPr>
            <w:tcW w:w="1800" w:type="dxa"/>
            <w:tcPrChange w:id="177" w:author="Stickler, Mercedes M. (E3/LTRM)" w:date="2014-09-22T17:41:00Z">
              <w:tcPr>
                <w:tcW w:w="1800" w:type="dxa"/>
              </w:tcPr>
            </w:tcPrChange>
          </w:tcPr>
          <w:p w14:paraId="73AE5070" w14:textId="77777777" w:rsidR="00736B28" w:rsidRPr="00DC552F" w:rsidRDefault="00736B28" w:rsidP="006E365E">
            <w:pPr>
              <w:contextualSpacing/>
              <w:jc w:val="center"/>
              <w:rPr>
                <w:ins w:id="178" w:author="Stickler, Mercedes M. (E3/LTRM)" w:date="2014-09-22T17:40:00Z"/>
                <w:sz w:val="20"/>
              </w:rPr>
            </w:pPr>
          </w:p>
        </w:tc>
        <w:tc>
          <w:tcPr>
            <w:tcW w:w="1800" w:type="dxa"/>
            <w:tcPrChange w:id="179" w:author="Stickler, Mercedes M. (E3/LTRM)" w:date="2014-09-22T17:41:00Z">
              <w:tcPr>
                <w:tcW w:w="1800" w:type="dxa"/>
              </w:tcPr>
            </w:tcPrChange>
          </w:tcPr>
          <w:p w14:paraId="0D3253BD" w14:textId="235F2BAF" w:rsidR="00736B28" w:rsidRPr="00DC552F" w:rsidRDefault="00736B28" w:rsidP="006E365E">
            <w:pPr>
              <w:contextualSpacing/>
              <w:jc w:val="center"/>
              <w:rPr>
                <w:ins w:id="180" w:author="Stickler, Mercedes M. (E3/LTRM)" w:date="2014-09-22T17:40:00Z"/>
                <w:sz w:val="20"/>
              </w:rPr>
            </w:pPr>
          </w:p>
        </w:tc>
        <w:tc>
          <w:tcPr>
            <w:tcW w:w="1800" w:type="dxa"/>
            <w:tcPrChange w:id="181" w:author="Stickler, Mercedes M. (E3/LTRM)" w:date="2014-09-22T17:41:00Z">
              <w:tcPr>
                <w:tcW w:w="1800" w:type="dxa"/>
              </w:tcPr>
            </w:tcPrChange>
          </w:tcPr>
          <w:p w14:paraId="0AF086DA" w14:textId="77777777" w:rsidR="00736B28" w:rsidRPr="00DC552F" w:rsidRDefault="00736B28" w:rsidP="006E365E">
            <w:pPr>
              <w:contextualSpacing/>
              <w:jc w:val="center"/>
              <w:rPr>
                <w:ins w:id="182" w:author="Stickler, Mercedes M. (E3/LTRM)" w:date="2014-09-22T17:41:00Z"/>
                <w:sz w:val="20"/>
              </w:rPr>
            </w:pPr>
          </w:p>
        </w:tc>
        <w:tc>
          <w:tcPr>
            <w:tcW w:w="1800" w:type="dxa"/>
            <w:tcPrChange w:id="183" w:author="Stickler, Mercedes M. (E3/LTRM)" w:date="2014-09-22T17:41:00Z">
              <w:tcPr>
                <w:tcW w:w="1800" w:type="dxa"/>
              </w:tcPr>
            </w:tcPrChange>
          </w:tcPr>
          <w:p w14:paraId="1193A421" w14:textId="2CF6964B" w:rsidR="00736B28" w:rsidRPr="00DC552F" w:rsidRDefault="00736B28" w:rsidP="006E365E">
            <w:pPr>
              <w:contextualSpacing/>
              <w:jc w:val="center"/>
              <w:rPr>
                <w:sz w:val="20"/>
              </w:rPr>
            </w:pPr>
          </w:p>
        </w:tc>
        <w:tc>
          <w:tcPr>
            <w:tcW w:w="1440" w:type="dxa"/>
            <w:tcPrChange w:id="184" w:author="Stickler, Mercedes M. (E3/LTRM)" w:date="2014-09-22T17:41:00Z">
              <w:tcPr>
                <w:tcW w:w="1440" w:type="dxa"/>
              </w:tcPr>
            </w:tcPrChange>
          </w:tcPr>
          <w:p w14:paraId="052885A6" w14:textId="464CF65A" w:rsidR="00736B28" w:rsidRPr="00DC552F" w:rsidRDefault="00736B28" w:rsidP="006E365E">
            <w:pPr>
              <w:contextualSpacing/>
              <w:jc w:val="center"/>
              <w:rPr>
                <w:sz w:val="20"/>
              </w:rPr>
            </w:pPr>
          </w:p>
        </w:tc>
        <w:tc>
          <w:tcPr>
            <w:tcW w:w="2160" w:type="dxa"/>
            <w:tcPrChange w:id="185" w:author="Stickler, Mercedes M. (E3/LTRM)" w:date="2014-09-22T17:41:00Z">
              <w:tcPr>
                <w:tcW w:w="2160" w:type="dxa"/>
              </w:tcPr>
            </w:tcPrChange>
          </w:tcPr>
          <w:p w14:paraId="6AFFC39E" w14:textId="77777777" w:rsidR="00736B28" w:rsidRPr="00DC552F" w:rsidRDefault="00736B28" w:rsidP="006E365E">
            <w:pPr>
              <w:contextualSpacing/>
              <w:jc w:val="center"/>
              <w:rPr>
                <w:sz w:val="20"/>
              </w:rPr>
            </w:pPr>
          </w:p>
        </w:tc>
        <w:tc>
          <w:tcPr>
            <w:tcW w:w="2520" w:type="dxa"/>
            <w:tcPrChange w:id="186" w:author="Stickler, Mercedes M. (E3/LTRM)" w:date="2014-09-22T17:41:00Z">
              <w:tcPr>
                <w:tcW w:w="2520" w:type="dxa"/>
              </w:tcPr>
            </w:tcPrChange>
          </w:tcPr>
          <w:p w14:paraId="710063B4" w14:textId="77777777" w:rsidR="00736B28" w:rsidRPr="00DC552F" w:rsidRDefault="00736B28" w:rsidP="006E365E">
            <w:pPr>
              <w:contextualSpacing/>
              <w:jc w:val="center"/>
              <w:rPr>
                <w:sz w:val="20"/>
              </w:rPr>
            </w:pPr>
          </w:p>
        </w:tc>
        <w:tc>
          <w:tcPr>
            <w:tcW w:w="2520" w:type="dxa"/>
            <w:tcPrChange w:id="187" w:author="Stickler, Mercedes M. (E3/LTRM)" w:date="2014-09-22T17:41:00Z">
              <w:tcPr>
                <w:tcW w:w="2520" w:type="dxa"/>
              </w:tcPr>
            </w:tcPrChange>
          </w:tcPr>
          <w:p w14:paraId="7E9BE35A" w14:textId="3402D059" w:rsidR="00736B28" w:rsidRPr="00DC552F" w:rsidRDefault="00736B28" w:rsidP="006E365E">
            <w:pPr>
              <w:contextualSpacing/>
              <w:jc w:val="center"/>
              <w:rPr>
                <w:sz w:val="20"/>
              </w:rPr>
            </w:pPr>
          </w:p>
        </w:tc>
        <w:tc>
          <w:tcPr>
            <w:tcW w:w="1080" w:type="dxa"/>
            <w:tcPrChange w:id="188" w:author="Stickler, Mercedes M. (E3/LTRM)" w:date="2014-09-22T17:41:00Z">
              <w:tcPr>
                <w:tcW w:w="1080" w:type="dxa"/>
              </w:tcPr>
            </w:tcPrChange>
          </w:tcPr>
          <w:p w14:paraId="3D6E00C9" w14:textId="77777777" w:rsidR="00736B28" w:rsidRPr="00DC552F" w:rsidRDefault="00736B28" w:rsidP="006E365E">
            <w:pPr>
              <w:contextualSpacing/>
              <w:jc w:val="center"/>
              <w:rPr>
                <w:sz w:val="20"/>
              </w:rPr>
            </w:pPr>
          </w:p>
        </w:tc>
        <w:tc>
          <w:tcPr>
            <w:tcW w:w="2160" w:type="dxa"/>
            <w:tcPrChange w:id="189" w:author="Stickler, Mercedes M. (E3/LTRM)" w:date="2014-09-22T17:41:00Z">
              <w:tcPr>
                <w:tcW w:w="2160" w:type="dxa"/>
              </w:tcPr>
            </w:tcPrChange>
          </w:tcPr>
          <w:p w14:paraId="4020FA0F" w14:textId="77777777" w:rsidR="00736B28" w:rsidRPr="00DC552F" w:rsidRDefault="00736B28" w:rsidP="006E365E">
            <w:pPr>
              <w:contextualSpacing/>
              <w:jc w:val="center"/>
              <w:rPr>
                <w:sz w:val="20"/>
              </w:rPr>
            </w:pPr>
          </w:p>
        </w:tc>
      </w:tr>
      <w:tr w:rsidR="00736B28" w:rsidRPr="00DC552F" w14:paraId="5AAECE96" w14:textId="77777777" w:rsidTr="00736B28">
        <w:trPr>
          <w:trHeight w:val="54"/>
          <w:jc w:val="center"/>
          <w:trPrChange w:id="190" w:author="Stickler, Mercedes M. (E3/LTRM)" w:date="2014-09-22T17:41:00Z">
            <w:trPr>
              <w:trHeight w:val="54"/>
              <w:jc w:val="center"/>
            </w:trPr>
          </w:trPrChange>
        </w:trPr>
        <w:tc>
          <w:tcPr>
            <w:tcW w:w="714" w:type="dxa"/>
            <w:vMerge/>
            <w:tcPrChange w:id="191" w:author="Stickler, Mercedes M. (E3/LTRM)" w:date="2014-09-22T17:41:00Z">
              <w:tcPr>
                <w:tcW w:w="714" w:type="dxa"/>
                <w:vMerge/>
              </w:tcPr>
            </w:tcPrChange>
          </w:tcPr>
          <w:p w14:paraId="04D8F813" w14:textId="77777777" w:rsidR="00736B28" w:rsidRPr="00DC552F" w:rsidRDefault="00736B28" w:rsidP="006E365E">
            <w:pPr>
              <w:contextualSpacing/>
              <w:jc w:val="center"/>
              <w:rPr>
                <w:b/>
                <w:sz w:val="20"/>
              </w:rPr>
            </w:pPr>
          </w:p>
        </w:tc>
        <w:tc>
          <w:tcPr>
            <w:tcW w:w="721" w:type="dxa"/>
            <w:vMerge/>
            <w:tcPrChange w:id="192" w:author="Stickler, Mercedes M. (E3/LTRM)" w:date="2014-09-22T17:41:00Z">
              <w:tcPr>
                <w:tcW w:w="721" w:type="dxa"/>
                <w:vMerge/>
              </w:tcPr>
            </w:tcPrChange>
          </w:tcPr>
          <w:p w14:paraId="12B1B444" w14:textId="77777777" w:rsidR="00736B28" w:rsidRPr="00DC552F" w:rsidRDefault="00736B28" w:rsidP="006E365E">
            <w:pPr>
              <w:contextualSpacing/>
              <w:jc w:val="center"/>
              <w:rPr>
                <w:sz w:val="20"/>
              </w:rPr>
            </w:pPr>
          </w:p>
        </w:tc>
        <w:tc>
          <w:tcPr>
            <w:tcW w:w="1800" w:type="dxa"/>
            <w:tcPrChange w:id="193" w:author="Stickler, Mercedes M. (E3/LTRM)" w:date="2014-09-22T17:41:00Z">
              <w:tcPr>
                <w:tcW w:w="1800" w:type="dxa"/>
              </w:tcPr>
            </w:tcPrChange>
          </w:tcPr>
          <w:p w14:paraId="14B77EED" w14:textId="77777777" w:rsidR="00736B28" w:rsidRPr="00DC552F" w:rsidRDefault="00736B28" w:rsidP="006E365E">
            <w:pPr>
              <w:contextualSpacing/>
              <w:jc w:val="center"/>
              <w:rPr>
                <w:ins w:id="194" w:author="Stickler, Mercedes M. (E3/LTRM)" w:date="2014-09-22T17:40:00Z"/>
                <w:sz w:val="20"/>
              </w:rPr>
            </w:pPr>
          </w:p>
        </w:tc>
        <w:tc>
          <w:tcPr>
            <w:tcW w:w="1800" w:type="dxa"/>
            <w:tcPrChange w:id="195" w:author="Stickler, Mercedes M. (E3/LTRM)" w:date="2014-09-22T17:41:00Z">
              <w:tcPr>
                <w:tcW w:w="1800" w:type="dxa"/>
              </w:tcPr>
            </w:tcPrChange>
          </w:tcPr>
          <w:p w14:paraId="5E8CF482" w14:textId="77777777" w:rsidR="00736B28" w:rsidRPr="00DC552F" w:rsidRDefault="00736B28" w:rsidP="006E365E">
            <w:pPr>
              <w:contextualSpacing/>
              <w:jc w:val="center"/>
              <w:rPr>
                <w:ins w:id="196" w:author="Stickler, Mercedes M. (E3/LTRM)" w:date="2014-09-22T17:40:00Z"/>
                <w:sz w:val="20"/>
              </w:rPr>
            </w:pPr>
          </w:p>
        </w:tc>
        <w:tc>
          <w:tcPr>
            <w:tcW w:w="1800" w:type="dxa"/>
            <w:tcPrChange w:id="197" w:author="Stickler, Mercedes M. (E3/LTRM)" w:date="2014-09-22T17:41:00Z">
              <w:tcPr>
                <w:tcW w:w="1800" w:type="dxa"/>
              </w:tcPr>
            </w:tcPrChange>
          </w:tcPr>
          <w:p w14:paraId="608CFD39" w14:textId="77777777" w:rsidR="00736B28" w:rsidRPr="00DC552F" w:rsidRDefault="00736B28" w:rsidP="006E365E">
            <w:pPr>
              <w:contextualSpacing/>
              <w:jc w:val="center"/>
              <w:rPr>
                <w:ins w:id="198" w:author="Stickler, Mercedes M. (E3/LTRM)" w:date="2014-09-22T17:40:00Z"/>
                <w:sz w:val="20"/>
              </w:rPr>
            </w:pPr>
          </w:p>
        </w:tc>
        <w:tc>
          <w:tcPr>
            <w:tcW w:w="1800" w:type="dxa"/>
            <w:tcPrChange w:id="199" w:author="Stickler, Mercedes M. (E3/LTRM)" w:date="2014-09-22T17:41:00Z">
              <w:tcPr>
                <w:tcW w:w="1800" w:type="dxa"/>
              </w:tcPr>
            </w:tcPrChange>
          </w:tcPr>
          <w:p w14:paraId="017C1FD2" w14:textId="0150D2E6" w:rsidR="00736B28" w:rsidRPr="00DC552F" w:rsidRDefault="00736B28" w:rsidP="006E365E">
            <w:pPr>
              <w:contextualSpacing/>
              <w:jc w:val="center"/>
              <w:rPr>
                <w:ins w:id="200" w:author="Stickler, Mercedes M. (E3/LTRM)" w:date="2014-09-22T17:40:00Z"/>
                <w:sz w:val="20"/>
              </w:rPr>
            </w:pPr>
          </w:p>
        </w:tc>
        <w:tc>
          <w:tcPr>
            <w:tcW w:w="1800" w:type="dxa"/>
            <w:tcPrChange w:id="201" w:author="Stickler, Mercedes M. (E3/LTRM)" w:date="2014-09-22T17:41:00Z">
              <w:tcPr>
                <w:tcW w:w="1800" w:type="dxa"/>
              </w:tcPr>
            </w:tcPrChange>
          </w:tcPr>
          <w:p w14:paraId="5BF241EB" w14:textId="77777777" w:rsidR="00736B28" w:rsidRPr="00DC552F" w:rsidRDefault="00736B28" w:rsidP="006E365E">
            <w:pPr>
              <w:contextualSpacing/>
              <w:jc w:val="center"/>
              <w:rPr>
                <w:ins w:id="202" w:author="Stickler, Mercedes M. (E3/LTRM)" w:date="2014-09-22T17:41:00Z"/>
                <w:sz w:val="20"/>
              </w:rPr>
            </w:pPr>
          </w:p>
        </w:tc>
        <w:tc>
          <w:tcPr>
            <w:tcW w:w="1800" w:type="dxa"/>
            <w:tcPrChange w:id="203" w:author="Stickler, Mercedes M. (E3/LTRM)" w:date="2014-09-22T17:41:00Z">
              <w:tcPr>
                <w:tcW w:w="1800" w:type="dxa"/>
              </w:tcPr>
            </w:tcPrChange>
          </w:tcPr>
          <w:p w14:paraId="3810DB63" w14:textId="4872173C" w:rsidR="00736B28" w:rsidRPr="00DC552F" w:rsidRDefault="00736B28" w:rsidP="006E365E">
            <w:pPr>
              <w:contextualSpacing/>
              <w:jc w:val="center"/>
              <w:rPr>
                <w:sz w:val="20"/>
              </w:rPr>
            </w:pPr>
          </w:p>
        </w:tc>
        <w:tc>
          <w:tcPr>
            <w:tcW w:w="1440" w:type="dxa"/>
            <w:tcPrChange w:id="204" w:author="Stickler, Mercedes M. (E3/LTRM)" w:date="2014-09-22T17:41:00Z">
              <w:tcPr>
                <w:tcW w:w="1440" w:type="dxa"/>
              </w:tcPr>
            </w:tcPrChange>
          </w:tcPr>
          <w:p w14:paraId="465D537E" w14:textId="680C39C3" w:rsidR="00736B28" w:rsidRPr="00DC552F" w:rsidRDefault="00736B28" w:rsidP="006E365E">
            <w:pPr>
              <w:contextualSpacing/>
              <w:jc w:val="center"/>
              <w:rPr>
                <w:sz w:val="20"/>
              </w:rPr>
            </w:pPr>
          </w:p>
        </w:tc>
        <w:tc>
          <w:tcPr>
            <w:tcW w:w="2160" w:type="dxa"/>
            <w:tcPrChange w:id="205" w:author="Stickler, Mercedes M. (E3/LTRM)" w:date="2014-09-22T17:41:00Z">
              <w:tcPr>
                <w:tcW w:w="2160" w:type="dxa"/>
              </w:tcPr>
            </w:tcPrChange>
          </w:tcPr>
          <w:p w14:paraId="4748C5DD" w14:textId="77777777" w:rsidR="00736B28" w:rsidRPr="00DC552F" w:rsidRDefault="00736B28" w:rsidP="006E365E">
            <w:pPr>
              <w:contextualSpacing/>
              <w:jc w:val="center"/>
              <w:rPr>
                <w:sz w:val="20"/>
              </w:rPr>
            </w:pPr>
          </w:p>
        </w:tc>
        <w:tc>
          <w:tcPr>
            <w:tcW w:w="2520" w:type="dxa"/>
            <w:tcPrChange w:id="206" w:author="Stickler, Mercedes M. (E3/LTRM)" w:date="2014-09-22T17:41:00Z">
              <w:tcPr>
                <w:tcW w:w="2520" w:type="dxa"/>
              </w:tcPr>
            </w:tcPrChange>
          </w:tcPr>
          <w:p w14:paraId="4DDB7977" w14:textId="77777777" w:rsidR="00736B28" w:rsidRPr="00DC552F" w:rsidRDefault="00736B28" w:rsidP="006E365E">
            <w:pPr>
              <w:contextualSpacing/>
              <w:jc w:val="center"/>
              <w:rPr>
                <w:sz w:val="20"/>
              </w:rPr>
            </w:pPr>
          </w:p>
        </w:tc>
        <w:tc>
          <w:tcPr>
            <w:tcW w:w="2520" w:type="dxa"/>
            <w:tcPrChange w:id="207" w:author="Stickler, Mercedes M. (E3/LTRM)" w:date="2014-09-22T17:41:00Z">
              <w:tcPr>
                <w:tcW w:w="2520" w:type="dxa"/>
              </w:tcPr>
            </w:tcPrChange>
          </w:tcPr>
          <w:p w14:paraId="0558EADC" w14:textId="36FDF264" w:rsidR="00736B28" w:rsidRPr="00DC552F" w:rsidRDefault="00736B28" w:rsidP="006E365E">
            <w:pPr>
              <w:contextualSpacing/>
              <w:jc w:val="center"/>
              <w:rPr>
                <w:sz w:val="20"/>
              </w:rPr>
            </w:pPr>
          </w:p>
        </w:tc>
        <w:tc>
          <w:tcPr>
            <w:tcW w:w="1080" w:type="dxa"/>
            <w:tcPrChange w:id="208" w:author="Stickler, Mercedes M. (E3/LTRM)" w:date="2014-09-22T17:41:00Z">
              <w:tcPr>
                <w:tcW w:w="1080" w:type="dxa"/>
              </w:tcPr>
            </w:tcPrChange>
          </w:tcPr>
          <w:p w14:paraId="3F36A47B" w14:textId="77777777" w:rsidR="00736B28" w:rsidRPr="00DC552F" w:rsidRDefault="00736B28" w:rsidP="006E365E">
            <w:pPr>
              <w:contextualSpacing/>
              <w:jc w:val="center"/>
              <w:rPr>
                <w:sz w:val="20"/>
              </w:rPr>
            </w:pPr>
          </w:p>
        </w:tc>
        <w:tc>
          <w:tcPr>
            <w:tcW w:w="2160" w:type="dxa"/>
            <w:tcPrChange w:id="209" w:author="Stickler, Mercedes M. (E3/LTRM)" w:date="2014-09-22T17:41:00Z">
              <w:tcPr>
                <w:tcW w:w="2160" w:type="dxa"/>
              </w:tcPr>
            </w:tcPrChange>
          </w:tcPr>
          <w:p w14:paraId="2E50E31E" w14:textId="77777777" w:rsidR="00736B28" w:rsidRPr="00DC552F" w:rsidRDefault="00736B28" w:rsidP="006E365E">
            <w:pPr>
              <w:contextualSpacing/>
              <w:jc w:val="center"/>
              <w:rPr>
                <w:sz w:val="20"/>
              </w:rPr>
            </w:pPr>
          </w:p>
        </w:tc>
      </w:tr>
      <w:tr w:rsidR="00736B28" w:rsidRPr="00DC552F" w14:paraId="74602771" w14:textId="77777777" w:rsidTr="00736B28">
        <w:trPr>
          <w:trHeight w:val="54"/>
          <w:jc w:val="center"/>
          <w:trPrChange w:id="210" w:author="Stickler, Mercedes M. (E3/LTRM)" w:date="2014-09-22T17:41:00Z">
            <w:trPr>
              <w:trHeight w:val="54"/>
              <w:jc w:val="center"/>
            </w:trPr>
          </w:trPrChange>
        </w:trPr>
        <w:tc>
          <w:tcPr>
            <w:tcW w:w="714" w:type="dxa"/>
            <w:vMerge/>
            <w:tcPrChange w:id="211" w:author="Stickler, Mercedes M. (E3/LTRM)" w:date="2014-09-22T17:41:00Z">
              <w:tcPr>
                <w:tcW w:w="714" w:type="dxa"/>
                <w:vMerge/>
              </w:tcPr>
            </w:tcPrChange>
          </w:tcPr>
          <w:p w14:paraId="7F383903" w14:textId="77777777" w:rsidR="00736B28" w:rsidRPr="00DC552F" w:rsidRDefault="00736B28" w:rsidP="006E365E">
            <w:pPr>
              <w:contextualSpacing/>
              <w:jc w:val="center"/>
              <w:rPr>
                <w:b/>
                <w:sz w:val="20"/>
              </w:rPr>
            </w:pPr>
          </w:p>
        </w:tc>
        <w:tc>
          <w:tcPr>
            <w:tcW w:w="721" w:type="dxa"/>
            <w:vMerge/>
            <w:tcPrChange w:id="212" w:author="Stickler, Mercedes M. (E3/LTRM)" w:date="2014-09-22T17:41:00Z">
              <w:tcPr>
                <w:tcW w:w="721" w:type="dxa"/>
                <w:vMerge/>
              </w:tcPr>
            </w:tcPrChange>
          </w:tcPr>
          <w:p w14:paraId="2AF03734" w14:textId="77777777" w:rsidR="00736B28" w:rsidRPr="00DC552F" w:rsidRDefault="00736B28" w:rsidP="006E365E">
            <w:pPr>
              <w:contextualSpacing/>
              <w:jc w:val="center"/>
              <w:rPr>
                <w:sz w:val="20"/>
              </w:rPr>
            </w:pPr>
          </w:p>
        </w:tc>
        <w:tc>
          <w:tcPr>
            <w:tcW w:w="1800" w:type="dxa"/>
            <w:tcPrChange w:id="213" w:author="Stickler, Mercedes M. (E3/LTRM)" w:date="2014-09-22T17:41:00Z">
              <w:tcPr>
                <w:tcW w:w="1800" w:type="dxa"/>
              </w:tcPr>
            </w:tcPrChange>
          </w:tcPr>
          <w:p w14:paraId="495A0D17" w14:textId="77777777" w:rsidR="00736B28" w:rsidRPr="00DC552F" w:rsidRDefault="00736B28" w:rsidP="006E365E">
            <w:pPr>
              <w:contextualSpacing/>
              <w:jc w:val="center"/>
              <w:rPr>
                <w:ins w:id="214" w:author="Stickler, Mercedes M. (E3/LTRM)" w:date="2014-09-22T17:40:00Z"/>
                <w:sz w:val="20"/>
              </w:rPr>
            </w:pPr>
          </w:p>
        </w:tc>
        <w:tc>
          <w:tcPr>
            <w:tcW w:w="1800" w:type="dxa"/>
            <w:tcPrChange w:id="215" w:author="Stickler, Mercedes M. (E3/LTRM)" w:date="2014-09-22T17:41:00Z">
              <w:tcPr>
                <w:tcW w:w="1800" w:type="dxa"/>
              </w:tcPr>
            </w:tcPrChange>
          </w:tcPr>
          <w:p w14:paraId="1EB4F922" w14:textId="77777777" w:rsidR="00736B28" w:rsidRPr="00DC552F" w:rsidRDefault="00736B28" w:rsidP="006E365E">
            <w:pPr>
              <w:contextualSpacing/>
              <w:jc w:val="center"/>
              <w:rPr>
                <w:ins w:id="216" w:author="Stickler, Mercedes M. (E3/LTRM)" w:date="2014-09-22T17:40:00Z"/>
                <w:sz w:val="20"/>
              </w:rPr>
            </w:pPr>
          </w:p>
        </w:tc>
        <w:tc>
          <w:tcPr>
            <w:tcW w:w="1800" w:type="dxa"/>
            <w:tcPrChange w:id="217" w:author="Stickler, Mercedes M. (E3/LTRM)" w:date="2014-09-22T17:41:00Z">
              <w:tcPr>
                <w:tcW w:w="1800" w:type="dxa"/>
              </w:tcPr>
            </w:tcPrChange>
          </w:tcPr>
          <w:p w14:paraId="1FC655A9" w14:textId="77777777" w:rsidR="00736B28" w:rsidRPr="00DC552F" w:rsidRDefault="00736B28" w:rsidP="006E365E">
            <w:pPr>
              <w:contextualSpacing/>
              <w:jc w:val="center"/>
              <w:rPr>
                <w:ins w:id="218" w:author="Stickler, Mercedes M. (E3/LTRM)" w:date="2014-09-22T17:40:00Z"/>
                <w:sz w:val="20"/>
              </w:rPr>
            </w:pPr>
          </w:p>
        </w:tc>
        <w:tc>
          <w:tcPr>
            <w:tcW w:w="1800" w:type="dxa"/>
            <w:tcPrChange w:id="219" w:author="Stickler, Mercedes M. (E3/LTRM)" w:date="2014-09-22T17:41:00Z">
              <w:tcPr>
                <w:tcW w:w="1800" w:type="dxa"/>
              </w:tcPr>
            </w:tcPrChange>
          </w:tcPr>
          <w:p w14:paraId="7728A449" w14:textId="1BDB5BB6" w:rsidR="00736B28" w:rsidRPr="00DC552F" w:rsidRDefault="00736B28" w:rsidP="006E365E">
            <w:pPr>
              <w:contextualSpacing/>
              <w:jc w:val="center"/>
              <w:rPr>
                <w:ins w:id="220" w:author="Stickler, Mercedes M. (E3/LTRM)" w:date="2014-09-22T17:40:00Z"/>
                <w:sz w:val="20"/>
              </w:rPr>
            </w:pPr>
          </w:p>
        </w:tc>
        <w:tc>
          <w:tcPr>
            <w:tcW w:w="1800" w:type="dxa"/>
            <w:tcPrChange w:id="221" w:author="Stickler, Mercedes M. (E3/LTRM)" w:date="2014-09-22T17:41:00Z">
              <w:tcPr>
                <w:tcW w:w="1800" w:type="dxa"/>
              </w:tcPr>
            </w:tcPrChange>
          </w:tcPr>
          <w:p w14:paraId="2D1A078D" w14:textId="77777777" w:rsidR="00736B28" w:rsidRPr="00DC552F" w:rsidRDefault="00736B28" w:rsidP="006E365E">
            <w:pPr>
              <w:contextualSpacing/>
              <w:jc w:val="center"/>
              <w:rPr>
                <w:ins w:id="222" w:author="Stickler, Mercedes M. (E3/LTRM)" w:date="2014-09-22T17:41:00Z"/>
                <w:sz w:val="20"/>
              </w:rPr>
            </w:pPr>
          </w:p>
        </w:tc>
        <w:tc>
          <w:tcPr>
            <w:tcW w:w="1800" w:type="dxa"/>
            <w:tcPrChange w:id="223" w:author="Stickler, Mercedes M. (E3/LTRM)" w:date="2014-09-22T17:41:00Z">
              <w:tcPr>
                <w:tcW w:w="1800" w:type="dxa"/>
              </w:tcPr>
            </w:tcPrChange>
          </w:tcPr>
          <w:p w14:paraId="699593BC" w14:textId="77D7CE80" w:rsidR="00736B28" w:rsidRPr="00DC552F" w:rsidRDefault="00736B28" w:rsidP="006E365E">
            <w:pPr>
              <w:contextualSpacing/>
              <w:jc w:val="center"/>
              <w:rPr>
                <w:sz w:val="20"/>
              </w:rPr>
            </w:pPr>
          </w:p>
        </w:tc>
        <w:tc>
          <w:tcPr>
            <w:tcW w:w="1440" w:type="dxa"/>
            <w:tcPrChange w:id="224" w:author="Stickler, Mercedes M. (E3/LTRM)" w:date="2014-09-22T17:41:00Z">
              <w:tcPr>
                <w:tcW w:w="1440" w:type="dxa"/>
              </w:tcPr>
            </w:tcPrChange>
          </w:tcPr>
          <w:p w14:paraId="5C829D55" w14:textId="79BD2DDE" w:rsidR="00736B28" w:rsidRPr="00DC552F" w:rsidRDefault="00736B28" w:rsidP="006E365E">
            <w:pPr>
              <w:contextualSpacing/>
              <w:jc w:val="center"/>
              <w:rPr>
                <w:sz w:val="20"/>
              </w:rPr>
            </w:pPr>
          </w:p>
        </w:tc>
        <w:tc>
          <w:tcPr>
            <w:tcW w:w="2160" w:type="dxa"/>
            <w:tcPrChange w:id="225" w:author="Stickler, Mercedes M. (E3/LTRM)" w:date="2014-09-22T17:41:00Z">
              <w:tcPr>
                <w:tcW w:w="2160" w:type="dxa"/>
              </w:tcPr>
            </w:tcPrChange>
          </w:tcPr>
          <w:p w14:paraId="72D363D9" w14:textId="77777777" w:rsidR="00736B28" w:rsidRPr="00DC552F" w:rsidRDefault="00736B28" w:rsidP="006E365E">
            <w:pPr>
              <w:contextualSpacing/>
              <w:jc w:val="center"/>
              <w:rPr>
                <w:sz w:val="20"/>
              </w:rPr>
            </w:pPr>
          </w:p>
        </w:tc>
        <w:tc>
          <w:tcPr>
            <w:tcW w:w="2520" w:type="dxa"/>
            <w:tcPrChange w:id="226" w:author="Stickler, Mercedes M. (E3/LTRM)" w:date="2014-09-22T17:41:00Z">
              <w:tcPr>
                <w:tcW w:w="2520" w:type="dxa"/>
              </w:tcPr>
            </w:tcPrChange>
          </w:tcPr>
          <w:p w14:paraId="32AA6ED9" w14:textId="77777777" w:rsidR="00736B28" w:rsidRPr="00DC552F" w:rsidRDefault="00736B28" w:rsidP="006E365E">
            <w:pPr>
              <w:contextualSpacing/>
              <w:jc w:val="center"/>
              <w:rPr>
                <w:sz w:val="20"/>
              </w:rPr>
            </w:pPr>
          </w:p>
        </w:tc>
        <w:tc>
          <w:tcPr>
            <w:tcW w:w="2520" w:type="dxa"/>
            <w:tcPrChange w:id="227" w:author="Stickler, Mercedes M. (E3/LTRM)" w:date="2014-09-22T17:41:00Z">
              <w:tcPr>
                <w:tcW w:w="2520" w:type="dxa"/>
              </w:tcPr>
            </w:tcPrChange>
          </w:tcPr>
          <w:p w14:paraId="19DA9EBF" w14:textId="77CF9D53" w:rsidR="00736B28" w:rsidRPr="00DC552F" w:rsidRDefault="00736B28" w:rsidP="006E365E">
            <w:pPr>
              <w:contextualSpacing/>
              <w:jc w:val="center"/>
              <w:rPr>
                <w:sz w:val="20"/>
              </w:rPr>
            </w:pPr>
          </w:p>
        </w:tc>
        <w:tc>
          <w:tcPr>
            <w:tcW w:w="1080" w:type="dxa"/>
            <w:tcPrChange w:id="228" w:author="Stickler, Mercedes M. (E3/LTRM)" w:date="2014-09-22T17:41:00Z">
              <w:tcPr>
                <w:tcW w:w="1080" w:type="dxa"/>
              </w:tcPr>
            </w:tcPrChange>
          </w:tcPr>
          <w:p w14:paraId="7308C932" w14:textId="77777777" w:rsidR="00736B28" w:rsidRPr="00DC552F" w:rsidRDefault="00736B28" w:rsidP="006E365E">
            <w:pPr>
              <w:contextualSpacing/>
              <w:jc w:val="center"/>
              <w:rPr>
                <w:sz w:val="20"/>
              </w:rPr>
            </w:pPr>
          </w:p>
        </w:tc>
        <w:tc>
          <w:tcPr>
            <w:tcW w:w="2160" w:type="dxa"/>
            <w:tcPrChange w:id="229" w:author="Stickler, Mercedes M. (E3/LTRM)" w:date="2014-09-22T17:41:00Z">
              <w:tcPr>
                <w:tcW w:w="2160" w:type="dxa"/>
              </w:tcPr>
            </w:tcPrChange>
          </w:tcPr>
          <w:p w14:paraId="331B6BC4" w14:textId="77777777" w:rsidR="00736B28" w:rsidRPr="00DC552F" w:rsidRDefault="00736B28" w:rsidP="006E365E">
            <w:pPr>
              <w:contextualSpacing/>
              <w:jc w:val="center"/>
              <w:rPr>
                <w:sz w:val="20"/>
              </w:rPr>
            </w:pPr>
          </w:p>
        </w:tc>
      </w:tr>
      <w:tr w:rsidR="00736B28" w:rsidRPr="00DC552F" w14:paraId="14C5D78C" w14:textId="77777777" w:rsidTr="00736B28">
        <w:trPr>
          <w:trHeight w:val="54"/>
          <w:jc w:val="center"/>
          <w:trPrChange w:id="230" w:author="Stickler, Mercedes M. (E3/LTRM)" w:date="2014-09-22T17:41:00Z">
            <w:trPr>
              <w:trHeight w:val="54"/>
              <w:jc w:val="center"/>
            </w:trPr>
          </w:trPrChange>
        </w:trPr>
        <w:tc>
          <w:tcPr>
            <w:tcW w:w="714" w:type="dxa"/>
            <w:vMerge w:val="restart"/>
            <w:tcPrChange w:id="231" w:author="Stickler, Mercedes M. (E3/LTRM)" w:date="2014-09-22T17:41:00Z">
              <w:tcPr>
                <w:tcW w:w="714" w:type="dxa"/>
                <w:vMerge w:val="restart"/>
              </w:tcPr>
            </w:tcPrChange>
          </w:tcPr>
          <w:p w14:paraId="27D61589" w14:textId="77777777" w:rsidR="00736B28" w:rsidRPr="00DC552F" w:rsidRDefault="00736B28" w:rsidP="006E365E">
            <w:pPr>
              <w:contextualSpacing/>
              <w:jc w:val="center"/>
              <w:rPr>
                <w:b/>
                <w:sz w:val="20"/>
              </w:rPr>
            </w:pPr>
            <w:r w:rsidRPr="00DC552F">
              <w:rPr>
                <w:b/>
                <w:sz w:val="20"/>
              </w:rPr>
              <w:t>2</w:t>
            </w:r>
          </w:p>
        </w:tc>
        <w:tc>
          <w:tcPr>
            <w:tcW w:w="721" w:type="dxa"/>
            <w:vMerge w:val="restart"/>
            <w:tcPrChange w:id="232" w:author="Stickler, Mercedes M. (E3/LTRM)" w:date="2014-09-22T17:41:00Z">
              <w:tcPr>
                <w:tcW w:w="721" w:type="dxa"/>
                <w:vMerge w:val="restart"/>
              </w:tcPr>
            </w:tcPrChange>
          </w:tcPr>
          <w:p w14:paraId="5B04E96E" w14:textId="77777777" w:rsidR="00736B28" w:rsidRPr="00DC552F" w:rsidRDefault="00736B28" w:rsidP="006E365E">
            <w:pPr>
              <w:contextualSpacing/>
              <w:jc w:val="center"/>
              <w:rPr>
                <w:sz w:val="20"/>
              </w:rPr>
            </w:pPr>
          </w:p>
        </w:tc>
        <w:tc>
          <w:tcPr>
            <w:tcW w:w="1800" w:type="dxa"/>
            <w:tcPrChange w:id="233" w:author="Stickler, Mercedes M. (E3/LTRM)" w:date="2014-09-22T17:41:00Z">
              <w:tcPr>
                <w:tcW w:w="1800" w:type="dxa"/>
              </w:tcPr>
            </w:tcPrChange>
          </w:tcPr>
          <w:p w14:paraId="68FCF4EE" w14:textId="77777777" w:rsidR="00736B28" w:rsidRPr="00DC552F" w:rsidRDefault="00736B28" w:rsidP="006E365E">
            <w:pPr>
              <w:contextualSpacing/>
              <w:jc w:val="center"/>
              <w:rPr>
                <w:ins w:id="234" w:author="Stickler, Mercedes M. (E3/LTRM)" w:date="2014-09-22T17:40:00Z"/>
                <w:sz w:val="20"/>
              </w:rPr>
            </w:pPr>
          </w:p>
        </w:tc>
        <w:tc>
          <w:tcPr>
            <w:tcW w:w="1800" w:type="dxa"/>
            <w:tcPrChange w:id="235" w:author="Stickler, Mercedes M. (E3/LTRM)" w:date="2014-09-22T17:41:00Z">
              <w:tcPr>
                <w:tcW w:w="1800" w:type="dxa"/>
              </w:tcPr>
            </w:tcPrChange>
          </w:tcPr>
          <w:p w14:paraId="4B4D381C" w14:textId="77777777" w:rsidR="00736B28" w:rsidRPr="00DC552F" w:rsidRDefault="00736B28" w:rsidP="006E365E">
            <w:pPr>
              <w:contextualSpacing/>
              <w:jc w:val="center"/>
              <w:rPr>
                <w:ins w:id="236" w:author="Stickler, Mercedes M. (E3/LTRM)" w:date="2014-09-22T17:40:00Z"/>
                <w:sz w:val="20"/>
              </w:rPr>
            </w:pPr>
          </w:p>
        </w:tc>
        <w:tc>
          <w:tcPr>
            <w:tcW w:w="1800" w:type="dxa"/>
            <w:tcPrChange w:id="237" w:author="Stickler, Mercedes M. (E3/LTRM)" w:date="2014-09-22T17:41:00Z">
              <w:tcPr>
                <w:tcW w:w="1800" w:type="dxa"/>
              </w:tcPr>
            </w:tcPrChange>
          </w:tcPr>
          <w:p w14:paraId="6C6E685B" w14:textId="77777777" w:rsidR="00736B28" w:rsidRPr="00DC552F" w:rsidRDefault="00736B28" w:rsidP="006E365E">
            <w:pPr>
              <w:contextualSpacing/>
              <w:jc w:val="center"/>
              <w:rPr>
                <w:ins w:id="238" w:author="Stickler, Mercedes M. (E3/LTRM)" w:date="2014-09-22T17:40:00Z"/>
                <w:sz w:val="20"/>
              </w:rPr>
            </w:pPr>
          </w:p>
        </w:tc>
        <w:tc>
          <w:tcPr>
            <w:tcW w:w="1800" w:type="dxa"/>
            <w:tcPrChange w:id="239" w:author="Stickler, Mercedes M. (E3/LTRM)" w:date="2014-09-22T17:41:00Z">
              <w:tcPr>
                <w:tcW w:w="1800" w:type="dxa"/>
              </w:tcPr>
            </w:tcPrChange>
          </w:tcPr>
          <w:p w14:paraId="6D450598" w14:textId="16D0F2BD" w:rsidR="00736B28" w:rsidRPr="00DC552F" w:rsidRDefault="00736B28" w:rsidP="006E365E">
            <w:pPr>
              <w:contextualSpacing/>
              <w:jc w:val="center"/>
              <w:rPr>
                <w:ins w:id="240" w:author="Stickler, Mercedes M. (E3/LTRM)" w:date="2014-09-22T17:40:00Z"/>
                <w:sz w:val="20"/>
              </w:rPr>
            </w:pPr>
          </w:p>
        </w:tc>
        <w:tc>
          <w:tcPr>
            <w:tcW w:w="1800" w:type="dxa"/>
            <w:tcPrChange w:id="241" w:author="Stickler, Mercedes M. (E3/LTRM)" w:date="2014-09-22T17:41:00Z">
              <w:tcPr>
                <w:tcW w:w="1800" w:type="dxa"/>
              </w:tcPr>
            </w:tcPrChange>
          </w:tcPr>
          <w:p w14:paraId="597DB9EB" w14:textId="77777777" w:rsidR="00736B28" w:rsidRPr="00DC552F" w:rsidRDefault="00736B28" w:rsidP="006E365E">
            <w:pPr>
              <w:contextualSpacing/>
              <w:jc w:val="center"/>
              <w:rPr>
                <w:ins w:id="242" w:author="Stickler, Mercedes M. (E3/LTRM)" w:date="2014-09-22T17:41:00Z"/>
                <w:sz w:val="20"/>
              </w:rPr>
            </w:pPr>
          </w:p>
        </w:tc>
        <w:tc>
          <w:tcPr>
            <w:tcW w:w="1800" w:type="dxa"/>
            <w:tcPrChange w:id="243" w:author="Stickler, Mercedes M. (E3/LTRM)" w:date="2014-09-22T17:41:00Z">
              <w:tcPr>
                <w:tcW w:w="1800" w:type="dxa"/>
              </w:tcPr>
            </w:tcPrChange>
          </w:tcPr>
          <w:p w14:paraId="125B97CD" w14:textId="5AA07A39" w:rsidR="00736B28" w:rsidRPr="00DC552F" w:rsidRDefault="00736B28" w:rsidP="006E365E">
            <w:pPr>
              <w:contextualSpacing/>
              <w:jc w:val="center"/>
              <w:rPr>
                <w:sz w:val="20"/>
              </w:rPr>
            </w:pPr>
          </w:p>
        </w:tc>
        <w:tc>
          <w:tcPr>
            <w:tcW w:w="1440" w:type="dxa"/>
            <w:tcPrChange w:id="244" w:author="Stickler, Mercedes M. (E3/LTRM)" w:date="2014-09-22T17:41:00Z">
              <w:tcPr>
                <w:tcW w:w="1440" w:type="dxa"/>
              </w:tcPr>
            </w:tcPrChange>
          </w:tcPr>
          <w:p w14:paraId="667C17CC" w14:textId="2A517754" w:rsidR="00736B28" w:rsidRPr="00DC552F" w:rsidRDefault="00736B28" w:rsidP="006E365E">
            <w:pPr>
              <w:contextualSpacing/>
              <w:jc w:val="center"/>
              <w:rPr>
                <w:sz w:val="20"/>
              </w:rPr>
            </w:pPr>
          </w:p>
        </w:tc>
        <w:tc>
          <w:tcPr>
            <w:tcW w:w="2160" w:type="dxa"/>
            <w:tcPrChange w:id="245" w:author="Stickler, Mercedes M. (E3/LTRM)" w:date="2014-09-22T17:41:00Z">
              <w:tcPr>
                <w:tcW w:w="2160" w:type="dxa"/>
              </w:tcPr>
            </w:tcPrChange>
          </w:tcPr>
          <w:p w14:paraId="6293A80D" w14:textId="77777777" w:rsidR="00736B28" w:rsidRPr="00DC552F" w:rsidRDefault="00736B28" w:rsidP="006E365E">
            <w:pPr>
              <w:contextualSpacing/>
              <w:jc w:val="center"/>
              <w:rPr>
                <w:sz w:val="20"/>
              </w:rPr>
            </w:pPr>
          </w:p>
        </w:tc>
        <w:tc>
          <w:tcPr>
            <w:tcW w:w="2520" w:type="dxa"/>
            <w:tcPrChange w:id="246" w:author="Stickler, Mercedes M. (E3/LTRM)" w:date="2014-09-22T17:41:00Z">
              <w:tcPr>
                <w:tcW w:w="2520" w:type="dxa"/>
              </w:tcPr>
            </w:tcPrChange>
          </w:tcPr>
          <w:p w14:paraId="55A2F5FB" w14:textId="77777777" w:rsidR="00736B28" w:rsidRPr="00DC552F" w:rsidRDefault="00736B28" w:rsidP="006E365E">
            <w:pPr>
              <w:contextualSpacing/>
              <w:jc w:val="center"/>
              <w:rPr>
                <w:sz w:val="20"/>
              </w:rPr>
            </w:pPr>
          </w:p>
        </w:tc>
        <w:tc>
          <w:tcPr>
            <w:tcW w:w="2520" w:type="dxa"/>
            <w:tcPrChange w:id="247" w:author="Stickler, Mercedes M. (E3/LTRM)" w:date="2014-09-22T17:41:00Z">
              <w:tcPr>
                <w:tcW w:w="2520" w:type="dxa"/>
              </w:tcPr>
            </w:tcPrChange>
          </w:tcPr>
          <w:p w14:paraId="41A9CA18" w14:textId="4F6B4DC7" w:rsidR="00736B28" w:rsidRPr="00DC552F" w:rsidRDefault="00736B28" w:rsidP="006E365E">
            <w:pPr>
              <w:contextualSpacing/>
              <w:jc w:val="center"/>
              <w:rPr>
                <w:sz w:val="20"/>
              </w:rPr>
            </w:pPr>
          </w:p>
        </w:tc>
        <w:tc>
          <w:tcPr>
            <w:tcW w:w="1080" w:type="dxa"/>
            <w:tcPrChange w:id="248" w:author="Stickler, Mercedes M. (E3/LTRM)" w:date="2014-09-22T17:41:00Z">
              <w:tcPr>
                <w:tcW w:w="1080" w:type="dxa"/>
              </w:tcPr>
            </w:tcPrChange>
          </w:tcPr>
          <w:p w14:paraId="29BAE485" w14:textId="77777777" w:rsidR="00736B28" w:rsidRPr="00DC552F" w:rsidRDefault="00736B28" w:rsidP="006E365E">
            <w:pPr>
              <w:contextualSpacing/>
              <w:jc w:val="center"/>
              <w:rPr>
                <w:sz w:val="20"/>
              </w:rPr>
            </w:pPr>
          </w:p>
        </w:tc>
        <w:tc>
          <w:tcPr>
            <w:tcW w:w="2160" w:type="dxa"/>
            <w:tcPrChange w:id="249" w:author="Stickler, Mercedes M. (E3/LTRM)" w:date="2014-09-22T17:41:00Z">
              <w:tcPr>
                <w:tcW w:w="2160" w:type="dxa"/>
              </w:tcPr>
            </w:tcPrChange>
          </w:tcPr>
          <w:p w14:paraId="01DD8814" w14:textId="77777777" w:rsidR="00736B28" w:rsidRPr="00DC552F" w:rsidRDefault="00736B28" w:rsidP="006E365E">
            <w:pPr>
              <w:contextualSpacing/>
              <w:jc w:val="center"/>
              <w:rPr>
                <w:sz w:val="20"/>
              </w:rPr>
            </w:pPr>
          </w:p>
        </w:tc>
      </w:tr>
      <w:tr w:rsidR="00736B28" w:rsidRPr="00DC552F" w14:paraId="43F08A69" w14:textId="77777777" w:rsidTr="00736B28">
        <w:trPr>
          <w:trHeight w:val="54"/>
          <w:jc w:val="center"/>
          <w:trPrChange w:id="250" w:author="Stickler, Mercedes M. (E3/LTRM)" w:date="2014-09-22T17:41:00Z">
            <w:trPr>
              <w:trHeight w:val="54"/>
              <w:jc w:val="center"/>
            </w:trPr>
          </w:trPrChange>
        </w:trPr>
        <w:tc>
          <w:tcPr>
            <w:tcW w:w="714" w:type="dxa"/>
            <w:vMerge/>
            <w:tcPrChange w:id="251" w:author="Stickler, Mercedes M. (E3/LTRM)" w:date="2014-09-22T17:41:00Z">
              <w:tcPr>
                <w:tcW w:w="714" w:type="dxa"/>
                <w:vMerge/>
              </w:tcPr>
            </w:tcPrChange>
          </w:tcPr>
          <w:p w14:paraId="04EACD03" w14:textId="77777777" w:rsidR="00736B28" w:rsidRPr="00DC552F" w:rsidRDefault="00736B28" w:rsidP="006E365E">
            <w:pPr>
              <w:contextualSpacing/>
              <w:jc w:val="center"/>
              <w:rPr>
                <w:b/>
                <w:sz w:val="20"/>
              </w:rPr>
            </w:pPr>
          </w:p>
        </w:tc>
        <w:tc>
          <w:tcPr>
            <w:tcW w:w="721" w:type="dxa"/>
            <w:vMerge/>
            <w:tcPrChange w:id="252" w:author="Stickler, Mercedes M. (E3/LTRM)" w:date="2014-09-22T17:41:00Z">
              <w:tcPr>
                <w:tcW w:w="721" w:type="dxa"/>
                <w:vMerge/>
              </w:tcPr>
            </w:tcPrChange>
          </w:tcPr>
          <w:p w14:paraId="3EC79394" w14:textId="77777777" w:rsidR="00736B28" w:rsidRPr="00DC552F" w:rsidRDefault="00736B28" w:rsidP="006E365E">
            <w:pPr>
              <w:contextualSpacing/>
              <w:jc w:val="center"/>
              <w:rPr>
                <w:sz w:val="20"/>
              </w:rPr>
            </w:pPr>
          </w:p>
        </w:tc>
        <w:tc>
          <w:tcPr>
            <w:tcW w:w="1800" w:type="dxa"/>
            <w:tcPrChange w:id="253" w:author="Stickler, Mercedes M. (E3/LTRM)" w:date="2014-09-22T17:41:00Z">
              <w:tcPr>
                <w:tcW w:w="1800" w:type="dxa"/>
              </w:tcPr>
            </w:tcPrChange>
          </w:tcPr>
          <w:p w14:paraId="218847E4" w14:textId="77777777" w:rsidR="00736B28" w:rsidRPr="00DC552F" w:rsidRDefault="00736B28" w:rsidP="006E365E">
            <w:pPr>
              <w:contextualSpacing/>
              <w:jc w:val="center"/>
              <w:rPr>
                <w:ins w:id="254" w:author="Stickler, Mercedes M. (E3/LTRM)" w:date="2014-09-22T17:40:00Z"/>
                <w:sz w:val="20"/>
              </w:rPr>
            </w:pPr>
          </w:p>
        </w:tc>
        <w:tc>
          <w:tcPr>
            <w:tcW w:w="1800" w:type="dxa"/>
            <w:tcPrChange w:id="255" w:author="Stickler, Mercedes M. (E3/LTRM)" w:date="2014-09-22T17:41:00Z">
              <w:tcPr>
                <w:tcW w:w="1800" w:type="dxa"/>
              </w:tcPr>
            </w:tcPrChange>
          </w:tcPr>
          <w:p w14:paraId="043AB36C" w14:textId="77777777" w:rsidR="00736B28" w:rsidRPr="00DC552F" w:rsidRDefault="00736B28" w:rsidP="006E365E">
            <w:pPr>
              <w:contextualSpacing/>
              <w:jc w:val="center"/>
              <w:rPr>
                <w:ins w:id="256" w:author="Stickler, Mercedes M. (E3/LTRM)" w:date="2014-09-22T17:40:00Z"/>
                <w:sz w:val="20"/>
              </w:rPr>
            </w:pPr>
          </w:p>
        </w:tc>
        <w:tc>
          <w:tcPr>
            <w:tcW w:w="1800" w:type="dxa"/>
            <w:tcPrChange w:id="257" w:author="Stickler, Mercedes M. (E3/LTRM)" w:date="2014-09-22T17:41:00Z">
              <w:tcPr>
                <w:tcW w:w="1800" w:type="dxa"/>
              </w:tcPr>
            </w:tcPrChange>
          </w:tcPr>
          <w:p w14:paraId="5B01F58C" w14:textId="77777777" w:rsidR="00736B28" w:rsidRPr="00DC552F" w:rsidRDefault="00736B28" w:rsidP="006E365E">
            <w:pPr>
              <w:contextualSpacing/>
              <w:jc w:val="center"/>
              <w:rPr>
                <w:ins w:id="258" w:author="Stickler, Mercedes M. (E3/LTRM)" w:date="2014-09-22T17:40:00Z"/>
                <w:sz w:val="20"/>
              </w:rPr>
            </w:pPr>
          </w:p>
        </w:tc>
        <w:tc>
          <w:tcPr>
            <w:tcW w:w="1800" w:type="dxa"/>
            <w:tcPrChange w:id="259" w:author="Stickler, Mercedes M. (E3/LTRM)" w:date="2014-09-22T17:41:00Z">
              <w:tcPr>
                <w:tcW w:w="1800" w:type="dxa"/>
              </w:tcPr>
            </w:tcPrChange>
          </w:tcPr>
          <w:p w14:paraId="3D0A6CB6" w14:textId="62A65142" w:rsidR="00736B28" w:rsidRPr="00DC552F" w:rsidRDefault="00736B28" w:rsidP="006E365E">
            <w:pPr>
              <w:contextualSpacing/>
              <w:jc w:val="center"/>
              <w:rPr>
                <w:ins w:id="260" w:author="Stickler, Mercedes M. (E3/LTRM)" w:date="2014-09-22T17:40:00Z"/>
                <w:sz w:val="20"/>
              </w:rPr>
            </w:pPr>
          </w:p>
        </w:tc>
        <w:tc>
          <w:tcPr>
            <w:tcW w:w="1800" w:type="dxa"/>
            <w:tcPrChange w:id="261" w:author="Stickler, Mercedes M. (E3/LTRM)" w:date="2014-09-22T17:41:00Z">
              <w:tcPr>
                <w:tcW w:w="1800" w:type="dxa"/>
              </w:tcPr>
            </w:tcPrChange>
          </w:tcPr>
          <w:p w14:paraId="3A22D9E0" w14:textId="77777777" w:rsidR="00736B28" w:rsidRPr="00DC552F" w:rsidRDefault="00736B28" w:rsidP="006E365E">
            <w:pPr>
              <w:contextualSpacing/>
              <w:jc w:val="center"/>
              <w:rPr>
                <w:ins w:id="262" w:author="Stickler, Mercedes M. (E3/LTRM)" w:date="2014-09-22T17:41:00Z"/>
                <w:sz w:val="20"/>
              </w:rPr>
            </w:pPr>
          </w:p>
        </w:tc>
        <w:tc>
          <w:tcPr>
            <w:tcW w:w="1800" w:type="dxa"/>
            <w:tcPrChange w:id="263" w:author="Stickler, Mercedes M. (E3/LTRM)" w:date="2014-09-22T17:41:00Z">
              <w:tcPr>
                <w:tcW w:w="1800" w:type="dxa"/>
              </w:tcPr>
            </w:tcPrChange>
          </w:tcPr>
          <w:p w14:paraId="1F6B50DD" w14:textId="475244B6" w:rsidR="00736B28" w:rsidRPr="00DC552F" w:rsidRDefault="00736B28" w:rsidP="006E365E">
            <w:pPr>
              <w:contextualSpacing/>
              <w:jc w:val="center"/>
              <w:rPr>
                <w:sz w:val="20"/>
              </w:rPr>
            </w:pPr>
          </w:p>
        </w:tc>
        <w:tc>
          <w:tcPr>
            <w:tcW w:w="1440" w:type="dxa"/>
            <w:tcPrChange w:id="264" w:author="Stickler, Mercedes M. (E3/LTRM)" w:date="2014-09-22T17:41:00Z">
              <w:tcPr>
                <w:tcW w:w="1440" w:type="dxa"/>
              </w:tcPr>
            </w:tcPrChange>
          </w:tcPr>
          <w:p w14:paraId="0975640B" w14:textId="5EDB557C" w:rsidR="00736B28" w:rsidRPr="00DC552F" w:rsidRDefault="00736B28" w:rsidP="006E365E">
            <w:pPr>
              <w:contextualSpacing/>
              <w:jc w:val="center"/>
              <w:rPr>
                <w:sz w:val="20"/>
              </w:rPr>
            </w:pPr>
          </w:p>
        </w:tc>
        <w:tc>
          <w:tcPr>
            <w:tcW w:w="2160" w:type="dxa"/>
            <w:tcPrChange w:id="265" w:author="Stickler, Mercedes M. (E3/LTRM)" w:date="2014-09-22T17:41:00Z">
              <w:tcPr>
                <w:tcW w:w="2160" w:type="dxa"/>
              </w:tcPr>
            </w:tcPrChange>
          </w:tcPr>
          <w:p w14:paraId="4FB83D2C" w14:textId="77777777" w:rsidR="00736B28" w:rsidRPr="00DC552F" w:rsidRDefault="00736B28" w:rsidP="006E365E">
            <w:pPr>
              <w:contextualSpacing/>
              <w:jc w:val="center"/>
              <w:rPr>
                <w:sz w:val="20"/>
              </w:rPr>
            </w:pPr>
          </w:p>
        </w:tc>
        <w:tc>
          <w:tcPr>
            <w:tcW w:w="2520" w:type="dxa"/>
            <w:tcPrChange w:id="266" w:author="Stickler, Mercedes M. (E3/LTRM)" w:date="2014-09-22T17:41:00Z">
              <w:tcPr>
                <w:tcW w:w="2520" w:type="dxa"/>
              </w:tcPr>
            </w:tcPrChange>
          </w:tcPr>
          <w:p w14:paraId="6A0F9CD8" w14:textId="77777777" w:rsidR="00736B28" w:rsidRPr="00DC552F" w:rsidRDefault="00736B28" w:rsidP="006E365E">
            <w:pPr>
              <w:contextualSpacing/>
              <w:jc w:val="center"/>
              <w:rPr>
                <w:sz w:val="20"/>
              </w:rPr>
            </w:pPr>
          </w:p>
        </w:tc>
        <w:tc>
          <w:tcPr>
            <w:tcW w:w="2520" w:type="dxa"/>
            <w:tcPrChange w:id="267" w:author="Stickler, Mercedes M. (E3/LTRM)" w:date="2014-09-22T17:41:00Z">
              <w:tcPr>
                <w:tcW w:w="2520" w:type="dxa"/>
              </w:tcPr>
            </w:tcPrChange>
          </w:tcPr>
          <w:p w14:paraId="778BB436" w14:textId="67C3704E" w:rsidR="00736B28" w:rsidRPr="00DC552F" w:rsidRDefault="00736B28" w:rsidP="006E365E">
            <w:pPr>
              <w:contextualSpacing/>
              <w:jc w:val="center"/>
              <w:rPr>
                <w:sz w:val="20"/>
              </w:rPr>
            </w:pPr>
          </w:p>
        </w:tc>
        <w:tc>
          <w:tcPr>
            <w:tcW w:w="1080" w:type="dxa"/>
            <w:tcPrChange w:id="268" w:author="Stickler, Mercedes M. (E3/LTRM)" w:date="2014-09-22T17:41:00Z">
              <w:tcPr>
                <w:tcW w:w="1080" w:type="dxa"/>
              </w:tcPr>
            </w:tcPrChange>
          </w:tcPr>
          <w:p w14:paraId="458D80FD" w14:textId="77777777" w:rsidR="00736B28" w:rsidRPr="00DC552F" w:rsidRDefault="00736B28" w:rsidP="006E365E">
            <w:pPr>
              <w:contextualSpacing/>
              <w:jc w:val="center"/>
              <w:rPr>
                <w:sz w:val="20"/>
              </w:rPr>
            </w:pPr>
          </w:p>
        </w:tc>
        <w:tc>
          <w:tcPr>
            <w:tcW w:w="2160" w:type="dxa"/>
            <w:tcPrChange w:id="269" w:author="Stickler, Mercedes M. (E3/LTRM)" w:date="2014-09-22T17:41:00Z">
              <w:tcPr>
                <w:tcW w:w="2160" w:type="dxa"/>
              </w:tcPr>
            </w:tcPrChange>
          </w:tcPr>
          <w:p w14:paraId="609A5009" w14:textId="77777777" w:rsidR="00736B28" w:rsidRPr="00DC552F" w:rsidRDefault="00736B28" w:rsidP="006E365E">
            <w:pPr>
              <w:contextualSpacing/>
              <w:jc w:val="center"/>
              <w:rPr>
                <w:sz w:val="20"/>
              </w:rPr>
            </w:pPr>
          </w:p>
        </w:tc>
      </w:tr>
      <w:tr w:rsidR="00736B28" w:rsidRPr="00DC552F" w14:paraId="6100F6D2" w14:textId="77777777" w:rsidTr="00736B28">
        <w:trPr>
          <w:trHeight w:val="54"/>
          <w:jc w:val="center"/>
          <w:trPrChange w:id="270" w:author="Stickler, Mercedes M. (E3/LTRM)" w:date="2014-09-22T17:41:00Z">
            <w:trPr>
              <w:trHeight w:val="54"/>
              <w:jc w:val="center"/>
            </w:trPr>
          </w:trPrChange>
        </w:trPr>
        <w:tc>
          <w:tcPr>
            <w:tcW w:w="714" w:type="dxa"/>
            <w:vMerge/>
            <w:tcPrChange w:id="271" w:author="Stickler, Mercedes M. (E3/LTRM)" w:date="2014-09-22T17:41:00Z">
              <w:tcPr>
                <w:tcW w:w="714" w:type="dxa"/>
                <w:vMerge/>
              </w:tcPr>
            </w:tcPrChange>
          </w:tcPr>
          <w:p w14:paraId="7DFABF53" w14:textId="77777777" w:rsidR="00736B28" w:rsidRPr="00DC552F" w:rsidRDefault="00736B28" w:rsidP="006E365E">
            <w:pPr>
              <w:contextualSpacing/>
              <w:jc w:val="center"/>
              <w:rPr>
                <w:b/>
                <w:sz w:val="20"/>
              </w:rPr>
            </w:pPr>
          </w:p>
        </w:tc>
        <w:tc>
          <w:tcPr>
            <w:tcW w:w="721" w:type="dxa"/>
            <w:vMerge/>
            <w:tcPrChange w:id="272" w:author="Stickler, Mercedes M. (E3/LTRM)" w:date="2014-09-22T17:41:00Z">
              <w:tcPr>
                <w:tcW w:w="721" w:type="dxa"/>
                <w:vMerge/>
              </w:tcPr>
            </w:tcPrChange>
          </w:tcPr>
          <w:p w14:paraId="178AC38C" w14:textId="77777777" w:rsidR="00736B28" w:rsidRPr="00DC552F" w:rsidRDefault="00736B28" w:rsidP="006E365E">
            <w:pPr>
              <w:contextualSpacing/>
              <w:jc w:val="center"/>
              <w:rPr>
                <w:sz w:val="20"/>
              </w:rPr>
            </w:pPr>
          </w:p>
        </w:tc>
        <w:tc>
          <w:tcPr>
            <w:tcW w:w="1800" w:type="dxa"/>
            <w:tcPrChange w:id="273" w:author="Stickler, Mercedes M. (E3/LTRM)" w:date="2014-09-22T17:41:00Z">
              <w:tcPr>
                <w:tcW w:w="1800" w:type="dxa"/>
              </w:tcPr>
            </w:tcPrChange>
          </w:tcPr>
          <w:p w14:paraId="301FC580" w14:textId="77777777" w:rsidR="00736B28" w:rsidRPr="00DC552F" w:rsidRDefault="00736B28" w:rsidP="006E365E">
            <w:pPr>
              <w:contextualSpacing/>
              <w:jc w:val="center"/>
              <w:rPr>
                <w:ins w:id="274" w:author="Stickler, Mercedes M. (E3/LTRM)" w:date="2014-09-22T17:40:00Z"/>
                <w:sz w:val="20"/>
              </w:rPr>
            </w:pPr>
          </w:p>
        </w:tc>
        <w:tc>
          <w:tcPr>
            <w:tcW w:w="1800" w:type="dxa"/>
            <w:tcPrChange w:id="275" w:author="Stickler, Mercedes M. (E3/LTRM)" w:date="2014-09-22T17:41:00Z">
              <w:tcPr>
                <w:tcW w:w="1800" w:type="dxa"/>
              </w:tcPr>
            </w:tcPrChange>
          </w:tcPr>
          <w:p w14:paraId="4DE87C44" w14:textId="77777777" w:rsidR="00736B28" w:rsidRPr="00DC552F" w:rsidRDefault="00736B28" w:rsidP="006E365E">
            <w:pPr>
              <w:contextualSpacing/>
              <w:jc w:val="center"/>
              <w:rPr>
                <w:ins w:id="276" w:author="Stickler, Mercedes M. (E3/LTRM)" w:date="2014-09-22T17:40:00Z"/>
                <w:sz w:val="20"/>
              </w:rPr>
            </w:pPr>
          </w:p>
        </w:tc>
        <w:tc>
          <w:tcPr>
            <w:tcW w:w="1800" w:type="dxa"/>
            <w:tcPrChange w:id="277" w:author="Stickler, Mercedes M. (E3/LTRM)" w:date="2014-09-22T17:41:00Z">
              <w:tcPr>
                <w:tcW w:w="1800" w:type="dxa"/>
              </w:tcPr>
            </w:tcPrChange>
          </w:tcPr>
          <w:p w14:paraId="6AF42274" w14:textId="77777777" w:rsidR="00736B28" w:rsidRPr="00DC552F" w:rsidRDefault="00736B28" w:rsidP="006E365E">
            <w:pPr>
              <w:contextualSpacing/>
              <w:jc w:val="center"/>
              <w:rPr>
                <w:ins w:id="278" w:author="Stickler, Mercedes M. (E3/LTRM)" w:date="2014-09-22T17:40:00Z"/>
                <w:sz w:val="20"/>
              </w:rPr>
            </w:pPr>
          </w:p>
        </w:tc>
        <w:tc>
          <w:tcPr>
            <w:tcW w:w="1800" w:type="dxa"/>
            <w:tcPrChange w:id="279" w:author="Stickler, Mercedes M. (E3/LTRM)" w:date="2014-09-22T17:41:00Z">
              <w:tcPr>
                <w:tcW w:w="1800" w:type="dxa"/>
              </w:tcPr>
            </w:tcPrChange>
          </w:tcPr>
          <w:p w14:paraId="2115AE7F" w14:textId="7535E85A" w:rsidR="00736B28" w:rsidRPr="00DC552F" w:rsidRDefault="00736B28" w:rsidP="006E365E">
            <w:pPr>
              <w:contextualSpacing/>
              <w:jc w:val="center"/>
              <w:rPr>
                <w:ins w:id="280" w:author="Stickler, Mercedes M. (E3/LTRM)" w:date="2014-09-22T17:40:00Z"/>
                <w:sz w:val="20"/>
              </w:rPr>
            </w:pPr>
          </w:p>
        </w:tc>
        <w:tc>
          <w:tcPr>
            <w:tcW w:w="1800" w:type="dxa"/>
            <w:tcPrChange w:id="281" w:author="Stickler, Mercedes M. (E3/LTRM)" w:date="2014-09-22T17:41:00Z">
              <w:tcPr>
                <w:tcW w:w="1800" w:type="dxa"/>
              </w:tcPr>
            </w:tcPrChange>
          </w:tcPr>
          <w:p w14:paraId="262E869A" w14:textId="77777777" w:rsidR="00736B28" w:rsidRPr="00DC552F" w:rsidRDefault="00736B28" w:rsidP="006E365E">
            <w:pPr>
              <w:contextualSpacing/>
              <w:jc w:val="center"/>
              <w:rPr>
                <w:ins w:id="282" w:author="Stickler, Mercedes M. (E3/LTRM)" w:date="2014-09-22T17:41:00Z"/>
                <w:sz w:val="20"/>
              </w:rPr>
            </w:pPr>
          </w:p>
        </w:tc>
        <w:tc>
          <w:tcPr>
            <w:tcW w:w="1800" w:type="dxa"/>
            <w:tcPrChange w:id="283" w:author="Stickler, Mercedes M. (E3/LTRM)" w:date="2014-09-22T17:41:00Z">
              <w:tcPr>
                <w:tcW w:w="1800" w:type="dxa"/>
              </w:tcPr>
            </w:tcPrChange>
          </w:tcPr>
          <w:p w14:paraId="5E013DAE" w14:textId="660D4575" w:rsidR="00736B28" w:rsidRPr="00DC552F" w:rsidRDefault="00736B28" w:rsidP="006E365E">
            <w:pPr>
              <w:contextualSpacing/>
              <w:jc w:val="center"/>
              <w:rPr>
                <w:sz w:val="20"/>
              </w:rPr>
            </w:pPr>
          </w:p>
        </w:tc>
        <w:tc>
          <w:tcPr>
            <w:tcW w:w="1440" w:type="dxa"/>
            <w:tcPrChange w:id="284" w:author="Stickler, Mercedes M. (E3/LTRM)" w:date="2014-09-22T17:41:00Z">
              <w:tcPr>
                <w:tcW w:w="1440" w:type="dxa"/>
              </w:tcPr>
            </w:tcPrChange>
          </w:tcPr>
          <w:p w14:paraId="417C9705" w14:textId="7309E774" w:rsidR="00736B28" w:rsidRPr="00DC552F" w:rsidRDefault="00736B28" w:rsidP="006E365E">
            <w:pPr>
              <w:contextualSpacing/>
              <w:jc w:val="center"/>
              <w:rPr>
                <w:sz w:val="20"/>
              </w:rPr>
            </w:pPr>
          </w:p>
        </w:tc>
        <w:tc>
          <w:tcPr>
            <w:tcW w:w="2160" w:type="dxa"/>
            <w:tcPrChange w:id="285" w:author="Stickler, Mercedes M. (E3/LTRM)" w:date="2014-09-22T17:41:00Z">
              <w:tcPr>
                <w:tcW w:w="2160" w:type="dxa"/>
              </w:tcPr>
            </w:tcPrChange>
          </w:tcPr>
          <w:p w14:paraId="653D0E96" w14:textId="77777777" w:rsidR="00736B28" w:rsidRPr="00DC552F" w:rsidRDefault="00736B28" w:rsidP="006E365E">
            <w:pPr>
              <w:contextualSpacing/>
              <w:jc w:val="center"/>
              <w:rPr>
                <w:sz w:val="20"/>
              </w:rPr>
            </w:pPr>
          </w:p>
        </w:tc>
        <w:tc>
          <w:tcPr>
            <w:tcW w:w="2520" w:type="dxa"/>
            <w:tcPrChange w:id="286" w:author="Stickler, Mercedes M. (E3/LTRM)" w:date="2014-09-22T17:41:00Z">
              <w:tcPr>
                <w:tcW w:w="2520" w:type="dxa"/>
              </w:tcPr>
            </w:tcPrChange>
          </w:tcPr>
          <w:p w14:paraId="72658F31" w14:textId="77777777" w:rsidR="00736B28" w:rsidRPr="00DC552F" w:rsidRDefault="00736B28" w:rsidP="006E365E">
            <w:pPr>
              <w:contextualSpacing/>
              <w:jc w:val="center"/>
              <w:rPr>
                <w:sz w:val="20"/>
              </w:rPr>
            </w:pPr>
          </w:p>
        </w:tc>
        <w:tc>
          <w:tcPr>
            <w:tcW w:w="2520" w:type="dxa"/>
            <w:tcPrChange w:id="287" w:author="Stickler, Mercedes M. (E3/LTRM)" w:date="2014-09-22T17:41:00Z">
              <w:tcPr>
                <w:tcW w:w="2520" w:type="dxa"/>
              </w:tcPr>
            </w:tcPrChange>
          </w:tcPr>
          <w:p w14:paraId="63BA6764" w14:textId="7400FED4" w:rsidR="00736B28" w:rsidRPr="00DC552F" w:rsidRDefault="00736B28" w:rsidP="006E365E">
            <w:pPr>
              <w:contextualSpacing/>
              <w:jc w:val="center"/>
              <w:rPr>
                <w:sz w:val="20"/>
              </w:rPr>
            </w:pPr>
          </w:p>
        </w:tc>
        <w:tc>
          <w:tcPr>
            <w:tcW w:w="1080" w:type="dxa"/>
            <w:tcPrChange w:id="288" w:author="Stickler, Mercedes M. (E3/LTRM)" w:date="2014-09-22T17:41:00Z">
              <w:tcPr>
                <w:tcW w:w="1080" w:type="dxa"/>
              </w:tcPr>
            </w:tcPrChange>
          </w:tcPr>
          <w:p w14:paraId="011D5999" w14:textId="77777777" w:rsidR="00736B28" w:rsidRPr="00DC552F" w:rsidRDefault="00736B28" w:rsidP="006E365E">
            <w:pPr>
              <w:contextualSpacing/>
              <w:jc w:val="center"/>
              <w:rPr>
                <w:sz w:val="20"/>
              </w:rPr>
            </w:pPr>
          </w:p>
        </w:tc>
        <w:tc>
          <w:tcPr>
            <w:tcW w:w="2160" w:type="dxa"/>
            <w:tcPrChange w:id="289" w:author="Stickler, Mercedes M. (E3/LTRM)" w:date="2014-09-22T17:41:00Z">
              <w:tcPr>
                <w:tcW w:w="2160" w:type="dxa"/>
              </w:tcPr>
            </w:tcPrChange>
          </w:tcPr>
          <w:p w14:paraId="5E02F622" w14:textId="77777777" w:rsidR="00736B28" w:rsidRPr="00DC552F" w:rsidRDefault="00736B28" w:rsidP="006E365E">
            <w:pPr>
              <w:contextualSpacing/>
              <w:jc w:val="center"/>
              <w:rPr>
                <w:sz w:val="20"/>
              </w:rPr>
            </w:pPr>
          </w:p>
        </w:tc>
      </w:tr>
      <w:tr w:rsidR="00736B28" w:rsidRPr="00DC552F" w14:paraId="316EB47B" w14:textId="77777777" w:rsidTr="00736B28">
        <w:trPr>
          <w:trHeight w:val="54"/>
          <w:jc w:val="center"/>
          <w:trPrChange w:id="290" w:author="Stickler, Mercedes M. (E3/LTRM)" w:date="2014-09-22T17:41:00Z">
            <w:trPr>
              <w:trHeight w:val="54"/>
              <w:jc w:val="center"/>
            </w:trPr>
          </w:trPrChange>
        </w:trPr>
        <w:tc>
          <w:tcPr>
            <w:tcW w:w="714" w:type="dxa"/>
            <w:vMerge/>
            <w:tcPrChange w:id="291" w:author="Stickler, Mercedes M. (E3/LTRM)" w:date="2014-09-22T17:41:00Z">
              <w:tcPr>
                <w:tcW w:w="714" w:type="dxa"/>
                <w:vMerge/>
              </w:tcPr>
            </w:tcPrChange>
          </w:tcPr>
          <w:p w14:paraId="7D09B751" w14:textId="77777777" w:rsidR="00736B28" w:rsidRPr="00DC552F" w:rsidRDefault="00736B28" w:rsidP="006E365E">
            <w:pPr>
              <w:contextualSpacing/>
              <w:jc w:val="center"/>
              <w:rPr>
                <w:b/>
                <w:sz w:val="20"/>
              </w:rPr>
            </w:pPr>
          </w:p>
        </w:tc>
        <w:tc>
          <w:tcPr>
            <w:tcW w:w="721" w:type="dxa"/>
            <w:vMerge/>
            <w:tcPrChange w:id="292" w:author="Stickler, Mercedes M. (E3/LTRM)" w:date="2014-09-22T17:41:00Z">
              <w:tcPr>
                <w:tcW w:w="721" w:type="dxa"/>
                <w:vMerge/>
              </w:tcPr>
            </w:tcPrChange>
          </w:tcPr>
          <w:p w14:paraId="78CAA73E" w14:textId="77777777" w:rsidR="00736B28" w:rsidRPr="00DC552F" w:rsidRDefault="00736B28" w:rsidP="006E365E">
            <w:pPr>
              <w:contextualSpacing/>
              <w:jc w:val="center"/>
              <w:rPr>
                <w:sz w:val="20"/>
              </w:rPr>
            </w:pPr>
          </w:p>
        </w:tc>
        <w:tc>
          <w:tcPr>
            <w:tcW w:w="1800" w:type="dxa"/>
            <w:tcPrChange w:id="293" w:author="Stickler, Mercedes M. (E3/LTRM)" w:date="2014-09-22T17:41:00Z">
              <w:tcPr>
                <w:tcW w:w="1800" w:type="dxa"/>
              </w:tcPr>
            </w:tcPrChange>
          </w:tcPr>
          <w:p w14:paraId="0A8FA3B4" w14:textId="77777777" w:rsidR="00736B28" w:rsidRPr="00DC552F" w:rsidRDefault="00736B28" w:rsidP="006E365E">
            <w:pPr>
              <w:contextualSpacing/>
              <w:jc w:val="center"/>
              <w:rPr>
                <w:ins w:id="294" w:author="Stickler, Mercedes M. (E3/LTRM)" w:date="2014-09-22T17:40:00Z"/>
                <w:sz w:val="20"/>
              </w:rPr>
            </w:pPr>
          </w:p>
        </w:tc>
        <w:tc>
          <w:tcPr>
            <w:tcW w:w="1800" w:type="dxa"/>
            <w:tcPrChange w:id="295" w:author="Stickler, Mercedes M. (E3/LTRM)" w:date="2014-09-22T17:41:00Z">
              <w:tcPr>
                <w:tcW w:w="1800" w:type="dxa"/>
              </w:tcPr>
            </w:tcPrChange>
          </w:tcPr>
          <w:p w14:paraId="4387F46D" w14:textId="77777777" w:rsidR="00736B28" w:rsidRPr="00DC552F" w:rsidRDefault="00736B28" w:rsidP="006E365E">
            <w:pPr>
              <w:contextualSpacing/>
              <w:jc w:val="center"/>
              <w:rPr>
                <w:ins w:id="296" w:author="Stickler, Mercedes M. (E3/LTRM)" w:date="2014-09-22T17:40:00Z"/>
                <w:sz w:val="20"/>
              </w:rPr>
            </w:pPr>
          </w:p>
        </w:tc>
        <w:tc>
          <w:tcPr>
            <w:tcW w:w="1800" w:type="dxa"/>
            <w:tcPrChange w:id="297" w:author="Stickler, Mercedes M. (E3/LTRM)" w:date="2014-09-22T17:41:00Z">
              <w:tcPr>
                <w:tcW w:w="1800" w:type="dxa"/>
              </w:tcPr>
            </w:tcPrChange>
          </w:tcPr>
          <w:p w14:paraId="51B8D0BD" w14:textId="77777777" w:rsidR="00736B28" w:rsidRPr="00DC552F" w:rsidRDefault="00736B28" w:rsidP="006E365E">
            <w:pPr>
              <w:contextualSpacing/>
              <w:jc w:val="center"/>
              <w:rPr>
                <w:ins w:id="298" w:author="Stickler, Mercedes M. (E3/LTRM)" w:date="2014-09-22T17:40:00Z"/>
                <w:sz w:val="20"/>
              </w:rPr>
            </w:pPr>
          </w:p>
        </w:tc>
        <w:tc>
          <w:tcPr>
            <w:tcW w:w="1800" w:type="dxa"/>
            <w:tcPrChange w:id="299" w:author="Stickler, Mercedes M. (E3/LTRM)" w:date="2014-09-22T17:41:00Z">
              <w:tcPr>
                <w:tcW w:w="1800" w:type="dxa"/>
              </w:tcPr>
            </w:tcPrChange>
          </w:tcPr>
          <w:p w14:paraId="7AFCADC7" w14:textId="32DAAF9B" w:rsidR="00736B28" w:rsidRPr="00DC552F" w:rsidRDefault="00736B28" w:rsidP="006E365E">
            <w:pPr>
              <w:contextualSpacing/>
              <w:jc w:val="center"/>
              <w:rPr>
                <w:ins w:id="300" w:author="Stickler, Mercedes M. (E3/LTRM)" w:date="2014-09-22T17:40:00Z"/>
                <w:sz w:val="20"/>
              </w:rPr>
            </w:pPr>
          </w:p>
        </w:tc>
        <w:tc>
          <w:tcPr>
            <w:tcW w:w="1800" w:type="dxa"/>
            <w:tcPrChange w:id="301" w:author="Stickler, Mercedes M. (E3/LTRM)" w:date="2014-09-22T17:41:00Z">
              <w:tcPr>
                <w:tcW w:w="1800" w:type="dxa"/>
              </w:tcPr>
            </w:tcPrChange>
          </w:tcPr>
          <w:p w14:paraId="16CD62DF" w14:textId="77777777" w:rsidR="00736B28" w:rsidRPr="00DC552F" w:rsidRDefault="00736B28" w:rsidP="006E365E">
            <w:pPr>
              <w:contextualSpacing/>
              <w:jc w:val="center"/>
              <w:rPr>
                <w:ins w:id="302" w:author="Stickler, Mercedes M. (E3/LTRM)" w:date="2014-09-22T17:41:00Z"/>
                <w:sz w:val="20"/>
              </w:rPr>
            </w:pPr>
          </w:p>
        </w:tc>
        <w:tc>
          <w:tcPr>
            <w:tcW w:w="1800" w:type="dxa"/>
            <w:tcPrChange w:id="303" w:author="Stickler, Mercedes M. (E3/LTRM)" w:date="2014-09-22T17:41:00Z">
              <w:tcPr>
                <w:tcW w:w="1800" w:type="dxa"/>
              </w:tcPr>
            </w:tcPrChange>
          </w:tcPr>
          <w:p w14:paraId="00258B91" w14:textId="61EE8767" w:rsidR="00736B28" w:rsidRPr="00DC552F" w:rsidRDefault="00736B28" w:rsidP="006E365E">
            <w:pPr>
              <w:contextualSpacing/>
              <w:jc w:val="center"/>
              <w:rPr>
                <w:sz w:val="20"/>
              </w:rPr>
            </w:pPr>
          </w:p>
        </w:tc>
        <w:tc>
          <w:tcPr>
            <w:tcW w:w="1440" w:type="dxa"/>
            <w:tcPrChange w:id="304" w:author="Stickler, Mercedes M. (E3/LTRM)" w:date="2014-09-22T17:41:00Z">
              <w:tcPr>
                <w:tcW w:w="1440" w:type="dxa"/>
              </w:tcPr>
            </w:tcPrChange>
          </w:tcPr>
          <w:p w14:paraId="117EE971" w14:textId="70A835D1" w:rsidR="00736B28" w:rsidRPr="00DC552F" w:rsidRDefault="00736B28" w:rsidP="006E365E">
            <w:pPr>
              <w:contextualSpacing/>
              <w:jc w:val="center"/>
              <w:rPr>
                <w:sz w:val="20"/>
              </w:rPr>
            </w:pPr>
          </w:p>
        </w:tc>
        <w:tc>
          <w:tcPr>
            <w:tcW w:w="2160" w:type="dxa"/>
            <w:tcPrChange w:id="305" w:author="Stickler, Mercedes M. (E3/LTRM)" w:date="2014-09-22T17:41:00Z">
              <w:tcPr>
                <w:tcW w:w="2160" w:type="dxa"/>
              </w:tcPr>
            </w:tcPrChange>
          </w:tcPr>
          <w:p w14:paraId="74B44CF7" w14:textId="77777777" w:rsidR="00736B28" w:rsidRPr="00DC552F" w:rsidRDefault="00736B28" w:rsidP="006E365E">
            <w:pPr>
              <w:contextualSpacing/>
              <w:jc w:val="center"/>
              <w:rPr>
                <w:sz w:val="20"/>
              </w:rPr>
            </w:pPr>
          </w:p>
        </w:tc>
        <w:tc>
          <w:tcPr>
            <w:tcW w:w="2520" w:type="dxa"/>
            <w:tcPrChange w:id="306" w:author="Stickler, Mercedes M. (E3/LTRM)" w:date="2014-09-22T17:41:00Z">
              <w:tcPr>
                <w:tcW w:w="2520" w:type="dxa"/>
              </w:tcPr>
            </w:tcPrChange>
          </w:tcPr>
          <w:p w14:paraId="43F99AC3" w14:textId="77777777" w:rsidR="00736B28" w:rsidRPr="00DC552F" w:rsidRDefault="00736B28" w:rsidP="006E365E">
            <w:pPr>
              <w:contextualSpacing/>
              <w:jc w:val="center"/>
              <w:rPr>
                <w:sz w:val="20"/>
              </w:rPr>
            </w:pPr>
          </w:p>
        </w:tc>
        <w:tc>
          <w:tcPr>
            <w:tcW w:w="2520" w:type="dxa"/>
            <w:tcPrChange w:id="307" w:author="Stickler, Mercedes M. (E3/LTRM)" w:date="2014-09-22T17:41:00Z">
              <w:tcPr>
                <w:tcW w:w="2520" w:type="dxa"/>
              </w:tcPr>
            </w:tcPrChange>
          </w:tcPr>
          <w:p w14:paraId="4CCE4787" w14:textId="3D3350EC" w:rsidR="00736B28" w:rsidRPr="00DC552F" w:rsidRDefault="00736B28" w:rsidP="006E365E">
            <w:pPr>
              <w:contextualSpacing/>
              <w:jc w:val="center"/>
              <w:rPr>
                <w:sz w:val="20"/>
              </w:rPr>
            </w:pPr>
          </w:p>
        </w:tc>
        <w:tc>
          <w:tcPr>
            <w:tcW w:w="1080" w:type="dxa"/>
            <w:tcPrChange w:id="308" w:author="Stickler, Mercedes M. (E3/LTRM)" w:date="2014-09-22T17:41:00Z">
              <w:tcPr>
                <w:tcW w:w="1080" w:type="dxa"/>
              </w:tcPr>
            </w:tcPrChange>
          </w:tcPr>
          <w:p w14:paraId="209AD7B8" w14:textId="77777777" w:rsidR="00736B28" w:rsidRPr="00DC552F" w:rsidRDefault="00736B28" w:rsidP="006E365E">
            <w:pPr>
              <w:contextualSpacing/>
              <w:jc w:val="center"/>
              <w:rPr>
                <w:sz w:val="20"/>
              </w:rPr>
            </w:pPr>
          </w:p>
        </w:tc>
        <w:tc>
          <w:tcPr>
            <w:tcW w:w="2160" w:type="dxa"/>
            <w:tcPrChange w:id="309" w:author="Stickler, Mercedes M. (E3/LTRM)" w:date="2014-09-22T17:41:00Z">
              <w:tcPr>
                <w:tcW w:w="2160" w:type="dxa"/>
              </w:tcPr>
            </w:tcPrChange>
          </w:tcPr>
          <w:p w14:paraId="6F5260DE" w14:textId="77777777" w:rsidR="00736B28" w:rsidRPr="00DC552F" w:rsidRDefault="00736B28" w:rsidP="006E365E">
            <w:pPr>
              <w:contextualSpacing/>
              <w:jc w:val="center"/>
              <w:rPr>
                <w:sz w:val="20"/>
              </w:rPr>
            </w:pPr>
          </w:p>
        </w:tc>
      </w:tr>
      <w:tr w:rsidR="00736B28" w:rsidRPr="00DC552F" w14:paraId="71C2901F" w14:textId="77777777" w:rsidTr="00736B28">
        <w:trPr>
          <w:trHeight w:val="54"/>
          <w:jc w:val="center"/>
          <w:trPrChange w:id="310" w:author="Stickler, Mercedes M. (E3/LTRM)" w:date="2014-09-22T17:41:00Z">
            <w:trPr>
              <w:trHeight w:val="54"/>
              <w:jc w:val="center"/>
            </w:trPr>
          </w:trPrChange>
        </w:trPr>
        <w:tc>
          <w:tcPr>
            <w:tcW w:w="714" w:type="dxa"/>
            <w:vMerge/>
            <w:tcPrChange w:id="311" w:author="Stickler, Mercedes M. (E3/LTRM)" w:date="2014-09-22T17:41:00Z">
              <w:tcPr>
                <w:tcW w:w="714" w:type="dxa"/>
                <w:vMerge/>
              </w:tcPr>
            </w:tcPrChange>
          </w:tcPr>
          <w:p w14:paraId="7F0EA853" w14:textId="77777777" w:rsidR="00736B28" w:rsidRPr="00DC552F" w:rsidRDefault="00736B28" w:rsidP="006E365E">
            <w:pPr>
              <w:contextualSpacing/>
              <w:jc w:val="center"/>
              <w:rPr>
                <w:b/>
                <w:sz w:val="20"/>
              </w:rPr>
            </w:pPr>
          </w:p>
        </w:tc>
        <w:tc>
          <w:tcPr>
            <w:tcW w:w="721" w:type="dxa"/>
            <w:vMerge/>
            <w:tcPrChange w:id="312" w:author="Stickler, Mercedes M. (E3/LTRM)" w:date="2014-09-22T17:41:00Z">
              <w:tcPr>
                <w:tcW w:w="721" w:type="dxa"/>
                <w:vMerge/>
              </w:tcPr>
            </w:tcPrChange>
          </w:tcPr>
          <w:p w14:paraId="705C8098" w14:textId="77777777" w:rsidR="00736B28" w:rsidRPr="00DC552F" w:rsidRDefault="00736B28" w:rsidP="006E365E">
            <w:pPr>
              <w:contextualSpacing/>
              <w:jc w:val="center"/>
              <w:rPr>
                <w:sz w:val="20"/>
              </w:rPr>
            </w:pPr>
          </w:p>
        </w:tc>
        <w:tc>
          <w:tcPr>
            <w:tcW w:w="1800" w:type="dxa"/>
            <w:tcPrChange w:id="313" w:author="Stickler, Mercedes M. (E3/LTRM)" w:date="2014-09-22T17:41:00Z">
              <w:tcPr>
                <w:tcW w:w="1800" w:type="dxa"/>
              </w:tcPr>
            </w:tcPrChange>
          </w:tcPr>
          <w:p w14:paraId="62B55BBF" w14:textId="77777777" w:rsidR="00736B28" w:rsidRPr="00DC552F" w:rsidRDefault="00736B28" w:rsidP="006E365E">
            <w:pPr>
              <w:contextualSpacing/>
              <w:jc w:val="center"/>
              <w:rPr>
                <w:ins w:id="314" w:author="Stickler, Mercedes M. (E3/LTRM)" w:date="2014-09-22T17:40:00Z"/>
                <w:sz w:val="20"/>
              </w:rPr>
            </w:pPr>
          </w:p>
        </w:tc>
        <w:tc>
          <w:tcPr>
            <w:tcW w:w="1800" w:type="dxa"/>
            <w:tcPrChange w:id="315" w:author="Stickler, Mercedes M. (E3/LTRM)" w:date="2014-09-22T17:41:00Z">
              <w:tcPr>
                <w:tcW w:w="1800" w:type="dxa"/>
              </w:tcPr>
            </w:tcPrChange>
          </w:tcPr>
          <w:p w14:paraId="628D957C" w14:textId="77777777" w:rsidR="00736B28" w:rsidRPr="00DC552F" w:rsidRDefault="00736B28" w:rsidP="006E365E">
            <w:pPr>
              <w:contextualSpacing/>
              <w:jc w:val="center"/>
              <w:rPr>
                <w:ins w:id="316" w:author="Stickler, Mercedes M. (E3/LTRM)" w:date="2014-09-22T17:40:00Z"/>
                <w:sz w:val="20"/>
              </w:rPr>
            </w:pPr>
          </w:p>
        </w:tc>
        <w:tc>
          <w:tcPr>
            <w:tcW w:w="1800" w:type="dxa"/>
            <w:tcPrChange w:id="317" w:author="Stickler, Mercedes M. (E3/LTRM)" w:date="2014-09-22T17:41:00Z">
              <w:tcPr>
                <w:tcW w:w="1800" w:type="dxa"/>
              </w:tcPr>
            </w:tcPrChange>
          </w:tcPr>
          <w:p w14:paraId="6CACB3D9" w14:textId="77777777" w:rsidR="00736B28" w:rsidRPr="00DC552F" w:rsidRDefault="00736B28" w:rsidP="006E365E">
            <w:pPr>
              <w:contextualSpacing/>
              <w:jc w:val="center"/>
              <w:rPr>
                <w:ins w:id="318" w:author="Stickler, Mercedes M. (E3/LTRM)" w:date="2014-09-22T17:40:00Z"/>
                <w:sz w:val="20"/>
              </w:rPr>
            </w:pPr>
          </w:p>
        </w:tc>
        <w:tc>
          <w:tcPr>
            <w:tcW w:w="1800" w:type="dxa"/>
            <w:tcPrChange w:id="319" w:author="Stickler, Mercedes M. (E3/LTRM)" w:date="2014-09-22T17:41:00Z">
              <w:tcPr>
                <w:tcW w:w="1800" w:type="dxa"/>
              </w:tcPr>
            </w:tcPrChange>
          </w:tcPr>
          <w:p w14:paraId="04A0912F" w14:textId="3A2CC604" w:rsidR="00736B28" w:rsidRPr="00DC552F" w:rsidRDefault="00736B28" w:rsidP="006E365E">
            <w:pPr>
              <w:contextualSpacing/>
              <w:jc w:val="center"/>
              <w:rPr>
                <w:ins w:id="320" w:author="Stickler, Mercedes M. (E3/LTRM)" w:date="2014-09-22T17:40:00Z"/>
                <w:sz w:val="20"/>
              </w:rPr>
            </w:pPr>
          </w:p>
        </w:tc>
        <w:tc>
          <w:tcPr>
            <w:tcW w:w="1800" w:type="dxa"/>
            <w:tcPrChange w:id="321" w:author="Stickler, Mercedes M. (E3/LTRM)" w:date="2014-09-22T17:41:00Z">
              <w:tcPr>
                <w:tcW w:w="1800" w:type="dxa"/>
              </w:tcPr>
            </w:tcPrChange>
          </w:tcPr>
          <w:p w14:paraId="7B21175F" w14:textId="77777777" w:rsidR="00736B28" w:rsidRPr="00DC552F" w:rsidRDefault="00736B28" w:rsidP="006E365E">
            <w:pPr>
              <w:contextualSpacing/>
              <w:jc w:val="center"/>
              <w:rPr>
                <w:ins w:id="322" w:author="Stickler, Mercedes M. (E3/LTRM)" w:date="2014-09-22T17:41:00Z"/>
                <w:sz w:val="20"/>
              </w:rPr>
            </w:pPr>
          </w:p>
        </w:tc>
        <w:tc>
          <w:tcPr>
            <w:tcW w:w="1800" w:type="dxa"/>
            <w:tcPrChange w:id="323" w:author="Stickler, Mercedes M. (E3/LTRM)" w:date="2014-09-22T17:41:00Z">
              <w:tcPr>
                <w:tcW w:w="1800" w:type="dxa"/>
              </w:tcPr>
            </w:tcPrChange>
          </w:tcPr>
          <w:p w14:paraId="19D16793" w14:textId="6056C06E" w:rsidR="00736B28" w:rsidRPr="00DC552F" w:rsidRDefault="00736B28" w:rsidP="006E365E">
            <w:pPr>
              <w:contextualSpacing/>
              <w:jc w:val="center"/>
              <w:rPr>
                <w:sz w:val="20"/>
              </w:rPr>
            </w:pPr>
          </w:p>
        </w:tc>
        <w:tc>
          <w:tcPr>
            <w:tcW w:w="1440" w:type="dxa"/>
            <w:tcPrChange w:id="324" w:author="Stickler, Mercedes M. (E3/LTRM)" w:date="2014-09-22T17:41:00Z">
              <w:tcPr>
                <w:tcW w:w="1440" w:type="dxa"/>
              </w:tcPr>
            </w:tcPrChange>
          </w:tcPr>
          <w:p w14:paraId="27BE3E95" w14:textId="3B67D7DF" w:rsidR="00736B28" w:rsidRPr="00DC552F" w:rsidRDefault="00736B28" w:rsidP="006E365E">
            <w:pPr>
              <w:contextualSpacing/>
              <w:jc w:val="center"/>
              <w:rPr>
                <w:sz w:val="20"/>
              </w:rPr>
            </w:pPr>
          </w:p>
        </w:tc>
        <w:tc>
          <w:tcPr>
            <w:tcW w:w="2160" w:type="dxa"/>
            <w:tcPrChange w:id="325" w:author="Stickler, Mercedes M. (E3/LTRM)" w:date="2014-09-22T17:41:00Z">
              <w:tcPr>
                <w:tcW w:w="2160" w:type="dxa"/>
              </w:tcPr>
            </w:tcPrChange>
          </w:tcPr>
          <w:p w14:paraId="4542C7D0" w14:textId="77777777" w:rsidR="00736B28" w:rsidRPr="00DC552F" w:rsidRDefault="00736B28" w:rsidP="006E365E">
            <w:pPr>
              <w:contextualSpacing/>
              <w:jc w:val="center"/>
              <w:rPr>
                <w:sz w:val="20"/>
              </w:rPr>
            </w:pPr>
          </w:p>
        </w:tc>
        <w:tc>
          <w:tcPr>
            <w:tcW w:w="2520" w:type="dxa"/>
            <w:tcPrChange w:id="326" w:author="Stickler, Mercedes M. (E3/LTRM)" w:date="2014-09-22T17:41:00Z">
              <w:tcPr>
                <w:tcW w:w="2520" w:type="dxa"/>
              </w:tcPr>
            </w:tcPrChange>
          </w:tcPr>
          <w:p w14:paraId="2DF8490F" w14:textId="77777777" w:rsidR="00736B28" w:rsidRPr="00DC552F" w:rsidRDefault="00736B28" w:rsidP="006E365E">
            <w:pPr>
              <w:contextualSpacing/>
              <w:jc w:val="center"/>
              <w:rPr>
                <w:sz w:val="20"/>
              </w:rPr>
            </w:pPr>
          </w:p>
        </w:tc>
        <w:tc>
          <w:tcPr>
            <w:tcW w:w="2520" w:type="dxa"/>
            <w:tcPrChange w:id="327" w:author="Stickler, Mercedes M. (E3/LTRM)" w:date="2014-09-22T17:41:00Z">
              <w:tcPr>
                <w:tcW w:w="2520" w:type="dxa"/>
              </w:tcPr>
            </w:tcPrChange>
          </w:tcPr>
          <w:p w14:paraId="48739B3E" w14:textId="59B30E91" w:rsidR="00736B28" w:rsidRPr="00DC552F" w:rsidRDefault="00736B28" w:rsidP="006E365E">
            <w:pPr>
              <w:contextualSpacing/>
              <w:jc w:val="center"/>
              <w:rPr>
                <w:sz w:val="20"/>
              </w:rPr>
            </w:pPr>
          </w:p>
        </w:tc>
        <w:tc>
          <w:tcPr>
            <w:tcW w:w="1080" w:type="dxa"/>
            <w:tcPrChange w:id="328" w:author="Stickler, Mercedes M. (E3/LTRM)" w:date="2014-09-22T17:41:00Z">
              <w:tcPr>
                <w:tcW w:w="1080" w:type="dxa"/>
              </w:tcPr>
            </w:tcPrChange>
          </w:tcPr>
          <w:p w14:paraId="16176D72" w14:textId="77777777" w:rsidR="00736B28" w:rsidRPr="00DC552F" w:rsidRDefault="00736B28" w:rsidP="006E365E">
            <w:pPr>
              <w:contextualSpacing/>
              <w:jc w:val="center"/>
              <w:rPr>
                <w:sz w:val="20"/>
              </w:rPr>
            </w:pPr>
          </w:p>
        </w:tc>
        <w:tc>
          <w:tcPr>
            <w:tcW w:w="2160" w:type="dxa"/>
            <w:tcPrChange w:id="329" w:author="Stickler, Mercedes M. (E3/LTRM)" w:date="2014-09-22T17:41:00Z">
              <w:tcPr>
                <w:tcW w:w="2160" w:type="dxa"/>
              </w:tcPr>
            </w:tcPrChange>
          </w:tcPr>
          <w:p w14:paraId="1BCE72AD" w14:textId="77777777" w:rsidR="00736B28" w:rsidRPr="00DC552F" w:rsidRDefault="00736B28" w:rsidP="006E365E">
            <w:pPr>
              <w:contextualSpacing/>
              <w:jc w:val="center"/>
              <w:rPr>
                <w:sz w:val="20"/>
              </w:rPr>
            </w:pPr>
          </w:p>
        </w:tc>
      </w:tr>
      <w:tr w:rsidR="00736B28" w:rsidRPr="00DC552F" w14:paraId="0B013194" w14:textId="77777777" w:rsidTr="00736B28">
        <w:trPr>
          <w:trHeight w:val="54"/>
          <w:jc w:val="center"/>
          <w:trPrChange w:id="330" w:author="Stickler, Mercedes M. (E3/LTRM)" w:date="2014-09-22T17:41:00Z">
            <w:trPr>
              <w:trHeight w:val="54"/>
              <w:jc w:val="center"/>
            </w:trPr>
          </w:trPrChange>
        </w:trPr>
        <w:tc>
          <w:tcPr>
            <w:tcW w:w="714" w:type="dxa"/>
            <w:vMerge w:val="restart"/>
            <w:tcPrChange w:id="331" w:author="Stickler, Mercedes M. (E3/LTRM)" w:date="2014-09-22T17:41:00Z">
              <w:tcPr>
                <w:tcW w:w="714" w:type="dxa"/>
                <w:vMerge w:val="restart"/>
              </w:tcPr>
            </w:tcPrChange>
          </w:tcPr>
          <w:p w14:paraId="501FFA1C" w14:textId="77777777" w:rsidR="00736B28" w:rsidRPr="00DC552F" w:rsidRDefault="00736B28" w:rsidP="006E365E">
            <w:pPr>
              <w:contextualSpacing/>
              <w:jc w:val="center"/>
              <w:rPr>
                <w:b/>
                <w:sz w:val="20"/>
              </w:rPr>
            </w:pPr>
            <w:r w:rsidRPr="00DC552F">
              <w:rPr>
                <w:b/>
                <w:sz w:val="20"/>
              </w:rPr>
              <w:t>3</w:t>
            </w:r>
          </w:p>
        </w:tc>
        <w:tc>
          <w:tcPr>
            <w:tcW w:w="721" w:type="dxa"/>
            <w:vMerge w:val="restart"/>
            <w:tcPrChange w:id="332" w:author="Stickler, Mercedes M. (E3/LTRM)" w:date="2014-09-22T17:41:00Z">
              <w:tcPr>
                <w:tcW w:w="721" w:type="dxa"/>
                <w:vMerge w:val="restart"/>
              </w:tcPr>
            </w:tcPrChange>
          </w:tcPr>
          <w:p w14:paraId="75CADFF5" w14:textId="77777777" w:rsidR="00736B28" w:rsidRPr="00DC552F" w:rsidRDefault="00736B28" w:rsidP="006E365E">
            <w:pPr>
              <w:contextualSpacing/>
              <w:jc w:val="center"/>
              <w:rPr>
                <w:sz w:val="20"/>
              </w:rPr>
            </w:pPr>
          </w:p>
        </w:tc>
        <w:tc>
          <w:tcPr>
            <w:tcW w:w="1800" w:type="dxa"/>
            <w:tcPrChange w:id="333" w:author="Stickler, Mercedes M. (E3/LTRM)" w:date="2014-09-22T17:41:00Z">
              <w:tcPr>
                <w:tcW w:w="1800" w:type="dxa"/>
              </w:tcPr>
            </w:tcPrChange>
          </w:tcPr>
          <w:p w14:paraId="1CEFA8A0" w14:textId="77777777" w:rsidR="00736B28" w:rsidRPr="00DC552F" w:rsidRDefault="00736B28" w:rsidP="006E365E">
            <w:pPr>
              <w:contextualSpacing/>
              <w:jc w:val="center"/>
              <w:rPr>
                <w:ins w:id="334" w:author="Stickler, Mercedes M. (E3/LTRM)" w:date="2014-09-22T17:40:00Z"/>
                <w:sz w:val="20"/>
              </w:rPr>
            </w:pPr>
          </w:p>
        </w:tc>
        <w:tc>
          <w:tcPr>
            <w:tcW w:w="1800" w:type="dxa"/>
            <w:tcPrChange w:id="335" w:author="Stickler, Mercedes M. (E3/LTRM)" w:date="2014-09-22T17:41:00Z">
              <w:tcPr>
                <w:tcW w:w="1800" w:type="dxa"/>
              </w:tcPr>
            </w:tcPrChange>
          </w:tcPr>
          <w:p w14:paraId="3124C45D" w14:textId="77777777" w:rsidR="00736B28" w:rsidRPr="00DC552F" w:rsidRDefault="00736B28" w:rsidP="006E365E">
            <w:pPr>
              <w:contextualSpacing/>
              <w:jc w:val="center"/>
              <w:rPr>
                <w:ins w:id="336" w:author="Stickler, Mercedes M. (E3/LTRM)" w:date="2014-09-22T17:40:00Z"/>
                <w:sz w:val="20"/>
              </w:rPr>
            </w:pPr>
          </w:p>
        </w:tc>
        <w:tc>
          <w:tcPr>
            <w:tcW w:w="1800" w:type="dxa"/>
            <w:tcPrChange w:id="337" w:author="Stickler, Mercedes M. (E3/LTRM)" w:date="2014-09-22T17:41:00Z">
              <w:tcPr>
                <w:tcW w:w="1800" w:type="dxa"/>
              </w:tcPr>
            </w:tcPrChange>
          </w:tcPr>
          <w:p w14:paraId="6A8DED23" w14:textId="77777777" w:rsidR="00736B28" w:rsidRPr="00DC552F" w:rsidRDefault="00736B28" w:rsidP="006E365E">
            <w:pPr>
              <w:contextualSpacing/>
              <w:jc w:val="center"/>
              <w:rPr>
                <w:ins w:id="338" w:author="Stickler, Mercedes M. (E3/LTRM)" w:date="2014-09-22T17:40:00Z"/>
                <w:sz w:val="20"/>
              </w:rPr>
            </w:pPr>
          </w:p>
        </w:tc>
        <w:tc>
          <w:tcPr>
            <w:tcW w:w="1800" w:type="dxa"/>
            <w:tcPrChange w:id="339" w:author="Stickler, Mercedes M. (E3/LTRM)" w:date="2014-09-22T17:41:00Z">
              <w:tcPr>
                <w:tcW w:w="1800" w:type="dxa"/>
              </w:tcPr>
            </w:tcPrChange>
          </w:tcPr>
          <w:p w14:paraId="399E490B" w14:textId="387C8B10" w:rsidR="00736B28" w:rsidRPr="00DC552F" w:rsidRDefault="00736B28" w:rsidP="006E365E">
            <w:pPr>
              <w:contextualSpacing/>
              <w:jc w:val="center"/>
              <w:rPr>
                <w:ins w:id="340" w:author="Stickler, Mercedes M. (E3/LTRM)" w:date="2014-09-22T17:40:00Z"/>
                <w:sz w:val="20"/>
              </w:rPr>
            </w:pPr>
          </w:p>
        </w:tc>
        <w:tc>
          <w:tcPr>
            <w:tcW w:w="1800" w:type="dxa"/>
            <w:tcPrChange w:id="341" w:author="Stickler, Mercedes M. (E3/LTRM)" w:date="2014-09-22T17:41:00Z">
              <w:tcPr>
                <w:tcW w:w="1800" w:type="dxa"/>
              </w:tcPr>
            </w:tcPrChange>
          </w:tcPr>
          <w:p w14:paraId="40A0B39C" w14:textId="77777777" w:rsidR="00736B28" w:rsidRPr="00DC552F" w:rsidRDefault="00736B28" w:rsidP="006E365E">
            <w:pPr>
              <w:contextualSpacing/>
              <w:jc w:val="center"/>
              <w:rPr>
                <w:ins w:id="342" w:author="Stickler, Mercedes M. (E3/LTRM)" w:date="2014-09-22T17:41:00Z"/>
                <w:sz w:val="20"/>
              </w:rPr>
            </w:pPr>
          </w:p>
        </w:tc>
        <w:tc>
          <w:tcPr>
            <w:tcW w:w="1800" w:type="dxa"/>
            <w:tcPrChange w:id="343" w:author="Stickler, Mercedes M. (E3/LTRM)" w:date="2014-09-22T17:41:00Z">
              <w:tcPr>
                <w:tcW w:w="1800" w:type="dxa"/>
              </w:tcPr>
            </w:tcPrChange>
          </w:tcPr>
          <w:p w14:paraId="551F42F2" w14:textId="3F8A886E" w:rsidR="00736B28" w:rsidRPr="00DC552F" w:rsidRDefault="00736B28" w:rsidP="006E365E">
            <w:pPr>
              <w:contextualSpacing/>
              <w:jc w:val="center"/>
              <w:rPr>
                <w:sz w:val="20"/>
              </w:rPr>
            </w:pPr>
          </w:p>
        </w:tc>
        <w:tc>
          <w:tcPr>
            <w:tcW w:w="1440" w:type="dxa"/>
            <w:tcPrChange w:id="344" w:author="Stickler, Mercedes M. (E3/LTRM)" w:date="2014-09-22T17:41:00Z">
              <w:tcPr>
                <w:tcW w:w="1440" w:type="dxa"/>
              </w:tcPr>
            </w:tcPrChange>
          </w:tcPr>
          <w:p w14:paraId="02FEA767" w14:textId="117F20F0" w:rsidR="00736B28" w:rsidRPr="00DC552F" w:rsidRDefault="00736B28" w:rsidP="006E365E">
            <w:pPr>
              <w:contextualSpacing/>
              <w:jc w:val="center"/>
              <w:rPr>
                <w:sz w:val="20"/>
              </w:rPr>
            </w:pPr>
          </w:p>
        </w:tc>
        <w:tc>
          <w:tcPr>
            <w:tcW w:w="2160" w:type="dxa"/>
            <w:tcPrChange w:id="345" w:author="Stickler, Mercedes M. (E3/LTRM)" w:date="2014-09-22T17:41:00Z">
              <w:tcPr>
                <w:tcW w:w="2160" w:type="dxa"/>
              </w:tcPr>
            </w:tcPrChange>
          </w:tcPr>
          <w:p w14:paraId="0A0C2F77" w14:textId="77777777" w:rsidR="00736B28" w:rsidRPr="00DC552F" w:rsidRDefault="00736B28" w:rsidP="006E365E">
            <w:pPr>
              <w:contextualSpacing/>
              <w:jc w:val="center"/>
              <w:rPr>
                <w:sz w:val="20"/>
              </w:rPr>
            </w:pPr>
          </w:p>
        </w:tc>
        <w:tc>
          <w:tcPr>
            <w:tcW w:w="2520" w:type="dxa"/>
            <w:tcPrChange w:id="346" w:author="Stickler, Mercedes M. (E3/LTRM)" w:date="2014-09-22T17:41:00Z">
              <w:tcPr>
                <w:tcW w:w="2520" w:type="dxa"/>
              </w:tcPr>
            </w:tcPrChange>
          </w:tcPr>
          <w:p w14:paraId="108591BE" w14:textId="77777777" w:rsidR="00736B28" w:rsidRPr="00DC552F" w:rsidRDefault="00736B28" w:rsidP="006E365E">
            <w:pPr>
              <w:contextualSpacing/>
              <w:jc w:val="center"/>
              <w:rPr>
                <w:sz w:val="20"/>
              </w:rPr>
            </w:pPr>
          </w:p>
        </w:tc>
        <w:tc>
          <w:tcPr>
            <w:tcW w:w="2520" w:type="dxa"/>
            <w:tcPrChange w:id="347" w:author="Stickler, Mercedes M. (E3/LTRM)" w:date="2014-09-22T17:41:00Z">
              <w:tcPr>
                <w:tcW w:w="2520" w:type="dxa"/>
              </w:tcPr>
            </w:tcPrChange>
          </w:tcPr>
          <w:p w14:paraId="7E68D562" w14:textId="29179DC4" w:rsidR="00736B28" w:rsidRPr="00DC552F" w:rsidRDefault="00736B28" w:rsidP="006E365E">
            <w:pPr>
              <w:contextualSpacing/>
              <w:jc w:val="center"/>
              <w:rPr>
                <w:sz w:val="20"/>
              </w:rPr>
            </w:pPr>
          </w:p>
        </w:tc>
        <w:tc>
          <w:tcPr>
            <w:tcW w:w="1080" w:type="dxa"/>
            <w:tcPrChange w:id="348" w:author="Stickler, Mercedes M. (E3/LTRM)" w:date="2014-09-22T17:41:00Z">
              <w:tcPr>
                <w:tcW w:w="1080" w:type="dxa"/>
              </w:tcPr>
            </w:tcPrChange>
          </w:tcPr>
          <w:p w14:paraId="16CF0EF0" w14:textId="77777777" w:rsidR="00736B28" w:rsidRPr="00DC552F" w:rsidRDefault="00736B28" w:rsidP="006E365E">
            <w:pPr>
              <w:contextualSpacing/>
              <w:jc w:val="center"/>
              <w:rPr>
                <w:sz w:val="20"/>
              </w:rPr>
            </w:pPr>
          </w:p>
        </w:tc>
        <w:tc>
          <w:tcPr>
            <w:tcW w:w="2160" w:type="dxa"/>
            <w:tcPrChange w:id="349" w:author="Stickler, Mercedes M. (E3/LTRM)" w:date="2014-09-22T17:41:00Z">
              <w:tcPr>
                <w:tcW w:w="2160" w:type="dxa"/>
              </w:tcPr>
            </w:tcPrChange>
          </w:tcPr>
          <w:p w14:paraId="207CBAD2" w14:textId="77777777" w:rsidR="00736B28" w:rsidRPr="00DC552F" w:rsidRDefault="00736B28" w:rsidP="006E365E">
            <w:pPr>
              <w:contextualSpacing/>
              <w:jc w:val="center"/>
              <w:rPr>
                <w:sz w:val="20"/>
              </w:rPr>
            </w:pPr>
          </w:p>
        </w:tc>
      </w:tr>
      <w:tr w:rsidR="00736B28" w:rsidRPr="00DC552F" w14:paraId="7FD21A8C" w14:textId="77777777" w:rsidTr="00736B28">
        <w:trPr>
          <w:trHeight w:val="54"/>
          <w:jc w:val="center"/>
          <w:trPrChange w:id="350" w:author="Stickler, Mercedes M. (E3/LTRM)" w:date="2014-09-22T17:41:00Z">
            <w:trPr>
              <w:trHeight w:val="54"/>
              <w:jc w:val="center"/>
            </w:trPr>
          </w:trPrChange>
        </w:trPr>
        <w:tc>
          <w:tcPr>
            <w:tcW w:w="714" w:type="dxa"/>
            <w:vMerge/>
            <w:tcPrChange w:id="351" w:author="Stickler, Mercedes M. (E3/LTRM)" w:date="2014-09-22T17:41:00Z">
              <w:tcPr>
                <w:tcW w:w="714" w:type="dxa"/>
                <w:vMerge/>
              </w:tcPr>
            </w:tcPrChange>
          </w:tcPr>
          <w:p w14:paraId="47D7BD01" w14:textId="77777777" w:rsidR="00736B28" w:rsidRPr="00DC552F" w:rsidRDefault="00736B28" w:rsidP="006E365E">
            <w:pPr>
              <w:contextualSpacing/>
              <w:jc w:val="center"/>
              <w:rPr>
                <w:b/>
                <w:sz w:val="20"/>
              </w:rPr>
            </w:pPr>
          </w:p>
        </w:tc>
        <w:tc>
          <w:tcPr>
            <w:tcW w:w="721" w:type="dxa"/>
            <w:vMerge/>
            <w:tcPrChange w:id="352" w:author="Stickler, Mercedes M. (E3/LTRM)" w:date="2014-09-22T17:41:00Z">
              <w:tcPr>
                <w:tcW w:w="721" w:type="dxa"/>
                <w:vMerge/>
              </w:tcPr>
            </w:tcPrChange>
          </w:tcPr>
          <w:p w14:paraId="3A7A98B8" w14:textId="77777777" w:rsidR="00736B28" w:rsidRPr="00DC552F" w:rsidRDefault="00736B28" w:rsidP="006E365E">
            <w:pPr>
              <w:contextualSpacing/>
              <w:jc w:val="center"/>
              <w:rPr>
                <w:sz w:val="20"/>
              </w:rPr>
            </w:pPr>
          </w:p>
        </w:tc>
        <w:tc>
          <w:tcPr>
            <w:tcW w:w="1800" w:type="dxa"/>
            <w:tcPrChange w:id="353" w:author="Stickler, Mercedes M. (E3/LTRM)" w:date="2014-09-22T17:41:00Z">
              <w:tcPr>
                <w:tcW w:w="1800" w:type="dxa"/>
              </w:tcPr>
            </w:tcPrChange>
          </w:tcPr>
          <w:p w14:paraId="696CCF8D" w14:textId="77777777" w:rsidR="00736B28" w:rsidRPr="00DC552F" w:rsidRDefault="00736B28" w:rsidP="006E365E">
            <w:pPr>
              <w:contextualSpacing/>
              <w:jc w:val="center"/>
              <w:rPr>
                <w:ins w:id="354" w:author="Stickler, Mercedes M. (E3/LTRM)" w:date="2014-09-22T17:40:00Z"/>
                <w:sz w:val="20"/>
              </w:rPr>
            </w:pPr>
          </w:p>
        </w:tc>
        <w:tc>
          <w:tcPr>
            <w:tcW w:w="1800" w:type="dxa"/>
            <w:tcPrChange w:id="355" w:author="Stickler, Mercedes M. (E3/LTRM)" w:date="2014-09-22T17:41:00Z">
              <w:tcPr>
                <w:tcW w:w="1800" w:type="dxa"/>
              </w:tcPr>
            </w:tcPrChange>
          </w:tcPr>
          <w:p w14:paraId="0E63431F" w14:textId="77777777" w:rsidR="00736B28" w:rsidRPr="00DC552F" w:rsidRDefault="00736B28" w:rsidP="006E365E">
            <w:pPr>
              <w:contextualSpacing/>
              <w:jc w:val="center"/>
              <w:rPr>
                <w:ins w:id="356" w:author="Stickler, Mercedes M. (E3/LTRM)" w:date="2014-09-22T17:40:00Z"/>
                <w:sz w:val="20"/>
              </w:rPr>
            </w:pPr>
          </w:p>
        </w:tc>
        <w:tc>
          <w:tcPr>
            <w:tcW w:w="1800" w:type="dxa"/>
            <w:tcPrChange w:id="357" w:author="Stickler, Mercedes M. (E3/LTRM)" w:date="2014-09-22T17:41:00Z">
              <w:tcPr>
                <w:tcW w:w="1800" w:type="dxa"/>
              </w:tcPr>
            </w:tcPrChange>
          </w:tcPr>
          <w:p w14:paraId="1112A926" w14:textId="77777777" w:rsidR="00736B28" w:rsidRPr="00DC552F" w:rsidRDefault="00736B28" w:rsidP="006E365E">
            <w:pPr>
              <w:contextualSpacing/>
              <w:jc w:val="center"/>
              <w:rPr>
                <w:ins w:id="358" w:author="Stickler, Mercedes M. (E3/LTRM)" w:date="2014-09-22T17:40:00Z"/>
                <w:sz w:val="20"/>
              </w:rPr>
            </w:pPr>
          </w:p>
        </w:tc>
        <w:tc>
          <w:tcPr>
            <w:tcW w:w="1800" w:type="dxa"/>
            <w:tcPrChange w:id="359" w:author="Stickler, Mercedes M. (E3/LTRM)" w:date="2014-09-22T17:41:00Z">
              <w:tcPr>
                <w:tcW w:w="1800" w:type="dxa"/>
              </w:tcPr>
            </w:tcPrChange>
          </w:tcPr>
          <w:p w14:paraId="27B66910" w14:textId="61CF513F" w:rsidR="00736B28" w:rsidRPr="00DC552F" w:rsidRDefault="00736B28" w:rsidP="006E365E">
            <w:pPr>
              <w:contextualSpacing/>
              <w:jc w:val="center"/>
              <w:rPr>
                <w:ins w:id="360" w:author="Stickler, Mercedes M. (E3/LTRM)" w:date="2014-09-22T17:40:00Z"/>
                <w:sz w:val="20"/>
              </w:rPr>
            </w:pPr>
          </w:p>
        </w:tc>
        <w:tc>
          <w:tcPr>
            <w:tcW w:w="1800" w:type="dxa"/>
            <w:tcPrChange w:id="361" w:author="Stickler, Mercedes M. (E3/LTRM)" w:date="2014-09-22T17:41:00Z">
              <w:tcPr>
                <w:tcW w:w="1800" w:type="dxa"/>
              </w:tcPr>
            </w:tcPrChange>
          </w:tcPr>
          <w:p w14:paraId="47B4AAB3" w14:textId="77777777" w:rsidR="00736B28" w:rsidRPr="00DC552F" w:rsidRDefault="00736B28" w:rsidP="006E365E">
            <w:pPr>
              <w:contextualSpacing/>
              <w:jc w:val="center"/>
              <w:rPr>
                <w:ins w:id="362" w:author="Stickler, Mercedes M. (E3/LTRM)" w:date="2014-09-22T17:41:00Z"/>
                <w:sz w:val="20"/>
              </w:rPr>
            </w:pPr>
          </w:p>
        </w:tc>
        <w:tc>
          <w:tcPr>
            <w:tcW w:w="1800" w:type="dxa"/>
            <w:tcPrChange w:id="363" w:author="Stickler, Mercedes M. (E3/LTRM)" w:date="2014-09-22T17:41:00Z">
              <w:tcPr>
                <w:tcW w:w="1800" w:type="dxa"/>
              </w:tcPr>
            </w:tcPrChange>
          </w:tcPr>
          <w:p w14:paraId="6E07139C" w14:textId="701744BB" w:rsidR="00736B28" w:rsidRPr="00DC552F" w:rsidRDefault="00736B28" w:rsidP="006E365E">
            <w:pPr>
              <w:contextualSpacing/>
              <w:jc w:val="center"/>
              <w:rPr>
                <w:sz w:val="20"/>
              </w:rPr>
            </w:pPr>
          </w:p>
        </w:tc>
        <w:tc>
          <w:tcPr>
            <w:tcW w:w="1440" w:type="dxa"/>
            <w:tcPrChange w:id="364" w:author="Stickler, Mercedes M. (E3/LTRM)" w:date="2014-09-22T17:41:00Z">
              <w:tcPr>
                <w:tcW w:w="1440" w:type="dxa"/>
              </w:tcPr>
            </w:tcPrChange>
          </w:tcPr>
          <w:p w14:paraId="0C419E05" w14:textId="2B581AC0" w:rsidR="00736B28" w:rsidRPr="00DC552F" w:rsidRDefault="00736B28" w:rsidP="006E365E">
            <w:pPr>
              <w:contextualSpacing/>
              <w:jc w:val="center"/>
              <w:rPr>
                <w:sz w:val="20"/>
              </w:rPr>
            </w:pPr>
          </w:p>
        </w:tc>
        <w:tc>
          <w:tcPr>
            <w:tcW w:w="2160" w:type="dxa"/>
            <w:tcPrChange w:id="365" w:author="Stickler, Mercedes M. (E3/LTRM)" w:date="2014-09-22T17:41:00Z">
              <w:tcPr>
                <w:tcW w:w="2160" w:type="dxa"/>
              </w:tcPr>
            </w:tcPrChange>
          </w:tcPr>
          <w:p w14:paraId="5D266B87" w14:textId="77777777" w:rsidR="00736B28" w:rsidRPr="00DC552F" w:rsidRDefault="00736B28" w:rsidP="006E365E">
            <w:pPr>
              <w:contextualSpacing/>
              <w:jc w:val="center"/>
              <w:rPr>
                <w:sz w:val="20"/>
              </w:rPr>
            </w:pPr>
          </w:p>
        </w:tc>
        <w:tc>
          <w:tcPr>
            <w:tcW w:w="2520" w:type="dxa"/>
            <w:tcPrChange w:id="366" w:author="Stickler, Mercedes M. (E3/LTRM)" w:date="2014-09-22T17:41:00Z">
              <w:tcPr>
                <w:tcW w:w="2520" w:type="dxa"/>
              </w:tcPr>
            </w:tcPrChange>
          </w:tcPr>
          <w:p w14:paraId="25F8032B" w14:textId="77777777" w:rsidR="00736B28" w:rsidRPr="00DC552F" w:rsidRDefault="00736B28" w:rsidP="006E365E">
            <w:pPr>
              <w:contextualSpacing/>
              <w:jc w:val="center"/>
              <w:rPr>
                <w:sz w:val="20"/>
              </w:rPr>
            </w:pPr>
          </w:p>
        </w:tc>
        <w:tc>
          <w:tcPr>
            <w:tcW w:w="2520" w:type="dxa"/>
            <w:tcPrChange w:id="367" w:author="Stickler, Mercedes M. (E3/LTRM)" w:date="2014-09-22T17:41:00Z">
              <w:tcPr>
                <w:tcW w:w="2520" w:type="dxa"/>
              </w:tcPr>
            </w:tcPrChange>
          </w:tcPr>
          <w:p w14:paraId="4C57CAC1" w14:textId="6F34F1A0" w:rsidR="00736B28" w:rsidRPr="00DC552F" w:rsidRDefault="00736B28" w:rsidP="006E365E">
            <w:pPr>
              <w:contextualSpacing/>
              <w:jc w:val="center"/>
              <w:rPr>
                <w:sz w:val="20"/>
              </w:rPr>
            </w:pPr>
          </w:p>
        </w:tc>
        <w:tc>
          <w:tcPr>
            <w:tcW w:w="1080" w:type="dxa"/>
            <w:tcPrChange w:id="368" w:author="Stickler, Mercedes M. (E3/LTRM)" w:date="2014-09-22T17:41:00Z">
              <w:tcPr>
                <w:tcW w:w="1080" w:type="dxa"/>
              </w:tcPr>
            </w:tcPrChange>
          </w:tcPr>
          <w:p w14:paraId="5F0A3D01" w14:textId="77777777" w:rsidR="00736B28" w:rsidRPr="00DC552F" w:rsidRDefault="00736B28" w:rsidP="006E365E">
            <w:pPr>
              <w:contextualSpacing/>
              <w:jc w:val="center"/>
              <w:rPr>
                <w:sz w:val="20"/>
              </w:rPr>
            </w:pPr>
          </w:p>
        </w:tc>
        <w:tc>
          <w:tcPr>
            <w:tcW w:w="2160" w:type="dxa"/>
            <w:tcPrChange w:id="369" w:author="Stickler, Mercedes M. (E3/LTRM)" w:date="2014-09-22T17:41:00Z">
              <w:tcPr>
                <w:tcW w:w="2160" w:type="dxa"/>
              </w:tcPr>
            </w:tcPrChange>
          </w:tcPr>
          <w:p w14:paraId="26D348F9" w14:textId="77777777" w:rsidR="00736B28" w:rsidRPr="00DC552F" w:rsidRDefault="00736B28" w:rsidP="006E365E">
            <w:pPr>
              <w:contextualSpacing/>
              <w:jc w:val="center"/>
              <w:rPr>
                <w:sz w:val="20"/>
              </w:rPr>
            </w:pPr>
          </w:p>
        </w:tc>
      </w:tr>
      <w:tr w:rsidR="00736B28" w:rsidRPr="00DC552F" w14:paraId="62E0BAB8" w14:textId="77777777" w:rsidTr="00736B28">
        <w:trPr>
          <w:trHeight w:val="54"/>
          <w:jc w:val="center"/>
          <w:trPrChange w:id="370" w:author="Stickler, Mercedes M. (E3/LTRM)" w:date="2014-09-22T17:41:00Z">
            <w:trPr>
              <w:trHeight w:val="54"/>
              <w:jc w:val="center"/>
            </w:trPr>
          </w:trPrChange>
        </w:trPr>
        <w:tc>
          <w:tcPr>
            <w:tcW w:w="714" w:type="dxa"/>
            <w:vMerge/>
            <w:tcPrChange w:id="371" w:author="Stickler, Mercedes M. (E3/LTRM)" w:date="2014-09-22T17:41:00Z">
              <w:tcPr>
                <w:tcW w:w="714" w:type="dxa"/>
                <w:vMerge/>
              </w:tcPr>
            </w:tcPrChange>
          </w:tcPr>
          <w:p w14:paraId="3A516FAF" w14:textId="77777777" w:rsidR="00736B28" w:rsidRPr="00DC552F" w:rsidRDefault="00736B28" w:rsidP="006E365E">
            <w:pPr>
              <w:contextualSpacing/>
              <w:jc w:val="center"/>
              <w:rPr>
                <w:b/>
                <w:sz w:val="20"/>
              </w:rPr>
            </w:pPr>
          </w:p>
        </w:tc>
        <w:tc>
          <w:tcPr>
            <w:tcW w:w="721" w:type="dxa"/>
            <w:vMerge/>
            <w:tcPrChange w:id="372" w:author="Stickler, Mercedes M. (E3/LTRM)" w:date="2014-09-22T17:41:00Z">
              <w:tcPr>
                <w:tcW w:w="721" w:type="dxa"/>
                <w:vMerge/>
              </w:tcPr>
            </w:tcPrChange>
          </w:tcPr>
          <w:p w14:paraId="61366C1B" w14:textId="77777777" w:rsidR="00736B28" w:rsidRPr="00DC552F" w:rsidRDefault="00736B28" w:rsidP="006E365E">
            <w:pPr>
              <w:contextualSpacing/>
              <w:jc w:val="center"/>
              <w:rPr>
                <w:sz w:val="20"/>
              </w:rPr>
            </w:pPr>
          </w:p>
        </w:tc>
        <w:tc>
          <w:tcPr>
            <w:tcW w:w="1800" w:type="dxa"/>
            <w:tcPrChange w:id="373" w:author="Stickler, Mercedes M. (E3/LTRM)" w:date="2014-09-22T17:41:00Z">
              <w:tcPr>
                <w:tcW w:w="1800" w:type="dxa"/>
              </w:tcPr>
            </w:tcPrChange>
          </w:tcPr>
          <w:p w14:paraId="700DAAE3" w14:textId="77777777" w:rsidR="00736B28" w:rsidRPr="00DC552F" w:rsidRDefault="00736B28" w:rsidP="006E365E">
            <w:pPr>
              <w:contextualSpacing/>
              <w:jc w:val="center"/>
              <w:rPr>
                <w:ins w:id="374" w:author="Stickler, Mercedes M. (E3/LTRM)" w:date="2014-09-22T17:40:00Z"/>
                <w:sz w:val="20"/>
              </w:rPr>
            </w:pPr>
          </w:p>
        </w:tc>
        <w:tc>
          <w:tcPr>
            <w:tcW w:w="1800" w:type="dxa"/>
            <w:tcPrChange w:id="375" w:author="Stickler, Mercedes M. (E3/LTRM)" w:date="2014-09-22T17:41:00Z">
              <w:tcPr>
                <w:tcW w:w="1800" w:type="dxa"/>
              </w:tcPr>
            </w:tcPrChange>
          </w:tcPr>
          <w:p w14:paraId="5761C072" w14:textId="77777777" w:rsidR="00736B28" w:rsidRPr="00DC552F" w:rsidRDefault="00736B28" w:rsidP="006E365E">
            <w:pPr>
              <w:contextualSpacing/>
              <w:jc w:val="center"/>
              <w:rPr>
                <w:ins w:id="376" w:author="Stickler, Mercedes M. (E3/LTRM)" w:date="2014-09-22T17:40:00Z"/>
                <w:sz w:val="20"/>
              </w:rPr>
            </w:pPr>
          </w:p>
        </w:tc>
        <w:tc>
          <w:tcPr>
            <w:tcW w:w="1800" w:type="dxa"/>
            <w:tcPrChange w:id="377" w:author="Stickler, Mercedes M. (E3/LTRM)" w:date="2014-09-22T17:41:00Z">
              <w:tcPr>
                <w:tcW w:w="1800" w:type="dxa"/>
              </w:tcPr>
            </w:tcPrChange>
          </w:tcPr>
          <w:p w14:paraId="5C20CA87" w14:textId="77777777" w:rsidR="00736B28" w:rsidRPr="00DC552F" w:rsidRDefault="00736B28" w:rsidP="006E365E">
            <w:pPr>
              <w:contextualSpacing/>
              <w:jc w:val="center"/>
              <w:rPr>
                <w:ins w:id="378" w:author="Stickler, Mercedes M. (E3/LTRM)" w:date="2014-09-22T17:40:00Z"/>
                <w:sz w:val="20"/>
              </w:rPr>
            </w:pPr>
          </w:p>
        </w:tc>
        <w:tc>
          <w:tcPr>
            <w:tcW w:w="1800" w:type="dxa"/>
            <w:tcPrChange w:id="379" w:author="Stickler, Mercedes M. (E3/LTRM)" w:date="2014-09-22T17:41:00Z">
              <w:tcPr>
                <w:tcW w:w="1800" w:type="dxa"/>
              </w:tcPr>
            </w:tcPrChange>
          </w:tcPr>
          <w:p w14:paraId="5E664A49" w14:textId="13EFC2B7" w:rsidR="00736B28" w:rsidRPr="00DC552F" w:rsidRDefault="00736B28" w:rsidP="006E365E">
            <w:pPr>
              <w:contextualSpacing/>
              <w:jc w:val="center"/>
              <w:rPr>
                <w:ins w:id="380" w:author="Stickler, Mercedes M. (E3/LTRM)" w:date="2014-09-22T17:40:00Z"/>
                <w:sz w:val="20"/>
              </w:rPr>
            </w:pPr>
          </w:p>
        </w:tc>
        <w:tc>
          <w:tcPr>
            <w:tcW w:w="1800" w:type="dxa"/>
            <w:tcPrChange w:id="381" w:author="Stickler, Mercedes M. (E3/LTRM)" w:date="2014-09-22T17:41:00Z">
              <w:tcPr>
                <w:tcW w:w="1800" w:type="dxa"/>
              </w:tcPr>
            </w:tcPrChange>
          </w:tcPr>
          <w:p w14:paraId="629D33BF" w14:textId="77777777" w:rsidR="00736B28" w:rsidRPr="00DC552F" w:rsidRDefault="00736B28" w:rsidP="006E365E">
            <w:pPr>
              <w:contextualSpacing/>
              <w:jc w:val="center"/>
              <w:rPr>
                <w:ins w:id="382" w:author="Stickler, Mercedes M. (E3/LTRM)" w:date="2014-09-22T17:41:00Z"/>
                <w:sz w:val="20"/>
              </w:rPr>
            </w:pPr>
          </w:p>
        </w:tc>
        <w:tc>
          <w:tcPr>
            <w:tcW w:w="1800" w:type="dxa"/>
            <w:tcPrChange w:id="383" w:author="Stickler, Mercedes M. (E3/LTRM)" w:date="2014-09-22T17:41:00Z">
              <w:tcPr>
                <w:tcW w:w="1800" w:type="dxa"/>
              </w:tcPr>
            </w:tcPrChange>
          </w:tcPr>
          <w:p w14:paraId="2574028F" w14:textId="79057D19" w:rsidR="00736B28" w:rsidRPr="00DC552F" w:rsidRDefault="00736B28" w:rsidP="006E365E">
            <w:pPr>
              <w:contextualSpacing/>
              <w:jc w:val="center"/>
              <w:rPr>
                <w:sz w:val="20"/>
              </w:rPr>
            </w:pPr>
          </w:p>
        </w:tc>
        <w:tc>
          <w:tcPr>
            <w:tcW w:w="1440" w:type="dxa"/>
            <w:tcPrChange w:id="384" w:author="Stickler, Mercedes M. (E3/LTRM)" w:date="2014-09-22T17:41:00Z">
              <w:tcPr>
                <w:tcW w:w="1440" w:type="dxa"/>
              </w:tcPr>
            </w:tcPrChange>
          </w:tcPr>
          <w:p w14:paraId="7FDE3859" w14:textId="20883C0A" w:rsidR="00736B28" w:rsidRPr="00DC552F" w:rsidRDefault="00736B28" w:rsidP="006E365E">
            <w:pPr>
              <w:contextualSpacing/>
              <w:jc w:val="center"/>
              <w:rPr>
                <w:sz w:val="20"/>
              </w:rPr>
            </w:pPr>
          </w:p>
        </w:tc>
        <w:tc>
          <w:tcPr>
            <w:tcW w:w="2160" w:type="dxa"/>
            <w:tcPrChange w:id="385" w:author="Stickler, Mercedes M. (E3/LTRM)" w:date="2014-09-22T17:41:00Z">
              <w:tcPr>
                <w:tcW w:w="2160" w:type="dxa"/>
              </w:tcPr>
            </w:tcPrChange>
          </w:tcPr>
          <w:p w14:paraId="744B4503" w14:textId="77777777" w:rsidR="00736B28" w:rsidRPr="00DC552F" w:rsidRDefault="00736B28" w:rsidP="006E365E">
            <w:pPr>
              <w:contextualSpacing/>
              <w:jc w:val="center"/>
              <w:rPr>
                <w:sz w:val="20"/>
              </w:rPr>
            </w:pPr>
          </w:p>
        </w:tc>
        <w:tc>
          <w:tcPr>
            <w:tcW w:w="2520" w:type="dxa"/>
            <w:tcPrChange w:id="386" w:author="Stickler, Mercedes M. (E3/LTRM)" w:date="2014-09-22T17:41:00Z">
              <w:tcPr>
                <w:tcW w:w="2520" w:type="dxa"/>
              </w:tcPr>
            </w:tcPrChange>
          </w:tcPr>
          <w:p w14:paraId="06A37862" w14:textId="77777777" w:rsidR="00736B28" w:rsidRPr="00DC552F" w:rsidRDefault="00736B28" w:rsidP="006E365E">
            <w:pPr>
              <w:contextualSpacing/>
              <w:jc w:val="center"/>
              <w:rPr>
                <w:sz w:val="20"/>
              </w:rPr>
            </w:pPr>
          </w:p>
        </w:tc>
        <w:tc>
          <w:tcPr>
            <w:tcW w:w="2520" w:type="dxa"/>
            <w:tcPrChange w:id="387" w:author="Stickler, Mercedes M. (E3/LTRM)" w:date="2014-09-22T17:41:00Z">
              <w:tcPr>
                <w:tcW w:w="2520" w:type="dxa"/>
              </w:tcPr>
            </w:tcPrChange>
          </w:tcPr>
          <w:p w14:paraId="0B24A7CB" w14:textId="369E5C64" w:rsidR="00736B28" w:rsidRPr="00DC552F" w:rsidRDefault="00736B28" w:rsidP="006E365E">
            <w:pPr>
              <w:contextualSpacing/>
              <w:jc w:val="center"/>
              <w:rPr>
                <w:sz w:val="20"/>
              </w:rPr>
            </w:pPr>
          </w:p>
        </w:tc>
        <w:tc>
          <w:tcPr>
            <w:tcW w:w="1080" w:type="dxa"/>
            <w:tcPrChange w:id="388" w:author="Stickler, Mercedes M. (E3/LTRM)" w:date="2014-09-22T17:41:00Z">
              <w:tcPr>
                <w:tcW w:w="1080" w:type="dxa"/>
              </w:tcPr>
            </w:tcPrChange>
          </w:tcPr>
          <w:p w14:paraId="1845DB29" w14:textId="77777777" w:rsidR="00736B28" w:rsidRPr="00DC552F" w:rsidRDefault="00736B28" w:rsidP="006E365E">
            <w:pPr>
              <w:contextualSpacing/>
              <w:jc w:val="center"/>
              <w:rPr>
                <w:sz w:val="20"/>
              </w:rPr>
            </w:pPr>
          </w:p>
        </w:tc>
        <w:tc>
          <w:tcPr>
            <w:tcW w:w="2160" w:type="dxa"/>
            <w:tcPrChange w:id="389" w:author="Stickler, Mercedes M. (E3/LTRM)" w:date="2014-09-22T17:41:00Z">
              <w:tcPr>
                <w:tcW w:w="2160" w:type="dxa"/>
              </w:tcPr>
            </w:tcPrChange>
          </w:tcPr>
          <w:p w14:paraId="4AF56127" w14:textId="77777777" w:rsidR="00736B28" w:rsidRPr="00DC552F" w:rsidRDefault="00736B28" w:rsidP="006E365E">
            <w:pPr>
              <w:contextualSpacing/>
              <w:jc w:val="center"/>
              <w:rPr>
                <w:sz w:val="20"/>
              </w:rPr>
            </w:pPr>
          </w:p>
        </w:tc>
      </w:tr>
      <w:tr w:rsidR="00736B28" w:rsidRPr="00DC552F" w14:paraId="72FCC4EF" w14:textId="77777777" w:rsidTr="00736B28">
        <w:trPr>
          <w:trHeight w:val="54"/>
          <w:jc w:val="center"/>
          <w:trPrChange w:id="390" w:author="Stickler, Mercedes M. (E3/LTRM)" w:date="2014-09-22T17:41:00Z">
            <w:trPr>
              <w:trHeight w:val="54"/>
              <w:jc w:val="center"/>
            </w:trPr>
          </w:trPrChange>
        </w:trPr>
        <w:tc>
          <w:tcPr>
            <w:tcW w:w="714" w:type="dxa"/>
            <w:vMerge/>
            <w:tcPrChange w:id="391" w:author="Stickler, Mercedes M. (E3/LTRM)" w:date="2014-09-22T17:41:00Z">
              <w:tcPr>
                <w:tcW w:w="714" w:type="dxa"/>
                <w:vMerge/>
              </w:tcPr>
            </w:tcPrChange>
          </w:tcPr>
          <w:p w14:paraId="626803C7" w14:textId="77777777" w:rsidR="00736B28" w:rsidRPr="00DC552F" w:rsidRDefault="00736B28" w:rsidP="006E365E">
            <w:pPr>
              <w:contextualSpacing/>
              <w:jc w:val="center"/>
              <w:rPr>
                <w:b/>
                <w:sz w:val="20"/>
              </w:rPr>
            </w:pPr>
          </w:p>
        </w:tc>
        <w:tc>
          <w:tcPr>
            <w:tcW w:w="721" w:type="dxa"/>
            <w:vMerge/>
            <w:tcPrChange w:id="392" w:author="Stickler, Mercedes M. (E3/LTRM)" w:date="2014-09-22T17:41:00Z">
              <w:tcPr>
                <w:tcW w:w="721" w:type="dxa"/>
                <w:vMerge/>
              </w:tcPr>
            </w:tcPrChange>
          </w:tcPr>
          <w:p w14:paraId="4B65C874" w14:textId="77777777" w:rsidR="00736B28" w:rsidRPr="00DC552F" w:rsidRDefault="00736B28" w:rsidP="006E365E">
            <w:pPr>
              <w:contextualSpacing/>
              <w:jc w:val="center"/>
              <w:rPr>
                <w:sz w:val="20"/>
              </w:rPr>
            </w:pPr>
          </w:p>
        </w:tc>
        <w:tc>
          <w:tcPr>
            <w:tcW w:w="1800" w:type="dxa"/>
            <w:tcPrChange w:id="393" w:author="Stickler, Mercedes M. (E3/LTRM)" w:date="2014-09-22T17:41:00Z">
              <w:tcPr>
                <w:tcW w:w="1800" w:type="dxa"/>
              </w:tcPr>
            </w:tcPrChange>
          </w:tcPr>
          <w:p w14:paraId="1F7EB41D" w14:textId="77777777" w:rsidR="00736B28" w:rsidRPr="00DC552F" w:rsidRDefault="00736B28" w:rsidP="006E365E">
            <w:pPr>
              <w:contextualSpacing/>
              <w:jc w:val="center"/>
              <w:rPr>
                <w:ins w:id="394" w:author="Stickler, Mercedes M. (E3/LTRM)" w:date="2014-09-22T17:40:00Z"/>
                <w:sz w:val="20"/>
              </w:rPr>
            </w:pPr>
          </w:p>
        </w:tc>
        <w:tc>
          <w:tcPr>
            <w:tcW w:w="1800" w:type="dxa"/>
            <w:tcPrChange w:id="395" w:author="Stickler, Mercedes M. (E3/LTRM)" w:date="2014-09-22T17:41:00Z">
              <w:tcPr>
                <w:tcW w:w="1800" w:type="dxa"/>
              </w:tcPr>
            </w:tcPrChange>
          </w:tcPr>
          <w:p w14:paraId="5AD079C0" w14:textId="77777777" w:rsidR="00736B28" w:rsidRPr="00DC552F" w:rsidRDefault="00736B28" w:rsidP="006E365E">
            <w:pPr>
              <w:contextualSpacing/>
              <w:jc w:val="center"/>
              <w:rPr>
                <w:ins w:id="396" w:author="Stickler, Mercedes M. (E3/LTRM)" w:date="2014-09-22T17:40:00Z"/>
                <w:sz w:val="20"/>
              </w:rPr>
            </w:pPr>
          </w:p>
        </w:tc>
        <w:tc>
          <w:tcPr>
            <w:tcW w:w="1800" w:type="dxa"/>
            <w:tcPrChange w:id="397" w:author="Stickler, Mercedes M. (E3/LTRM)" w:date="2014-09-22T17:41:00Z">
              <w:tcPr>
                <w:tcW w:w="1800" w:type="dxa"/>
              </w:tcPr>
            </w:tcPrChange>
          </w:tcPr>
          <w:p w14:paraId="0ADBA3F4" w14:textId="77777777" w:rsidR="00736B28" w:rsidRPr="00DC552F" w:rsidRDefault="00736B28" w:rsidP="006E365E">
            <w:pPr>
              <w:contextualSpacing/>
              <w:jc w:val="center"/>
              <w:rPr>
                <w:ins w:id="398" w:author="Stickler, Mercedes M. (E3/LTRM)" w:date="2014-09-22T17:40:00Z"/>
                <w:sz w:val="20"/>
              </w:rPr>
            </w:pPr>
          </w:p>
        </w:tc>
        <w:tc>
          <w:tcPr>
            <w:tcW w:w="1800" w:type="dxa"/>
            <w:tcPrChange w:id="399" w:author="Stickler, Mercedes M. (E3/LTRM)" w:date="2014-09-22T17:41:00Z">
              <w:tcPr>
                <w:tcW w:w="1800" w:type="dxa"/>
              </w:tcPr>
            </w:tcPrChange>
          </w:tcPr>
          <w:p w14:paraId="563999BC" w14:textId="71067335" w:rsidR="00736B28" w:rsidRPr="00DC552F" w:rsidRDefault="00736B28" w:rsidP="006E365E">
            <w:pPr>
              <w:contextualSpacing/>
              <w:jc w:val="center"/>
              <w:rPr>
                <w:ins w:id="400" w:author="Stickler, Mercedes M. (E3/LTRM)" w:date="2014-09-22T17:40:00Z"/>
                <w:sz w:val="20"/>
              </w:rPr>
            </w:pPr>
          </w:p>
        </w:tc>
        <w:tc>
          <w:tcPr>
            <w:tcW w:w="1800" w:type="dxa"/>
            <w:tcPrChange w:id="401" w:author="Stickler, Mercedes M. (E3/LTRM)" w:date="2014-09-22T17:41:00Z">
              <w:tcPr>
                <w:tcW w:w="1800" w:type="dxa"/>
              </w:tcPr>
            </w:tcPrChange>
          </w:tcPr>
          <w:p w14:paraId="2D835C77" w14:textId="77777777" w:rsidR="00736B28" w:rsidRPr="00DC552F" w:rsidRDefault="00736B28" w:rsidP="006E365E">
            <w:pPr>
              <w:contextualSpacing/>
              <w:jc w:val="center"/>
              <w:rPr>
                <w:ins w:id="402" w:author="Stickler, Mercedes M. (E3/LTRM)" w:date="2014-09-22T17:41:00Z"/>
                <w:sz w:val="20"/>
              </w:rPr>
            </w:pPr>
          </w:p>
        </w:tc>
        <w:tc>
          <w:tcPr>
            <w:tcW w:w="1800" w:type="dxa"/>
            <w:tcPrChange w:id="403" w:author="Stickler, Mercedes M. (E3/LTRM)" w:date="2014-09-22T17:41:00Z">
              <w:tcPr>
                <w:tcW w:w="1800" w:type="dxa"/>
              </w:tcPr>
            </w:tcPrChange>
          </w:tcPr>
          <w:p w14:paraId="13CA8CD5" w14:textId="43D71668" w:rsidR="00736B28" w:rsidRPr="00DC552F" w:rsidRDefault="00736B28" w:rsidP="006E365E">
            <w:pPr>
              <w:contextualSpacing/>
              <w:jc w:val="center"/>
              <w:rPr>
                <w:sz w:val="20"/>
              </w:rPr>
            </w:pPr>
          </w:p>
        </w:tc>
        <w:tc>
          <w:tcPr>
            <w:tcW w:w="1440" w:type="dxa"/>
            <w:tcPrChange w:id="404" w:author="Stickler, Mercedes M. (E3/LTRM)" w:date="2014-09-22T17:41:00Z">
              <w:tcPr>
                <w:tcW w:w="1440" w:type="dxa"/>
              </w:tcPr>
            </w:tcPrChange>
          </w:tcPr>
          <w:p w14:paraId="1AC7D7D8" w14:textId="6E92E0E4" w:rsidR="00736B28" w:rsidRPr="00DC552F" w:rsidRDefault="00736B28" w:rsidP="006E365E">
            <w:pPr>
              <w:contextualSpacing/>
              <w:jc w:val="center"/>
              <w:rPr>
                <w:sz w:val="20"/>
              </w:rPr>
            </w:pPr>
          </w:p>
        </w:tc>
        <w:tc>
          <w:tcPr>
            <w:tcW w:w="2160" w:type="dxa"/>
            <w:tcPrChange w:id="405" w:author="Stickler, Mercedes M. (E3/LTRM)" w:date="2014-09-22T17:41:00Z">
              <w:tcPr>
                <w:tcW w:w="2160" w:type="dxa"/>
              </w:tcPr>
            </w:tcPrChange>
          </w:tcPr>
          <w:p w14:paraId="721C0624" w14:textId="77777777" w:rsidR="00736B28" w:rsidRPr="00DC552F" w:rsidRDefault="00736B28" w:rsidP="006E365E">
            <w:pPr>
              <w:contextualSpacing/>
              <w:jc w:val="center"/>
              <w:rPr>
                <w:sz w:val="20"/>
              </w:rPr>
            </w:pPr>
          </w:p>
        </w:tc>
        <w:tc>
          <w:tcPr>
            <w:tcW w:w="2520" w:type="dxa"/>
            <w:tcPrChange w:id="406" w:author="Stickler, Mercedes M. (E3/LTRM)" w:date="2014-09-22T17:41:00Z">
              <w:tcPr>
                <w:tcW w:w="2520" w:type="dxa"/>
              </w:tcPr>
            </w:tcPrChange>
          </w:tcPr>
          <w:p w14:paraId="382498D3" w14:textId="77777777" w:rsidR="00736B28" w:rsidRPr="00DC552F" w:rsidRDefault="00736B28" w:rsidP="006E365E">
            <w:pPr>
              <w:contextualSpacing/>
              <w:jc w:val="center"/>
              <w:rPr>
                <w:sz w:val="20"/>
              </w:rPr>
            </w:pPr>
          </w:p>
        </w:tc>
        <w:tc>
          <w:tcPr>
            <w:tcW w:w="2520" w:type="dxa"/>
            <w:tcPrChange w:id="407" w:author="Stickler, Mercedes M. (E3/LTRM)" w:date="2014-09-22T17:41:00Z">
              <w:tcPr>
                <w:tcW w:w="2520" w:type="dxa"/>
              </w:tcPr>
            </w:tcPrChange>
          </w:tcPr>
          <w:p w14:paraId="7FB03ACD" w14:textId="484DF77B" w:rsidR="00736B28" w:rsidRPr="00DC552F" w:rsidRDefault="00736B28" w:rsidP="006E365E">
            <w:pPr>
              <w:contextualSpacing/>
              <w:jc w:val="center"/>
              <w:rPr>
                <w:sz w:val="20"/>
              </w:rPr>
            </w:pPr>
          </w:p>
        </w:tc>
        <w:tc>
          <w:tcPr>
            <w:tcW w:w="1080" w:type="dxa"/>
            <w:tcPrChange w:id="408" w:author="Stickler, Mercedes M. (E3/LTRM)" w:date="2014-09-22T17:41:00Z">
              <w:tcPr>
                <w:tcW w:w="1080" w:type="dxa"/>
              </w:tcPr>
            </w:tcPrChange>
          </w:tcPr>
          <w:p w14:paraId="26CCD9AA" w14:textId="77777777" w:rsidR="00736B28" w:rsidRPr="00DC552F" w:rsidRDefault="00736B28" w:rsidP="006E365E">
            <w:pPr>
              <w:contextualSpacing/>
              <w:jc w:val="center"/>
              <w:rPr>
                <w:sz w:val="20"/>
              </w:rPr>
            </w:pPr>
          </w:p>
        </w:tc>
        <w:tc>
          <w:tcPr>
            <w:tcW w:w="2160" w:type="dxa"/>
            <w:tcPrChange w:id="409" w:author="Stickler, Mercedes M. (E3/LTRM)" w:date="2014-09-22T17:41:00Z">
              <w:tcPr>
                <w:tcW w:w="2160" w:type="dxa"/>
              </w:tcPr>
            </w:tcPrChange>
          </w:tcPr>
          <w:p w14:paraId="1BC706BB" w14:textId="77777777" w:rsidR="00736B28" w:rsidRPr="00DC552F" w:rsidRDefault="00736B28" w:rsidP="006E365E">
            <w:pPr>
              <w:contextualSpacing/>
              <w:jc w:val="center"/>
              <w:rPr>
                <w:sz w:val="20"/>
              </w:rPr>
            </w:pPr>
          </w:p>
        </w:tc>
      </w:tr>
      <w:tr w:rsidR="00736B28" w:rsidRPr="00DC552F" w14:paraId="230868B5" w14:textId="77777777" w:rsidTr="00736B28">
        <w:trPr>
          <w:trHeight w:val="54"/>
          <w:jc w:val="center"/>
          <w:trPrChange w:id="410" w:author="Stickler, Mercedes M. (E3/LTRM)" w:date="2014-09-22T17:41:00Z">
            <w:trPr>
              <w:trHeight w:val="54"/>
              <w:jc w:val="center"/>
            </w:trPr>
          </w:trPrChange>
        </w:trPr>
        <w:tc>
          <w:tcPr>
            <w:tcW w:w="714" w:type="dxa"/>
            <w:vMerge/>
            <w:tcPrChange w:id="411" w:author="Stickler, Mercedes M. (E3/LTRM)" w:date="2014-09-22T17:41:00Z">
              <w:tcPr>
                <w:tcW w:w="714" w:type="dxa"/>
                <w:vMerge/>
              </w:tcPr>
            </w:tcPrChange>
          </w:tcPr>
          <w:p w14:paraId="661C0985" w14:textId="77777777" w:rsidR="00736B28" w:rsidRPr="00DC552F" w:rsidRDefault="00736B28" w:rsidP="006E365E">
            <w:pPr>
              <w:contextualSpacing/>
              <w:jc w:val="center"/>
              <w:rPr>
                <w:b/>
                <w:sz w:val="20"/>
              </w:rPr>
            </w:pPr>
          </w:p>
        </w:tc>
        <w:tc>
          <w:tcPr>
            <w:tcW w:w="721" w:type="dxa"/>
            <w:vMerge/>
            <w:tcPrChange w:id="412" w:author="Stickler, Mercedes M. (E3/LTRM)" w:date="2014-09-22T17:41:00Z">
              <w:tcPr>
                <w:tcW w:w="721" w:type="dxa"/>
                <w:vMerge/>
              </w:tcPr>
            </w:tcPrChange>
          </w:tcPr>
          <w:p w14:paraId="5CA62787" w14:textId="77777777" w:rsidR="00736B28" w:rsidRPr="00DC552F" w:rsidRDefault="00736B28" w:rsidP="006E365E">
            <w:pPr>
              <w:contextualSpacing/>
              <w:jc w:val="center"/>
              <w:rPr>
                <w:sz w:val="20"/>
              </w:rPr>
            </w:pPr>
          </w:p>
        </w:tc>
        <w:tc>
          <w:tcPr>
            <w:tcW w:w="1800" w:type="dxa"/>
            <w:tcPrChange w:id="413" w:author="Stickler, Mercedes M. (E3/LTRM)" w:date="2014-09-22T17:41:00Z">
              <w:tcPr>
                <w:tcW w:w="1800" w:type="dxa"/>
              </w:tcPr>
            </w:tcPrChange>
          </w:tcPr>
          <w:p w14:paraId="16FB7E05" w14:textId="77777777" w:rsidR="00736B28" w:rsidRPr="00DC552F" w:rsidRDefault="00736B28" w:rsidP="006E365E">
            <w:pPr>
              <w:contextualSpacing/>
              <w:jc w:val="center"/>
              <w:rPr>
                <w:ins w:id="414" w:author="Stickler, Mercedes M. (E3/LTRM)" w:date="2014-09-22T17:40:00Z"/>
                <w:sz w:val="20"/>
              </w:rPr>
            </w:pPr>
          </w:p>
        </w:tc>
        <w:tc>
          <w:tcPr>
            <w:tcW w:w="1800" w:type="dxa"/>
            <w:tcPrChange w:id="415" w:author="Stickler, Mercedes M. (E3/LTRM)" w:date="2014-09-22T17:41:00Z">
              <w:tcPr>
                <w:tcW w:w="1800" w:type="dxa"/>
              </w:tcPr>
            </w:tcPrChange>
          </w:tcPr>
          <w:p w14:paraId="491E541E" w14:textId="77777777" w:rsidR="00736B28" w:rsidRPr="00DC552F" w:rsidRDefault="00736B28" w:rsidP="006E365E">
            <w:pPr>
              <w:contextualSpacing/>
              <w:jc w:val="center"/>
              <w:rPr>
                <w:ins w:id="416" w:author="Stickler, Mercedes M. (E3/LTRM)" w:date="2014-09-22T17:40:00Z"/>
                <w:sz w:val="20"/>
              </w:rPr>
            </w:pPr>
          </w:p>
        </w:tc>
        <w:tc>
          <w:tcPr>
            <w:tcW w:w="1800" w:type="dxa"/>
            <w:tcPrChange w:id="417" w:author="Stickler, Mercedes M. (E3/LTRM)" w:date="2014-09-22T17:41:00Z">
              <w:tcPr>
                <w:tcW w:w="1800" w:type="dxa"/>
              </w:tcPr>
            </w:tcPrChange>
          </w:tcPr>
          <w:p w14:paraId="2B8DD59F" w14:textId="77777777" w:rsidR="00736B28" w:rsidRPr="00DC552F" w:rsidRDefault="00736B28" w:rsidP="006E365E">
            <w:pPr>
              <w:contextualSpacing/>
              <w:jc w:val="center"/>
              <w:rPr>
                <w:ins w:id="418" w:author="Stickler, Mercedes M. (E3/LTRM)" w:date="2014-09-22T17:40:00Z"/>
                <w:sz w:val="20"/>
              </w:rPr>
            </w:pPr>
          </w:p>
        </w:tc>
        <w:tc>
          <w:tcPr>
            <w:tcW w:w="1800" w:type="dxa"/>
            <w:tcPrChange w:id="419" w:author="Stickler, Mercedes M. (E3/LTRM)" w:date="2014-09-22T17:41:00Z">
              <w:tcPr>
                <w:tcW w:w="1800" w:type="dxa"/>
              </w:tcPr>
            </w:tcPrChange>
          </w:tcPr>
          <w:p w14:paraId="7383976C" w14:textId="272D7C04" w:rsidR="00736B28" w:rsidRPr="00DC552F" w:rsidRDefault="00736B28" w:rsidP="006E365E">
            <w:pPr>
              <w:contextualSpacing/>
              <w:jc w:val="center"/>
              <w:rPr>
                <w:ins w:id="420" w:author="Stickler, Mercedes M. (E3/LTRM)" w:date="2014-09-22T17:40:00Z"/>
                <w:sz w:val="20"/>
              </w:rPr>
            </w:pPr>
          </w:p>
        </w:tc>
        <w:tc>
          <w:tcPr>
            <w:tcW w:w="1800" w:type="dxa"/>
            <w:tcPrChange w:id="421" w:author="Stickler, Mercedes M. (E3/LTRM)" w:date="2014-09-22T17:41:00Z">
              <w:tcPr>
                <w:tcW w:w="1800" w:type="dxa"/>
              </w:tcPr>
            </w:tcPrChange>
          </w:tcPr>
          <w:p w14:paraId="599848C0" w14:textId="77777777" w:rsidR="00736B28" w:rsidRPr="00DC552F" w:rsidRDefault="00736B28" w:rsidP="006E365E">
            <w:pPr>
              <w:contextualSpacing/>
              <w:jc w:val="center"/>
              <w:rPr>
                <w:ins w:id="422" w:author="Stickler, Mercedes M. (E3/LTRM)" w:date="2014-09-22T17:41:00Z"/>
                <w:sz w:val="20"/>
              </w:rPr>
            </w:pPr>
          </w:p>
        </w:tc>
        <w:tc>
          <w:tcPr>
            <w:tcW w:w="1800" w:type="dxa"/>
            <w:tcPrChange w:id="423" w:author="Stickler, Mercedes M. (E3/LTRM)" w:date="2014-09-22T17:41:00Z">
              <w:tcPr>
                <w:tcW w:w="1800" w:type="dxa"/>
              </w:tcPr>
            </w:tcPrChange>
          </w:tcPr>
          <w:p w14:paraId="22156B67" w14:textId="237EFC0D" w:rsidR="00736B28" w:rsidRPr="00DC552F" w:rsidRDefault="00736B28" w:rsidP="006E365E">
            <w:pPr>
              <w:contextualSpacing/>
              <w:jc w:val="center"/>
              <w:rPr>
                <w:sz w:val="20"/>
              </w:rPr>
            </w:pPr>
          </w:p>
        </w:tc>
        <w:tc>
          <w:tcPr>
            <w:tcW w:w="1440" w:type="dxa"/>
            <w:tcPrChange w:id="424" w:author="Stickler, Mercedes M. (E3/LTRM)" w:date="2014-09-22T17:41:00Z">
              <w:tcPr>
                <w:tcW w:w="1440" w:type="dxa"/>
              </w:tcPr>
            </w:tcPrChange>
          </w:tcPr>
          <w:p w14:paraId="6D475BAE" w14:textId="5C89808C" w:rsidR="00736B28" w:rsidRPr="00DC552F" w:rsidRDefault="00736B28" w:rsidP="006E365E">
            <w:pPr>
              <w:contextualSpacing/>
              <w:jc w:val="center"/>
              <w:rPr>
                <w:sz w:val="20"/>
              </w:rPr>
            </w:pPr>
          </w:p>
        </w:tc>
        <w:tc>
          <w:tcPr>
            <w:tcW w:w="2160" w:type="dxa"/>
            <w:tcPrChange w:id="425" w:author="Stickler, Mercedes M. (E3/LTRM)" w:date="2014-09-22T17:41:00Z">
              <w:tcPr>
                <w:tcW w:w="2160" w:type="dxa"/>
              </w:tcPr>
            </w:tcPrChange>
          </w:tcPr>
          <w:p w14:paraId="165DD430" w14:textId="77777777" w:rsidR="00736B28" w:rsidRPr="00DC552F" w:rsidRDefault="00736B28" w:rsidP="006E365E">
            <w:pPr>
              <w:contextualSpacing/>
              <w:jc w:val="center"/>
              <w:rPr>
                <w:sz w:val="20"/>
              </w:rPr>
            </w:pPr>
          </w:p>
        </w:tc>
        <w:tc>
          <w:tcPr>
            <w:tcW w:w="2520" w:type="dxa"/>
            <w:tcPrChange w:id="426" w:author="Stickler, Mercedes M. (E3/LTRM)" w:date="2014-09-22T17:41:00Z">
              <w:tcPr>
                <w:tcW w:w="2520" w:type="dxa"/>
              </w:tcPr>
            </w:tcPrChange>
          </w:tcPr>
          <w:p w14:paraId="28A1F4E7" w14:textId="77777777" w:rsidR="00736B28" w:rsidRPr="00DC552F" w:rsidRDefault="00736B28" w:rsidP="006E365E">
            <w:pPr>
              <w:contextualSpacing/>
              <w:jc w:val="center"/>
              <w:rPr>
                <w:sz w:val="20"/>
              </w:rPr>
            </w:pPr>
          </w:p>
        </w:tc>
        <w:tc>
          <w:tcPr>
            <w:tcW w:w="2520" w:type="dxa"/>
            <w:tcPrChange w:id="427" w:author="Stickler, Mercedes M. (E3/LTRM)" w:date="2014-09-22T17:41:00Z">
              <w:tcPr>
                <w:tcW w:w="2520" w:type="dxa"/>
              </w:tcPr>
            </w:tcPrChange>
          </w:tcPr>
          <w:p w14:paraId="659502CB" w14:textId="6F07B955" w:rsidR="00736B28" w:rsidRPr="00DC552F" w:rsidRDefault="00736B28" w:rsidP="006E365E">
            <w:pPr>
              <w:contextualSpacing/>
              <w:jc w:val="center"/>
              <w:rPr>
                <w:sz w:val="20"/>
              </w:rPr>
            </w:pPr>
          </w:p>
        </w:tc>
        <w:tc>
          <w:tcPr>
            <w:tcW w:w="1080" w:type="dxa"/>
            <w:tcPrChange w:id="428" w:author="Stickler, Mercedes M. (E3/LTRM)" w:date="2014-09-22T17:41:00Z">
              <w:tcPr>
                <w:tcW w:w="1080" w:type="dxa"/>
              </w:tcPr>
            </w:tcPrChange>
          </w:tcPr>
          <w:p w14:paraId="209904D5" w14:textId="77777777" w:rsidR="00736B28" w:rsidRPr="00DC552F" w:rsidRDefault="00736B28" w:rsidP="006E365E">
            <w:pPr>
              <w:contextualSpacing/>
              <w:jc w:val="center"/>
              <w:rPr>
                <w:sz w:val="20"/>
              </w:rPr>
            </w:pPr>
          </w:p>
        </w:tc>
        <w:tc>
          <w:tcPr>
            <w:tcW w:w="2160" w:type="dxa"/>
            <w:tcPrChange w:id="429" w:author="Stickler, Mercedes M. (E3/LTRM)" w:date="2014-09-22T17:41:00Z">
              <w:tcPr>
                <w:tcW w:w="2160" w:type="dxa"/>
              </w:tcPr>
            </w:tcPrChange>
          </w:tcPr>
          <w:p w14:paraId="295B261D" w14:textId="77777777" w:rsidR="00736B28" w:rsidRPr="00DC552F" w:rsidRDefault="00736B28" w:rsidP="006E365E">
            <w:pPr>
              <w:contextualSpacing/>
              <w:jc w:val="center"/>
              <w:rPr>
                <w:sz w:val="20"/>
              </w:rPr>
            </w:pPr>
          </w:p>
        </w:tc>
      </w:tr>
      <w:tr w:rsidR="00736B28" w:rsidRPr="00DC552F" w14:paraId="48FDD364" w14:textId="77777777" w:rsidTr="00736B28">
        <w:trPr>
          <w:trHeight w:val="54"/>
          <w:jc w:val="center"/>
          <w:trPrChange w:id="430" w:author="Stickler, Mercedes M. (E3/LTRM)" w:date="2014-09-22T17:41:00Z">
            <w:trPr>
              <w:trHeight w:val="54"/>
              <w:jc w:val="center"/>
            </w:trPr>
          </w:trPrChange>
        </w:trPr>
        <w:tc>
          <w:tcPr>
            <w:tcW w:w="714" w:type="dxa"/>
            <w:vMerge w:val="restart"/>
            <w:tcPrChange w:id="431" w:author="Stickler, Mercedes M. (E3/LTRM)" w:date="2014-09-22T17:41:00Z">
              <w:tcPr>
                <w:tcW w:w="714" w:type="dxa"/>
                <w:vMerge w:val="restart"/>
              </w:tcPr>
            </w:tcPrChange>
          </w:tcPr>
          <w:p w14:paraId="14A5B755" w14:textId="77777777" w:rsidR="00736B28" w:rsidRPr="00DC552F" w:rsidRDefault="00736B28" w:rsidP="006E365E">
            <w:pPr>
              <w:contextualSpacing/>
              <w:jc w:val="center"/>
              <w:rPr>
                <w:b/>
                <w:sz w:val="20"/>
              </w:rPr>
            </w:pPr>
            <w:r w:rsidRPr="00DC552F">
              <w:rPr>
                <w:b/>
                <w:sz w:val="20"/>
              </w:rPr>
              <w:t>4</w:t>
            </w:r>
          </w:p>
        </w:tc>
        <w:tc>
          <w:tcPr>
            <w:tcW w:w="721" w:type="dxa"/>
            <w:vMerge w:val="restart"/>
            <w:tcPrChange w:id="432" w:author="Stickler, Mercedes M. (E3/LTRM)" w:date="2014-09-22T17:41:00Z">
              <w:tcPr>
                <w:tcW w:w="721" w:type="dxa"/>
                <w:vMerge w:val="restart"/>
              </w:tcPr>
            </w:tcPrChange>
          </w:tcPr>
          <w:p w14:paraId="3476F31C" w14:textId="77777777" w:rsidR="00736B28" w:rsidRPr="00DC552F" w:rsidRDefault="00736B28" w:rsidP="006E365E">
            <w:pPr>
              <w:contextualSpacing/>
              <w:jc w:val="center"/>
              <w:rPr>
                <w:sz w:val="20"/>
              </w:rPr>
            </w:pPr>
          </w:p>
        </w:tc>
        <w:tc>
          <w:tcPr>
            <w:tcW w:w="1800" w:type="dxa"/>
            <w:tcPrChange w:id="433" w:author="Stickler, Mercedes M. (E3/LTRM)" w:date="2014-09-22T17:41:00Z">
              <w:tcPr>
                <w:tcW w:w="1800" w:type="dxa"/>
              </w:tcPr>
            </w:tcPrChange>
          </w:tcPr>
          <w:p w14:paraId="3A101AA8" w14:textId="77777777" w:rsidR="00736B28" w:rsidRPr="00DC552F" w:rsidRDefault="00736B28" w:rsidP="006E365E">
            <w:pPr>
              <w:contextualSpacing/>
              <w:jc w:val="center"/>
              <w:rPr>
                <w:ins w:id="434" w:author="Stickler, Mercedes M. (E3/LTRM)" w:date="2014-09-22T17:40:00Z"/>
                <w:sz w:val="20"/>
              </w:rPr>
            </w:pPr>
          </w:p>
        </w:tc>
        <w:tc>
          <w:tcPr>
            <w:tcW w:w="1800" w:type="dxa"/>
            <w:tcPrChange w:id="435" w:author="Stickler, Mercedes M. (E3/LTRM)" w:date="2014-09-22T17:41:00Z">
              <w:tcPr>
                <w:tcW w:w="1800" w:type="dxa"/>
              </w:tcPr>
            </w:tcPrChange>
          </w:tcPr>
          <w:p w14:paraId="16DB7008" w14:textId="77777777" w:rsidR="00736B28" w:rsidRPr="00DC552F" w:rsidRDefault="00736B28" w:rsidP="006E365E">
            <w:pPr>
              <w:contextualSpacing/>
              <w:jc w:val="center"/>
              <w:rPr>
                <w:ins w:id="436" w:author="Stickler, Mercedes M. (E3/LTRM)" w:date="2014-09-22T17:40:00Z"/>
                <w:sz w:val="20"/>
              </w:rPr>
            </w:pPr>
          </w:p>
        </w:tc>
        <w:tc>
          <w:tcPr>
            <w:tcW w:w="1800" w:type="dxa"/>
            <w:tcPrChange w:id="437" w:author="Stickler, Mercedes M. (E3/LTRM)" w:date="2014-09-22T17:41:00Z">
              <w:tcPr>
                <w:tcW w:w="1800" w:type="dxa"/>
              </w:tcPr>
            </w:tcPrChange>
          </w:tcPr>
          <w:p w14:paraId="7B65A3F1" w14:textId="77777777" w:rsidR="00736B28" w:rsidRPr="00DC552F" w:rsidRDefault="00736B28" w:rsidP="006E365E">
            <w:pPr>
              <w:contextualSpacing/>
              <w:jc w:val="center"/>
              <w:rPr>
                <w:ins w:id="438" w:author="Stickler, Mercedes M. (E3/LTRM)" w:date="2014-09-22T17:40:00Z"/>
                <w:sz w:val="20"/>
              </w:rPr>
            </w:pPr>
          </w:p>
        </w:tc>
        <w:tc>
          <w:tcPr>
            <w:tcW w:w="1800" w:type="dxa"/>
            <w:tcPrChange w:id="439" w:author="Stickler, Mercedes M. (E3/LTRM)" w:date="2014-09-22T17:41:00Z">
              <w:tcPr>
                <w:tcW w:w="1800" w:type="dxa"/>
              </w:tcPr>
            </w:tcPrChange>
          </w:tcPr>
          <w:p w14:paraId="4A5349E2" w14:textId="7B48FC9D" w:rsidR="00736B28" w:rsidRPr="00DC552F" w:rsidRDefault="00736B28" w:rsidP="006E365E">
            <w:pPr>
              <w:contextualSpacing/>
              <w:jc w:val="center"/>
              <w:rPr>
                <w:ins w:id="440" w:author="Stickler, Mercedes M. (E3/LTRM)" w:date="2014-09-22T17:40:00Z"/>
                <w:sz w:val="20"/>
              </w:rPr>
            </w:pPr>
          </w:p>
        </w:tc>
        <w:tc>
          <w:tcPr>
            <w:tcW w:w="1800" w:type="dxa"/>
            <w:tcPrChange w:id="441" w:author="Stickler, Mercedes M. (E3/LTRM)" w:date="2014-09-22T17:41:00Z">
              <w:tcPr>
                <w:tcW w:w="1800" w:type="dxa"/>
              </w:tcPr>
            </w:tcPrChange>
          </w:tcPr>
          <w:p w14:paraId="273B1F02" w14:textId="77777777" w:rsidR="00736B28" w:rsidRPr="00DC552F" w:rsidRDefault="00736B28" w:rsidP="006E365E">
            <w:pPr>
              <w:contextualSpacing/>
              <w:jc w:val="center"/>
              <w:rPr>
                <w:ins w:id="442" w:author="Stickler, Mercedes M. (E3/LTRM)" w:date="2014-09-22T17:41:00Z"/>
                <w:sz w:val="20"/>
              </w:rPr>
            </w:pPr>
          </w:p>
        </w:tc>
        <w:tc>
          <w:tcPr>
            <w:tcW w:w="1800" w:type="dxa"/>
            <w:tcPrChange w:id="443" w:author="Stickler, Mercedes M. (E3/LTRM)" w:date="2014-09-22T17:41:00Z">
              <w:tcPr>
                <w:tcW w:w="1800" w:type="dxa"/>
              </w:tcPr>
            </w:tcPrChange>
          </w:tcPr>
          <w:p w14:paraId="0E00894B" w14:textId="422BD946" w:rsidR="00736B28" w:rsidRPr="00DC552F" w:rsidRDefault="00736B28" w:rsidP="006E365E">
            <w:pPr>
              <w:contextualSpacing/>
              <w:jc w:val="center"/>
              <w:rPr>
                <w:sz w:val="20"/>
              </w:rPr>
            </w:pPr>
          </w:p>
        </w:tc>
        <w:tc>
          <w:tcPr>
            <w:tcW w:w="1440" w:type="dxa"/>
            <w:tcPrChange w:id="444" w:author="Stickler, Mercedes M. (E3/LTRM)" w:date="2014-09-22T17:41:00Z">
              <w:tcPr>
                <w:tcW w:w="1440" w:type="dxa"/>
              </w:tcPr>
            </w:tcPrChange>
          </w:tcPr>
          <w:p w14:paraId="52595658" w14:textId="2AC62184" w:rsidR="00736B28" w:rsidRPr="00DC552F" w:rsidRDefault="00736B28" w:rsidP="006E365E">
            <w:pPr>
              <w:contextualSpacing/>
              <w:jc w:val="center"/>
              <w:rPr>
                <w:sz w:val="20"/>
              </w:rPr>
            </w:pPr>
          </w:p>
        </w:tc>
        <w:tc>
          <w:tcPr>
            <w:tcW w:w="2160" w:type="dxa"/>
            <w:tcPrChange w:id="445" w:author="Stickler, Mercedes M. (E3/LTRM)" w:date="2014-09-22T17:41:00Z">
              <w:tcPr>
                <w:tcW w:w="2160" w:type="dxa"/>
              </w:tcPr>
            </w:tcPrChange>
          </w:tcPr>
          <w:p w14:paraId="0A815D1C" w14:textId="77777777" w:rsidR="00736B28" w:rsidRPr="00DC552F" w:rsidRDefault="00736B28" w:rsidP="006E365E">
            <w:pPr>
              <w:contextualSpacing/>
              <w:jc w:val="center"/>
              <w:rPr>
                <w:sz w:val="20"/>
              </w:rPr>
            </w:pPr>
          </w:p>
        </w:tc>
        <w:tc>
          <w:tcPr>
            <w:tcW w:w="2520" w:type="dxa"/>
            <w:tcPrChange w:id="446" w:author="Stickler, Mercedes M. (E3/LTRM)" w:date="2014-09-22T17:41:00Z">
              <w:tcPr>
                <w:tcW w:w="2520" w:type="dxa"/>
              </w:tcPr>
            </w:tcPrChange>
          </w:tcPr>
          <w:p w14:paraId="1FDDB89E" w14:textId="77777777" w:rsidR="00736B28" w:rsidRPr="00DC552F" w:rsidRDefault="00736B28" w:rsidP="006E365E">
            <w:pPr>
              <w:contextualSpacing/>
              <w:jc w:val="center"/>
              <w:rPr>
                <w:sz w:val="20"/>
              </w:rPr>
            </w:pPr>
          </w:p>
        </w:tc>
        <w:tc>
          <w:tcPr>
            <w:tcW w:w="2520" w:type="dxa"/>
            <w:tcPrChange w:id="447" w:author="Stickler, Mercedes M. (E3/LTRM)" w:date="2014-09-22T17:41:00Z">
              <w:tcPr>
                <w:tcW w:w="2520" w:type="dxa"/>
              </w:tcPr>
            </w:tcPrChange>
          </w:tcPr>
          <w:p w14:paraId="48525602" w14:textId="683D15FC" w:rsidR="00736B28" w:rsidRPr="00DC552F" w:rsidRDefault="00736B28" w:rsidP="006E365E">
            <w:pPr>
              <w:contextualSpacing/>
              <w:jc w:val="center"/>
              <w:rPr>
                <w:sz w:val="20"/>
              </w:rPr>
            </w:pPr>
          </w:p>
        </w:tc>
        <w:tc>
          <w:tcPr>
            <w:tcW w:w="1080" w:type="dxa"/>
            <w:tcPrChange w:id="448" w:author="Stickler, Mercedes M. (E3/LTRM)" w:date="2014-09-22T17:41:00Z">
              <w:tcPr>
                <w:tcW w:w="1080" w:type="dxa"/>
              </w:tcPr>
            </w:tcPrChange>
          </w:tcPr>
          <w:p w14:paraId="19BA5967" w14:textId="77777777" w:rsidR="00736B28" w:rsidRPr="00DC552F" w:rsidRDefault="00736B28" w:rsidP="006E365E">
            <w:pPr>
              <w:contextualSpacing/>
              <w:jc w:val="center"/>
              <w:rPr>
                <w:sz w:val="20"/>
              </w:rPr>
            </w:pPr>
          </w:p>
        </w:tc>
        <w:tc>
          <w:tcPr>
            <w:tcW w:w="2160" w:type="dxa"/>
            <w:tcPrChange w:id="449" w:author="Stickler, Mercedes M. (E3/LTRM)" w:date="2014-09-22T17:41:00Z">
              <w:tcPr>
                <w:tcW w:w="2160" w:type="dxa"/>
              </w:tcPr>
            </w:tcPrChange>
          </w:tcPr>
          <w:p w14:paraId="1D04939F" w14:textId="77777777" w:rsidR="00736B28" w:rsidRPr="00DC552F" w:rsidRDefault="00736B28" w:rsidP="006E365E">
            <w:pPr>
              <w:contextualSpacing/>
              <w:jc w:val="center"/>
              <w:rPr>
                <w:sz w:val="20"/>
              </w:rPr>
            </w:pPr>
          </w:p>
        </w:tc>
      </w:tr>
      <w:tr w:rsidR="00736B28" w:rsidRPr="00DC552F" w14:paraId="23B5F369" w14:textId="77777777" w:rsidTr="00736B28">
        <w:trPr>
          <w:trHeight w:val="54"/>
          <w:jc w:val="center"/>
          <w:trPrChange w:id="450" w:author="Stickler, Mercedes M. (E3/LTRM)" w:date="2014-09-22T17:41:00Z">
            <w:trPr>
              <w:trHeight w:val="54"/>
              <w:jc w:val="center"/>
            </w:trPr>
          </w:trPrChange>
        </w:trPr>
        <w:tc>
          <w:tcPr>
            <w:tcW w:w="714" w:type="dxa"/>
            <w:vMerge/>
            <w:tcPrChange w:id="451" w:author="Stickler, Mercedes M. (E3/LTRM)" w:date="2014-09-22T17:41:00Z">
              <w:tcPr>
                <w:tcW w:w="714" w:type="dxa"/>
                <w:vMerge/>
              </w:tcPr>
            </w:tcPrChange>
          </w:tcPr>
          <w:p w14:paraId="4CA386C2" w14:textId="77777777" w:rsidR="00736B28" w:rsidRPr="00DC552F" w:rsidRDefault="00736B28" w:rsidP="006E365E">
            <w:pPr>
              <w:contextualSpacing/>
              <w:jc w:val="center"/>
              <w:rPr>
                <w:b/>
                <w:sz w:val="20"/>
              </w:rPr>
            </w:pPr>
          </w:p>
        </w:tc>
        <w:tc>
          <w:tcPr>
            <w:tcW w:w="721" w:type="dxa"/>
            <w:vMerge/>
            <w:tcPrChange w:id="452" w:author="Stickler, Mercedes M. (E3/LTRM)" w:date="2014-09-22T17:41:00Z">
              <w:tcPr>
                <w:tcW w:w="721" w:type="dxa"/>
                <w:vMerge/>
              </w:tcPr>
            </w:tcPrChange>
          </w:tcPr>
          <w:p w14:paraId="38759BBD" w14:textId="77777777" w:rsidR="00736B28" w:rsidRPr="00DC552F" w:rsidRDefault="00736B28" w:rsidP="006E365E">
            <w:pPr>
              <w:contextualSpacing/>
              <w:jc w:val="center"/>
              <w:rPr>
                <w:sz w:val="20"/>
              </w:rPr>
            </w:pPr>
          </w:p>
        </w:tc>
        <w:tc>
          <w:tcPr>
            <w:tcW w:w="1800" w:type="dxa"/>
            <w:tcPrChange w:id="453" w:author="Stickler, Mercedes M. (E3/LTRM)" w:date="2014-09-22T17:41:00Z">
              <w:tcPr>
                <w:tcW w:w="1800" w:type="dxa"/>
              </w:tcPr>
            </w:tcPrChange>
          </w:tcPr>
          <w:p w14:paraId="4D84D81B" w14:textId="77777777" w:rsidR="00736B28" w:rsidRPr="00DC552F" w:rsidRDefault="00736B28" w:rsidP="006E365E">
            <w:pPr>
              <w:contextualSpacing/>
              <w:jc w:val="center"/>
              <w:rPr>
                <w:ins w:id="454" w:author="Stickler, Mercedes M. (E3/LTRM)" w:date="2014-09-22T17:40:00Z"/>
                <w:sz w:val="20"/>
              </w:rPr>
            </w:pPr>
          </w:p>
        </w:tc>
        <w:tc>
          <w:tcPr>
            <w:tcW w:w="1800" w:type="dxa"/>
            <w:tcPrChange w:id="455" w:author="Stickler, Mercedes M. (E3/LTRM)" w:date="2014-09-22T17:41:00Z">
              <w:tcPr>
                <w:tcW w:w="1800" w:type="dxa"/>
              </w:tcPr>
            </w:tcPrChange>
          </w:tcPr>
          <w:p w14:paraId="7C635015" w14:textId="77777777" w:rsidR="00736B28" w:rsidRPr="00DC552F" w:rsidRDefault="00736B28" w:rsidP="006E365E">
            <w:pPr>
              <w:contextualSpacing/>
              <w:jc w:val="center"/>
              <w:rPr>
                <w:ins w:id="456" w:author="Stickler, Mercedes M. (E3/LTRM)" w:date="2014-09-22T17:40:00Z"/>
                <w:sz w:val="20"/>
              </w:rPr>
            </w:pPr>
          </w:p>
        </w:tc>
        <w:tc>
          <w:tcPr>
            <w:tcW w:w="1800" w:type="dxa"/>
            <w:tcPrChange w:id="457" w:author="Stickler, Mercedes M. (E3/LTRM)" w:date="2014-09-22T17:41:00Z">
              <w:tcPr>
                <w:tcW w:w="1800" w:type="dxa"/>
              </w:tcPr>
            </w:tcPrChange>
          </w:tcPr>
          <w:p w14:paraId="09043263" w14:textId="77777777" w:rsidR="00736B28" w:rsidRPr="00DC552F" w:rsidRDefault="00736B28" w:rsidP="006E365E">
            <w:pPr>
              <w:contextualSpacing/>
              <w:jc w:val="center"/>
              <w:rPr>
                <w:ins w:id="458" w:author="Stickler, Mercedes M. (E3/LTRM)" w:date="2014-09-22T17:40:00Z"/>
                <w:sz w:val="20"/>
              </w:rPr>
            </w:pPr>
          </w:p>
        </w:tc>
        <w:tc>
          <w:tcPr>
            <w:tcW w:w="1800" w:type="dxa"/>
            <w:tcPrChange w:id="459" w:author="Stickler, Mercedes M. (E3/LTRM)" w:date="2014-09-22T17:41:00Z">
              <w:tcPr>
                <w:tcW w:w="1800" w:type="dxa"/>
              </w:tcPr>
            </w:tcPrChange>
          </w:tcPr>
          <w:p w14:paraId="3B93C497" w14:textId="054F47DF" w:rsidR="00736B28" w:rsidRPr="00DC552F" w:rsidRDefault="00736B28" w:rsidP="006E365E">
            <w:pPr>
              <w:contextualSpacing/>
              <w:jc w:val="center"/>
              <w:rPr>
                <w:ins w:id="460" w:author="Stickler, Mercedes M. (E3/LTRM)" w:date="2014-09-22T17:40:00Z"/>
                <w:sz w:val="20"/>
              </w:rPr>
            </w:pPr>
          </w:p>
        </w:tc>
        <w:tc>
          <w:tcPr>
            <w:tcW w:w="1800" w:type="dxa"/>
            <w:tcPrChange w:id="461" w:author="Stickler, Mercedes M. (E3/LTRM)" w:date="2014-09-22T17:41:00Z">
              <w:tcPr>
                <w:tcW w:w="1800" w:type="dxa"/>
              </w:tcPr>
            </w:tcPrChange>
          </w:tcPr>
          <w:p w14:paraId="74C50966" w14:textId="77777777" w:rsidR="00736B28" w:rsidRPr="00DC552F" w:rsidRDefault="00736B28" w:rsidP="006E365E">
            <w:pPr>
              <w:contextualSpacing/>
              <w:jc w:val="center"/>
              <w:rPr>
                <w:ins w:id="462" w:author="Stickler, Mercedes M. (E3/LTRM)" w:date="2014-09-22T17:41:00Z"/>
                <w:sz w:val="20"/>
              </w:rPr>
            </w:pPr>
          </w:p>
        </w:tc>
        <w:tc>
          <w:tcPr>
            <w:tcW w:w="1800" w:type="dxa"/>
            <w:tcPrChange w:id="463" w:author="Stickler, Mercedes M. (E3/LTRM)" w:date="2014-09-22T17:41:00Z">
              <w:tcPr>
                <w:tcW w:w="1800" w:type="dxa"/>
              </w:tcPr>
            </w:tcPrChange>
          </w:tcPr>
          <w:p w14:paraId="191162A5" w14:textId="22215BA2" w:rsidR="00736B28" w:rsidRPr="00DC552F" w:rsidRDefault="00736B28" w:rsidP="006E365E">
            <w:pPr>
              <w:contextualSpacing/>
              <w:jc w:val="center"/>
              <w:rPr>
                <w:sz w:val="20"/>
              </w:rPr>
            </w:pPr>
          </w:p>
        </w:tc>
        <w:tc>
          <w:tcPr>
            <w:tcW w:w="1440" w:type="dxa"/>
            <w:tcPrChange w:id="464" w:author="Stickler, Mercedes M. (E3/LTRM)" w:date="2014-09-22T17:41:00Z">
              <w:tcPr>
                <w:tcW w:w="1440" w:type="dxa"/>
              </w:tcPr>
            </w:tcPrChange>
          </w:tcPr>
          <w:p w14:paraId="12E484A5" w14:textId="459FA889" w:rsidR="00736B28" w:rsidRPr="00DC552F" w:rsidRDefault="00736B28" w:rsidP="006E365E">
            <w:pPr>
              <w:contextualSpacing/>
              <w:jc w:val="center"/>
              <w:rPr>
                <w:sz w:val="20"/>
              </w:rPr>
            </w:pPr>
          </w:p>
        </w:tc>
        <w:tc>
          <w:tcPr>
            <w:tcW w:w="2160" w:type="dxa"/>
            <w:tcPrChange w:id="465" w:author="Stickler, Mercedes M. (E3/LTRM)" w:date="2014-09-22T17:41:00Z">
              <w:tcPr>
                <w:tcW w:w="2160" w:type="dxa"/>
              </w:tcPr>
            </w:tcPrChange>
          </w:tcPr>
          <w:p w14:paraId="5B423EAB" w14:textId="77777777" w:rsidR="00736B28" w:rsidRPr="00DC552F" w:rsidRDefault="00736B28" w:rsidP="006E365E">
            <w:pPr>
              <w:contextualSpacing/>
              <w:jc w:val="center"/>
              <w:rPr>
                <w:sz w:val="20"/>
              </w:rPr>
            </w:pPr>
          </w:p>
        </w:tc>
        <w:tc>
          <w:tcPr>
            <w:tcW w:w="2520" w:type="dxa"/>
            <w:tcPrChange w:id="466" w:author="Stickler, Mercedes M. (E3/LTRM)" w:date="2014-09-22T17:41:00Z">
              <w:tcPr>
                <w:tcW w:w="2520" w:type="dxa"/>
              </w:tcPr>
            </w:tcPrChange>
          </w:tcPr>
          <w:p w14:paraId="176AFFD0" w14:textId="77777777" w:rsidR="00736B28" w:rsidRPr="00DC552F" w:rsidRDefault="00736B28" w:rsidP="006E365E">
            <w:pPr>
              <w:contextualSpacing/>
              <w:jc w:val="center"/>
              <w:rPr>
                <w:sz w:val="20"/>
              </w:rPr>
            </w:pPr>
          </w:p>
        </w:tc>
        <w:tc>
          <w:tcPr>
            <w:tcW w:w="2520" w:type="dxa"/>
            <w:tcPrChange w:id="467" w:author="Stickler, Mercedes M. (E3/LTRM)" w:date="2014-09-22T17:41:00Z">
              <w:tcPr>
                <w:tcW w:w="2520" w:type="dxa"/>
              </w:tcPr>
            </w:tcPrChange>
          </w:tcPr>
          <w:p w14:paraId="63C15F64" w14:textId="180036C7" w:rsidR="00736B28" w:rsidRPr="00DC552F" w:rsidRDefault="00736B28" w:rsidP="006E365E">
            <w:pPr>
              <w:contextualSpacing/>
              <w:jc w:val="center"/>
              <w:rPr>
                <w:sz w:val="20"/>
              </w:rPr>
            </w:pPr>
          </w:p>
        </w:tc>
        <w:tc>
          <w:tcPr>
            <w:tcW w:w="1080" w:type="dxa"/>
            <w:tcPrChange w:id="468" w:author="Stickler, Mercedes M. (E3/LTRM)" w:date="2014-09-22T17:41:00Z">
              <w:tcPr>
                <w:tcW w:w="1080" w:type="dxa"/>
              </w:tcPr>
            </w:tcPrChange>
          </w:tcPr>
          <w:p w14:paraId="0C757B0A" w14:textId="77777777" w:rsidR="00736B28" w:rsidRPr="00DC552F" w:rsidRDefault="00736B28" w:rsidP="006E365E">
            <w:pPr>
              <w:contextualSpacing/>
              <w:jc w:val="center"/>
              <w:rPr>
                <w:sz w:val="20"/>
              </w:rPr>
            </w:pPr>
          </w:p>
        </w:tc>
        <w:tc>
          <w:tcPr>
            <w:tcW w:w="2160" w:type="dxa"/>
            <w:tcPrChange w:id="469" w:author="Stickler, Mercedes M. (E3/LTRM)" w:date="2014-09-22T17:41:00Z">
              <w:tcPr>
                <w:tcW w:w="2160" w:type="dxa"/>
              </w:tcPr>
            </w:tcPrChange>
          </w:tcPr>
          <w:p w14:paraId="11FDDDD7" w14:textId="77777777" w:rsidR="00736B28" w:rsidRPr="00DC552F" w:rsidRDefault="00736B28" w:rsidP="006E365E">
            <w:pPr>
              <w:contextualSpacing/>
              <w:jc w:val="center"/>
              <w:rPr>
                <w:sz w:val="20"/>
              </w:rPr>
            </w:pPr>
          </w:p>
        </w:tc>
      </w:tr>
      <w:tr w:rsidR="00736B28" w:rsidRPr="00DC552F" w14:paraId="306E699C" w14:textId="77777777" w:rsidTr="00736B28">
        <w:trPr>
          <w:trHeight w:val="54"/>
          <w:jc w:val="center"/>
          <w:trPrChange w:id="470" w:author="Stickler, Mercedes M. (E3/LTRM)" w:date="2014-09-22T17:41:00Z">
            <w:trPr>
              <w:trHeight w:val="54"/>
              <w:jc w:val="center"/>
            </w:trPr>
          </w:trPrChange>
        </w:trPr>
        <w:tc>
          <w:tcPr>
            <w:tcW w:w="714" w:type="dxa"/>
            <w:vMerge/>
            <w:tcPrChange w:id="471" w:author="Stickler, Mercedes M. (E3/LTRM)" w:date="2014-09-22T17:41:00Z">
              <w:tcPr>
                <w:tcW w:w="714" w:type="dxa"/>
                <w:vMerge/>
              </w:tcPr>
            </w:tcPrChange>
          </w:tcPr>
          <w:p w14:paraId="1647D3FF" w14:textId="77777777" w:rsidR="00736B28" w:rsidRPr="00DC552F" w:rsidRDefault="00736B28" w:rsidP="006E365E">
            <w:pPr>
              <w:contextualSpacing/>
              <w:jc w:val="center"/>
              <w:rPr>
                <w:b/>
                <w:sz w:val="20"/>
              </w:rPr>
            </w:pPr>
          </w:p>
        </w:tc>
        <w:tc>
          <w:tcPr>
            <w:tcW w:w="721" w:type="dxa"/>
            <w:vMerge/>
            <w:tcPrChange w:id="472" w:author="Stickler, Mercedes M. (E3/LTRM)" w:date="2014-09-22T17:41:00Z">
              <w:tcPr>
                <w:tcW w:w="721" w:type="dxa"/>
                <w:vMerge/>
              </w:tcPr>
            </w:tcPrChange>
          </w:tcPr>
          <w:p w14:paraId="5C9C90BD" w14:textId="77777777" w:rsidR="00736B28" w:rsidRPr="00DC552F" w:rsidRDefault="00736B28" w:rsidP="006E365E">
            <w:pPr>
              <w:contextualSpacing/>
              <w:jc w:val="center"/>
              <w:rPr>
                <w:sz w:val="20"/>
              </w:rPr>
            </w:pPr>
          </w:p>
        </w:tc>
        <w:tc>
          <w:tcPr>
            <w:tcW w:w="1800" w:type="dxa"/>
            <w:tcPrChange w:id="473" w:author="Stickler, Mercedes M. (E3/LTRM)" w:date="2014-09-22T17:41:00Z">
              <w:tcPr>
                <w:tcW w:w="1800" w:type="dxa"/>
              </w:tcPr>
            </w:tcPrChange>
          </w:tcPr>
          <w:p w14:paraId="0827EB04" w14:textId="77777777" w:rsidR="00736B28" w:rsidRPr="00DC552F" w:rsidRDefault="00736B28" w:rsidP="006E365E">
            <w:pPr>
              <w:contextualSpacing/>
              <w:jc w:val="center"/>
              <w:rPr>
                <w:ins w:id="474" w:author="Stickler, Mercedes M. (E3/LTRM)" w:date="2014-09-22T17:40:00Z"/>
                <w:sz w:val="20"/>
              </w:rPr>
            </w:pPr>
          </w:p>
        </w:tc>
        <w:tc>
          <w:tcPr>
            <w:tcW w:w="1800" w:type="dxa"/>
            <w:tcPrChange w:id="475" w:author="Stickler, Mercedes M. (E3/LTRM)" w:date="2014-09-22T17:41:00Z">
              <w:tcPr>
                <w:tcW w:w="1800" w:type="dxa"/>
              </w:tcPr>
            </w:tcPrChange>
          </w:tcPr>
          <w:p w14:paraId="7E6FB152" w14:textId="77777777" w:rsidR="00736B28" w:rsidRPr="00DC552F" w:rsidRDefault="00736B28" w:rsidP="006E365E">
            <w:pPr>
              <w:contextualSpacing/>
              <w:jc w:val="center"/>
              <w:rPr>
                <w:ins w:id="476" w:author="Stickler, Mercedes M. (E3/LTRM)" w:date="2014-09-22T17:40:00Z"/>
                <w:sz w:val="20"/>
              </w:rPr>
            </w:pPr>
          </w:p>
        </w:tc>
        <w:tc>
          <w:tcPr>
            <w:tcW w:w="1800" w:type="dxa"/>
            <w:tcPrChange w:id="477" w:author="Stickler, Mercedes M. (E3/LTRM)" w:date="2014-09-22T17:41:00Z">
              <w:tcPr>
                <w:tcW w:w="1800" w:type="dxa"/>
              </w:tcPr>
            </w:tcPrChange>
          </w:tcPr>
          <w:p w14:paraId="1DF29D53" w14:textId="77777777" w:rsidR="00736B28" w:rsidRPr="00DC552F" w:rsidRDefault="00736B28" w:rsidP="006E365E">
            <w:pPr>
              <w:contextualSpacing/>
              <w:jc w:val="center"/>
              <w:rPr>
                <w:ins w:id="478" w:author="Stickler, Mercedes M. (E3/LTRM)" w:date="2014-09-22T17:40:00Z"/>
                <w:sz w:val="20"/>
              </w:rPr>
            </w:pPr>
          </w:p>
        </w:tc>
        <w:tc>
          <w:tcPr>
            <w:tcW w:w="1800" w:type="dxa"/>
            <w:tcPrChange w:id="479" w:author="Stickler, Mercedes M. (E3/LTRM)" w:date="2014-09-22T17:41:00Z">
              <w:tcPr>
                <w:tcW w:w="1800" w:type="dxa"/>
              </w:tcPr>
            </w:tcPrChange>
          </w:tcPr>
          <w:p w14:paraId="56F967A9" w14:textId="010DC414" w:rsidR="00736B28" w:rsidRPr="00DC552F" w:rsidRDefault="00736B28" w:rsidP="006E365E">
            <w:pPr>
              <w:contextualSpacing/>
              <w:jc w:val="center"/>
              <w:rPr>
                <w:ins w:id="480" w:author="Stickler, Mercedes M. (E3/LTRM)" w:date="2014-09-22T17:40:00Z"/>
                <w:sz w:val="20"/>
              </w:rPr>
            </w:pPr>
          </w:p>
        </w:tc>
        <w:tc>
          <w:tcPr>
            <w:tcW w:w="1800" w:type="dxa"/>
            <w:tcPrChange w:id="481" w:author="Stickler, Mercedes M. (E3/LTRM)" w:date="2014-09-22T17:41:00Z">
              <w:tcPr>
                <w:tcW w:w="1800" w:type="dxa"/>
              </w:tcPr>
            </w:tcPrChange>
          </w:tcPr>
          <w:p w14:paraId="045E4DCC" w14:textId="77777777" w:rsidR="00736B28" w:rsidRPr="00DC552F" w:rsidRDefault="00736B28" w:rsidP="006E365E">
            <w:pPr>
              <w:contextualSpacing/>
              <w:jc w:val="center"/>
              <w:rPr>
                <w:ins w:id="482" w:author="Stickler, Mercedes M. (E3/LTRM)" w:date="2014-09-22T17:41:00Z"/>
                <w:sz w:val="20"/>
              </w:rPr>
            </w:pPr>
          </w:p>
        </w:tc>
        <w:tc>
          <w:tcPr>
            <w:tcW w:w="1800" w:type="dxa"/>
            <w:tcPrChange w:id="483" w:author="Stickler, Mercedes M. (E3/LTRM)" w:date="2014-09-22T17:41:00Z">
              <w:tcPr>
                <w:tcW w:w="1800" w:type="dxa"/>
              </w:tcPr>
            </w:tcPrChange>
          </w:tcPr>
          <w:p w14:paraId="27482C87" w14:textId="46068D0F" w:rsidR="00736B28" w:rsidRPr="00DC552F" w:rsidRDefault="00736B28" w:rsidP="006E365E">
            <w:pPr>
              <w:contextualSpacing/>
              <w:jc w:val="center"/>
              <w:rPr>
                <w:sz w:val="20"/>
              </w:rPr>
            </w:pPr>
          </w:p>
        </w:tc>
        <w:tc>
          <w:tcPr>
            <w:tcW w:w="1440" w:type="dxa"/>
            <w:tcPrChange w:id="484" w:author="Stickler, Mercedes M. (E3/LTRM)" w:date="2014-09-22T17:41:00Z">
              <w:tcPr>
                <w:tcW w:w="1440" w:type="dxa"/>
              </w:tcPr>
            </w:tcPrChange>
          </w:tcPr>
          <w:p w14:paraId="7D6977DA" w14:textId="4B02035F" w:rsidR="00736B28" w:rsidRPr="00DC552F" w:rsidRDefault="00736B28" w:rsidP="006E365E">
            <w:pPr>
              <w:contextualSpacing/>
              <w:jc w:val="center"/>
              <w:rPr>
                <w:sz w:val="20"/>
              </w:rPr>
            </w:pPr>
          </w:p>
        </w:tc>
        <w:tc>
          <w:tcPr>
            <w:tcW w:w="2160" w:type="dxa"/>
            <w:tcPrChange w:id="485" w:author="Stickler, Mercedes M. (E3/LTRM)" w:date="2014-09-22T17:41:00Z">
              <w:tcPr>
                <w:tcW w:w="2160" w:type="dxa"/>
              </w:tcPr>
            </w:tcPrChange>
          </w:tcPr>
          <w:p w14:paraId="21CD4F3E" w14:textId="77777777" w:rsidR="00736B28" w:rsidRPr="00DC552F" w:rsidRDefault="00736B28" w:rsidP="006E365E">
            <w:pPr>
              <w:contextualSpacing/>
              <w:jc w:val="center"/>
              <w:rPr>
                <w:sz w:val="20"/>
              </w:rPr>
            </w:pPr>
          </w:p>
        </w:tc>
        <w:tc>
          <w:tcPr>
            <w:tcW w:w="2520" w:type="dxa"/>
            <w:tcPrChange w:id="486" w:author="Stickler, Mercedes M. (E3/LTRM)" w:date="2014-09-22T17:41:00Z">
              <w:tcPr>
                <w:tcW w:w="2520" w:type="dxa"/>
              </w:tcPr>
            </w:tcPrChange>
          </w:tcPr>
          <w:p w14:paraId="5C65CB13" w14:textId="77777777" w:rsidR="00736B28" w:rsidRPr="00DC552F" w:rsidRDefault="00736B28" w:rsidP="006E365E">
            <w:pPr>
              <w:contextualSpacing/>
              <w:jc w:val="center"/>
              <w:rPr>
                <w:sz w:val="20"/>
              </w:rPr>
            </w:pPr>
          </w:p>
        </w:tc>
        <w:tc>
          <w:tcPr>
            <w:tcW w:w="2520" w:type="dxa"/>
            <w:tcPrChange w:id="487" w:author="Stickler, Mercedes M. (E3/LTRM)" w:date="2014-09-22T17:41:00Z">
              <w:tcPr>
                <w:tcW w:w="2520" w:type="dxa"/>
              </w:tcPr>
            </w:tcPrChange>
          </w:tcPr>
          <w:p w14:paraId="5227D430" w14:textId="7EE4924B" w:rsidR="00736B28" w:rsidRPr="00DC552F" w:rsidRDefault="00736B28" w:rsidP="006E365E">
            <w:pPr>
              <w:contextualSpacing/>
              <w:jc w:val="center"/>
              <w:rPr>
                <w:sz w:val="20"/>
              </w:rPr>
            </w:pPr>
          </w:p>
        </w:tc>
        <w:tc>
          <w:tcPr>
            <w:tcW w:w="1080" w:type="dxa"/>
            <w:tcPrChange w:id="488" w:author="Stickler, Mercedes M. (E3/LTRM)" w:date="2014-09-22T17:41:00Z">
              <w:tcPr>
                <w:tcW w:w="1080" w:type="dxa"/>
              </w:tcPr>
            </w:tcPrChange>
          </w:tcPr>
          <w:p w14:paraId="5D042827" w14:textId="77777777" w:rsidR="00736B28" w:rsidRPr="00DC552F" w:rsidRDefault="00736B28" w:rsidP="006E365E">
            <w:pPr>
              <w:contextualSpacing/>
              <w:jc w:val="center"/>
              <w:rPr>
                <w:sz w:val="20"/>
              </w:rPr>
            </w:pPr>
          </w:p>
        </w:tc>
        <w:tc>
          <w:tcPr>
            <w:tcW w:w="2160" w:type="dxa"/>
            <w:tcPrChange w:id="489" w:author="Stickler, Mercedes M. (E3/LTRM)" w:date="2014-09-22T17:41:00Z">
              <w:tcPr>
                <w:tcW w:w="2160" w:type="dxa"/>
              </w:tcPr>
            </w:tcPrChange>
          </w:tcPr>
          <w:p w14:paraId="03853D88" w14:textId="77777777" w:rsidR="00736B28" w:rsidRPr="00DC552F" w:rsidRDefault="00736B28" w:rsidP="006E365E">
            <w:pPr>
              <w:contextualSpacing/>
              <w:jc w:val="center"/>
              <w:rPr>
                <w:sz w:val="20"/>
              </w:rPr>
            </w:pPr>
          </w:p>
        </w:tc>
      </w:tr>
      <w:tr w:rsidR="00736B28" w:rsidRPr="00DC552F" w14:paraId="25D7673A" w14:textId="77777777" w:rsidTr="00736B28">
        <w:trPr>
          <w:trHeight w:val="54"/>
          <w:jc w:val="center"/>
          <w:trPrChange w:id="490" w:author="Stickler, Mercedes M. (E3/LTRM)" w:date="2014-09-22T17:41:00Z">
            <w:trPr>
              <w:trHeight w:val="54"/>
              <w:jc w:val="center"/>
            </w:trPr>
          </w:trPrChange>
        </w:trPr>
        <w:tc>
          <w:tcPr>
            <w:tcW w:w="714" w:type="dxa"/>
            <w:vMerge/>
            <w:tcPrChange w:id="491" w:author="Stickler, Mercedes M. (E3/LTRM)" w:date="2014-09-22T17:41:00Z">
              <w:tcPr>
                <w:tcW w:w="714" w:type="dxa"/>
                <w:vMerge/>
              </w:tcPr>
            </w:tcPrChange>
          </w:tcPr>
          <w:p w14:paraId="16D65972" w14:textId="77777777" w:rsidR="00736B28" w:rsidRPr="00DC552F" w:rsidRDefault="00736B28" w:rsidP="006E365E">
            <w:pPr>
              <w:contextualSpacing/>
              <w:jc w:val="center"/>
              <w:rPr>
                <w:b/>
                <w:sz w:val="20"/>
              </w:rPr>
            </w:pPr>
          </w:p>
        </w:tc>
        <w:tc>
          <w:tcPr>
            <w:tcW w:w="721" w:type="dxa"/>
            <w:vMerge/>
            <w:tcPrChange w:id="492" w:author="Stickler, Mercedes M. (E3/LTRM)" w:date="2014-09-22T17:41:00Z">
              <w:tcPr>
                <w:tcW w:w="721" w:type="dxa"/>
                <w:vMerge/>
              </w:tcPr>
            </w:tcPrChange>
          </w:tcPr>
          <w:p w14:paraId="383220BD" w14:textId="77777777" w:rsidR="00736B28" w:rsidRPr="00DC552F" w:rsidRDefault="00736B28" w:rsidP="006E365E">
            <w:pPr>
              <w:contextualSpacing/>
              <w:jc w:val="center"/>
              <w:rPr>
                <w:sz w:val="20"/>
              </w:rPr>
            </w:pPr>
          </w:p>
        </w:tc>
        <w:tc>
          <w:tcPr>
            <w:tcW w:w="1800" w:type="dxa"/>
            <w:tcPrChange w:id="493" w:author="Stickler, Mercedes M. (E3/LTRM)" w:date="2014-09-22T17:41:00Z">
              <w:tcPr>
                <w:tcW w:w="1800" w:type="dxa"/>
              </w:tcPr>
            </w:tcPrChange>
          </w:tcPr>
          <w:p w14:paraId="768803FF" w14:textId="77777777" w:rsidR="00736B28" w:rsidRPr="00DC552F" w:rsidRDefault="00736B28" w:rsidP="006E365E">
            <w:pPr>
              <w:contextualSpacing/>
              <w:jc w:val="center"/>
              <w:rPr>
                <w:ins w:id="494" w:author="Stickler, Mercedes M. (E3/LTRM)" w:date="2014-09-22T17:40:00Z"/>
                <w:sz w:val="20"/>
              </w:rPr>
            </w:pPr>
          </w:p>
        </w:tc>
        <w:tc>
          <w:tcPr>
            <w:tcW w:w="1800" w:type="dxa"/>
            <w:tcPrChange w:id="495" w:author="Stickler, Mercedes M. (E3/LTRM)" w:date="2014-09-22T17:41:00Z">
              <w:tcPr>
                <w:tcW w:w="1800" w:type="dxa"/>
              </w:tcPr>
            </w:tcPrChange>
          </w:tcPr>
          <w:p w14:paraId="5B0E4CA4" w14:textId="77777777" w:rsidR="00736B28" w:rsidRPr="00DC552F" w:rsidRDefault="00736B28" w:rsidP="006E365E">
            <w:pPr>
              <w:contextualSpacing/>
              <w:jc w:val="center"/>
              <w:rPr>
                <w:ins w:id="496" w:author="Stickler, Mercedes M. (E3/LTRM)" w:date="2014-09-22T17:40:00Z"/>
                <w:sz w:val="20"/>
              </w:rPr>
            </w:pPr>
          </w:p>
        </w:tc>
        <w:tc>
          <w:tcPr>
            <w:tcW w:w="1800" w:type="dxa"/>
            <w:tcPrChange w:id="497" w:author="Stickler, Mercedes M. (E3/LTRM)" w:date="2014-09-22T17:41:00Z">
              <w:tcPr>
                <w:tcW w:w="1800" w:type="dxa"/>
              </w:tcPr>
            </w:tcPrChange>
          </w:tcPr>
          <w:p w14:paraId="4E9F04EC" w14:textId="77777777" w:rsidR="00736B28" w:rsidRPr="00DC552F" w:rsidRDefault="00736B28" w:rsidP="006E365E">
            <w:pPr>
              <w:contextualSpacing/>
              <w:jc w:val="center"/>
              <w:rPr>
                <w:ins w:id="498" w:author="Stickler, Mercedes M. (E3/LTRM)" w:date="2014-09-22T17:40:00Z"/>
                <w:sz w:val="20"/>
              </w:rPr>
            </w:pPr>
          </w:p>
        </w:tc>
        <w:tc>
          <w:tcPr>
            <w:tcW w:w="1800" w:type="dxa"/>
            <w:tcPrChange w:id="499" w:author="Stickler, Mercedes M. (E3/LTRM)" w:date="2014-09-22T17:41:00Z">
              <w:tcPr>
                <w:tcW w:w="1800" w:type="dxa"/>
              </w:tcPr>
            </w:tcPrChange>
          </w:tcPr>
          <w:p w14:paraId="692568F2" w14:textId="7F8A450D" w:rsidR="00736B28" w:rsidRPr="00DC552F" w:rsidRDefault="00736B28" w:rsidP="006E365E">
            <w:pPr>
              <w:contextualSpacing/>
              <w:jc w:val="center"/>
              <w:rPr>
                <w:ins w:id="500" w:author="Stickler, Mercedes M. (E3/LTRM)" w:date="2014-09-22T17:40:00Z"/>
                <w:sz w:val="20"/>
              </w:rPr>
            </w:pPr>
          </w:p>
        </w:tc>
        <w:tc>
          <w:tcPr>
            <w:tcW w:w="1800" w:type="dxa"/>
            <w:tcPrChange w:id="501" w:author="Stickler, Mercedes M. (E3/LTRM)" w:date="2014-09-22T17:41:00Z">
              <w:tcPr>
                <w:tcW w:w="1800" w:type="dxa"/>
              </w:tcPr>
            </w:tcPrChange>
          </w:tcPr>
          <w:p w14:paraId="6558F989" w14:textId="77777777" w:rsidR="00736B28" w:rsidRPr="00DC552F" w:rsidRDefault="00736B28" w:rsidP="006E365E">
            <w:pPr>
              <w:contextualSpacing/>
              <w:jc w:val="center"/>
              <w:rPr>
                <w:ins w:id="502" w:author="Stickler, Mercedes M. (E3/LTRM)" w:date="2014-09-22T17:41:00Z"/>
                <w:sz w:val="20"/>
              </w:rPr>
            </w:pPr>
          </w:p>
        </w:tc>
        <w:tc>
          <w:tcPr>
            <w:tcW w:w="1800" w:type="dxa"/>
            <w:tcPrChange w:id="503" w:author="Stickler, Mercedes M. (E3/LTRM)" w:date="2014-09-22T17:41:00Z">
              <w:tcPr>
                <w:tcW w:w="1800" w:type="dxa"/>
              </w:tcPr>
            </w:tcPrChange>
          </w:tcPr>
          <w:p w14:paraId="521B0DBD" w14:textId="30DB3A51" w:rsidR="00736B28" w:rsidRPr="00DC552F" w:rsidRDefault="00736B28" w:rsidP="006E365E">
            <w:pPr>
              <w:contextualSpacing/>
              <w:jc w:val="center"/>
              <w:rPr>
                <w:sz w:val="20"/>
              </w:rPr>
            </w:pPr>
          </w:p>
        </w:tc>
        <w:tc>
          <w:tcPr>
            <w:tcW w:w="1440" w:type="dxa"/>
            <w:tcPrChange w:id="504" w:author="Stickler, Mercedes M. (E3/LTRM)" w:date="2014-09-22T17:41:00Z">
              <w:tcPr>
                <w:tcW w:w="1440" w:type="dxa"/>
              </w:tcPr>
            </w:tcPrChange>
          </w:tcPr>
          <w:p w14:paraId="761EC095" w14:textId="16E108CB" w:rsidR="00736B28" w:rsidRPr="00DC552F" w:rsidRDefault="00736B28" w:rsidP="006E365E">
            <w:pPr>
              <w:contextualSpacing/>
              <w:jc w:val="center"/>
              <w:rPr>
                <w:sz w:val="20"/>
              </w:rPr>
            </w:pPr>
          </w:p>
        </w:tc>
        <w:tc>
          <w:tcPr>
            <w:tcW w:w="2160" w:type="dxa"/>
            <w:tcPrChange w:id="505" w:author="Stickler, Mercedes M. (E3/LTRM)" w:date="2014-09-22T17:41:00Z">
              <w:tcPr>
                <w:tcW w:w="2160" w:type="dxa"/>
              </w:tcPr>
            </w:tcPrChange>
          </w:tcPr>
          <w:p w14:paraId="6C1177D2" w14:textId="77777777" w:rsidR="00736B28" w:rsidRPr="00DC552F" w:rsidRDefault="00736B28" w:rsidP="006E365E">
            <w:pPr>
              <w:contextualSpacing/>
              <w:jc w:val="center"/>
              <w:rPr>
                <w:sz w:val="20"/>
              </w:rPr>
            </w:pPr>
          </w:p>
        </w:tc>
        <w:tc>
          <w:tcPr>
            <w:tcW w:w="2520" w:type="dxa"/>
            <w:tcPrChange w:id="506" w:author="Stickler, Mercedes M. (E3/LTRM)" w:date="2014-09-22T17:41:00Z">
              <w:tcPr>
                <w:tcW w:w="2520" w:type="dxa"/>
              </w:tcPr>
            </w:tcPrChange>
          </w:tcPr>
          <w:p w14:paraId="752EB729" w14:textId="77777777" w:rsidR="00736B28" w:rsidRPr="00DC552F" w:rsidRDefault="00736B28" w:rsidP="006E365E">
            <w:pPr>
              <w:contextualSpacing/>
              <w:jc w:val="center"/>
              <w:rPr>
                <w:sz w:val="20"/>
              </w:rPr>
            </w:pPr>
          </w:p>
        </w:tc>
        <w:tc>
          <w:tcPr>
            <w:tcW w:w="2520" w:type="dxa"/>
            <w:tcPrChange w:id="507" w:author="Stickler, Mercedes M. (E3/LTRM)" w:date="2014-09-22T17:41:00Z">
              <w:tcPr>
                <w:tcW w:w="2520" w:type="dxa"/>
              </w:tcPr>
            </w:tcPrChange>
          </w:tcPr>
          <w:p w14:paraId="14CF10BD" w14:textId="482C71AB" w:rsidR="00736B28" w:rsidRPr="00DC552F" w:rsidRDefault="00736B28" w:rsidP="006E365E">
            <w:pPr>
              <w:contextualSpacing/>
              <w:jc w:val="center"/>
              <w:rPr>
                <w:sz w:val="20"/>
              </w:rPr>
            </w:pPr>
          </w:p>
        </w:tc>
        <w:tc>
          <w:tcPr>
            <w:tcW w:w="1080" w:type="dxa"/>
            <w:tcPrChange w:id="508" w:author="Stickler, Mercedes M. (E3/LTRM)" w:date="2014-09-22T17:41:00Z">
              <w:tcPr>
                <w:tcW w:w="1080" w:type="dxa"/>
              </w:tcPr>
            </w:tcPrChange>
          </w:tcPr>
          <w:p w14:paraId="66C1D8D5" w14:textId="77777777" w:rsidR="00736B28" w:rsidRPr="00DC552F" w:rsidRDefault="00736B28" w:rsidP="006E365E">
            <w:pPr>
              <w:contextualSpacing/>
              <w:jc w:val="center"/>
              <w:rPr>
                <w:sz w:val="20"/>
              </w:rPr>
            </w:pPr>
          </w:p>
        </w:tc>
        <w:tc>
          <w:tcPr>
            <w:tcW w:w="2160" w:type="dxa"/>
            <w:tcPrChange w:id="509" w:author="Stickler, Mercedes M. (E3/LTRM)" w:date="2014-09-22T17:41:00Z">
              <w:tcPr>
                <w:tcW w:w="2160" w:type="dxa"/>
              </w:tcPr>
            </w:tcPrChange>
          </w:tcPr>
          <w:p w14:paraId="35A849BB" w14:textId="77777777" w:rsidR="00736B28" w:rsidRPr="00DC552F" w:rsidRDefault="00736B28" w:rsidP="006E365E">
            <w:pPr>
              <w:contextualSpacing/>
              <w:jc w:val="center"/>
              <w:rPr>
                <w:sz w:val="20"/>
              </w:rPr>
            </w:pPr>
          </w:p>
        </w:tc>
      </w:tr>
      <w:tr w:rsidR="00736B28" w:rsidRPr="00DC552F" w14:paraId="52841E87" w14:textId="77777777" w:rsidTr="00736B28">
        <w:trPr>
          <w:trHeight w:val="54"/>
          <w:jc w:val="center"/>
          <w:trPrChange w:id="510" w:author="Stickler, Mercedes M. (E3/LTRM)" w:date="2014-09-22T17:41:00Z">
            <w:trPr>
              <w:trHeight w:val="54"/>
              <w:jc w:val="center"/>
            </w:trPr>
          </w:trPrChange>
        </w:trPr>
        <w:tc>
          <w:tcPr>
            <w:tcW w:w="714" w:type="dxa"/>
            <w:vMerge/>
            <w:tcPrChange w:id="511" w:author="Stickler, Mercedes M. (E3/LTRM)" w:date="2014-09-22T17:41:00Z">
              <w:tcPr>
                <w:tcW w:w="714" w:type="dxa"/>
                <w:vMerge/>
              </w:tcPr>
            </w:tcPrChange>
          </w:tcPr>
          <w:p w14:paraId="539FDC95" w14:textId="77777777" w:rsidR="00736B28" w:rsidRPr="00DC552F" w:rsidRDefault="00736B28" w:rsidP="006E365E">
            <w:pPr>
              <w:contextualSpacing/>
              <w:jc w:val="center"/>
              <w:rPr>
                <w:b/>
                <w:sz w:val="20"/>
              </w:rPr>
            </w:pPr>
          </w:p>
        </w:tc>
        <w:tc>
          <w:tcPr>
            <w:tcW w:w="721" w:type="dxa"/>
            <w:vMerge/>
            <w:tcPrChange w:id="512" w:author="Stickler, Mercedes M. (E3/LTRM)" w:date="2014-09-22T17:41:00Z">
              <w:tcPr>
                <w:tcW w:w="721" w:type="dxa"/>
                <w:vMerge/>
              </w:tcPr>
            </w:tcPrChange>
          </w:tcPr>
          <w:p w14:paraId="36DE2908" w14:textId="77777777" w:rsidR="00736B28" w:rsidRPr="00DC552F" w:rsidRDefault="00736B28" w:rsidP="006E365E">
            <w:pPr>
              <w:contextualSpacing/>
              <w:jc w:val="center"/>
              <w:rPr>
                <w:sz w:val="20"/>
              </w:rPr>
            </w:pPr>
          </w:p>
        </w:tc>
        <w:tc>
          <w:tcPr>
            <w:tcW w:w="1800" w:type="dxa"/>
            <w:tcPrChange w:id="513" w:author="Stickler, Mercedes M. (E3/LTRM)" w:date="2014-09-22T17:41:00Z">
              <w:tcPr>
                <w:tcW w:w="1800" w:type="dxa"/>
              </w:tcPr>
            </w:tcPrChange>
          </w:tcPr>
          <w:p w14:paraId="3FFB1F72" w14:textId="77777777" w:rsidR="00736B28" w:rsidRPr="00DC552F" w:rsidRDefault="00736B28" w:rsidP="006E365E">
            <w:pPr>
              <w:contextualSpacing/>
              <w:jc w:val="center"/>
              <w:rPr>
                <w:ins w:id="514" w:author="Stickler, Mercedes M. (E3/LTRM)" w:date="2014-09-22T17:40:00Z"/>
                <w:sz w:val="20"/>
              </w:rPr>
            </w:pPr>
          </w:p>
        </w:tc>
        <w:tc>
          <w:tcPr>
            <w:tcW w:w="1800" w:type="dxa"/>
            <w:tcPrChange w:id="515" w:author="Stickler, Mercedes M. (E3/LTRM)" w:date="2014-09-22T17:41:00Z">
              <w:tcPr>
                <w:tcW w:w="1800" w:type="dxa"/>
              </w:tcPr>
            </w:tcPrChange>
          </w:tcPr>
          <w:p w14:paraId="1FF23687" w14:textId="77777777" w:rsidR="00736B28" w:rsidRPr="00DC552F" w:rsidRDefault="00736B28" w:rsidP="006E365E">
            <w:pPr>
              <w:contextualSpacing/>
              <w:jc w:val="center"/>
              <w:rPr>
                <w:ins w:id="516" w:author="Stickler, Mercedes M. (E3/LTRM)" w:date="2014-09-22T17:40:00Z"/>
                <w:sz w:val="20"/>
              </w:rPr>
            </w:pPr>
          </w:p>
        </w:tc>
        <w:tc>
          <w:tcPr>
            <w:tcW w:w="1800" w:type="dxa"/>
            <w:tcPrChange w:id="517" w:author="Stickler, Mercedes M. (E3/LTRM)" w:date="2014-09-22T17:41:00Z">
              <w:tcPr>
                <w:tcW w:w="1800" w:type="dxa"/>
              </w:tcPr>
            </w:tcPrChange>
          </w:tcPr>
          <w:p w14:paraId="2A2291EA" w14:textId="77777777" w:rsidR="00736B28" w:rsidRPr="00DC552F" w:rsidRDefault="00736B28" w:rsidP="006E365E">
            <w:pPr>
              <w:contextualSpacing/>
              <w:jc w:val="center"/>
              <w:rPr>
                <w:ins w:id="518" w:author="Stickler, Mercedes M. (E3/LTRM)" w:date="2014-09-22T17:40:00Z"/>
                <w:sz w:val="20"/>
              </w:rPr>
            </w:pPr>
          </w:p>
        </w:tc>
        <w:tc>
          <w:tcPr>
            <w:tcW w:w="1800" w:type="dxa"/>
            <w:tcPrChange w:id="519" w:author="Stickler, Mercedes M. (E3/LTRM)" w:date="2014-09-22T17:41:00Z">
              <w:tcPr>
                <w:tcW w:w="1800" w:type="dxa"/>
              </w:tcPr>
            </w:tcPrChange>
          </w:tcPr>
          <w:p w14:paraId="0E1F04A1" w14:textId="458CA74D" w:rsidR="00736B28" w:rsidRPr="00DC552F" w:rsidRDefault="00736B28" w:rsidP="006E365E">
            <w:pPr>
              <w:contextualSpacing/>
              <w:jc w:val="center"/>
              <w:rPr>
                <w:ins w:id="520" w:author="Stickler, Mercedes M. (E3/LTRM)" w:date="2014-09-22T17:40:00Z"/>
                <w:sz w:val="20"/>
              </w:rPr>
            </w:pPr>
          </w:p>
        </w:tc>
        <w:tc>
          <w:tcPr>
            <w:tcW w:w="1800" w:type="dxa"/>
            <w:tcPrChange w:id="521" w:author="Stickler, Mercedes M. (E3/LTRM)" w:date="2014-09-22T17:41:00Z">
              <w:tcPr>
                <w:tcW w:w="1800" w:type="dxa"/>
              </w:tcPr>
            </w:tcPrChange>
          </w:tcPr>
          <w:p w14:paraId="74FEC8F8" w14:textId="77777777" w:rsidR="00736B28" w:rsidRPr="00DC552F" w:rsidRDefault="00736B28" w:rsidP="006E365E">
            <w:pPr>
              <w:contextualSpacing/>
              <w:jc w:val="center"/>
              <w:rPr>
                <w:ins w:id="522" w:author="Stickler, Mercedes M. (E3/LTRM)" w:date="2014-09-22T17:41:00Z"/>
                <w:sz w:val="20"/>
              </w:rPr>
            </w:pPr>
          </w:p>
        </w:tc>
        <w:tc>
          <w:tcPr>
            <w:tcW w:w="1800" w:type="dxa"/>
            <w:tcPrChange w:id="523" w:author="Stickler, Mercedes M. (E3/LTRM)" w:date="2014-09-22T17:41:00Z">
              <w:tcPr>
                <w:tcW w:w="1800" w:type="dxa"/>
              </w:tcPr>
            </w:tcPrChange>
          </w:tcPr>
          <w:p w14:paraId="3BD74A1E" w14:textId="2169DAE2" w:rsidR="00736B28" w:rsidRPr="00DC552F" w:rsidRDefault="00736B28" w:rsidP="006E365E">
            <w:pPr>
              <w:contextualSpacing/>
              <w:jc w:val="center"/>
              <w:rPr>
                <w:sz w:val="20"/>
              </w:rPr>
            </w:pPr>
          </w:p>
        </w:tc>
        <w:tc>
          <w:tcPr>
            <w:tcW w:w="1440" w:type="dxa"/>
            <w:tcPrChange w:id="524" w:author="Stickler, Mercedes M. (E3/LTRM)" w:date="2014-09-22T17:41:00Z">
              <w:tcPr>
                <w:tcW w:w="1440" w:type="dxa"/>
              </w:tcPr>
            </w:tcPrChange>
          </w:tcPr>
          <w:p w14:paraId="03D8D6C6" w14:textId="72EAFC20" w:rsidR="00736B28" w:rsidRPr="00DC552F" w:rsidRDefault="00736B28" w:rsidP="006E365E">
            <w:pPr>
              <w:contextualSpacing/>
              <w:jc w:val="center"/>
              <w:rPr>
                <w:sz w:val="20"/>
              </w:rPr>
            </w:pPr>
          </w:p>
        </w:tc>
        <w:tc>
          <w:tcPr>
            <w:tcW w:w="2160" w:type="dxa"/>
            <w:tcPrChange w:id="525" w:author="Stickler, Mercedes M. (E3/LTRM)" w:date="2014-09-22T17:41:00Z">
              <w:tcPr>
                <w:tcW w:w="2160" w:type="dxa"/>
              </w:tcPr>
            </w:tcPrChange>
          </w:tcPr>
          <w:p w14:paraId="4E7FC585" w14:textId="77777777" w:rsidR="00736B28" w:rsidRPr="00DC552F" w:rsidRDefault="00736B28" w:rsidP="006E365E">
            <w:pPr>
              <w:contextualSpacing/>
              <w:jc w:val="center"/>
              <w:rPr>
                <w:sz w:val="20"/>
              </w:rPr>
            </w:pPr>
          </w:p>
        </w:tc>
        <w:tc>
          <w:tcPr>
            <w:tcW w:w="2520" w:type="dxa"/>
            <w:tcPrChange w:id="526" w:author="Stickler, Mercedes M. (E3/LTRM)" w:date="2014-09-22T17:41:00Z">
              <w:tcPr>
                <w:tcW w:w="2520" w:type="dxa"/>
              </w:tcPr>
            </w:tcPrChange>
          </w:tcPr>
          <w:p w14:paraId="16C966DF" w14:textId="77777777" w:rsidR="00736B28" w:rsidRPr="00DC552F" w:rsidRDefault="00736B28" w:rsidP="006E365E">
            <w:pPr>
              <w:contextualSpacing/>
              <w:jc w:val="center"/>
              <w:rPr>
                <w:sz w:val="20"/>
              </w:rPr>
            </w:pPr>
          </w:p>
        </w:tc>
        <w:tc>
          <w:tcPr>
            <w:tcW w:w="2520" w:type="dxa"/>
            <w:tcPrChange w:id="527" w:author="Stickler, Mercedes M. (E3/LTRM)" w:date="2014-09-22T17:41:00Z">
              <w:tcPr>
                <w:tcW w:w="2520" w:type="dxa"/>
              </w:tcPr>
            </w:tcPrChange>
          </w:tcPr>
          <w:p w14:paraId="30B42C9E" w14:textId="1C35941C" w:rsidR="00736B28" w:rsidRPr="00DC552F" w:rsidRDefault="00736B28" w:rsidP="006E365E">
            <w:pPr>
              <w:contextualSpacing/>
              <w:jc w:val="center"/>
              <w:rPr>
                <w:sz w:val="20"/>
              </w:rPr>
            </w:pPr>
          </w:p>
        </w:tc>
        <w:tc>
          <w:tcPr>
            <w:tcW w:w="1080" w:type="dxa"/>
            <w:tcPrChange w:id="528" w:author="Stickler, Mercedes M. (E3/LTRM)" w:date="2014-09-22T17:41:00Z">
              <w:tcPr>
                <w:tcW w:w="1080" w:type="dxa"/>
              </w:tcPr>
            </w:tcPrChange>
          </w:tcPr>
          <w:p w14:paraId="0B207634" w14:textId="77777777" w:rsidR="00736B28" w:rsidRPr="00DC552F" w:rsidRDefault="00736B28" w:rsidP="006E365E">
            <w:pPr>
              <w:contextualSpacing/>
              <w:jc w:val="center"/>
              <w:rPr>
                <w:sz w:val="20"/>
              </w:rPr>
            </w:pPr>
          </w:p>
        </w:tc>
        <w:tc>
          <w:tcPr>
            <w:tcW w:w="2160" w:type="dxa"/>
            <w:tcPrChange w:id="529" w:author="Stickler, Mercedes M. (E3/LTRM)" w:date="2014-09-22T17:41:00Z">
              <w:tcPr>
                <w:tcW w:w="2160" w:type="dxa"/>
              </w:tcPr>
            </w:tcPrChange>
          </w:tcPr>
          <w:p w14:paraId="77636355" w14:textId="77777777" w:rsidR="00736B28" w:rsidRPr="00DC552F" w:rsidRDefault="00736B28" w:rsidP="006E365E">
            <w:pPr>
              <w:contextualSpacing/>
              <w:jc w:val="center"/>
              <w:rPr>
                <w:sz w:val="20"/>
              </w:rPr>
            </w:pPr>
          </w:p>
        </w:tc>
      </w:tr>
      <w:tr w:rsidR="00736B28" w:rsidRPr="00DC552F" w14:paraId="07EBAABA" w14:textId="77777777" w:rsidTr="00736B28">
        <w:trPr>
          <w:trHeight w:val="54"/>
          <w:jc w:val="center"/>
          <w:trPrChange w:id="530" w:author="Stickler, Mercedes M. (E3/LTRM)" w:date="2014-09-22T17:41:00Z">
            <w:trPr>
              <w:trHeight w:val="54"/>
              <w:jc w:val="center"/>
            </w:trPr>
          </w:trPrChange>
        </w:trPr>
        <w:tc>
          <w:tcPr>
            <w:tcW w:w="714" w:type="dxa"/>
            <w:vMerge w:val="restart"/>
            <w:tcPrChange w:id="531" w:author="Stickler, Mercedes M. (E3/LTRM)" w:date="2014-09-22T17:41:00Z">
              <w:tcPr>
                <w:tcW w:w="714" w:type="dxa"/>
                <w:vMerge w:val="restart"/>
              </w:tcPr>
            </w:tcPrChange>
          </w:tcPr>
          <w:p w14:paraId="31941329" w14:textId="77777777" w:rsidR="00736B28" w:rsidRPr="00DC552F" w:rsidRDefault="00736B28" w:rsidP="006E365E">
            <w:pPr>
              <w:contextualSpacing/>
              <w:jc w:val="center"/>
              <w:rPr>
                <w:b/>
                <w:sz w:val="20"/>
              </w:rPr>
            </w:pPr>
            <w:r w:rsidRPr="00DC552F">
              <w:rPr>
                <w:b/>
                <w:sz w:val="20"/>
              </w:rPr>
              <w:t>5</w:t>
            </w:r>
          </w:p>
        </w:tc>
        <w:tc>
          <w:tcPr>
            <w:tcW w:w="721" w:type="dxa"/>
            <w:vMerge w:val="restart"/>
            <w:tcPrChange w:id="532" w:author="Stickler, Mercedes M. (E3/LTRM)" w:date="2014-09-22T17:41:00Z">
              <w:tcPr>
                <w:tcW w:w="721" w:type="dxa"/>
                <w:vMerge w:val="restart"/>
              </w:tcPr>
            </w:tcPrChange>
          </w:tcPr>
          <w:p w14:paraId="18AFD7E0" w14:textId="77777777" w:rsidR="00736B28" w:rsidRPr="00DC552F" w:rsidRDefault="00736B28" w:rsidP="006E365E">
            <w:pPr>
              <w:contextualSpacing/>
              <w:jc w:val="center"/>
              <w:rPr>
                <w:sz w:val="20"/>
              </w:rPr>
            </w:pPr>
          </w:p>
        </w:tc>
        <w:tc>
          <w:tcPr>
            <w:tcW w:w="1800" w:type="dxa"/>
            <w:tcPrChange w:id="533" w:author="Stickler, Mercedes M. (E3/LTRM)" w:date="2014-09-22T17:41:00Z">
              <w:tcPr>
                <w:tcW w:w="1800" w:type="dxa"/>
              </w:tcPr>
            </w:tcPrChange>
          </w:tcPr>
          <w:p w14:paraId="60BBDA6D" w14:textId="77777777" w:rsidR="00736B28" w:rsidRPr="00DC552F" w:rsidRDefault="00736B28" w:rsidP="006E365E">
            <w:pPr>
              <w:contextualSpacing/>
              <w:jc w:val="center"/>
              <w:rPr>
                <w:ins w:id="534" w:author="Stickler, Mercedes M. (E3/LTRM)" w:date="2014-09-22T17:40:00Z"/>
                <w:sz w:val="20"/>
              </w:rPr>
            </w:pPr>
          </w:p>
        </w:tc>
        <w:tc>
          <w:tcPr>
            <w:tcW w:w="1800" w:type="dxa"/>
            <w:tcPrChange w:id="535" w:author="Stickler, Mercedes M. (E3/LTRM)" w:date="2014-09-22T17:41:00Z">
              <w:tcPr>
                <w:tcW w:w="1800" w:type="dxa"/>
              </w:tcPr>
            </w:tcPrChange>
          </w:tcPr>
          <w:p w14:paraId="21B770CD" w14:textId="77777777" w:rsidR="00736B28" w:rsidRPr="00DC552F" w:rsidRDefault="00736B28" w:rsidP="006E365E">
            <w:pPr>
              <w:contextualSpacing/>
              <w:jc w:val="center"/>
              <w:rPr>
                <w:ins w:id="536" w:author="Stickler, Mercedes M. (E3/LTRM)" w:date="2014-09-22T17:40:00Z"/>
                <w:sz w:val="20"/>
              </w:rPr>
            </w:pPr>
          </w:p>
        </w:tc>
        <w:tc>
          <w:tcPr>
            <w:tcW w:w="1800" w:type="dxa"/>
            <w:tcPrChange w:id="537" w:author="Stickler, Mercedes M. (E3/LTRM)" w:date="2014-09-22T17:41:00Z">
              <w:tcPr>
                <w:tcW w:w="1800" w:type="dxa"/>
              </w:tcPr>
            </w:tcPrChange>
          </w:tcPr>
          <w:p w14:paraId="156F1CDA" w14:textId="77777777" w:rsidR="00736B28" w:rsidRPr="00DC552F" w:rsidRDefault="00736B28" w:rsidP="006E365E">
            <w:pPr>
              <w:contextualSpacing/>
              <w:jc w:val="center"/>
              <w:rPr>
                <w:ins w:id="538" w:author="Stickler, Mercedes M. (E3/LTRM)" w:date="2014-09-22T17:40:00Z"/>
                <w:sz w:val="20"/>
              </w:rPr>
            </w:pPr>
          </w:p>
        </w:tc>
        <w:tc>
          <w:tcPr>
            <w:tcW w:w="1800" w:type="dxa"/>
            <w:tcPrChange w:id="539" w:author="Stickler, Mercedes M. (E3/LTRM)" w:date="2014-09-22T17:41:00Z">
              <w:tcPr>
                <w:tcW w:w="1800" w:type="dxa"/>
              </w:tcPr>
            </w:tcPrChange>
          </w:tcPr>
          <w:p w14:paraId="6704A278" w14:textId="0B4492AE" w:rsidR="00736B28" w:rsidRPr="00DC552F" w:rsidRDefault="00736B28" w:rsidP="006E365E">
            <w:pPr>
              <w:contextualSpacing/>
              <w:jc w:val="center"/>
              <w:rPr>
                <w:ins w:id="540" w:author="Stickler, Mercedes M. (E3/LTRM)" w:date="2014-09-22T17:40:00Z"/>
                <w:sz w:val="20"/>
              </w:rPr>
            </w:pPr>
          </w:p>
        </w:tc>
        <w:tc>
          <w:tcPr>
            <w:tcW w:w="1800" w:type="dxa"/>
            <w:tcPrChange w:id="541" w:author="Stickler, Mercedes M. (E3/LTRM)" w:date="2014-09-22T17:41:00Z">
              <w:tcPr>
                <w:tcW w:w="1800" w:type="dxa"/>
              </w:tcPr>
            </w:tcPrChange>
          </w:tcPr>
          <w:p w14:paraId="1B7A2835" w14:textId="77777777" w:rsidR="00736B28" w:rsidRPr="00DC552F" w:rsidRDefault="00736B28" w:rsidP="006E365E">
            <w:pPr>
              <w:contextualSpacing/>
              <w:jc w:val="center"/>
              <w:rPr>
                <w:ins w:id="542" w:author="Stickler, Mercedes M. (E3/LTRM)" w:date="2014-09-22T17:41:00Z"/>
                <w:sz w:val="20"/>
              </w:rPr>
            </w:pPr>
          </w:p>
        </w:tc>
        <w:tc>
          <w:tcPr>
            <w:tcW w:w="1800" w:type="dxa"/>
            <w:tcPrChange w:id="543" w:author="Stickler, Mercedes M. (E3/LTRM)" w:date="2014-09-22T17:41:00Z">
              <w:tcPr>
                <w:tcW w:w="1800" w:type="dxa"/>
              </w:tcPr>
            </w:tcPrChange>
          </w:tcPr>
          <w:p w14:paraId="24965456" w14:textId="6D70CD20" w:rsidR="00736B28" w:rsidRPr="00DC552F" w:rsidRDefault="00736B28" w:rsidP="006E365E">
            <w:pPr>
              <w:contextualSpacing/>
              <w:jc w:val="center"/>
              <w:rPr>
                <w:sz w:val="20"/>
              </w:rPr>
            </w:pPr>
          </w:p>
        </w:tc>
        <w:tc>
          <w:tcPr>
            <w:tcW w:w="1440" w:type="dxa"/>
            <w:tcPrChange w:id="544" w:author="Stickler, Mercedes M. (E3/LTRM)" w:date="2014-09-22T17:41:00Z">
              <w:tcPr>
                <w:tcW w:w="1440" w:type="dxa"/>
              </w:tcPr>
            </w:tcPrChange>
          </w:tcPr>
          <w:p w14:paraId="2CF966E5" w14:textId="4D43295B" w:rsidR="00736B28" w:rsidRPr="00DC552F" w:rsidRDefault="00736B28" w:rsidP="006E365E">
            <w:pPr>
              <w:contextualSpacing/>
              <w:jc w:val="center"/>
              <w:rPr>
                <w:sz w:val="20"/>
              </w:rPr>
            </w:pPr>
          </w:p>
        </w:tc>
        <w:tc>
          <w:tcPr>
            <w:tcW w:w="2160" w:type="dxa"/>
            <w:tcPrChange w:id="545" w:author="Stickler, Mercedes M. (E3/LTRM)" w:date="2014-09-22T17:41:00Z">
              <w:tcPr>
                <w:tcW w:w="2160" w:type="dxa"/>
              </w:tcPr>
            </w:tcPrChange>
          </w:tcPr>
          <w:p w14:paraId="01EBC747" w14:textId="77777777" w:rsidR="00736B28" w:rsidRPr="00DC552F" w:rsidRDefault="00736B28" w:rsidP="006E365E">
            <w:pPr>
              <w:contextualSpacing/>
              <w:jc w:val="center"/>
              <w:rPr>
                <w:sz w:val="20"/>
              </w:rPr>
            </w:pPr>
          </w:p>
        </w:tc>
        <w:tc>
          <w:tcPr>
            <w:tcW w:w="2520" w:type="dxa"/>
            <w:tcPrChange w:id="546" w:author="Stickler, Mercedes M. (E3/LTRM)" w:date="2014-09-22T17:41:00Z">
              <w:tcPr>
                <w:tcW w:w="2520" w:type="dxa"/>
              </w:tcPr>
            </w:tcPrChange>
          </w:tcPr>
          <w:p w14:paraId="4D488E7D" w14:textId="77777777" w:rsidR="00736B28" w:rsidRPr="00DC552F" w:rsidRDefault="00736B28" w:rsidP="006E365E">
            <w:pPr>
              <w:contextualSpacing/>
              <w:jc w:val="center"/>
              <w:rPr>
                <w:sz w:val="20"/>
              </w:rPr>
            </w:pPr>
          </w:p>
        </w:tc>
        <w:tc>
          <w:tcPr>
            <w:tcW w:w="2520" w:type="dxa"/>
            <w:tcPrChange w:id="547" w:author="Stickler, Mercedes M. (E3/LTRM)" w:date="2014-09-22T17:41:00Z">
              <w:tcPr>
                <w:tcW w:w="2520" w:type="dxa"/>
              </w:tcPr>
            </w:tcPrChange>
          </w:tcPr>
          <w:p w14:paraId="76ED33B5" w14:textId="477C2D89" w:rsidR="00736B28" w:rsidRPr="00DC552F" w:rsidRDefault="00736B28" w:rsidP="006E365E">
            <w:pPr>
              <w:contextualSpacing/>
              <w:jc w:val="center"/>
              <w:rPr>
                <w:sz w:val="20"/>
              </w:rPr>
            </w:pPr>
          </w:p>
        </w:tc>
        <w:tc>
          <w:tcPr>
            <w:tcW w:w="1080" w:type="dxa"/>
            <w:tcPrChange w:id="548" w:author="Stickler, Mercedes M. (E3/LTRM)" w:date="2014-09-22T17:41:00Z">
              <w:tcPr>
                <w:tcW w:w="1080" w:type="dxa"/>
              </w:tcPr>
            </w:tcPrChange>
          </w:tcPr>
          <w:p w14:paraId="04E5A2C4" w14:textId="77777777" w:rsidR="00736B28" w:rsidRPr="00DC552F" w:rsidRDefault="00736B28" w:rsidP="006E365E">
            <w:pPr>
              <w:contextualSpacing/>
              <w:jc w:val="center"/>
              <w:rPr>
                <w:sz w:val="20"/>
              </w:rPr>
            </w:pPr>
          </w:p>
        </w:tc>
        <w:tc>
          <w:tcPr>
            <w:tcW w:w="2160" w:type="dxa"/>
            <w:tcPrChange w:id="549" w:author="Stickler, Mercedes M. (E3/LTRM)" w:date="2014-09-22T17:41:00Z">
              <w:tcPr>
                <w:tcW w:w="2160" w:type="dxa"/>
              </w:tcPr>
            </w:tcPrChange>
          </w:tcPr>
          <w:p w14:paraId="78A1DDFD" w14:textId="77777777" w:rsidR="00736B28" w:rsidRPr="00DC552F" w:rsidRDefault="00736B28" w:rsidP="006E365E">
            <w:pPr>
              <w:contextualSpacing/>
              <w:jc w:val="center"/>
              <w:rPr>
                <w:sz w:val="20"/>
              </w:rPr>
            </w:pPr>
          </w:p>
        </w:tc>
      </w:tr>
      <w:tr w:rsidR="00736B28" w:rsidRPr="00DC552F" w14:paraId="0F87B0F1" w14:textId="77777777" w:rsidTr="00736B28">
        <w:trPr>
          <w:trHeight w:val="54"/>
          <w:jc w:val="center"/>
          <w:trPrChange w:id="550" w:author="Stickler, Mercedes M. (E3/LTRM)" w:date="2014-09-22T17:41:00Z">
            <w:trPr>
              <w:trHeight w:val="54"/>
              <w:jc w:val="center"/>
            </w:trPr>
          </w:trPrChange>
        </w:trPr>
        <w:tc>
          <w:tcPr>
            <w:tcW w:w="714" w:type="dxa"/>
            <w:vMerge/>
            <w:tcPrChange w:id="551" w:author="Stickler, Mercedes M. (E3/LTRM)" w:date="2014-09-22T17:41:00Z">
              <w:tcPr>
                <w:tcW w:w="714" w:type="dxa"/>
                <w:vMerge/>
              </w:tcPr>
            </w:tcPrChange>
          </w:tcPr>
          <w:p w14:paraId="770165E7" w14:textId="77777777" w:rsidR="00736B28" w:rsidRPr="00DC552F" w:rsidRDefault="00736B28" w:rsidP="006E365E">
            <w:pPr>
              <w:contextualSpacing/>
              <w:jc w:val="center"/>
              <w:rPr>
                <w:b/>
                <w:sz w:val="20"/>
              </w:rPr>
            </w:pPr>
          </w:p>
        </w:tc>
        <w:tc>
          <w:tcPr>
            <w:tcW w:w="721" w:type="dxa"/>
            <w:vMerge/>
            <w:tcPrChange w:id="552" w:author="Stickler, Mercedes M. (E3/LTRM)" w:date="2014-09-22T17:41:00Z">
              <w:tcPr>
                <w:tcW w:w="721" w:type="dxa"/>
                <w:vMerge/>
              </w:tcPr>
            </w:tcPrChange>
          </w:tcPr>
          <w:p w14:paraId="0BAF41F0" w14:textId="77777777" w:rsidR="00736B28" w:rsidRPr="00DC552F" w:rsidRDefault="00736B28" w:rsidP="006E365E">
            <w:pPr>
              <w:contextualSpacing/>
              <w:jc w:val="center"/>
              <w:rPr>
                <w:sz w:val="20"/>
              </w:rPr>
            </w:pPr>
          </w:p>
        </w:tc>
        <w:tc>
          <w:tcPr>
            <w:tcW w:w="1800" w:type="dxa"/>
            <w:tcPrChange w:id="553" w:author="Stickler, Mercedes M. (E3/LTRM)" w:date="2014-09-22T17:41:00Z">
              <w:tcPr>
                <w:tcW w:w="1800" w:type="dxa"/>
              </w:tcPr>
            </w:tcPrChange>
          </w:tcPr>
          <w:p w14:paraId="764DDC5A" w14:textId="77777777" w:rsidR="00736B28" w:rsidRPr="00DC552F" w:rsidRDefault="00736B28" w:rsidP="006E365E">
            <w:pPr>
              <w:contextualSpacing/>
              <w:jc w:val="center"/>
              <w:rPr>
                <w:ins w:id="554" w:author="Stickler, Mercedes M. (E3/LTRM)" w:date="2014-09-22T17:40:00Z"/>
                <w:sz w:val="20"/>
              </w:rPr>
            </w:pPr>
          </w:p>
        </w:tc>
        <w:tc>
          <w:tcPr>
            <w:tcW w:w="1800" w:type="dxa"/>
            <w:tcPrChange w:id="555" w:author="Stickler, Mercedes M. (E3/LTRM)" w:date="2014-09-22T17:41:00Z">
              <w:tcPr>
                <w:tcW w:w="1800" w:type="dxa"/>
              </w:tcPr>
            </w:tcPrChange>
          </w:tcPr>
          <w:p w14:paraId="240B61C8" w14:textId="77777777" w:rsidR="00736B28" w:rsidRPr="00DC552F" w:rsidRDefault="00736B28" w:rsidP="006E365E">
            <w:pPr>
              <w:contextualSpacing/>
              <w:jc w:val="center"/>
              <w:rPr>
                <w:ins w:id="556" w:author="Stickler, Mercedes M. (E3/LTRM)" w:date="2014-09-22T17:40:00Z"/>
                <w:sz w:val="20"/>
              </w:rPr>
            </w:pPr>
          </w:p>
        </w:tc>
        <w:tc>
          <w:tcPr>
            <w:tcW w:w="1800" w:type="dxa"/>
            <w:tcPrChange w:id="557" w:author="Stickler, Mercedes M. (E3/LTRM)" w:date="2014-09-22T17:41:00Z">
              <w:tcPr>
                <w:tcW w:w="1800" w:type="dxa"/>
              </w:tcPr>
            </w:tcPrChange>
          </w:tcPr>
          <w:p w14:paraId="63B2FD83" w14:textId="77777777" w:rsidR="00736B28" w:rsidRPr="00DC552F" w:rsidRDefault="00736B28" w:rsidP="006E365E">
            <w:pPr>
              <w:contextualSpacing/>
              <w:jc w:val="center"/>
              <w:rPr>
                <w:ins w:id="558" w:author="Stickler, Mercedes M. (E3/LTRM)" w:date="2014-09-22T17:40:00Z"/>
                <w:sz w:val="20"/>
              </w:rPr>
            </w:pPr>
          </w:p>
        </w:tc>
        <w:tc>
          <w:tcPr>
            <w:tcW w:w="1800" w:type="dxa"/>
            <w:tcPrChange w:id="559" w:author="Stickler, Mercedes M. (E3/LTRM)" w:date="2014-09-22T17:41:00Z">
              <w:tcPr>
                <w:tcW w:w="1800" w:type="dxa"/>
              </w:tcPr>
            </w:tcPrChange>
          </w:tcPr>
          <w:p w14:paraId="393C982E" w14:textId="62B28965" w:rsidR="00736B28" w:rsidRPr="00DC552F" w:rsidRDefault="00736B28" w:rsidP="006E365E">
            <w:pPr>
              <w:contextualSpacing/>
              <w:jc w:val="center"/>
              <w:rPr>
                <w:ins w:id="560" w:author="Stickler, Mercedes M. (E3/LTRM)" w:date="2014-09-22T17:40:00Z"/>
                <w:sz w:val="20"/>
              </w:rPr>
            </w:pPr>
          </w:p>
        </w:tc>
        <w:tc>
          <w:tcPr>
            <w:tcW w:w="1800" w:type="dxa"/>
            <w:tcPrChange w:id="561" w:author="Stickler, Mercedes M. (E3/LTRM)" w:date="2014-09-22T17:41:00Z">
              <w:tcPr>
                <w:tcW w:w="1800" w:type="dxa"/>
              </w:tcPr>
            </w:tcPrChange>
          </w:tcPr>
          <w:p w14:paraId="1EC1F8F7" w14:textId="77777777" w:rsidR="00736B28" w:rsidRPr="00DC552F" w:rsidRDefault="00736B28" w:rsidP="006E365E">
            <w:pPr>
              <w:contextualSpacing/>
              <w:jc w:val="center"/>
              <w:rPr>
                <w:ins w:id="562" w:author="Stickler, Mercedes M. (E3/LTRM)" w:date="2014-09-22T17:41:00Z"/>
                <w:sz w:val="20"/>
              </w:rPr>
            </w:pPr>
          </w:p>
        </w:tc>
        <w:tc>
          <w:tcPr>
            <w:tcW w:w="1800" w:type="dxa"/>
            <w:tcPrChange w:id="563" w:author="Stickler, Mercedes M. (E3/LTRM)" w:date="2014-09-22T17:41:00Z">
              <w:tcPr>
                <w:tcW w:w="1800" w:type="dxa"/>
              </w:tcPr>
            </w:tcPrChange>
          </w:tcPr>
          <w:p w14:paraId="26FF5A40" w14:textId="38653C2A" w:rsidR="00736B28" w:rsidRPr="00DC552F" w:rsidRDefault="00736B28" w:rsidP="006E365E">
            <w:pPr>
              <w:contextualSpacing/>
              <w:jc w:val="center"/>
              <w:rPr>
                <w:sz w:val="20"/>
              </w:rPr>
            </w:pPr>
          </w:p>
        </w:tc>
        <w:tc>
          <w:tcPr>
            <w:tcW w:w="1440" w:type="dxa"/>
            <w:tcPrChange w:id="564" w:author="Stickler, Mercedes M. (E3/LTRM)" w:date="2014-09-22T17:41:00Z">
              <w:tcPr>
                <w:tcW w:w="1440" w:type="dxa"/>
              </w:tcPr>
            </w:tcPrChange>
          </w:tcPr>
          <w:p w14:paraId="5D8140C5" w14:textId="362E3DA3" w:rsidR="00736B28" w:rsidRPr="00DC552F" w:rsidRDefault="00736B28" w:rsidP="006E365E">
            <w:pPr>
              <w:contextualSpacing/>
              <w:jc w:val="center"/>
              <w:rPr>
                <w:sz w:val="20"/>
              </w:rPr>
            </w:pPr>
          </w:p>
        </w:tc>
        <w:tc>
          <w:tcPr>
            <w:tcW w:w="2160" w:type="dxa"/>
            <w:tcPrChange w:id="565" w:author="Stickler, Mercedes M. (E3/LTRM)" w:date="2014-09-22T17:41:00Z">
              <w:tcPr>
                <w:tcW w:w="2160" w:type="dxa"/>
              </w:tcPr>
            </w:tcPrChange>
          </w:tcPr>
          <w:p w14:paraId="5586C9EB" w14:textId="77777777" w:rsidR="00736B28" w:rsidRPr="00DC552F" w:rsidRDefault="00736B28" w:rsidP="006E365E">
            <w:pPr>
              <w:contextualSpacing/>
              <w:jc w:val="center"/>
              <w:rPr>
                <w:sz w:val="20"/>
              </w:rPr>
            </w:pPr>
          </w:p>
        </w:tc>
        <w:tc>
          <w:tcPr>
            <w:tcW w:w="2520" w:type="dxa"/>
            <w:tcPrChange w:id="566" w:author="Stickler, Mercedes M. (E3/LTRM)" w:date="2014-09-22T17:41:00Z">
              <w:tcPr>
                <w:tcW w:w="2520" w:type="dxa"/>
              </w:tcPr>
            </w:tcPrChange>
          </w:tcPr>
          <w:p w14:paraId="2EFD11B7" w14:textId="77777777" w:rsidR="00736B28" w:rsidRPr="00DC552F" w:rsidRDefault="00736B28" w:rsidP="006E365E">
            <w:pPr>
              <w:contextualSpacing/>
              <w:jc w:val="center"/>
              <w:rPr>
                <w:sz w:val="20"/>
              </w:rPr>
            </w:pPr>
          </w:p>
        </w:tc>
        <w:tc>
          <w:tcPr>
            <w:tcW w:w="2520" w:type="dxa"/>
            <w:tcPrChange w:id="567" w:author="Stickler, Mercedes M. (E3/LTRM)" w:date="2014-09-22T17:41:00Z">
              <w:tcPr>
                <w:tcW w:w="2520" w:type="dxa"/>
              </w:tcPr>
            </w:tcPrChange>
          </w:tcPr>
          <w:p w14:paraId="429EA254" w14:textId="738F24E1" w:rsidR="00736B28" w:rsidRPr="00DC552F" w:rsidRDefault="00736B28" w:rsidP="006E365E">
            <w:pPr>
              <w:contextualSpacing/>
              <w:jc w:val="center"/>
              <w:rPr>
                <w:sz w:val="20"/>
              </w:rPr>
            </w:pPr>
          </w:p>
        </w:tc>
        <w:tc>
          <w:tcPr>
            <w:tcW w:w="1080" w:type="dxa"/>
            <w:tcPrChange w:id="568" w:author="Stickler, Mercedes M. (E3/LTRM)" w:date="2014-09-22T17:41:00Z">
              <w:tcPr>
                <w:tcW w:w="1080" w:type="dxa"/>
              </w:tcPr>
            </w:tcPrChange>
          </w:tcPr>
          <w:p w14:paraId="5AC64568" w14:textId="77777777" w:rsidR="00736B28" w:rsidRPr="00DC552F" w:rsidRDefault="00736B28" w:rsidP="006E365E">
            <w:pPr>
              <w:contextualSpacing/>
              <w:jc w:val="center"/>
              <w:rPr>
                <w:sz w:val="20"/>
              </w:rPr>
            </w:pPr>
          </w:p>
        </w:tc>
        <w:tc>
          <w:tcPr>
            <w:tcW w:w="2160" w:type="dxa"/>
            <w:tcPrChange w:id="569" w:author="Stickler, Mercedes M. (E3/LTRM)" w:date="2014-09-22T17:41:00Z">
              <w:tcPr>
                <w:tcW w:w="2160" w:type="dxa"/>
              </w:tcPr>
            </w:tcPrChange>
          </w:tcPr>
          <w:p w14:paraId="03619F45" w14:textId="77777777" w:rsidR="00736B28" w:rsidRPr="00DC552F" w:rsidRDefault="00736B28" w:rsidP="006E365E">
            <w:pPr>
              <w:contextualSpacing/>
              <w:jc w:val="center"/>
              <w:rPr>
                <w:sz w:val="20"/>
              </w:rPr>
            </w:pPr>
          </w:p>
        </w:tc>
      </w:tr>
      <w:tr w:rsidR="00736B28" w:rsidRPr="00DC552F" w14:paraId="66E2AB63" w14:textId="77777777" w:rsidTr="00736B28">
        <w:trPr>
          <w:trHeight w:val="54"/>
          <w:jc w:val="center"/>
          <w:trPrChange w:id="570" w:author="Stickler, Mercedes M. (E3/LTRM)" w:date="2014-09-22T17:41:00Z">
            <w:trPr>
              <w:trHeight w:val="54"/>
              <w:jc w:val="center"/>
            </w:trPr>
          </w:trPrChange>
        </w:trPr>
        <w:tc>
          <w:tcPr>
            <w:tcW w:w="714" w:type="dxa"/>
            <w:vMerge/>
            <w:tcPrChange w:id="571" w:author="Stickler, Mercedes M. (E3/LTRM)" w:date="2014-09-22T17:41:00Z">
              <w:tcPr>
                <w:tcW w:w="714" w:type="dxa"/>
                <w:vMerge/>
              </w:tcPr>
            </w:tcPrChange>
          </w:tcPr>
          <w:p w14:paraId="639BC6F2" w14:textId="77777777" w:rsidR="00736B28" w:rsidRPr="00DC552F" w:rsidRDefault="00736B28" w:rsidP="006E365E">
            <w:pPr>
              <w:contextualSpacing/>
              <w:jc w:val="center"/>
              <w:rPr>
                <w:b/>
                <w:sz w:val="20"/>
              </w:rPr>
            </w:pPr>
          </w:p>
        </w:tc>
        <w:tc>
          <w:tcPr>
            <w:tcW w:w="721" w:type="dxa"/>
            <w:vMerge/>
            <w:tcPrChange w:id="572" w:author="Stickler, Mercedes M. (E3/LTRM)" w:date="2014-09-22T17:41:00Z">
              <w:tcPr>
                <w:tcW w:w="721" w:type="dxa"/>
                <w:vMerge/>
              </w:tcPr>
            </w:tcPrChange>
          </w:tcPr>
          <w:p w14:paraId="6A2C1EA7" w14:textId="77777777" w:rsidR="00736B28" w:rsidRPr="00DC552F" w:rsidRDefault="00736B28" w:rsidP="006E365E">
            <w:pPr>
              <w:contextualSpacing/>
              <w:jc w:val="center"/>
              <w:rPr>
                <w:sz w:val="20"/>
              </w:rPr>
            </w:pPr>
          </w:p>
        </w:tc>
        <w:tc>
          <w:tcPr>
            <w:tcW w:w="1800" w:type="dxa"/>
            <w:tcPrChange w:id="573" w:author="Stickler, Mercedes M. (E3/LTRM)" w:date="2014-09-22T17:41:00Z">
              <w:tcPr>
                <w:tcW w:w="1800" w:type="dxa"/>
              </w:tcPr>
            </w:tcPrChange>
          </w:tcPr>
          <w:p w14:paraId="789A34D4" w14:textId="77777777" w:rsidR="00736B28" w:rsidRPr="00DC552F" w:rsidRDefault="00736B28" w:rsidP="006E365E">
            <w:pPr>
              <w:contextualSpacing/>
              <w:jc w:val="center"/>
              <w:rPr>
                <w:ins w:id="574" w:author="Stickler, Mercedes M. (E3/LTRM)" w:date="2014-09-22T17:40:00Z"/>
                <w:sz w:val="20"/>
              </w:rPr>
            </w:pPr>
          </w:p>
        </w:tc>
        <w:tc>
          <w:tcPr>
            <w:tcW w:w="1800" w:type="dxa"/>
            <w:tcPrChange w:id="575" w:author="Stickler, Mercedes M. (E3/LTRM)" w:date="2014-09-22T17:41:00Z">
              <w:tcPr>
                <w:tcW w:w="1800" w:type="dxa"/>
              </w:tcPr>
            </w:tcPrChange>
          </w:tcPr>
          <w:p w14:paraId="4EE9906B" w14:textId="77777777" w:rsidR="00736B28" w:rsidRPr="00DC552F" w:rsidRDefault="00736B28" w:rsidP="006E365E">
            <w:pPr>
              <w:contextualSpacing/>
              <w:jc w:val="center"/>
              <w:rPr>
                <w:ins w:id="576" w:author="Stickler, Mercedes M. (E3/LTRM)" w:date="2014-09-22T17:40:00Z"/>
                <w:sz w:val="20"/>
              </w:rPr>
            </w:pPr>
          </w:p>
        </w:tc>
        <w:tc>
          <w:tcPr>
            <w:tcW w:w="1800" w:type="dxa"/>
            <w:tcPrChange w:id="577" w:author="Stickler, Mercedes M. (E3/LTRM)" w:date="2014-09-22T17:41:00Z">
              <w:tcPr>
                <w:tcW w:w="1800" w:type="dxa"/>
              </w:tcPr>
            </w:tcPrChange>
          </w:tcPr>
          <w:p w14:paraId="715625D2" w14:textId="77777777" w:rsidR="00736B28" w:rsidRPr="00DC552F" w:rsidRDefault="00736B28" w:rsidP="006E365E">
            <w:pPr>
              <w:contextualSpacing/>
              <w:jc w:val="center"/>
              <w:rPr>
                <w:ins w:id="578" w:author="Stickler, Mercedes M. (E3/LTRM)" w:date="2014-09-22T17:40:00Z"/>
                <w:sz w:val="20"/>
              </w:rPr>
            </w:pPr>
          </w:p>
        </w:tc>
        <w:tc>
          <w:tcPr>
            <w:tcW w:w="1800" w:type="dxa"/>
            <w:tcPrChange w:id="579" w:author="Stickler, Mercedes M. (E3/LTRM)" w:date="2014-09-22T17:41:00Z">
              <w:tcPr>
                <w:tcW w:w="1800" w:type="dxa"/>
              </w:tcPr>
            </w:tcPrChange>
          </w:tcPr>
          <w:p w14:paraId="74E2CA2B" w14:textId="64B46BD8" w:rsidR="00736B28" w:rsidRPr="00DC552F" w:rsidRDefault="00736B28" w:rsidP="006E365E">
            <w:pPr>
              <w:contextualSpacing/>
              <w:jc w:val="center"/>
              <w:rPr>
                <w:ins w:id="580" w:author="Stickler, Mercedes M. (E3/LTRM)" w:date="2014-09-22T17:40:00Z"/>
                <w:sz w:val="20"/>
              </w:rPr>
            </w:pPr>
          </w:p>
        </w:tc>
        <w:tc>
          <w:tcPr>
            <w:tcW w:w="1800" w:type="dxa"/>
            <w:tcPrChange w:id="581" w:author="Stickler, Mercedes M. (E3/LTRM)" w:date="2014-09-22T17:41:00Z">
              <w:tcPr>
                <w:tcW w:w="1800" w:type="dxa"/>
              </w:tcPr>
            </w:tcPrChange>
          </w:tcPr>
          <w:p w14:paraId="44A2BD06" w14:textId="77777777" w:rsidR="00736B28" w:rsidRPr="00DC552F" w:rsidRDefault="00736B28" w:rsidP="006E365E">
            <w:pPr>
              <w:contextualSpacing/>
              <w:jc w:val="center"/>
              <w:rPr>
                <w:ins w:id="582" w:author="Stickler, Mercedes M. (E3/LTRM)" w:date="2014-09-22T17:41:00Z"/>
                <w:sz w:val="20"/>
              </w:rPr>
            </w:pPr>
          </w:p>
        </w:tc>
        <w:tc>
          <w:tcPr>
            <w:tcW w:w="1800" w:type="dxa"/>
            <w:tcPrChange w:id="583" w:author="Stickler, Mercedes M. (E3/LTRM)" w:date="2014-09-22T17:41:00Z">
              <w:tcPr>
                <w:tcW w:w="1800" w:type="dxa"/>
              </w:tcPr>
            </w:tcPrChange>
          </w:tcPr>
          <w:p w14:paraId="10857FB0" w14:textId="1278F02E" w:rsidR="00736B28" w:rsidRPr="00DC552F" w:rsidRDefault="00736B28" w:rsidP="006E365E">
            <w:pPr>
              <w:contextualSpacing/>
              <w:jc w:val="center"/>
              <w:rPr>
                <w:sz w:val="20"/>
              </w:rPr>
            </w:pPr>
          </w:p>
        </w:tc>
        <w:tc>
          <w:tcPr>
            <w:tcW w:w="1440" w:type="dxa"/>
            <w:tcPrChange w:id="584" w:author="Stickler, Mercedes M. (E3/LTRM)" w:date="2014-09-22T17:41:00Z">
              <w:tcPr>
                <w:tcW w:w="1440" w:type="dxa"/>
              </w:tcPr>
            </w:tcPrChange>
          </w:tcPr>
          <w:p w14:paraId="39A0D425" w14:textId="2D362065" w:rsidR="00736B28" w:rsidRPr="00DC552F" w:rsidRDefault="00736B28" w:rsidP="006E365E">
            <w:pPr>
              <w:contextualSpacing/>
              <w:jc w:val="center"/>
              <w:rPr>
                <w:sz w:val="20"/>
              </w:rPr>
            </w:pPr>
          </w:p>
        </w:tc>
        <w:tc>
          <w:tcPr>
            <w:tcW w:w="2160" w:type="dxa"/>
            <w:tcPrChange w:id="585" w:author="Stickler, Mercedes M. (E3/LTRM)" w:date="2014-09-22T17:41:00Z">
              <w:tcPr>
                <w:tcW w:w="2160" w:type="dxa"/>
              </w:tcPr>
            </w:tcPrChange>
          </w:tcPr>
          <w:p w14:paraId="5BBA09D5" w14:textId="77777777" w:rsidR="00736B28" w:rsidRPr="00DC552F" w:rsidRDefault="00736B28" w:rsidP="006E365E">
            <w:pPr>
              <w:contextualSpacing/>
              <w:jc w:val="center"/>
              <w:rPr>
                <w:sz w:val="20"/>
              </w:rPr>
            </w:pPr>
          </w:p>
        </w:tc>
        <w:tc>
          <w:tcPr>
            <w:tcW w:w="2520" w:type="dxa"/>
            <w:tcPrChange w:id="586" w:author="Stickler, Mercedes M. (E3/LTRM)" w:date="2014-09-22T17:41:00Z">
              <w:tcPr>
                <w:tcW w:w="2520" w:type="dxa"/>
              </w:tcPr>
            </w:tcPrChange>
          </w:tcPr>
          <w:p w14:paraId="0B180E7E" w14:textId="77777777" w:rsidR="00736B28" w:rsidRPr="00DC552F" w:rsidRDefault="00736B28" w:rsidP="006E365E">
            <w:pPr>
              <w:contextualSpacing/>
              <w:jc w:val="center"/>
              <w:rPr>
                <w:sz w:val="20"/>
              </w:rPr>
            </w:pPr>
          </w:p>
        </w:tc>
        <w:tc>
          <w:tcPr>
            <w:tcW w:w="2520" w:type="dxa"/>
            <w:tcPrChange w:id="587" w:author="Stickler, Mercedes M. (E3/LTRM)" w:date="2014-09-22T17:41:00Z">
              <w:tcPr>
                <w:tcW w:w="2520" w:type="dxa"/>
              </w:tcPr>
            </w:tcPrChange>
          </w:tcPr>
          <w:p w14:paraId="69F7635C" w14:textId="3D9D6F0D" w:rsidR="00736B28" w:rsidRPr="00DC552F" w:rsidRDefault="00736B28" w:rsidP="006E365E">
            <w:pPr>
              <w:contextualSpacing/>
              <w:jc w:val="center"/>
              <w:rPr>
                <w:sz w:val="20"/>
              </w:rPr>
            </w:pPr>
          </w:p>
        </w:tc>
        <w:tc>
          <w:tcPr>
            <w:tcW w:w="1080" w:type="dxa"/>
            <w:tcPrChange w:id="588" w:author="Stickler, Mercedes M. (E3/LTRM)" w:date="2014-09-22T17:41:00Z">
              <w:tcPr>
                <w:tcW w:w="1080" w:type="dxa"/>
              </w:tcPr>
            </w:tcPrChange>
          </w:tcPr>
          <w:p w14:paraId="52ABAB0B" w14:textId="77777777" w:rsidR="00736B28" w:rsidRPr="00DC552F" w:rsidRDefault="00736B28" w:rsidP="006E365E">
            <w:pPr>
              <w:contextualSpacing/>
              <w:jc w:val="center"/>
              <w:rPr>
                <w:sz w:val="20"/>
              </w:rPr>
            </w:pPr>
          </w:p>
        </w:tc>
        <w:tc>
          <w:tcPr>
            <w:tcW w:w="2160" w:type="dxa"/>
            <w:tcPrChange w:id="589" w:author="Stickler, Mercedes M. (E3/LTRM)" w:date="2014-09-22T17:41:00Z">
              <w:tcPr>
                <w:tcW w:w="2160" w:type="dxa"/>
              </w:tcPr>
            </w:tcPrChange>
          </w:tcPr>
          <w:p w14:paraId="1ECDB10C" w14:textId="77777777" w:rsidR="00736B28" w:rsidRPr="00DC552F" w:rsidRDefault="00736B28" w:rsidP="006E365E">
            <w:pPr>
              <w:contextualSpacing/>
              <w:jc w:val="center"/>
              <w:rPr>
                <w:sz w:val="20"/>
              </w:rPr>
            </w:pPr>
          </w:p>
        </w:tc>
      </w:tr>
      <w:tr w:rsidR="00736B28" w:rsidRPr="00DC552F" w14:paraId="27F6587C" w14:textId="77777777" w:rsidTr="00736B28">
        <w:trPr>
          <w:trHeight w:val="54"/>
          <w:jc w:val="center"/>
          <w:trPrChange w:id="590" w:author="Stickler, Mercedes M. (E3/LTRM)" w:date="2014-09-22T17:41:00Z">
            <w:trPr>
              <w:trHeight w:val="54"/>
              <w:jc w:val="center"/>
            </w:trPr>
          </w:trPrChange>
        </w:trPr>
        <w:tc>
          <w:tcPr>
            <w:tcW w:w="714" w:type="dxa"/>
            <w:vMerge/>
            <w:tcPrChange w:id="591" w:author="Stickler, Mercedes M. (E3/LTRM)" w:date="2014-09-22T17:41:00Z">
              <w:tcPr>
                <w:tcW w:w="714" w:type="dxa"/>
                <w:vMerge/>
              </w:tcPr>
            </w:tcPrChange>
          </w:tcPr>
          <w:p w14:paraId="20D5D0AE" w14:textId="77777777" w:rsidR="00736B28" w:rsidRPr="00DC552F" w:rsidRDefault="00736B28" w:rsidP="006E365E">
            <w:pPr>
              <w:contextualSpacing/>
              <w:jc w:val="center"/>
              <w:rPr>
                <w:b/>
                <w:sz w:val="20"/>
              </w:rPr>
            </w:pPr>
          </w:p>
        </w:tc>
        <w:tc>
          <w:tcPr>
            <w:tcW w:w="721" w:type="dxa"/>
            <w:vMerge/>
            <w:tcPrChange w:id="592" w:author="Stickler, Mercedes M. (E3/LTRM)" w:date="2014-09-22T17:41:00Z">
              <w:tcPr>
                <w:tcW w:w="721" w:type="dxa"/>
                <w:vMerge/>
              </w:tcPr>
            </w:tcPrChange>
          </w:tcPr>
          <w:p w14:paraId="45B36346" w14:textId="77777777" w:rsidR="00736B28" w:rsidRPr="00DC552F" w:rsidRDefault="00736B28" w:rsidP="006E365E">
            <w:pPr>
              <w:contextualSpacing/>
              <w:jc w:val="center"/>
              <w:rPr>
                <w:sz w:val="20"/>
              </w:rPr>
            </w:pPr>
          </w:p>
        </w:tc>
        <w:tc>
          <w:tcPr>
            <w:tcW w:w="1800" w:type="dxa"/>
            <w:tcPrChange w:id="593" w:author="Stickler, Mercedes M. (E3/LTRM)" w:date="2014-09-22T17:41:00Z">
              <w:tcPr>
                <w:tcW w:w="1800" w:type="dxa"/>
              </w:tcPr>
            </w:tcPrChange>
          </w:tcPr>
          <w:p w14:paraId="426D9694" w14:textId="77777777" w:rsidR="00736B28" w:rsidRPr="00DC552F" w:rsidRDefault="00736B28" w:rsidP="006E365E">
            <w:pPr>
              <w:contextualSpacing/>
              <w:jc w:val="center"/>
              <w:rPr>
                <w:ins w:id="594" w:author="Stickler, Mercedes M. (E3/LTRM)" w:date="2014-09-22T17:40:00Z"/>
                <w:sz w:val="20"/>
              </w:rPr>
            </w:pPr>
          </w:p>
        </w:tc>
        <w:tc>
          <w:tcPr>
            <w:tcW w:w="1800" w:type="dxa"/>
            <w:tcPrChange w:id="595" w:author="Stickler, Mercedes M. (E3/LTRM)" w:date="2014-09-22T17:41:00Z">
              <w:tcPr>
                <w:tcW w:w="1800" w:type="dxa"/>
              </w:tcPr>
            </w:tcPrChange>
          </w:tcPr>
          <w:p w14:paraId="01368648" w14:textId="77777777" w:rsidR="00736B28" w:rsidRPr="00DC552F" w:rsidRDefault="00736B28" w:rsidP="006E365E">
            <w:pPr>
              <w:contextualSpacing/>
              <w:jc w:val="center"/>
              <w:rPr>
                <w:ins w:id="596" w:author="Stickler, Mercedes M. (E3/LTRM)" w:date="2014-09-22T17:40:00Z"/>
                <w:sz w:val="20"/>
              </w:rPr>
            </w:pPr>
          </w:p>
        </w:tc>
        <w:tc>
          <w:tcPr>
            <w:tcW w:w="1800" w:type="dxa"/>
            <w:tcPrChange w:id="597" w:author="Stickler, Mercedes M. (E3/LTRM)" w:date="2014-09-22T17:41:00Z">
              <w:tcPr>
                <w:tcW w:w="1800" w:type="dxa"/>
              </w:tcPr>
            </w:tcPrChange>
          </w:tcPr>
          <w:p w14:paraId="23CA3BD2" w14:textId="77777777" w:rsidR="00736B28" w:rsidRPr="00DC552F" w:rsidRDefault="00736B28" w:rsidP="006E365E">
            <w:pPr>
              <w:contextualSpacing/>
              <w:jc w:val="center"/>
              <w:rPr>
                <w:ins w:id="598" w:author="Stickler, Mercedes M. (E3/LTRM)" w:date="2014-09-22T17:40:00Z"/>
                <w:sz w:val="20"/>
              </w:rPr>
            </w:pPr>
          </w:p>
        </w:tc>
        <w:tc>
          <w:tcPr>
            <w:tcW w:w="1800" w:type="dxa"/>
            <w:tcPrChange w:id="599" w:author="Stickler, Mercedes M. (E3/LTRM)" w:date="2014-09-22T17:41:00Z">
              <w:tcPr>
                <w:tcW w:w="1800" w:type="dxa"/>
              </w:tcPr>
            </w:tcPrChange>
          </w:tcPr>
          <w:p w14:paraId="3BC57EF9" w14:textId="10F5D809" w:rsidR="00736B28" w:rsidRPr="00DC552F" w:rsidRDefault="00736B28" w:rsidP="006E365E">
            <w:pPr>
              <w:contextualSpacing/>
              <w:jc w:val="center"/>
              <w:rPr>
                <w:ins w:id="600" w:author="Stickler, Mercedes M. (E3/LTRM)" w:date="2014-09-22T17:40:00Z"/>
                <w:sz w:val="20"/>
              </w:rPr>
            </w:pPr>
          </w:p>
        </w:tc>
        <w:tc>
          <w:tcPr>
            <w:tcW w:w="1800" w:type="dxa"/>
            <w:tcPrChange w:id="601" w:author="Stickler, Mercedes M. (E3/LTRM)" w:date="2014-09-22T17:41:00Z">
              <w:tcPr>
                <w:tcW w:w="1800" w:type="dxa"/>
              </w:tcPr>
            </w:tcPrChange>
          </w:tcPr>
          <w:p w14:paraId="044388DB" w14:textId="77777777" w:rsidR="00736B28" w:rsidRPr="00DC552F" w:rsidRDefault="00736B28" w:rsidP="006E365E">
            <w:pPr>
              <w:contextualSpacing/>
              <w:jc w:val="center"/>
              <w:rPr>
                <w:ins w:id="602" w:author="Stickler, Mercedes M. (E3/LTRM)" w:date="2014-09-22T17:41:00Z"/>
                <w:sz w:val="20"/>
              </w:rPr>
            </w:pPr>
          </w:p>
        </w:tc>
        <w:tc>
          <w:tcPr>
            <w:tcW w:w="1800" w:type="dxa"/>
            <w:tcPrChange w:id="603" w:author="Stickler, Mercedes M. (E3/LTRM)" w:date="2014-09-22T17:41:00Z">
              <w:tcPr>
                <w:tcW w:w="1800" w:type="dxa"/>
              </w:tcPr>
            </w:tcPrChange>
          </w:tcPr>
          <w:p w14:paraId="0CDF9BC1" w14:textId="323A5E61" w:rsidR="00736B28" w:rsidRPr="00DC552F" w:rsidRDefault="00736B28" w:rsidP="006E365E">
            <w:pPr>
              <w:contextualSpacing/>
              <w:jc w:val="center"/>
              <w:rPr>
                <w:sz w:val="20"/>
              </w:rPr>
            </w:pPr>
          </w:p>
        </w:tc>
        <w:tc>
          <w:tcPr>
            <w:tcW w:w="1440" w:type="dxa"/>
            <w:tcPrChange w:id="604" w:author="Stickler, Mercedes M. (E3/LTRM)" w:date="2014-09-22T17:41:00Z">
              <w:tcPr>
                <w:tcW w:w="1440" w:type="dxa"/>
              </w:tcPr>
            </w:tcPrChange>
          </w:tcPr>
          <w:p w14:paraId="0DF459E3" w14:textId="6C8030DE" w:rsidR="00736B28" w:rsidRPr="00DC552F" w:rsidRDefault="00736B28" w:rsidP="006E365E">
            <w:pPr>
              <w:contextualSpacing/>
              <w:jc w:val="center"/>
              <w:rPr>
                <w:sz w:val="20"/>
              </w:rPr>
            </w:pPr>
          </w:p>
        </w:tc>
        <w:tc>
          <w:tcPr>
            <w:tcW w:w="2160" w:type="dxa"/>
            <w:tcPrChange w:id="605" w:author="Stickler, Mercedes M. (E3/LTRM)" w:date="2014-09-22T17:41:00Z">
              <w:tcPr>
                <w:tcW w:w="2160" w:type="dxa"/>
              </w:tcPr>
            </w:tcPrChange>
          </w:tcPr>
          <w:p w14:paraId="10B57E9D" w14:textId="77777777" w:rsidR="00736B28" w:rsidRPr="00DC552F" w:rsidRDefault="00736B28" w:rsidP="006E365E">
            <w:pPr>
              <w:contextualSpacing/>
              <w:jc w:val="center"/>
              <w:rPr>
                <w:sz w:val="20"/>
              </w:rPr>
            </w:pPr>
          </w:p>
        </w:tc>
        <w:tc>
          <w:tcPr>
            <w:tcW w:w="2520" w:type="dxa"/>
            <w:tcPrChange w:id="606" w:author="Stickler, Mercedes M. (E3/LTRM)" w:date="2014-09-22T17:41:00Z">
              <w:tcPr>
                <w:tcW w:w="2520" w:type="dxa"/>
              </w:tcPr>
            </w:tcPrChange>
          </w:tcPr>
          <w:p w14:paraId="1DC70A41" w14:textId="77777777" w:rsidR="00736B28" w:rsidRPr="00DC552F" w:rsidRDefault="00736B28" w:rsidP="006E365E">
            <w:pPr>
              <w:contextualSpacing/>
              <w:jc w:val="center"/>
              <w:rPr>
                <w:sz w:val="20"/>
              </w:rPr>
            </w:pPr>
          </w:p>
        </w:tc>
        <w:tc>
          <w:tcPr>
            <w:tcW w:w="2520" w:type="dxa"/>
            <w:tcPrChange w:id="607" w:author="Stickler, Mercedes M. (E3/LTRM)" w:date="2014-09-22T17:41:00Z">
              <w:tcPr>
                <w:tcW w:w="2520" w:type="dxa"/>
              </w:tcPr>
            </w:tcPrChange>
          </w:tcPr>
          <w:p w14:paraId="72290AB1" w14:textId="34F0B0A5" w:rsidR="00736B28" w:rsidRPr="00DC552F" w:rsidRDefault="00736B28" w:rsidP="006E365E">
            <w:pPr>
              <w:contextualSpacing/>
              <w:jc w:val="center"/>
              <w:rPr>
                <w:sz w:val="20"/>
              </w:rPr>
            </w:pPr>
          </w:p>
        </w:tc>
        <w:tc>
          <w:tcPr>
            <w:tcW w:w="1080" w:type="dxa"/>
            <w:tcPrChange w:id="608" w:author="Stickler, Mercedes M. (E3/LTRM)" w:date="2014-09-22T17:41:00Z">
              <w:tcPr>
                <w:tcW w:w="1080" w:type="dxa"/>
              </w:tcPr>
            </w:tcPrChange>
          </w:tcPr>
          <w:p w14:paraId="2B8C0F1B" w14:textId="77777777" w:rsidR="00736B28" w:rsidRPr="00DC552F" w:rsidRDefault="00736B28" w:rsidP="006E365E">
            <w:pPr>
              <w:contextualSpacing/>
              <w:jc w:val="center"/>
              <w:rPr>
                <w:sz w:val="20"/>
              </w:rPr>
            </w:pPr>
          </w:p>
        </w:tc>
        <w:tc>
          <w:tcPr>
            <w:tcW w:w="2160" w:type="dxa"/>
            <w:tcPrChange w:id="609" w:author="Stickler, Mercedes M. (E3/LTRM)" w:date="2014-09-22T17:41:00Z">
              <w:tcPr>
                <w:tcW w:w="2160" w:type="dxa"/>
              </w:tcPr>
            </w:tcPrChange>
          </w:tcPr>
          <w:p w14:paraId="372C3A61" w14:textId="77777777" w:rsidR="00736B28" w:rsidRPr="00DC552F" w:rsidRDefault="00736B28" w:rsidP="006E365E">
            <w:pPr>
              <w:contextualSpacing/>
              <w:jc w:val="center"/>
              <w:rPr>
                <w:sz w:val="20"/>
              </w:rPr>
            </w:pPr>
          </w:p>
        </w:tc>
      </w:tr>
      <w:tr w:rsidR="00736B28" w:rsidRPr="00DC552F" w14:paraId="12FE2305" w14:textId="77777777" w:rsidTr="00736B28">
        <w:trPr>
          <w:trHeight w:val="54"/>
          <w:jc w:val="center"/>
          <w:trPrChange w:id="610" w:author="Stickler, Mercedes M. (E3/LTRM)" w:date="2014-09-22T17:41:00Z">
            <w:trPr>
              <w:trHeight w:val="54"/>
              <w:jc w:val="center"/>
            </w:trPr>
          </w:trPrChange>
        </w:trPr>
        <w:tc>
          <w:tcPr>
            <w:tcW w:w="714" w:type="dxa"/>
            <w:vMerge/>
            <w:tcPrChange w:id="611" w:author="Stickler, Mercedes M. (E3/LTRM)" w:date="2014-09-22T17:41:00Z">
              <w:tcPr>
                <w:tcW w:w="714" w:type="dxa"/>
                <w:vMerge/>
              </w:tcPr>
            </w:tcPrChange>
          </w:tcPr>
          <w:p w14:paraId="30AD520F" w14:textId="77777777" w:rsidR="00736B28" w:rsidRPr="00DC552F" w:rsidRDefault="00736B28" w:rsidP="006E365E">
            <w:pPr>
              <w:contextualSpacing/>
              <w:jc w:val="center"/>
              <w:rPr>
                <w:b/>
                <w:sz w:val="20"/>
              </w:rPr>
            </w:pPr>
          </w:p>
        </w:tc>
        <w:tc>
          <w:tcPr>
            <w:tcW w:w="721" w:type="dxa"/>
            <w:vMerge/>
            <w:tcPrChange w:id="612" w:author="Stickler, Mercedes M. (E3/LTRM)" w:date="2014-09-22T17:41:00Z">
              <w:tcPr>
                <w:tcW w:w="721" w:type="dxa"/>
                <w:vMerge/>
              </w:tcPr>
            </w:tcPrChange>
          </w:tcPr>
          <w:p w14:paraId="0431C818" w14:textId="77777777" w:rsidR="00736B28" w:rsidRPr="00DC552F" w:rsidRDefault="00736B28" w:rsidP="006E365E">
            <w:pPr>
              <w:contextualSpacing/>
              <w:jc w:val="center"/>
              <w:rPr>
                <w:sz w:val="20"/>
              </w:rPr>
            </w:pPr>
          </w:p>
        </w:tc>
        <w:tc>
          <w:tcPr>
            <w:tcW w:w="1800" w:type="dxa"/>
            <w:tcPrChange w:id="613" w:author="Stickler, Mercedes M. (E3/LTRM)" w:date="2014-09-22T17:41:00Z">
              <w:tcPr>
                <w:tcW w:w="1800" w:type="dxa"/>
              </w:tcPr>
            </w:tcPrChange>
          </w:tcPr>
          <w:p w14:paraId="750ECCF3" w14:textId="77777777" w:rsidR="00736B28" w:rsidRPr="00DC552F" w:rsidRDefault="00736B28" w:rsidP="006E365E">
            <w:pPr>
              <w:contextualSpacing/>
              <w:jc w:val="center"/>
              <w:rPr>
                <w:ins w:id="614" w:author="Stickler, Mercedes M. (E3/LTRM)" w:date="2014-09-22T17:40:00Z"/>
                <w:sz w:val="20"/>
              </w:rPr>
            </w:pPr>
          </w:p>
        </w:tc>
        <w:tc>
          <w:tcPr>
            <w:tcW w:w="1800" w:type="dxa"/>
            <w:tcPrChange w:id="615" w:author="Stickler, Mercedes M. (E3/LTRM)" w:date="2014-09-22T17:41:00Z">
              <w:tcPr>
                <w:tcW w:w="1800" w:type="dxa"/>
              </w:tcPr>
            </w:tcPrChange>
          </w:tcPr>
          <w:p w14:paraId="53D98DB6" w14:textId="77777777" w:rsidR="00736B28" w:rsidRPr="00DC552F" w:rsidRDefault="00736B28" w:rsidP="006E365E">
            <w:pPr>
              <w:contextualSpacing/>
              <w:jc w:val="center"/>
              <w:rPr>
                <w:ins w:id="616" w:author="Stickler, Mercedes M. (E3/LTRM)" w:date="2014-09-22T17:40:00Z"/>
                <w:sz w:val="20"/>
              </w:rPr>
            </w:pPr>
          </w:p>
        </w:tc>
        <w:tc>
          <w:tcPr>
            <w:tcW w:w="1800" w:type="dxa"/>
            <w:tcPrChange w:id="617" w:author="Stickler, Mercedes M. (E3/LTRM)" w:date="2014-09-22T17:41:00Z">
              <w:tcPr>
                <w:tcW w:w="1800" w:type="dxa"/>
              </w:tcPr>
            </w:tcPrChange>
          </w:tcPr>
          <w:p w14:paraId="5C1E51E9" w14:textId="77777777" w:rsidR="00736B28" w:rsidRPr="00DC552F" w:rsidRDefault="00736B28" w:rsidP="006E365E">
            <w:pPr>
              <w:contextualSpacing/>
              <w:jc w:val="center"/>
              <w:rPr>
                <w:ins w:id="618" w:author="Stickler, Mercedes M. (E3/LTRM)" w:date="2014-09-22T17:40:00Z"/>
                <w:sz w:val="20"/>
              </w:rPr>
            </w:pPr>
          </w:p>
        </w:tc>
        <w:tc>
          <w:tcPr>
            <w:tcW w:w="1800" w:type="dxa"/>
            <w:tcPrChange w:id="619" w:author="Stickler, Mercedes M. (E3/LTRM)" w:date="2014-09-22T17:41:00Z">
              <w:tcPr>
                <w:tcW w:w="1800" w:type="dxa"/>
              </w:tcPr>
            </w:tcPrChange>
          </w:tcPr>
          <w:p w14:paraId="2CDFC291" w14:textId="20659B98" w:rsidR="00736B28" w:rsidRPr="00DC552F" w:rsidRDefault="00736B28" w:rsidP="006E365E">
            <w:pPr>
              <w:contextualSpacing/>
              <w:jc w:val="center"/>
              <w:rPr>
                <w:ins w:id="620" w:author="Stickler, Mercedes M. (E3/LTRM)" w:date="2014-09-22T17:40:00Z"/>
                <w:sz w:val="20"/>
              </w:rPr>
            </w:pPr>
          </w:p>
        </w:tc>
        <w:tc>
          <w:tcPr>
            <w:tcW w:w="1800" w:type="dxa"/>
            <w:tcPrChange w:id="621" w:author="Stickler, Mercedes M. (E3/LTRM)" w:date="2014-09-22T17:41:00Z">
              <w:tcPr>
                <w:tcW w:w="1800" w:type="dxa"/>
              </w:tcPr>
            </w:tcPrChange>
          </w:tcPr>
          <w:p w14:paraId="6A27B3E7" w14:textId="77777777" w:rsidR="00736B28" w:rsidRPr="00DC552F" w:rsidRDefault="00736B28" w:rsidP="006E365E">
            <w:pPr>
              <w:contextualSpacing/>
              <w:jc w:val="center"/>
              <w:rPr>
                <w:ins w:id="622" w:author="Stickler, Mercedes M. (E3/LTRM)" w:date="2014-09-22T17:41:00Z"/>
                <w:sz w:val="20"/>
              </w:rPr>
            </w:pPr>
          </w:p>
        </w:tc>
        <w:tc>
          <w:tcPr>
            <w:tcW w:w="1800" w:type="dxa"/>
            <w:tcPrChange w:id="623" w:author="Stickler, Mercedes M. (E3/LTRM)" w:date="2014-09-22T17:41:00Z">
              <w:tcPr>
                <w:tcW w:w="1800" w:type="dxa"/>
              </w:tcPr>
            </w:tcPrChange>
          </w:tcPr>
          <w:p w14:paraId="7C7FECAA" w14:textId="2DE5F654" w:rsidR="00736B28" w:rsidRPr="00DC552F" w:rsidRDefault="00736B28" w:rsidP="006E365E">
            <w:pPr>
              <w:contextualSpacing/>
              <w:jc w:val="center"/>
              <w:rPr>
                <w:sz w:val="20"/>
              </w:rPr>
            </w:pPr>
          </w:p>
        </w:tc>
        <w:tc>
          <w:tcPr>
            <w:tcW w:w="1440" w:type="dxa"/>
            <w:tcPrChange w:id="624" w:author="Stickler, Mercedes M. (E3/LTRM)" w:date="2014-09-22T17:41:00Z">
              <w:tcPr>
                <w:tcW w:w="1440" w:type="dxa"/>
              </w:tcPr>
            </w:tcPrChange>
          </w:tcPr>
          <w:p w14:paraId="04D5EE81" w14:textId="7966EC30" w:rsidR="00736B28" w:rsidRPr="00DC552F" w:rsidRDefault="00736B28" w:rsidP="006E365E">
            <w:pPr>
              <w:contextualSpacing/>
              <w:jc w:val="center"/>
              <w:rPr>
                <w:sz w:val="20"/>
              </w:rPr>
            </w:pPr>
          </w:p>
        </w:tc>
        <w:tc>
          <w:tcPr>
            <w:tcW w:w="2160" w:type="dxa"/>
            <w:tcPrChange w:id="625" w:author="Stickler, Mercedes M. (E3/LTRM)" w:date="2014-09-22T17:41:00Z">
              <w:tcPr>
                <w:tcW w:w="2160" w:type="dxa"/>
              </w:tcPr>
            </w:tcPrChange>
          </w:tcPr>
          <w:p w14:paraId="12F37085" w14:textId="77777777" w:rsidR="00736B28" w:rsidRPr="00DC552F" w:rsidRDefault="00736B28" w:rsidP="006E365E">
            <w:pPr>
              <w:contextualSpacing/>
              <w:jc w:val="center"/>
              <w:rPr>
                <w:sz w:val="20"/>
              </w:rPr>
            </w:pPr>
          </w:p>
        </w:tc>
        <w:tc>
          <w:tcPr>
            <w:tcW w:w="2520" w:type="dxa"/>
            <w:tcPrChange w:id="626" w:author="Stickler, Mercedes M. (E3/LTRM)" w:date="2014-09-22T17:41:00Z">
              <w:tcPr>
                <w:tcW w:w="2520" w:type="dxa"/>
              </w:tcPr>
            </w:tcPrChange>
          </w:tcPr>
          <w:p w14:paraId="20305098" w14:textId="77777777" w:rsidR="00736B28" w:rsidRPr="00DC552F" w:rsidRDefault="00736B28" w:rsidP="006E365E">
            <w:pPr>
              <w:contextualSpacing/>
              <w:jc w:val="center"/>
              <w:rPr>
                <w:sz w:val="20"/>
              </w:rPr>
            </w:pPr>
          </w:p>
        </w:tc>
        <w:tc>
          <w:tcPr>
            <w:tcW w:w="2520" w:type="dxa"/>
            <w:tcPrChange w:id="627" w:author="Stickler, Mercedes M. (E3/LTRM)" w:date="2014-09-22T17:41:00Z">
              <w:tcPr>
                <w:tcW w:w="2520" w:type="dxa"/>
              </w:tcPr>
            </w:tcPrChange>
          </w:tcPr>
          <w:p w14:paraId="1E2B7DAB" w14:textId="77E12272" w:rsidR="00736B28" w:rsidRPr="00DC552F" w:rsidRDefault="00736B28" w:rsidP="006E365E">
            <w:pPr>
              <w:contextualSpacing/>
              <w:jc w:val="center"/>
              <w:rPr>
                <w:sz w:val="20"/>
              </w:rPr>
            </w:pPr>
          </w:p>
        </w:tc>
        <w:tc>
          <w:tcPr>
            <w:tcW w:w="1080" w:type="dxa"/>
            <w:tcPrChange w:id="628" w:author="Stickler, Mercedes M. (E3/LTRM)" w:date="2014-09-22T17:41:00Z">
              <w:tcPr>
                <w:tcW w:w="1080" w:type="dxa"/>
              </w:tcPr>
            </w:tcPrChange>
          </w:tcPr>
          <w:p w14:paraId="0580C272" w14:textId="77777777" w:rsidR="00736B28" w:rsidRPr="00DC552F" w:rsidRDefault="00736B28" w:rsidP="006E365E">
            <w:pPr>
              <w:contextualSpacing/>
              <w:jc w:val="center"/>
              <w:rPr>
                <w:sz w:val="20"/>
              </w:rPr>
            </w:pPr>
          </w:p>
        </w:tc>
        <w:tc>
          <w:tcPr>
            <w:tcW w:w="2160" w:type="dxa"/>
            <w:tcPrChange w:id="629" w:author="Stickler, Mercedes M. (E3/LTRM)" w:date="2014-09-22T17:41:00Z">
              <w:tcPr>
                <w:tcW w:w="2160" w:type="dxa"/>
              </w:tcPr>
            </w:tcPrChange>
          </w:tcPr>
          <w:p w14:paraId="37B0412B" w14:textId="77777777" w:rsidR="00736B28" w:rsidRPr="00DC552F" w:rsidRDefault="00736B28" w:rsidP="006E365E">
            <w:pPr>
              <w:contextualSpacing/>
              <w:jc w:val="center"/>
              <w:rPr>
                <w:sz w:val="20"/>
              </w:rPr>
            </w:pPr>
          </w:p>
        </w:tc>
      </w:tr>
    </w:tbl>
    <w:p w14:paraId="3747E77B" w14:textId="77777777" w:rsidR="00020B58" w:rsidRDefault="00020B58" w:rsidP="001512DD">
      <w:pPr>
        <w:spacing w:after="0" w:line="240" w:lineRule="auto"/>
        <w:contextualSpacing/>
      </w:pPr>
    </w:p>
    <w:tbl>
      <w:tblPr>
        <w:tblStyle w:val="TableGrid"/>
        <w:tblW w:w="8640" w:type="dxa"/>
        <w:jc w:val="center"/>
        <w:tblCellMar>
          <w:left w:w="29" w:type="dxa"/>
          <w:right w:w="29" w:type="dxa"/>
        </w:tblCellMar>
        <w:tblLook w:val="04A0" w:firstRow="1" w:lastRow="0" w:firstColumn="1" w:lastColumn="0" w:noHBand="0" w:noVBand="1"/>
      </w:tblPr>
      <w:tblGrid>
        <w:gridCol w:w="6485"/>
        <w:gridCol w:w="2155"/>
      </w:tblGrid>
      <w:tr w:rsidR="006E365E" w:rsidRPr="006E365E" w14:paraId="185AF072" w14:textId="77777777" w:rsidTr="00CD018F">
        <w:trPr>
          <w:jc w:val="center"/>
        </w:trPr>
        <w:tc>
          <w:tcPr>
            <w:tcW w:w="6485" w:type="dxa"/>
          </w:tcPr>
          <w:p w14:paraId="13CEA95C" w14:textId="0F6088DA" w:rsidR="006E365E" w:rsidRPr="006C2023" w:rsidRDefault="006C2023" w:rsidP="006D5C10">
            <w:pPr>
              <w:contextualSpacing/>
              <w:rPr>
                <w:b/>
              </w:rPr>
            </w:pPr>
            <w:r>
              <w:rPr>
                <w:b/>
              </w:rPr>
              <w:t>Primary Use for Product</w:t>
            </w:r>
          </w:p>
        </w:tc>
        <w:tc>
          <w:tcPr>
            <w:tcW w:w="2155" w:type="dxa"/>
          </w:tcPr>
          <w:p w14:paraId="7A43DBFA" w14:textId="695A2B32" w:rsidR="006E365E" w:rsidRPr="006C2023" w:rsidRDefault="006C2023" w:rsidP="006D5C10">
            <w:pPr>
              <w:contextualSpacing/>
              <w:rPr>
                <w:b/>
              </w:rPr>
            </w:pPr>
            <w:r>
              <w:rPr>
                <w:b/>
              </w:rPr>
              <w:t>Use Percentage</w:t>
            </w:r>
          </w:p>
        </w:tc>
      </w:tr>
      <w:tr w:rsidR="006E365E" w:rsidRPr="006E365E" w14:paraId="78727514" w14:textId="77777777" w:rsidTr="00CD018F">
        <w:trPr>
          <w:jc w:val="center"/>
        </w:trPr>
        <w:tc>
          <w:tcPr>
            <w:tcW w:w="6485" w:type="dxa"/>
          </w:tcPr>
          <w:p w14:paraId="0871DE4C" w14:textId="77777777" w:rsidR="006E365E" w:rsidRDefault="006E365E" w:rsidP="006E365E">
            <w:pPr>
              <w:autoSpaceDE w:val="0"/>
              <w:autoSpaceDN w:val="0"/>
              <w:adjustRightInd w:val="0"/>
              <w:contextualSpacing/>
              <w:rPr>
                <w:rFonts w:eastAsia="Calibri" w:cs="TimesNewRomanPSMT"/>
              </w:rPr>
            </w:pPr>
            <w:r w:rsidRPr="006E365E">
              <w:rPr>
                <w:rFonts w:eastAsia="Calibri" w:cs="TimesNewRomanPSMT"/>
              </w:rPr>
              <w:t>1=</w:t>
            </w:r>
            <w:r>
              <w:rPr>
                <w:rFonts w:eastAsia="Calibri" w:cs="TimesNewRomanPSMT"/>
              </w:rPr>
              <w:t>Subsistence</w:t>
            </w:r>
          </w:p>
          <w:p w14:paraId="6D674701" w14:textId="77777777" w:rsidR="006E365E" w:rsidRDefault="006E365E" w:rsidP="006E365E">
            <w:pPr>
              <w:autoSpaceDE w:val="0"/>
              <w:autoSpaceDN w:val="0"/>
              <w:adjustRightInd w:val="0"/>
              <w:contextualSpacing/>
              <w:rPr>
                <w:rFonts w:eastAsia="Calibri" w:cs="TimesNewRomanPSMT"/>
              </w:rPr>
            </w:pPr>
            <w:r>
              <w:rPr>
                <w:rFonts w:eastAsia="Calibri" w:cs="TimesNewRomanPSMT"/>
              </w:rPr>
              <w:t>2=Cash income</w:t>
            </w:r>
          </w:p>
          <w:p w14:paraId="2E1BE9ED" w14:textId="77777777" w:rsidR="006E365E" w:rsidRDefault="006E365E" w:rsidP="006E365E">
            <w:pPr>
              <w:contextualSpacing/>
            </w:pPr>
            <w:r>
              <w:t>3=My household purchases this product rather than starving.</w:t>
            </w:r>
          </w:p>
          <w:p w14:paraId="426035A9" w14:textId="15D3B0A5" w:rsidR="006E365E" w:rsidRPr="006E365E" w:rsidRDefault="006E365E" w:rsidP="006E365E">
            <w:pPr>
              <w:autoSpaceDE w:val="0"/>
              <w:autoSpaceDN w:val="0"/>
              <w:adjustRightInd w:val="0"/>
              <w:contextualSpacing/>
              <w:rPr>
                <w:rFonts w:eastAsia="Calibri" w:cs="TimesNewRomanPSMT"/>
              </w:rPr>
            </w:pPr>
            <w:r>
              <w:rPr>
                <w:rFonts w:eastAsia="Calibri" w:cs="TimesNewRomanPSMT"/>
              </w:rPr>
              <w:t>4=My household does not harvest nor use this product</w:t>
            </w:r>
          </w:p>
        </w:tc>
        <w:tc>
          <w:tcPr>
            <w:tcW w:w="2155" w:type="dxa"/>
          </w:tcPr>
          <w:p w14:paraId="6C139780"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1 = 0-24%</w:t>
            </w:r>
          </w:p>
          <w:p w14:paraId="46A8020F"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2 = 25-49%</w:t>
            </w:r>
          </w:p>
          <w:p w14:paraId="3663DD54"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3 = 50-74%</w:t>
            </w:r>
          </w:p>
          <w:p w14:paraId="561B82B6" w14:textId="3B222737" w:rsidR="006E365E" w:rsidRPr="006E365E" w:rsidRDefault="006E365E" w:rsidP="006E365E">
            <w:pPr>
              <w:autoSpaceDE w:val="0"/>
              <w:autoSpaceDN w:val="0"/>
              <w:adjustRightInd w:val="0"/>
              <w:ind w:left="39"/>
              <w:contextualSpacing/>
              <w:rPr>
                <w:rFonts w:ascii="Calibri" w:eastAsia="SimSun" w:hAnsi="Calibri" w:cs="Times New Roman"/>
                <w:bCs/>
              </w:rPr>
            </w:pPr>
            <w:r w:rsidRPr="00711409">
              <w:rPr>
                <w:rFonts w:ascii="Calibri" w:eastAsia="SimSun" w:hAnsi="Calibri" w:cs="Times New Roman"/>
                <w:bCs/>
              </w:rPr>
              <w:t>4 = 75-100%</w:t>
            </w:r>
          </w:p>
        </w:tc>
      </w:tr>
    </w:tbl>
    <w:p w14:paraId="5EA784D3" w14:textId="77777777" w:rsidR="006E365E" w:rsidRDefault="006E365E" w:rsidP="001512DD">
      <w:pPr>
        <w:spacing w:after="0" w:line="240" w:lineRule="auto"/>
        <w:contextualSpacing/>
      </w:pPr>
    </w:p>
    <w:p w14:paraId="4C8C3B57" w14:textId="77777777" w:rsidR="006E365E" w:rsidRPr="001512DD" w:rsidRDefault="006E365E" w:rsidP="006E365E">
      <w:pPr>
        <w:spacing w:afterLines="20" w:after="48" w:line="240" w:lineRule="auto"/>
        <w:contextualSpacing/>
        <w:rPr>
          <w:rFonts w:eastAsia="Times New Roman" w:cs="Times New Roman"/>
          <w:b/>
          <w:bCs/>
        </w:rPr>
      </w:pPr>
    </w:p>
    <w:p w14:paraId="184ACA9C" w14:textId="77777777" w:rsidR="006E365E" w:rsidRDefault="006E365E" w:rsidP="006E365E">
      <w:pPr>
        <w:spacing w:afterLines="20" w:after="48" w:line="240" w:lineRule="auto"/>
        <w:contextualSpacing/>
        <w:rPr>
          <w:rFonts w:eastAsia="Times New Roman" w:cs="Times New Roman"/>
          <w:b/>
          <w:bCs/>
        </w:rPr>
        <w:sectPr w:rsidR="006E365E" w:rsidSect="006E365E">
          <w:type w:val="continuous"/>
          <w:pgSz w:w="15840" w:h="12240" w:orient="landscape"/>
          <w:pgMar w:top="720" w:right="720" w:bottom="1080" w:left="720" w:header="720" w:footer="84" w:gutter="0"/>
          <w:cols w:space="720"/>
          <w:docGrid w:linePitch="360"/>
        </w:sectPr>
      </w:pPr>
    </w:p>
    <w:p w14:paraId="5607C085" w14:textId="4C64256E" w:rsidR="00152B2F" w:rsidRPr="009559BE" w:rsidRDefault="009559BE" w:rsidP="009559BE">
      <w:pPr>
        <w:spacing w:after="0" w:line="240" w:lineRule="auto"/>
      </w:pPr>
      <w:commentRangeStart w:id="630"/>
      <w:r w:rsidRPr="009559BE">
        <w:rPr>
          <w:rFonts w:cs="Arial"/>
        </w:rPr>
        <w:lastRenderedPageBreak/>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commentRangeEnd w:id="630"/>
      <w:r w:rsidR="00736B28">
        <w:rPr>
          <w:rStyle w:val="CommentReference"/>
        </w:rPr>
        <w:commentReference w:id="630"/>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9559BE" w:rsidRPr="009559BE" w14:paraId="42DF92B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4CFB3B5"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F2E1A38" w14:textId="368D4277" w:rsidR="009559BE" w:rsidRPr="009559BE" w:rsidRDefault="009559BE" w:rsidP="006D5C10">
            <w:pPr>
              <w:spacing w:after="0"/>
              <w:rPr>
                <w:w w:val="105"/>
              </w:rPr>
            </w:pPr>
            <w:r w:rsidRPr="009559BE">
              <w:rPr>
                <w:w w:val="105"/>
              </w:rPr>
              <w:t>Health Clinic</w:t>
            </w:r>
          </w:p>
        </w:tc>
        <w:tc>
          <w:tcPr>
            <w:tcW w:w="2525"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CE38ED1"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60B8DCF"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44BFB31" w14:textId="643BA253" w:rsidR="009559BE" w:rsidRPr="009559BE" w:rsidRDefault="009559BE" w:rsidP="006D5C10">
            <w:pPr>
              <w:spacing w:after="0"/>
              <w:rPr>
                <w:w w:val="105"/>
              </w:rPr>
            </w:pPr>
            <w:r w:rsidRPr="009559BE">
              <w:rPr>
                <w:w w:val="105"/>
              </w:rPr>
              <w:t>Enough land to farm on</w:t>
            </w:r>
          </w:p>
        </w:tc>
        <w:tc>
          <w:tcPr>
            <w:tcW w:w="2525"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4378230"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0EAE5BC"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E7C26CE" w14:textId="5ECF34D9" w:rsidR="009559BE" w:rsidRPr="009559BE" w:rsidRDefault="009559BE" w:rsidP="006D5C10">
            <w:pPr>
              <w:spacing w:after="0"/>
              <w:rPr>
                <w:w w:val="105"/>
              </w:rPr>
            </w:pPr>
            <w:r w:rsidRPr="009559BE">
              <w:rPr>
                <w:w w:val="105"/>
              </w:rPr>
              <w:t>New school</w:t>
            </w:r>
          </w:p>
        </w:tc>
        <w:tc>
          <w:tcPr>
            <w:tcW w:w="2525"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3C4718DD"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08A5B14"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6D500D6" w14:textId="7CC3DD2E" w:rsidR="009559BE" w:rsidRPr="009559BE" w:rsidRDefault="009559BE" w:rsidP="006D5C10">
            <w:pPr>
              <w:spacing w:after="0"/>
              <w:rPr>
                <w:w w:val="105"/>
              </w:rPr>
            </w:pPr>
            <w:r w:rsidRPr="009559BE">
              <w:rPr>
                <w:w w:val="105"/>
              </w:rPr>
              <w:t>Paved roads</w:t>
            </w:r>
          </w:p>
        </w:tc>
        <w:tc>
          <w:tcPr>
            <w:tcW w:w="2525"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E6098C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E91A8EF"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50A99B7" w14:textId="01092D2B" w:rsidR="009559BE" w:rsidRPr="009559BE" w:rsidRDefault="009559BE" w:rsidP="006D5C10">
            <w:pPr>
              <w:spacing w:after="0"/>
              <w:rPr>
                <w:w w:val="105"/>
              </w:rPr>
            </w:pPr>
            <w:r w:rsidRPr="009559BE">
              <w:rPr>
                <w:w w:val="105"/>
              </w:rPr>
              <w:t>Forest resources</w:t>
            </w:r>
          </w:p>
        </w:tc>
        <w:tc>
          <w:tcPr>
            <w:tcW w:w="2525"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9CDA3D9"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AD13567"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6FA829E" w14:textId="58167D0C" w:rsidR="009559BE" w:rsidRPr="009559BE" w:rsidRDefault="009559BE" w:rsidP="006D5C10">
            <w:pPr>
              <w:spacing w:after="0"/>
              <w:rPr>
                <w:w w:val="105"/>
              </w:rPr>
            </w:pPr>
            <w:r w:rsidRPr="009559BE">
              <w:rPr>
                <w:w w:val="105"/>
              </w:rPr>
              <w:t>Electricity</w:t>
            </w:r>
          </w:p>
        </w:tc>
        <w:tc>
          <w:tcPr>
            <w:tcW w:w="2525"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CA878CE"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1138A34"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5A9ECF2" w14:textId="71C81890" w:rsidR="009559BE" w:rsidRPr="009559BE" w:rsidRDefault="009559BE" w:rsidP="006D5C10">
            <w:pPr>
              <w:spacing w:after="0"/>
              <w:rPr>
                <w:w w:val="105"/>
              </w:rPr>
            </w:pPr>
            <w:r w:rsidRPr="009559BE">
              <w:rPr>
                <w:w w:val="105"/>
              </w:rPr>
              <w:t>Clean water</w:t>
            </w:r>
          </w:p>
        </w:tc>
        <w:tc>
          <w:tcPr>
            <w:tcW w:w="2525"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9C931ED"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62F668D"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E28C2" w14:textId="24634480" w:rsidR="009559BE" w:rsidRPr="009559BE" w:rsidRDefault="009559BE" w:rsidP="006D5C10">
            <w:pPr>
              <w:spacing w:after="0"/>
              <w:rPr>
                <w:w w:val="105"/>
              </w:rPr>
            </w:pPr>
            <w:r w:rsidRPr="009559BE">
              <w:rPr>
                <w:w w:val="105"/>
              </w:rPr>
              <w:t>Salary jobs</w:t>
            </w:r>
          </w:p>
        </w:tc>
        <w:tc>
          <w:tcPr>
            <w:tcW w:w="2525" w:type="dxa"/>
            <w:tcBorders>
              <w:top w:val="single" w:sz="18" w:space="0" w:color="000000"/>
              <w:left w:val="single" w:sz="18" w:space="0" w:color="000000"/>
              <w:bottom w:val="single" w:sz="18" w:space="0" w:color="000000"/>
              <w:right w:val="single" w:sz="18" w:space="0" w:color="000000"/>
            </w:tcBorders>
          </w:tcPr>
          <w:p w14:paraId="69EE65E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bl>
    <w:p w14:paraId="4E571CE8" w14:textId="77777777" w:rsidR="009559BE" w:rsidRDefault="009559BE" w:rsidP="009559BE">
      <w:pPr>
        <w:spacing w:after="0" w:line="240" w:lineRule="auto"/>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79"/>
        <w:gridCol w:w="2527"/>
        <w:gridCol w:w="1811"/>
        <w:gridCol w:w="700"/>
        <w:gridCol w:w="14"/>
      </w:tblGrid>
      <w:tr w:rsidR="009559BE" w:rsidRPr="00815557" w14:paraId="113F9725"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50B8368" w14:textId="77777777" w:rsidR="009559BE" w:rsidRPr="00815557" w:rsidRDefault="009559BE" w:rsidP="009559BE">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BCF324" w14:textId="6D66C0D5" w:rsidR="009559BE" w:rsidRPr="00815557" w:rsidRDefault="009559BE" w:rsidP="00E865C4">
            <w:pPr>
              <w:spacing w:after="0"/>
              <w:rPr>
                <w:w w:val="105"/>
              </w:rPr>
            </w:pPr>
            <w:r w:rsidRPr="009559BE">
              <w:rPr>
                <w:rFonts w:cs="Arial"/>
              </w:rPr>
              <w:t>What do you think is the value of all the trees on a well</w:t>
            </w:r>
            <w:del w:id="631" w:author="Stickler, Mercedes M. (E3/LTRM)" w:date="2014-09-22T17:42:00Z">
              <w:r w:rsidRPr="009559BE" w:rsidDel="00E865C4">
                <w:rPr>
                  <w:rFonts w:cs="Arial"/>
                </w:rPr>
                <w:delText xml:space="preserve"> </w:delText>
              </w:r>
            </w:del>
            <w:ins w:id="632" w:author="Stickler, Mercedes M. (E3/LTRM)" w:date="2014-09-22T17:42:00Z">
              <w:r w:rsidR="00E865C4">
                <w:rPr>
                  <w:rFonts w:cs="Arial"/>
                </w:rPr>
                <w:t>-</w:t>
              </w:r>
            </w:ins>
            <w:r w:rsidRPr="009559BE">
              <w:rPr>
                <w:rFonts w:cs="Arial"/>
              </w:rPr>
              <w:t xml:space="preserve">forested acre of </w:t>
            </w:r>
            <w:commentRangeStart w:id="633"/>
            <w:r w:rsidRPr="009559BE">
              <w:rPr>
                <w:rFonts w:cs="Arial"/>
              </w:rPr>
              <w:t>your</w:t>
            </w:r>
            <w:commentRangeEnd w:id="633"/>
            <w:r w:rsidR="00E865C4">
              <w:rPr>
                <w:rStyle w:val="CommentReference"/>
              </w:rPr>
              <w:commentReference w:id="633"/>
            </w:r>
            <w:r w:rsidRPr="009559BE">
              <w:rPr>
                <w:rFonts w:cs="Arial"/>
              </w:rPr>
              <w:t xml:space="preserve"> community land?</w:t>
            </w:r>
          </w:p>
        </w:tc>
        <w:tc>
          <w:tcPr>
            <w:tcW w:w="2525" w:type="dxa"/>
            <w:gridSpan w:val="3"/>
            <w:tcBorders>
              <w:top w:val="single" w:sz="18" w:space="0" w:color="000000"/>
              <w:left w:val="single" w:sz="18" w:space="0" w:color="000000"/>
              <w:bottom w:val="single" w:sz="18" w:space="0" w:color="000000"/>
              <w:right w:val="single" w:sz="18" w:space="0" w:color="000000"/>
            </w:tcBorders>
          </w:tcPr>
          <w:p w14:paraId="5CC8750F" w14:textId="77777777" w:rsidR="009559BE" w:rsidRPr="00815557" w:rsidRDefault="009559BE" w:rsidP="009559BE">
            <w:pPr>
              <w:spacing w:after="0"/>
              <w:rPr>
                <w:i/>
                <w:color w:val="A6A6A6" w:themeColor="background1" w:themeShade="A6"/>
              </w:rPr>
            </w:pPr>
            <w:r w:rsidRPr="00815557">
              <w:rPr>
                <w:i/>
                <w:color w:val="A6A6A6" w:themeColor="background1" w:themeShade="A6"/>
              </w:rPr>
              <w:t>(Integer)</w:t>
            </w:r>
          </w:p>
        </w:tc>
      </w:tr>
      <w:tr w:rsidR="009559BE" w:rsidRPr="00F82CC8" w14:paraId="66E37E0C"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0AC615"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195DEF3B" w14:textId="26CB5833" w:rsidR="009559BE" w:rsidRPr="006F4E6D" w:rsidRDefault="009559BE" w:rsidP="009559BE">
            <w:pPr>
              <w:spacing w:after="0"/>
              <w:rPr>
                <w:rFonts w:eastAsia="Calibri" w:cs="Times New Roman"/>
                <w:w w:val="105"/>
              </w:rPr>
            </w:pPr>
            <w:r w:rsidRPr="009559BE">
              <w:rPr>
                <w:rFonts w:cs="Arial"/>
              </w:rPr>
              <w:t xml:space="preserve">Are there any forests that your household used to access that you are no longer allowed to access? </w:t>
            </w:r>
          </w:p>
        </w:tc>
        <w:tc>
          <w:tcPr>
            <w:tcW w:w="4338" w:type="dxa"/>
            <w:gridSpan w:val="2"/>
            <w:tcBorders>
              <w:top w:val="single" w:sz="4" w:space="0" w:color="000000"/>
              <w:bottom w:val="single" w:sz="4" w:space="0" w:color="000000"/>
              <w:right w:val="single" w:sz="18" w:space="0" w:color="000000"/>
            </w:tcBorders>
          </w:tcPr>
          <w:p w14:paraId="43AF7344" w14:textId="77777777" w:rsidR="009559BE" w:rsidRDefault="009559BE" w:rsidP="009559BE">
            <w:pPr>
              <w:spacing w:after="0"/>
            </w:pPr>
            <w:r>
              <w:t>1=No</w:t>
            </w:r>
          </w:p>
          <w:p w14:paraId="3CE5C076" w14:textId="77777777" w:rsidR="009559BE" w:rsidRDefault="009559BE" w:rsidP="009559BE">
            <w:pPr>
              <w:spacing w:after="0"/>
            </w:pPr>
            <w:r>
              <w:t>2=Yes</w:t>
            </w:r>
            <w:r w:rsidRPr="00F82CC8" w:rsidDel="00226116">
              <w:t xml:space="preserve"> </w:t>
            </w:r>
          </w:p>
          <w:p w14:paraId="551530A7" w14:textId="77777777" w:rsidR="009559BE" w:rsidRDefault="009559BE" w:rsidP="009559BE">
            <w:pPr>
              <w:spacing w:after="0"/>
            </w:pPr>
            <w:r>
              <w:t>888=Don’t know</w:t>
            </w:r>
          </w:p>
          <w:p w14:paraId="28F862F1" w14:textId="77777777" w:rsidR="009559BE" w:rsidRPr="006F4E6D" w:rsidRDefault="009559BE" w:rsidP="009559BE">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5BF87D15"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r w:rsidR="009559BE" w:rsidRPr="00815557" w14:paraId="48BB8DD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right w:val="single" w:sz="4" w:space="0" w:color="auto"/>
            </w:tcBorders>
          </w:tcPr>
          <w:p w14:paraId="0B37113B" w14:textId="77777777" w:rsidR="009559BE" w:rsidRPr="00815557" w:rsidRDefault="009559BE" w:rsidP="009559BE">
            <w:pPr>
              <w:spacing w:after="0"/>
            </w:pPr>
          </w:p>
        </w:tc>
        <w:tc>
          <w:tcPr>
            <w:tcW w:w="4679" w:type="dxa"/>
            <w:tcBorders>
              <w:left w:val="single" w:sz="4" w:space="0" w:color="auto"/>
              <w:right w:val="single" w:sz="18" w:space="0" w:color="000000"/>
            </w:tcBorders>
          </w:tcPr>
          <w:p w14:paraId="5A9CC851" w14:textId="62035BFD" w:rsidR="009559BE" w:rsidRPr="00815557" w:rsidRDefault="009559BE" w:rsidP="009559BE">
            <w:pPr>
              <w:spacing w:after="0"/>
              <w:rPr>
                <w:w w:val="105"/>
              </w:rPr>
            </w:pPr>
            <w:r w:rsidRPr="009559BE">
              <w:rPr>
                <w:rFonts w:cs="Arial"/>
              </w:rPr>
              <w:t xml:space="preserve">If yes, what are the names of the forests?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4BBDBAFE" w14:textId="77777777" w:rsidR="009559BE" w:rsidRPr="00815557" w:rsidRDefault="009559BE" w:rsidP="009559BE">
            <w:pPr>
              <w:spacing w:after="0"/>
              <w:rPr>
                <w:w w:val="105"/>
              </w:rPr>
            </w:pPr>
            <w:r w:rsidRPr="00815557">
              <w:rPr>
                <w:i/>
                <w:color w:val="A6A6A6" w:themeColor="background1" w:themeShade="A6"/>
              </w:rPr>
              <w:t>(Text)</w:t>
            </w:r>
          </w:p>
        </w:tc>
      </w:tr>
      <w:tr w:rsidR="009559BE" w:rsidRPr="00815557" w14:paraId="5D5BAFD3"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5E3E778E" w14:textId="77777777" w:rsidR="009559BE" w:rsidRPr="00815557" w:rsidRDefault="009559BE" w:rsidP="009559BE">
            <w:pPr>
              <w:spacing w:after="0"/>
            </w:pPr>
          </w:p>
        </w:tc>
        <w:tc>
          <w:tcPr>
            <w:tcW w:w="4679" w:type="dxa"/>
            <w:tcBorders>
              <w:top w:val="single" w:sz="4" w:space="0" w:color="000000"/>
              <w:left w:val="single" w:sz="4" w:space="0" w:color="auto"/>
              <w:bottom w:val="single" w:sz="4" w:space="0" w:color="000000"/>
              <w:right w:val="single" w:sz="18" w:space="0" w:color="000000"/>
            </w:tcBorders>
          </w:tcPr>
          <w:p w14:paraId="1D7D70BC" w14:textId="35ECF358" w:rsidR="009559BE" w:rsidRPr="00815557" w:rsidRDefault="009559BE" w:rsidP="009559BE">
            <w:pPr>
              <w:spacing w:after="0"/>
              <w:rPr>
                <w:w w:val="105"/>
              </w:rPr>
            </w:pPr>
            <w:r w:rsidRPr="009559BE">
              <w:rPr>
                <w:rFonts w:cs="Arial"/>
              </w:rPr>
              <w:t xml:space="preserve">Why did your HH lose access?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705A9038" w14:textId="77777777" w:rsidR="009559BE" w:rsidRPr="009559BE" w:rsidRDefault="009559BE" w:rsidP="009559BE">
            <w:pPr>
              <w:spacing w:after="0"/>
              <w:rPr>
                <w:i/>
                <w:color w:val="A6A6A6" w:themeColor="background1" w:themeShade="A6"/>
              </w:rPr>
            </w:pPr>
            <w:r w:rsidRPr="00815557">
              <w:rPr>
                <w:i/>
                <w:color w:val="A6A6A6" w:themeColor="background1" w:themeShade="A6"/>
              </w:rPr>
              <w:t>(Text)</w:t>
            </w:r>
          </w:p>
        </w:tc>
      </w:tr>
      <w:tr w:rsidR="009559BE" w:rsidRPr="00F82CC8" w14:paraId="232FB0F7"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D9E76B"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38FC6E5" w14:textId="5E40492A" w:rsidR="009559BE" w:rsidRPr="006F4E6D" w:rsidRDefault="009559BE" w:rsidP="009559BE">
            <w:pPr>
              <w:spacing w:after="0"/>
              <w:rPr>
                <w:rFonts w:eastAsia="Calibri" w:cs="Times New Roman"/>
                <w:w w:val="105"/>
              </w:rPr>
            </w:pPr>
            <w:r w:rsidRPr="009559BE">
              <w:rPr>
                <w:rFonts w:cs="Arial"/>
              </w:rPr>
              <w:t xml:space="preserve">Have these restrictions had any impact on your HH? </w:t>
            </w:r>
          </w:p>
        </w:tc>
        <w:tc>
          <w:tcPr>
            <w:tcW w:w="4338" w:type="dxa"/>
            <w:gridSpan w:val="2"/>
            <w:tcBorders>
              <w:top w:val="single" w:sz="4" w:space="0" w:color="000000"/>
              <w:bottom w:val="single" w:sz="4" w:space="0" w:color="000000"/>
              <w:right w:val="single" w:sz="18" w:space="0" w:color="000000"/>
            </w:tcBorders>
          </w:tcPr>
          <w:p w14:paraId="5DCDFC8E" w14:textId="77777777" w:rsidR="009559BE" w:rsidRDefault="009559BE" w:rsidP="009559BE">
            <w:pPr>
              <w:spacing w:after="0"/>
            </w:pPr>
            <w:r>
              <w:t>1=No</w:t>
            </w:r>
          </w:p>
          <w:p w14:paraId="425ECAB9" w14:textId="77777777" w:rsidR="009559BE" w:rsidRDefault="009559BE" w:rsidP="009559BE">
            <w:pPr>
              <w:spacing w:after="0"/>
            </w:pPr>
            <w:r>
              <w:t>2=Yes</w:t>
            </w:r>
            <w:r w:rsidRPr="00F82CC8" w:rsidDel="00226116">
              <w:t xml:space="preserve"> </w:t>
            </w:r>
          </w:p>
          <w:p w14:paraId="4993EDB4" w14:textId="77777777" w:rsidR="009559BE" w:rsidRDefault="009559BE" w:rsidP="009559BE">
            <w:pPr>
              <w:spacing w:after="0"/>
            </w:pPr>
            <w:r>
              <w:t>888=Don’t know</w:t>
            </w:r>
          </w:p>
          <w:p w14:paraId="4B12EBB4" w14:textId="77777777" w:rsidR="009559BE" w:rsidRPr="006F4E6D" w:rsidRDefault="009559BE" w:rsidP="009559BE">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2FE94603"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r w:rsidR="009559BE" w:rsidRPr="00F82CC8" w14:paraId="5D411656"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4BB310A1" w14:textId="77777777" w:rsidR="009559BE" w:rsidRPr="00741093" w:rsidRDefault="009559BE" w:rsidP="006D5C10">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F91D006" w14:textId="05EE8D45" w:rsidR="009559BE" w:rsidRPr="009559BE" w:rsidRDefault="009559BE" w:rsidP="006D5C10">
            <w:pPr>
              <w:spacing w:after="0"/>
              <w:rPr>
                <w:rFonts w:cs="Arial"/>
              </w:rPr>
            </w:pPr>
            <w:r w:rsidRPr="009559BE">
              <w:rPr>
                <w:rFonts w:cs="TimesNewRomanPSMT"/>
              </w:rPr>
              <w:t xml:space="preserve">Has your HH tried to limit usage of </w:t>
            </w:r>
            <w:commentRangeStart w:id="634"/>
            <w:r w:rsidRPr="009559BE">
              <w:rPr>
                <w:rFonts w:cs="TimesNewRomanPSMT"/>
              </w:rPr>
              <w:t xml:space="preserve">this forest </w:t>
            </w:r>
            <w:commentRangeEnd w:id="634"/>
            <w:r w:rsidR="006569EA">
              <w:rPr>
                <w:rStyle w:val="CommentReference"/>
              </w:rPr>
              <w:commentReference w:id="634"/>
            </w:r>
            <w:r w:rsidRPr="009559BE">
              <w:rPr>
                <w:rFonts w:cs="TimesNewRomanPSMT"/>
              </w:rPr>
              <w:t>by harvesting forest products from other communal or government forests?</w:t>
            </w:r>
          </w:p>
        </w:tc>
        <w:tc>
          <w:tcPr>
            <w:tcW w:w="4338" w:type="dxa"/>
            <w:gridSpan w:val="2"/>
            <w:tcBorders>
              <w:top w:val="single" w:sz="4" w:space="0" w:color="000000"/>
              <w:bottom w:val="single" w:sz="4" w:space="0" w:color="000000"/>
              <w:right w:val="single" w:sz="18" w:space="0" w:color="000000"/>
            </w:tcBorders>
          </w:tcPr>
          <w:p w14:paraId="07E6405D" w14:textId="77777777" w:rsidR="009559BE" w:rsidRDefault="009559BE" w:rsidP="006D5C10">
            <w:pPr>
              <w:spacing w:after="0"/>
            </w:pPr>
            <w:r>
              <w:t>1=No</w:t>
            </w:r>
          </w:p>
          <w:p w14:paraId="273FDC85" w14:textId="77777777" w:rsidR="009559BE" w:rsidRDefault="009559BE" w:rsidP="006D5C10">
            <w:pPr>
              <w:spacing w:after="0"/>
            </w:pPr>
            <w:r>
              <w:t>2=Yes</w:t>
            </w:r>
            <w:r w:rsidRPr="00F82CC8" w:rsidDel="00226116">
              <w:t xml:space="preserve"> </w:t>
            </w:r>
          </w:p>
          <w:p w14:paraId="57FB9EA6" w14:textId="77777777" w:rsidR="009559BE" w:rsidRDefault="009559BE" w:rsidP="006D5C10">
            <w:pPr>
              <w:spacing w:after="0"/>
            </w:pPr>
            <w:r>
              <w:t>888=Don’t know</w:t>
            </w:r>
          </w:p>
          <w:p w14:paraId="6B023951" w14:textId="77777777" w:rsidR="009559BE" w:rsidRPr="006F4E6D" w:rsidRDefault="009559BE" w:rsidP="006D5C10">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4F5DD1A9" w14:textId="77777777" w:rsidR="009559BE" w:rsidRPr="006F4E6D" w:rsidRDefault="009559BE" w:rsidP="006D5C10">
            <w:pPr>
              <w:spacing w:after="0"/>
              <w:rPr>
                <w:rFonts w:eastAsia="Calibri" w:cs="Times New Roman"/>
                <w:i/>
                <w:color w:val="A6A6A6"/>
              </w:rPr>
            </w:pPr>
            <w:r w:rsidRPr="006F4E6D">
              <w:rPr>
                <w:rFonts w:eastAsia="Calibri" w:cs="Times New Roman"/>
                <w:i/>
                <w:color w:val="A6A6A6"/>
              </w:rPr>
              <w:t>(Code)</w:t>
            </w:r>
          </w:p>
        </w:tc>
      </w:tr>
      <w:tr w:rsidR="009559BE" w:rsidRPr="00815557" w14:paraId="721C36A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5DE7B76A" w14:textId="77777777" w:rsidR="009559BE" w:rsidRPr="00815557" w:rsidRDefault="009559BE" w:rsidP="006D5C10">
            <w:pPr>
              <w:spacing w:after="0"/>
            </w:pPr>
          </w:p>
        </w:tc>
        <w:tc>
          <w:tcPr>
            <w:tcW w:w="4679" w:type="dxa"/>
            <w:tcBorders>
              <w:top w:val="single" w:sz="4" w:space="0" w:color="000000"/>
              <w:left w:val="single" w:sz="4" w:space="0" w:color="auto"/>
              <w:bottom w:val="single" w:sz="4" w:space="0" w:color="000000"/>
              <w:right w:val="single" w:sz="18" w:space="0" w:color="000000"/>
            </w:tcBorders>
          </w:tcPr>
          <w:p w14:paraId="1D745013" w14:textId="0F6F4DD6" w:rsidR="009559BE" w:rsidRPr="00815557" w:rsidRDefault="009559BE" w:rsidP="006D5C10">
            <w:pPr>
              <w:spacing w:after="0"/>
              <w:rPr>
                <w:w w:val="105"/>
              </w:rPr>
            </w:pPr>
            <w:r w:rsidRPr="009559BE">
              <w:rPr>
                <w:rFonts w:cs="TimesNewRomanPSMT"/>
              </w:rPr>
              <w:t>If yes, for which products?</w:t>
            </w:r>
          </w:p>
        </w:tc>
        <w:tc>
          <w:tcPr>
            <w:tcW w:w="5038" w:type="dxa"/>
            <w:gridSpan w:val="3"/>
            <w:tcBorders>
              <w:top w:val="single" w:sz="18" w:space="0" w:color="000000"/>
              <w:left w:val="single" w:sz="18" w:space="0" w:color="000000"/>
              <w:bottom w:val="single" w:sz="18" w:space="0" w:color="000000"/>
              <w:right w:val="single" w:sz="18" w:space="0" w:color="000000"/>
            </w:tcBorders>
          </w:tcPr>
          <w:p w14:paraId="1230B854" w14:textId="77777777" w:rsidR="009559BE" w:rsidRPr="009559BE" w:rsidRDefault="009559BE" w:rsidP="006D5C10">
            <w:pPr>
              <w:spacing w:after="0"/>
              <w:rPr>
                <w:i/>
                <w:color w:val="A6A6A6" w:themeColor="background1" w:themeShade="A6"/>
              </w:rPr>
            </w:pPr>
            <w:r w:rsidRPr="00815557">
              <w:rPr>
                <w:i/>
                <w:color w:val="A6A6A6" w:themeColor="background1" w:themeShade="A6"/>
              </w:rPr>
              <w:t>(Text)</w:t>
            </w:r>
          </w:p>
        </w:tc>
      </w:tr>
    </w:tbl>
    <w:p w14:paraId="38FCD137" w14:textId="77777777" w:rsidR="009559BE" w:rsidRDefault="009559BE" w:rsidP="009559BE">
      <w:pPr>
        <w:spacing w:after="0" w:line="240" w:lineRule="auto"/>
      </w:pPr>
    </w:p>
    <w:p w14:paraId="55F3062B" w14:textId="77777777" w:rsidR="009559BE" w:rsidRPr="009559BE" w:rsidRDefault="009559BE" w:rsidP="009559BE">
      <w:pPr>
        <w:spacing w:after="0" w:line="240" w:lineRule="auto"/>
      </w:pPr>
    </w:p>
    <w:p w14:paraId="6F7B405A" w14:textId="77777777" w:rsidR="00A667B3" w:rsidRPr="009559BE" w:rsidRDefault="00A667B3" w:rsidP="001512DD">
      <w:pPr>
        <w:spacing w:afterLines="20" w:after="48" w:line="240" w:lineRule="auto"/>
        <w:contextualSpacing/>
        <w:rPr>
          <w:rFonts w:eastAsia="Times New Roman" w:cs="Times New Roman"/>
          <w:b/>
          <w:bCs/>
        </w:rPr>
      </w:pPr>
    </w:p>
    <w:p w14:paraId="147D85EF" w14:textId="77777777" w:rsidR="006E365E" w:rsidRPr="009559BE" w:rsidRDefault="006E365E" w:rsidP="001512DD">
      <w:pPr>
        <w:spacing w:afterLines="20" w:after="48" w:line="240" w:lineRule="auto"/>
        <w:contextualSpacing/>
        <w:rPr>
          <w:rFonts w:eastAsia="Times New Roman" w:cs="Times New Roman"/>
          <w:b/>
          <w:bCs/>
        </w:rPr>
      </w:pPr>
    </w:p>
    <w:p w14:paraId="5B914A80" w14:textId="77777777" w:rsidR="009559BE" w:rsidRDefault="009559BE">
      <w:pPr>
        <w:rPr>
          <w:rFonts w:eastAsia="Times New Roman" w:cs="Times New Roman"/>
          <w:b/>
          <w:bCs/>
        </w:rPr>
      </w:pPr>
      <w:r>
        <w:rPr>
          <w:rFonts w:eastAsia="Times New Roman" w:cs="Times New Roman"/>
          <w:b/>
          <w:bCs/>
        </w:rPr>
        <w:br w:type="page"/>
      </w:r>
    </w:p>
    <w:p w14:paraId="6512A5AA" w14:textId="46B7FA55"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lastRenderedPageBreak/>
        <w:t>K</w:t>
      </w:r>
      <w:r w:rsidR="00DA7C5C" w:rsidRPr="009559BE">
        <w:rPr>
          <w:rFonts w:eastAsia="Times New Roman" w:cs="Times New Roman"/>
          <w:b/>
          <w:bCs/>
        </w:rPr>
        <w:t>. GOVERNANCE AND ACCOUNTABILITY</w:t>
      </w:r>
    </w:p>
    <w:p w14:paraId="176A6126" w14:textId="23E21AB3" w:rsidR="00D437F1"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 xml:space="preserve">Now I am going to ask you some questions about decision-making about </w:t>
      </w:r>
      <w:commentRangeStart w:id="635"/>
      <w:del w:id="636" w:author="Stickler, Mercedes M. (E3/LTRM)" w:date="2014-09-22T17:45:00Z">
        <w:r w:rsidRPr="009559BE" w:rsidDel="00525160">
          <w:rPr>
            <w:rFonts w:asciiTheme="minorHAnsi" w:eastAsia="Times New Roman" w:hAnsiTheme="minorHAnsi"/>
            <w:sz w:val="22"/>
            <w:szCs w:val="22"/>
            <w:lang w:eastAsia="zh-CN"/>
          </w:rPr>
          <w:delText>land</w:delText>
        </w:r>
      </w:del>
      <w:ins w:id="637" w:author="Stickler, Mercedes M. (E3/LTRM)" w:date="2014-09-22T17:44:00Z">
        <w:r w:rsidR="00FE537B">
          <w:rPr>
            <w:rFonts w:asciiTheme="minorHAnsi" w:eastAsia="Times New Roman" w:hAnsiTheme="minorHAnsi"/>
            <w:sz w:val="22"/>
            <w:szCs w:val="22"/>
            <w:lang w:eastAsia="zh-CN"/>
          </w:rPr>
          <w:t>forest</w:t>
        </w:r>
      </w:ins>
      <w:commentRangeEnd w:id="635"/>
      <w:ins w:id="638" w:author="Stickler, Mercedes M. (E3/LTRM)" w:date="2014-09-22T17:45:00Z">
        <w:r w:rsidR="00525160">
          <w:rPr>
            <w:rStyle w:val="CommentReference"/>
            <w:rFonts w:asciiTheme="minorHAnsi" w:eastAsiaTheme="minorHAnsi" w:hAnsiTheme="minorHAnsi" w:cstheme="minorBidi"/>
          </w:rPr>
          <w:commentReference w:id="635"/>
        </w:r>
      </w:ins>
      <w:ins w:id="639" w:author="Stickler, Mercedes M. (E3/LTRM)" w:date="2014-09-22T17:44:00Z">
        <w:r w:rsidR="00FE537B">
          <w:rPr>
            <w:rFonts w:asciiTheme="minorHAnsi" w:eastAsia="Times New Roman" w:hAnsiTheme="minorHAnsi"/>
            <w:sz w:val="22"/>
            <w:szCs w:val="22"/>
            <w:lang w:eastAsia="zh-CN"/>
          </w:rPr>
          <w:t>-</w:t>
        </w:r>
      </w:ins>
      <w:del w:id="640" w:author="Stickler, Mercedes M. (E3/LTRM)" w:date="2014-09-22T17:45:00Z">
        <w:r w:rsidRPr="009559BE" w:rsidDel="00525160">
          <w:rPr>
            <w:rFonts w:asciiTheme="minorHAnsi" w:eastAsia="Times New Roman" w:hAnsiTheme="minorHAnsi"/>
            <w:sz w:val="22"/>
            <w:szCs w:val="22"/>
            <w:lang w:eastAsia="zh-CN"/>
          </w:rPr>
          <w:delText xml:space="preserve"> </w:delText>
        </w:r>
      </w:del>
      <w:r w:rsidRPr="009559BE">
        <w:rPr>
          <w:rFonts w:asciiTheme="minorHAnsi" w:eastAsia="Times New Roman" w:hAnsiTheme="minorHAnsi"/>
          <w:sz w:val="22"/>
          <w:szCs w:val="22"/>
          <w:lang w:eastAsia="zh-CN"/>
        </w:rPr>
        <w:t>related issues in your village.</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8"/>
        <w:gridCol w:w="4671"/>
        <w:gridCol w:w="7"/>
        <w:gridCol w:w="7"/>
        <w:gridCol w:w="2508"/>
        <w:gridCol w:w="1798"/>
        <w:gridCol w:w="31"/>
        <w:gridCol w:w="691"/>
      </w:tblGrid>
      <w:tr w:rsidR="00A34F12" w:rsidRPr="009559BE" w14:paraId="55D2F40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5437418" w14:textId="77777777" w:rsidR="00A34F12" w:rsidRPr="009559BE"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67C9B966" w14:textId="18773BE6" w:rsidR="00A34F12" w:rsidRPr="009559BE" w:rsidRDefault="00E4165E" w:rsidP="00A34F12">
            <w:pPr>
              <w:spacing w:after="0"/>
              <w:rPr>
                <w:rFonts w:eastAsia="Calibri" w:cs="Times New Roman"/>
                <w:w w:val="105"/>
              </w:rPr>
            </w:pPr>
            <w:commentRangeStart w:id="641"/>
            <w:r>
              <w:rPr>
                <w:w w:val="105"/>
              </w:rPr>
              <w:t>K</w:t>
            </w:r>
            <w:r w:rsidR="00A34F12" w:rsidRPr="009559BE">
              <w:rPr>
                <w:w w:val="105"/>
              </w:rPr>
              <w:t>1. Does your village have a village land committee (VLC)? (</w:t>
            </w:r>
            <w:proofErr w:type="spellStart"/>
            <w:r w:rsidR="00A34F12" w:rsidRPr="009559BE">
              <w:rPr>
                <w:b/>
                <w:w w:val="105"/>
              </w:rPr>
              <w:t>vlc</w:t>
            </w:r>
            <w:proofErr w:type="spellEnd"/>
            <w:r w:rsidR="00A34F12" w:rsidRPr="009559BE">
              <w:rPr>
                <w:w w:val="105"/>
              </w:rPr>
              <w:t>)</w:t>
            </w:r>
            <w:commentRangeEnd w:id="641"/>
            <w:r w:rsidR="00FE537B">
              <w:rPr>
                <w:rStyle w:val="CommentReference"/>
              </w:rPr>
              <w:commentReference w:id="641"/>
            </w:r>
          </w:p>
        </w:tc>
        <w:tc>
          <w:tcPr>
            <w:tcW w:w="4344" w:type="dxa"/>
            <w:gridSpan w:val="4"/>
            <w:tcBorders>
              <w:top w:val="single" w:sz="4" w:space="0" w:color="000000"/>
              <w:bottom w:val="single" w:sz="4" w:space="0" w:color="000000"/>
              <w:right w:val="single" w:sz="18" w:space="0" w:color="000000"/>
            </w:tcBorders>
          </w:tcPr>
          <w:p w14:paraId="40DA617C" w14:textId="77777777" w:rsidR="00A34F12" w:rsidRPr="009559BE" w:rsidRDefault="00A34F12" w:rsidP="00A34F12">
            <w:pPr>
              <w:spacing w:after="0"/>
            </w:pPr>
            <w:r w:rsidRPr="009559BE">
              <w:t>1=No</w:t>
            </w:r>
          </w:p>
          <w:p w14:paraId="14DAAD50" w14:textId="77777777" w:rsidR="00A34F12" w:rsidRPr="009559BE" w:rsidRDefault="00A34F12" w:rsidP="00A34F12">
            <w:pPr>
              <w:spacing w:after="0"/>
            </w:pPr>
            <w:r w:rsidRPr="009559BE">
              <w:t>2=Yes</w:t>
            </w:r>
            <w:r w:rsidRPr="009559BE" w:rsidDel="00226116">
              <w:t xml:space="preserve"> </w:t>
            </w:r>
          </w:p>
          <w:p w14:paraId="243792AE" w14:textId="77777777" w:rsidR="00A34F12" w:rsidRPr="009559BE" w:rsidRDefault="00A34F12" w:rsidP="00A34F12">
            <w:pPr>
              <w:spacing w:after="0"/>
            </w:pPr>
            <w:r w:rsidRPr="009559BE">
              <w:t>888=Don’t know</w:t>
            </w:r>
          </w:p>
          <w:p w14:paraId="0302F508" w14:textId="77777777" w:rsidR="00A34F12" w:rsidRPr="009559BE" w:rsidRDefault="00A34F12" w:rsidP="00A34F12">
            <w:pPr>
              <w:spacing w:after="0"/>
            </w:pPr>
            <w:r w:rsidRPr="009559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37EE2E3"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1B2ECD91"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4D5481B" w14:textId="77777777" w:rsidR="00A34F12" w:rsidRPr="009559BE"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153C1A77" w14:textId="2ACC72A3" w:rsidR="00A34F12" w:rsidRPr="009559BE" w:rsidRDefault="00E4165E" w:rsidP="00A34F12">
            <w:pPr>
              <w:spacing w:after="0"/>
              <w:rPr>
                <w:rFonts w:eastAsia="Calibri" w:cs="Times New Roman"/>
                <w:w w:val="105"/>
              </w:rPr>
            </w:pPr>
            <w:r>
              <w:rPr>
                <w:w w:val="105"/>
              </w:rPr>
              <w:t>K</w:t>
            </w:r>
            <w:r w:rsidR="00A34F12" w:rsidRPr="009559BE">
              <w:rPr>
                <w:w w:val="105"/>
              </w:rPr>
              <w:t>2. In your village, who is the most important decision maker about land? (</w:t>
            </w:r>
            <w:proofErr w:type="spellStart"/>
            <w:r w:rsidR="00A34F12" w:rsidRPr="009559BE">
              <w:rPr>
                <w:b/>
                <w:w w:val="105"/>
              </w:rPr>
              <w:t>land_leaders</w:t>
            </w:r>
            <w:proofErr w:type="spellEnd"/>
            <w:r w:rsidR="00A34F12" w:rsidRPr="009559BE">
              <w:rPr>
                <w:w w:val="105"/>
              </w:rPr>
              <w:t>)</w:t>
            </w:r>
          </w:p>
        </w:tc>
        <w:tc>
          <w:tcPr>
            <w:tcW w:w="4344" w:type="dxa"/>
            <w:gridSpan w:val="4"/>
            <w:tcBorders>
              <w:top w:val="single" w:sz="4" w:space="0" w:color="000000"/>
              <w:bottom w:val="single" w:sz="4" w:space="0" w:color="000000"/>
              <w:right w:val="single" w:sz="18" w:space="0" w:color="000000"/>
            </w:tcBorders>
          </w:tcPr>
          <w:p w14:paraId="3DCFF4DD" w14:textId="0B801288" w:rsidR="00A34F12" w:rsidRPr="009559BE" w:rsidRDefault="00A34F12" w:rsidP="00A34F12">
            <w:pPr>
              <w:spacing w:after="0"/>
            </w:pPr>
            <w:r w:rsidRPr="009559BE">
              <w:t>1=Headman</w:t>
            </w:r>
          </w:p>
          <w:p w14:paraId="6DF18D83" w14:textId="4B539E22" w:rsidR="00A34F12" w:rsidRPr="009559BE" w:rsidRDefault="00A34F12" w:rsidP="00A34F12">
            <w:pPr>
              <w:spacing w:after="0"/>
            </w:pPr>
            <w:r w:rsidRPr="009559BE">
              <w:t>2=</w:t>
            </w:r>
            <w:proofErr w:type="spellStart"/>
            <w:r w:rsidRPr="009559BE">
              <w:t>Induna</w:t>
            </w:r>
            <w:proofErr w:type="spellEnd"/>
          </w:p>
          <w:p w14:paraId="66CEC283" w14:textId="61E65711" w:rsidR="00A34F12" w:rsidRPr="009559BE" w:rsidRDefault="00A34F12" w:rsidP="00A34F12">
            <w:pPr>
              <w:spacing w:after="0"/>
            </w:pPr>
            <w:r w:rsidRPr="009559BE">
              <w:t>3=Chief</w:t>
            </w:r>
          </w:p>
          <w:p w14:paraId="25091965" w14:textId="5CA70369" w:rsidR="00A34F12" w:rsidRPr="009559BE" w:rsidRDefault="00A34F12" w:rsidP="00A34F12">
            <w:pPr>
              <w:spacing w:after="0"/>
            </w:pPr>
            <w:r w:rsidRPr="009559BE">
              <w:t xml:space="preserve">4=Village land </w:t>
            </w:r>
            <w:proofErr w:type="spellStart"/>
            <w:r w:rsidRPr="009559BE">
              <w:t>comittee</w:t>
            </w:r>
            <w:proofErr w:type="spellEnd"/>
          </w:p>
          <w:p w14:paraId="2FD85814" w14:textId="7F7D8983" w:rsidR="00A34F12" w:rsidRPr="009559BE" w:rsidRDefault="00A34F12" w:rsidP="00A34F12">
            <w:pPr>
              <w:spacing w:after="0"/>
            </w:pPr>
            <w:r w:rsidRPr="009559BE">
              <w:t>5=Elders</w:t>
            </w:r>
          </w:p>
          <w:p w14:paraId="022AAA22" w14:textId="04E91C47" w:rsidR="00A34F12" w:rsidRPr="009559BE" w:rsidRDefault="00A34F12" w:rsidP="00A34F12">
            <w:pPr>
              <w:spacing w:after="0"/>
            </w:pPr>
            <w:r w:rsidRPr="009559BE">
              <w:t>97=Other, please specify</w:t>
            </w:r>
          </w:p>
        </w:tc>
        <w:tc>
          <w:tcPr>
            <w:tcW w:w="691" w:type="dxa"/>
            <w:tcBorders>
              <w:top w:val="single" w:sz="18" w:space="0" w:color="000000"/>
              <w:left w:val="single" w:sz="18" w:space="0" w:color="000000"/>
              <w:bottom w:val="single" w:sz="18" w:space="0" w:color="000000"/>
              <w:right w:val="single" w:sz="18" w:space="0" w:color="000000"/>
            </w:tcBorders>
          </w:tcPr>
          <w:p w14:paraId="39CD7C85"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4DE62A2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671E46C" w14:textId="77777777" w:rsidR="00A34F12" w:rsidRPr="009559BE" w:rsidRDefault="00A34F12" w:rsidP="00A34F12">
            <w:pPr>
              <w:spacing w:after="0"/>
            </w:pPr>
          </w:p>
        </w:tc>
        <w:tc>
          <w:tcPr>
            <w:tcW w:w="4679" w:type="dxa"/>
            <w:gridSpan w:val="2"/>
            <w:tcBorders>
              <w:left w:val="single" w:sz="4" w:space="0" w:color="auto"/>
              <w:right w:val="single" w:sz="18" w:space="0" w:color="000000"/>
            </w:tcBorders>
          </w:tcPr>
          <w:p w14:paraId="6A54D8BA" w14:textId="539E54FA" w:rsidR="00A34F12" w:rsidRPr="009559BE" w:rsidRDefault="00E4165E" w:rsidP="00A34F12">
            <w:pPr>
              <w:spacing w:after="0"/>
              <w:rPr>
                <w:w w:val="105"/>
              </w:rPr>
            </w:pPr>
            <w:r>
              <w:rPr>
                <w:w w:val="105"/>
              </w:rPr>
              <w:t>K</w:t>
            </w:r>
            <w:r w:rsidR="00A34F12" w:rsidRPr="009559BE">
              <w:rPr>
                <w:w w:val="105"/>
              </w:rPr>
              <w:t>2b. If other, please specify(</w:t>
            </w:r>
            <w:proofErr w:type="spellStart"/>
            <w:r w:rsidR="00A34F12" w:rsidRPr="009559BE">
              <w:rPr>
                <w:b/>
                <w:w w:val="105"/>
              </w:rPr>
              <w:t>land_leaderso</w:t>
            </w:r>
            <w:proofErr w:type="spellEnd"/>
            <w:r w:rsidR="00A34F12" w:rsidRPr="009559BE">
              <w:rPr>
                <w:w w:val="105"/>
              </w:rPr>
              <w:t>)</w:t>
            </w:r>
          </w:p>
        </w:tc>
        <w:tc>
          <w:tcPr>
            <w:tcW w:w="5042" w:type="dxa"/>
            <w:gridSpan w:val="6"/>
            <w:tcBorders>
              <w:top w:val="single" w:sz="18" w:space="0" w:color="000000"/>
              <w:left w:val="single" w:sz="18" w:space="0" w:color="000000"/>
              <w:bottom w:val="single" w:sz="18" w:space="0" w:color="000000"/>
              <w:right w:val="single" w:sz="18" w:space="0" w:color="000000"/>
            </w:tcBorders>
          </w:tcPr>
          <w:p w14:paraId="540B3B13" w14:textId="77777777" w:rsidR="00A34F12" w:rsidRPr="009559BE" w:rsidRDefault="00A34F12" w:rsidP="00A34F12">
            <w:pPr>
              <w:spacing w:after="0"/>
              <w:rPr>
                <w:w w:val="105"/>
              </w:rPr>
            </w:pPr>
            <w:r w:rsidRPr="009559BE">
              <w:rPr>
                <w:i/>
                <w:color w:val="A6A6A6" w:themeColor="background1" w:themeShade="A6"/>
              </w:rPr>
              <w:t>(Text)</w:t>
            </w:r>
          </w:p>
        </w:tc>
      </w:tr>
      <w:tr w:rsidR="00A34F12" w:rsidRPr="009559BE" w14:paraId="7DF0D64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5611FF6C" w14:textId="77777777" w:rsidR="00A34F12" w:rsidRPr="009559BE" w:rsidRDefault="00A34F12" w:rsidP="00A34F12">
            <w:pPr>
              <w:spacing w:after="0"/>
            </w:pPr>
          </w:p>
        </w:tc>
        <w:tc>
          <w:tcPr>
            <w:tcW w:w="7201" w:type="dxa"/>
            <w:gridSpan w:val="5"/>
            <w:tcBorders>
              <w:top w:val="single" w:sz="4" w:space="0" w:color="000000"/>
              <w:left w:val="single" w:sz="4" w:space="0" w:color="auto"/>
              <w:bottom w:val="single" w:sz="4" w:space="0" w:color="000000"/>
              <w:right w:val="single" w:sz="18" w:space="0" w:color="000000"/>
            </w:tcBorders>
          </w:tcPr>
          <w:p w14:paraId="0B80C51A" w14:textId="2097C13D" w:rsidR="00A34F12" w:rsidRPr="009559BE" w:rsidRDefault="00E4165E" w:rsidP="00A34F12">
            <w:pPr>
              <w:spacing w:after="0"/>
              <w:rPr>
                <w:w w:val="105"/>
              </w:rPr>
            </w:pPr>
            <w:r>
              <w:rPr>
                <w:w w:val="105"/>
              </w:rPr>
              <w:t>K</w:t>
            </w:r>
            <w:r w:rsidR="00A34F12" w:rsidRPr="009559BE">
              <w:rPr>
                <w:w w:val="105"/>
              </w:rPr>
              <w:t>3. In the past year, how many meetings were held about land related issues? (</w:t>
            </w:r>
            <w:proofErr w:type="spellStart"/>
            <w:r w:rsidR="00A34F12" w:rsidRPr="009559BE">
              <w:rPr>
                <w:b/>
                <w:w w:val="105"/>
              </w:rPr>
              <w:t>land_meetings</w:t>
            </w:r>
            <w:proofErr w:type="spellEnd"/>
            <w:r w:rsidR="00A34F12" w:rsidRPr="009559BE">
              <w:rPr>
                <w:w w:val="105"/>
              </w:rPr>
              <w:t>)</w:t>
            </w:r>
          </w:p>
        </w:tc>
        <w:tc>
          <w:tcPr>
            <w:tcW w:w="2520" w:type="dxa"/>
            <w:gridSpan w:val="3"/>
            <w:tcBorders>
              <w:top w:val="single" w:sz="18" w:space="0" w:color="000000"/>
              <w:left w:val="single" w:sz="18" w:space="0" w:color="000000"/>
              <w:bottom w:val="single" w:sz="18" w:space="0" w:color="000000"/>
              <w:right w:val="single" w:sz="18" w:space="0" w:color="000000"/>
            </w:tcBorders>
          </w:tcPr>
          <w:p w14:paraId="66163B61" w14:textId="77777777" w:rsidR="00A34F12" w:rsidRPr="009559BE" w:rsidRDefault="00A34F12" w:rsidP="00A34F12">
            <w:pPr>
              <w:spacing w:after="0"/>
              <w:rPr>
                <w:i/>
                <w:color w:val="A6A6A6" w:themeColor="background1" w:themeShade="A6"/>
              </w:rPr>
            </w:pPr>
            <w:r w:rsidRPr="009559BE">
              <w:rPr>
                <w:i/>
                <w:color w:val="A6A6A6" w:themeColor="background1" w:themeShade="A6"/>
              </w:rPr>
              <w:t>(Integer)</w:t>
            </w:r>
          </w:p>
        </w:tc>
      </w:tr>
      <w:tr w:rsidR="00A34F12" w:rsidRPr="009559BE" w14:paraId="0D5B275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0F2670F"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08FF6AA8" w14:textId="6FE07F2A" w:rsidR="00A34F12" w:rsidRPr="009559BE" w:rsidRDefault="00E4165E" w:rsidP="00A34F12">
            <w:pPr>
              <w:kinsoku w:val="0"/>
              <w:overflowPunct w:val="0"/>
              <w:spacing w:afterLines="20" w:after="48" w:line="240" w:lineRule="auto"/>
              <w:contextualSpacing/>
              <w:rPr>
                <w:w w:val="105"/>
              </w:rPr>
            </w:pPr>
            <w:r>
              <w:rPr>
                <w:w w:val="105"/>
              </w:rPr>
              <w:t>K</w:t>
            </w:r>
            <w:r w:rsidR="00A34F12" w:rsidRPr="009559BE">
              <w:rPr>
                <w:w w:val="105"/>
              </w:rPr>
              <w:t>4. How often did you or anyone in your household attend meetings about land rights, land allocation processes and land conflicts or resolution of disputes? (</w:t>
            </w:r>
            <w:proofErr w:type="spellStart"/>
            <w:r w:rsidR="00A34F12" w:rsidRPr="009559BE">
              <w:rPr>
                <w:b/>
                <w:w w:val="105"/>
              </w:rPr>
              <w:t>land_participate</w:t>
            </w:r>
            <w:proofErr w:type="spellEnd"/>
            <w:r w:rsidR="00A34F12" w:rsidRPr="009559BE">
              <w:rPr>
                <w:w w:val="105"/>
              </w:rPr>
              <w:t>)</w:t>
            </w:r>
          </w:p>
          <w:p w14:paraId="49AB67AD" w14:textId="77777777" w:rsidR="00A34F12" w:rsidRPr="009559BE" w:rsidRDefault="00A34F12" w:rsidP="00A34F12">
            <w:pPr>
              <w:kinsoku w:val="0"/>
              <w:overflowPunct w:val="0"/>
              <w:spacing w:afterLines="20" w:after="48" w:line="240" w:lineRule="auto"/>
              <w:contextualSpacing/>
              <w:rPr>
                <w:w w:val="105"/>
              </w:rPr>
            </w:pPr>
          </w:p>
          <w:p w14:paraId="6E685FA5" w14:textId="4FB53DF9" w:rsidR="00A34F12" w:rsidRPr="009559BE" w:rsidRDefault="00A34F12" w:rsidP="00A34F12">
            <w:pPr>
              <w:spacing w:after="0"/>
              <w:rPr>
                <w:color w:val="000000"/>
              </w:rPr>
            </w:pPr>
            <w:r w:rsidRPr="009559BE">
              <w:rPr>
                <w:i/>
                <w:w w:val="105"/>
              </w:rPr>
              <w:t xml:space="preserve">If 1, 2, 3, 4, 888, or 999 skip </w:t>
            </w:r>
            <w:r w:rsidRPr="009559BE">
              <w:rPr>
                <w:b/>
                <w:w w:val="105"/>
              </w:rPr>
              <w:t>L5</w:t>
            </w:r>
          </w:p>
        </w:tc>
        <w:tc>
          <w:tcPr>
            <w:tcW w:w="4320" w:type="dxa"/>
            <w:gridSpan w:val="4"/>
            <w:tcBorders>
              <w:top w:val="single" w:sz="4" w:space="0" w:color="000000"/>
              <w:bottom w:val="single" w:sz="4" w:space="0" w:color="000000"/>
              <w:right w:val="single" w:sz="18" w:space="0" w:color="000000"/>
            </w:tcBorders>
          </w:tcPr>
          <w:p w14:paraId="352A3BCC" w14:textId="77176966" w:rsidR="00A34F12" w:rsidRPr="009559BE" w:rsidRDefault="00A34F12" w:rsidP="00A34F12">
            <w:pPr>
              <w:spacing w:after="0"/>
              <w:rPr>
                <w:rFonts w:cs="Times New Roman"/>
                <w:w w:val="105"/>
              </w:rPr>
            </w:pPr>
            <w:r w:rsidRPr="009559BE">
              <w:rPr>
                <w:rFonts w:cs="Times New Roman"/>
                <w:w w:val="105"/>
              </w:rPr>
              <w:t>1=Always or nearly every time one was held</w:t>
            </w:r>
          </w:p>
          <w:p w14:paraId="3044D40E" w14:textId="58335621" w:rsidR="00A34F12" w:rsidRPr="009559BE" w:rsidRDefault="00A34F12" w:rsidP="00A34F12">
            <w:pPr>
              <w:spacing w:after="0"/>
              <w:rPr>
                <w:rFonts w:cs="Times New Roman"/>
                <w:w w:val="105"/>
              </w:rPr>
            </w:pPr>
            <w:r w:rsidRPr="009559BE">
              <w:rPr>
                <w:rFonts w:cs="Times New Roman"/>
                <w:w w:val="105"/>
              </w:rPr>
              <w:t>2=Often</w:t>
            </w:r>
          </w:p>
          <w:p w14:paraId="5B87F9D9" w14:textId="447C155E" w:rsidR="00A34F12" w:rsidRPr="009559BE" w:rsidRDefault="00A34F12" w:rsidP="00A34F12">
            <w:pPr>
              <w:spacing w:after="0"/>
              <w:rPr>
                <w:rFonts w:cs="Times New Roman"/>
                <w:w w:val="105"/>
              </w:rPr>
            </w:pPr>
            <w:r w:rsidRPr="009559BE">
              <w:rPr>
                <w:rFonts w:cs="Times New Roman"/>
                <w:w w:val="105"/>
              </w:rPr>
              <w:t>3=A few times</w:t>
            </w:r>
          </w:p>
          <w:p w14:paraId="0A88CEBB" w14:textId="674C87C5" w:rsidR="00A34F12" w:rsidRPr="009559BE" w:rsidRDefault="00A34F12" w:rsidP="00A34F12">
            <w:pPr>
              <w:spacing w:after="0"/>
              <w:rPr>
                <w:rFonts w:cs="Times New Roman"/>
                <w:w w:val="105"/>
              </w:rPr>
            </w:pPr>
            <w:r w:rsidRPr="009559BE">
              <w:rPr>
                <w:rFonts w:cs="Times New Roman"/>
                <w:w w:val="105"/>
              </w:rPr>
              <w:t>4=Once or twice</w:t>
            </w:r>
          </w:p>
          <w:p w14:paraId="7D3BCBEA" w14:textId="19EB4BF8" w:rsidR="00A34F12" w:rsidRPr="009559BE" w:rsidRDefault="00A34F12" w:rsidP="00A34F12">
            <w:pPr>
              <w:spacing w:after="0"/>
            </w:pPr>
            <w:r w:rsidRPr="009559BE">
              <w:rPr>
                <w:rFonts w:cs="Times New Roman"/>
                <w:w w:val="105"/>
              </w:rPr>
              <w:t>5=Never</w:t>
            </w:r>
          </w:p>
          <w:p w14:paraId="7A0ABB27" w14:textId="77777777" w:rsidR="00A34F12" w:rsidRPr="009559BE" w:rsidRDefault="00A34F12" w:rsidP="00A34F12">
            <w:pPr>
              <w:spacing w:after="0"/>
              <w:rPr>
                <w:rFonts w:cs="Times New Roman"/>
                <w:w w:val="105"/>
              </w:rPr>
            </w:pPr>
            <w:r w:rsidRPr="009559BE">
              <w:rPr>
                <w:rFonts w:cs="Times New Roman"/>
                <w:w w:val="105"/>
              </w:rPr>
              <w:t>888=Don't know</w:t>
            </w:r>
          </w:p>
          <w:p w14:paraId="08BABDC8"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F0F69CF"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5E6D0AA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D00A88A"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2361E9D2" w14:textId="27F68316" w:rsidR="00E4165E" w:rsidRPr="00E4165E" w:rsidRDefault="00E4165E" w:rsidP="00E4165E">
            <w:pPr>
              <w:spacing w:after="0"/>
              <w:rPr>
                <w:color w:val="000000"/>
              </w:rPr>
            </w:pPr>
            <w:r>
              <w:rPr>
                <w:color w:val="000000"/>
              </w:rPr>
              <w:t>K</w:t>
            </w:r>
            <w:r w:rsidRPr="00E4165E">
              <w:rPr>
                <w:color w:val="000000"/>
              </w:rPr>
              <w:t>5. Why did you not attend these meetings? (</w:t>
            </w:r>
            <w:proofErr w:type="spellStart"/>
            <w:r w:rsidRPr="00E4165E">
              <w:rPr>
                <w:b/>
                <w:color w:val="000000"/>
              </w:rPr>
              <w:t>land_noparticipate</w:t>
            </w:r>
            <w:proofErr w:type="spellEnd"/>
            <w:r w:rsidRPr="00E4165E">
              <w:rPr>
                <w:color w:val="000000"/>
              </w:rPr>
              <w:t>)</w:t>
            </w:r>
          </w:p>
          <w:p w14:paraId="1D4EACF9" w14:textId="7E53D1E3" w:rsidR="00A34F12" w:rsidRPr="009559BE" w:rsidRDefault="00E4165E" w:rsidP="00E4165E">
            <w:pPr>
              <w:spacing w:after="0"/>
              <w:rPr>
                <w:color w:val="000000"/>
              </w:rPr>
            </w:pPr>
            <w:r w:rsidRPr="00E4165E">
              <w:rPr>
                <w:color w:val="000000"/>
              </w:rPr>
              <w:t>Probe and code</w:t>
            </w:r>
          </w:p>
        </w:tc>
        <w:tc>
          <w:tcPr>
            <w:tcW w:w="4320" w:type="dxa"/>
            <w:gridSpan w:val="4"/>
            <w:tcBorders>
              <w:top w:val="single" w:sz="4" w:space="0" w:color="000000"/>
              <w:bottom w:val="single" w:sz="4" w:space="0" w:color="000000"/>
              <w:right w:val="single" w:sz="18" w:space="0" w:color="000000"/>
            </w:tcBorders>
          </w:tcPr>
          <w:p w14:paraId="6E4E833A" w14:textId="1618A9AB" w:rsidR="00A34F12" w:rsidRPr="009559BE" w:rsidRDefault="00A34F12" w:rsidP="00A34F12">
            <w:pPr>
              <w:spacing w:after="0"/>
              <w:rPr>
                <w:rFonts w:cs="Times New Roman"/>
                <w:w w:val="105"/>
              </w:rPr>
            </w:pPr>
            <w:r w:rsidRPr="009559BE">
              <w:rPr>
                <w:rFonts w:cs="Times New Roman"/>
                <w:w w:val="105"/>
              </w:rPr>
              <w:t>1=Not interested</w:t>
            </w:r>
          </w:p>
          <w:p w14:paraId="550D3FCE" w14:textId="4B31CE2D" w:rsidR="00A34F12" w:rsidRPr="009559BE" w:rsidRDefault="00A34F12" w:rsidP="00A34F12">
            <w:pPr>
              <w:spacing w:after="0"/>
              <w:rPr>
                <w:rFonts w:cs="Times New Roman"/>
                <w:w w:val="105"/>
              </w:rPr>
            </w:pPr>
            <w:r w:rsidRPr="009559BE">
              <w:rPr>
                <w:rFonts w:cs="Times New Roman"/>
                <w:w w:val="105"/>
              </w:rPr>
              <w:t>2=Feel they are not useful</w:t>
            </w:r>
          </w:p>
          <w:p w14:paraId="7855A5DD" w14:textId="2E5298FD" w:rsidR="00A34F12" w:rsidRPr="009559BE" w:rsidRDefault="00A34F12" w:rsidP="00A34F12">
            <w:pPr>
              <w:spacing w:after="0"/>
              <w:rPr>
                <w:rFonts w:cs="Times New Roman"/>
                <w:w w:val="105"/>
              </w:rPr>
            </w:pPr>
            <w:r w:rsidRPr="009559BE">
              <w:rPr>
                <w:rFonts w:cs="Times New Roman"/>
                <w:w w:val="105"/>
              </w:rPr>
              <w:t>3=Was no informed/did not know about the meeting</w:t>
            </w:r>
          </w:p>
          <w:p w14:paraId="08C8FBEF" w14:textId="31C3DCE1" w:rsidR="00A34F12" w:rsidRPr="009559BE" w:rsidRDefault="00A34F12" w:rsidP="00A34F12">
            <w:pPr>
              <w:spacing w:after="0"/>
              <w:rPr>
                <w:rFonts w:cs="Times New Roman"/>
                <w:w w:val="105"/>
              </w:rPr>
            </w:pPr>
            <w:r w:rsidRPr="009559BE">
              <w:rPr>
                <w:rFonts w:cs="Times New Roman"/>
                <w:w w:val="105"/>
              </w:rPr>
              <w:t>4=No meetings were held on these issues</w:t>
            </w:r>
          </w:p>
          <w:p w14:paraId="41FD7BB4" w14:textId="48C47A6C" w:rsidR="00A34F12" w:rsidRPr="009559BE" w:rsidRDefault="00A34F12" w:rsidP="00A34F12">
            <w:pPr>
              <w:spacing w:after="0"/>
              <w:rPr>
                <w:rFonts w:cs="Times New Roman"/>
                <w:w w:val="105"/>
              </w:rPr>
            </w:pPr>
            <w:r w:rsidRPr="009559BE">
              <w:rPr>
                <w:rFonts w:cs="Times New Roman"/>
                <w:w w:val="105"/>
              </w:rPr>
              <w:t>5=Busy working/traveling</w:t>
            </w:r>
          </w:p>
          <w:p w14:paraId="20A0B8F4" w14:textId="26F44379" w:rsidR="00A34F12" w:rsidRPr="009559BE" w:rsidRDefault="00A34F12" w:rsidP="00A34F12">
            <w:pPr>
              <w:spacing w:after="0"/>
              <w:rPr>
                <w:rFonts w:cs="Times New Roman"/>
                <w:w w:val="105"/>
              </w:rPr>
            </w:pPr>
            <w:r w:rsidRPr="009559BE">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296645D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7" w:type="dxa"/>
            <w:gridSpan w:val="2"/>
            <w:tcBorders>
              <w:top w:val="single" w:sz="4" w:space="0" w:color="000000"/>
              <w:left w:val="single" w:sz="4" w:space="0" w:color="auto"/>
              <w:bottom w:val="single" w:sz="4" w:space="0" w:color="000000"/>
              <w:right w:val="single" w:sz="4" w:space="0" w:color="auto"/>
            </w:tcBorders>
          </w:tcPr>
          <w:p w14:paraId="01D1E2CD" w14:textId="347F8BAC" w:rsidR="00A34F12" w:rsidRPr="009559BE" w:rsidRDefault="00A34F12" w:rsidP="00A34F12">
            <w:pPr>
              <w:spacing w:after="0" w:line="240" w:lineRule="auto"/>
              <w:contextualSpacing/>
              <w:rPr>
                <w:rFonts w:eastAsiaTheme="minorEastAsia"/>
                <w:lang w:eastAsia="zh-CN"/>
              </w:rPr>
            </w:pPr>
          </w:p>
        </w:tc>
        <w:tc>
          <w:tcPr>
            <w:tcW w:w="4685" w:type="dxa"/>
            <w:gridSpan w:val="3"/>
            <w:tcBorders>
              <w:top w:val="single" w:sz="4" w:space="0" w:color="000000"/>
              <w:left w:val="single" w:sz="4" w:space="0" w:color="auto"/>
              <w:bottom w:val="single" w:sz="4" w:space="0" w:color="000000"/>
              <w:right w:val="single" w:sz="18" w:space="0" w:color="000000"/>
            </w:tcBorders>
          </w:tcPr>
          <w:p w14:paraId="6BF67A2F" w14:textId="2EBE5574" w:rsidR="00A34F12" w:rsidRPr="009559BE" w:rsidRDefault="00E4165E" w:rsidP="00A34F12">
            <w:pPr>
              <w:spacing w:after="0" w:line="240" w:lineRule="auto"/>
              <w:contextualSpacing/>
              <w:rPr>
                <w:rFonts w:eastAsiaTheme="minorEastAsia"/>
                <w:w w:val="105"/>
                <w:lang w:eastAsia="zh-CN"/>
              </w:rPr>
            </w:pPr>
            <w:r>
              <w:rPr>
                <w:w w:val="105"/>
              </w:rPr>
              <w:t>K</w:t>
            </w:r>
            <w:r w:rsidR="00A34F12" w:rsidRPr="009559BE">
              <w:rPr>
                <w:w w:val="105"/>
              </w:rPr>
              <w:t xml:space="preserve">5b. If other, please specify </w:t>
            </w:r>
          </w:p>
        </w:tc>
        <w:tc>
          <w:tcPr>
            <w:tcW w:w="5028" w:type="dxa"/>
            <w:gridSpan w:val="4"/>
            <w:tcBorders>
              <w:top w:val="single" w:sz="18" w:space="0" w:color="000000"/>
              <w:left w:val="single" w:sz="18" w:space="0" w:color="000000"/>
              <w:bottom w:val="single" w:sz="18" w:space="0" w:color="000000"/>
              <w:right w:val="single" w:sz="18" w:space="0" w:color="000000"/>
            </w:tcBorders>
          </w:tcPr>
          <w:p w14:paraId="69BA4141" w14:textId="77777777" w:rsidR="00A34F12" w:rsidRPr="009559BE" w:rsidRDefault="00A34F12" w:rsidP="00A34F12">
            <w:pPr>
              <w:spacing w:after="0" w:line="240" w:lineRule="auto"/>
              <w:contextualSpacing/>
              <w:rPr>
                <w:rFonts w:eastAsiaTheme="minorEastAsia"/>
                <w:i/>
                <w:lang w:eastAsia="zh-CN"/>
              </w:rPr>
            </w:pPr>
            <w:r w:rsidRPr="009559BE">
              <w:rPr>
                <w:rFonts w:eastAsiaTheme="minorEastAsia"/>
                <w:i/>
                <w:lang w:eastAsia="zh-CN"/>
              </w:rPr>
              <w:t>(Text)</w:t>
            </w:r>
          </w:p>
        </w:tc>
      </w:tr>
      <w:tr w:rsidR="00A34F12" w:rsidRPr="009559BE" w14:paraId="5629E56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5CAA77D"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A885D3E" w14:textId="47289352" w:rsidR="00A34F12" w:rsidRPr="009559BE" w:rsidRDefault="00E4165E" w:rsidP="00A34F12">
            <w:pPr>
              <w:spacing w:after="0"/>
              <w:rPr>
                <w:color w:val="000000"/>
              </w:rPr>
            </w:pPr>
            <w:r>
              <w:rPr>
                <w:w w:val="105"/>
              </w:rPr>
              <w:t>K</w:t>
            </w:r>
            <w:r w:rsidR="00A34F12" w:rsidRPr="009559BE">
              <w:rPr>
                <w:w w:val="105"/>
              </w:rPr>
              <w:t>6. How satisfied are you with the way that the Land Committee is managing customary land in this village? (</w:t>
            </w:r>
            <w:proofErr w:type="spellStart"/>
            <w:r w:rsidR="00A34F12" w:rsidRPr="009559BE">
              <w:rPr>
                <w:b/>
                <w:w w:val="105"/>
              </w:rPr>
              <w:t>land_satisfied</w:t>
            </w:r>
            <w:proofErr w:type="spellEnd"/>
            <w:r w:rsidR="00A34F12" w:rsidRPr="009559BE">
              <w:rPr>
                <w:w w:val="105"/>
              </w:rPr>
              <w:t>)</w:t>
            </w:r>
          </w:p>
        </w:tc>
        <w:tc>
          <w:tcPr>
            <w:tcW w:w="4320" w:type="dxa"/>
            <w:gridSpan w:val="4"/>
            <w:tcBorders>
              <w:top w:val="single" w:sz="4" w:space="0" w:color="000000"/>
              <w:bottom w:val="single" w:sz="4" w:space="0" w:color="000000"/>
              <w:right w:val="single" w:sz="18" w:space="0" w:color="000000"/>
            </w:tcBorders>
          </w:tcPr>
          <w:p w14:paraId="5C6E1705" w14:textId="5531C71B" w:rsidR="00A34F12" w:rsidRPr="009559BE" w:rsidRDefault="00A34F12" w:rsidP="00A34F12">
            <w:pPr>
              <w:spacing w:after="0"/>
              <w:rPr>
                <w:rFonts w:cs="Times New Roman"/>
                <w:w w:val="105"/>
              </w:rPr>
            </w:pPr>
            <w:r w:rsidRPr="009559BE">
              <w:rPr>
                <w:rFonts w:cs="Times New Roman"/>
                <w:w w:val="105"/>
              </w:rPr>
              <w:t>1=Very satisfied</w:t>
            </w:r>
          </w:p>
          <w:p w14:paraId="067612A1" w14:textId="71B02B06" w:rsidR="00A34F12" w:rsidRPr="009559BE" w:rsidRDefault="00A34F12" w:rsidP="00A34F12">
            <w:pPr>
              <w:spacing w:after="0"/>
              <w:rPr>
                <w:rFonts w:cs="Times New Roman"/>
                <w:w w:val="105"/>
              </w:rPr>
            </w:pPr>
            <w:r w:rsidRPr="009559BE">
              <w:rPr>
                <w:rFonts w:cs="Times New Roman"/>
                <w:w w:val="105"/>
              </w:rPr>
              <w:t>2=Satisfied</w:t>
            </w:r>
          </w:p>
          <w:p w14:paraId="7AB56EF8" w14:textId="0E6F8BAE" w:rsidR="00A34F12" w:rsidRPr="009559BE" w:rsidRDefault="00A34F12" w:rsidP="00A34F12">
            <w:pPr>
              <w:spacing w:after="0"/>
              <w:rPr>
                <w:rFonts w:cs="Times New Roman"/>
                <w:w w:val="105"/>
              </w:rPr>
            </w:pPr>
            <w:r w:rsidRPr="009559BE">
              <w:rPr>
                <w:rFonts w:cs="Times New Roman"/>
                <w:w w:val="105"/>
              </w:rPr>
              <w:t>3=Neutral</w:t>
            </w:r>
          </w:p>
          <w:p w14:paraId="1D6F210C" w14:textId="684E477C" w:rsidR="00A34F12" w:rsidRPr="009559BE" w:rsidRDefault="00A34F12" w:rsidP="00A34F12">
            <w:pPr>
              <w:spacing w:after="0"/>
              <w:rPr>
                <w:rFonts w:cs="Times New Roman"/>
                <w:w w:val="105"/>
              </w:rPr>
            </w:pPr>
            <w:r w:rsidRPr="009559BE">
              <w:rPr>
                <w:rFonts w:cs="Times New Roman"/>
                <w:w w:val="105"/>
              </w:rPr>
              <w:t>4=Dissatisfied</w:t>
            </w:r>
          </w:p>
          <w:p w14:paraId="4B539410" w14:textId="055D9CE8" w:rsidR="00A34F12" w:rsidRPr="009559BE" w:rsidRDefault="00A34F12" w:rsidP="00A34F12">
            <w:pPr>
              <w:spacing w:after="0"/>
              <w:rPr>
                <w:rFonts w:cs="Times New Roman"/>
                <w:w w:val="105"/>
              </w:rPr>
            </w:pPr>
            <w:r w:rsidRPr="009559BE">
              <w:rPr>
                <w:rFonts w:cs="Times New Roman"/>
                <w:w w:val="105"/>
              </w:rPr>
              <w:t>5=</w:t>
            </w:r>
            <w:r w:rsidR="001949A5" w:rsidRPr="009559BE">
              <w:rPr>
                <w:rFonts w:cs="Times New Roman"/>
                <w:w w:val="105"/>
              </w:rPr>
              <w:t>Very dissatisfied</w:t>
            </w:r>
          </w:p>
          <w:p w14:paraId="44A273EF"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7467CAE"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bl>
    <w:p w14:paraId="671DA1FB" w14:textId="77777777" w:rsidR="00D437F1" w:rsidRPr="009559BE"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77777777" w:rsidR="00DA7C5C"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land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60"/>
        <w:gridCol w:w="4681"/>
        <w:gridCol w:w="2161"/>
        <w:gridCol w:w="2167"/>
        <w:gridCol w:w="721"/>
      </w:tblGrid>
      <w:tr w:rsidR="001949A5" w:rsidRPr="009559BE" w14:paraId="5B07D742"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D2C41A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77A84E7" w14:textId="1C9F43DB" w:rsidR="001949A5" w:rsidRPr="009559BE" w:rsidRDefault="00E4165E" w:rsidP="001949A5">
            <w:pPr>
              <w:spacing w:after="0"/>
            </w:pPr>
            <w:r>
              <w:rPr>
                <w:w w:val="105"/>
              </w:rPr>
              <w:t>K</w:t>
            </w:r>
            <w:r w:rsidR="001949A5" w:rsidRPr="009559BE">
              <w:rPr>
                <w:w w:val="105"/>
              </w:rPr>
              <w:t xml:space="preserve">7. The village leaders/VLC are trusted and </w:t>
            </w:r>
            <w:r w:rsidR="001949A5" w:rsidRPr="009559BE">
              <w:rPr>
                <w:w w:val="105"/>
              </w:rPr>
              <w:lastRenderedPageBreak/>
              <w:t>honest. (</w:t>
            </w:r>
            <w:proofErr w:type="spellStart"/>
            <w:r w:rsidR="001949A5" w:rsidRPr="009559BE">
              <w:rPr>
                <w:b/>
                <w:w w:val="105"/>
              </w:rPr>
              <w:t>leader_trust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66DCDB30" w14:textId="77777777" w:rsidR="001949A5" w:rsidRPr="009559BE" w:rsidRDefault="001949A5" w:rsidP="001949A5">
            <w:pPr>
              <w:spacing w:after="0"/>
            </w:pPr>
            <w:r w:rsidRPr="009559BE">
              <w:lastRenderedPageBreak/>
              <w:t>1=Strongly agree</w:t>
            </w:r>
          </w:p>
          <w:p w14:paraId="41D1BDFB" w14:textId="77777777" w:rsidR="001949A5" w:rsidRPr="009559BE" w:rsidRDefault="001949A5" w:rsidP="001949A5">
            <w:pPr>
              <w:spacing w:after="0"/>
            </w:pPr>
            <w:r w:rsidRPr="009559BE">
              <w:lastRenderedPageBreak/>
              <w:t>2=Agree</w:t>
            </w:r>
          </w:p>
          <w:p w14:paraId="267219CE" w14:textId="77777777" w:rsidR="001949A5" w:rsidRPr="009559BE" w:rsidRDefault="001949A5" w:rsidP="001949A5">
            <w:pPr>
              <w:spacing w:after="0"/>
            </w:pPr>
            <w:r w:rsidRPr="009559BE">
              <w:t>3=Neither agree nor disagree</w:t>
            </w:r>
          </w:p>
          <w:p w14:paraId="0254C297"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9559BE" w:rsidRDefault="001949A5" w:rsidP="001949A5">
            <w:pPr>
              <w:spacing w:after="0"/>
            </w:pPr>
            <w:r w:rsidRPr="009559BE">
              <w:lastRenderedPageBreak/>
              <w:t>5=Strongly disagree</w:t>
            </w:r>
          </w:p>
          <w:p w14:paraId="5AA08AE4" w14:textId="77777777" w:rsidR="001949A5" w:rsidRPr="009559BE" w:rsidRDefault="001949A5" w:rsidP="001949A5">
            <w:pPr>
              <w:spacing w:after="0"/>
              <w:rPr>
                <w:rFonts w:cs="Times New Roman"/>
                <w:w w:val="105"/>
              </w:rPr>
            </w:pPr>
            <w:r w:rsidRPr="009559BE">
              <w:rPr>
                <w:rFonts w:cs="Times New Roman"/>
                <w:w w:val="105"/>
              </w:rPr>
              <w:lastRenderedPageBreak/>
              <w:t>888=Don't know</w:t>
            </w:r>
          </w:p>
          <w:p w14:paraId="5BFD20F6" w14:textId="77777777" w:rsidR="001949A5" w:rsidRPr="009559BE" w:rsidRDefault="001949A5" w:rsidP="001949A5">
            <w:pPr>
              <w:spacing w:after="0"/>
            </w:pPr>
            <w:r w:rsidRPr="009559BE">
              <w:rPr>
                <w:rFonts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9559BE" w:rsidRDefault="001949A5" w:rsidP="001949A5">
            <w:pPr>
              <w:spacing w:after="0"/>
            </w:pPr>
            <w:r w:rsidRPr="009559BE">
              <w:lastRenderedPageBreak/>
              <w:t>(Code)</w:t>
            </w:r>
          </w:p>
        </w:tc>
      </w:tr>
      <w:tr w:rsidR="001949A5" w:rsidRPr="009559BE" w14:paraId="3B9869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6D9D3CB"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3D1F900" w14:textId="310D13AF" w:rsidR="001949A5" w:rsidRPr="009559BE" w:rsidRDefault="00E4165E" w:rsidP="001949A5">
            <w:pPr>
              <w:spacing w:after="0"/>
            </w:pPr>
            <w:r>
              <w:rPr>
                <w:w w:val="105"/>
              </w:rPr>
              <w:t>K</w:t>
            </w:r>
            <w:r w:rsidR="001949A5" w:rsidRPr="009559BE">
              <w:rPr>
                <w:w w:val="105"/>
              </w:rPr>
              <w:t>8 .The village leaders/VLC protect shared community land from being taken or encroached upon. (</w:t>
            </w:r>
            <w:proofErr w:type="spellStart"/>
            <w:r w:rsidR="001949A5" w:rsidRPr="009559BE">
              <w:rPr>
                <w:b/>
                <w:w w:val="105"/>
              </w:rPr>
              <w:t>leader_protect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8735F4C" w14:textId="77777777" w:rsidR="001949A5" w:rsidRPr="009559BE" w:rsidRDefault="001949A5" w:rsidP="001949A5">
            <w:pPr>
              <w:spacing w:after="0"/>
            </w:pPr>
            <w:r w:rsidRPr="009559BE">
              <w:t>1=Strongly agree</w:t>
            </w:r>
          </w:p>
          <w:p w14:paraId="5D1BC23F" w14:textId="77777777" w:rsidR="001949A5" w:rsidRPr="009559BE" w:rsidRDefault="001949A5" w:rsidP="001949A5">
            <w:pPr>
              <w:spacing w:after="0"/>
            </w:pPr>
            <w:r w:rsidRPr="009559BE">
              <w:t>2=Agree</w:t>
            </w:r>
          </w:p>
          <w:p w14:paraId="0CF7CA59" w14:textId="77777777" w:rsidR="001949A5" w:rsidRPr="009559BE" w:rsidRDefault="001949A5" w:rsidP="001949A5">
            <w:pPr>
              <w:spacing w:after="0"/>
            </w:pPr>
            <w:r w:rsidRPr="009559BE">
              <w:t>3=Neither agree nor disagree</w:t>
            </w:r>
          </w:p>
          <w:p w14:paraId="191A7B8C"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9559BE" w:rsidRDefault="001949A5" w:rsidP="001949A5">
            <w:pPr>
              <w:spacing w:after="0"/>
            </w:pPr>
            <w:r w:rsidRPr="009559BE">
              <w:t>5=Strongly disagree</w:t>
            </w:r>
          </w:p>
          <w:p w14:paraId="7D5EE270" w14:textId="77777777" w:rsidR="001949A5" w:rsidRPr="009559BE" w:rsidRDefault="001949A5" w:rsidP="001949A5">
            <w:pPr>
              <w:spacing w:after="0"/>
            </w:pPr>
            <w:r w:rsidRPr="009559BE">
              <w:t>888=Don't know</w:t>
            </w:r>
          </w:p>
          <w:p w14:paraId="3C21D93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9559BE" w:rsidRDefault="001949A5" w:rsidP="001949A5">
            <w:pPr>
              <w:spacing w:after="0"/>
            </w:pPr>
            <w:r w:rsidRPr="009559BE">
              <w:t>(Code)</w:t>
            </w:r>
          </w:p>
        </w:tc>
      </w:tr>
      <w:tr w:rsidR="001949A5" w:rsidRPr="009559BE" w14:paraId="4698955E"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11D33D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950F420" w14:textId="36E79748" w:rsidR="001949A5" w:rsidRPr="009559BE" w:rsidRDefault="00E4165E" w:rsidP="001949A5">
            <w:pPr>
              <w:spacing w:after="0"/>
            </w:pPr>
            <w:r>
              <w:rPr>
                <w:w w:val="105"/>
              </w:rPr>
              <w:t>K</w:t>
            </w:r>
            <w:r w:rsidR="001949A5" w:rsidRPr="009559BE">
              <w:rPr>
                <w:w w:val="105"/>
              </w:rPr>
              <w:t>9. The village leaders/VLC allocate land fairly across households. (</w:t>
            </w:r>
            <w:proofErr w:type="spellStart"/>
            <w:r w:rsidR="001949A5" w:rsidRPr="009559BE">
              <w:rPr>
                <w:b/>
                <w:w w:val="105"/>
              </w:rPr>
              <w:t>leader_fair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74993DAB" w14:textId="77777777" w:rsidR="001949A5" w:rsidRPr="009559BE" w:rsidRDefault="001949A5" w:rsidP="001949A5">
            <w:pPr>
              <w:spacing w:after="0"/>
            </w:pPr>
            <w:r w:rsidRPr="009559BE">
              <w:t>1=Strongly agree</w:t>
            </w:r>
          </w:p>
          <w:p w14:paraId="35DFC2CE" w14:textId="77777777" w:rsidR="001949A5" w:rsidRPr="009559BE" w:rsidRDefault="001949A5" w:rsidP="001949A5">
            <w:pPr>
              <w:spacing w:after="0"/>
            </w:pPr>
            <w:r w:rsidRPr="009559BE">
              <w:t>2=Agree</w:t>
            </w:r>
          </w:p>
          <w:p w14:paraId="64413213" w14:textId="77777777" w:rsidR="001949A5" w:rsidRPr="009559BE" w:rsidRDefault="001949A5" w:rsidP="001949A5">
            <w:pPr>
              <w:spacing w:after="0"/>
            </w:pPr>
            <w:r w:rsidRPr="009559BE">
              <w:t>3=Neither agree nor disagree</w:t>
            </w:r>
          </w:p>
          <w:p w14:paraId="342AE98E"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9559BE" w:rsidRDefault="001949A5" w:rsidP="001949A5">
            <w:pPr>
              <w:spacing w:after="0"/>
            </w:pPr>
            <w:r w:rsidRPr="009559BE">
              <w:t>5=Strongly disagree</w:t>
            </w:r>
          </w:p>
          <w:p w14:paraId="013EDF5C" w14:textId="77777777" w:rsidR="001949A5" w:rsidRPr="009559BE" w:rsidRDefault="001949A5" w:rsidP="001949A5">
            <w:pPr>
              <w:spacing w:after="0"/>
            </w:pPr>
            <w:r w:rsidRPr="009559BE">
              <w:t>888=Don't know</w:t>
            </w:r>
          </w:p>
          <w:p w14:paraId="640B8DFB"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9559BE" w:rsidRDefault="001949A5" w:rsidP="001949A5">
            <w:pPr>
              <w:spacing w:after="0"/>
            </w:pPr>
            <w:r w:rsidRPr="009559BE">
              <w:t>(Code)</w:t>
            </w:r>
          </w:p>
        </w:tc>
      </w:tr>
      <w:tr w:rsidR="001949A5" w:rsidRPr="009559BE" w14:paraId="68CD20A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6A71D6C"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AD1046B" w14:textId="6EE1CE54" w:rsidR="001949A5" w:rsidRPr="009559BE" w:rsidRDefault="00E4165E" w:rsidP="001949A5">
            <w:pPr>
              <w:spacing w:after="0"/>
            </w:pPr>
            <w:r>
              <w:rPr>
                <w:w w:val="105"/>
              </w:rPr>
              <w:t>K</w:t>
            </w:r>
            <w:r w:rsidR="001949A5" w:rsidRPr="009559BE">
              <w:rPr>
                <w:w w:val="105"/>
              </w:rPr>
              <w:t>10. The village leaders/VLC work hard. (</w:t>
            </w:r>
            <w:proofErr w:type="spellStart"/>
            <w:r w:rsidR="001949A5" w:rsidRPr="009559BE">
              <w:rPr>
                <w:b/>
                <w:w w:val="105"/>
              </w:rPr>
              <w:t>leader_work</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65F7565E" w14:textId="77777777" w:rsidR="001949A5" w:rsidRPr="009559BE" w:rsidRDefault="001949A5" w:rsidP="001949A5">
            <w:pPr>
              <w:spacing w:after="0"/>
            </w:pPr>
            <w:r w:rsidRPr="009559BE">
              <w:t>1=Strongly agree</w:t>
            </w:r>
          </w:p>
          <w:p w14:paraId="5CB93A33" w14:textId="77777777" w:rsidR="001949A5" w:rsidRPr="009559BE" w:rsidRDefault="001949A5" w:rsidP="001949A5">
            <w:pPr>
              <w:spacing w:after="0"/>
            </w:pPr>
            <w:r w:rsidRPr="009559BE">
              <w:t>2=Agree</w:t>
            </w:r>
          </w:p>
          <w:p w14:paraId="48FA9F80" w14:textId="77777777" w:rsidR="001949A5" w:rsidRPr="009559BE" w:rsidRDefault="001949A5" w:rsidP="001949A5">
            <w:pPr>
              <w:spacing w:after="0"/>
            </w:pPr>
            <w:r w:rsidRPr="009559BE">
              <w:t>3=Neither agree nor disagree</w:t>
            </w:r>
          </w:p>
          <w:p w14:paraId="51C5DDB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9559BE" w:rsidRDefault="001949A5" w:rsidP="001949A5">
            <w:pPr>
              <w:spacing w:after="0"/>
            </w:pPr>
            <w:r w:rsidRPr="009559BE">
              <w:t>5=Strongly disagree</w:t>
            </w:r>
          </w:p>
          <w:p w14:paraId="038CC666" w14:textId="77777777" w:rsidR="001949A5" w:rsidRPr="009559BE" w:rsidRDefault="001949A5" w:rsidP="001949A5">
            <w:pPr>
              <w:spacing w:after="0"/>
            </w:pPr>
            <w:r w:rsidRPr="009559BE">
              <w:t>888=Don't know</w:t>
            </w:r>
          </w:p>
          <w:p w14:paraId="4AA3EDF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9559BE" w:rsidRDefault="001949A5" w:rsidP="001949A5">
            <w:pPr>
              <w:spacing w:after="0"/>
            </w:pPr>
            <w:r w:rsidRPr="009559BE">
              <w:t>(Code)</w:t>
            </w:r>
          </w:p>
        </w:tc>
      </w:tr>
      <w:tr w:rsidR="001949A5" w:rsidRPr="009559BE" w14:paraId="3976E96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069799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7DDBA51" w14:textId="48C43C24" w:rsidR="001949A5" w:rsidRPr="009559BE" w:rsidRDefault="00E4165E" w:rsidP="001949A5">
            <w:pPr>
              <w:spacing w:after="0"/>
            </w:pPr>
            <w:r>
              <w:rPr>
                <w:w w:val="105"/>
              </w:rPr>
              <w:t>K</w:t>
            </w:r>
            <w:r w:rsidR="001949A5" w:rsidRPr="009559BE">
              <w:rPr>
                <w:w w:val="105"/>
              </w:rPr>
              <w:t>11. The village leaders/VLC do not take bribes. (</w:t>
            </w:r>
            <w:proofErr w:type="spellStart"/>
            <w:r w:rsidR="001949A5" w:rsidRPr="009559BE">
              <w:rPr>
                <w:b/>
                <w:w w:val="105"/>
              </w:rPr>
              <w:t>leader_bribes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4A27FA9B" w14:textId="77777777" w:rsidR="001949A5" w:rsidRPr="009559BE" w:rsidRDefault="001949A5" w:rsidP="001949A5">
            <w:pPr>
              <w:spacing w:after="0"/>
            </w:pPr>
            <w:r w:rsidRPr="009559BE">
              <w:t>1=Strongly agree</w:t>
            </w:r>
          </w:p>
          <w:p w14:paraId="7AC5F6A1" w14:textId="77777777" w:rsidR="001949A5" w:rsidRPr="009559BE" w:rsidRDefault="001949A5" w:rsidP="001949A5">
            <w:pPr>
              <w:spacing w:after="0"/>
            </w:pPr>
            <w:r w:rsidRPr="009559BE">
              <w:t>2=Agree</w:t>
            </w:r>
          </w:p>
          <w:p w14:paraId="17937507" w14:textId="77777777" w:rsidR="001949A5" w:rsidRPr="009559BE" w:rsidRDefault="001949A5" w:rsidP="001949A5">
            <w:pPr>
              <w:spacing w:after="0"/>
            </w:pPr>
            <w:r w:rsidRPr="009559BE">
              <w:t>3=Neither agree nor disagree</w:t>
            </w:r>
          </w:p>
          <w:p w14:paraId="0EFD4EC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9559BE" w:rsidRDefault="001949A5" w:rsidP="001949A5">
            <w:pPr>
              <w:spacing w:after="0"/>
            </w:pPr>
            <w:r w:rsidRPr="009559BE">
              <w:t>5=Strongly disagree</w:t>
            </w:r>
          </w:p>
          <w:p w14:paraId="720466AE" w14:textId="77777777" w:rsidR="001949A5" w:rsidRPr="009559BE" w:rsidRDefault="001949A5" w:rsidP="001949A5">
            <w:pPr>
              <w:spacing w:after="0"/>
            </w:pPr>
            <w:r w:rsidRPr="009559BE">
              <w:t>888=Don't know</w:t>
            </w:r>
          </w:p>
          <w:p w14:paraId="2DE40E02"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9559BE" w:rsidRDefault="001949A5" w:rsidP="001949A5">
            <w:pPr>
              <w:spacing w:after="0"/>
            </w:pPr>
            <w:r w:rsidRPr="009559BE">
              <w:t>(Code)</w:t>
            </w:r>
          </w:p>
        </w:tc>
      </w:tr>
      <w:tr w:rsidR="001949A5" w:rsidRPr="009559BE" w14:paraId="066A466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1E58E28"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CB205ED" w14:textId="5C5FDA43" w:rsidR="001949A5" w:rsidRPr="009559BE" w:rsidRDefault="00E4165E" w:rsidP="001949A5">
            <w:pPr>
              <w:spacing w:after="0"/>
            </w:pPr>
            <w:r>
              <w:rPr>
                <w:w w:val="105"/>
              </w:rPr>
              <w:t>K</w:t>
            </w:r>
            <w:r w:rsidR="001949A5" w:rsidRPr="009559BE">
              <w:rPr>
                <w:w w:val="105"/>
              </w:rPr>
              <w:t>12. The village leaders/VLC do not act in secret; they are open with the community about their decisions. (</w:t>
            </w:r>
            <w:proofErr w:type="spellStart"/>
            <w:r w:rsidR="001949A5" w:rsidRPr="009559BE">
              <w:rPr>
                <w:b/>
                <w:w w:val="105"/>
              </w:rPr>
              <w:t>leader_transparent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42AF0B5F" w14:textId="77777777" w:rsidR="001949A5" w:rsidRPr="009559BE" w:rsidRDefault="001949A5" w:rsidP="001949A5">
            <w:pPr>
              <w:spacing w:after="0"/>
            </w:pPr>
            <w:r w:rsidRPr="009559BE">
              <w:t>1=Strongly agree</w:t>
            </w:r>
          </w:p>
          <w:p w14:paraId="505403AB" w14:textId="77777777" w:rsidR="001949A5" w:rsidRPr="009559BE" w:rsidRDefault="001949A5" w:rsidP="001949A5">
            <w:pPr>
              <w:spacing w:after="0"/>
            </w:pPr>
            <w:r w:rsidRPr="009559BE">
              <w:t>2=Agree</w:t>
            </w:r>
          </w:p>
          <w:p w14:paraId="421D8DE3" w14:textId="77777777" w:rsidR="001949A5" w:rsidRPr="009559BE" w:rsidRDefault="001949A5" w:rsidP="001949A5">
            <w:pPr>
              <w:spacing w:after="0"/>
            </w:pPr>
            <w:r w:rsidRPr="009559BE">
              <w:t>3=Neither agree nor disagree</w:t>
            </w:r>
          </w:p>
          <w:p w14:paraId="02D9245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9559BE" w:rsidRDefault="001949A5" w:rsidP="001949A5">
            <w:pPr>
              <w:spacing w:after="0"/>
            </w:pPr>
            <w:r w:rsidRPr="009559BE">
              <w:t>5=Strongly disagree</w:t>
            </w:r>
          </w:p>
          <w:p w14:paraId="358A6818" w14:textId="77777777" w:rsidR="001949A5" w:rsidRPr="009559BE" w:rsidRDefault="001949A5" w:rsidP="001949A5">
            <w:pPr>
              <w:spacing w:after="0"/>
            </w:pPr>
            <w:r w:rsidRPr="009559BE">
              <w:t>888=Don't know</w:t>
            </w:r>
          </w:p>
          <w:p w14:paraId="19C83A6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9559BE" w:rsidRDefault="001949A5" w:rsidP="001949A5">
            <w:pPr>
              <w:spacing w:after="0"/>
            </w:pPr>
            <w:r w:rsidRPr="009559BE">
              <w:t>(Code)</w:t>
            </w:r>
          </w:p>
        </w:tc>
      </w:tr>
      <w:tr w:rsidR="001949A5" w:rsidRPr="009559BE" w14:paraId="607CA3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361A77F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E460E0D" w14:textId="612E56AB" w:rsidR="001949A5" w:rsidRPr="009559BE" w:rsidRDefault="00E4165E" w:rsidP="001949A5">
            <w:pPr>
              <w:spacing w:after="0"/>
            </w:pPr>
            <w:r>
              <w:rPr>
                <w:w w:val="105"/>
              </w:rPr>
              <w:t>K</w:t>
            </w:r>
            <w:r w:rsidR="001949A5" w:rsidRPr="009559BE">
              <w:rPr>
                <w:w w:val="105"/>
              </w:rPr>
              <w:t>13. I feel that rules about land are clear and well-known. (</w:t>
            </w:r>
            <w:proofErr w:type="spellStart"/>
            <w:r w:rsidR="001949A5" w:rsidRPr="009559BE">
              <w:rPr>
                <w:b/>
                <w:w w:val="105"/>
              </w:rPr>
              <w:t>rules_clear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220A994" w14:textId="77777777" w:rsidR="001949A5" w:rsidRPr="009559BE" w:rsidRDefault="001949A5" w:rsidP="001949A5">
            <w:pPr>
              <w:spacing w:after="0"/>
            </w:pPr>
            <w:r w:rsidRPr="009559BE">
              <w:t>1=Strongly agree</w:t>
            </w:r>
          </w:p>
          <w:p w14:paraId="4A166FE7" w14:textId="77777777" w:rsidR="001949A5" w:rsidRPr="009559BE" w:rsidRDefault="001949A5" w:rsidP="001949A5">
            <w:pPr>
              <w:spacing w:after="0"/>
            </w:pPr>
            <w:r w:rsidRPr="009559BE">
              <w:t>2=Agree</w:t>
            </w:r>
          </w:p>
          <w:p w14:paraId="59CFC24A" w14:textId="77777777" w:rsidR="001949A5" w:rsidRPr="009559BE" w:rsidRDefault="001949A5" w:rsidP="001949A5">
            <w:pPr>
              <w:spacing w:after="0"/>
            </w:pPr>
            <w:r w:rsidRPr="009559BE">
              <w:t>3=Neither agree nor disagree</w:t>
            </w:r>
          </w:p>
          <w:p w14:paraId="125D74C4"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9559BE" w:rsidRDefault="001949A5" w:rsidP="001949A5">
            <w:pPr>
              <w:spacing w:after="0"/>
            </w:pPr>
            <w:r w:rsidRPr="009559BE">
              <w:t>5=Strongly disagree</w:t>
            </w:r>
          </w:p>
          <w:p w14:paraId="2EDA5A7A" w14:textId="77777777" w:rsidR="001949A5" w:rsidRPr="009559BE" w:rsidRDefault="001949A5" w:rsidP="001949A5">
            <w:pPr>
              <w:spacing w:after="0"/>
            </w:pPr>
            <w:r w:rsidRPr="009559BE">
              <w:t>888=Don't know</w:t>
            </w:r>
          </w:p>
          <w:p w14:paraId="09CDD463"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9559BE" w:rsidRDefault="001949A5" w:rsidP="001949A5">
            <w:pPr>
              <w:spacing w:after="0"/>
            </w:pPr>
            <w:r w:rsidRPr="009559BE">
              <w:t>(Code)</w:t>
            </w:r>
          </w:p>
        </w:tc>
      </w:tr>
      <w:tr w:rsidR="001949A5" w:rsidRPr="009559BE" w14:paraId="08F2044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8A2590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EA07CD3" w14:textId="52CD95E2" w:rsidR="001949A5" w:rsidRPr="009559BE" w:rsidRDefault="00E4165E" w:rsidP="001949A5">
            <w:pPr>
              <w:spacing w:after="0"/>
            </w:pPr>
            <w:r>
              <w:rPr>
                <w:w w:val="105"/>
              </w:rPr>
              <w:t>K</w:t>
            </w:r>
            <w:r w:rsidR="001949A5" w:rsidRPr="009559BE">
              <w:rPr>
                <w:w w:val="105"/>
              </w:rPr>
              <w:t>14. I feel that decisions about customary land allocation are NOT transparent. (</w:t>
            </w:r>
            <w:proofErr w:type="spellStart"/>
            <w:r w:rsidR="001949A5" w:rsidRPr="009559BE">
              <w:rPr>
                <w:b/>
                <w:w w:val="105"/>
              </w:rPr>
              <w:t>decisions_transparent</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0EC843AF" w14:textId="77777777" w:rsidR="001949A5" w:rsidRPr="009559BE" w:rsidRDefault="001949A5" w:rsidP="001949A5">
            <w:pPr>
              <w:spacing w:after="0"/>
            </w:pPr>
            <w:r w:rsidRPr="009559BE">
              <w:t>1=Strongly agree</w:t>
            </w:r>
          </w:p>
          <w:p w14:paraId="33D950CA" w14:textId="77777777" w:rsidR="001949A5" w:rsidRPr="009559BE" w:rsidRDefault="001949A5" w:rsidP="001949A5">
            <w:pPr>
              <w:spacing w:after="0"/>
            </w:pPr>
            <w:r w:rsidRPr="009559BE">
              <w:t>2=Agree</w:t>
            </w:r>
          </w:p>
          <w:p w14:paraId="32FD2269" w14:textId="77777777" w:rsidR="001949A5" w:rsidRPr="009559BE" w:rsidRDefault="001949A5" w:rsidP="001949A5">
            <w:pPr>
              <w:spacing w:after="0"/>
            </w:pPr>
            <w:r w:rsidRPr="009559BE">
              <w:t>3=Neither agree nor disagree</w:t>
            </w:r>
          </w:p>
          <w:p w14:paraId="341DE57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9559BE" w:rsidRDefault="001949A5" w:rsidP="001949A5">
            <w:pPr>
              <w:spacing w:after="0"/>
            </w:pPr>
            <w:r w:rsidRPr="009559BE">
              <w:t>5=Strongly disagree</w:t>
            </w:r>
          </w:p>
          <w:p w14:paraId="06051D0B" w14:textId="77777777" w:rsidR="001949A5" w:rsidRPr="009559BE" w:rsidRDefault="001949A5" w:rsidP="001949A5">
            <w:pPr>
              <w:spacing w:after="0"/>
            </w:pPr>
            <w:r w:rsidRPr="009559BE">
              <w:t>888=Don't know</w:t>
            </w:r>
          </w:p>
          <w:p w14:paraId="0D37EF3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9559BE" w:rsidRDefault="001949A5" w:rsidP="001949A5">
            <w:pPr>
              <w:spacing w:after="0"/>
            </w:pPr>
            <w:r w:rsidRPr="009559BE">
              <w:t>(Code)</w:t>
            </w:r>
          </w:p>
        </w:tc>
      </w:tr>
      <w:tr w:rsidR="001949A5" w:rsidRPr="009559BE" w14:paraId="4E87D5D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79B726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F514B32" w14:textId="7BE0EE30" w:rsidR="001949A5" w:rsidRPr="009559BE" w:rsidRDefault="00E4165E" w:rsidP="001949A5">
            <w:pPr>
              <w:spacing w:after="0"/>
            </w:pPr>
            <w:r>
              <w:rPr>
                <w:w w:val="105"/>
              </w:rPr>
              <w:t>K</w:t>
            </w:r>
            <w:r w:rsidR="001949A5" w:rsidRPr="009559BE">
              <w:rPr>
                <w:w w:val="105"/>
              </w:rPr>
              <w:t xml:space="preserve">15. I feel that decisions about customary land </w:t>
            </w:r>
            <w:r w:rsidR="001949A5" w:rsidRPr="009559BE">
              <w:rPr>
                <w:w w:val="105"/>
              </w:rPr>
              <w:lastRenderedPageBreak/>
              <w:t>allocation are fair. (</w:t>
            </w:r>
            <w:proofErr w:type="spellStart"/>
            <w:r w:rsidR="001949A5" w:rsidRPr="009559BE">
              <w:rPr>
                <w:b/>
                <w:w w:val="105"/>
              </w:rPr>
              <w:t>decisions_fair</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F8FE91E" w14:textId="77777777" w:rsidR="001949A5" w:rsidRPr="009559BE" w:rsidRDefault="001949A5" w:rsidP="001949A5">
            <w:pPr>
              <w:spacing w:after="0"/>
            </w:pPr>
            <w:r w:rsidRPr="009559BE">
              <w:lastRenderedPageBreak/>
              <w:t>1=Strongly agree</w:t>
            </w:r>
          </w:p>
          <w:p w14:paraId="2EEF1052" w14:textId="77777777" w:rsidR="001949A5" w:rsidRPr="009559BE" w:rsidRDefault="001949A5" w:rsidP="001949A5">
            <w:pPr>
              <w:spacing w:after="0"/>
            </w:pPr>
            <w:r w:rsidRPr="009559BE">
              <w:lastRenderedPageBreak/>
              <w:t>2=Agree</w:t>
            </w:r>
          </w:p>
          <w:p w14:paraId="2451ED43" w14:textId="77777777" w:rsidR="001949A5" w:rsidRPr="009559BE" w:rsidRDefault="001949A5" w:rsidP="001949A5">
            <w:pPr>
              <w:spacing w:after="0"/>
            </w:pPr>
            <w:r w:rsidRPr="009559BE">
              <w:t>3=Neither agree nor disagree</w:t>
            </w:r>
          </w:p>
          <w:p w14:paraId="7607E42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9559BE" w:rsidRDefault="001949A5" w:rsidP="001949A5">
            <w:pPr>
              <w:spacing w:after="0"/>
            </w:pPr>
            <w:r w:rsidRPr="009559BE">
              <w:lastRenderedPageBreak/>
              <w:t>5=Strongly disagree</w:t>
            </w:r>
          </w:p>
          <w:p w14:paraId="53792482" w14:textId="77777777" w:rsidR="001949A5" w:rsidRPr="009559BE" w:rsidRDefault="001949A5" w:rsidP="001949A5">
            <w:pPr>
              <w:spacing w:after="0"/>
            </w:pPr>
            <w:r w:rsidRPr="009559BE">
              <w:lastRenderedPageBreak/>
              <w:t>888=Don't know</w:t>
            </w:r>
          </w:p>
          <w:p w14:paraId="697A79C6"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9559BE" w:rsidRDefault="001949A5" w:rsidP="001949A5">
            <w:pPr>
              <w:spacing w:after="0"/>
            </w:pPr>
            <w:r w:rsidRPr="009559BE">
              <w:lastRenderedPageBreak/>
              <w:t>(Code)</w:t>
            </w:r>
          </w:p>
        </w:tc>
      </w:tr>
      <w:tr w:rsidR="001949A5" w:rsidRPr="009559BE" w14:paraId="3B649FE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C236E2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74C2C2F" w14:textId="7D408377" w:rsidR="001949A5" w:rsidRPr="009559BE" w:rsidRDefault="00E4165E" w:rsidP="001949A5">
            <w:pPr>
              <w:spacing w:after="0"/>
            </w:pPr>
            <w:r>
              <w:rPr>
                <w:w w:val="105"/>
              </w:rPr>
              <w:t>K</w:t>
            </w:r>
            <w:r w:rsidR="001949A5" w:rsidRPr="009559BE">
              <w:rPr>
                <w:w w:val="105"/>
              </w:rPr>
              <w:t>16. I feel that women have been disadvantaged in decisions about land allocation. (</w:t>
            </w:r>
            <w:proofErr w:type="spellStart"/>
            <w:r w:rsidR="001949A5" w:rsidRPr="009559BE">
              <w:rPr>
                <w:b/>
                <w:w w:val="105"/>
              </w:rPr>
              <w:t>women_status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3479FDE1" w14:textId="77777777" w:rsidR="001949A5" w:rsidRPr="009559BE" w:rsidRDefault="001949A5" w:rsidP="001949A5">
            <w:pPr>
              <w:spacing w:after="0"/>
            </w:pPr>
            <w:r w:rsidRPr="009559BE">
              <w:t>1=Strongly agree</w:t>
            </w:r>
          </w:p>
          <w:p w14:paraId="470D7D59" w14:textId="77777777" w:rsidR="001949A5" w:rsidRPr="009559BE" w:rsidRDefault="001949A5" w:rsidP="001949A5">
            <w:pPr>
              <w:spacing w:after="0"/>
            </w:pPr>
            <w:r w:rsidRPr="009559BE">
              <w:t>2=Agree</w:t>
            </w:r>
          </w:p>
          <w:p w14:paraId="6B8EACA6" w14:textId="77777777" w:rsidR="001949A5" w:rsidRPr="009559BE" w:rsidRDefault="001949A5" w:rsidP="001949A5">
            <w:pPr>
              <w:spacing w:after="0"/>
            </w:pPr>
            <w:r w:rsidRPr="009559BE">
              <w:t>3=Neither agree nor disagree</w:t>
            </w:r>
          </w:p>
          <w:p w14:paraId="5B825D0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9559BE" w:rsidRDefault="001949A5" w:rsidP="001949A5">
            <w:pPr>
              <w:spacing w:after="0"/>
            </w:pPr>
            <w:r w:rsidRPr="009559BE">
              <w:t>5=Strongly disagree</w:t>
            </w:r>
          </w:p>
          <w:p w14:paraId="006BCDED" w14:textId="77777777" w:rsidR="001949A5" w:rsidRPr="009559BE" w:rsidRDefault="001949A5" w:rsidP="001949A5">
            <w:pPr>
              <w:spacing w:after="0"/>
            </w:pPr>
            <w:r w:rsidRPr="009559BE">
              <w:t>888=Don't know</w:t>
            </w:r>
          </w:p>
          <w:p w14:paraId="42C79F5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9559BE" w:rsidRDefault="001949A5" w:rsidP="001949A5">
            <w:pPr>
              <w:spacing w:after="0"/>
            </w:pPr>
            <w:r w:rsidRPr="009559BE">
              <w:t>(Code)</w:t>
            </w:r>
          </w:p>
        </w:tc>
      </w:tr>
      <w:tr w:rsidR="001949A5" w:rsidRPr="009559BE" w14:paraId="293FA72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1E57440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C7E915E" w14:textId="76855136" w:rsidR="001949A5" w:rsidRPr="009559BE" w:rsidRDefault="00E4165E" w:rsidP="001949A5">
            <w:pPr>
              <w:spacing w:after="0"/>
            </w:pPr>
            <w:r>
              <w:rPr>
                <w:w w:val="105"/>
              </w:rPr>
              <w:t>K</w:t>
            </w:r>
            <w:r w:rsidR="001949A5" w:rsidRPr="009559BE">
              <w:rPr>
                <w:w w:val="105"/>
              </w:rPr>
              <w:t>17. I feel that elderly people have been disadvantaged in decisions about land allocation. (</w:t>
            </w:r>
            <w:proofErr w:type="spellStart"/>
            <w:r w:rsidR="001949A5" w:rsidRPr="009559BE">
              <w:rPr>
                <w:b/>
                <w:w w:val="105"/>
              </w:rPr>
              <w:t>elderly_status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198C33A4" w14:textId="77777777" w:rsidR="001949A5" w:rsidRPr="009559BE" w:rsidRDefault="001949A5" w:rsidP="001949A5">
            <w:pPr>
              <w:spacing w:after="0"/>
            </w:pPr>
            <w:r w:rsidRPr="009559BE">
              <w:t>1=Strongly agree</w:t>
            </w:r>
          </w:p>
          <w:p w14:paraId="32A5CA89" w14:textId="77777777" w:rsidR="001949A5" w:rsidRPr="009559BE" w:rsidRDefault="001949A5" w:rsidP="001949A5">
            <w:pPr>
              <w:spacing w:after="0"/>
            </w:pPr>
            <w:r w:rsidRPr="009559BE">
              <w:t>2=Agree</w:t>
            </w:r>
          </w:p>
          <w:p w14:paraId="1D57A6D7" w14:textId="77777777" w:rsidR="001949A5" w:rsidRPr="009559BE" w:rsidRDefault="001949A5" w:rsidP="001949A5">
            <w:pPr>
              <w:spacing w:after="0"/>
            </w:pPr>
            <w:r w:rsidRPr="009559BE">
              <w:t>3=Neither agree nor disagree</w:t>
            </w:r>
          </w:p>
          <w:p w14:paraId="46A83B01"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9559BE" w:rsidRDefault="001949A5" w:rsidP="001949A5">
            <w:pPr>
              <w:spacing w:after="0"/>
            </w:pPr>
            <w:r w:rsidRPr="009559BE">
              <w:t>5=Strongly disagree</w:t>
            </w:r>
          </w:p>
          <w:p w14:paraId="10D19FCA" w14:textId="77777777" w:rsidR="001949A5" w:rsidRPr="009559BE" w:rsidRDefault="001949A5" w:rsidP="001949A5">
            <w:pPr>
              <w:spacing w:after="0"/>
            </w:pPr>
            <w:r w:rsidRPr="009559BE">
              <w:t>888=Don't know</w:t>
            </w:r>
          </w:p>
          <w:p w14:paraId="54EBB75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9559BE" w:rsidRDefault="001949A5" w:rsidP="001949A5">
            <w:pPr>
              <w:spacing w:after="0"/>
            </w:pPr>
            <w:r w:rsidRPr="009559BE">
              <w:t>(Code)</w:t>
            </w:r>
          </w:p>
        </w:tc>
      </w:tr>
      <w:tr w:rsidR="001949A5" w:rsidRPr="009559BE" w14:paraId="25088D98"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FCFAC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18C56FA" w14:textId="3E547250" w:rsidR="001949A5" w:rsidRPr="009559BE" w:rsidRDefault="00E4165E" w:rsidP="001949A5">
            <w:pPr>
              <w:spacing w:after="0"/>
            </w:pPr>
            <w:r>
              <w:rPr>
                <w:w w:val="105"/>
              </w:rPr>
              <w:t>K</w:t>
            </w:r>
            <w:r w:rsidR="001949A5" w:rsidRPr="009559BE">
              <w:rPr>
                <w:w w:val="105"/>
              </w:rPr>
              <w:t xml:space="preserve">18. I feel that </w:t>
            </w:r>
            <w:commentRangeStart w:id="642"/>
            <w:r w:rsidR="001949A5" w:rsidRPr="009559BE">
              <w:rPr>
                <w:w w:val="105"/>
              </w:rPr>
              <w:t xml:space="preserve">poor families </w:t>
            </w:r>
            <w:commentRangeEnd w:id="642"/>
            <w:r w:rsidR="00B7506F">
              <w:rPr>
                <w:rStyle w:val="CommentReference"/>
              </w:rPr>
              <w:commentReference w:id="642"/>
            </w:r>
            <w:r w:rsidR="001949A5" w:rsidRPr="009559BE">
              <w:rPr>
                <w:w w:val="105"/>
              </w:rPr>
              <w:t>have been disadvantaged in decisions about land allocation. (</w:t>
            </w:r>
            <w:proofErr w:type="spellStart"/>
            <w:r w:rsidR="001949A5" w:rsidRPr="009559BE">
              <w:rPr>
                <w:b/>
                <w:w w:val="105"/>
              </w:rPr>
              <w:t>poor_status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1B652B2F" w14:textId="77777777" w:rsidR="001949A5" w:rsidRPr="009559BE" w:rsidRDefault="001949A5" w:rsidP="001949A5">
            <w:pPr>
              <w:spacing w:after="0"/>
            </w:pPr>
            <w:r w:rsidRPr="009559BE">
              <w:t>1=Strongly agree</w:t>
            </w:r>
          </w:p>
          <w:p w14:paraId="133667AB" w14:textId="77777777" w:rsidR="001949A5" w:rsidRPr="009559BE" w:rsidRDefault="001949A5" w:rsidP="001949A5">
            <w:pPr>
              <w:spacing w:after="0"/>
            </w:pPr>
            <w:r w:rsidRPr="009559BE">
              <w:t>2=Agree</w:t>
            </w:r>
          </w:p>
          <w:p w14:paraId="2933CA70" w14:textId="77777777" w:rsidR="001949A5" w:rsidRPr="009559BE" w:rsidRDefault="001949A5" w:rsidP="001949A5">
            <w:pPr>
              <w:spacing w:after="0"/>
            </w:pPr>
            <w:r w:rsidRPr="009559BE">
              <w:t>3=Neither agree nor disagree</w:t>
            </w:r>
          </w:p>
          <w:p w14:paraId="42E9F0D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3C882BB" w14:textId="77777777" w:rsidR="001949A5" w:rsidRPr="009559BE" w:rsidRDefault="001949A5" w:rsidP="001949A5">
            <w:pPr>
              <w:spacing w:after="0"/>
            </w:pPr>
            <w:r w:rsidRPr="009559BE">
              <w:t>5=Strongly disagree</w:t>
            </w:r>
          </w:p>
          <w:p w14:paraId="5E4BFCA0" w14:textId="77777777" w:rsidR="001949A5" w:rsidRPr="009559BE" w:rsidRDefault="001949A5" w:rsidP="001949A5">
            <w:pPr>
              <w:spacing w:after="0"/>
            </w:pPr>
            <w:r w:rsidRPr="009559BE">
              <w:t>888=Don't know</w:t>
            </w:r>
          </w:p>
          <w:p w14:paraId="242764E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1949A5" w:rsidRPr="009559BE" w:rsidRDefault="001949A5" w:rsidP="001949A5">
            <w:pPr>
              <w:spacing w:after="0"/>
            </w:pPr>
            <w:r w:rsidRPr="009559BE">
              <w:t>(Code)</w:t>
            </w:r>
          </w:p>
        </w:tc>
      </w:tr>
      <w:tr w:rsidR="001949A5" w:rsidRPr="009559BE" w14:paraId="0D54CCE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42CC0CE"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9EAAC69" w14:textId="101E1EFC" w:rsidR="001949A5" w:rsidRPr="009559BE" w:rsidRDefault="00E4165E" w:rsidP="001949A5">
            <w:pPr>
              <w:spacing w:after="0"/>
            </w:pPr>
            <w:r>
              <w:rPr>
                <w:w w:val="105"/>
              </w:rPr>
              <w:t>K</w:t>
            </w:r>
            <w:r w:rsidR="001949A5" w:rsidRPr="009559BE">
              <w:rPr>
                <w:w w:val="105"/>
              </w:rPr>
              <w:t>19. I feel that households that do not share the tribe of the headman have been disadvantaged in decisions about land allocation. (</w:t>
            </w:r>
            <w:proofErr w:type="spellStart"/>
            <w:r w:rsidR="001949A5" w:rsidRPr="009559BE">
              <w:rPr>
                <w:b/>
                <w:w w:val="105"/>
              </w:rPr>
              <w:t>tribe_status</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5B88707F" w14:textId="77777777" w:rsidR="001949A5" w:rsidRPr="009559BE" w:rsidRDefault="001949A5" w:rsidP="001949A5">
            <w:pPr>
              <w:spacing w:after="0"/>
            </w:pPr>
            <w:r w:rsidRPr="009559BE">
              <w:t>1=Strongly agree</w:t>
            </w:r>
          </w:p>
          <w:p w14:paraId="1C50A190" w14:textId="77777777" w:rsidR="001949A5" w:rsidRPr="009559BE" w:rsidRDefault="001949A5" w:rsidP="001949A5">
            <w:pPr>
              <w:spacing w:after="0"/>
            </w:pPr>
            <w:r w:rsidRPr="009559BE">
              <w:t>2=Agree</w:t>
            </w:r>
          </w:p>
          <w:p w14:paraId="5C52DA97" w14:textId="77777777" w:rsidR="001949A5" w:rsidRPr="009559BE" w:rsidRDefault="001949A5" w:rsidP="001949A5">
            <w:pPr>
              <w:spacing w:after="0"/>
            </w:pPr>
            <w:r w:rsidRPr="009559BE">
              <w:t>3=Neither agree nor disagree</w:t>
            </w:r>
          </w:p>
          <w:p w14:paraId="7198C56B"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CDA8FA9" w14:textId="77777777" w:rsidR="001949A5" w:rsidRPr="009559BE" w:rsidRDefault="001949A5" w:rsidP="001949A5">
            <w:pPr>
              <w:spacing w:after="0"/>
            </w:pPr>
            <w:r w:rsidRPr="009559BE">
              <w:t>5=Strongly disagree</w:t>
            </w:r>
          </w:p>
          <w:p w14:paraId="37C60E8D" w14:textId="77777777" w:rsidR="001949A5" w:rsidRPr="009559BE" w:rsidRDefault="001949A5" w:rsidP="001949A5">
            <w:pPr>
              <w:spacing w:after="0"/>
            </w:pPr>
            <w:r w:rsidRPr="009559BE">
              <w:t>888=Don't know</w:t>
            </w:r>
          </w:p>
          <w:p w14:paraId="44290DF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1949A5" w:rsidRPr="009559BE" w:rsidRDefault="001949A5" w:rsidP="001949A5">
            <w:pPr>
              <w:spacing w:after="0"/>
            </w:pPr>
            <w:r w:rsidRPr="009559BE">
              <w:t>(Code)</w:t>
            </w:r>
          </w:p>
        </w:tc>
      </w:tr>
      <w:tr w:rsidR="001949A5" w:rsidRPr="009559BE" w14:paraId="7FE2F0EA"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46389A"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0422FD5D" w14:textId="77D20F10" w:rsidR="001949A5" w:rsidRPr="009559BE" w:rsidRDefault="00E4165E" w:rsidP="001949A5">
            <w:pPr>
              <w:spacing w:after="0"/>
            </w:pPr>
            <w:r>
              <w:rPr>
                <w:w w:val="105"/>
              </w:rPr>
              <w:t>K</w:t>
            </w:r>
            <w:r w:rsidR="001949A5" w:rsidRPr="009559BE">
              <w:rPr>
                <w:w w:val="105"/>
              </w:rPr>
              <w:t>20. I feel that our village leaders are accountable for the land allocation decisions they make. (</w:t>
            </w:r>
            <w:proofErr w:type="spellStart"/>
            <w:r w:rsidR="001949A5" w:rsidRPr="009559BE">
              <w:rPr>
                <w:b/>
                <w:w w:val="105"/>
              </w:rPr>
              <w:t>leaders_accountable</w:t>
            </w:r>
            <w:proofErr w:type="spellEnd"/>
            <w:r w:rsidR="001949A5" w:rsidRPr="009559BE">
              <w:rPr>
                <w:w w:val="105"/>
              </w:rPr>
              <w:t>)</w:t>
            </w:r>
          </w:p>
        </w:tc>
        <w:tc>
          <w:tcPr>
            <w:tcW w:w="2161" w:type="dxa"/>
            <w:tcBorders>
              <w:top w:val="single" w:sz="4" w:space="0" w:color="000000"/>
              <w:left w:val="nil"/>
              <w:bottom w:val="single" w:sz="4" w:space="0" w:color="000000"/>
              <w:right w:val="nil"/>
            </w:tcBorders>
          </w:tcPr>
          <w:p w14:paraId="3067C9A8" w14:textId="77777777" w:rsidR="001949A5" w:rsidRPr="009559BE" w:rsidRDefault="001949A5" w:rsidP="001949A5">
            <w:pPr>
              <w:spacing w:after="0"/>
            </w:pPr>
            <w:r w:rsidRPr="009559BE">
              <w:t>1=Strongly agree</w:t>
            </w:r>
          </w:p>
          <w:p w14:paraId="18AFEC7A" w14:textId="77777777" w:rsidR="001949A5" w:rsidRPr="009559BE" w:rsidRDefault="001949A5" w:rsidP="001949A5">
            <w:pPr>
              <w:spacing w:after="0"/>
            </w:pPr>
            <w:r w:rsidRPr="009559BE">
              <w:t>2=Agree</w:t>
            </w:r>
          </w:p>
          <w:p w14:paraId="300FD1DF" w14:textId="77777777" w:rsidR="001949A5" w:rsidRPr="009559BE" w:rsidRDefault="001949A5" w:rsidP="001949A5">
            <w:pPr>
              <w:spacing w:after="0"/>
            </w:pPr>
            <w:r w:rsidRPr="009559BE">
              <w:t>3=Neither agree nor disagree</w:t>
            </w:r>
          </w:p>
          <w:p w14:paraId="69F331C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1C969FF" w14:textId="77777777" w:rsidR="001949A5" w:rsidRPr="009559BE" w:rsidRDefault="001949A5" w:rsidP="001949A5">
            <w:pPr>
              <w:spacing w:after="0"/>
            </w:pPr>
            <w:r w:rsidRPr="009559BE">
              <w:t>5=Strongly disagree</w:t>
            </w:r>
          </w:p>
          <w:p w14:paraId="16F43926" w14:textId="77777777" w:rsidR="001949A5" w:rsidRPr="009559BE" w:rsidRDefault="001949A5" w:rsidP="001949A5">
            <w:pPr>
              <w:spacing w:after="0"/>
            </w:pPr>
            <w:r w:rsidRPr="009559BE">
              <w:t>888=Don't know</w:t>
            </w:r>
          </w:p>
          <w:p w14:paraId="324134A8"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1949A5" w:rsidRPr="009559BE" w:rsidRDefault="001949A5" w:rsidP="001949A5">
            <w:pPr>
              <w:spacing w:after="0"/>
            </w:pPr>
            <w:r w:rsidRPr="009559BE">
              <w:t>(Code)</w:t>
            </w:r>
          </w:p>
        </w:tc>
      </w:tr>
      <w:tr w:rsidR="001949A5" w:rsidRPr="009559BE" w14:paraId="0E1DC35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552BE2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255977E" w14:textId="2C8AD7D4" w:rsidR="001949A5" w:rsidRPr="009559BE" w:rsidRDefault="00E4165E" w:rsidP="001949A5">
            <w:pPr>
              <w:spacing w:after="0"/>
              <w:rPr>
                <w:w w:val="105"/>
              </w:rPr>
            </w:pPr>
            <w:r>
              <w:rPr>
                <w:w w:val="105"/>
              </w:rPr>
              <w:t>K</w:t>
            </w:r>
            <w:r w:rsidR="001949A5" w:rsidRPr="009559BE">
              <w:rPr>
                <w:w w:val="105"/>
              </w:rPr>
              <w:t>21. If I have a land dispute, I feel confident that the chief will enforce my land rights.</w:t>
            </w:r>
          </w:p>
        </w:tc>
        <w:tc>
          <w:tcPr>
            <w:tcW w:w="2161" w:type="dxa"/>
            <w:tcBorders>
              <w:top w:val="single" w:sz="4" w:space="0" w:color="000000"/>
              <w:left w:val="nil"/>
              <w:bottom w:val="single" w:sz="4" w:space="0" w:color="000000"/>
              <w:right w:val="nil"/>
            </w:tcBorders>
          </w:tcPr>
          <w:p w14:paraId="4B573E03" w14:textId="77777777" w:rsidR="001949A5" w:rsidRPr="009559BE" w:rsidRDefault="001949A5" w:rsidP="001949A5">
            <w:pPr>
              <w:spacing w:after="0"/>
            </w:pPr>
            <w:r w:rsidRPr="009559BE">
              <w:t>1=Strongly agree</w:t>
            </w:r>
          </w:p>
          <w:p w14:paraId="6CF2E0A3" w14:textId="77777777" w:rsidR="001949A5" w:rsidRPr="009559BE" w:rsidRDefault="001949A5" w:rsidP="001949A5">
            <w:pPr>
              <w:spacing w:after="0"/>
            </w:pPr>
            <w:r w:rsidRPr="009559BE">
              <w:t>2=Agree</w:t>
            </w:r>
          </w:p>
          <w:p w14:paraId="3CA0CE77" w14:textId="77777777" w:rsidR="001949A5" w:rsidRPr="009559BE" w:rsidRDefault="001949A5" w:rsidP="001949A5">
            <w:pPr>
              <w:spacing w:after="0"/>
            </w:pPr>
            <w:r w:rsidRPr="009559BE">
              <w:t>3=Neither agree nor disagree</w:t>
            </w:r>
          </w:p>
          <w:p w14:paraId="6419FBE5" w14:textId="001D91D0"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96F7F3B" w14:textId="77777777" w:rsidR="001949A5" w:rsidRPr="009559BE" w:rsidRDefault="001949A5" w:rsidP="001949A5">
            <w:pPr>
              <w:spacing w:after="0"/>
            </w:pPr>
            <w:r w:rsidRPr="009559BE">
              <w:t>5=Strongly disagree</w:t>
            </w:r>
          </w:p>
          <w:p w14:paraId="1570A36C" w14:textId="77777777" w:rsidR="001949A5" w:rsidRPr="009559BE" w:rsidRDefault="001949A5" w:rsidP="001949A5">
            <w:pPr>
              <w:spacing w:after="0"/>
            </w:pPr>
            <w:r w:rsidRPr="009559BE">
              <w:t>888=Don't know</w:t>
            </w:r>
          </w:p>
          <w:p w14:paraId="53E16BB6" w14:textId="1D3A35CD"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1949A5" w:rsidRPr="009559BE" w:rsidRDefault="001949A5" w:rsidP="001949A5">
            <w:pPr>
              <w:spacing w:after="0"/>
            </w:pPr>
          </w:p>
        </w:tc>
      </w:tr>
    </w:tbl>
    <w:p w14:paraId="4035FEB2" w14:textId="77777777" w:rsidR="001949A5" w:rsidRPr="009559BE" w:rsidRDefault="001949A5"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7278DA4A" w14:textId="72D8A42B" w:rsidR="001949A5" w:rsidRPr="009559BE"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forest management in your village. Please tell me how much you agree or disagree.</w:t>
      </w:r>
    </w:p>
    <w:tbl>
      <w:tblPr>
        <w:tblW w:w="10090" w:type="dxa"/>
        <w:tblInd w:w="-5" w:type="dxa"/>
        <w:tblLayout w:type="fixed"/>
        <w:tblCellMar>
          <w:left w:w="29" w:type="dxa"/>
          <w:right w:w="29" w:type="dxa"/>
        </w:tblCellMar>
        <w:tblLook w:val="0000" w:firstRow="0" w:lastRow="0" w:firstColumn="0" w:lastColumn="0" w:noHBand="0" w:noVBand="0"/>
      </w:tblPr>
      <w:tblGrid>
        <w:gridCol w:w="350"/>
        <w:gridCol w:w="9"/>
        <w:gridCol w:w="4681"/>
        <w:gridCol w:w="2160"/>
        <w:gridCol w:w="2158"/>
        <w:gridCol w:w="8"/>
        <w:gridCol w:w="714"/>
        <w:gridCol w:w="10"/>
      </w:tblGrid>
      <w:tr w:rsidR="002360AB" w:rsidRPr="009559BE" w14:paraId="71330783"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14E5CA8"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64593EB" w14:textId="36691C79" w:rsidR="002360AB" w:rsidRPr="009559BE" w:rsidRDefault="002360AB" w:rsidP="008250E0">
            <w:pPr>
              <w:spacing w:after="0"/>
              <w:rPr>
                <w:color w:val="000000"/>
              </w:rPr>
            </w:pPr>
            <w:r w:rsidRPr="009559BE">
              <w:rPr>
                <w:bCs/>
              </w:rPr>
              <w:t xml:space="preserve">How satisfied are you with the current </w:t>
            </w:r>
            <w:commentRangeStart w:id="643"/>
            <w:r w:rsidRPr="009559BE">
              <w:rPr>
                <w:bCs/>
              </w:rPr>
              <w:t>Forest Management Committee</w:t>
            </w:r>
            <w:commentRangeEnd w:id="643"/>
            <w:r w:rsidR="00435148">
              <w:rPr>
                <w:rStyle w:val="CommentReference"/>
              </w:rPr>
              <w:commentReference w:id="643"/>
            </w:r>
            <w:r w:rsidRPr="009559BE">
              <w:rPr>
                <w:bCs/>
              </w:rPr>
              <w:t xml:space="preserve"> leadership?</w:t>
            </w:r>
          </w:p>
        </w:tc>
        <w:tc>
          <w:tcPr>
            <w:tcW w:w="4318" w:type="dxa"/>
            <w:gridSpan w:val="2"/>
            <w:tcBorders>
              <w:top w:val="single" w:sz="4" w:space="0" w:color="000000"/>
              <w:bottom w:val="single" w:sz="4" w:space="0" w:color="000000"/>
              <w:right w:val="single" w:sz="18" w:space="0" w:color="000000"/>
            </w:tcBorders>
          </w:tcPr>
          <w:p w14:paraId="06484DA8" w14:textId="77777777" w:rsidR="002360AB" w:rsidRPr="009559BE" w:rsidRDefault="002360AB" w:rsidP="008250E0">
            <w:pPr>
              <w:spacing w:after="0"/>
              <w:rPr>
                <w:rFonts w:cs="Times New Roman"/>
                <w:w w:val="105"/>
              </w:rPr>
            </w:pPr>
            <w:r w:rsidRPr="009559BE">
              <w:rPr>
                <w:rFonts w:cs="Times New Roman"/>
                <w:w w:val="105"/>
              </w:rPr>
              <w:t>1=Very satisfied</w:t>
            </w:r>
          </w:p>
          <w:p w14:paraId="1ED7CAC0" w14:textId="77777777" w:rsidR="002360AB" w:rsidRPr="009559BE" w:rsidRDefault="002360AB" w:rsidP="008250E0">
            <w:pPr>
              <w:spacing w:after="0"/>
              <w:rPr>
                <w:rFonts w:cs="Times New Roman"/>
                <w:w w:val="105"/>
              </w:rPr>
            </w:pPr>
            <w:r w:rsidRPr="009559BE">
              <w:rPr>
                <w:rFonts w:cs="Times New Roman"/>
                <w:w w:val="105"/>
              </w:rPr>
              <w:t>2=Satisfied</w:t>
            </w:r>
          </w:p>
          <w:p w14:paraId="5789DB60" w14:textId="77777777" w:rsidR="002360AB" w:rsidRPr="009559BE" w:rsidRDefault="002360AB" w:rsidP="008250E0">
            <w:pPr>
              <w:spacing w:after="0"/>
              <w:rPr>
                <w:rFonts w:cs="Times New Roman"/>
                <w:w w:val="105"/>
              </w:rPr>
            </w:pPr>
            <w:r w:rsidRPr="009559BE">
              <w:rPr>
                <w:rFonts w:cs="Times New Roman"/>
                <w:w w:val="105"/>
              </w:rPr>
              <w:t>3=Neutral</w:t>
            </w:r>
          </w:p>
          <w:p w14:paraId="5EB1D17B" w14:textId="77777777" w:rsidR="002360AB" w:rsidRPr="009559BE" w:rsidRDefault="002360AB" w:rsidP="008250E0">
            <w:pPr>
              <w:spacing w:after="0"/>
              <w:rPr>
                <w:rFonts w:cs="Times New Roman"/>
                <w:w w:val="105"/>
              </w:rPr>
            </w:pPr>
            <w:r w:rsidRPr="009559BE">
              <w:rPr>
                <w:rFonts w:cs="Times New Roman"/>
                <w:w w:val="105"/>
              </w:rPr>
              <w:lastRenderedPageBreak/>
              <w:t>4=Dissatisfied</w:t>
            </w:r>
          </w:p>
          <w:p w14:paraId="66BE5331" w14:textId="77777777" w:rsidR="002360AB" w:rsidRPr="009559BE" w:rsidRDefault="002360AB" w:rsidP="008250E0">
            <w:pPr>
              <w:spacing w:after="0"/>
              <w:rPr>
                <w:rFonts w:cs="Times New Roman"/>
                <w:w w:val="105"/>
              </w:rPr>
            </w:pPr>
            <w:r w:rsidRPr="009559BE">
              <w:rPr>
                <w:rFonts w:cs="Times New Roman"/>
                <w:w w:val="105"/>
              </w:rPr>
              <w:t>5=Very dissatisfied</w:t>
            </w:r>
          </w:p>
          <w:p w14:paraId="2E8A7424" w14:textId="77777777" w:rsidR="002360AB" w:rsidRPr="009559BE" w:rsidRDefault="002360AB" w:rsidP="008250E0">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0964DCA"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lastRenderedPageBreak/>
              <w:t>(Code)</w:t>
            </w:r>
          </w:p>
        </w:tc>
      </w:tr>
      <w:tr w:rsidR="002360AB" w:rsidRPr="009559BE" w14:paraId="611739A0"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B6D2A7"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CBC202B" w14:textId="57602FF4" w:rsidR="002360AB" w:rsidRPr="009559BE" w:rsidRDefault="002360AB" w:rsidP="008250E0">
            <w:pPr>
              <w:spacing w:after="0"/>
              <w:rPr>
                <w:bCs/>
              </w:rPr>
            </w:pPr>
            <w:commentRangeStart w:id="644"/>
            <w:r w:rsidRPr="009559BE">
              <w:rPr>
                <w:bCs/>
              </w:rPr>
              <w:t>Did you or any other household members participate in electing the current Forest Management Committee?</w:t>
            </w:r>
            <w:commentRangeEnd w:id="644"/>
            <w:r w:rsidR="00587FA3">
              <w:rPr>
                <w:rStyle w:val="CommentReference"/>
              </w:rPr>
              <w:commentReference w:id="644"/>
            </w:r>
          </w:p>
        </w:tc>
        <w:tc>
          <w:tcPr>
            <w:tcW w:w="4318" w:type="dxa"/>
            <w:gridSpan w:val="2"/>
            <w:tcBorders>
              <w:top w:val="single" w:sz="4" w:space="0" w:color="000000"/>
              <w:bottom w:val="single" w:sz="4" w:space="0" w:color="000000"/>
              <w:right w:val="single" w:sz="18" w:space="0" w:color="000000"/>
            </w:tcBorders>
          </w:tcPr>
          <w:p w14:paraId="682AE0BE" w14:textId="77777777" w:rsidR="002360AB" w:rsidRPr="009559BE" w:rsidRDefault="002360AB" w:rsidP="008250E0">
            <w:pPr>
              <w:spacing w:after="0"/>
              <w:rPr>
                <w:rFonts w:cs="Times New Roman"/>
                <w:w w:val="105"/>
              </w:rPr>
            </w:pPr>
            <w:r w:rsidRPr="009559BE">
              <w:rPr>
                <w:rFonts w:cs="Times New Roman"/>
                <w:w w:val="105"/>
              </w:rPr>
              <w:t>1=No</w:t>
            </w:r>
          </w:p>
          <w:p w14:paraId="4FFCD208" w14:textId="77777777" w:rsidR="002360AB" w:rsidRPr="009559BE" w:rsidRDefault="002360AB"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1126429" w14:textId="77777777" w:rsidR="002360AB" w:rsidRPr="009559BE" w:rsidRDefault="002360AB" w:rsidP="008250E0">
            <w:pPr>
              <w:spacing w:after="0"/>
              <w:rPr>
                <w:rFonts w:cs="Times New Roman"/>
                <w:w w:val="105"/>
              </w:rPr>
            </w:pPr>
            <w:r w:rsidRPr="009559BE">
              <w:rPr>
                <w:rFonts w:cs="Times New Roman"/>
                <w:w w:val="105"/>
              </w:rPr>
              <w:t>888=Don’t know</w:t>
            </w:r>
          </w:p>
          <w:p w14:paraId="299937E9"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602B644"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747BC199"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E54161"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20A0DF0" w14:textId="2D1F4292" w:rsidR="002360AB" w:rsidRPr="009559BE" w:rsidRDefault="002360AB" w:rsidP="008250E0">
            <w:pPr>
              <w:spacing w:after="0"/>
              <w:rPr>
                <w:bCs/>
              </w:rPr>
            </w:pPr>
            <w:r w:rsidRPr="009559BE">
              <w:rPr>
                <w:bCs/>
              </w:rPr>
              <w:t>How satisfied are you with the way Forest Management Committee members are elected?</w:t>
            </w:r>
          </w:p>
        </w:tc>
        <w:tc>
          <w:tcPr>
            <w:tcW w:w="4318" w:type="dxa"/>
            <w:gridSpan w:val="2"/>
            <w:tcBorders>
              <w:top w:val="single" w:sz="4" w:space="0" w:color="000000"/>
              <w:bottom w:val="single" w:sz="4" w:space="0" w:color="000000"/>
              <w:right w:val="single" w:sz="18" w:space="0" w:color="000000"/>
            </w:tcBorders>
          </w:tcPr>
          <w:p w14:paraId="16C59904" w14:textId="77777777" w:rsidR="002360AB" w:rsidRPr="009559BE" w:rsidRDefault="002360AB" w:rsidP="008250E0">
            <w:pPr>
              <w:spacing w:after="0"/>
              <w:rPr>
                <w:rFonts w:cs="Times New Roman"/>
                <w:w w:val="105"/>
              </w:rPr>
            </w:pPr>
            <w:r w:rsidRPr="009559BE">
              <w:rPr>
                <w:rFonts w:cs="Times New Roman"/>
                <w:w w:val="105"/>
              </w:rPr>
              <w:t>1=Very satisfied</w:t>
            </w:r>
          </w:p>
          <w:p w14:paraId="358BE65A" w14:textId="77777777" w:rsidR="002360AB" w:rsidRPr="009559BE" w:rsidRDefault="002360AB" w:rsidP="008250E0">
            <w:pPr>
              <w:spacing w:after="0"/>
              <w:rPr>
                <w:rFonts w:cs="Times New Roman"/>
                <w:w w:val="105"/>
              </w:rPr>
            </w:pPr>
            <w:r w:rsidRPr="009559BE">
              <w:rPr>
                <w:rFonts w:cs="Times New Roman"/>
                <w:w w:val="105"/>
              </w:rPr>
              <w:t>2=Satisfied</w:t>
            </w:r>
          </w:p>
          <w:p w14:paraId="5310D180" w14:textId="77777777" w:rsidR="002360AB" w:rsidRPr="009559BE" w:rsidRDefault="002360AB" w:rsidP="008250E0">
            <w:pPr>
              <w:spacing w:after="0"/>
              <w:rPr>
                <w:rFonts w:cs="Times New Roman"/>
                <w:w w:val="105"/>
              </w:rPr>
            </w:pPr>
            <w:r w:rsidRPr="009559BE">
              <w:rPr>
                <w:rFonts w:cs="Times New Roman"/>
                <w:w w:val="105"/>
              </w:rPr>
              <w:t>3=Neutral</w:t>
            </w:r>
          </w:p>
          <w:p w14:paraId="47420E4A" w14:textId="77777777" w:rsidR="002360AB" w:rsidRPr="009559BE" w:rsidRDefault="002360AB" w:rsidP="008250E0">
            <w:pPr>
              <w:spacing w:after="0"/>
              <w:rPr>
                <w:rFonts w:cs="Times New Roman"/>
                <w:w w:val="105"/>
              </w:rPr>
            </w:pPr>
            <w:r w:rsidRPr="009559BE">
              <w:rPr>
                <w:rFonts w:cs="Times New Roman"/>
                <w:w w:val="105"/>
              </w:rPr>
              <w:t>4=Dissatisfied</w:t>
            </w:r>
          </w:p>
          <w:p w14:paraId="4C2B1136" w14:textId="77777777" w:rsidR="002360AB" w:rsidRPr="009559BE" w:rsidRDefault="002360AB" w:rsidP="008250E0">
            <w:pPr>
              <w:spacing w:after="0"/>
              <w:rPr>
                <w:rFonts w:cs="Times New Roman"/>
                <w:w w:val="105"/>
              </w:rPr>
            </w:pPr>
            <w:r w:rsidRPr="009559BE">
              <w:rPr>
                <w:rFonts w:cs="Times New Roman"/>
                <w:w w:val="105"/>
              </w:rPr>
              <w:t>5=Very dissatisfied</w:t>
            </w:r>
          </w:p>
          <w:p w14:paraId="2B4026C6"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71C51D2"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5264615F"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ABF0264"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CCBA141" w14:textId="1AC0C256" w:rsidR="002360AB" w:rsidRPr="009559BE" w:rsidRDefault="002360AB" w:rsidP="008250E0">
            <w:pPr>
              <w:spacing w:after="0"/>
              <w:rPr>
                <w:bCs/>
              </w:rPr>
            </w:pPr>
            <w:r w:rsidRPr="009559BE">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2360AB" w:rsidRPr="009559BE" w:rsidRDefault="002360AB" w:rsidP="008250E0">
            <w:pPr>
              <w:spacing w:after="0"/>
              <w:rPr>
                <w:rFonts w:cs="Times New Roman"/>
                <w:w w:val="105"/>
              </w:rPr>
            </w:pPr>
            <w:r w:rsidRPr="009559BE">
              <w:rPr>
                <w:rFonts w:cs="Times New Roman"/>
                <w:w w:val="105"/>
              </w:rPr>
              <w:t>1=Very satisfied</w:t>
            </w:r>
          </w:p>
          <w:p w14:paraId="58E3CCB5" w14:textId="77777777" w:rsidR="002360AB" w:rsidRPr="009559BE" w:rsidRDefault="002360AB" w:rsidP="008250E0">
            <w:pPr>
              <w:spacing w:after="0"/>
              <w:rPr>
                <w:rFonts w:cs="Times New Roman"/>
                <w:w w:val="105"/>
              </w:rPr>
            </w:pPr>
            <w:r w:rsidRPr="009559BE">
              <w:rPr>
                <w:rFonts w:cs="Times New Roman"/>
                <w:w w:val="105"/>
              </w:rPr>
              <w:t>2=Satisfied</w:t>
            </w:r>
          </w:p>
          <w:p w14:paraId="363112AC" w14:textId="77777777" w:rsidR="002360AB" w:rsidRPr="009559BE" w:rsidRDefault="002360AB" w:rsidP="008250E0">
            <w:pPr>
              <w:spacing w:after="0"/>
              <w:rPr>
                <w:rFonts w:cs="Times New Roman"/>
                <w:w w:val="105"/>
              </w:rPr>
            </w:pPr>
            <w:r w:rsidRPr="009559BE">
              <w:rPr>
                <w:rFonts w:cs="Times New Roman"/>
                <w:w w:val="105"/>
              </w:rPr>
              <w:t>3=Neutral</w:t>
            </w:r>
          </w:p>
          <w:p w14:paraId="13A61EF0" w14:textId="77777777" w:rsidR="002360AB" w:rsidRPr="009559BE" w:rsidRDefault="002360AB" w:rsidP="008250E0">
            <w:pPr>
              <w:spacing w:after="0"/>
              <w:rPr>
                <w:rFonts w:cs="Times New Roman"/>
                <w:w w:val="105"/>
              </w:rPr>
            </w:pPr>
            <w:r w:rsidRPr="009559BE">
              <w:rPr>
                <w:rFonts w:cs="Times New Roman"/>
                <w:w w:val="105"/>
              </w:rPr>
              <w:t>4=Dissatisfied</w:t>
            </w:r>
          </w:p>
          <w:p w14:paraId="66FD977B" w14:textId="77777777" w:rsidR="002360AB" w:rsidRPr="009559BE" w:rsidRDefault="002360AB" w:rsidP="008250E0">
            <w:pPr>
              <w:spacing w:after="0"/>
              <w:rPr>
                <w:rFonts w:cs="Times New Roman"/>
                <w:w w:val="105"/>
              </w:rPr>
            </w:pPr>
            <w:r w:rsidRPr="009559BE">
              <w:rPr>
                <w:rFonts w:cs="Times New Roman"/>
                <w:w w:val="105"/>
              </w:rPr>
              <w:t>5=Very dissatisfied</w:t>
            </w:r>
          </w:p>
          <w:p w14:paraId="29A92FAA"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41115C9A"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FF85E10"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263D82E0" w14:textId="24256ACF" w:rsidR="002360AB" w:rsidRPr="009559BE" w:rsidRDefault="002360AB" w:rsidP="008250E0">
            <w:pPr>
              <w:spacing w:after="0"/>
              <w:rPr>
                <w:bCs/>
              </w:rPr>
            </w:pPr>
            <w:r w:rsidRPr="009559BE">
              <w:rPr>
                <w:bCs/>
              </w:rPr>
              <w:t>How satisfied are you with the enforcement 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2360AB" w:rsidRPr="009559BE" w:rsidRDefault="002360AB" w:rsidP="008250E0">
            <w:pPr>
              <w:spacing w:after="0"/>
              <w:rPr>
                <w:rFonts w:cs="Times New Roman"/>
                <w:w w:val="105"/>
              </w:rPr>
            </w:pPr>
            <w:r w:rsidRPr="009559BE">
              <w:rPr>
                <w:rFonts w:cs="Times New Roman"/>
                <w:w w:val="105"/>
              </w:rPr>
              <w:t>1=Very satisfied</w:t>
            </w:r>
          </w:p>
          <w:p w14:paraId="49F6D939" w14:textId="77777777" w:rsidR="002360AB" w:rsidRPr="009559BE" w:rsidRDefault="002360AB" w:rsidP="008250E0">
            <w:pPr>
              <w:spacing w:after="0"/>
              <w:rPr>
                <w:rFonts w:cs="Times New Roman"/>
                <w:w w:val="105"/>
              </w:rPr>
            </w:pPr>
            <w:r w:rsidRPr="009559BE">
              <w:rPr>
                <w:rFonts w:cs="Times New Roman"/>
                <w:w w:val="105"/>
              </w:rPr>
              <w:t>2=Satisfied</w:t>
            </w:r>
          </w:p>
          <w:p w14:paraId="1DF848D5" w14:textId="77777777" w:rsidR="002360AB" w:rsidRPr="009559BE" w:rsidRDefault="002360AB" w:rsidP="008250E0">
            <w:pPr>
              <w:spacing w:after="0"/>
              <w:rPr>
                <w:rFonts w:cs="Times New Roman"/>
                <w:w w:val="105"/>
              </w:rPr>
            </w:pPr>
            <w:r w:rsidRPr="009559BE">
              <w:rPr>
                <w:rFonts w:cs="Times New Roman"/>
                <w:w w:val="105"/>
              </w:rPr>
              <w:t>3=Neutral</w:t>
            </w:r>
          </w:p>
          <w:p w14:paraId="590EE726" w14:textId="77777777" w:rsidR="002360AB" w:rsidRPr="009559BE" w:rsidRDefault="002360AB" w:rsidP="008250E0">
            <w:pPr>
              <w:spacing w:after="0"/>
              <w:rPr>
                <w:rFonts w:cs="Times New Roman"/>
                <w:w w:val="105"/>
              </w:rPr>
            </w:pPr>
            <w:r w:rsidRPr="009559BE">
              <w:rPr>
                <w:rFonts w:cs="Times New Roman"/>
                <w:w w:val="105"/>
              </w:rPr>
              <w:t>4=Dissatisfied</w:t>
            </w:r>
          </w:p>
          <w:p w14:paraId="2BC6797E" w14:textId="77777777" w:rsidR="002360AB" w:rsidRPr="009559BE" w:rsidRDefault="002360AB" w:rsidP="008250E0">
            <w:pPr>
              <w:spacing w:after="0"/>
              <w:rPr>
                <w:rFonts w:cs="Times New Roman"/>
                <w:w w:val="105"/>
              </w:rPr>
            </w:pPr>
            <w:r w:rsidRPr="009559BE">
              <w:rPr>
                <w:rFonts w:cs="Times New Roman"/>
                <w:w w:val="105"/>
              </w:rPr>
              <w:t>5=Very dissatisfied</w:t>
            </w:r>
          </w:p>
          <w:p w14:paraId="782FA4B2"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05900C1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09BCEBCB" w14:textId="77777777" w:rsidR="002360AB" w:rsidRPr="009559BE"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2FAE81E5" w14:textId="0AF7D479" w:rsidR="002360AB" w:rsidRPr="009559BE" w:rsidRDefault="002360AB" w:rsidP="008250E0">
            <w:pPr>
              <w:spacing w:after="0"/>
            </w:pPr>
            <w:r w:rsidRPr="009559BE">
              <w:rPr>
                <w:bCs/>
              </w:rPr>
              <w:t>Do you think that your household has good information about how forest management revenues and expenditures are handled by the Forest Management Committee in your village?</w:t>
            </w:r>
          </w:p>
        </w:tc>
        <w:tc>
          <w:tcPr>
            <w:tcW w:w="2160" w:type="dxa"/>
            <w:tcBorders>
              <w:top w:val="single" w:sz="4" w:space="0" w:color="000000"/>
              <w:left w:val="nil"/>
              <w:bottom w:val="single" w:sz="4" w:space="0" w:color="000000"/>
              <w:right w:val="nil"/>
            </w:tcBorders>
          </w:tcPr>
          <w:p w14:paraId="54B9FC0A" w14:textId="77777777" w:rsidR="002360AB" w:rsidRPr="009559BE" w:rsidRDefault="002360AB" w:rsidP="008250E0">
            <w:pPr>
              <w:spacing w:after="0"/>
            </w:pPr>
            <w:r w:rsidRPr="009559BE">
              <w:t>1=Strongly agree</w:t>
            </w:r>
          </w:p>
          <w:p w14:paraId="7E070144" w14:textId="77777777" w:rsidR="002360AB" w:rsidRPr="009559BE" w:rsidRDefault="002360AB" w:rsidP="008250E0">
            <w:pPr>
              <w:spacing w:after="0"/>
            </w:pPr>
            <w:r w:rsidRPr="009559BE">
              <w:t>2=Agree</w:t>
            </w:r>
          </w:p>
          <w:p w14:paraId="6DC894A6" w14:textId="77777777" w:rsidR="002360AB" w:rsidRPr="009559BE" w:rsidRDefault="002360AB" w:rsidP="008250E0">
            <w:pPr>
              <w:spacing w:after="0"/>
            </w:pPr>
            <w:r w:rsidRPr="009559BE">
              <w:t>3=Neither agree nor disagree</w:t>
            </w:r>
          </w:p>
          <w:p w14:paraId="42FB8364" w14:textId="77777777" w:rsidR="002360AB" w:rsidRPr="009559BE" w:rsidRDefault="002360A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2360AB" w:rsidRPr="009559BE" w:rsidRDefault="002360AB" w:rsidP="008250E0">
            <w:pPr>
              <w:spacing w:after="0"/>
            </w:pPr>
            <w:r w:rsidRPr="009559BE">
              <w:t>5=Strongly disagree</w:t>
            </w:r>
          </w:p>
          <w:p w14:paraId="174ABD25" w14:textId="77777777" w:rsidR="002360AB" w:rsidRPr="009559BE" w:rsidRDefault="002360AB" w:rsidP="008250E0">
            <w:pPr>
              <w:spacing w:after="0"/>
              <w:rPr>
                <w:rFonts w:cs="Times New Roman"/>
                <w:w w:val="105"/>
              </w:rPr>
            </w:pPr>
            <w:r w:rsidRPr="009559BE">
              <w:rPr>
                <w:rFonts w:cs="Times New Roman"/>
                <w:w w:val="105"/>
              </w:rPr>
              <w:t>888=Don't know</w:t>
            </w:r>
          </w:p>
          <w:p w14:paraId="2946F269" w14:textId="77777777" w:rsidR="002360AB" w:rsidRPr="009559BE" w:rsidRDefault="002360A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2360AB" w:rsidRPr="009559BE" w:rsidRDefault="002360AB" w:rsidP="008250E0">
            <w:pPr>
              <w:spacing w:after="0"/>
            </w:pPr>
            <w:r w:rsidRPr="009559BE">
              <w:t>(Code)</w:t>
            </w:r>
          </w:p>
        </w:tc>
      </w:tr>
      <w:tr w:rsidR="002360AB" w:rsidRPr="009559BE" w14:paraId="78F6F94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3A9D3F5E" w14:textId="77777777" w:rsidR="002360AB" w:rsidRPr="009559BE"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3D94D2D7" w14:textId="3DCE6B6F" w:rsidR="002360AB" w:rsidRPr="009559BE" w:rsidRDefault="002360AB" w:rsidP="008250E0">
            <w:pPr>
              <w:spacing w:after="0"/>
            </w:pPr>
            <w:r w:rsidRPr="009559BE">
              <w:rPr>
                <w:bCs/>
              </w:rPr>
              <w:t>Do you think that your household has sufficient knowledge about forest management to participate in developing forest management rules to guide community- or co- forest management?</w:t>
            </w:r>
          </w:p>
        </w:tc>
        <w:tc>
          <w:tcPr>
            <w:tcW w:w="2160" w:type="dxa"/>
            <w:tcBorders>
              <w:top w:val="single" w:sz="4" w:space="0" w:color="000000"/>
              <w:left w:val="nil"/>
              <w:bottom w:val="single" w:sz="4" w:space="0" w:color="000000"/>
              <w:right w:val="nil"/>
            </w:tcBorders>
          </w:tcPr>
          <w:p w14:paraId="116945D8" w14:textId="77777777" w:rsidR="002360AB" w:rsidRPr="009559BE" w:rsidRDefault="002360AB" w:rsidP="008250E0">
            <w:pPr>
              <w:spacing w:after="0"/>
            </w:pPr>
            <w:r w:rsidRPr="009559BE">
              <w:t>1=Strongly agree</w:t>
            </w:r>
          </w:p>
          <w:p w14:paraId="0EA92ABE" w14:textId="77777777" w:rsidR="002360AB" w:rsidRPr="009559BE" w:rsidRDefault="002360AB" w:rsidP="008250E0">
            <w:pPr>
              <w:spacing w:after="0"/>
            </w:pPr>
            <w:r w:rsidRPr="009559BE">
              <w:t>2=Agree</w:t>
            </w:r>
          </w:p>
          <w:p w14:paraId="0AD96224" w14:textId="77777777" w:rsidR="002360AB" w:rsidRPr="009559BE" w:rsidRDefault="002360AB" w:rsidP="008250E0">
            <w:pPr>
              <w:spacing w:after="0"/>
            </w:pPr>
            <w:r w:rsidRPr="009559BE">
              <w:t>3=Neither agree nor disagree</w:t>
            </w:r>
          </w:p>
          <w:p w14:paraId="5096AB83" w14:textId="77777777" w:rsidR="002360AB" w:rsidRPr="009559BE" w:rsidRDefault="002360A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2360AB" w:rsidRPr="009559BE" w:rsidRDefault="002360AB" w:rsidP="008250E0">
            <w:pPr>
              <w:spacing w:after="0"/>
            </w:pPr>
            <w:r w:rsidRPr="009559BE">
              <w:t>5=Strongly disagree</w:t>
            </w:r>
          </w:p>
          <w:p w14:paraId="5E10B2A4" w14:textId="77777777" w:rsidR="002360AB" w:rsidRPr="009559BE" w:rsidRDefault="002360AB" w:rsidP="008250E0">
            <w:pPr>
              <w:spacing w:after="0"/>
              <w:rPr>
                <w:rFonts w:cs="Times New Roman"/>
                <w:w w:val="105"/>
              </w:rPr>
            </w:pPr>
            <w:r w:rsidRPr="009559BE">
              <w:rPr>
                <w:rFonts w:cs="Times New Roman"/>
                <w:w w:val="105"/>
              </w:rPr>
              <w:t>888=Don't know</w:t>
            </w:r>
          </w:p>
          <w:p w14:paraId="41A23550" w14:textId="77777777" w:rsidR="002360AB" w:rsidRPr="009559BE" w:rsidRDefault="002360A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2360AB" w:rsidRPr="009559BE" w:rsidRDefault="002360AB" w:rsidP="008250E0">
            <w:pPr>
              <w:spacing w:after="0"/>
            </w:pPr>
            <w:r w:rsidRPr="009559BE">
              <w:t>(Code)</w:t>
            </w:r>
          </w:p>
        </w:tc>
      </w:tr>
    </w:tbl>
    <w:p w14:paraId="6230D63F" w14:textId="77777777" w:rsidR="00726F64" w:rsidRDefault="00726F64" w:rsidP="001512DD">
      <w:pPr>
        <w:spacing w:after="0" w:line="240" w:lineRule="auto"/>
        <w:contextualSpacing/>
        <w:sectPr w:rsidR="00726F64" w:rsidSect="00512DC2">
          <w:pgSz w:w="12240" w:h="15840"/>
          <w:pgMar w:top="1440" w:right="1080" w:bottom="1440" w:left="1080" w:header="720" w:footer="720" w:gutter="0"/>
          <w:cols w:space="720"/>
          <w:docGrid w:linePitch="360"/>
        </w:sectPr>
      </w:pPr>
    </w:p>
    <w:p w14:paraId="0C89704E" w14:textId="1F58910B" w:rsidR="003C0031" w:rsidRPr="003C0031" w:rsidRDefault="00F25BF8" w:rsidP="003C0031">
      <w:pPr>
        <w:spacing w:after="0" w:line="240" w:lineRule="auto"/>
        <w:contextualSpacing/>
        <w:rPr>
          <w:b/>
        </w:rPr>
      </w:pPr>
      <w:r>
        <w:rPr>
          <w:b/>
        </w:rPr>
        <w:lastRenderedPageBreak/>
        <w:t>L</w:t>
      </w:r>
      <w:r w:rsidR="003C0031" w:rsidRPr="003C0031">
        <w:rPr>
          <w:b/>
        </w:rPr>
        <w:t>. OFF FARM INCOME AND REMITTANCES</w:t>
      </w:r>
    </w:p>
    <w:p w14:paraId="30618AEF" w14:textId="72BFF3CF" w:rsidR="006D5C10" w:rsidRDefault="003C0031" w:rsidP="006D5C10">
      <w:pPr>
        <w:spacing w:after="0" w:line="240" w:lineRule="auto"/>
        <w:contextualSpacing/>
      </w:pPr>
      <w:r>
        <w:t>Now we are going to talk about sources of income for your household.</w:t>
      </w:r>
    </w:p>
    <w:tbl>
      <w:tblPr>
        <w:tblStyle w:val="TableGrid"/>
        <w:tblW w:w="13855" w:type="dxa"/>
        <w:jc w:val="center"/>
        <w:tblCellMar>
          <w:left w:w="29" w:type="dxa"/>
          <w:right w:w="29" w:type="dxa"/>
        </w:tblCellMar>
        <w:tblLook w:val="04A0" w:firstRow="1" w:lastRow="0" w:firstColumn="1" w:lastColumn="0" w:noHBand="0" w:noVBand="1"/>
      </w:tblPr>
      <w:tblGrid>
        <w:gridCol w:w="2875"/>
        <w:gridCol w:w="3060"/>
        <w:gridCol w:w="2340"/>
        <w:gridCol w:w="2520"/>
        <w:gridCol w:w="3060"/>
      </w:tblGrid>
      <w:tr w:rsidR="003C0031" w14:paraId="060636AB" w14:textId="77777777" w:rsidTr="00CD018F">
        <w:trPr>
          <w:jc w:val="center"/>
        </w:trPr>
        <w:tc>
          <w:tcPr>
            <w:tcW w:w="2875" w:type="dxa"/>
          </w:tcPr>
          <w:p w14:paraId="5773C6B4" w14:textId="77777777" w:rsidR="003C0031" w:rsidRPr="006D5C10" w:rsidRDefault="003C0031" w:rsidP="006D5C10"/>
        </w:tc>
        <w:tc>
          <w:tcPr>
            <w:tcW w:w="3060" w:type="dxa"/>
          </w:tcPr>
          <w:p w14:paraId="52CF9182" w14:textId="3D7F4B2D" w:rsidR="003C0031" w:rsidRDefault="003C0031" w:rsidP="006D5C10">
            <w:r w:rsidRPr="006D5C10">
              <w:t>Did any of the household members receive cash or in-kind payments for service or labor for</w:t>
            </w:r>
            <w:r>
              <w:t xml:space="preserve"> the following?</w:t>
            </w:r>
          </w:p>
          <w:p w14:paraId="48D31338" w14:textId="53A5280E" w:rsidR="003C0031" w:rsidRDefault="003C0031" w:rsidP="003C0031">
            <w:r>
              <w:t>1=No; 2=Yes</w:t>
            </w:r>
          </w:p>
        </w:tc>
        <w:tc>
          <w:tcPr>
            <w:tcW w:w="2340" w:type="dxa"/>
          </w:tcPr>
          <w:p w14:paraId="64952DDF" w14:textId="0CAD23D9" w:rsidR="003C0031" w:rsidRDefault="003C0031" w:rsidP="001512DD">
            <w:pPr>
              <w:contextualSpacing/>
            </w:pPr>
            <w:r>
              <w:t>I</w:t>
            </w:r>
            <w:r w:rsidR="0015117F">
              <w:t>f yes, which mem</w:t>
            </w:r>
            <w:r>
              <w:t>bers received cash or in-kind payments for each activity?</w:t>
            </w:r>
          </w:p>
        </w:tc>
        <w:tc>
          <w:tcPr>
            <w:tcW w:w="2520" w:type="dxa"/>
          </w:tcPr>
          <w:p w14:paraId="4A0DBEBE" w14:textId="7D152229" w:rsidR="003C0031" w:rsidRDefault="003C0031" w:rsidP="006D5C10">
            <w:pPr>
              <w:contextualSpacing/>
            </w:pPr>
            <w:r>
              <w:t>How much cash did each person receive for each task over the past 12 months?</w:t>
            </w:r>
          </w:p>
        </w:tc>
        <w:tc>
          <w:tcPr>
            <w:tcW w:w="3060" w:type="dxa"/>
          </w:tcPr>
          <w:p w14:paraId="0C5B6D19" w14:textId="492A9700" w:rsidR="003C0031" w:rsidRDefault="003C0031" w:rsidP="001512DD">
            <w:pPr>
              <w:contextualSpacing/>
            </w:pPr>
            <w:r>
              <w:t>How much (in ZMK equivalent values) in-kind payments did each person receive for each task over the past 12 months?</w:t>
            </w:r>
          </w:p>
        </w:tc>
      </w:tr>
      <w:tr w:rsidR="003C0031" w14:paraId="39D46424" w14:textId="77777777" w:rsidTr="00CD018F">
        <w:trPr>
          <w:jc w:val="center"/>
        </w:trPr>
        <w:tc>
          <w:tcPr>
            <w:tcW w:w="2875" w:type="dxa"/>
          </w:tcPr>
          <w:p w14:paraId="416669EA" w14:textId="77777777" w:rsidR="003C0031" w:rsidRDefault="003C0031" w:rsidP="001512DD">
            <w:pPr>
              <w:contextualSpacing/>
            </w:pPr>
          </w:p>
        </w:tc>
        <w:tc>
          <w:tcPr>
            <w:tcW w:w="3060" w:type="dxa"/>
          </w:tcPr>
          <w:p w14:paraId="376BEBC1" w14:textId="0F9AD191" w:rsidR="003C0031" w:rsidRDefault="003C0031" w:rsidP="001512DD">
            <w:pPr>
              <w:contextualSpacing/>
            </w:pPr>
          </w:p>
        </w:tc>
        <w:tc>
          <w:tcPr>
            <w:tcW w:w="2340" w:type="dxa"/>
          </w:tcPr>
          <w:p w14:paraId="42401657" w14:textId="77777777" w:rsidR="003C0031" w:rsidRDefault="003C0031" w:rsidP="001512DD">
            <w:pPr>
              <w:contextualSpacing/>
            </w:pPr>
          </w:p>
        </w:tc>
        <w:tc>
          <w:tcPr>
            <w:tcW w:w="2520" w:type="dxa"/>
          </w:tcPr>
          <w:p w14:paraId="2FA5EF88" w14:textId="77777777" w:rsidR="003C0031" w:rsidRDefault="003C0031" w:rsidP="001512DD">
            <w:pPr>
              <w:contextualSpacing/>
            </w:pPr>
          </w:p>
        </w:tc>
        <w:tc>
          <w:tcPr>
            <w:tcW w:w="3060" w:type="dxa"/>
          </w:tcPr>
          <w:p w14:paraId="0BE30BC7" w14:textId="77777777" w:rsidR="003C0031" w:rsidRDefault="003C0031" w:rsidP="001512DD">
            <w:pPr>
              <w:contextualSpacing/>
            </w:pPr>
          </w:p>
        </w:tc>
      </w:tr>
      <w:tr w:rsidR="003C0031" w14:paraId="20BDD0AB" w14:textId="77777777" w:rsidTr="00CD018F">
        <w:trPr>
          <w:trHeight w:val="90"/>
          <w:jc w:val="center"/>
        </w:trPr>
        <w:tc>
          <w:tcPr>
            <w:tcW w:w="2875" w:type="dxa"/>
            <w:vMerge w:val="restart"/>
          </w:tcPr>
          <w:p w14:paraId="61C665F4" w14:textId="50FD0773" w:rsidR="003C0031" w:rsidRDefault="003C0031" w:rsidP="003C0031">
            <w:pPr>
              <w:contextualSpacing/>
            </w:pPr>
            <w:r>
              <w:t>Work on a small-holder farm</w:t>
            </w:r>
          </w:p>
        </w:tc>
        <w:tc>
          <w:tcPr>
            <w:tcW w:w="3060" w:type="dxa"/>
          </w:tcPr>
          <w:p w14:paraId="24128608" w14:textId="10F9FF5E" w:rsidR="003C0031" w:rsidRDefault="003C0031" w:rsidP="003C0031">
            <w:pPr>
              <w:contextualSpacing/>
            </w:pPr>
          </w:p>
        </w:tc>
        <w:tc>
          <w:tcPr>
            <w:tcW w:w="2340" w:type="dxa"/>
          </w:tcPr>
          <w:p w14:paraId="2B87BFA1" w14:textId="77777777" w:rsidR="003C0031" w:rsidRDefault="003C0031" w:rsidP="003C0031">
            <w:pPr>
              <w:contextualSpacing/>
            </w:pPr>
          </w:p>
        </w:tc>
        <w:tc>
          <w:tcPr>
            <w:tcW w:w="2520" w:type="dxa"/>
          </w:tcPr>
          <w:p w14:paraId="11CF4AE6" w14:textId="77777777" w:rsidR="003C0031" w:rsidRDefault="003C0031" w:rsidP="003C0031">
            <w:pPr>
              <w:contextualSpacing/>
            </w:pPr>
          </w:p>
        </w:tc>
        <w:tc>
          <w:tcPr>
            <w:tcW w:w="3060" w:type="dxa"/>
          </w:tcPr>
          <w:p w14:paraId="71BCCF63" w14:textId="01155C6F" w:rsidR="003C0031" w:rsidRDefault="003C0031" w:rsidP="003C0031">
            <w:pPr>
              <w:contextualSpacing/>
            </w:pPr>
          </w:p>
        </w:tc>
      </w:tr>
      <w:tr w:rsidR="003C0031" w14:paraId="315EAE77" w14:textId="77777777" w:rsidTr="00CD018F">
        <w:trPr>
          <w:trHeight w:val="90"/>
          <w:jc w:val="center"/>
        </w:trPr>
        <w:tc>
          <w:tcPr>
            <w:tcW w:w="2875" w:type="dxa"/>
            <w:vMerge/>
          </w:tcPr>
          <w:p w14:paraId="02C0CE23" w14:textId="77777777" w:rsidR="003C0031" w:rsidRDefault="003C0031" w:rsidP="001512DD">
            <w:pPr>
              <w:contextualSpacing/>
            </w:pPr>
          </w:p>
        </w:tc>
        <w:tc>
          <w:tcPr>
            <w:tcW w:w="3060" w:type="dxa"/>
          </w:tcPr>
          <w:p w14:paraId="39B0BC47" w14:textId="77777777" w:rsidR="003C0031" w:rsidRDefault="003C0031" w:rsidP="001512DD">
            <w:pPr>
              <w:contextualSpacing/>
            </w:pPr>
          </w:p>
        </w:tc>
        <w:tc>
          <w:tcPr>
            <w:tcW w:w="2340" w:type="dxa"/>
          </w:tcPr>
          <w:p w14:paraId="2864A250" w14:textId="77777777" w:rsidR="003C0031" w:rsidRDefault="003C0031" w:rsidP="001512DD">
            <w:pPr>
              <w:contextualSpacing/>
            </w:pPr>
          </w:p>
        </w:tc>
        <w:tc>
          <w:tcPr>
            <w:tcW w:w="2520" w:type="dxa"/>
          </w:tcPr>
          <w:p w14:paraId="37B3A031" w14:textId="77777777" w:rsidR="003C0031" w:rsidRDefault="003C0031" w:rsidP="001512DD">
            <w:pPr>
              <w:contextualSpacing/>
            </w:pPr>
          </w:p>
        </w:tc>
        <w:tc>
          <w:tcPr>
            <w:tcW w:w="3060" w:type="dxa"/>
          </w:tcPr>
          <w:p w14:paraId="5677149D" w14:textId="51BF0661" w:rsidR="003C0031" w:rsidRDefault="003C0031" w:rsidP="001512DD">
            <w:pPr>
              <w:contextualSpacing/>
            </w:pPr>
          </w:p>
        </w:tc>
      </w:tr>
      <w:tr w:rsidR="0015117F" w14:paraId="16C735E5" w14:textId="77777777" w:rsidTr="00CD018F">
        <w:trPr>
          <w:trHeight w:val="90"/>
          <w:jc w:val="center"/>
        </w:trPr>
        <w:tc>
          <w:tcPr>
            <w:tcW w:w="2875" w:type="dxa"/>
            <w:vMerge/>
          </w:tcPr>
          <w:p w14:paraId="1857E67F" w14:textId="77777777" w:rsidR="0015117F" w:rsidRDefault="0015117F" w:rsidP="0015117F">
            <w:pPr>
              <w:contextualSpacing/>
            </w:pPr>
          </w:p>
        </w:tc>
        <w:tc>
          <w:tcPr>
            <w:tcW w:w="3060" w:type="dxa"/>
          </w:tcPr>
          <w:p w14:paraId="7F3252C0" w14:textId="77777777" w:rsidR="0015117F" w:rsidRDefault="0015117F" w:rsidP="0015117F">
            <w:pPr>
              <w:contextualSpacing/>
            </w:pPr>
          </w:p>
        </w:tc>
        <w:tc>
          <w:tcPr>
            <w:tcW w:w="2340" w:type="dxa"/>
          </w:tcPr>
          <w:p w14:paraId="05A818CB" w14:textId="77777777" w:rsidR="0015117F" w:rsidRDefault="0015117F" w:rsidP="0015117F">
            <w:pPr>
              <w:contextualSpacing/>
            </w:pPr>
          </w:p>
        </w:tc>
        <w:tc>
          <w:tcPr>
            <w:tcW w:w="2520" w:type="dxa"/>
          </w:tcPr>
          <w:p w14:paraId="1CCBCE88" w14:textId="77777777" w:rsidR="0015117F" w:rsidRDefault="0015117F" w:rsidP="0015117F">
            <w:pPr>
              <w:contextualSpacing/>
            </w:pPr>
          </w:p>
        </w:tc>
        <w:tc>
          <w:tcPr>
            <w:tcW w:w="3060" w:type="dxa"/>
          </w:tcPr>
          <w:p w14:paraId="36708C68" w14:textId="6C048D28" w:rsidR="0015117F" w:rsidRDefault="0015117F" w:rsidP="0015117F">
            <w:pPr>
              <w:contextualSpacing/>
            </w:pPr>
          </w:p>
        </w:tc>
      </w:tr>
      <w:tr w:rsidR="003C0031" w14:paraId="63997DC9" w14:textId="77777777" w:rsidTr="00CD018F">
        <w:trPr>
          <w:trHeight w:val="90"/>
          <w:jc w:val="center"/>
        </w:trPr>
        <w:tc>
          <w:tcPr>
            <w:tcW w:w="2875" w:type="dxa"/>
            <w:vMerge w:val="restart"/>
          </w:tcPr>
          <w:p w14:paraId="73EEB0B9" w14:textId="77777777" w:rsidR="003C0031" w:rsidRDefault="003C0031" w:rsidP="009A059D">
            <w:pPr>
              <w:contextualSpacing/>
            </w:pPr>
            <w:r>
              <w:t>Work on a large-holder farm</w:t>
            </w:r>
          </w:p>
        </w:tc>
        <w:tc>
          <w:tcPr>
            <w:tcW w:w="3060" w:type="dxa"/>
          </w:tcPr>
          <w:p w14:paraId="26FE9182" w14:textId="77777777" w:rsidR="003C0031" w:rsidRDefault="003C0031" w:rsidP="009A059D">
            <w:pPr>
              <w:contextualSpacing/>
            </w:pPr>
          </w:p>
        </w:tc>
        <w:tc>
          <w:tcPr>
            <w:tcW w:w="2340" w:type="dxa"/>
          </w:tcPr>
          <w:p w14:paraId="0F20FC13" w14:textId="77777777" w:rsidR="003C0031" w:rsidRDefault="003C0031" w:rsidP="009A059D">
            <w:pPr>
              <w:contextualSpacing/>
            </w:pPr>
          </w:p>
        </w:tc>
        <w:tc>
          <w:tcPr>
            <w:tcW w:w="2520" w:type="dxa"/>
          </w:tcPr>
          <w:p w14:paraId="7F732231" w14:textId="77777777" w:rsidR="003C0031" w:rsidRDefault="003C0031" w:rsidP="009A059D">
            <w:pPr>
              <w:contextualSpacing/>
            </w:pPr>
          </w:p>
        </w:tc>
        <w:tc>
          <w:tcPr>
            <w:tcW w:w="3060" w:type="dxa"/>
          </w:tcPr>
          <w:p w14:paraId="7EF3A1F7" w14:textId="77777777" w:rsidR="003C0031" w:rsidRDefault="003C0031" w:rsidP="009A059D">
            <w:pPr>
              <w:contextualSpacing/>
            </w:pPr>
          </w:p>
        </w:tc>
      </w:tr>
      <w:tr w:rsidR="003C0031" w14:paraId="25BC8C02" w14:textId="77777777" w:rsidTr="00CD018F">
        <w:trPr>
          <w:trHeight w:val="90"/>
          <w:jc w:val="center"/>
        </w:trPr>
        <w:tc>
          <w:tcPr>
            <w:tcW w:w="2875" w:type="dxa"/>
            <w:vMerge/>
          </w:tcPr>
          <w:p w14:paraId="127B6801" w14:textId="77777777" w:rsidR="003C0031" w:rsidRDefault="003C0031" w:rsidP="009A059D">
            <w:pPr>
              <w:contextualSpacing/>
            </w:pPr>
          </w:p>
        </w:tc>
        <w:tc>
          <w:tcPr>
            <w:tcW w:w="3060" w:type="dxa"/>
          </w:tcPr>
          <w:p w14:paraId="2351BBFE" w14:textId="77777777" w:rsidR="003C0031" w:rsidRDefault="003C0031" w:rsidP="009A059D">
            <w:pPr>
              <w:contextualSpacing/>
            </w:pPr>
          </w:p>
        </w:tc>
        <w:tc>
          <w:tcPr>
            <w:tcW w:w="2340" w:type="dxa"/>
          </w:tcPr>
          <w:p w14:paraId="11A5B9A5" w14:textId="77777777" w:rsidR="003C0031" w:rsidRDefault="003C0031" w:rsidP="009A059D">
            <w:pPr>
              <w:contextualSpacing/>
            </w:pPr>
          </w:p>
        </w:tc>
        <w:tc>
          <w:tcPr>
            <w:tcW w:w="2520" w:type="dxa"/>
          </w:tcPr>
          <w:p w14:paraId="1DCFB587" w14:textId="77777777" w:rsidR="003C0031" w:rsidRDefault="003C0031" w:rsidP="009A059D">
            <w:pPr>
              <w:contextualSpacing/>
            </w:pPr>
          </w:p>
        </w:tc>
        <w:tc>
          <w:tcPr>
            <w:tcW w:w="3060" w:type="dxa"/>
          </w:tcPr>
          <w:p w14:paraId="4473B391" w14:textId="77777777" w:rsidR="003C0031" w:rsidRDefault="003C0031" w:rsidP="009A059D">
            <w:pPr>
              <w:contextualSpacing/>
            </w:pPr>
          </w:p>
        </w:tc>
      </w:tr>
      <w:tr w:rsidR="003C0031" w14:paraId="0F66182B" w14:textId="77777777" w:rsidTr="00CD018F">
        <w:trPr>
          <w:trHeight w:val="90"/>
          <w:jc w:val="center"/>
        </w:trPr>
        <w:tc>
          <w:tcPr>
            <w:tcW w:w="2875" w:type="dxa"/>
            <w:vMerge/>
          </w:tcPr>
          <w:p w14:paraId="4D53E365" w14:textId="77777777" w:rsidR="003C0031" w:rsidRDefault="003C0031" w:rsidP="009A059D">
            <w:pPr>
              <w:contextualSpacing/>
            </w:pPr>
          </w:p>
        </w:tc>
        <w:tc>
          <w:tcPr>
            <w:tcW w:w="3060" w:type="dxa"/>
          </w:tcPr>
          <w:p w14:paraId="26477C26" w14:textId="77777777" w:rsidR="003C0031" w:rsidRDefault="003C0031" w:rsidP="009A059D">
            <w:pPr>
              <w:contextualSpacing/>
            </w:pPr>
          </w:p>
        </w:tc>
        <w:tc>
          <w:tcPr>
            <w:tcW w:w="2340" w:type="dxa"/>
          </w:tcPr>
          <w:p w14:paraId="1F728B35" w14:textId="77777777" w:rsidR="003C0031" w:rsidRDefault="003C0031" w:rsidP="009A059D">
            <w:pPr>
              <w:contextualSpacing/>
            </w:pPr>
          </w:p>
        </w:tc>
        <w:tc>
          <w:tcPr>
            <w:tcW w:w="2520" w:type="dxa"/>
          </w:tcPr>
          <w:p w14:paraId="08533C16" w14:textId="77777777" w:rsidR="003C0031" w:rsidRDefault="003C0031" w:rsidP="009A059D">
            <w:pPr>
              <w:contextualSpacing/>
            </w:pPr>
          </w:p>
        </w:tc>
        <w:tc>
          <w:tcPr>
            <w:tcW w:w="3060" w:type="dxa"/>
          </w:tcPr>
          <w:p w14:paraId="7C34C492" w14:textId="77777777" w:rsidR="003C0031" w:rsidRDefault="003C0031" w:rsidP="009A059D">
            <w:pPr>
              <w:contextualSpacing/>
            </w:pPr>
          </w:p>
        </w:tc>
      </w:tr>
      <w:tr w:rsidR="0015117F" w14:paraId="60394723" w14:textId="77777777" w:rsidTr="00CD018F">
        <w:trPr>
          <w:trHeight w:val="90"/>
          <w:jc w:val="center"/>
        </w:trPr>
        <w:tc>
          <w:tcPr>
            <w:tcW w:w="2875" w:type="dxa"/>
            <w:vMerge w:val="restart"/>
          </w:tcPr>
          <w:p w14:paraId="5AB9D84D" w14:textId="379EBD06" w:rsidR="0015117F" w:rsidRDefault="0015117F" w:rsidP="0015117F">
            <w:pPr>
              <w:contextualSpacing/>
            </w:pPr>
            <w:r>
              <w:t>Work in a factory or other industrial work, or in a mine</w:t>
            </w:r>
          </w:p>
        </w:tc>
        <w:tc>
          <w:tcPr>
            <w:tcW w:w="3060" w:type="dxa"/>
          </w:tcPr>
          <w:p w14:paraId="26ABE208" w14:textId="77777777" w:rsidR="0015117F" w:rsidRDefault="0015117F" w:rsidP="0015117F">
            <w:pPr>
              <w:contextualSpacing/>
            </w:pPr>
          </w:p>
        </w:tc>
        <w:tc>
          <w:tcPr>
            <w:tcW w:w="2340" w:type="dxa"/>
          </w:tcPr>
          <w:p w14:paraId="2B0B2180" w14:textId="77777777" w:rsidR="0015117F" w:rsidRDefault="0015117F" w:rsidP="0015117F">
            <w:pPr>
              <w:contextualSpacing/>
            </w:pPr>
          </w:p>
        </w:tc>
        <w:tc>
          <w:tcPr>
            <w:tcW w:w="2520" w:type="dxa"/>
          </w:tcPr>
          <w:p w14:paraId="6511081C" w14:textId="77777777" w:rsidR="0015117F" w:rsidRDefault="0015117F" w:rsidP="0015117F">
            <w:pPr>
              <w:contextualSpacing/>
            </w:pPr>
          </w:p>
        </w:tc>
        <w:tc>
          <w:tcPr>
            <w:tcW w:w="3060" w:type="dxa"/>
          </w:tcPr>
          <w:p w14:paraId="5971077E" w14:textId="77777777" w:rsidR="0015117F" w:rsidRDefault="0015117F" w:rsidP="0015117F">
            <w:pPr>
              <w:contextualSpacing/>
            </w:pPr>
          </w:p>
        </w:tc>
      </w:tr>
      <w:tr w:rsidR="003C0031" w14:paraId="3233288D" w14:textId="77777777" w:rsidTr="00CD018F">
        <w:trPr>
          <w:trHeight w:val="90"/>
          <w:jc w:val="center"/>
        </w:trPr>
        <w:tc>
          <w:tcPr>
            <w:tcW w:w="2875" w:type="dxa"/>
            <w:vMerge/>
          </w:tcPr>
          <w:p w14:paraId="106AE5CE" w14:textId="77777777" w:rsidR="003C0031" w:rsidRDefault="003C0031" w:rsidP="009A059D">
            <w:pPr>
              <w:contextualSpacing/>
            </w:pPr>
          </w:p>
        </w:tc>
        <w:tc>
          <w:tcPr>
            <w:tcW w:w="3060" w:type="dxa"/>
          </w:tcPr>
          <w:p w14:paraId="6FFECC60" w14:textId="77777777" w:rsidR="003C0031" w:rsidRDefault="003C0031" w:rsidP="009A059D">
            <w:pPr>
              <w:contextualSpacing/>
            </w:pPr>
          </w:p>
        </w:tc>
        <w:tc>
          <w:tcPr>
            <w:tcW w:w="2340" w:type="dxa"/>
          </w:tcPr>
          <w:p w14:paraId="1CF37617" w14:textId="77777777" w:rsidR="003C0031" w:rsidRDefault="003C0031" w:rsidP="009A059D">
            <w:pPr>
              <w:contextualSpacing/>
            </w:pPr>
          </w:p>
        </w:tc>
        <w:tc>
          <w:tcPr>
            <w:tcW w:w="2520" w:type="dxa"/>
          </w:tcPr>
          <w:p w14:paraId="43060388" w14:textId="77777777" w:rsidR="003C0031" w:rsidRDefault="003C0031" w:rsidP="009A059D">
            <w:pPr>
              <w:contextualSpacing/>
            </w:pPr>
          </w:p>
        </w:tc>
        <w:tc>
          <w:tcPr>
            <w:tcW w:w="3060" w:type="dxa"/>
          </w:tcPr>
          <w:p w14:paraId="58C25491" w14:textId="77777777" w:rsidR="003C0031" w:rsidRDefault="003C0031" w:rsidP="009A059D">
            <w:pPr>
              <w:contextualSpacing/>
            </w:pPr>
          </w:p>
        </w:tc>
      </w:tr>
      <w:tr w:rsidR="003C0031" w14:paraId="69F49E64" w14:textId="77777777" w:rsidTr="00CD018F">
        <w:trPr>
          <w:trHeight w:val="90"/>
          <w:jc w:val="center"/>
        </w:trPr>
        <w:tc>
          <w:tcPr>
            <w:tcW w:w="2875" w:type="dxa"/>
            <w:vMerge/>
          </w:tcPr>
          <w:p w14:paraId="6FA775F2" w14:textId="77777777" w:rsidR="003C0031" w:rsidRDefault="003C0031" w:rsidP="009A059D">
            <w:pPr>
              <w:contextualSpacing/>
            </w:pPr>
          </w:p>
        </w:tc>
        <w:tc>
          <w:tcPr>
            <w:tcW w:w="3060" w:type="dxa"/>
          </w:tcPr>
          <w:p w14:paraId="0664C51F" w14:textId="77777777" w:rsidR="003C0031" w:rsidRDefault="003C0031" w:rsidP="009A059D">
            <w:pPr>
              <w:contextualSpacing/>
            </w:pPr>
          </w:p>
        </w:tc>
        <w:tc>
          <w:tcPr>
            <w:tcW w:w="2340" w:type="dxa"/>
          </w:tcPr>
          <w:p w14:paraId="62EAE1A5" w14:textId="77777777" w:rsidR="003C0031" w:rsidRDefault="003C0031" w:rsidP="009A059D">
            <w:pPr>
              <w:contextualSpacing/>
            </w:pPr>
          </w:p>
        </w:tc>
        <w:tc>
          <w:tcPr>
            <w:tcW w:w="2520" w:type="dxa"/>
          </w:tcPr>
          <w:p w14:paraId="67DF574C" w14:textId="77777777" w:rsidR="003C0031" w:rsidRDefault="003C0031" w:rsidP="009A059D">
            <w:pPr>
              <w:contextualSpacing/>
            </w:pPr>
          </w:p>
        </w:tc>
        <w:tc>
          <w:tcPr>
            <w:tcW w:w="3060" w:type="dxa"/>
          </w:tcPr>
          <w:p w14:paraId="7E24EF13" w14:textId="77777777" w:rsidR="003C0031" w:rsidRDefault="003C0031" w:rsidP="009A059D">
            <w:pPr>
              <w:contextualSpacing/>
            </w:pPr>
          </w:p>
        </w:tc>
      </w:tr>
      <w:tr w:rsidR="0015117F" w14:paraId="42BF6AB1" w14:textId="77777777" w:rsidTr="00CD018F">
        <w:trPr>
          <w:trHeight w:val="90"/>
          <w:jc w:val="center"/>
        </w:trPr>
        <w:tc>
          <w:tcPr>
            <w:tcW w:w="2875" w:type="dxa"/>
            <w:vMerge w:val="restart"/>
          </w:tcPr>
          <w:p w14:paraId="686D5125" w14:textId="45DA892B" w:rsidR="0015117F" w:rsidRDefault="0015117F" w:rsidP="0015117F">
            <w:pPr>
              <w:contextualSpacing/>
            </w:pPr>
            <w:r>
              <w:t>Work as a teacher, health worker, or agricultural officer</w:t>
            </w:r>
          </w:p>
        </w:tc>
        <w:tc>
          <w:tcPr>
            <w:tcW w:w="3060" w:type="dxa"/>
          </w:tcPr>
          <w:p w14:paraId="44CEEB15" w14:textId="77777777" w:rsidR="0015117F" w:rsidRDefault="0015117F" w:rsidP="0015117F">
            <w:pPr>
              <w:contextualSpacing/>
            </w:pPr>
          </w:p>
        </w:tc>
        <w:tc>
          <w:tcPr>
            <w:tcW w:w="2340" w:type="dxa"/>
          </w:tcPr>
          <w:p w14:paraId="511D5B05" w14:textId="77777777" w:rsidR="0015117F" w:rsidRDefault="0015117F" w:rsidP="0015117F">
            <w:pPr>
              <w:contextualSpacing/>
            </w:pPr>
          </w:p>
        </w:tc>
        <w:tc>
          <w:tcPr>
            <w:tcW w:w="2520" w:type="dxa"/>
          </w:tcPr>
          <w:p w14:paraId="6E39B936" w14:textId="77777777" w:rsidR="0015117F" w:rsidRDefault="0015117F" w:rsidP="0015117F">
            <w:pPr>
              <w:contextualSpacing/>
            </w:pPr>
          </w:p>
        </w:tc>
        <w:tc>
          <w:tcPr>
            <w:tcW w:w="3060" w:type="dxa"/>
          </w:tcPr>
          <w:p w14:paraId="37834A1F" w14:textId="77777777" w:rsidR="0015117F" w:rsidRDefault="0015117F" w:rsidP="0015117F">
            <w:pPr>
              <w:contextualSpacing/>
            </w:pPr>
          </w:p>
        </w:tc>
      </w:tr>
      <w:tr w:rsidR="003C0031" w14:paraId="644AB78E" w14:textId="77777777" w:rsidTr="00CD018F">
        <w:trPr>
          <w:trHeight w:val="90"/>
          <w:jc w:val="center"/>
        </w:trPr>
        <w:tc>
          <w:tcPr>
            <w:tcW w:w="2875" w:type="dxa"/>
            <w:vMerge/>
          </w:tcPr>
          <w:p w14:paraId="446CE390" w14:textId="77777777" w:rsidR="003C0031" w:rsidRDefault="003C0031" w:rsidP="009A059D">
            <w:pPr>
              <w:contextualSpacing/>
            </w:pPr>
          </w:p>
        </w:tc>
        <w:tc>
          <w:tcPr>
            <w:tcW w:w="3060" w:type="dxa"/>
          </w:tcPr>
          <w:p w14:paraId="2062EE4C" w14:textId="77777777" w:rsidR="003C0031" w:rsidRDefault="003C0031" w:rsidP="009A059D">
            <w:pPr>
              <w:contextualSpacing/>
            </w:pPr>
          </w:p>
        </w:tc>
        <w:tc>
          <w:tcPr>
            <w:tcW w:w="2340" w:type="dxa"/>
          </w:tcPr>
          <w:p w14:paraId="0E5C8B11" w14:textId="77777777" w:rsidR="003C0031" w:rsidRDefault="003C0031" w:rsidP="009A059D">
            <w:pPr>
              <w:contextualSpacing/>
            </w:pPr>
          </w:p>
        </w:tc>
        <w:tc>
          <w:tcPr>
            <w:tcW w:w="2520" w:type="dxa"/>
          </w:tcPr>
          <w:p w14:paraId="0F4FBA29" w14:textId="77777777" w:rsidR="003C0031" w:rsidRDefault="003C0031" w:rsidP="009A059D">
            <w:pPr>
              <w:contextualSpacing/>
            </w:pPr>
          </w:p>
        </w:tc>
        <w:tc>
          <w:tcPr>
            <w:tcW w:w="3060" w:type="dxa"/>
          </w:tcPr>
          <w:p w14:paraId="00A5661B" w14:textId="77777777" w:rsidR="003C0031" w:rsidRDefault="003C0031" w:rsidP="009A059D">
            <w:pPr>
              <w:contextualSpacing/>
            </w:pPr>
          </w:p>
        </w:tc>
      </w:tr>
      <w:tr w:rsidR="003C0031" w14:paraId="07BED8EF" w14:textId="77777777" w:rsidTr="00CD018F">
        <w:trPr>
          <w:trHeight w:val="90"/>
          <w:jc w:val="center"/>
        </w:trPr>
        <w:tc>
          <w:tcPr>
            <w:tcW w:w="2875" w:type="dxa"/>
            <w:vMerge/>
          </w:tcPr>
          <w:p w14:paraId="2170A0B3" w14:textId="77777777" w:rsidR="003C0031" w:rsidRDefault="003C0031" w:rsidP="009A059D">
            <w:pPr>
              <w:contextualSpacing/>
            </w:pPr>
          </w:p>
        </w:tc>
        <w:tc>
          <w:tcPr>
            <w:tcW w:w="3060" w:type="dxa"/>
          </w:tcPr>
          <w:p w14:paraId="78D1B75C" w14:textId="77777777" w:rsidR="003C0031" w:rsidRDefault="003C0031" w:rsidP="009A059D">
            <w:pPr>
              <w:contextualSpacing/>
            </w:pPr>
          </w:p>
        </w:tc>
        <w:tc>
          <w:tcPr>
            <w:tcW w:w="2340" w:type="dxa"/>
          </w:tcPr>
          <w:p w14:paraId="20743770" w14:textId="77777777" w:rsidR="003C0031" w:rsidRDefault="003C0031" w:rsidP="009A059D">
            <w:pPr>
              <w:contextualSpacing/>
            </w:pPr>
          </w:p>
        </w:tc>
        <w:tc>
          <w:tcPr>
            <w:tcW w:w="2520" w:type="dxa"/>
          </w:tcPr>
          <w:p w14:paraId="257F96A3" w14:textId="77777777" w:rsidR="003C0031" w:rsidRDefault="003C0031" w:rsidP="009A059D">
            <w:pPr>
              <w:contextualSpacing/>
            </w:pPr>
          </w:p>
        </w:tc>
        <w:tc>
          <w:tcPr>
            <w:tcW w:w="3060" w:type="dxa"/>
          </w:tcPr>
          <w:p w14:paraId="2AC2A19D" w14:textId="77777777" w:rsidR="003C0031" w:rsidRDefault="003C0031" w:rsidP="009A059D">
            <w:pPr>
              <w:contextualSpacing/>
            </w:pPr>
          </w:p>
        </w:tc>
      </w:tr>
      <w:tr w:rsidR="0015117F" w14:paraId="0BC328EE" w14:textId="77777777" w:rsidTr="00CD018F">
        <w:trPr>
          <w:trHeight w:val="90"/>
          <w:jc w:val="center"/>
        </w:trPr>
        <w:tc>
          <w:tcPr>
            <w:tcW w:w="2875" w:type="dxa"/>
            <w:vMerge w:val="restart"/>
          </w:tcPr>
          <w:p w14:paraId="3F94F495" w14:textId="640C2605" w:rsidR="0015117F" w:rsidRDefault="0015117F" w:rsidP="0015117F">
            <w:pPr>
              <w:contextualSpacing/>
            </w:pPr>
            <w:r>
              <w:t>Work in the police force/army/national service</w:t>
            </w:r>
          </w:p>
        </w:tc>
        <w:tc>
          <w:tcPr>
            <w:tcW w:w="3060" w:type="dxa"/>
          </w:tcPr>
          <w:p w14:paraId="5077D4F7" w14:textId="77777777" w:rsidR="0015117F" w:rsidRDefault="0015117F" w:rsidP="0015117F">
            <w:pPr>
              <w:contextualSpacing/>
            </w:pPr>
          </w:p>
        </w:tc>
        <w:tc>
          <w:tcPr>
            <w:tcW w:w="2340" w:type="dxa"/>
          </w:tcPr>
          <w:p w14:paraId="2031E398" w14:textId="77777777" w:rsidR="0015117F" w:rsidRDefault="0015117F" w:rsidP="0015117F">
            <w:pPr>
              <w:contextualSpacing/>
            </w:pPr>
          </w:p>
        </w:tc>
        <w:tc>
          <w:tcPr>
            <w:tcW w:w="2520" w:type="dxa"/>
          </w:tcPr>
          <w:p w14:paraId="34F50C38" w14:textId="77777777" w:rsidR="0015117F" w:rsidRDefault="0015117F" w:rsidP="0015117F">
            <w:pPr>
              <w:contextualSpacing/>
            </w:pPr>
          </w:p>
        </w:tc>
        <w:tc>
          <w:tcPr>
            <w:tcW w:w="3060" w:type="dxa"/>
          </w:tcPr>
          <w:p w14:paraId="37E29D8E" w14:textId="77777777" w:rsidR="0015117F" w:rsidRDefault="0015117F" w:rsidP="0015117F">
            <w:pPr>
              <w:contextualSpacing/>
            </w:pPr>
          </w:p>
        </w:tc>
      </w:tr>
      <w:tr w:rsidR="003C0031" w14:paraId="2D5CB9F4" w14:textId="77777777" w:rsidTr="00CD018F">
        <w:trPr>
          <w:trHeight w:val="90"/>
          <w:jc w:val="center"/>
        </w:trPr>
        <w:tc>
          <w:tcPr>
            <w:tcW w:w="2875" w:type="dxa"/>
            <w:vMerge/>
          </w:tcPr>
          <w:p w14:paraId="5905EBDB" w14:textId="77777777" w:rsidR="003C0031" w:rsidRDefault="003C0031" w:rsidP="009A059D">
            <w:pPr>
              <w:contextualSpacing/>
            </w:pPr>
          </w:p>
        </w:tc>
        <w:tc>
          <w:tcPr>
            <w:tcW w:w="3060" w:type="dxa"/>
          </w:tcPr>
          <w:p w14:paraId="53360FA4" w14:textId="77777777" w:rsidR="003C0031" w:rsidRDefault="003C0031" w:rsidP="009A059D">
            <w:pPr>
              <w:contextualSpacing/>
            </w:pPr>
          </w:p>
        </w:tc>
        <w:tc>
          <w:tcPr>
            <w:tcW w:w="2340" w:type="dxa"/>
          </w:tcPr>
          <w:p w14:paraId="5C02F3AC" w14:textId="77777777" w:rsidR="003C0031" w:rsidRDefault="003C0031" w:rsidP="009A059D">
            <w:pPr>
              <w:contextualSpacing/>
            </w:pPr>
          </w:p>
        </w:tc>
        <w:tc>
          <w:tcPr>
            <w:tcW w:w="2520" w:type="dxa"/>
          </w:tcPr>
          <w:p w14:paraId="784AF94E" w14:textId="77777777" w:rsidR="003C0031" w:rsidRDefault="003C0031" w:rsidP="009A059D">
            <w:pPr>
              <w:contextualSpacing/>
            </w:pPr>
          </w:p>
        </w:tc>
        <w:tc>
          <w:tcPr>
            <w:tcW w:w="3060" w:type="dxa"/>
          </w:tcPr>
          <w:p w14:paraId="6F4B0DC9" w14:textId="77777777" w:rsidR="003C0031" w:rsidRDefault="003C0031" w:rsidP="009A059D">
            <w:pPr>
              <w:contextualSpacing/>
            </w:pPr>
          </w:p>
        </w:tc>
      </w:tr>
      <w:tr w:rsidR="003C0031" w14:paraId="56D67A51" w14:textId="77777777" w:rsidTr="00CD018F">
        <w:trPr>
          <w:trHeight w:val="90"/>
          <w:jc w:val="center"/>
        </w:trPr>
        <w:tc>
          <w:tcPr>
            <w:tcW w:w="2875" w:type="dxa"/>
            <w:vMerge/>
          </w:tcPr>
          <w:p w14:paraId="595688B3" w14:textId="77777777" w:rsidR="003C0031" w:rsidRDefault="003C0031" w:rsidP="009A059D">
            <w:pPr>
              <w:contextualSpacing/>
            </w:pPr>
          </w:p>
        </w:tc>
        <w:tc>
          <w:tcPr>
            <w:tcW w:w="3060" w:type="dxa"/>
          </w:tcPr>
          <w:p w14:paraId="67C72AAB" w14:textId="77777777" w:rsidR="003C0031" w:rsidRDefault="003C0031" w:rsidP="009A059D">
            <w:pPr>
              <w:contextualSpacing/>
            </w:pPr>
          </w:p>
        </w:tc>
        <w:tc>
          <w:tcPr>
            <w:tcW w:w="2340" w:type="dxa"/>
          </w:tcPr>
          <w:p w14:paraId="5EBCD4AF" w14:textId="77777777" w:rsidR="003C0031" w:rsidRDefault="003C0031" w:rsidP="009A059D">
            <w:pPr>
              <w:contextualSpacing/>
            </w:pPr>
          </w:p>
        </w:tc>
        <w:tc>
          <w:tcPr>
            <w:tcW w:w="2520" w:type="dxa"/>
          </w:tcPr>
          <w:p w14:paraId="0D38335D" w14:textId="77777777" w:rsidR="003C0031" w:rsidRDefault="003C0031" w:rsidP="009A059D">
            <w:pPr>
              <w:contextualSpacing/>
            </w:pPr>
          </w:p>
        </w:tc>
        <w:tc>
          <w:tcPr>
            <w:tcW w:w="3060" w:type="dxa"/>
          </w:tcPr>
          <w:p w14:paraId="40173EF1" w14:textId="77777777" w:rsidR="003C0031" w:rsidRDefault="003C0031" w:rsidP="009A059D">
            <w:pPr>
              <w:contextualSpacing/>
            </w:pPr>
          </w:p>
        </w:tc>
      </w:tr>
      <w:tr w:rsidR="0015117F" w14:paraId="0B47C0AF" w14:textId="77777777" w:rsidTr="00CD018F">
        <w:trPr>
          <w:trHeight w:val="90"/>
          <w:jc w:val="center"/>
        </w:trPr>
        <w:tc>
          <w:tcPr>
            <w:tcW w:w="2875" w:type="dxa"/>
            <w:vMerge w:val="restart"/>
          </w:tcPr>
          <w:p w14:paraId="7D1F5C4D" w14:textId="554166A4" w:rsidR="0015117F" w:rsidRDefault="0015117F" w:rsidP="0015117F">
            <w:pPr>
              <w:contextualSpacing/>
            </w:pPr>
            <w:r>
              <w:t>Work for a privately or government-owned corporation (ZESCO, FRA)</w:t>
            </w:r>
          </w:p>
        </w:tc>
        <w:tc>
          <w:tcPr>
            <w:tcW w:w="3060" w:type="dxa"/>
          </w:tcPr>
          <w:p w14:paraId="3724DEE0" w14:textId="77777777" w:rsidR="0015117F" w:rsidRDefault="0015117F" w:rsidP="0015117F">
            <w:pPr>
              <w:contextualSpacing/>
            </w:pPr>
          </w:p>
        </w:tc>
        <w:tc>
          <w:tcPr>
            <w:tcW w:w="2340" w:type="dxa"/>
          </w:tcPr>
          <w:p w14:paraId="1C86F63E" w14:textId="77777777" w:rsidR="0015117F" w:rsidRDefault="0015117F" w:rsidP="0015117F">
            <w:pPr>
              <w:contextualSpacing/>
            </w:pPr>
          </w:p>
        </w:tc>
        <w:tc>
          <w:tcPr>
            <w:tcW w:w="2520" w:type="dxa"/>
          </w:tcPr>
          <w:p w14:paraId="00A16B37" w14:textId="77777777" w:rsidR="0015117F" w:rsidRDefault="0015117F" w:rsidP="0015117F">
            <w:pPr>
              <w:contextualSpacing/>
            </w:pPr>
          </w:p>
        </w:tc>
        <w:tc>
          <w:tcPr>
            <w:tcW w:w="3060" w:type="dxa"/>
          </w:tcPr>
          <w:p w14:paraId="4B9AC36B" w14:textId="77777777" w:rsidR="0015117F" w:rsidRDefault="0015117F" w:rsidP="0015117F">
            <w:pPr>
              <w:contextualSpacing/>
            </w:pPr>
          </w:p>
        </w:tc>
      </w:tr>
      <w:tr w:rsidR="003C0031" w14:paraId="0BEDD613" w14:textId="77777777" w:rsidTr="00CD018F">
        <w:trPr>
          <w:trHeight w:val="90"/>
          <w:jc w:val="center"/>
        </w:trPr>
        <w:tc>
          <w:tcPr>
            <w:tcW w:w="2875" w:type="dxa"/>
            <w:vMerge/>
          </w:tcPr>
          <w:p w14:paraId="5AB7AC39" w14:textId="77777777" w:rsidR="003C0031" w:rsidRDefault="003C0031" w:rsidP="009A059D">
            <w:pPr>
              <w:contextualSpacing/>
            </w:pPr>
          </w:p>
        </w:tc>
        <w:tc>
          <w:tcPr>
            <w:tcW w:w="3060" w:type="dxa"/>
          </w:tcPr>
          <w:p w14:paraId="5356FED1" w14:textId="77777777" w:rsidR="003C0031" w:rsidRDefault="003C0031" w:rsidP="009A059D">
            <w:pPr>
              <w:contextualSpacing/>
            </w:pPr>
          </w:p>
        </w:tc>
        <w:tc>
          <w:tcPr>
            <w:tcW w:w="2340" w:type="dxa"/>
          </w:tcPr>
          <w:p w14:paraId="4B7A7848" w14:textId="77777777" w:rsidR="003C0031" w:rsidRDefault="003C0031" w:rsidP="009A059D">
            <w:pPr>
              <w:contextualSpacing/>
            </w:pPr>
          </w:p>
        </w:tc>
        <w:tc>
          <w:tcPr>
            <w:tcW w:w="2520" w:type="dxa"/>
          </w:tcPr>
          <w:p w14:paraId="346552A0" w14:textId="77777777" w:rsidR="003C0031" w:rsidRDefault="003C0031" w:rsidP="009A059D">
            <w:pPr>
              <w:contextualSpacing/>
            </w:pPr>
          </w:p>
        </w:tc>
        <w:tc>
          <w:tcPr>
            <w:tcW w:w="3060" w:type="dxa"/>
          </w:tcPr>
          <w:p w14:paraId="2E1F9041" w14:textId="77777777" w:rsidR="003C0031" w:rsidRDefault="003C0031" w:rsidP="009A059D">
            <w:pPr>
              <w:contextualSpacing/>
            </w:pPr>
          </w:p>
        </w:tc>
      </w:tr>
      <w:tr w:rsidR="003C0031" w14:paraId="4692BEBD" w14:textId="77777777" w:rsidTr="00CD018F">
        <w:trPr>
          <w:trHeight w:val="90"/>
          <w:jc w:val="center"/>
        </w:trPr>
        <w:tc>
          <w:tcPr>
            <w:tcW w:w="2875" w:type="dxa"/>
            <w:vMerge/>
          </w:tcPr>
          <w:p w14:paraId="3E3A3CD1" w14:textId="77777777" w:rsidR="003C0031" w:rsidRDefault="003C0031" w:rsidP="009A059D">
            <w:pPr>
              <w:contextualSpacing/>
            </w:pPr>
          </w:p>
        </w:tc>
        <w:tc>
          <w:tcPr>
            <w:tcW w:w="3060" w:type="dxa"/>
          </w:tcPr>
          <w:p w14:paraId="5B3BF451" w14:textId="77777777" w:rsidR="003C0031" w:rsidRDefault="003C0031" w:rsidP="009A059D">
            <w:pPr>
              <w:contextualSpacing/>
            </w:pPr>
          </w:p>
        </w:tc>
        <w:tc>
          <w:tcPr>
            <w:tcW w:w="2340" w:type="dxa"/>
          </w:tcPr>
          <w:p w14:paraId="2618B1D3" w14:textId="77777777" w:rsidR="003C0031" w:rsidRDefault="003C0031" w:rsidP="009A059D">
            <w:pPr>
              <w:contextualSpacing/>
            </w:pPr>
          </w:p>
        </w:tc>
        <w:tc>
          <w:tcPr>
            <w:tcW w:w="2520" w:type="dxa"/>
          </w:tcPr>
          <w:p w14:paraId="1C6AC2CC" w14:textId="77777777" w:rsidR="003C0031" w:rsidRDefault="003C0031" w:rsidP="009A059D">
            <w:pPr>
              <w:contextualSpacing/>
            </w:pPr>
          </w:p>
        </w:tc>
        <w:tc>
          <w:tcPr>
            <w:tcW w:w="3060" w:type="dxa"/>
          </w:tcPr>
          <w:p w14:paraId="46BFC91A" w14:textId="77777777" w:rsidR="003C0031" w:rsidRDefault="003C0031" w:rsidP="009A059D">
            <w:pPr>
              <w:contextualSpacing/>
            </w:pPr>
          </w:p>
        </w:tc>
      </w:tr>
      <w:tr w:rsidR="0015117F" w14:paraId="34ED9F4E" w14:textId="77777777" w:rsidTr="00CD018F">
        <w:trPr>
          <w:trHeight w:val="90"/>
          <w:jc w:val="center"/>
        </w:trPr>
        <w:tc>
          <w:tcPr>
            <w:tcW w:w="2875" w:type="dxa"/>
            <w:vMerge w:val="restart"/>
          </w:tcPr>
          <w:p w14:paraId="5B4DB7CD" w14:textId="1B5C15F5" w:rsidR="0015117F" w:rsidRDefault="0015117F" w:rsidP="0015117F">
            <w:pPr>
              <w:contextualSpacing/>
            </w:pPr>
            <w:r>
              <w:t>Work as a shop attendant/in a house</w:t>
            </w:r>
          </w:p>
        </w:tc>
        <w:tc>
          <w:tcPr>
            <w:tcW w:w="3060" w:type="dxa"/>
          </w:tcPr>
          <w:p w14:paraId="4F9125BD" w14:textId="77777777" w:rsidR="0015117F" w:rsidRDefault="0015117F" w:rsidP="0015117F">
            <w:pPr>
              <w:contextualSpacing/>
            </w:pPr>
          </w:p>
        </w:tc>
        <w:tc>
          <w:tcPr>
            <w:tcW w:w="2340" w:type="dxa"/>
          </w:tcPr>
          <w:p w14:paraId="0E619D94" w14:textId="77777777" w:rsidR="0015117F" w:rsidRDefault="0015117F" w:rsidP="0015117F">
            <w:pPr>
              <w:contextualSpacing/>
            </w:pPr>
          </w:p>
        </w:tc>
        <w:tc>
          <w:tcPr>
            <w:tcW w:w="2520" w:type="dxa"/>
          </w:tcPr>
          <w:p w14:paraId="51E6E90B" w14:textId="77777777" w:rsidR="0015117F" w:rsidRDefault="0015117F" w:rsidP="0015117F">
            <w:pPr>
              <w:contextualSpacing/>
            </w:pPr>
          </w:p>
        </w:tc>
        <w:tc>
          <w:tcPr>
            <w:tcW w:w="3060" w:type="dxa"/>
          </w:tcPr>
          <w:p w14:paraId="22872044" w14:textId="77777777" w:rsidR="0015117F" w:rsidRDefault="0015117F" w:rsidP="0015117F">
            <w:pPr>
              <w:contextualSpacing/>
            </w:pPr>
          </w:p>
        </w:tc>
      </w:tr>
      <w:tr w:rsidR="0015117F" w14:paraId="31A808A7" w14:textId="77777777" w:rsidTr="00CD018F">
        <w:trPr>
          <w:trHeight w:val="90"/>
          <w:jc w:val="center"/>
        </w:trPr>
        <w:tc>
          <w:tcPr>
            <w:tcW w:w="2875" w:type="dxa"/>
            <w:vMerge/>
          </w:tcPr>
          <w:p w14:paraId="1B053B92" w14:textId="77777777" w:rsidR="0015117F" w:rsidRDefault="0015117F" w:rsidP="009A059D">
            <w:pPr>
              <w:contextualSpacing/>
            </w:pPr>
          </w:p>
        </w:tc>
        <w:tc>
          <w:tcPr>
            <w:tcW w:w="3060" w:type="dxa"/>
          </w:tcPr>
          <w:p w14:paraId="32CB076A" w14:textId="77777777" w:rsidR="0015117F" w:rsidRDefault="0015117F" w:rsidP="009A059D">
            <w:pPr>
              <w:contextualSpacing/>
            </w:pPr>
          </w:p>
        </w:tc>
        <w:tc>
          <w:tcPr>
            <w:tcW w:w="2340" w:type="dxa"/>
          </w:tcPr>
          <w:p w14:paraId="31E829E7" w14:textId="77777777" w:rsidR="0015117F" w:rsidRDefault="0015117F" w:rsidP="009A059D">
            <w:pPr>
              <w:contextualSpacing/>
            </w:pPr>
          </w:p>
        </w:tc>
        <w:tc>
          <w:tcPr>
            <w:tcW w:w="2520" w:type="dxa"/>
          </w:tcPr>
          <w:p w14:paraId="329C45D5" w14:textId="77777777" w:rsidR="0015117F" w:rsidRDefault="0015117F" w:rsidP="009A059D">
            <w:pPr>
              <w:contextualSpacing/>
            </w:pPr>
          </w:p>
        </w:tc>
        <w:tc>
          <w:tcPr>
            <w:tcW w:w="3060" w:type="dxa"/>
          </w:tcPr>
          <w:p w14:paraId="302FB7B9" w14:textId="77777777" w:rsidR="0015117F" w:rsidRDefault="0015117F" w:rsidP="009A059D">
            <w:pPr>
              <w:contextualSpacing/>
            </w:pPr>
          </w:p>
        </w:tc>
      </w:tr>
      <w:tr w:rsidR="0015117F" w14:paraId="4F0C1C4C" w14:textId="77777777" w:rsidTr="00CD018F">
        <w:trPr>
          <w:trHeight w:val="90"/>
          <w:jc w:val="center"/>
        </w:trPr>
        <w:tc>
          <w:tcPr>
            <w:tcW w:w="2875" w:type="dxa"/>
            <w:vMerge/>
          </w:tcPr>
          <w:p w14:paraId="1660BD58" w14:textId="77777777" w:rsidR="0015117F" w:rsidRDefault="0015117F" w:rsidP="009A059D">
            <w:pPr>
              <w:contextualSpacing/>
            </w:pPr>
          </w:p>
        </w:tc>
        <w:tc>
          <w:tcPr>
            <w:tcW w:w="3060" w:type="dxa"/>
          </w:tcPr>
          <w:p w14:paraId="184CA82C" w14:textId="77777777" w:rsidR="0015117F" w:rsidRDefault="0015117F" w:rsidP="009A059D">
            <w:pPr>
              <w:contextualSpacing/>
            </w:pPr>
          </w:p>
        </w:tc>
        <w:tc>
          <w:tcPr>
            <w:tcW w:w="2340" w:type="dxa"/>
          </w:tcPr>
          <w:p w14:paraId="4FDC533C" w14:textId="77777777" w:rsidR="0015117F" w:rsidRDefault="0015117F" w:rsidP="009A059D">
            <w:pPr>
              <w:contextualSpacing/>
            </w:pPr>
          </w:p>
        </w:tc>
        <w:tc>
          <w:tcPr>
            <w:tcW w:w="2520" w:type="dxa"/>
          </w:tcPr>
          <w:p w14:paraId="527207ED" w14:textId="77777777" w:rsidR="0015117F" w:rsidRDefault="0015117F" w:rsidP="009A059D">
            <w:pPr>
              <w:contextualSpacing/>
            </w:pPr>
          </w:p>
        </w:tc>
        <w:tc>
          <w:tcPr>
            <w:tcW w:w="3060" w:type="dxa"/>
          </w:tcPr>
          <w:p w14:paraId="7BA6F4D9" w14:textId="77777777" w:rsidR="0015117F" w:rsidRDefault="0015117F" w:rsidP="009A059D">
            <w:pPr>
              <w:contextualSpacing/>
            </w:pPr>
          </w:p>
        </w:tc>
      </w:tr>
      <w:tr w:rsidR="0015117F" w14:paraId="37E39170" w14:textId="77777777" w:rsidTr="00CD018F">
        <w:trPr>
          <w:trHeight w:val="90"/>
          <w:jc w:val="center"/>
        </w:trPr>
        <w:tc>
          <w:tcPr>
            <w:tcW w:w="2875" w:type="dxa"/>
            <w:vMerge w:val="restart"/>
          </w:tcPr>
          <w:p w14:paraId="6DB7263A" w14:textId="42BE262C" w:rsidR="0015117F" w:rsidRDefault="0015117F" w:rsidP="0015117F">
            <w:pPr>
              <w:contextualSpacing/>
            </w:pPr>
            <w:r>
              <w:t xml:space="preserve">Work in the </w:t>
            </w:r>
            <w:commentRangeStart w:id="645"/>
            <w:r>
              <w:t xml:space="preserve">tourism </w:t>
            </w:r>
            <w:commentRangeEnd w:id="645"/>
            <w:r w:rsidR="006B1783">
              <w:rPr>
                <w:rStyle w:val="CommentReference"/>
              </w:rPr>
              <w:commentReference w:id="645"/>
            </w:r>
            <w:r>
              <w:t>industry (lodges, safari, curio, etc.)</w:t>
            </w:r>
          </w:p>
        </w:tc>
        <w:tc>
          <w:tcPr>
            <w:tcW w:w="3060" w:type="dxa"/>
          </w:tcPr>
          <w:p w14:paraId="16FF3641" w14:textId="77777777" w:rsidR="0015117F" w:rsidRDefault="0015117F" w:rsidP="0015117F">
            <w:pPr>
              <w:contextualSpacing/>
            </w:pPr>
          </w:p>
        </w:tc>
        <w:tc>
          <w:tcPr>
            <w:tcW w:w="2340" w:type="dxa"/>
          </w:tcPr>
          <w:p w14:paraId="57D120D9" w14:textId="77777777" w:rsidR="0015117F" w:rsidRDefault="0015117F" w:rsidP="0015117F">
            <w:pPr>
              <w:contextualSpacing/>
            </w:pPr>
          </w:p>
        </w:tc>
        <w:tc>
          <w:tcPr>
            <w:tcW w:w="2520" w:type="dxa"/>
          </w:tcPr>
          <w:p w14:paraId="0CE5F861" w14:textId="77777777" w:rsidR="0015117F" w:rsidRDefault="0015117F" w:rsidP="0015117F">
            <w:pPr>
              <w:contextualSpacing/>
            </w:pPr>
          </w:p>
        </w:tc>
        <w:tc>
          <w:tcPr>
            <w:tcW w:w="3060" w:type="dxa"/>
          </w:tcPr>
          <w:p w14:paraId="40EA5885" w14:textId="22B1B87C" w:rsidR="0015117F" w:rsidRDefault="0015117F" w:rsidP="0015117F">
            <w:pPr>
              <w:contextualSpacing/>
            </w:pPr>
          </w:p>
        </w:tc>
      </w:tr>
      <w:tr w:rsidR="003C0031" w14:paraId="609A5E66" w14:textId="77777777" w:rsidTr="00CD018F">
        <w:trPr>
          <w:trHeight w:val="90"/>
          <w:jc w:val="center"/>
        </w:trPr>
        <w:tc>
          <w:tcPr>
            <w:tcW w:w="2875" w:type="dxa"/>
            <w:vMerge/>
          </w:tcPr>
          <w:p w14:paraId="3D89F27E" w14:textId="77777777" w:rsidR="003C0031" w:rsidRDefault="003C0031" w:rsidP="003C0031">
            <w:pPr>
              <w:contextualSpacing/>
            </w:pPr>
          </w:p>
        </w:tc>
        <w:tc>
          <w:tcPr>
            <w:tcW w:w="3060" w:type="dxa"/>
          </w:tcPr>
          <w:p w14:paraId="6976AAE8" w14:textId="77777777" w:rsidR="003C0031" w:rsidRDefault="003C0031" w:rsidP="003C0031">
            <w:pPr>
              <w:contextualSpacing/>
            </w:pPr>
          </w:p>
        </w:tc>
        <w:tc>
          <w:tcPr>
            <w:tcW w:w="2340" w:type="dxa"/>
          </w:tcPr>
          <w:p w14:paraId="088766CB" w14:textId="77777777" w:rsidR="003C0031" w:rsidRDefault="003C0031" w:rsidP="003C0031">
            <w:pPr>
              <w:contextualSpacing/>
            </w:pPr>
          </w:p>
        </w:tc>
        <w:tc>
          <w:tcPr>
            <w:tcW w:w="2520" w:type="dxa"/>
          </w:tcPr>
          <w:p w14:paraId="4D7F2B6C" w14:textId="77777777" w:rsidR="003C0031" w:rsidRDefault="003C0031" w:rsidP="003C0031">
            <w:pPr>
              <w:contextualSpacing/>
            </w:pPr>
          </w:p>
        </w:tc>
        <w:tc>
          <w:tcPr>
            <w:tcW w:w="3060" w:type="dxa"/>
          </w:tcPr>
          <w:p w14:paraId="7028999F" w14:textId="5A221B1A" w:rsidR="003C0031" w:rsidRDefault="003C0031" w:rsidP="003C0031">
            <w:pPr>
              <w:contextualSpacing/>
            </w:pPr>
          </w:p>
        </w:tc>
      </w:tr>
      <w:tr w:rsidR="003C0031" w14:paraId="7E4BE79D" w14:textId="77777777" w:rsidTr="00CD018F">
        <w:trPr>
          <w:trHeight w:val="90"/>
          <w:jc w:val="center"/>
        </w:trPr>
        <w:tc>
          <w:tcPr>
            <w:tcW w:w="2875" w:type="dxa"/>
            <w:vMerge/>
          </w:tcPr>
          <w:p w14:paraId="1D244FCA" w14:textId="77777777" w:rsidR="003C0031" w:rsidRDefault="003C0031" w:rsidP="003C0031">
            <w:pPr>
              <w:contextualSpacing/>
            </w:pPr>
          </w:p>
        </w:tc>
        <w:tc>
          <w:tcPr>
            <w:tcW w:w="3060" w:type="dxa"/>
          </w:tcPr>
          <w:p w14:paraId="6A757E5C" w14:textId="77777777" w:rsidR="003C0031" w:rsidRDefault="003C0031" w:rsidP="003C0031">
            <w:pPr>
              <w:contextualSpacing/>
            </w:pPr>
          </w:p>
        </w:tc>
        <w:tc>
          <w:tcPr>
            <w:tcW w:w="2340" w:type="dxa"/>
          </w:tcPr>
          <w:p w14:paraId="387D6E6F" w14:textId="77777777" w:rsidR="003C0031" w:rsidRDefault="003C0031" w:rsidP="003C0031">
            <w:pPr>
              <w:contextualSpacing/>
            </w:pPr>
          </w:p>
        </w:tc>
        <w:tc>
          <w:tcPr>
            <w:tcW w:w="2520" w:type="dxa"/>
          </w:tcPr>
          <w:p w14:paraId="3F02667A" w14:textId="77777777" w:rsidR="003C0031" w:rsidRDefault="003C0031" w:rsidP="003C0031">
            <w:pPr>
              <w:contextualSpacing/>
            </w:pPr>
          </w:p>
        </w:tc>
        <w:tc>
          <w:tcPr>
            <w:tcW w:w="3060" w:type="dxa"/>
          </w:tcPr>
          <w:p w14:paraId="1515BEF8" w14:textId="003ACA74" w:rsidR="003C0031" w:rsidRDefault="003C0031" w:rsidP="003C0031">
            <w:pPr>
              <w:contextualSpacing/>
            </w:pPr>
          </w:p>
        </w:tc>
      </w:tr>
    </w:tbl>
    <w:p w14:paraId="13CB4C57" w14:textId="77777777" w:rsidR="0015117F" w:rsidRDefault="0015117F" w:rsidP="0015117F">
      <w:pPr>
        <w:spacing w:after="0" w:line="240" w:lineRule="auto"/>
        <w:contextualSpacing/>
      </w:pPr>
    </w:p>
    <w:p w14:paraId="420C0249" w14:textId="77777777" w:rsidR="00AD1518" w:rsidRPr="009559BE" w:rsidRDefault="00AD1518" w:rsidP="001512DD">
      <w:pPr>
        <w:spacing w:afterLines="20" w:after="48" w:line="240" w:lineRule="auto"/>
        <w:contextualSpacing/>
        <w:rPr>
          <w:rFonts w:eastAsia="Times New Roman" w:cs="Times New Roman"/>
          <w:lang w:eastAsia="zh-CN"/>
        </w:rPr>
      </w:pPr>
    </w:p>
    <w:p w14:paraId="159E6AB0" w14:textId="77777777" w:rsidR="00726F64" w:rsidRDefault="00726F64" w:rsidP="001512DD">
      <w:pPr>
        <w:spacing w:afterLines="20" w:after="48" w:line="240" w:lineRule="auto"/>
        <w:contextualSpacing/>
        <w:rPr>
          <w:rFonts w:eastAsia="Times New Roman" w:cs="Times New Roman"/>
          <w:lang w:eastAsia="zh-CN"/>
        </w:rPr>
        <w:sectPr w:rsidR="00726F64" w:rsidSect="00726F64">
          <w:pgSz w:w="15840" w:h="12240" w:orient="landscape"/>
          <w:pgMar w:top="1080" w:right="1440" w:bottom="1080" w:left="1440" w:header="720" w:footer="720" w:gutter="0"/>
          <w:cols w:space="720"/>
          <w:docGrid w:linePitch="360"/>
        </w:sectPr>
      </w:pPr>
    </w:p>
    <w:tbl>
      <w:tblPr>
        <w:tblW w:w="10080" w:type="dxa"/>
        <w:tblInd w:w="-5" w:type="dxa"/>
        <w:tblLayout w:type="fixed"/>
        <w:tblCellMar>
          <w:left w:w="29" w:type="dxa"/>
          <w:right w:w="29" w:type="dxa"/>
        </w:tblCellMar>
        <w:tblLook w:val="0000" w:firstRow="0" w:lastRow="0" w:firstColumn="0" w:lastColumn="0" w:noHBand="0" w:noVBand="0"/>
      </w:tblPr>
      <w:tblGrid>
        <w:gridCol w:w="9"/>
        <w:gridCol w:w="350"/>
        <w:gridCol w:w="8"/>
        <w:gridCol w:w="4671"/>
        <w:gridCol w:w="14"/>
        <w:gridCol w:w="2146"/>
        <w:gridCol w:w="357"/>
        <w:gridCol w:w="10"/>
        <w:gridCol w:w="1793"/>
        <w:gridCol w:w="12"/>
        <w:gridCol w:w="710"/>
      </w:tblGrid>
      <w:tr w:rsidR="002D2A10" w:rsidRPr="009559BE" w14:paraId="647B3C8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3E49DDF8"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32D53A6D" w14:textId="31369632" w:rsidR="002D2A10" w:rsidRPr="009559BE" w:rsidRDefault="00E4165E" w:rsidP="002D2A10">
            <w:pPr>
              <w:spacing w:after="0"/>
              <w:rPr>
                <w:w w:val="105"/>
              </w:rPr>
            </w:pPr>
            <w:r>
              <w:t>L</w:t>
            </w:r>
            <w:r w:rsidR="002D2A10" w:rsidRPr="009559BE">
              <w:t>1. Thinking over the past year, how much income did your household receive from petty trade?</w:t>
            </w:r>
          </w:p>
        </w:tc>
        <w:tc>
          <w:tcPr>
            <w:tcW w:w="2515" w:type="dxa"/>
            <w:gridSpan w:val="3"/>
            <w:tcBorders>
              <w:top w:val="single" w:sz="18" w:space="0" w:color="000000"/>
              <w:left w:val="single" w:sz="18" w:space="0" w:color="000000"/>
              <w:bottom w:val="single" w:sz="18" w:space="0" w:color="000000"/>
              <w:right w:val="single" w:sz="18" w:space="0" w:color="000000"/>
            </w:tcBorders>
          </w:tcPr>
          <w:p w14:paraId="392F3E71"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1C4F5570"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66CE122F"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A9C7AAE" w14:textId="4DA27DFF" w:rsidR="002D2A10" w:rsidRPr="009559BE" w:rsidRDefault="00E4165E" w:rsidP="002D2A10">
            <w:pPr>
              <w:spacing w:after="0"/>
              <w:rPr>
                <w:w w:val="105"/>
              </w:rPr>
            </w:pPr>
            <w:r>
              <w:rPr>
                <w:w w:val="105"/>
              </w:rPr>
              <w:t>L</w:t>
            </w:r>
            <w:r w:rsidR="002D2A10" w:rsidRPr="009559BE">
              <w:rPr>
                <w:w w:val="105"/>
              </w:rPr>
              <w:t>2. Thinking over the past year, how much income did your household receive from selling livestock or livestock products? (sale of skins/hides/milk/eggs) (</w:t>
            </w:r>
            <w:proofErr w:type="spellStart"/>
            <w:r w:rsidR="002D2A10" w:rsidRPr="009559BE">
              <w:rPr>
                <w:b/>
                <w:w w:val="105"/>
              </w:rPr>
              <w:t>income_livestock</w:t>
            </w:r>
            <w:proofErr w:type="spellEnd"/>
            <w:r w:rsidR="002D2A10" w:rsidRPr="009559BE">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301B2460"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283D55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8D6602"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D8F16AC" w14:textId="3FF462F7" w:rsidR="002D2A10" w:rsidRPr="009559BE" w:rsidRDefault="00E4165E" w:rsidP="002D2A10">
            <w:pPr>
              <w:spacing w:after="0"/>
              <w:rPr>
                <w:w w:val="105"/>
              </w:rPr>
            </w:pPr>
            <w:r>
              <w:rPr>
                <w:w w:val="105"/>
              </w:rPr>
              <w:t>L</w:t>
            </w:r>
            <w:r w:rsidR="002D2A10" w:rsidRPr="009559BE">
              <w:rPr>
                <w:w w:val="105"/>
              </w:rPr>
              <w:t>3. Thinking over the past year, how much income did your household receive from remittances, rents (non-field) or pensions? (</w:t>
            </w:r>
            <w:proofErr w:type="spellStart"/>
            <w:r w:rsidR="002D2A10" w:rsidRPr="009559BE">
              <w:rPr>
                <w:b/>
                <w:w w:val="105"/>
              </w:rPr>
              <w:t>income_other</w:t>
            </w:r>
            <w:proofErr w:type="spellEnd"/>
            <w:r w:rsidR="002D2A10" w:rsidRPr="009559BE">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456583F3"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48707E8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2A2B7EB2" w14:textId="77777777" w:rsidR="002D2A10" w:rsidRPr="009559BE" w:rsidRDefault="002D2A10" w:rsidP="002D2A10">
            <w:pPr>
              <w:spacing w:after="0"/>
              <w:rPr>
                <w:w w:val="105"/>
              </w:rPr>
            </w:pPr>
          </w:p>
        </w:tc>
        <w:tc>
          <w:tcPr>
            <w:tcW w:w="4679" w:type="dxa"/>
            <w:gridSpan w:val="2"/>
            <w:tcBorders>
              <w:left w:val="single" w:sz="4" w:space="0" w:color="auto"/>
              <w:right w:val="nil"/>
            </w:tcBorders>
          </w:tcPr>
          <w:p w14:paraId="733E5F2D" w14:textId="2448EDB7"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w:t>
            </w:r>
            <w:r w:rsidR="002D2A10" w:rsidRPr="009559BE">
              <w:t xml:space="preserve"> </w:t>
            </w:r>
            <w:r w:rsidR="002D2A10" w:rsidRPr="009559BE">
              <w:rPr>
                <w:w w:val="105"/>
              </w:rPr>
              <w:t xml:space="preserve">Thinking over the past year, what type of payment did your household receive for renting one or more of your </w:t>
            </w:r>
            <w:commentRangeStart w:id="646"/>
            <w:r w:rsidR="002D2A10" w:rsidRPr="009559BE">
              <w:rPr>
                <w:w w:val="105"/>
              </w:rPr>
              <w:t xml:space="preserve">fields </w:t>
            </w:r>
            <w:commentRangeEnd w:id="646"/>
            <w:r w:rsidR="00D25C07">
              <w:rPr>
                <w:rStyle w:val="CommentReference"/>
              </w:rPr>
              <w:commentReference w:id="646"/>
            </w:r>
            <w:r w:rsidR="002D2A10" w:rsidRPr="009559BE">
              <w:rPr>
                <w:w w:val="105"/>
              </w:rPr>
              <w:t>to another household? (</w:t>
            </w:r>
            <w:proofErr w:type="spellStart"/>
            <w:r w:rsidR="002D2A10" w:rsidRPr="009559BE">
              <w:rPr>
                <w:b/>
                <w:w w:val="105"/>
              </w:rPr>
              <w:t>income_rent</w:t>
            </w:r>
            <w:proofErr w:type="spellEnd"/>
            <w:r w:rsidR="002D2A10" w:rsidRPr="009559BE">
              <w:rPr>
                <w:w w:val="105"/>
              </w:rPr>
              <w:t>)</w:t>
            </w:r>
          </w:p>
          <w:p w14:paraId="61A83A12" w14:textId="3AD63A82" w:rsidR="002D2A10" w:rsidRPr="009559BE" w:rsidRDefault="002D2A10" w:rsidP="002D2A10">
            <w:pPr>
              <w:spacing w:after="0"/>
              <w:rPr>
                <w:w w:val="105"/>
              </w:rPr>
            </w:pPr>
            <w:r w:rsidRPr="009559BE">
              <w:rPr>
                <w:i/>
                <w:w w:val="105"/>
              </w:rPr>
              <w:t>Probe and code</w:t>
            </w:r>
          </w:p>
        </w:tc>
        <w:tc>
          <w:tcPr>
            <w:tcW w:w="4332" w:type="dxa"/>
            <w:gridSpan w:val="6"/>
            <w:tcBorders>
              <w:left w:val="nil"/>
              <w:right w:val="single" w:sz="18" w:space="0" w:color="000000"/>
            </w:tcBorders>
          </w:tcPr>
          <w:p w14:paraId="61CE1BBA" w14:textId="77777777" w:rsidR="002D2A10" w:rsidRPr="009559BE" w:rsidRDefault="002D2A10" w:rsidP="002D2A10">
            <w:pPr>
              <w:spacing w:after="0"/>
              <w:rPr>
                <w:w w:val="105"/>
              </w:rPr>
            </w:pPr>
            <w:r w:rsidRPr="009559BE">
              <w:rPr>
                <w:w w:val="105"/>
              </w:rPr>
              <w:t>1=Cash</w:t>
            </w:r>
          </w:p>
          <w:p w14:paraId="21FCC955" w14:textId="77777777" w:rsidR="002D2A10" w:rsidRPr="009559BE" w:rsidRDefault="002D2A10" w:rsidP="002D2A10">
            <w:pPr>
              <w:spacing w:after="0"/>
              <w:rPr>
                <w:w w:val="105"/>
              </w:rPr>
            </w:pPr>
            <w:r w:rsidRPr="009559BE">
              <w:rPr>
                <w:w w:val="105"/>
              </w:rPr>
              <w:t>2=Labor</w:t>
            </w:r>
          </w:p>
          <w:p w14:paraId="010AB368" w14:textId="77777777" w:rsidR="002D2A10" w:rsidRPr="009559BE" w:rsidRDefault="002D2A10" w:rsidP="002D2A10">
            <w:pPr>
              <w:spacing w:after="0"/>
              <w:rPr>
                <w:w w:val="105"/>
              </w:rPr>
            </w:pPr>
            <w:r w:rsidRPr="009559BE">
              <w:rPr>
                <w:w w:val="105"/>
              </w:rPr>
              <w:t>3=Crop</w:t>
            </w:r>
          </w:p>
          <w:p w14:paraId="0DC8ADDB" w14:textId="6C114207" w:rsidR="002D2A10" w:rsidRPr="009559BE" w:rsidRDefault="002D2A10" w:rsidP="002D2A10">
            <w:pPr>
              <w:spacing w:after="0"/>
              <w:rPr>
                <w:w w:val="105"/>
              </w:rPr>
            </w:pPr>
            <w:r w:rsidRPr="009559BE">
              <w:rPr>
                <w:w w:val="105"/>
              </w:rPr>
              <w:t>97=Other, please specify</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9559BE" w:rsidRDefault="002D2A10" w:rsidP="002D2A10">
            <w:pPr>
              <w:spacing w:after="0"/>
              <w:rPr>
                <w:w w:val="105"/>
              </w:rPr>
            </w:pPr>
            <w:r w:rsidRPr="009559BE">
              <w:rPr>
                <w:i/>
                <w:color w:val="A6A6A6" w:themeColor="background1" w:themeShade="A6"/>
              </w:rPr>
              <w:t>(Code)</w:t>
            </w:r>
          </w:p>
        </w:tc>
      </w:tr>
      <w:tr w:rsidR="002D2A10" w:rsidRPr="009559BE" w14:paraId="3D882E2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1EB2986C" w14:textId="1291525C" w:rsidR="002D2A10" w:rsidRPr="009559BE" w:rsidRDefault="002D2A10" w:rsidP="002D2A10">
            <w:pPr>
              <w:spacing w:after="0"/>
            </w:pPr>
          </w:p>
        </w:tc>
        <w:tc>
          <w:tcPr>
            <w:tcW w:w="4679" w:type="dxa"/>
            <w:gridSpan w:val="2"/>
            <w:tcBorders>
              <w:left w:val="single" w:sz="4" w:space="0" w:color="auto"/>
              <w:right w:val="single" w:sz="18" w:space="0" w:color="000000"/>
            </w:tcBorders>
          </w:tcPr>
          <w:p w14:paraId="448E347C" w14:textId="1488A174" w:rsidR="002D2A10" w:rsidRPr="009559BE" w:rsidRDefault="00E4165E" w:rsidP="002D2A10">
            <w:pPr>
              <w:spacing w:after="0"/>
              <w:rPr>
                <w:w w:val="105"/>
              </w:rPr>
            </w:pPr>
            <w:r>
              <w:rPr>
                <w:w w:val="105"/>
              </w:rPr>
              <w:t>L</w:t>
            </w:r>
            <w:r w:rsidR="002D2A10" w:rsidRPr="009559BE">
              <w:rPr>
                <w:w w:val="105"/>
              </w:rPr>
              <w:t>4b. If other, please specify</w:t>
            </w:r>
          </w:p>
        </w:tc>
        <w:tc>
          <w:tcPr>
            <w:tcW w:w="5042" w:type="dxa"/>
            <w:gridSpan w:val="7"/>
            <w:tcBorders>
              <w:top w:val="single" w:sz="18" w:space="0" w:color="000000"/>
              <w:left w:val="single" w:sz="18" w:space="0" w:color="000000"/>
              <w:bottom w:val="single" w:sz="18" w:space="0" w:color="000000"/>
              <w:right w:val="single" w:sz="18" w:space="0" w:color="000000"/>
            </w:tcBorders>
          </w:tcPr>
          <w:p w14:paraId="1E805D4E" w14:textId="77777777" w:rsidR="002D2A10" w:rsidRPr="009559BE" w:rsidRDefault="002D2A10" w:rsidP="002D2A10">
            <w:pPr>
              <w:spacing w:after="0"/>
              <w:rPr>
                <w:w w:val="105"/>
              </w:rPr>
            </w:pPr>
            <w:r w:rsidRPr="009559BE">
              <w:rPr>
                <w:i/>
                <w:color w:val="A6A6A6" w:themeColor="background1" w:themeShade="A6"/>
              </w:rPr>
              <w:t>(Text)</w:t>
            </w:r>
          </w:p>
        </w:tc>
      </w:tr>
      <w:tr w:rsidR="002D2A10" w:rsidRPr="009559BE" w14:paraId="0C0B64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7A728859" w14:textId="77777777" w:rsidR="002D2A10" w:rsidRPr="009559BE"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05CCAD45" w14:textId="0CF6DF2C"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4c. How much payment did you receive for renting your fields?(</w:t>
            </w:r>
            <w:proofErr w:type="spellStart"/>
            <w:r w:rsidR="002D2A10" w:rsidRPr="009559BE">
              <w:rPr>
                <w:b/>
                <w:w w:val="105"/>
              </w:rPr>
              <w:t>rent_cash</w:t>
            </w:r>
            <w:proofErr w:type="spellEnd"/>
            <w:r w:rsidR="002D2A10" w:rsidRPr="009559BE">
              <w:rPr>
                <w:w w:val="105"/>
              </w:rPr>
              <w:t>)</w:t>
            </w:r>
          </w:p>
          <w:p w14:paraId="16E5BC11" w14:textId="181FD323" w:rsidR="002D2A10" w:rsidRPr="009559BE" w:rsidRDefault="002D2A10" w:rsidP="002D2A10">
            <w:pPr>
              <w:spacing w:after="0"/>
              <w:rPr>
                <w:w w:val="105"/>
              </w:rPr>
            </w:pPr>
            <w:r w:rsidRPr="009559BE">
              <w:rPr>
                <w:w w:val="105"/>
              </w:rPr>
              <w:t>Ask if P4=1</w:t>
            </w:r>
          </w:p>
        </w:tc>
        <w:tc>
          <w:tcPr>
            <w:tcW w:w="5042" w:type="dxa"/>
            <w:gridSpan w:val="7"/>
            <w:tcBorders>
              <w:top w:val="single" w:sz="18" w:space="0" w:color="000000"/>
              <w:left w:val="single" w:sz="18" w:space="0" w:color="000000"/>
              <w:bottom w:val="single" w:sz="18" w:space="0" w:color="000000"/>
              <w:right w:val="single" w:sz="18" w:space="0" w:color="000000"/>
            </w:tcBorders>
          </w:tcPr>
          <w:p w14:paraId="066C83DD"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F5EB45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2C26795E" w14:textId="77777777" w:rsidR="002D2A10" w:rsidRPr="009559BE"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17F3997E" w14:textId="20C90A62"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4d. How many person-days of labor did you receive for renting your fields? (</w:t>
            </w:r>
            <w:proofErr w:type="spellStart"/>
            <w:r w:rsidR="002D2A10" w:rsidRPr="009559BE">
              <w:rPr>
                <w:b/>
                <w:w w:val="105"/>
              </w:rPr>
              <w:t>rent_labor</w:t>
            </w:r>
            <w:proofErr w:type="spellEnd"/>
            <w:r w:rsidR="002D2A10" w:rsidRPr="009559BE">
              <w:rPr>
                <w:w w:val="105"/>
              </w:rPr>
              <w:t>)</w:t>
            </w:r>
          </w:p>
          <w:p w14:paraId="5B0AD8C6" w14:textId="77543DF4" w:rsidR="002D2A10" w:rsidRPr="009559BE" w:rsidRDefault="002D2A10" w:rsidP="002D2A10">
            <w:pPr>
              <w:spacing w:after="0"/>
              <w:rPr>
                <w:w w:val="105"/>
              </w:rPr>
            </w:pPr>
            <w:r w:rsidRPr="009559BE">
              <w:rPr>
                <w:w w:val="105"/>
              </w:rPr>
              <w:t>Ask if P4=2</w:t>
            </w:r>
          </w:p>
        </w:tc>
        <w:tc>
          <w:tcPr>
            <w:tcW w:w="5042" w:type="dxa"/>
            <w:gridSpan w:val="7"/>
            <w:tcBorders>
              <w:top w:val="single" w:sz="18" w:space="0" w:color="000000"/>
              <w:left w:val="single" w:sz="18" w:space="0" w:color="000000"/>
              <w:bottom w:val="single" w:sz="18" w:space="0" w:color="000000"/>
              <w:right w:val="single" w:sz="18" w:space="0" w:color="000000"/>
            </w:tcBorders>
          </w:tcPr>
          <w:p w14:paraId="4A2B04A9"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3CC9756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58686C65" w14:textId="77777777" w:rsidR="002D2A10" w:rsidRPr="009559BE" w:rsidRDefault="002D2A10" w:rsidP="002D2A1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CE15DD7" w14:textId="2A0E66F7"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4e. What share of the field's crop yield did you receive for renting your field? (</w:t>
            </w:r>
            <w:proofErr w:type="spellStart"/>
            <w:r w:rsidR="002D2A10" w:rsidRPr="009559BE">
              <w:rPr>
                <w:b/>
                <w:w w:val="105"/>
              </w:rPr>
              <w:t>rent_cropprcnt</w:t>
            </w:r>
            <w:proofErr w:type="spellEnd"/>
            <w:r w:rsidR="002D2A10" w:rsidRPr="009559BE">
              <w:rPr>
                <w:w w:val="105"/>
              </w:rPr>
              <w:t>)</w:t>
            </w:r>
          </w:p>
          <w:p w14:paraId="39133A41" w14:textId="0CD9D22E" w:rsidR="002D2A10" w:rsidRPr="009559BE" w:rsidRDefault="002D2A10" w:rsidP="002D2A10">
            <w:pPr>
              <w:spacing w:after="0"/>
              <w:rPr>
                <w:color w:val="000000"/>
              </w:rPr>
            </w:pPr>
            <w:r w:rsidRPr="009559BE">
              <w:rPr>
                <w:w w:val="105"/>
              </w:rPr>
              <w:t>Ask if P4=3</w:t>
            </w:r>
          </w:p>
        </w:tc>
        <w:tc>
          <w:tcPr>
            <w:tcW w:w="4320" w:type="dxa"/>
            <w:gridSpan w:val="5"/>
            <w:tcBorders>
              <w:top w:val="single" w:sz="4" w:space="0" w:color="000000"/>
              <w:bottom w:val="single" w:sz="4" w:space="0" w:color="000000"/>
              <w:right w:val="single" w:sz="18" w:space="0" w:color="000000"/>
            </w:tcBorders>
          </w:tcPr>
          <w:p w14:paraId="31AEA81B" w14:textId="1B60F6B8" w:rsidR="002D2A10" w:rsidRPr="009559BE" w:rsidRDefault="002D2A10" w:rsidP="002D2A10">
            <w:pPr>
              <w:spacing w:after="0"/>
              <w:rPr>
                <w:rFonts w:cs="Times New Roman"/>
                <w:w w:val="105"/>
              </w:rPr>
            </w:pPr>
            <w:r w:rsidRPr="009559BE">
              <w:rPr>
                <w:rFonts w:cs="Times New Roman"/>
                <w:w w:val="105"/>
              </w:rPr>
              <w:t>1=Less than 25%</w:t>
            </w:r>
          </w:p>
          <w:p w14:paraId="1473DB25" w14:textId="3482A1B3" w:rsidR="002D2A10" w:rsidRPr="009559BE" w:rsidRDefault="002D2A10" w:rsidP="002D2A10">
            <w:pPr>
              <w:spacing w:after="0"/>
              <w:rPr>
                <w:rFonts w:cs="Times New Roman"/>
                <w:w w:val="105"/>
              </w:rPr>
            </w:pPr>
            <w:r w:rsidRPr="009559BE">
              <w:rPr>
                <w:rFonts w:cs="Times New Roman"/>
                <w:w w:val="105"/>
              </w:rPr>
              <w:t xml:space="preserve">2=25%–49% </w:t>
            </w:r>
          </w:p>
          <w:p w14:paraId="3BAACAEC" w14:textId="7139687F" w:rsidR="002D2A10" w:rsidRPr="009559BE" w:rsidRDefault="002D2A10" w:rsidP="002D2A10">
            <w:pPr>
              <w:spacing w:after="0"/>
              <w:rPr>
                <w:rFonts w:cs="Times New Roman"/>
                <w:w w:val="105"/>
              </w:rPr>
            </w:pPr>
            <w:r w:rsidRPr="009559BE">
              <w:rPr>
                <w:rFonts w:cs="Times New Roman"/>
                <w:w w:val="105"/>
              </w:rPr>
              <w:t xml:space="preserve">3=50%–74% </w:t>
            </w:r>
          </w:p>
          <w:p w14:paraId="528B91C2" w14:textId="53518F30" w:rsidR="002D2A10" w:rsidRPr="009559BE" w:rsidRDefault="002D2A10" w:rsidP="002D2A10">
            <w:pPr>
              <w:spacing w:after="0"/>
              <w:rPr>
                <w:rFonts w:cs="Times New Roman"/>
                <w:w w:val="105"/>
              </w:rPr>
            </w:pPr>
            <w:r w:rsidRPr="009559BE">
              <w:rPr>
                <w:rFonts w:cs="Times New Roman"/>
                <w:w w:val="105"/>
              </w:rPr>
              <w:t>4=More than 75%</w:t>
            </w:r>
          </w:p>
        </w:tc>
        <w:tc>
          <w:tcPr>
            <w:tcW w:w="722" w:type="dxa"/>
            <w:gridSpan w:val="2"/>
            <w:tcBorders>
              <w:top w:val="single" w:sz="18" w:space="0" w:color="000000"/>
              <w:left w:val="single" w:sz="18" w:space="0" w:color="000000"/>
              <w:bottom w:val="single" w:sz="18" w:space="0" w:color="000000"/>
              <w:right w:val="single" w:sz="18" w:space="0" w:color="000000"/>
            </w:tcBorders>
          </w:tcPr>
          <w:p w14:paraId="4F63A54E" w14:textId="77777777" w:rsidR="002D2A10" w:rsidRPr="009559BE" w:rsidRDefault="002D2A10" w:rsidP="002D2A10">
            <w:pPr>
              <w:spacing w:after="0"/>
              <w:rPr>
                <w:rFonts w:eastAsia="Calibri" w:cs="Times New Roman"/>
                <w:i/>
                <w:color w:val="A6A6A6"/>
              </w:rPr>
            </w:pPr>
            <w:r w:rsidRPr="009559BE">
              <w:rPr>
                <w:rFonts w:eastAsia="Calibri" w:cs="Times New Roman"/>
                <w:i/>
                <w:color w:val="A6A6A6"/>
              </w:rPr>
              <w:t>(Code)</w:t>
            </w:r>
          </w:p>
        </w:tc>
      </w:tr>
      <w:tr w:rsidR="00E0092D" w:rsidRPr="009559BE" w14:paraId="3FF14D3A"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ACCCFE0"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5B969B91" w14:textId="23AFD174" w:rsidR="00E0092D" w:rsidRPr="009559BE" w:rsidRDefault="00E4165E" w:rsidP="002D2A10">
            <w:pPr>
              <w:kinsoku w:val="0"/>
              <w:overflowPunct w:val="0"/>
              <w:spacing w:afterLines="20" w:after="48"/>
              <w:ind w:left="-18"/>
              <w:contextualSpacing/>
              <w:rPr>
                <w:w w:val="105"/>
              </w:rPr>
            </w:pPr>
            <w:r>
              <w:rPr>
                <w:w w:val="105"/>
              </w:rPr>
              <w:t>L</w:t>
            </w:r>
            <w:r w:rsidR="00E0092D" w:rsidRPr="009559BE">
              <w:rPr>
                <w:w w:val="105"/>
              </w:rPr>
              <w:t>4f. What crop did you receive?(</w:t>
            </w:r>
            <w:proofErr w:type="spellStart"/>
            <w:r w:rsidR="00E0092D" w:rsidRPr="009559BE">
              <w:rPr>
                <w:b/>
                <w:w w:val="105"/>
              </w:rPr>
              <w:t>rent_crop</w:t>
            </w:r>
            <w:proofErr w:type="spellEnd"/>
            <w:r w:rsidR="00E0092D" w:rsidRPr="009559BE">
              <w:rPr>
                <w:w w:val="105"/>
              </w:rPr>
              <w:t>)</w:t>
            </w:r>
          </w:p>
          <w:p w14:paraId="4E4FA8B4" w14:textId="3BDAF4C0" w:rsidR="00E0092D" w:rsidRPr="009559BE" w:rsidRDefault="00E0092D" w:rsidP="002D2A10">
            <w:pPr>
              <w:kinsoku w:val="0"/>
              <w:overflowPunct w:val="0"/>
              <w:spacing w:afterLines="20" w:after="48"/>
              <w:ind w:left="-18"/>
              <w:contextualSpacing/>
              <w:rPr>
                <w:w w:val="105"/>
              </w:rPr>
            </w:pPr>
            <w:r w:rsidRPr="009559BE">
              <w:rPr>
                <w:w w:val="105"/>
              </w:rPr>
              <w:t>Ask if P4=3</w:t>
            </w:r>
          </w:p>
        </w:tc>
        <w:tc>
          <w:tcPr>
            <w:tcW w:w="2160" w:type="dxa"/>
            <w:gridSpan w:val="2"/>
            <w:tcBorders>
              <w:top w:val="single" w:sz="4" w:space="0" w:color="000000"/>
              <w:bottom w:val="single" w:sz="4" w:space="0" w:color="000000"/>
            </w:tcBorders>
          </w:tcPr>
          <w:p w14:paraId="6107E39F" w14:textId="59EC32E1" w:rsidR="00E0092D" w:rsidRPr="009559BE" w:rsidRDefault="00E0092D" w:rsidP="008250E0">
            <w:pPr>
              <w:spacing w:after="0"/>
              <w:rPr>
                <w:rFonts w:cs="Times New Roman"/>
                <w:w w:val="105"/>
              </w:rPr>
            </w:pPr>
            <w:r w:rsidRPr="009559BE">
              <w:rPr>
                <w:rFonts w:cs="Times New Roman"/>
                <w:w w:val="105"/>
              </w:rPr>
              <w:t>1=Local maize</w:t>
            </w:r>
          </w:p>
          <w:p w14:paraId="06B429A0" w14:textId="335A6981" w:rsidR="00E0092D" w:rsidRPr="009559BE" w:rsidRDefault="00E0092D" w:rsidP="008250E0">
            <w:pPr>
              <w:spacing w:after="0"/>
              <w:rPr>
                <w:rFonts w:cs="Times New Roman"/>
                <w:w w:val="105"/>
              </w:rPr>
            </w:pPr>
            <w:r w:rsidRPr="009559BE">
              <w:rPr>
                <w:rFonts w:cs="Times New Roman"/>
                <w:w w:val="105"/>
              </w:rPr>
              <w:t>2=Composite (pollinated) maize</w:t>
            </w:r>
          </w:p>
          <w:p w14:paraId="48AD90F4" w14:textId="2E8E4997" w:rsidR="00E0092D" w:rsidRPr="009559BE" w:rsidRDefault="00E0092D" w:rsidP="008250E0">
            <w:pPr>
              <w:spacing w:after="0"/>
              <w:rPr>
                <w:rFonts w:cs="Times New Roman"/>
                <w:w w:val="105"/>
              </w:rPr>
            </w:pPr>
            <w:r w:rsidRPr="009559BE">
              <w:rPr>
                <w:rFonts w:cs="Times New Roman"/>
                <w:w w:val="105"/>
              </w:rPr>
              <w:t>3=Hybrid maize</w:t>
            </w:r>
          </w:p>
          <w:p w14:paraId="459EB276" w14:textId="23A9E386" w:rsidR="00E0092D" w:rsidRPr="009559BE" w:rsidRDefault="00E0092D" w:rsidP="008250E0">
            <w:pPr>
              <w:spacing w:after="0"/>
              <w:rPr>
                <w:rFonts w:cs="Times New Roman"/>
                <w:w w:val="105"/>
              </w:rPr>
            </w:pPr>
            <w:r w:rsidRPr="009559BE">
              <w:rPr>
                <w:rFonts w:cs="Times New Roman"/>
                <w:w w:val="105"/>
              </w:rPr>
              <w:t>4=Cassava</w:t>
            </w:r>
          </w:p>
          <w:p w14:paraId="74314031" w14:textId="478A51F6" w:rsidR="00E0092D" w:rsidRPr="009559BE" w:rsidRDefault="00E0092D" w:rsidP="008250E0">
            <w:pPr>
              <w:spacing w:after="0"/>
              <w:rPr>
                <w:rFonts w:cs="Times New Roman"/>
                <w:w w:val="105"/>
              </w:rPr>
            </w:pPr>
            <w:r w:rsidRPr="009559BE">
              <w:rPr>
                <w:rFonts w:cs="Times New Roman"/>
                <w:w w:val="105"/>
              </w:rPr>
              <w:t>5=Sweet potato</w:t>
            </w:r>
          </w:p>
          <w:p w14:paraId="20788426" w14:textId="207732BF" w:rsidR="00E0092D" w:rsidRPr="009559BE" w:rsidRDefault="00E0092D" w:rsidP="008250E0">
            <w:pPr>
              <w:spacing w:after="0"/>
              <w:rPr>
                <w:rFonts w:cs="Times New Roman"/>
                <w:w w:val="105"/>
              </w:rPr>
            </w:pPr>
            <w:r w:rsidRPr="009559BE">
              <w:rPr>
                <w:rFonts w:cs="Times New Roman"/>
                <w:w w:val="105"/>
              </w:rPr>
              <w:t>6=Irish potato</w:t>
            </w:r>
          </w:p>
          <w:p w14:paraId="4A727275" w14:textId="77777777" w:rsidR="00E0092D" w:rsidRPr="009559BE" w:rsidRDefault="00E0092D" w:rsidP="008250E0">
            <w:pPr>
              <w:spacing w:after="0"/>
              <w:rPr>
                <w:rFonts w:cs="Times New Roman"/>
                <w:w w:val="105"/>
              </w:rPr>
            </w:pPr>
            <w:r w:rsidRPr="009559BE">
              <w:rPr>
                <w:rFonts w:cs="Times New Roman"/>
                <w:w w:val="105"/>
              </w:rPr>
              <w:t>7=</w:t>
            </w:r>
            <w:proofErr w:type="spellStart"/>
            <w:r w:rsidRPr="009559BE">
              <w:rPr>
                <w:rFonts w:cs="Times New Roman"/>
                <w:w w:val="105"/>
              </w:rPr>
              <w:t>Groundnet</w:t>
            </w:r>
            <w:proofErr w:type="spellEnd"/>
          </w:p>
          <w:p w14:paraId="17E27DD7" w14:textId="604E1FF8" w:rsidR="00E0092D" w:rsidRPr="009559BE" w:rsidRDefault="00E0092D" w:rsidP="008250E0">
            <w:pPr>
              <w:spacing w:after="0"/>
              <w:rPr>
                <w:rFonts w:cs="Times New Roman"/>
                <w:w w:val="105"/>
              </w:rPr>
            </w:pPr>
            <w:r w:rsidRPr="009559BE">
              <w:rPr>
                <w:rFonts w:cs="Times New Roman"/>
                <w:w w:val="105"/>
              </w:rPr>
              <w:t>8=Ground bean (</w:t>
            </w:r>
            <w:proofErr w:type="spellStart"/>
            <w:r w:rsidRPr="009559BE">
              <w:rPr>
                <w:rFonts w:cs="Times New Roman"/>
                <w:w w:val="105"/>
              </w:rPr>
              <w:t>Nzama</w:t>
            </w:r>
            <w:proofErr w:type="spellEnd"/>
            <w:r w:rsidRPr="009559BE">
              <w:rPr>
                <w:rFonts w:cs="Times New Roman"/>
                <w:w w:val="105"/>
              </w:rPr>
              <w:t>)</w:t>
            </w:r>
          </w:p>
          <w:p w14:paraId="302D668E" w14:textId="77777777" w:rsidR="00E0092D" w:rsidRPr="009559BE" w:rsidRDefault="00E0092D" w:rsidP="008250E0">
            <w:pPr>
              <w:spacing w:after="0"/>
              <w:rPr>
                <w:rFonts w:cs="Times New Roman"/>
                <w:w w:val="105"/>
              </w:rPr>
            </w:pPr>
            <w:r w:rsidRPr="009559BE">
              <w:rPr>
                <w:rFonts w:cs="Times New Roman"/>
                <w:w w:val="105"/>
              </w:rPr>
              <w:t>9=Rice</w:t>
            </w:r>
          </w:p>
          <w:p w14:paraId="58C419EB" w14:textId="77777777" w:rsidR="00E0092D" w:rsidRPr="009559BE" w:rsidRDefault="00E0092D" w:rsidP="008250E0">
            <w:pPr>
              <w:spacing w:after="0"/>
              <w:rPr>
                <w:rFonts w:cs="Times New Roman"/>
                <w:w w:val="105"/>
              </w:rPr>
            </w:pPr>
            <w:r w:rsidRPr="009559BE">
              <w:rPr>
                <w:rFonts w:cs="Times New Roman"/>
                <w:w w:val="105"/>
              </w:rPr>
              <w:t>10=Finger millet (</w:t>
            </w:r>
            <w:proofErr w:type="spellStart"/>
            <w:r w:rsidRPr="009559BE">
              <w:rPr>
                <w:rFonts w:cs="Times New Roman"/>
                <w:w w:val="105"/>
              </w:rPr>
              <w:t>mawere</w:t>
            </w:r>
            <w:proofErr w:type="spellEnd"/>
            <w:r w:rsidRPr="009559BE">
              <w:rPr>
                <w:rFonts w:cs="Times New Roman"/>
                <w:w w:val="105"/>
              </w:rPr>
              <w:t>)</w:t>
            </w:r>
          </w:p>
          <w:p w14:paraId="41438BD6" w14:textId="77777777" w:rsidR="00E0092D" w:rsidRPr="009559BE" w:rsidRDefault="00E0092D" w:rsidP="008250E0">
            <w:pPr>
              <w:spacing w:after="0"/>
              <w:rPr>
                <w:rFonts w:cs="Times New Roman"/>
                <w:w w:val="105"/>
              </w:rPr>
            </w:pPr>
            <w:r w:rsidRPr="009559BE">
              <w:rPr>
                <w:rFonts w:cs="Times New Roman"/>
                <w:w w:val="105"/>
              </w:rPr>
              <w:t>11=Sorghum</w:t>
            </w:r>
          </w:p>
          <w:p w14:paraId="75682E86" w14:textId="477A6E0B" w:rsidR="00E0092D" w:rsidRPr="009559BE" w:rsidRDefault="00E0092D" w:rsidP="008250E0">
            <w:pPr>
              <w:spacing w:after="0"/>
              <w:rPr>
                <w:rFonts w:cs="Times New Roman"/>
                <w:w w:val="105"/>
              </w:rPr>
            </w:pPr>
            <w:r w:rsidRPr="009559BE">
              <w:rPr>
                <w:rFonts w:cs="Times New Roman"/>
                <w:w w:val="105"/>
              </w:rPr>
              <w:t>12=Pearl millet (</w:t>
            </w:r>
            <w:proofErr w:type="spellStart"/>
            <w:r w:rsidRPr="009559BE">
              <w:rPr>
                <w:rFonts w:cs="Times New Roman"/>
                <w:w w:val="105"/>
              </w:rPr>
              <w:t>mchewere</w:t>
            </w:r>
            <w:proofErr w:type="spellEnd"/>
            <w:r w:rsidRPr="009559BE">
              <w:rPr>
                <w:rFonts w:cs="Times New Roman"/>
                <w:w w:val="105"/>
              </w:rPr>
              <w:t>)</w:t>
            </w:r>
          </w:p>
          <w:p w14:paraId="5FBE8F81" w14:textId="394F0DCC" w:rsidR="00E0092D" w:rsidRPr="009559BE" w:rsidRDefault="00E0092D" w:rsidP="00E0092D">
            <w:pPr>
              <w:spacing w:after="0"/>
              <w:rPr>
                <w:rFonts w:cs="Times New Roman"/>
                <w:w w:val="105"/>
              </w:rPr>
            </w:pPr>
            <w:r w:rsidRPr="009559BE">
              <w:rPr>
                <w:rFonts w:cs="Times New Roman"/>
                <w:w w:val="105"/>
              </w:rPr>
              <w:t>13=Bean</w:t>
            </w:r>
          </w:p>
        </w:tc>
        <w:tc>
          <w:tcPr>
            <w:tcW w:w="2160" w:type="dxa"/>
            <w:gridSpan w:val="3"/>
            <w:tcBorders>
              <w:top w:val="single" w:sz="4" w:space="0" w:color="000000"/>
              <w:bottom w:val="single" w:sz="4" w:space="0" w:color="000000"/>
              <w:right w:val="single" w:sz="18" w:space="0" w:color="000000"/>
            </w:tcBorders>
          </w:tcPr>
          <w:p w14:paraId="53D5666B" w14:textId="77777777" w:rsidR="00E0092D" w:rsidRPr="009559BE" w:rsidRDefault="00E0092D" w:rsidP="008250E0">
            <w:pPr>
              <w:spacing w:after="0"/>
              <w:rPr>
                <w:rFonts w:cs="Times New Roman"/>
                <w:w w:val="105"/>
              </w:rPr>
            </w:pPr>
            <w:r w:rsidRPr="009559BE">
              <w:rPr>
                <w:rFonts w:cs="Times New Roman"/>
                <w:w w:val="105"/>
              </w:rPr>
              <w:t xml:space="preserve">14=Soy bean </w:t>
            </w:r>
          </w:p>
          <w:p w14:paraId="3C069DFF" w14:textId="3CC6FFC5" w:rsidR="00E0092D" w:rsidRPr="009559BE" w:rsidRDefault="00E0092D" w:rsidP="008250E0">
            <w:pPr>
              <w:spacing w:after="0"/>
              <w:rPr>
                <w:rFonts w:cs="Times New Roman"/>
                <w:w w:val="105"/>
              </w:rPr>
            </w:pPr>
            <w:r w:rsidRPr="009559BE">
              <w:rPr>
                <w:rFonts w:cs="Times New Roman"/>
                <w:w w:val="105"/>
              </w:rPr>
              <w:t>15=Pigeon peas</w:t>
            </w:r>
          </w:p>
          <w:p w14:paraId="3D2C098E" w14:textId="77777777" w:rsidR="00E0092D" w:rsidRPr="009559BE" w:rsidRDefault="00E0092D" w:rsidP="008250E0">
            <w:pPr>
              <w:spacing w:after="0"/>
              <w:rPr>
                <w:rFonts w:cs="Times New Roman"/>
                <w:w w:val="105"/>
              </w:rPr>
            </w:pPr>
            <w:r w:rsidRPr="009559BE">
              <w:rPr>
                <w:rFonts w:cs="Times New Roman"/>
                <w:w w:val="105"/>
              </w:rPr>
              <w:t>16=Burley tobacco</w:t>
            </w:r>
          </w:p>
          <w:p w14:paraId="5D775B2F" w14:textId="4E4365DB" w:rsidR="00E0092D" w:rsidRPr="009559BE" w:rsidRDefault="00E0092D" w:rsidP="008250E0">
            <w:pPr>
              <w:spacing w:after="0"/>
              <w:rPr>
                <w:rFonts w:cs="Times New Roman"/>
                <w:w w:val="105"/>
              </w:rPr>
            </w:pPr>
            <w:r w:rsidRPr="009559BE">
              <w:rPr>
                <w:rFonts w:cs="Times New Roman"/>
                <w:w w:val="105"/>
              </w:rPr>
              <w:t>17=Tobacco (other)</w:t>
            </w:r>
          </w:p>
          <w:p w14:paraId="335DEA80" w14:textId="77777777" w:rsidR="00E0092D" w:rsidRPr="009559BE" w:rsidRDefault="00E0092D" w:rsidP="008250E0">
            <w:pPr>
              <w:spacing w:after="0"/>
              <w:rPr>
                <w:rFonts w:cs="Times New Roman"/>
                <w:w w:val="105"/>
              </w:rPr>
            </w:pPr>
            <w:r w:rsidRPr="009559BE">
              <w:rPr>
                <w:rFonts w:cs="Times New Roman"/>
                <w:w w:val="105"/>
              </w:rPr>
              <w:t>18=Cotton</w:t>
            </w:r>
          </w:p>
          <w:p w14:paraId="34F9FD74" w14:textId="77777777" w:rsidR="00E0092D" w:rsidRPr="009559BE" w:rsidRDefault="00E0092D" w:rsidP="008250E0">
            <w:pPr>
              <w:spacing w:after="0"/>
              <w:rPr>
                <w:rFonts w:cs="Times New Roman"/>
                <w:w w:val="105"/>
              </w:rPr>
            </w:pPr>
            <w:r w:rsidRPr="009559BE">
              <w:rPr>
                <w:rFonts w:cs="Times New Roman"/>
                <w:w w:val="105"/>
              </w:rPr>
              <w:t>19=Sugarcane</w:t>
            </w:r>
          </w:p>
          <w:p w14:paraId="5A62C0FD" w14:textId="24F1ED21" w:rsidR="00E0092D" w:rsidRPr="009559BE" w:rsidRDefault="00E0092D" w:rsidP="008250E0">
            <w:pPr>
              <w:spacing w:after="0"/>
              <w:rPr>
                <w:rFonts w:cs="Times New Roman"/>
                <w:w w:val="105"/>
              </w:rPr>
            </w:pPr>
            <w:r w:rsidRPr="009559BE">
              <w:rPr>
                <w:rFonts w:cs="Times New Roman"/>
                <w:w w:val="105"/>
              </w:rPr>
              <w:t xml:space="preserve">20=Cabbage </w:t>
            </w:r>
            <w:proofErr w:type="spellStart"/>
            <w:r w:rsidRPr="009559BE">
              <w:rPr>
                <w:rFonts w:cs="Times New Roman"/>
                <w:w w:val="105"/>
              </w:rPr>
              <w:t>tanaposi</w:t>
            </w:r>
            <w:proofErr w:type="spellEnd"/>
          </w:p>
          <w:p w14:paraId="7022E187" w14:textId="77777777" w:rsidR="00E0092D" w:rsidRPr="009559BE" w:rsidRDefault="00E0092D" w:rsidP="008250E0">
            <w:pPr>
              <w:spacing w:after="0"/>
              <w:rPr>
                <w:rFonts w:cs="Times New Roman"/>
                <w:w w:val="105"/>
              </w:rPr>
            </w:pPr>
            <w:r w:rsidRPr="009559BE">
              <w:rPr>
                <w:rFonts w:cs="Times New Roman"/>
                <w:w w:val="105"/>
              </w:rPr>
              <w:t>21=</w:t>
            </w:r>
            <w:proofErr w:type="spellStart"/>
            <w:r w:rsidRPr="009559BE">
              <w:rPr>
                <w:rFonts w:cs="Times New Roman"/>
                <w:w w:val="105"/>
              </w:rPr>
              <w:t>Nkhwani</w:t>
            </w:r>
            <w:proofErr w:type="spellEnd"/>
          </w:p>
          <w:p w14:paraId="0E3C884A" w14:textId="77777777" w:rsidR="00E0092D" w:rsidRPr="009559BE" w:rsidRDefault="00E0092D" w:rsidP="008250E0">
            <w:pPr>
              <w:spacing w:after="0"/>
              <w:rPr>
                <w:rFonts w:cs="Times New Roman"/>
                <w:w w:val="105"/>
              </w:rPr>
            </w:pPr>
            <w:r w:rsidRPr="009559BE">
              <w:rPr>
                <w:rFonts w:cs="Times New Roman"/>
                <w:w w:val="105"/>
              </w:rPr>
              <w:t>22=</w:t>
            </w:r>
            <w:proofErr w:type="spellStart"/>
            <w:r w:rsidRPr="009559BE">
              <w:rPr>
                <w:rFonts w:cs="Times New Roman"/>
                <w:w w:val="105"/>
              </w:rPr>
              <w:t>Therere</w:t>
            </w:r>
            <w:proofErr w:type="spellEnd"/>
            <w:r w:rsidRPr="009559BE">
              <w:rPr>
                <w:rFonts w:cs="Times New Roman"/>
                <w:w w:val="105"/>
              </w:rPr>
              <w:t>/Okra</w:t>
            </w:r>
          </w:p>
          <w:p w14:paraId="544A3B52" w14:textId="77777777" w:rsidR="00E0092D" w:rsidRPr="009559BE" w:rsidRDefault="00E0092D" w:rsidP="008250E0">
            <w:pPr>
              <w:spacing w:after="0"/>
              <w:rPr>
                <w:rFonts w:cs="Times New Roman"/>
                <w:w w:val="105"/>
              </w:rPr>
            </w:pPr>
            <w:r w:rsidRPr="009559BE">
              <w:rPr>
                <w:rFonts w:cs="Times New Roman"/>
                <w:w w:val="105"/>
              </w:rPr>
              <w:t>23=Tomato</w:t>
            </w:r>
          </w:p>
          <w:p w14:paraId="30FC48E4" w14:textId="46158928" w:rsidR="00E0092D" w:rsidRPr="009559BE" w:rsidRDefault="00E0092D" w:rsidP="008250E0">
            <w:pPr>
              <w:spacing w:after="0"/>
              <w:rPr>
                <w:rFonts w:cs="Times New Roman"/>
                <w:w w:val="105"/>
              </w:rPr>
            </w:pPr>
            <w:r w:rsidRPr="009559BE">
              <w:rPr>
                <w:rFonts w:cs="Times New Roman"/>
                <w:w w:val="105"/>
              </w:rPr>
              <w:t>24=Onion</w:t>
            </w:r>
          </w:p>
          <w:p w14:paraId="64F58EF4" w14:textId="0A452371" w:rsidR="00E0092D" w:rsidRPr="009559BE" w:rsidRDefault="00E0092D" w:rsidP="008250E0">
            <w:pPr>
              <w:spacing w:after="0"/>
              <w:rPr>
                <w:rFonts w:cs="Times New Roman"/>
                <w:w w:val="105"/>
              </w:rPr>
            </w:pPr>
            <w:r w:rsidRPr="009559BE">
              <w:rPr>
                <w:rFonts w:cs="Times New Roman"/>
                <w:w w:val="105"/>
              </w:rPr>
              <w:t>25=Peas</w:t>
            </w:r>
          </w:p>
          <w:p w14:paraId="196D6E22" w14:textId="77777777" w:rsidR="00E0092D" w:rsidRPr="009559BE" w:rsidRDefault="00E0092D" w:rsidP="008250E0">
            <w:pPr>
              <w:spacing w:after="0"/>
              <w:rPr>
                <w:rFonts w:cs="Times New Roman"/>
                <w:w w:val="105"/>
              </w:rPr>
            </w:pPr>
            <w:r w:rsidRPr="009559BE">
              <w:rPr>
                <w:rFonts w:cs="Times New Roman"/>
                <w:w w:val="105"/>
              </w:rPr>
              <w:t>26=Trees or woodlot</w:t>
            </w:r>
          </w:p>
          <w:p w14:paraId="6C2542CD" w14:textId="1CC71177" w:rsidR="00E0092D" w:rsidRPr="009559BE" w:rsidRDefault="00E0092D" w:rsidP="008250E0">
            <w:pPr>
              <w:spacing w:after="0"/>
              <w:rPr>
                <w:rFonts w:cs="Times New Roman"/>
                <w:w w:val="105"/>
              </w:rPr>
            </w:pPr>
            <w:r w:rsidRPr="009559BE">
              <w:rPr>
                <w:rFonts w:cs="Times New Roman"/>
                <w:w w:val="105"/>
              </w:rPr>
              <w:t>27=Sunflower</w:t>
            </w:r>
          </w:p>
          <w:p w14:paraId="6AAA7E22" w14:textId="5E00FC4D" w:rsidR="00E0092D" w:rsidRPr="009559BE" w:rsidRDefault="00E0092D" w:rsidP="00E0092D">
            <w:pPr>
              <w:spacing w:after="0"/>
              <w:rPr>
                <w:rFonts w:cs="Times New Roman"/>
                <w:w w:val="105"/>
              </w:rPr>
            </w:pPr>
            <w:r w:rsidRPr="009559BE">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9B5D677"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514754DE"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DBBBC0" w14:textId="77777777" w:rsidR="00E0092D" w:rsidRPr="009559BE"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0DD854CC" w14:textId="31FA85DC"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4g. How much of the crop did your household receive in return for renting your fields? Amount</w:t>
            </w:r>
            <w:r w:rsidR="00E0092D" w:rsidRPr="009559BE">
              <w:t xml:space="preserve"> (</w:t>
            </w:r>
            <w:proofErr w:type="spellStart"/>
            <w:r w:rsidR="00E0092D" w:rsidRPr="009559BE">
              <w:rPr>
                <w:b/>
                <w:w w:val="105"/>
              </w:rPr>
              <w:t>rent_crop_amount</w:t>
            </w:r>
            <w:proofErr w:type="spellEnd"/>
            <w:r w:rsidR="00E0092D" w:rsidRPr="009559BE">
              <w:rPr>
                <w:w w:val="105"/>
              </w:rPr>
              <w:t>)</w:t>
            </w:r>
          </w:p>
          <w:p w14:paraId="4ABE8E4A" w14:textId="3F39CDA2" w:rsidR="00E0092D" w:rsidRPr="009559BE" w:rsidRDefault="00E0092D" w:rsidP="00E0092D">
            <w:pPr>
              <w:spacing w:after="0"/>
              <w:rPr>
                <w:w w:val="105"/>
              </w:rPr>
            </w:pPr>
            <w:r w:rsidRPr="009559BE">
              <w:rPr>
                <w:w w:val="105"/>
              </w:rPr>
              <w:t xml:space="preserve"> Ask if P4=3</w:t>
            </w:r>
          </w:p>
        </w:tc>
        <w:tc>
          <w:tcPr>
            <w:tcW w:w="2525" w:type="dxa"/>
            <w:gridSpan w:val="4"/>
            <w:tcBorders>
              <w:top w:val="single" w:sz="18" w:space="0" w:color="000000"/>
              <w:left w:val="single" w:sz="18" w:space="0" w:color="000000"/>
              <w:bottom w:val="single" w:sz="18" w:space="0" w:color="000000"/>
              <w:right w:val="single" w:sz="18" w:space="0" w:color="000000"/>
            </w:tcBorders>
          </w:tcPr>
          <w:p w14:paraId="0B65890C" w14:textId="77777777" w:rsidR="00E0092D" w:rsidRPr="009559BE" w:rsidRDefault="00E0092D" w:rsidP="008250E0">
            <w:pPr>
              <w:spacing w:after="0"/>
              <w:rPr>
                <w:i/>
                <w:color w:val="A6A6A6" w:themeColor="background1" w:themeShade="A6"/>
              </w:rPr>
            </w:pPr>
            <w:r w:rsidRPr="009559BE">
              <w:rPr>
                <w:i/>
                <w:color w:val="A6A6A6" w:themeColor="background1" w:themeShade="A6"/>
              </w:rPr>
              <w:t>(Integer)</w:t>
            </w:r>
          </w:p>
        </w:tc>
      </w:tr>
      <w:tr w:rsidR="00E0092D" w:rsidRPr="009559BE" w14:paraId="6891D0B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A560436"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24AAA15" w14:textId="1FD947B5"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4h. Unit</w:t>
            </w:r>
            <w:ins w:id="647" w:author="Stickler, Mercedes M. (E3/LTRM)" w:date="2014-09-22T17:52:00Z">
              <w:r w:rsidR="006146D2">
                <w:rPr>
                  <w:w w:val="105"/>
                </w:rPr>
                <w:t xml:space="preserve"> </w:t>
              </w:r>
            </w:ins>
            <w:r w:rsidR="00E0092D" w:rsidRPr="009559BE">
              <w:rPr>
                <w:w w:val="105"/>
              </w:rPr>
              <w:t>(</w:t>
            </w:r>
            <w:proofErr w:type="spellStart"/>
            <w:r w:rsidR="00E0092D" w:rsidRPr="009559BE">
              <w:rPr>
                <w:b/>
                <w:w w:val="105"/>
              </w:rPr>
              <w:t>rent_crop_unit</w:t>
            </w:r>
            <w:proofErr w:type="spellEnd"/>
            <w:r w:rsidR="00E0092D" w:rsidRPr="009559BE">
              <w:rPr>
                <w:w w:val="105"/>
              </w:rPr>
              <w:t>)</w:t>
            </w:r>
          </w:p>
          <w:p w14:paraId="10EC5FC4" w14:textId="356BD9D2" w:rsidR="00E0092D" w:rsidRPr="009559BE" w:rsidRDefault="00E0092D" w:rsidP="00E0092D">
            <w:pPr>
              <w:spacing w:after="0"/>
              <w:rPr>
                <w:color w:val="000000"/>
              </w:rPr>
            </w:pPr>
            <w:r w:rsidRPr="009559BE">
              <w:rPr>
                <w:w w:val="105"/>
              </w:rPr>
              <w:t xml:space="preserve">  Ask if P4=3</w:t>
            </w:r>
          </w:p>
        </w:tc>
        <w:tc>
          <w:tcPr>
            <w:tcW w:w="4320" w:type="dxa"/>
            <w:gridSpan w:val="5"/>
            <w:tcBorders>
              <w:top w:val="single" w:sz="4" w:space="0" w:color="000000"/>
              <w:bottom w:val="single" w:sz="4" w:space="0" w:color="000000"/>
              <w:right w:val="single" w:sz="18" w:space="0" w:color="000000"/>
            </w:tcBorders>
          </w:tcPr>
          <w:p w14:paraId="57229501" w14:textId="0590203D" w:rsidR="00E0092D" w:rsidRPr="009559BE" w:rsidRDefault="00E0092D" w:rsidP="008250E0">
            <w:pPr>
              <w:spacing w:after="0"/>
              <w:rPr>
                <w:rFonts w:cs="Times New Roman"/>
                <w:w w:val="105"/>
              </w:rPr>
            </w:pPr>
            <w:r w:rsidRPr="009559BE">
              <w:rPr>
                <w:rFonts w:cs="Times New Roman"/>
                <w:w w:val="105"/>
              </w:rPr>
              <w:t>1=Ox cart</w:t>
            </w:r>
          </w:p>
          <w:p w14:paraId="64BB270B" w14:textId="05317A90" w:rsidR="00E0092D" w:rsidRPr="009559BE" w:rsidRDefault="00E0092D" w:rsidP="008250E0">
            <w:pPr>
              <w:spacing w:after="0"/>
              <w:rPr>
                <w:rFonts w:cs="Times New Roman"/>
                <w:w w:val="105"/>
              </w:rPr>
            </w:pPr>
            <w:r w:rsidRPr="009559BE">
              <w:rPr>
                <w:rFonts w:cs="Times New Roman"/>
                <w:w w:val="105"/>
              </w:rPr>
              <w:t>2=Kilo</w:t>
            </w:r>
          </w:p>
          <w:p w14:paraId="7AD5CF79" w14:textId="563794D8" w:rsidR="00E0092D" w:rsidRPr="009559BE" w:rsidRDefault="00E0092D" w:rsidP="008250E0">
            <w:pPr>
              <w:spacing w:after="0"/>
              <w:rPr>
                <w:rFonts w:cs="Times New Roman"/>
                <w:w w:val="105"/>
              </w:rPr>
            </w:pPr>
            <w:r w:rsidRPr="009559BE">
              <w:rPr>
                <w:rFonts w:cs="Times New Roman"/>
                <w:w w:val="105"/>
              </w:rPr>
              <w:t>3=</w:t>
            </w:r>
            <w:proofErr w:type="spellStart"/>
            <w:r w:rsidRPr="009559BE">
              <w:rPr>
                <w:rFonts w:cs="Times New Roman"/>
                <w:w w:val="105"/>
              </w:rPr>
              <w:t>Litre</w:t>
            </w:r>
            <w:proofErr w:type="spellEnd"/>
          </w:p>
          <w:p w14:paraId="7785462C" w14:textId="2D55F497" w:rsidR="00E0092D" w:rsidRPr="009559BE" w:rsidRDefault="00E0092D" w:rsidP="008250E0">
            <w:pPr>
              <w:spacing w:after="0"/>
              <w:rPr>
                <w:rFonts w:cs="Times New Roman"/>
                <w:w w:val="105"/>
              </w:rPr>
            </w:pPr>
            <w:r w:rsidRPr="009559BE">
              <w:rPr>
                <w:rFonts w:cs="Times New Roman"/>
                <w:w w:val="105"/>
              </w:rPr>
              <w:t>4=Tins</w:t>
            </w:r>
          </w:p>
          <w:p w14:paraId="4EE1F182" w14:textId="559521B1" w:rsidR="00E0092D" w:rsidRPr="009559BE" w:rsidRDefault="00E0092D" w:rsidP="008250E0">
            <w:pPr>
              <w:spacing w:after="0"/>
              <w:rPr>
                <w:rFonts w:cs="Times New Roman"/>
                <w:w w:val="105"/>
              </w:rPr>
            </w:pPr>
            <w:r w:rsidRPr="009559BE">
              <w:rPr>
                <w:rFonts w:cs="Times New Roman"/>
                <w:w w:val="105"/>
              </w:rPr>
              <w:t>5=25 Kg bunches</w:t>
            </w:r>
          </w:p>
          <w:p w14:paraId="4CFAD4E1" w14:textId="553A5F29" w:rsidR="00E0092D" w:rsidRPr="009559BE" w:rsidRDefault="00E0092D" w:rsidP="008250E0">
            <w:pPr>
              <w:spacing w:after="0"/>
              <w:rPr>
                <w:rFonts w:cs="Times New Roman"/>
                <w:w w:val="105"/>
              </w:rPr>
            </w:pPr>
            <w:r w:rsidRPr="009559BE">
              <w:rPr>
                <w:rFonts w:cs="Times New Roman"/>
                <w:w w:val="105"/>
              </w:rPr>
              <w:t>6=Crates</w:t>
            </w:r>
          </w:p>
          <w:p w14:paraId="4DC58E9C" w14:textId="3B619C42" w:rsidR="00E0092D" w:rsidRPr="009559BE" w:rsidRDefault="00E0092D" w:rsidP="008250E0">
            <w:pPr>
              <w:spacing w:after="0"/>
              <w:rPr>
                <w:rFonts w:cs="Times New Roman"/>
                <w:w w:val="105"/>
              </w:rPr>
            </w:pPr>
            <w:r w:rsidRPr="009559BE">
              <w:rPr>
                <w:rFonts w:cs="Times New Roman"/>
                <w:w w:val="105"/>
              </w:rPr>
              <w:t>7=</w:t>
            </w:r>
            <w:proofErr w:type="spellStart"/>
            <w:r w:rsidRPr="009559BE">
              <w:rPr>
                <w:rFonts w:cs="Times New Roman"/>
                <w:w w:val="105"/>
              </w:rPr>
              <w:t>Tonnes</w:t>
            </w:r>
            <w:proofErr w:type="spellEnd"/>
          </w:p>
          <w:p w14:paraId="3E27A4A2" w14:textId="360BADCF" w:rsidR="00E0092D" w:rsidRPr="009559BE" w:rsidRDefault="00E0092D" w:rsidP="00E0092D">
            <w:pPr>
              <w:spacing w:after="0"/>
              <w:rPr>
                <w:rFonts w:cs="Times New Roman"/>
                <w:i/>
                <w:w w:val="105"/>
              </w:rPr>
            </w:pPr>
            <w:r w:rsidRPr="009559BE">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11E3BB36"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E8BF211"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Before w:val="1"/>
          <w:wBefore w:w="9" w:type="dxa"/>
          <w:trHeight w:val="20"/>
        </w:trPr>
        <w:tc>
          <w:tcPr>
            <w:tcW w:w="358" w:type="dxa"/>
            <w:gridSpan w:val="2"/>
            <w:tcBorders>
              <w:top w:val="single" w:sz="4" w:space="0" w:color="000000"/>
              <w:left w:val="single" w:sz="4" w:space="0" w:color="auto"/>
              <w:bottom w:val="single" w:sz="4" w:space="0" w:color="000000"/>
              <w:right w:val="single" w:sz="4" w:space="0" w:color="auto"/>
            </w:tcBorders>
          </w:tcPr>
          <w:p w14:paraId="2ECE4C07" w14:textId="77777777" w:rsidR="00E0092D" w:rsidRPr="009559BE" w:rsidRDefault="00E0092D" w:rsidP="008250E0">
            <w:pPr>
              <w:spacing w:after="0" w:line="240" w:lineRule="auto"/>
              <w:contextualSpacing/>
              <w:rPr>
                <w:rFonts w:eastAsiaTheme="minorEastAsia"/>
                <w:lang w:eastAsia="zh-CN"/>
              </w:rPr>
            </w:pPr>
          </w:p>
        </w:tc>
        <w:tc>
          <w:tcPr>
            <w:tcW w:w="4685" w:type="dxa"/>
            <w:gridSpan w:val="2"/>
            <w:tcBorders>
              <w:top w:val="single" w:sz="4" w:space="0" w:color="000000"/>
              <w:left w:val="single" w:sz="4" w:space="0" w:color="auto"/>
              <w:bottom w:val="single" w:sz="4" w:space="0" w:color="000000"/>
              <w:right w:val="single" w:sz="18" w:space="0" w:color="000000"/>
            </w:tcBorders>
          </w:tcPr>
          <w:p w14:paraId="3B4779FE" w14:textId="77777777" w:rsidR="00E0092D" w:rsidRPr="009559BE" w:rsidRDefault="00E0092D" w:rsidP="008250E0">
            <w:pPr>
              <w:spacing w:after="0" w:line="240" w:lineRule="auto"/>
              <w:contextualSpacing/>
              <w:rPr>
                <w:rFonts w:eastAsiaTheme="minorEastAsia"/>
                <w:w w:val="105"/>
                <w:lang w:eastAsia="zh-CN"/>
              </w:rPr>
            </w:pPr>
            <w:r w:rsidRPr="009559BE">
              <w:rPr>
                <w:rFonts w:eastAsiaTheme="minorEastAsia"/>
                <w:w w:val="105"/>
                <w:lang w:eastAsia="zh-CN"/>
              </w:rPr>
              <w:t>Please specify “other”</w:t>
            </w:r>
          </w:p>
        </w:tc>
        <w:tc>
          <w:tcPr>
            <w:tcW w:w="5028" w:type="dxa"/>
            <w:gridSpan w:val="6"/>
            <w:tcBorders>
              <w:top w:val="single" w:sz="18" w:space="0" w:color="000000"/>
              <w:left w:val="single" w:sz="18" w:space="0" w:color="000000"/>
              <w:bottom w:val="single" w:sz="18" w:space="0" w:color="000000"/>
              <w:right w:val="single" w:sz="18" w:space="0" w:color="000000"/>
            </w:tcBorders>
          </w:tcPr>
          <w:p w14:paraId="401FC9C2" w14:textId="77777777" w:rsidR="00E0092D" w:rsidRPr="009559BE" w:rsidRDefault="00E0092D" w:rsidP="008250E0">
            <w:pPr>
              <w:spacing w:after="0" w:line="240" w:lineRule="auto"/>
              <w:contextualSpacing/>
              <w:rPr>
                <w:rFonts w:eastAsiaTheme="minorEastAsia"/>
                <w:i/>
                <w:lang w:eastAsia="zh-CN"/>
              </w:rPr>
            </w:pPr>
            <w:r w:rsidRPr="009559BE">
              <w:rPr>
                <w:rFonts w:eastAsiaTheme="minorEastAsia"/>
                <w:i/>
                <w:lang w:eastAsia="zh-CN"/>
              </w:rPr>
              <w:t>(Text)</w:t>
            </w:r>
          </w:p>
        </w:tc>
      </w:tr>
      <w:tr w:rsidR="00E0092D" w:rsidRPr="009559BE" w14:paraId="25485A62"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9552C37"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62E5C4A" w14:textId="48A4E83A"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5. Did your household take out any formal loans from a bank or micro-credit institution in the past year? (</w:t>
            </w:r>
            <w:r w:rsidR="00E0092D" w:rsidRPr="009559BE">
              <w:rPr>
                <w:b/>
                <w:w w:val="105"/>
              </w:rPr>
              <w:t>loan</w:t>
            </w:r>
            <w:r w:rsidR="00E0092D" w:rsidRPr="009559BE">
              <w:rPr>
                <w:w w:val="105"/>
              </w:rPr>
              <w:t>)</w:t>
            </w:r>
          </w:p>
          <w:p w14:paraId="638E1517" w14:textId="0B97326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4320" w:type="dxa"/>
            <w:gridSpan w:val="5"/>
            <w:tcBorders>
              <w:top w:val="single" w:sz="4" w:space="0" w:color="000000"/>
              <w:bottom w:val="single" w:sz="4" w:space="0" w:color="000000"/>
              <w:right w:val="single" w:sz="18" w:space="0" w:color="000000"/>
            </w:tcBorders>
          </w:tcPr>
          <w:p w14:paraId="5CCC0EC3" w14:textId="77777777" w:rsidR="00E0092D" w:rsidRPr="009559BE" w:rsidRDefault="00E0092D" w:rsidP="008250E0">
            <w:pPr>
              <w:spacing w:after="0"/>
              <w:rPr>
                <w:rFonts w:cs="Times New Roman"/>
                <w:w w:val="105"/>
              </w:rPr>
            </w:pPr>
            <w:r w:rsidRPr="009559BE">
              <w:rPr>
                <w:rFonts w:cs="Times New Roman"/>
                <w:w w:val="105"/>
              </w:rPr>
              <w:t>1=No</w:t>
            </w:r>
          </w:p>
          <w:p w14:paraId="1B5F2EE7"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2D970226" w14:textId="77777777" w:rsidR="00E0092D" w:rsidRPr="009559BE" w:rsidRDefault="00E0092D" w:rsidP="008250E0">
            <w:pPr>
              <w:spacing w:after="0"/>
              <w:rPr>
                <w:rFonts w:cs="Times New Roman"/>
                <w:w w:val="105"/>
              </w:rPr>
            </w:pPr>
            <w:r w:rsidRPr="009559BE">
              <w:rPr>
                <w:rFonts w:cs="Times New Roman"/>
                <w:w w:val="105"/>
              </w:rPr>
              <w:t>888=Don’t know</w:t>
            </w:r>
          </w:p>
          <w:p w14:paraId="153A486B"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7AE82E86"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91A5771" w14:textId="77777777" w:rsidR="00E0092D" w:rsidRPr="009559BE"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75A0FE22" w14:textId="77777777" w:rsidR="00E0092D" w:rsidRPr="009559BE" w:rsidRDefault="00E0092D" w:rsidP="00E0092D">
            <w:pPr>
              <w:autoSpaceDE w:val="0"/>
              <w:autoSpaceDN w:val="0"/>
              <w:adjustRightInd w:val="0"/>
              <w:contextualSpacing/>
              <w:rPr>
                <w:rFonts w:cs="TimesNewRomanPSMT"/>
              </w:rPr>
            </w:pPr>
            <w:r w:rsidRPr="009559BE">
              <w:rPr>
                <w:w w:val="105"/>
              </w:rPr>
              <w:t xml:space="preserve">What was the </w:t>
            </w:r>
            <w:r w:rsidRPr="009559BE">
              <w:rPr>
                <w:rFonts w:cs="TimesNewRomanPSMT"/>
              </w:rPr>
              <w:t xml:space="preserve">hat was the </w:t>
            </w:r>
            <w:r w:rsidRPr="009559BE">
              <w:rPr>
                <w:rFonts w:cs="TimesNewRomanPS-BoldMT"/>
                <w:b/>
                <w:bCs/>
              </w:rPr>
              <w:t>value of this</w:t>
            </w:r>
            <w:r w:rsidRPr="009559BE">
              <w:rPr>
                <w:rFonts w:cs="TimesNewRomanPSMT"/>
              </w:rPr>
              <w:t xml:space="preserve"> </w:t>
            </w:r>
            <w:r w:rsidRPr="009559BE">
              <w:rPr>
                <w:rFonts w:cs="TimesNewRomanPS-BoldMT"/>
                <w:b/>
                <w:bCs/>
              </w:rPr>
              <w:t>loan/credit</w:t>
            </w:r>
          </w:p>
          <w:p w14:paraId="3C424F0B" w14:textId="6DA0BB26" w:rsidR="00E0092D" w:rsidRPr="009559BE" w:rsidRDefault="00E0092D" w:rsidP="00E0092D">
            <w:pPr>
              <w:autoSpaceDE w:val="0"/>
              <w:autoSpaceDN w:val="0"/>
              <w:adjustRightInd w:val="0"/>
              <w:contextualSpacing/>
              <w:rPr>
                <w:rFonts w:cs="TimesNewRomanPS-BoldMT"/>
                <w:b/>
                <w:bCs/>
              </w:rPr>
            </w:pPr>
            <w:r w:rsidRPr="009559BE">
              <w:rPr>
                <w:rFonts w:cs="TimesNewRomanPS-BoldMT"/>
                <w:b/>
                <w:bCs/>
              </w:rPr>
              <w:t>excluding interest</w:t>
            </w:r>
            <w:ins w:id="648" w:author="Stickler, Mercedes M. (E3/LTRM)" w:date="2014-09-22T17:53:00Z">
              <w:r w:rsidR="006146D2">
                <w:rPr>
                  <w:rFonts w:cs="TimesNewRomanPS-BoldMT"/>
                  <w:b/>
                  <w:bCs/>
                </w:rPr>
                <w:t xml:space="preserve"> </w:t>
              </w:r>
            </w:ins>
            <w:r w:rsidRPr="009559BE">
              <w:rPr>
                <w:rFonts w:cs="TimesNewRomanPSMT"/>
              </w:rPr>
              <w:t>(</w:t>
            </w:r>
            <w:r w:rsidRPr="009559BE">
              <w:rPr>
                <w:rFonts w:cs="TimesNewRomanPS-BoldMT"/>
                <w:b/>
                <w:bCs/>
              </w:rPr>
              <w:t>Kwacha</w:t>
            </w:r>
          </w:p>
          <w:p w14:paraId="72994E4F" w14:textId="56DF3A07" w:rsidR="00E0092D" w:rsidRPr="009559BE" w:rsidRDefault="00E0092D" w:rsidP="00E0092D">
            <w:pPr>
              <w:spacing w:after="0"/>
              <w:rPr>
                <w:w w:val="105"/>
              </w:rPr>
            </w:pPr>
            <w:proofErr w:type="gramStart"/>
            <w:r w:rsidRPr="009559BE">
              <w:rPr>
                <w:rFonts w:cs="TimesNewRomanPS-BoldMT"/>
                <w:b/>
                <w:bCs/>
              </w:rPr>
              <w:t>equivalent</w:t>
            </w:r>
            <w:proofErr w:type="gramEnd"/>
            <w:r w:rsidRPr="009559BE">
              <w:rPr>
                <w:rFonts w:cs="TimesNewRomanPS-BoldMT"/>
                <w:b/>
                <w:bCs/>
              </w:rPr>
              <w:t xml:space="preserve"> </w:t>
            </w:r>
            <w:r w:rsidRPr="009559BE">
              <w:rPr>
                <w:rFonts w:cs="TimesNewRomanPSMT"/>
              </w:rPr>
              <w:t xml:space="preserve">if it </w:t>
            </w:r>
            <w:r w:rsidRPr="009559BE">
              <w:rPr>
                <w:rFonts w:cs="TimesNewRomanPS-BoldMT"/>
                <w:b/>
                <w:bCs/>
              </w:rPr>
              <w:t>was in-kind</w:t>
            </w:r>
            <w:r w:rsidRPr="009559BE">
              <w:rPr>
                <w:rFonts w:cs="TimesNewRomanPSMT"/>
              </w:rPr>
              <w:t>)? (</w:t>
            </w:r>
            <w:r w:rsidRPr="009559BE">
              <w:rPr>
                <w:rFonts w:cs="TimesNewRomanPS-BoldItalicMT"/>
                <w:b/>
                <w:bCs/>
                <w:i/>
                <w:iCs/>
              </w:rPr>
              <w:t>ZMK)</w:t>
            </w:r>
          </w:p>
        </w:tc>
        <w:tc>
          <w:tcPr>
            <w:tcW w:w="2525" w:type="dxa"/>
            <w:gridSpan w:val="4"/>
            <w:tcBorders>
              <w:top w:val="single" w:sz="18" w:space="0" w:color="000000"/>
              <w:left w:val="single" w:sz="18" w:space="0" w:color="000000"/>
              <w:bottom w:val="single" w:sz="18" w:space="0" w:color="000000"/>
              <w:right w:val="single" w:sz="18" w:space="0" w:color="000000"/>
            </w:tcBorders>
          </w:tcPr>
          <w:p w14:paraId="7E5E18BE" w14:textId="77777777" w:rsidR="00E0092D" w:rsidRPr="009559BE" w:rsidRDefault="00E0092D" w:rsidP="008250E0">
            <w:pPr>
              <w:spacing w:after="0"/>
              <w:rPr>
                <w:i/>
                <w:color w:val="A6A6A6" w:themeColor="background1" w:themeShade="A6"/>
              </w:rPr>
            </w:pPr>
            <w:r w:rsidRPr="009559BE">
              <w:rPr>
                <w:i/>
                <w:color w:val="A6A6A6" w:themeColor="background1" w:themeShade="A6"/>
              </w:rPr>
              <w:t>(Integer)</w:t>
            </w:r>
          </w:p>
        </w:tc>
      </w:tr>
      <w:tr w:rsidR="00E0092D" w:rsidRPr="009559BE" w14:paraId="6F28B195"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3C01779"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2C11ACD5" w14:textId="083DA3EB" w:rsidR="00E0092D" w:rsidRPr="009559BE" w:rsidRDefault="00E4165E" w:rsidP="00E0092D">
            <w:pPr>
              <w:kinsoku w:val="0"/>
              <w:overflowPunct w:val="0"/>
              <w:spacing w:afterLines="20" w:after="48"/>
              <w:ind w:left="-18"/>
              <w:contextualSpacing/>
              <w:rPr>
                <w:w w:val="105"/>
              </w:rPr>
            </w:pPr>
            <w:commentRangeStart w:id="649"/>
            <w:r>
              <w:rPr>
                <w:w w:val="105"/>
              </w:rPr>
              <w:t>L</w:t>
            </w:r>
            <w:r w:rsidR="00E0092D" w:rsidRPr="009559BE">
              <w:rPr>
                <w:w w:val="105"/>
              </w:rPr>
              <w:t>6. Did you have to provide any documentation of your land rights to secure the loan? (</w:t>
            </w:r>
            <w:proofErr w:type="spellStart"/>
            <w:r w:rsidR="00E0092D" w:rsidRPr="009559BE">
              <w:rPr>
                <w:b/>
                <w:w w:val="105"/>
              </w:rPr>
              <w:t>loandoc</w:t>
            </w:r>
            <w:proofErr w:type="spellEnd"/>
            <w:r w:rsidR="00E0092D" w:rsidRPr="009559BE">
              <w:rPr>
                <w:w w:val="105"/>
              </w:rPr>
              <w:t>)</w:t>
            </w:r>
            <w:commentRangeEnd w:id="649"/>
            <w:r w:rsidR="006146D2">
              <w:rPr>
                <w:rStyle w:val="CommentReference"/>
              </w:rPr>
              <w:commentReference w:id="649"/>
            </w:r>
          </w:p>
          <w:p w14:paraId="5B516DCC" w14:textId="3D20442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4320" w:type="dxa"/>
            <w:gridSpan w:val="5"/>
            <w:tcBorders>
              <w:top w:val="single" w:sz="4" w:space="0" w:color="000000"/>
              <w:bottom w:val="single" w:sz="4" w:space="0" w:color="000000"/>
              <w:right w:val="single" w:sz="18" w:space="0" w:color="000000"/>
            </w:tcBorders>
          </w:tcPr>
          <w:p w14:paraId="5DEE1A14" w14:textId="77777777" w:rsidR="00E0092D" w:rsidRPr="009559BE" w:rsidRDefault="00E0092D" w:rsidP="008250E0">
            <w:pPr>
              <w:spacing w:after="0"/>
              <w:rPr>
                <w:rFonts w:cs="Times New Roman"/>
                <w:w w:val="105"/>
              </w:rPr>
            </w:pPr>
            <w:r w:rsidRPr="009559BE">
              <w:rPr>
                <w:rFonts w:cs="Times New Roman"/>
                <w:w w:val="105"/>
              </w:rPr>
              <w:t>1=No</w:t>
            </w:r>
          </w:p>
          <w:p w14:paraId="126B4B7B"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93B7BD6" w14:textId="77777777" w:rsidR="00E0092D" w:rsidRPr="009559BE" w:rsidRDefault="00E0092D" w:rsidP="008250E0">
            <w:pPr>
              <w:spacing w:after="0"/>
              <w:rPr>
                <w:rFonts w:cs="Times New Roman"/>
                <w:w w:val="105"/>
              </w:rPr>
            </w:pPr>
            <w:r w:rsidRPr="009559BE">
              <w:rPr>
                <w:rFonts w:cs="Times New Roman"/>
                <w:w w:val="105"/>
              </w:rPr>
              <w:t>888=Don’t know</w:t>
            </w:r>
          </w:p>
          <w:p w14:paraId="3A0A8587"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FD8C64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356FDEA4" w14:textId="77777777" w:rsidR="00E0092D" w:rsidRPr="009559BE" w:rsidRDefault="00E0092D" w:rsidP="008250E0">
            <w:pPr>
              <w:spacing w:after="0"/>
            </w:pPr>
          </w:p>
        </w:tc>
        <w:tc>
          <w:tcPr>
            <w:tcW w:w="4679" w:type="dxa"/>
            <w:gridSpan w:val="2"/>
            <w:tcBorders>
              <w:left w:val="single" w:sz="4" w:space="0" w:color="auto"/>
              <w:right w:val="single" w:sz="18" w:space="0" w:color="000000"/>
            </w:tcBorders>
          </w:tcPr>
          <w:p w14:paraId="1FBD0BA0" w14:textId="316EB817" w:rsidR="00E0092D" w:rsidRPr="009559BE" w:rsidRDefault="00E4165E" w:rsidP="008250E0">
            <w:pPr>
              <w:spacing w:after="0"/>
              <w:rPr>
                <w:w w:val="105"/>
              </w:rPr>
            </w:pPr>
            <w:r>
              <w:rPr>
                <w:w w:val="105"/>
              </w:rPr>
              <w:t>L</w:t>
            </w:r>
            <w:r w:rsidR="00E0092D" w:rsidRPr="009559BE">
              <w:rPr>
                <w:w w:val="105"/>
              </w:rPr>
              <w:t>7. What kind of documentation was required? (</w:t>
            </w:r>
            <w:proofErr w:type="spellStart"/>
            <w:r w:rsidR="00E0092D" w:rsidRPr="009559BE">
              <w:rPr>
                <w:b/>
                <w:w w:val="105"/>
              </w:rPr>
              <w:t>loandoctype</w:t>
            </w:r>
            <w:proofErr w:type="spellEnd"/>
            <w:r w:rsidR="00E0092D" w:rsidRPr="009559BE">
              <w:rPr>
                <w:w w:val="105"/>
              </w:rPr>
              <w:t>)</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73CEFE" w14:textId="77777777" w:rsidR="00E0092D" w:rsidRPr="009559BE" w:rsidRDefault="00E0092D" w:rsidP="008250E0">
            <w:pPr>
              <w:spacing w:after="0"/>
              <w:rPr>
                <w:w w:val="105"/>
              </w:rPr>
            </w:pPr>
            <w:r w:rsidRPr="009559BE">
              <w:rPr>
                <w:i/>
                <w:color w:val="A6A6A6" w:themeColor="background1" w:themeShade="A6"/>
              </w:rPr>
              <w:t>(Text)</w:t>
            </w:r>
          </w:p>
        </w:tc>
      </w:tr>
    </w:tbl>
    <w:p w14:paraId="5D7E6EED" w14:textId="77777777" w:rsidR="00AD1518" w:rsidRPr="009559BE" w:rsidRDefault="00AD1518" w:rsidP="001512DD">
      <w:pPr>
        <w:spacing w:afterLines="20" w:after="48" w:line="240" w:lineRule="auto"/>
        <w:contextualSpacing/>
        <w:rPr>
          <w:rFonts w:eastAsia="Times New Roman" w:cs="Times New Roman"/>
          <w:lang w:eastAsia="zh-CN"/>
        </w:rPr>
      </w:pPr>
    </w:p>
    <w:p w14:paraId="56725D14" w14:textId="77777777" w:rsidR="00AD1518" w:rsidRPr="009559BE" w:rsidRDefault="00AD1518" w:rsidP="001512DD">
      <w:pPr>
        <w:spacing w:afterLines="20" w:after="48" w:line="240" w:lineRule="auto"/>
        <w:contextualSpacing/>
        <w:rPr>
          <w:rFonts w:eastAsia="Times New Roman" w:cs="Times New Roman"/>
          <w:lang w:eastAsia="zh-CN"/>
        </w:rPr>
      </w:pPr>
    </w:p>
    <w:p w14:paraId="5DC52515" w14:textId="77777777" w:rsidR="00C71DE8" w:rsidRPr="009559BE" w:rsidRDefault="00C71DE8" w:rsidP="001512DD">
      <w:pPr>
        <w:spacing w:after="0" w:line="240" w:lineRule="auto"/>
        <w:contextualSpacing/>
      </w:pPr>
    </w:p>
    <w:p w14:paraId="37C1A733" w14:textId="77777777" w:rsidR="00E0092D" w:rsidRPr="009559BE" w:rsidRDefault="00E0092D">
      <w:pPr>
        <w:rPr>
          <w:rFonts w:eastAsia="Times New Roman" w:cs="Times New Roman"/>
          <w:b/>
          <w:bCs/>
        </w:rPr>
      </w:pPr>
      <w:r w:rsidRPr="009559BE">
        <w:rPr>
          <w:rFonts w:eastAsia="Times New Roman" w:cs="Times New Roman"/>
          <w:b/>
          <w:bCs/>
        </w:rPr>
        <w:br w:type="page"/>
      </w:r>
    </w:p>
    <w:p w14:paraId="6F2C6C32" w14:textId="0767E4D0"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lastRenderedPageBreak/>
        <w:t>M. LIVESTOCK ASSETS</w:t>
      </w:r>
    </w:p>
    <w:p w14:paraId="163FA4A4" w14:textId="77777777" w:rsidR="00C71DE8" w:rsidRPr="009559BE" w:rsidRDefault="00C71DE8"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Now I would like to ask you about the number of livestock that your household currently owns. </w:t>
      </w:r>
    </w:p>
    <w:p w14:paraId="229BDF67" w14:textId="77777777" w:rsidR="00451397" w:rsidRPr="009559BE" w:rsidRDefault="00451397" w:rsidP="001512DD">
      <w:pPr>
        <w:spacing w:afterLines="20" w:after="48" w:line="240" w:lineRule="auto"/>
        <w:contextualSpacing/>
        <w:rPr>
          <w:rFonts w:eastAsia="Times New Roman" w:cs="Times New Roman"/>
          <w:lang w:eastAsia="zh-CN"/>
        </w:rPr>
      </w:pPr>
      <w:commentRangeStart w:id="650"/>
      <w:r w:rsidRPr="009559BE">
        <w:rPr>
          <w:rFonts w:eastAsia="Times New Roman" w:cs="Times New Roman"/>
          <w:lang w:eastAsia="zh-CN"/>
        </w:rPr>
        <w:t xml:space="preserve">Do any of your livestock graze in the forest? </w:t>
      </w:r>
      <w:commentRangeEnd w:id="650"/>
      <w:r w:rsidR="000B1EA8">
        <w:rPr>
          <w:rStyle w:val="CommentReference"/>
        </w:rPr>
        <w:commentReference w:id="650"/>
      </w:r>
    </w:p>
    <w:tbl>
      <w:tblPr>
        <w:tblStyle w:val="TableGrid1"/>
        <w:tblW w:w="10080" w:type="dxa"/>
        <w:tblInd w:w="-5" w:type="dxa"/>
        <w:tblLayout w:type="fixed"/>
        <w:tblCellMar>
          <w:left w:w="29" w:type="dxa"/>
          <w:right w:w="29" w:type="dxa"/>
        </w:tblCellMar>
        <w:tblLook w:val="0000" w:firstRow="0" w:lastRow="0" w:firstColumn="0" w:lastColumn="0" w:noHBand="0" w:noVBand="0"/>
      </w:tblPr>
      <w:tblGrid>
        <w:gridCol w:w="360"/>
        <w:gridCol w:w="4680"/>
        <w:gridCol w:w="2520"/>
        <w:gridCol w:w="1800"/>
        <w:gridCol w:w="720"/>
      </w:tblGrid>
      <w:tr w:rsidR="00B71EAD" w:rsidRPr="009559BE" w14:paraId="4FE59287" w14:textId="77777777" w:rsidTr="00CD018F">
        <w:trPr>
          <w:trHeight w:val="20"/>
        </w:trPr>
        <w:tc>
          <w:tcPr>
            <w:tcW w:w="360" w:type="dxa"/>
            <w:tcBorders>
              <w:right w:val="single" w:sz="4" w:space="0" w:color="auto"/>
            </w:tcBorders>
            <w:vAlign w:val="center"/>
          </w:tcPr>
          <w:p w14:paraId="50D63242"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452DE86" w14:textId="77777777" w:rsidR="00C71DE8" w:rsidRPr="009559BE" w:rsidRDefault="00C71DE8" w:rsidP="00E0092D">
            <w:pPr>
              <w:kinsoku w:val="0"/>
              <w:overflowPunct w:val="0"/>
              <w:spacing w:afterLines="20" w:after="48"/>
              <w:contextualSpacing/>
              <w:rPr>
                <w:w w:val="105"/>
              </w:rPr>
            </w:pPr>
            <w:r w:rsidRPr="009559BE">
              <w:rPr>
                <w:w w:val="105"/>
              </w:rPr>
              <w:t>M1. How many cattle does your household own? (</w:t>
            </w:r>
            <w:r w:rsidRPr="009559BE">
              <w:rPr>
                <w:b/>
                <w:w w:val="105"/>
              </w:rPr>
              <w:t>cattle</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9559BE" w:rsidRDefault="00C71DE8" w:rsidP="00E0092D">
            <w:pPr>
              <w:spacing w:afterLines="20" w:after="48"/>
              <w:contextualSpacing/>
              <w:rPr>
                <w:i/>
              </w:rPr>
            </w:pPr>
            <w:r w:rsidRPr="009559BE">
              <w:rPr>
                <w:i/>
              </w:rPr>
              <w:t>(Numeric)</w:t>
            </w:r>
          </w:p>
        </w:tc>
      </w:tr>
      <w:tr w:rsidR="00B71EAD" w:rsidRPr="009559BE" w14:paraId="11CD6882" w14:textId="77777777" w:rsidTr="00CD018F">
        <w:trPr>
          <w:trHeight w:val="20"/>
        </w:trPr>
        <w:tc>
          <w:tcPr>
            <w:tcW w:w="360" w:type="dxa"/>
            <w:vAlign w:val="center"/>
          </w:tcPr>
          <w:p w14:paraId="35333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8005593" w14:textId="77777777" w:rsidR="00C71DE8" w:rsidRPr="009559BE" w:rsidRDefault="00C71DE8" w:rsidP="00E0092D">
            <w:pPr>
              <w:kinsoku w:val="0"/>
              <w:overflowPunct w:val="0"/>
              <w:spacing w:afterLines="20" w:after="48"/>
              <w:contextualSpacing/>
              <w:rPr>
                <w:w w:val="105"/>
              </w:rPr>
            </w:pPr>
            <w:r w:rsidRPr="009559BE">
              <w:rPr>
                <w:w w:val="105"/>
              </w:rPr>
              <w:t>M2. How many donkeys does your household own? (</w:t>
            </w:r>
            <w:r w:rsidRPr="009559BE">
              <w:rPr>
                <w:b/>
                <w:w w:val="105"/>
              </w:rPr>
              <w:t>donkey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9559BE" w:rsidRDefault="00C71DE8" w:rsidP="00E0092D">
            <w:pPr>
              <w:spacing w:afterLines="20" w:after="48"/>
              <w:contextualSpacing/>
              <w:rPr>
                <w:i/>
              </w:rPr>
            </w:pPr>
            <w:r w:rsidRPr="009559BE">
              <w:rPr>
                <w:i/>
              </w:rPr>
              <w:t>(Numeric)</w:t>
            </w:r>
          </w:p>
        </w:tc>
      </w:tr>
      <w:tr w:rsidR="00D4243B" w:rsidRPr="009559BE" w14:paraId="750A99FE" w14:textId="77777777" w:rsidTr="00CD018F">
        <w:trPr>
          <w:trHeight w:val="20"/>
        </w:trPr>
        <w:tc>
          <w:tcPr>
            <w:tcW w:w="360" w:type="dxa"/>
            <w:vAlign w:val="center"/>
          </w:tcPr>
          <w:p w14:paraId="1A0AB2A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32BEA72C" w14:textId="27968876" w:rsidR="00D4243B" w:rsidRPr="009559BE" w:rsidRDefault="00D4243B" w:rsidP="00D4243B">
            <w:pPr>
              <w:kinsoku w:val="0"/>
              <w:overflowPunct w:val="0"/>
              <w:spacing w:afterLines="20" w:after="48"/>
              <w:contextualSpacing/>
              <w:rPr>
                <w:w w:val="105"/>
              </w:rPr>
            </w:pPr>
            <w:r>
              <w:rPr>
                <w:w w:val="105"/>
              </w:rPr>
              <w:t>Do any of your donkeys graze in the forest?</w:t>
            </w:r>
          </w:p>
        </w:tc>
        <w:tc>
          <w:tcPr>
            <w:tcW w:w="4320" w:type="dxa"/>
            <w:gridSpan w:val="2"/>
            <w:tcBorders>
              <w:top w:val="single" w:sz="4" w:space="0" w:color="auto"/>
              <w:left w:val="nil"/>
              <w:bottom w:val="single" w:sz="4" w:space="0" w:color="auto"/>
            </w:tcBorders>
          </w:tcPr>
          <w:p w14:paraId="3AE77C36" w14:textId="77777777" w:rsidR="00D4243B" w:rsidRDefault="00D4243B" w:rsidP="00D4243B">
            <w:r>
              <w:t>1=No</w:t>
            </w:r>
          </w:p>
          <w:p w14:paraId="27756932" w14:textId="72DE660C"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E516E8A" w14:textId="00E5105D"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2E2449D5" w14:textId="77777777" w:rsidTr="00CD018F">
        <w:trPr>
          <w:trHeight w:val="20"/>
        </w:trPr>
        <w:tc>
          <w:tcPr>
            <w:tcW w:w="360" w:type="dxa"/>
            <w:vAlign w:val="center"/>
          </w:tcPr>
          <w:p w14:paraId="4A5290D9" w14:textId="77777777" w:rsidR="00D4243B" w:rsidRPr="009559BE" w:rsidRDefault="00D4243B"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5C8BB437" w14:textId="55554A8D" w:rsidR="00D4243B" w:rsidRPr="009559BE" w:rsidRDefault="00D4243B" w:rsidP="00E0092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68D8495" w14:textId="77777777" w:rsidR="00D4243B" w:rsidRPr="009559BE" w:rsidRDefault="00D4243B" w:rsidP="00E0092D">
            <w:pPr>
              <w:spacing w:afterLines="20" w:after="48"/>
              <w:contextualSpacing/>
              <w:rPr>
                <w:i/>
              </w:rPr>
            </w:pPr>
          </w:p>
        </w:tc>
      </w:tr>
      <w:tr w:rsidR="00D4243B" w:rsidRPr="009559BE" w14:paraId="13E101BC" w14:textId="77777777" w:rsidTr="00CD018F">
        <w:trPr>
          <w:trHeight w:val="20"/>
        </w:trPr>
        <w:tc>
          <w:tcPr>
            <w:tcW w:w="360" w:type="dxa"/>
            <w:vAlign w:val="center"/>
          </w:tcPr>
          <w:p w14:paraId="2DC0561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46B471F3" w14:textId="55CD1CE3" w:rsidR="00D4243B" w:rsidRPr="009559BE" w:rsidRDefault="00D4243B" w:rsidP="00D4243B">
            <w:pPr>
              <w:kinsoku w:val="0"/>
              <w:overflowPunct w:val="0"/>
              <w:spacing w:afterLines="20" w:after="48"/>
              <w:contextualSpacing/>
              <w:rPr>
                <w:w w:val="105"/>
              </w:rPr>
            </w:pPr>
            <w:r>
              <w:rPr>
                <w:w w:val="105"/>
              </w:rPr>
              <w:t>Are any of your donkeys enclosed, but fed fodder that is cut inside the forest?</w:t>
            </w:r>
          </w:p>
        </w:tc>
        <w:tc>
          <w:tcPr>
            <w:tcW w:w="4320" w:type="dxa"/>
            <w:gridSpan w:val="2"/>
            <w:tcBorders>
              <w:top w:val="single" w:sz="4" w:space="0" w:color="auto"/>
              <w:left w:val="nil"/>
              <w:bottom w:val="single" w:sz="4" w:space="0" w:color="auto"/>
            </w:tcBorders>
          </w:tcPr>
          <w:p w14:paraId="08AF0896" w14:textId="77777777" w:rsidR="00D4243B" w:rsidRDefault="00D4243B" w:rsidP="00D4243B">
            <w:r>
              <w:t>1=No</w:t>
            </w:r>
          </w:p>
          <w:p w14:paraId="138441D6" w14:textId="72BC7E1F"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3DE57F4" w14:textId="1C757DAB"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0DB434AB" w14:textId="77777777" w:rsidTr="00CD018F">
        <w:trPr>
          <w:trHeight w:val="20"/>
        </w:trPr>
        <w:tc>
          <w:tcPr>
            <w:tcW w:w="360" w:type="dxa"/>
            <w:vAlign w:val="center"/>
          </w:tcPr>
          <w:p w14:paraId="3A0C57D3" w14:textId="77777777" w:rsidR="00D4243B" w:rsidRPr="009559BE" w:rsidRDefault="00D4243B"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91FAEB" w14:textId="38DA19F7" w:rsidR="00D4243B" w:rsidRPr="009559BE" w:rsidRDefault="00D4243B"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953C4DE" w14:textId="77777777" w:rsidR="00D4243B" w:rsidRPr="009559BE" w:rsidRDefault="00D4243B" w:rsidP="009A059D">
            <w:pPr>
              <w:spacing w:afterLines="20" w:after="48"/>
              <w:contextualSpacing/>
              <w:rPr>
                <w:i/>
              </w:rPr>
            </w:pPr>
          </w:p>
        </w:tc>
      </w:tr>
      <w:tr w:rsidR="00B71EAD" w:rsidRPr="009559BE" w14:paraId="22E8A5F3" w14:textId="77777777" w:rsidTr="00CD018F">
        <w:trPr>
          <w:trHeight w:val="20"/>
        </w:trPr>
        <w:tc>
          <w:tcPr>
            <w:tcW w:w="360" w:type="dxa"/>
            <w:vAlign w:val="center"/>
          </w:tcPr>
          <w:p w14:paraId="102EEE17"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37097EF" w14:textId="77777777" w:rsidR="00C71DE8" w:rsidRPr="009559BE" w:rsidRDefault="00C71DE8" w:rsidP="00E0092D">
            <w:pPr>
              <w:kinsoku w:val="0"/>
              <w:overflowPunct w:val="0"/>
              <w:spacing w:afterLines="20" w:after="48"/>
              <w:contextualSpacing/>
              <w:rPr>
                <w:w w:val="105"/>
              </w:rPr>
            </w:pPr>
            <w:r w:rsidRPr="009559BE">
              <w:rPr>
                <w:w w:val="105"/>
              </w:rPr>
              <w:t>M3. How many village chickens does your household own? (</w:t>
            </w:r>
            <w:r w:rsidRPr="009559BE">
              <w:rPr>
                <w:b/>
                <w:w w:val="105"/>
              </w:rPr>
              <w:t>chicken</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9559BE" w:rsidRDefault="00C71DE8" w:rsidP="00E0092D">
            <w:pPr>
              <w:spacing w:afterLines="20" w:after="48"/>
              <w:contextualSpacing/>
              <w:rPr>
                <w:i/>
              </w:rPr>
            </w:pPr>
            <w:r w:rsidRPr="009559BE">
              <w:rPr>
                <w:i/>
              </w:rPr>
              <w:t>(Numeric)</w:t>
            </w:r>
          </w:p>
        </w:tc>
      </w:tr>
      <w:tr w:rsidR="00B71EAD" w:rsidRPr="009559BE" w14:paraId="2F22F6C1" w14:textId="77777777" w:rsidTr="00CD018F">
        <w:trPr>
          <w:trHeight w:val="20"/>
        </w:trPr>
        <w:tc>
          <w:tcPr>
            <w:tcW w:w="360" w:type="dxa"/>
            <w:vAlign w:val="center"/>
          </w:tcPr>
          <w:p w14:paraId="523323F5"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F74F30" w14:textId="77777777" w:rsidR="00C71DE8" w:rsidRPr="009559BE" w:rsidRDefault="00C71DE8" w:rsidP="00E0092D">
            <w:pPr>
              <w:kinsoku w:val="0"/>
              <w:overflowPunct w:val="0"/>
              <w:spacing w:afterLines="20" w:after="48"/>
              <w:contextualSpacing/>
              <w:rPr>
                <w:w w:val="105"/>
              </w:rPr>
            </w:pPr>
            <w:r w:rsidRPr="009559BE">
              <w:rPr>
                <w:w w:val="105"/>
              </w:rPr>
              <w:t>M4. How many guinea fowls does your household own? (</w:t>
            </w:r>
            <w:proofErr w:type="spellStart"/>
            <w:r w:rsidRPr="009559BE">
              <w:rPr>
                <w:b/>
                <w:w w:val="105"/>
              </w:rPr>
              <w:t>guineafowls</w:t>
            </w:r>
            <w:proofErr w:type="spellEnd"/>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9559BE" w:rsidRDefault="00C71DE8" w:rsidP="00E0092D">
            <w:pPr>
              <w:spacing w:afterLines="20" w:after="48"/>
              <w:contextualSpacing/>
              <w:rPr>
                <w:i/>
              </w:rPr>
            </w:pPr>
            <w:r w:rsidRPr="009559BE">
              <w:rPr>
                <w:i/>
              </w:rPr>
              <w:t>(Numeric)</w:t>
            </w:r>
          </w:p>
        </w:tc>
      </w:tr>
      <w:tr w:rsidR="00B71EAD" w:rsidRPr="009559BE" w14:paraId="1D84FB59" w14:textId="77777777" w:rsidTr="00CD018F">
        <w:trPr>
          <w:trHeight w:val="20"/>
        </w:trPr>
        <w:tc>
          <w:tcPr>
            <w:tcW w:w="360" w:type="dxa"/>
            <w:vAlign w:val="center"/>
          </w:tcPr>
          <w:p w14:paraId="6B6116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B05035" w14:textId="77777777" w:rsidR="00C71DE8" w:rsidRPr="009559BE" w:rsidRDefault="00C71DE8" w:rsidP="00E0092D">
            <w:pPr>
              <w:kinsoku w:val="0"/>
              <w:overflowPunct w:val="0"/>
              <w:spacing w:afterLines="20" w:after="48"/>
              <w:contextualSpacing/>
              <w:rPr>
                <w:w w:val="105"/>
              </w:rPr>
            </w:pPr>
            <w:r w:rsidRPr="009559BE">
              <w:rPr>
                <w:w w:val="105"/>
              </w:rPr>
              <w:t>M5. How many ducks and geese does your household own? (</w:t>
            </w:r>
            <w:r w:rsidRPr="009559BE">
              <w:rPr>
                <w:b/>
                <w:w w:val="105"/>
              </w:rPr>
              <w:t>ducks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9559BE" w:rsidRDefault="00C71DE8" w:rsidP="00E0092D">
            <w:pPr>
              <w:spacing w:afterLines="20" w:after="48"/>
              <w:contextualSpacing/>
              <w:rPr>
                <w:i/>
              </w:rPr>
            </w:pPr>
            <w:r w:rsidRPr="009559BE">
              <w:rPr>
                <w:i/>
              </w:rPr>
              <w:t>(Numeric)</w:t>
            </w:r>
          </w:p>
        </w:tc>
      </w:tr>
      <w:tr w:rsidR="00B71EAD" w:rsidRPr="009559BE" w14:paraId="13902004" w14:textId="77777777" w:rsidTr="00CD018F">
        <w:trPr>
          <w:trHeight w:val="20"/>
        </w:trPr>
        <w:tc>
          <w:tcPr>
            <w:tcW w:w="360" w:type="dxa"/>
            <w:vAlign w:val="center"/>
          </w:tcPr>
          <w:p w14:paraId="11AB567C"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5217BA8" w14:textId="77777777" w:rsidR="00C71DE8" w:rsidRPr="009559BE" w:rsidRDefault="00C71DE8" w:rsidP="00E0092D">
            <w:pPr>
              <w:kinsoku w:val="0"/>
              <w:overflowPunct w:val="0"/>
              <w:spacing w:afterLines="20" w:after="48"/>
              <w:contextualSpacing/>
              <w:rPr>
                <w:w w:val="105"/>
              </w:rPr>
            </w:pPr>
            <w:r w:rsidRPr="009559BE">
              <w:rPr>
                <w:w w:val="105"/>
              </w:rPr>
              <w:t>M6. How many goats does your household own? (</w:t>
            </w:r>
            <w:r w:rsidRPr="009559BE">
              <w:rPr>
                <w:b/>
                <w:w w:val="105"/>
              </w:rPr>
              <w:t>goats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9559BE" w:rsidRDefault="00C71DE8" w:rsidP="00E0092D">
            <w:pPr>
              <w:spacing w:afterLines="20" w:after="48"/>
              <w:contextualSpacing/>
              <w:rPr>
                <w:i/>
              </w:rPr>
            </w:pPr>
            <w:r w:rsidRPr="009559BE">
              <w:rPr>
                <w:i/>
              </w:rPr>
              <w:t>(Numeric)</w:t>
            </w:r>
          </w:p>
        </w:tc>
      </w:tr>
      <w:tr w:rsidR="00D634F1" w:rsidRPr="009559BE" w14:paraId="5E308CB6" w14:textId="77777777" w:rsidTr="00CD018F">
        <w:trPr>
          <w:trHeight w:val="20"/>
        </w:trPr>
        <w:tc>
          <w:tcPr>
            <w:tcW w:w="360" w:type="dxa"/>
            <w:vAlign w:val="center"/>
          </w:tcPr>
          <w:p w14:paraId="534A259C"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E91C044" w14:textId="6B375E22" w:rsidR="00D634F1" w:rsidRPr="009559BE" w:rsidRDefault="00D634F1" w:rsidP="00D634F1">
            <w:pPr>
              <w:kinsoku w:val="0"/>
              <w:overflowPunct w:val="0"/>
              <w:spacing w:afterLines="20" w:after="48"/>
              <w:contextualSpacing/>
              <w:rPr>
                <w:w w:val="105"/>
              </w:rPr>
            </w:pPr>
            <w:r>
              <w:rPr>
                <w:w w:val="105"/>
              </w:rPr>
              <w:t>Do any of your goats graze in the forest?</w:t>
            </w:r>
          </w:p>
        </w:tc>
        <w:tc>
          <w:tcPr>
            <w:tcW w:w="4320" w:type="dxa"/>
            <w:gridSpan w:val="2"/>
            <w:tcBorders>
              <w:top w:val="single" w:sz="4" w:space="0" w:color="auto"/>
              <w:left w:val="nil"/>
              <w:bottom w:val="single" w:sz="4" w:space="0" w:color="auto"/>
            </w:tcBorders>
          </w:tcPr>
          <w:p w14:paraId="1889CE71" w14:textId="77777777" w:rsidR="00D634F1" w:rsidRDefault="00D634F1" w:rsidP="009A059D">
            <w:r>
              <w:t>1=No</w:t>
            </w:r>
          </w:p>
          <w:p w14:paraId="172C12F0" w14:textId="2692229D" w:rsidR="00D634F1" w:rsidRPr="00D634F1" w:rsidRDefault="00D634F1" w:rsidP="00D634F1">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10DF363D"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D634F1" w:rsidRPr="009559BE" w14:paraId="4C9C0B6C" w14:textId="77777777" w:rsidTr="00CD018F">
        <w:trPr>
          <w:trHeight w:val="20"/>
        </w:trPr>
        <w:tc>
          <w:tcPr>
            <w:tcW w:w="360" w:type="dxa"/>
            <w:vAlign w:val="center"/>
          </w:tcPr>
          <w:p w14:paraId="0793180F" w14:textId="77777777" w:rsidR="00D634F1" w:rsidRPr="009559BE" w:rsidRDefault="00D634F1"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310EA72E" w14:textId="77777777" w:rsidR="00D634F1" w:rsidRPr="009559BE" w:rsidRDefault="00D634F1"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1A305E3D" w14:textId="77777777" w:rsidR="00D634F1" w:rsidRPr="009559BE" w:rsidRDefault="00D634F1" w:rsidP="009A059D">
            <w:pPr>
              <w:spacing w:afterLines="20" w:after="48"/>
              <w:contextualSpacing/>
              <w:rPr>
                <w:i/>
              </w:rPr>
            </w:pPr>
          </w:p>
        </w:tc>
      </w:tr>
      <w:tr w:rsidR="00D634F1" w:rsidRPr="009559BE" w14:paraId="29BEE1E8" w14:textId="77777777" w:rsidTr="00CD018F">
        <w:trPr>
          <w:trHeight w:val="20"/>
        </w:trPr>
        <w:tc>
          <w:tcPr>
            <w:tcW w:w="360" w:type="dxa"/>
            <w:vAlign w:val="center"/>
          </w:tcPr>
          <w:p w14:paraId="196F1018"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4C924BC" w14:textId="2E1F31C9" w:rsidR="00D634F1" w:rsidRPr="009559BE" w:rsidRDefault="00D634F1" w:rsidP="00D634F1">
            <w:pPr>
              <w:kinsoku w:val="0"/>
              <w:overflowPunct w:val="0"/>
              <w:spacing w:afterLines="20" w:after="48"/>
              <w:contextualSpacing/>
              <w:rPr>
                <w:w w:val="105"/>
              </w:rPr>
            </w:pPr>
            <w:r>
              <w:rPr>
                <w:w w:val="105"/>
              </w:rPr>
              <w:t>Are any of your goats enclosed, but fed fodder that is cut inside the forest?</w:t>
            </w:r>
          </w:p>
        </w:tc>
        <w:tc>
          <w:tcPr>
            <w:tcW w:w="4320" w:type="dxa"/>
            <w:gridSpan w:val="2"/>
            <w:tcBorders>
              <w:top w:val="single" w:sz="4" w:space="0" w:color="auto"/>
              <w:left w:val="nil"/>
              <w:bottom w:val="single" w:sz="4" w:space="0" w:color="auto"/>
            </w:tcBorders>
          </w:tcPr>
          <w:p w14:paraId="43932D18" w14:textId="77777777" w:rsidR="00D634F1" w:rsidRDefault="00D634F1" w:rsidP="009A059D">
            <w:r>
              <w:t>1=No</w:t>
            </w:r>
          </w:p>
          <w:p w14:paraId="05BC5997" w14:textId="6D5A2C77" w:rsidR="00D634F1" w:rsidRPr="009559BE" w:rsidRDefault="00D634F1" w:rsidP="00D634F1">
            <w:pPr>
              <w:rPr>
                <w:w w:val="105"/>
              </w:rPr>
            </w:pPr>
            <w:r>
              <w:t>2=Yes</w:t>
            </w:r>
          </w:p>
        </w:tc>
        <w:tc>
          <w:tcPr>
            <w:tcW w:w="720" w:type="dxa"/>
            <w:tcBorders>
              <w:top w:val="single" w:sz="18" w:space="0" w:color="auto"/>
              <w:left w:val="single" w:sz="18" w:space="0" w:color="auto"/>
              <w:bottom w:val="single" w:sz="18" w:space="0" w:color="auto"/>
              <w:right w:val="single" w:sz="18" w:space="0" w:color="auto"/>
            </w:tcBorders>
          </w:tcPr>
          <w:p w14:paraId="25C5A104"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B71EAD" w:rsidRPr="009559BE" w14:paraId="54E40C4E" w14:textId="77777777" w:rsidTr="00CD018F">
        <w:trPr>
          <w:trHeight w:val="20"/>
        </w:trPr>
        <w:tc>
          <w:tcPr>
            <w:tcW w:w="360" w:type="dxa"/>
            <w:vAlign w:val="center"/>
          </w:tcPr>
          <w:p w14:paraId="1B28FE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BF797C" w14:textId="77777777" w:rsidR="00C71DE8" w:rsidRPr="009559BE" w:rsidRDefault="00C71DE8" w:rsidP="00E0092D">
            <w:pPr>
              <w:kinsoku w:val="0"/>
              <w:overflowPunct w:val="0"/>
              <w:spacing w:afterLines="20" w:after="48"/>
              <w:contextualSpacing/>
              <w:rPr>
                <w:w w:val="105"/>
              </w:rPr>
            </w:pPr>
            <w:r w:rsidRPr="009559BE">
              <w:rPr>
                <w:w w:val="105"/>
              </w:rPr>
              <w:t>M7. How many pigs does your household own? (</w:t>
            </w:r>
            <w:r w:rsidRPr="009559BE">
              <w:rPr>
                <w:b/>
                <w:w w:val="105"/>
              </w:rPr>
              <w:t>pigs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9559BE" w:rsidRDefault="00C71DE8" w:rsidP="00E0092D">
            <w:pPr>
              <w:spacing w:afterLines="20" w:after="48"/>
              <w:contextualSpacing/>
              <w:rPr>
                <w:i/>
              </w:rPr>
            </w:pPr>
            <w:r w:rsidRPr="009559BE">
              <w:rPr>
                <w:i/>
              </w:rPr>
              <w:t>(Numeric)</w:t>
            </w:r>
          </w:p>
        </w:tc>
      </w:tr>
      <w:tr w:rsidR="00B71EAD" w:rsidRPr="009559BE" w14:paraId="47EC25B4" w14:textId="77777777" w:rsidTr="00CD018F">
        <w:trPr>
          <w:trHeight w:val="20"/>
        </w:trPr>
        <w:tc>
          <w:tcPr>
            <w:tcW w:w="360" w:type="dxa"/>
            <w:vAlign w:val="center"/>
          </w:tcPr>
          <w:p w14:paraId="4BB8E174"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AE062C" w14:textId="77777777" w:rsidR="00C71DE8" w:rsidRPr="009559BE" w:rsidRDefault="00C71DE8" w:rsidP="00E0092D">
            <w:pPr>
              <w:kinsoku w:val="0"/>
              <w:overflowPunct w:val="0"/>
              <w:spacing w:afterLines="20" w:after="48"/>
              <w:contextualSpacing/>
              <w:rPr>
                <w:w w:val="105"/>
              </w:rPr>
            </w:pPr>
            <w:r w:rsidRPr="009559BE">
              <w:rPr>
                <w:w w:val="105"/>
              </w:rPr>
              <w:t>M8. How many rabbits does your household own? (</w:t>
            </w:r>
            <w:r w:rsidRPr="009559BE">
              <w:rPr>
                <w:b/>
                <w:w w:val="105"/>
              </w:rPr>
              <w:t>rabbits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9559BE" w:rsidRDefault="00C71DE8" w:rsidP="00E0092D">
            <w:pPr>
              <w:spacing w:afterLines="20" w:after="48"/>
              <w:contextualSpacing/>
              <w:rPr>
                <w:i/>
              </w:rPr>
            </w:pPr>
            <w:r w:rsidRPr="009559BE">
              <w:rPr>
                <w:i/>
              </w:rPr>
              <w:t>(Numeric)</w:t>
            </w:r>
          </w:p>
        </w:tc>
      </w:tr>
      <w:tr w:rsidR="00B71EAD" w:rsidRPr="009559BE" w14:paraId="71C763F0" w14:textId="77777777" w:rsidTr="00CD018F">
        <w:trPr>
          <w:trHeight w:val="20"/>
        </w:trPr>
        <w:tc>
          <w:tcPr>
            <w:tcW w:w="360" w:type="dxa"/>
            <w:tcBorders>
              <w:right w:val="single" w:sz="4" w:space="0" w:color="auto"/>
            </w:tcBorders>
            <w:vAlign w:val="center"/>
          </w:tcPr>
          <w:p w14:paraId="496F543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EFDA18F" w14:textId="77777777" w:rsidR="00C71DE8" w:rsidRPr="009559BE" w:rsidRDefault="00C71DE8" w:rsidP="00E0092D">
            <w:pPr>
              <w:kinsoku w:val="0"/>
              <w:overflowPunct w:val="0"/>
              <w:spacing w:afterLines="20" w:after="48"/>
              <w:contextualSpacing/>
              <w:rPr>
                <w:w w:val="105"/>
              </w:rPr>
            </w:pPr>
            <w:r w:rsidRPr="009559BE">
              <w:rPr>
                <w:w w:val="105"/>
              </w:rPr>
              <w:t>M9. How many pigeons does your household own? (</w:t>
            </w:r>
            <w:r w:rsidRPr="009559BE">
              <w:rPr>
                <w:b/>
                <w:w w:val="105"/>
              </w:rPr>
              <w:t>pigeons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9559BE" w:rsidRDefault="00C71DE8" w:rsidP="00E0092D">
            <w:pPr>
              <w:spacing w:afterLines="20" w:after="48"/>
              <w:contextualSpacing/>
              <w:rPr>
                <w:i/>
              </w:rPr>
            </w:pPr>
            <w:r w:rsidRPr="009559BE">
              <w:rPr>
                <w:i/>
              </w:rPr>
              <w:t>(Numeric)</w:t>
            </w:r>
          </w:p>
        </w:tc>
      </w:tr>
      <w:tr w:rsidR="00B71EAD" w:rsidRPr="009559BE" w14:paraId="2C3C95F6" w14:textId="77777777" w:rsidTr="00CD018F">
        <w:trPr>
          <w:trHeight w:val="20"/>
        </w:trPr>
        <w:tc>
          <w:tcPr>
            <w:tcW w:w="360" w:type="dxa"/>
            <w:tcBorders>
              <w:right w:val="single" w:sz="4" w:space="0" w:color="auto"/>
            </w:tcBorders>
            <w:vAlign w:val="center"/>
          </w:tcPr>
          <w:p w14:paraId="0951F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27ABFEA5" w14:textId="77777777" w:rsidR="00C71DE8" w:rsidRPr="009559BE" w:rsidRDefault="00C71DE8" w:rsidP="00E0092D">
            <w:pPr>
              <w:kinsoku w:val="0"/>
              <w:overflowPunct w:val="0"/>
              <w:spacing w:afterLines="20" w:after="48"/>
              <w:contextualSpacing/>
              <w:rPr>
                <w:w w:val="105"/>
              </w:rPr>
            </w:pPr>
            <w:r w:rsidRPr="009559BE">
              <w:rPr>
                <w:w w:val="105"/>
              </w:rPr>
              <w:t>M10. How many oxen does your household have? (</w:t>
            </w:r>
            <w:r w:rsidRPr="009559BE">
              <w:rPr>
                <w:b/>
                <w:w w:val="105"/>
              </w:rPr>
              <w:t>ox</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9559BE" w:rsidRDefault="00C71DE8" w:rsidP="00E0092D">
            <w:pPr>
              <w:spacing w:afterLines="20" w:after="48"/>
              <w:contextualSpacing/>
              <w:rPr>
                <w:i/>
              </w:rPr>
            </w:pPr>
            <w:r w:rsidRPr="009559BE">
              <w:rPr>
                <w:i/>
              </w:rPr>
              <w:t>(Numeric)</w:t>
            </w:r>
          </w:p>
        </w:tc>
      </w:tr>
      <w:tr w:rsidR="00B71EAD" w:rsidRPr="009559BE" w14:paraId="67E0B688" w14:textId="77777777" w:rsidTr="00CD018F">
        <w:trPr>
          <w:trHeight w:val="20"/>
        </w:trPr>
        <w:tc>
          <w:tcPr>
            <w:tcW w:w="360" w:type="dxa"/>
            <w:tcBorders>
              <w:right w:val="single" w:sz="4" w:space="0" w:color="auto"/>
            </w:tcBorders>
            <w:vAlign w:val="center"/>
          </w:tcPr>
          <w:p w14:paraId="2B51D00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7CA6E905" w14:textId="77777777" w:rsidR="00C71DE8" w:rsidRPr="009559BE" w:rsidRDefault="00C71DE8" w:rsidP="00E0092D">
            <w:pPr>
              <w:kinsoku w:val="0"/>
              <w:overflowPunct w:val="0"/>
              <w:spacing w:afterLines="20" w:after="48"/>
              <w:contextualSpacing/>
              <w:rPr>
                <w:w w:val="105"/>
              </w:rPr>
            </w:pPr>
            <w:r w:rsidRPr="009559BE">
              <w:rPr>
                <w:w w:val="105"/>
              </w:rPr>
              <w:t>M11. How many turkeys does your household have? (</w:t>
            </w:r>
            <w:r w:rsidRPr="009559BE">
              <w:rPr>
                <w:b/>
                <w:w w:val="105"/>
              </w:rPr>
              <w:t>turkey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9559BE" w:rsidRDefault="00C71DE8" w:rsidP="00E0092D">
            <w:pPr>
              <w:spacing w:afterLines="20" w:after="48"/>
              <w:contextualSpacing/>
              <w:rPr>
                <w:i/>
              </w:rPr>
            </w:pPr>
            <w:r w:rsidRPr="009559BE">
              <w:rPr>
                <w:i/>
              </w:rPr>
              <w:t>(Numeric)</w:t>
            </w:r>
          </w:p>
        </w:tc>
      </w:tr>
    </w:tbl>
    <w:p w14:paraId="32C771BF" w14:textId="77777777" w:rsidR="00C71DE8" w:rsidRDefault="00C71DE8" w:rsidP="001512DD">
      <w:pPr>
        <w:pStyle w:val="CommentText"/>
        <w:spacing w:afterLines="20" w:after="48"/>
        <w:contextualSpacing/>
        <w:rPr>
          <w:sz w:val="22"/>
          <w:szCs w:val="22"/>
        </w:rPr>
      </w:pPr>
    </w:p>
    <w:p w14:paraId="26EAC98D" w14:textId="77777777" w:rsidR="00D4243B" w:rsidRDefault="00D4243B" w:rsidP="001512DD">
      <w:pPr>
        <w:pStyle w:val="CommentText"/>
        <w:spacing w:afterLines="20" w:after="48"/>
        <w:contextualSpacing/>
        <w:rPr>
          <w:sz w:val="22"/>
          <w:szCs w:val="22"/>
        </w:rPr>
      </w:pPr>
    </w:p>
    <w:p w14:paraId="1842FECA" w14:textId="77777777" w:rsidR="00D4243B" w:rsidRDefault="00D4243B" w:rsidP="001512DD">
      <w:pPr>
        <w:pStyle w:val="CommentText"/>
        <w:spacing w:afterLines="20" w:after="48"/>
        <w:contextualSpacing/>
        <w:rPr>
          <w:sz w:val="22"/>
          <w:szCs w:val="22"/>
        </w:rPr>
      </w:pPr>
    </w:p>
    <w:p w14:paraId="5D3559AE" w14:textId="77777777" w:rsidR="00D4243B" w:rsidRDefault="00D4243B" w:rsidP="001512DD">
      <w:pPr>
        <w:pStyle w:val="CommentText"/>
        <w:spacing w:afterLines="20" w:after="48"/>
        <w:contextualSpacing/>
        <w:rPr>
          <w:sz w:val="22"/>
          <w:szCs w:val="22"/>
        </w:rPr>
      </w:pPr>
    </w:p>
    <w:p w14:paraId="62BE614B" w14:textId="77777777" w:rsidR="00D4243B" w:rsidRPr="009559BE" w:rsidRDefault="00D4243B" w:rsidP="001512DD">
      <w:pPr>
        <w:pStyle w:val="CommentText"/>
        <w:spacing w:afterLines="20" w:after="48"/>
        <w:contextualSpacing/>
        <w:rPr>
          <w:sz w:val="22"/>
          <w:szCs w:val="22"/>
        </w:rPr>
      </w:pPr>
    </w:p>
    <w:p w14:paraId="48023ECC" w14:textId="77777777" w:rsidR="00E0092D" w:rsidRPr="009559BE" w:rsidRDefault="00E0092D">
      <w:pPr>
        <w:rPr>
          <w:rFonts w:eastAsia="Times New Roman" w:cs="Times New Roman"/>
          <w:b/>
          <w:bCs/>
        </w:rPr>
      </w:pPr>
      <w:r w:rsidRPr="009559BE">
        <w:rPr>
          <w:rFonts w:eastAsia="Times New Roman" w:cs="Times New Roman"/>
          <w:b/>
          <w:bCs/>
        </w:rPr>
        <w:br w:type="page"/>
      </w:r>
    </w:p>
    <w:p w14:paraId="0E2F6497" w14:textId="6A54886A" w:rsidR="00C71DE8" w:rsidRPr="009559BE" w:rsidRDefault="00C71DE8" w:rsidP="001512DD">
      <w:pPr>
        <w:spacing w:afterLines="20" w:after="48" w:line="240" w:lineRule="auto"/>
        <w:contextualSpacing/>
        <w:rPr>
          <w:rFonts w:eastAsia="Times New Roman" w:cs="Times New Roman"/>
          <w:b/>
          <w:bCs/>
        </w:rPr>
      </w:pPr>
      <w:commentRangeStart w:id="651"/>
      <w:r w:rsidRPr="009559BE">
        <w:rPr>
          <w:rFonts w:eastAsia="Times New Roman" w:cs="Times New Roman"/>
          <w:b/>
          <w:bCs/>
        </w:rPr>
        <w:lastRenderedPageBreak/>
        <w:t>N. HOUSEHOLD AND AGRICULTURAL ASSETS</w:t>
      </w:r>
      <w:commentRangeEnd w:id="651"/>
      <w:r w:rsidR="006A3EA6">
        <w:rPr>
          <w:rStyle w:val="CommentReference"/>
        </w:rPr>
        <w:commentReference w:id="651"/>
      </w:r>
    </w:p>
    <w:p w14:paraId="4B32A423"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29" w:type="dxa"/>
          <w:right w:w="29" w:type="dxa"/>
        </w:tblCellMar>
        <w:tblLook w:val="0000" w:firstRow="0" w:lastRow="0" w:firstColumn="0" w:lastColumn="0" w:noHBand="0" w:noVBand="0"/>
      </w:tblPr>
      <w:tblGrid>
        <w:gridCol w:w="720"/>
        <w:gridCol w:w="3584"/>
        <w:gridCol w:w="1920"/>
        <w:gridCol w:w="1920"/>
        <w:gridCol w:w="1920"/>
      </w:tblGrid>
      <w:tr w:rsidR="00B71EAD" w:rsidRPr="009559BE" w14:paraId="7F3C3E37" w14:textId="77777777" w:rsidTr="00CD018F">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9559BE" w:rsidRDefault="00D66AC4" w:rsidP="001512DD">
            <w:pPr>
              <w:kinsoku w:val="0"/>
              <w:overflowPunct w:val="0"/>
              <w:spacing w:afterLines="20" w:after="48" w:line="240" w:lineRule="auto"/>
              <w:ind w:left="119"/>
              <w:contextualSpacing/>
              <w:rPr>
                <w:b/>
                <w:w w:val="105"/>
              </w:rPr>
            </w:pPr>
            <w:proofErr w:type="spellStart"/>
            <w:r w:rsidRPr="009559BE">
              <w:rPr>
                <w:b/>
                <w:w w:val="105"/>
              </w:rPr>
              <w:t>item_id</w:t>
            </w:r>
            <w:proofErr w:type="spellEnd"/>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How many of these items-</w:t>
            </w:r>
          </w:p>
          <w:p w14:paraId="630A61FA" w14:textId="77777777" w:rsidR="00D66AC4" w:rsidRPr="009559BE" w:rsidRDefault="00D66AC4" w:rsidP="001512DD">
            <w:pPr>
              <w:kinsoku w:val="0"/>
              <w:overflowPunct w:val="0"/>
              <w:spacing w:afterLines="20" w:after="48" w:line="240" w:lineRule="auto"/>
              <w:ind w:left="119"/>
              <w:contextualSpacing/>
              <w:rPr>
                <w:w w:val="105"/>
              </w:rPr>
            </w:pPr>
          </w:p>
          <w:p w14:paraId="205DB24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item</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-do you currently own?</w:t>
            </w:r>
          </w:p>
          <w:p w14:paraId="7375D019" w14:textId="77777777" w:rsidR="00D66AC4" w:rsidRPr="009559BE" w:rsidRDefault="00D66AC4" w:rsidP="001512DD">
            <w:pPr>
              <w:kinsoku w:val="0"/>
              <w:overflowPunct w:val="0"/>
              <w:spacing w:afterLines="20" w:after="48" w:line="240" w:lineRule="auto"/>
              <w:ind w:left="119"/>
              <w:contextualSpacing/>
              <w:rPr>
                <w:w w:val="105"/>
              </w:rPr>
            </w:pPr>
          </w:p>
          <w:p w14:paraId="09BD3B0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proofErr w:type="spellStart"/>
            <w:r w:rsidRPr="009559BE">
              <w:rPr>
                <w:b/>
                <w:w w:val="105"/>
              </w:rPr>
              <w:t>n_ownnow</w:t>
            </w:r>
            <w:proofErr w:type="spellEnd"/>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-have you purchased in the</w:t>
            </w:r>
          </w:p>
          <w:p w14:paraId="25C5A32C" w14:textId="77777777" w:rsidR="00D66AC4" w:rsidRPr="009559BE" w:rsidRDefault="00D66AC4" w:rsidP="001512DD">
            <w:pPr>
              <w:kinsoku w:val="0"/>
              <w:overflowPunct w:val="0"/>
              <w:spacing w:afterLines="20" w:after="48" w:line="240" w:lineRule="auto"/>
              <w:ind w:left="119"/>
              <w:contextualSpacing/>
              <w:rPr>
                <w:w w:val="105"/>
              </w:rPr>
            </w:pPr>
            <w:proofErr w:type="gramStart"/>
            <w:r w:rsidRPr="009559BE">
              <w:rPr>
                <w:w w:val="105"/>
              </w:rPr>
              <w:t>last</w:t>
            </w:r>
            <w:proofErr w:type="gramEnd"/>
            <w:r w:rsidRPr="009559BE">
              <w:rPr>
                <w:w w:val="105"/>
              </w:rPr>
              <w:t xml:space="preserve"> year?</w:t>
            </w:r>
          </w:p>
          <w:p w14:paraId="2A1192D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proofErr w:type="spellStart"/>
            <w:r w:rsidRPr="009559BE">
              <w:rPr>
                <w:b/>
                <w:w w:val="105"/>
              </w:rPr>
              <w:t>no_past</w:t>
            </w:r>
            <w:proofErr w:type="spellEnd"/>
            <w:r w:rsidRPr="009559BE">
              <w:rPr>
                <w:w w:val="105"/>
              </w:rPr>
              <w:t>)</w:t>
            </w:r>
          </w:p>
        </w:tc>
      </w:tr>
      <w:tr w:rsidR="00B71EAD" w:rsidRPr="009559BE" w14:paraId="0C0B3940" w14:textId="77777777" w:rsidTr="00CD018F">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9559BE" w:rsidRDefault="00D66AC4" w:rsidP="001512DD">
            <w:pPr>
              <w:spacing w:afterLines="20" w:after="48" w:line="240" w:lineRule="auto"/>
              <w:ind w:left="119"/>
              <w:contextualSpacing/>
              <w:rPr>
                <w:w w:val="105"/>
              </w:rPr>
            </w:pPr>
            <w:r w:rsidRPr="009559BE">
              <w:rPr>
                <w:w w:val="105"/>
              </w:rPr>
              <w:t>Mobile Phone (</w:t>
            </w:r>
            <w:r w:rsidRPr="009559BE">
              <w:rPr>
                <w:b/>
                <w:w w:val="105"/>
              </w:rPr>
              <w:t>phone</w:t>
            </w:r>
            <w:r w:rsidRPr="009559BE">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9559BE" w:rsidRDefault="00D66AC4" w:rsidP="001512DD">
            <w:pPr>
              <w:spacing w:afterLines="20" w:after="48" w:line="240" w:lineRule="auto"/>
              <w:contextualSpacing/>
              <w:rPr>
                <w:i/>
              </w:rPr>
            </w:pPr>
          </w:p>
        </w:tc>
      </w:tr>
      <w:tr w:rsidR="00B71EAD" w:rsidRPr="009559BE" w14:paraId="62C5A10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9559BE" w:rsidRDefault="00D66AC4" w:rsidP="001512DD">
            <w:pPr>
              <w:spacing w:afterLines="20" w:after="48" w:line="240" w:lineRule="auto"/>
              <w:ind w:left="119"/>
              <w:contextualSpacing/>
              <w:rPr>
                <w:w w:val="105"/>
              </w:rPr>
            </w:pPr>
            <w:r w:rsidRPr="009559BE">
              <w:rPr>
                <w:w w:val="105"/>
              </w:rPr>
              <w:t>Radio (</w:t>
            </w:r>
            <w:r w:rsidRPr="009559BE">
              <w:rPr>
                <w:b/>
                <w:w w:val="105"/>
              </w:rPr>
              <w:t>radio</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9559BE" w:rsidRDefault="00D66AC4" w:rsidP="001512DD">
            <w:pPr>
              <w:spacing w:afterLines="20" w:after="48" w:line="240" w:lineRule="auto"/>
              <w:contextualSpacing/>
              <w:rPr>
                <w:i/>
              </w:rPr>
            </w:pPr>
          </w:p>
        </w:tc>
      </w:tr>
      <w:tr w:rsidR="00B71EAD" w:rsidRPr="009559BE" w14:paraId="58E782E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9559BE" w:rsidRDefault="00D66AC4" w:rsidP="001512DD">
            <w:pPr>
              <w:spacing w:afterLines="20" w:after="48" w:line="240" w:lineRule="auto"/>
              <w:ind w:left="119"/>
              <w:contextualSpacing/>
              <w:rPr>
                <w:w w:val="105"/>
              </w:rPr>
            </w:pPr>
            <w:r w:rsidRPr="009559BE">
              <w:rPr>
                <w:w w:val="105"/>
              </w:rPr>
              <w:t>TV (</w:t>
            </w:r>
            <w:proofErr w:type="spellStart"/>
            <w:r w:rsidRPr="009559BE">
              <w:rPr>
                <w:b/>
                <w:w w:val="105"/>
              </w:rPr>
              <w:t>tv</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9559BE" w:rsidRDefault="00D66AC4" w:rsidP="001512DD">
            <w:pPr>
              <w:spacing w:afterLines="20" w:after="48" w:line="240" w:lineRule="auto"/>
              <w:contextualSpacing/>
              <w:rPr>
                <w:i/>
              </w:rPr>
            </w:pPr>
          </w:p>
        </w:tc>
      </w:tr>
      <w:tr w:rsidR="00B71EAD" w:rsidRPr="009559BE" w14:paraId="1E74BB4D"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9559BE" w:rsidRDefault="00D66AC4" w:rsidP="001512DD">
            <w:pPr>
              <w:spacing w:afterLines="20" w:after="48" w:line="240" w:lineRule="auto"/>
              <w:ind w:left="119"/>
              <w:contextualSpacing/>
              <w:rPr>
                <w:w w:val="105"/>
              </w:rPr>
            </w:pPr>
            <w:r w:rsidRPr="009559BE">
              <w:rPr>
                <w:w w:val="105"/>
              </w:rPr>
              <w:t>Cars, Vans, Pick-up Trucks (</w:t>
            </w:r>
            <w:r w:rsidRPr="009559BE">
              <w:rPr>
                <w:b/>
                <w:w w:val="105"/>
              </w:rPr>
              <w:t>car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9559BE" w:rsidRDefault="00D66AC4" w:rsidP="001512DD">
            <w:pPr>
              <w:spacing w:afterLines="20" w:after="48" w:line="240" w:lineRule="auto"/>
              <w:contextualSpacing/>
              <w:rPr>
                <w:i/>
              </w:rPr>
            </w:pPr>
          </w:p>
        </w:tc>
      </w:tr>
      <w:tr w:rsidR="00B71EAD" w:rsidRPr="009559BE" w14:paraId="1D48B2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9559BE" w:rsidRDefault="00D66AC4" w:rsidP="001512DD">
            <w:pPr>
              <w:spacing w:afterLines="20" w:after="48" w:line="240" w:lineRule="auto"/>
              <w:ind w:left="119"/>
              <w:contextualSpacing/>
              <w:rPr>
                <w:w w:val="105"/>
              </w:rPr>
            </w:pPr>
            <w:r w:rsidRPr="009559BE">
              <w:rPr>
                <w:w w:val="105"/>
              </w:rPr>
              <w:t>Motorcycle (</w:t>
            </w:r>
            <w:r w:rsidRPr="009559BE">
              <w:rPr>
                <w:b/>
                <w:w w:val="105"/>
              </w:rPr>
              <w:t>motor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9559BE" w:rsidRDefault="00D66AC4" w:rsidP="001512DD">
            <w:pPr>
              <w:spacing w:afterLines="20" w:after="48" w:line="240" w:lineRule="auto"/>
              <w:contextualSpacing/>
              <w:rPr>
                <w:i/>
              </w:rPr>
            </w:pPr>
          </w:p>
        </w:tc>
      </w:tr>
      <w:tr w:rsidR="00B71EAD" w:rsidRPr="009559BE" w14:paraId="2F43224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9559BE" w:rsidRDefault="00D66AC4" w:rsidP="001512DD">
            <w:pPr>
              <w:spacing w:afterLines="20" w:after="48" w:line="240" w:lineRule="auto"/>
              <w:ind w:left="119"/>
              <w:contextualSpacing/>
              <w:rPr>
                <w:w w:val="105"/>
              </w:rPr>
            </w:pPr>
            <w:r w:rsidRPr="009559BE">
              <w:rPr>
                <w:w w:val="105"/>
              </w:rPr>
              <w:t>Bicycle (</w:t>
            </w:r>
            <w:r w:rsidRPr="009559BE">
              <w:rPr>
                <w:b/>
                <w:w w:val="105"/>
              </w:rPr>
              <w:t>bike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9559BE" w:rsidRDefault="00D66AC4" w:rsidP="001512DD">
            <w:pPr>
              <w:spacing w:afterLines="20" w:after="48" w:line="240" w:lineRule="auto"/>
              <w:contextualSpacing/>
              <w:rPr>
                <w:i/>
              </w:rPr>
            </w:pPr>
          </w:p>
        </w:tc>
      </w:tr>
      <w:tr w:rsidR="00B71EAD" w:rsidRPr="009559BE" w14:paraId="5423299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9559BE" w:rsidRDefault="00D66AC4" w:rsidP="001512DD">
            <w:pPr>
              <w:spacing w:afterLines="20" w:after="48" w:line="240" w:lineRule="auto"/>
              <w:ind w:left="119"/>
              <w:contextualSpacing/>
              <w:rPr>
                <w:w w:val="105"/>
              </w:rPr>
            </w:pPr>
            <w:r w:rsidRPr="009559BE">
              <w:rPr>
                <w:w w:val="105"/>
              </w:rPr>
              <w:t>Cook stove (</w:t>
            </w:r>
            <w:r w:rsidRPr="009559BE">
              <w:rPr>
                <w:b/>
                <w:w w:val="105"/>
              </w:rPr>
              <w:t>stove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9559BE" w:rsidRDefault="00D66AC4" w:rsidP="001512DD">
            <w:pPr>
              <w:spacing w:afterLines="20" w:after="48" w:line="240" w:lineRule="auto"/>
              <w:contextualSpacing/>
              <w:rPr>
                <w:i/>
              </w:rPr>
            </w:pPr>
          </w:p>
        </w:tc>
      </w:tr>
      <w:tr w:rsidR="00B71EAD" w:rsidRPr="009559BE" w14:paraId="4BB626D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9559BE" w:rsidRPr="009559BE" w:rsidRDefault="00D66AC4" w:rsidP="009559BE">
            <w:pPr>
              <w:spacing w:afterLines="20" w:after="48" w:line="240" w:lineRule="auto"/>
              <w:ind w:left="119"/>
              <w:contextualSpacing/>
              <w:rPr>
                <w:w w:val="105"/>
              </w:rPr>
            </w:pPr>
            <w:r w:rsidRPr="009559BE">
              <w:rPr>
                <w:w w:val="105"/>
              </w:rPr>
              <w:t>Refrigerator (</w:t>
            </w:r>
            <w:r w:rsidRPr="009559BE">
              <w:rPr>
                <w:b/>
                <w:w w:val="105"/>
              </w:rPr>
              <w:t>fridge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9559BE" w:rsidRDefault="00D66AC4" w:rsidP="001512DD">
            <w:pPr>
              <w:spacing w:afterLines="20" w:after="48" w:line="240" w:lineRule="auto"/>
              <w:contextualSpacing/>
              <w:rPr>
                <w:i/>
              </w:rPr>
            </w:pPr>
          </w:p>
        </w:tc>
      </w:tr>
      <w:tr w:rsidR="00B71EAD" w:rsidRPr="009559BE" w14:paraId="059B400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9559BE" w:rsidRDefault="00D66AC4" w:rsidP="001512DD">
            <w:pPr>
              <w:spacing w:afterLines="20" w:after="48" w:line="240" w:lineRule="auto"/>
              <w:ind w:left="119"/>
              <w:contextualSpacing/>
              <w:rPr>
                <w:w w:val="105"/>
              </w:rPr>
            </w:pPr>
            <w:r w:rsidRPr="009559BE">
              <w:rPr>
                <w:w w:val="105"/>
              </w:rPr>
              <w:t>Water pump/treadle pump (</w:t>
            </w:r>
            <w:r w:rsidRPr="009559BE">
              <w:rPr>
                <w:b/>
                <w:w w:val="105"/>
              </w:rPr>
              <w:t>pump</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9559BE" w:rsidRDefault="00D66AC4" w:rsidP="001512DD">
            <w:pPr>
              <w:spacing w:afterLines="20" w:after="48" w:line="240" w:lineRule="auto"/>
              <w:contextualSpacing/>
              <w:rPr>
                <w:i/>
              </w:rPr>
            </w:pPr>
          </w:p>
        </w:tc>
      </w:tr>
      <w:tr w:rsidR="00B71EAD" w:rsidRPr="009559BE" w14:paraId="31010D0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9559BE" w:rsidRDefault="00D66AC4" w:rsidP="001512DD">
            <w:pPr>
              <w:spacing w:afterLines="20" w:after="48" w:line="240" w:lineRule="auto"/>
              <w:ind w:left="119"/>
              <w:contextualSpacing/>
              <w:rPr>
                <w:w w:val="105"/>
              </w:rPr>
            </w:pPr>
            <w:r w:rsidRPr="009559BE">
              <w:rPr>
                <w:w w:val="105"/>
              </w:rPr>
              <w:t>Solar panel (</w:t>
            </w:r>
            <w:r w:rsidRPr="009559BE">
              <w:rPr>
                <w:b/>
                <w:w w:val="105"/>
              </w:rPr>
              <w:t>solar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9559BE" w:rsidRDefault="00D66AC4" w:rsidP="001512DD">
            <w:pPr>
              <w:spacing w:afterLines="20" w:after="48" w:line="240" w:lineRule="auto"/>
              <w:contextualSpacing/>
              <w:rPr>
                <w:i/>
              </w:rPr>
            </w:pPr>
          </w:p>
        </w:tc>
      </w:tr>
      <w:tr w:rsidR="00B71EAD" w:rsidRPr="009559BE" w14:paraId="20FB820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9559BE" w:rsidRDefault="00D66AC4" w:rsidP="001512DD">
            <w:pPr>
              <w:spacing w:afterLines="20" w:after="48" w:line="240" w:lineRule="auto"/>
              <w:ind w:left="119"/>
              <w:contextualSpacing/>
              <w:rPr>
                <w:w w:val="105"/>
              </w:rPr>
            </w:pPr>
            <w:r w:rsidRPr="009559BE">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9559BE" w:rsidRDefault="00D66AC4" w:rsidP="001512DD">
            <w:pPr>
              <w:spacing w:afterLines="20" w:after="48" w:line="240" w:lineRule="auto"/>
              <w:contextualSpacing/>
              <w:rPr>
                <w:i/>
              </w:rPr>
            </w:pPr>
          </w:p>
        </w:tc>
      </w:tr>
      <w:tr w:rsidR="00B71EAD" w:rsidRPr="009559BE" w14:paraId="1662B096"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9559BE" w:rsidRDefault="00D66AC4" w:rsidP="001512DD">
            <w:pPr>
              <w:spacing w:afterLines="20" w:after="48" w:line="240" w:lineRule="auto"/>
              <w:ind w:left="119"/>
              <w:contextualSpacing/>
              <w:rPr>
                <w:w w:val="105"/>
              </w:rPr>
            </w:pPr>
            <w:r w:rsidRPr="009559BE">
              <w:rPr>
                <w:w w:val="105"/>
              </w:rPr>
              <w:t>Ox-drawn plough (</w:t>
            </w:r>
            <w:proofErr w:type="spellStart"/>
            <w:r w:rsidRPr="009559BE">
              <w:rPr>
                <w:b/>
                <w:w w:val="105"/>
              </w:rPr>
              <w:t>oxplough</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9559BE" w:rsidRDefault="00D66AC4" w:rsidP="001512DD">
            <w:pPr>
              <w:spacing w:afterLines="20" w:after="48" w:line="240" w:lineRule="auto"/>
              <w:contextualSpacing/>
              <w:rPr>
                <w:i/>
              </w:rPr>
            </w:pPr>
          </w:p>
        </w:tc>
      </w:tr>
      <w:tr w:rsidR="00B71EAD" w:rsidRPr="009559BE" w14:paraId="07743F1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9559BE" w:rsidRDefault="00D66AC4" w:rsidP="001512DD">
            <w:pPr>
              <w:kinsoku w:val="0"/>
              <w:overflowPunct w:val="0"/>
              <w:spacing w:afterLines="20" w:after="48" w:line="240" w:lineRule="auto"/>
              <w:contextualSpacing/>
              <w:rPr>
                <w:w w:val="105"/>
              </w:rPr>
            </w:pPr>
            <w:r w:rsidRPr="009559BE">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9559BE" w:rsidRDefault="00D66AC4" w:rsidP="001512DD">
            <w:pPr>
              <w:spacing w:afterLines="20" w:after="48" w:line="240" w:lineRule="auto"/>
              <w:ind w:left="119"/>
              <w:contextualSpacing/>
              <w:rPr>
                <w:w w:val="105"/>
              </w:rPr>
            </w:pPr>
            <w:r w:rsidRPr="009559BE">
              <w:rPr>
                <w:w w:val="105"/>
              </w:rPr>
              <w:t>Disc plough (</w:t>
            </w:r>
            <w:proofErr w:type="spellStart"/>
            <w:r w:rsidRPr="009559BE">
              <w:rPr>
                <w:b/>
                <w:w w:val="105"/>
              </w:rPr>
              <w:t>discplough</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9559BE" w:rsidRDefault="00D66AC4" w:rsidP="001512DD">
            <w:pPr>
              <w:spacing w:afterLines="20" w:after="48" w:line="240" w:lineRule="auto"/>
              <w:contextualSpacing/>
              <w:rPr>
                <w:i/>
              </w:rPr>
            </w:pPr>
          </w:p>
        </w:tc>
      </w:tr>
      <w:tr w:rsidR="00B71EAD" w:rsidRPr="009559BE" w14:paraId="141761B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9559BE" w:rsidRDefault="00D66AC4" w:rsidP="001512DD">
            <w:pPr>
              <w:spacing w:afterLines="20" w:after="48" w:line="240" w:lineRule="auto"/>
              <w:ind w:left="119"/>
              <w:contextualSpacing/>
              <w:rPr>
                <w:w w:val="105"/>
              </w:rPr>
            </w:pPr>
            <w:r w:rsidRPr="009559BE">
              <w:rPr>
                <w:w w:val="105"/>
              </w:rPr>
              <w:t>Hammer Mills</w:t>
            </w:r>
            <w:r w:rsidRPr="009559BE">
              <w:t xml:space="preserve"> (</w:t>
            </w:r>
            <w:proofErr w:type="spellStart"/>
            <w:r w:rsidRPr="009559BE">
              <w:rPr>
                <w:b/>
                <w:w w:val="105"/>
              </w:rPr>
              <w:t>hammermill</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9559BE" w:rsidRDefault="00D66AC4" w:rsidP="001512DD">
            <w:pPr>
              <w:spacing w:afterLines="20" w:after="48" w:line="240" w:lineRule="auto"/>
              <w:contextualSpacing/>
              <w:rPr>
                <w:i/>
              </w:rPr>
            </w:pPr>
          </w:p>
        </w:tc>
      </w:tr>
      <w:tr w:rsidR="00B71EAD" w:rsidRPr="009559BE" w14:paraId="308DDB5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9559BE" w:rsidRDefault="00D66AC4" w:rsidP="001512DD">
            <w:pPr>
              <w:spacing w:afterLines="20" w:after="48" w:line="240" w:lineRule="auto"/>
              <w:ind w:left="119"/>
              <w:contextualSpacing/>
              <w:rPr>
                <w:w w:val="105"/>
              </w:rPr>
            </w:pPr>
            <w:r w:rsidRPr="009559BE">
              <w:rPr>
                <w:w w:val="105"/>
              </w:rPr>
              <w:t>Rippers (</w:t>
            </w:r>
            <w:r w:rsidRPr="009559BE">
              <w:rPr>
                <w:b/>
                <w:w w:val="105"/>
              </w:rPr>
              <w:t>ripper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9559BE" w:rsidRDefault="00D66AC4" w:rsidP="001512DD">
            <w:pPr>
              <w:spacing w:afterLines="20" w:after="48" w:line="240" w:lineRule="auto"/>
              <w:contextualSpacing/>
              <w:rPr>
                <w:i/>
              </w:rPr>
            </w:pPr>
          </w:p>
        </w:tc>
      </w:tr>
      <w:tr w:rsidR="00B71EAD" w:rsidRPr="009559BE" w14:paraId="63F1AA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9559BE" w:rsidRDefault="00D66AC4" w:rsidP="001512DD">
            <w:pPr>
              <w:spacing w:afterLines="20" w:after="48" w:line="240" w:lineRule="auto"/>
              <w:ind w:left="119"/>
              <w:contextualSpacing/>
              <w:rPr>
                <w:w w:val="105"/>
              </w:rPr>
            </w:pPr>
            <w:r w:rsidRPr="009559BE">
              <w:rPr>
                <w:w w:val="105"/>
              </w:rPr>
              <w:t>Knapsack sprayer (</w:t>
            </w:r>
            <w:proofErr w:type="spellStart"/>
            <w:r w:rsidRPr="009559BE">
              <w:rPr>
                <w:b/>
                <w:w w:val="105"/>
              </w:rPr>
              <w:t>kspray</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9559BE" w:rsidRDefault="00D66AC4" w:rsidP="001512DD">
            <w:pPr>
              <w:spacing w:afterLines="20" w:after="48" w:line="240" w:lineRule="auto"/>
              <w:contextualSpacing/>
              <w:rPr>
                <w:i/>
              </w:rPr>
            </w:pPr>
          </w:p>
        </w:tc>
      </w:tr>
      <w:tr w:rsidR="00B71EAD" w:rsidRPr="009559BE" w14:paraId="25ECEAD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9559BE" w:rsidRDefault="00D66AC4" w:rsidP="001512DD">
            <w:pPr>
              <w:spacing w:afterLines="20" w:after="48" w:line="240" w:lineRule="auto"/>
              <w:ind w:left="119"/>
              <w:contextualSpacing/>
              <w:rPr>
                <w:w w:val="105"/>
              </w:rPr>
            </w:pPr>
            <w:proofErr w:type="spellStart"/>
            <w:r w:rsidRPr="009559BE">
              <w:rPr>
                <w:w w:val="105"/>
              </w:rPr>
              <w:t>Ridger</w:t>
            </w:r>
            <w:proofErr w:type="spellEnd"/>
            <w:r w:rsidRPr="009559BE">
              <w:rPr>
                <w:w w:val="105"/>
              </w:rPr>
              <w:t xml:space="preserve">/ </w:t>
            </w:r>
            <w:proofErr w:type="spellStart"/>
            <w:r w:rsidRPr="009559BE">
              <w:rPr>
                <w:w w:val="105"/>
              </w:rPr>
              <w:t>weeder</w:t>
            </w:r>
            <w:proofErr w:type="spellEnd"/>
            <w:r w:rsidRPr="009559BE">
              <w:rPr>
                <w:w w:val="105"/>
              </w:rPr>
              <w:t xml:space="preserve"> (</w:t>
            </w:r>
            <w:proofErr w:type="spellStart"/>
            <w:r w:rsidRPr="009559BE">
              <w:rPr>
                <w:b/>
                <w:w w:val="105"/>
              </w:rPr>
              <w:t>ridger</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9559BE" w:rsidRDefault="00D66AC4" w:rsidP="001512DD">
            <w:pPr>
              <w:spacing w:afterLines="20" w:after="48" w:line="240" w:lineRule="auto"/>
              <w:contextualSpacing/>
              <w:rPr>
                <w:i/>
              </w:rPr>
            </w:pPr>
          </w:p>
        </w:tc>
      </w:tr>
      <w:tr w:rsidR="00B71EAD" w:rsidRPr="009559BE" w14:paraId="72A5CCE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9559BE" w:rsidRDefault="00D66AC4" w:rsidP="001512DD">
            <w:pPr>
              <w:spacing w:afterLines="20" w:after="48" w:line="240" w:lineRule="auto"/>
              <w:ind w:left="119"/>
              <w:contextualSpacing/>
              <w:rPr>
                <w:w w:val="105"/>
              </w:rPr>
            </w:pPr>
            <w:r w:rsidRPr="009559BE">
              <w:rPr>
                <w:w w:val="105"/>
              </w:rPr>
              <w:t>Ox Carts (</w:t>
            </w:r>
            <w:r w:rsidRPr="009559BE">
              <w:rPr>
                <w:b/>
                <w:w w:val="105"/>
              </w:rPr>
              <w:t>oxcart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9559BE" w:rsidRDefault="00D66AC4" w:rsidP="001512DD">
            <w:pPr>
              <w:spacing w:afterLines="20" w:after="48" w:line="240" w:lineRule="auto"/>
              <w:contextualSpacing/>
              <w:rPr>
                <w:i/>
              </w:rPr>
            </w:pPr>
          </w:p>
        </w:tc>
      </w:tr>
      <w:tr w:rsidR="00B71EAD" w:rsidRPr="009559BE" w14:paraId="69DBF5C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9559BE" w:rsidRDefault="00D66AC4" w:rsidP="001512DD">
            <w:pPr>
              <w:spacing w:afterLines="20" w:after="48" w:line="240" w:lineRule="auto"/>
              <w:ind w:left="119"/>
              <w:contextualSpacing/>
              <w:rPr>
                <w:w w:val="105"/>
              </w:rPr>
            </w:pPr>
            <w:r w:rsidRPr="009559BE">
              <w:rPr>
                <w:w w:val="105"/>
              </w:rPr>
              <w:t>Hand driven tractor (</w:t>
            </w:r>
            <w:r w:rsidRPr="009559BE">
              <w:rPr>
                <w:b/>
                <w:w w:val="105"/>
              </w:rPr>
              <w:t>tractor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9559BE" w:rsidRDefault="00D66AC4" w:rsidP="001512DD">
            <w:pPr>
              <w:spacing w:afterLines="20" w:after="48" w:line="240" w:lineRule="auto"/>
              <w:contextualSpacing/>
              <w:rPr>
                <w:i/>
              </w:rPr>
            </w:pPr>
          </w:p>
        </w:tc>
      </w:tr>
      <w:tr w:rsidR="00B71EAD" w:rsidRPr="009559BE" w14:paraId="5D7B24CF"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9559BE" w:rsidRDefault="00D66AC4" w:rsidP="001512DD">
            <w:pPr>
              <w:spacing w:afterLines="20" w:after="48" w:line="240" w:lineRule="auto"/>
              <w:ind w:left="119"/>
              <w:contextualSpacing/>
              <w:rPr>
                <w:w w:val="105"/>
              </w:rPr>
            </w:pPr>
            <w:r w:rsidRPr="009559BE">
              <w:rPr>
                <w:w w:val="105"/>
              </w:rPr>
              <w:t>Scotch carts (</w:t>
            </w:r>
            <w:proofErr w:type="spellStart"/>
            <w:r w:rsidRPr="009559BE">
              <w:rPr>
                <w:b/>
                <w:w w:val="105"/>
              </w:rPr>
              <w:t>scotchcart</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9559BE" w:rsidRDefault="00D66AC4" w:rsidP="001512DD">
            <w:pPr>
              <w:spacing w:afterLines="20" w:after="48" w:line="240" w:lineRule="auto"/>
              <w:contextualSpacing/>
              <w:rPr>
                <w:i/>
              </w:rPr>
            </w:pPr>
          </w:p>
        </w:tc>
      </w:tr>
      <w:tr w:rsidR="00B71EAD" w:rsidRPr="009559BE" w14:paraId="4BCE642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9559BE" w:rsidRDefault="00D66AC4" w:rsidP="001512DD">
            <w:pPr>
              <w:spacing w:afterLines="20" w:after="48" w:line="240" w:lineRule="auto"/>
              <w:ind w:left="119"/>
              <w:contextualSpacing/>
              <w:rPr>
                <w:w w:val="105"/>
              </w:rPr>
            </w:pPr>
            <w:r w:rsidRPr="009559BE">
              <w:rPr>
                <w:w w:val="105"/>
              </w:rPr>
              <w:t>Wheel barrow (</w:t>
            </w:r>
            <w:r w:rsidRPr="009559BE">
              <w:rPr>
                <w:b/>
                <w:w w:val="105"/>
              </w:rPr>
              <w:t>wheelbarrow</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9559BE" w:rsidRDefault="00D66AC4" w:rsidP="001512DD">
            <w:pPr>
              <w:spacing w:afterLines="20" w:after="48" w:line="240" w:lineRule="auto"/>
              <w:contextualSpacing/>
              <w:rPr>
                <w:i/>
              </w:rPr>
            </w:pPr>
          </w:p>
        </w:tc>
      </w:tr>
      <w:tr w:rsidR="00B71EAD" w:rsidRPr="009559BE" w14:paraId="1A26FEB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9559BE" w:rsidRDefault="00D66AC4" w:rsidP="001512DD">
            <w:pPr>
              <w:spacing w:afterLines="20" w:after="48" w:line="240" w:lineRule="auto"/>
              <w:ind w:left="119"/>
              <w:contextualSpacing/>
              <w:rPr>
                <w:w w:val="105"/>
              </w:rPr>
            </w:pPr>
            <w:r w:rsidRPr="009559BE">
              <w:rPr>
                <w:w w:val="105"/>
              </w:rPr>
              <w:t>Drip irrigation set (</w:t>
            </w:r>
            <w:proofErr w:type="spellStart"/>
            <w:r w:rsidRPr="009559BE">
              <w:rPr>
                <w:b/>
                <w:w w:val="105"/>
              </w:rPr>
              <w:t>dripirrigateset</w:t>
            </w:r>
            <w:proofErr w:type="spellEnd"/>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9559BE" w:rsidRDefault="00D66AC4" w:rsidP="001512DD">
            <w:pPr>
              <w:spacing w:afterLines="20" w:after="48" w:line="240" w:lineRule="auto"/>
              <w:contextualSpacing/>
              <w:rPr>
                <w:i/>
              </w:rPr>
            </w:pPr>
          </w:p>
        </w:tc>
      </w:tr>
      <w:tr w:rsidR="00B71EAD" w:rsidRPr="009559BE" w14:paraId="3E630188"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9559BE" w:rsidRDefault="00D66AC4" w:rsidP="001512DD">
            <w:pPr>
              <w:spacing w:afterLines="20" w:after="48" w:line="240" w:lineRule="auto"/>
              <w:ind w:left="119"/>
              <w:contextualSpacing/>
              <w:rPr>
                <w:w w:val="105"/>
              </w:rPr>
            </w:pPr>
            <w:r w:rsidRPr="009559BE">
              <w:rPr>
                <w:w w:val="105"/>
              </w:rPr>
              <w:t>Sprinklers</w:t>
            </w:r>
            <w:r w:rsidRPr="009559BE">
              <w:t xml:space="preserve"> (</w:t>
            </w:r>
            <w:r w:rsidRPr="009559BE">
              <w:rPr>
                <w:b/>
                <w:w w:val="105"/>
              </w:rPr>
              <w:t>sprinkler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9559BE" w:rsidRDefault="00D66AC4" w:rsidP="001512DD">
            <w:pPr>
              <w:spacing w:afterLines="20" w:after="48" w:line="240" w:lineRule="auto"/>
              <w:contextualSpacing/>
              <w:rPr>
                <w:i/>
              </w:rPr>
            </w:pPr>
          </w:p>
        </w:tc>
      </w:tr>
      <w:tr w:rsidR="009559BE" w:rsidRPr="009559BE" w14:paraId="636392DA"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9559BE" w:rsidRPr="009559BE" w:rsidRDefault="009559BE" w:rsidP="001512DD">
            <w:pPr>
              <w:kinsoku w:val="0"/>
              <w:overflowPunct w:val="0"/>
              <w:spacing w:afterLines="20" w:after="48" w:line="240" w:lineRule="auto"/>
              <w:ind w:left="119"/>
              <w:contextualSpacing/>
              <w:rPr>
                <w:w w:val="105"/>
              </w:rPr>
            </w:pPr>
            <w:r>
              <w:rPr>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9559BE" w:rsidRPr="009559BE" w:rsidRDefault="009559BE" w:rsidP="001512DD">
            <w:pPr>
              <w:spacing w:afterLines="20" w:after="48" w:line="240" w:lineRule="auto"/>
              <w:ind w:left="119"/>
              <w:contextualSpacing/>
              <w:rPr>
                <w:w w:val="105"/>
              </w:rPr>
            </w:pPr>
            <w:r>
              <w:rPr>
                <w:w w:val="105"/>
              </w:rPr>
              <w:t>Efficient wood burning stove</w:t>
            </w:r>
          </w:p>
        </w:tc>
        <w:tc>
          <w:tcPr>
            <w:tcW w:w="1920" w:type="dxa"/>
            <w:tcBorders>
              <w:top w:val="single" w:sz="6" w:space="0" w:color="000000"/>
              <w:left w:val="single" w:sz="6" w:space="0" w:color="000000"/>
              <w:bottom w:val="single" w:sz="6" w:space="0" w:color="000000"/>
              <w:right w:val="single" w:sz="6" w:space="0" w:color="000000"/>
            </w:tcBorders>
          </w:tcPr>
          <w:p w14:paraId="1372872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B787F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AE7A2F6" w14:textId="77777777" w:rsidR="009559BE" w:rsidRPr="009559BE" w:rsidRDefault="009559BE" w:rsidP="001512DD">
            <w:pPr>
              <w:spacing w:afterLines="20" w:after="48" w:line="240" w:lineRule="auto"/>
              <w:contextualSpacing/>
              <w:rPr>
                <w:i/>
              </w:rPr>
            </w:pPr>
          </w:p>
        </w:tc>
      </w:tr>
      <w:tr w:rsidR="009559BE" w:rsidRPr="009559BE" w14:paraId="45962E1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01D3714" w14:textId="3ACDCA15" w:rsidR="009559BE" w:rsidRPr="009559BE" w:rsidRDefault="009559BE" w:rsidP="001512DD">
            <w:pPr>
              <w:kinsoku w:val="0"/>
              <w:overflowPunct w:val="0"/>
              <w:spacing w:afterLines="20" w:after="48" w:line="240" w:lineRule="auto"/>
              <w:ind w:left="119"/>
              <w:contextualSpacing/>
              <w:rPr>
                <w:w w:val="105"/>
              </w:rPr>
            </w:pPr>
            <w:r>
              <w:rPr>
                <w:w w:val="105"/>
              </w:rPr>
              <w:t>N25</w:t>
            </w:r>
          </w:p>
        </w:tc>
        <w:tc>
          <w:tcPr>
            <w:tcW w:w="3584" w:type="dxa"/>
            <w:tcBorders>
              <w:top w:val="single" w:sz="6" w:space="0" w:color="000000"/>
              <w:left w:val="single" w:sz="6" w:space="0" w:color="000000"/>
              <w:bottom w:val="single" w:sz="6" w:space="0" w:color="000000"/>
              <w:right w:val="single" w:sz="6" w:space="0" w:color="000000"/>
            </w:tcBorders>
          </w:tcPr>
          <w:p w14:paraId="7BD69A42" w14:textId="1EFF8FF5" w:rsidR="009559BE" w:rsidRPr="009559BE" w:rsidRDefault="009559BE" w:rsidP="001512DD">
            <w:pPr>
              <w:spacing w:afterLines="20" w:after="48" w:line="240" w:lineRule="auto"/>
              <w:ind w:left="119"/>
              <w:contextualSpacing/>
              <w:rPr>
                <w:w w:val="105"/>
              </w:rPr>
            </w:pPr>
            <w:r>
              <w:rPr>
                <w:w w:val="105"/>
              </w:rPr>
              <w:t>Pressure cooker</w:t>
            </w:r>
          </w:p>
        </w:tc>
        <w:tc>
          <w:tcPr>
            <w:tcW w:w="1920" w:type="dxa"/>
            <w:tcBorders>
              <w:top w:val="single" w:sz="6" w:space="0" w:color="000000"/>
              <w:left w:val="single" w:sz="6" w:space="0" w:color="000000"/>
              <w:bottom w:val="single" w:sz="6" w:space="0" w:color="000000"/>
              <w:right w:val="single" w:sz="6" w:space="0" w:color="000000"/>
            </w:tcBorders>
          </w:tcPr>
          <w:p w14:paraId="72E8D0D1"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89FD99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6B2C7A" w14:textId="77777777" w:rsidR="009559BE" w:rsidRPr="009559BE" w:rsidRDefault="009559BE" w:rsidP="001512DD">
            <w:pPr>
              <w:spacing w:afterLines="20" w:after="48" w:line="240" w:lineRule="auto"/>
              <w:contextualSpacing/>
              <w:rPr>
                <w:i/>
              </w:rPr>
            </w:pPr>
          </w:p>
        </w:tc>
      </w:tr>
    </w:tbl>
    <w:p w14:paraId="773EA6A1"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081" w:type="dxa"/>
        <w:tblInd w:w="-8" w:type="dxa"/>
        <w:tblLayout w:type="fixed"/>
        <w:tblCellMar>
          <w:left w:w="29" w:type="dxa"/>
          <w:right w:w="29" w:type="dxa"/>
        </w:tblCellMar>
        <w:tblLook w:val="0000" w:firstRow="0" w:lastRow="0" w:firstColumn="0" w:lastColumn="0" w:noHBand="0" w:noVBand="0"/>
      </w:tblPr>
      <w:tblGrid>
        <w:gridCol w:w="345"/>
        <w:gridCol w:w="15"/>
        <w:gridCol w:w="4680"/>
        <w:gridCol w:w="2162"/>
        <w:gridCol w:w="357"/>
        <w:gridCol w:w="1803"/>
        <w:gridCol w:w="16"/>
        <w:gridCol w:w="703"/>
      </w:tblGrid>
      <w:tr w:rsidR="00B71EAD" w:rsidRPr="009559BE" w14:paraId="0E3E4DC3" w14:textId="77777777" w:rsidTr="00CD018F">
        <w:trPr>
          <w:trHeight w:val="20"/>
        </w:trPr>
        <w:tc>
          <w:tcPr>
            <w:tcW w:w="360" w:type="dxa"/>
            <w:gridSpan w:val="2"/>
            <w:tcBorders>
              <w:top w:val="single" w:sz="6" w:space="0" w:color="000000"/>
              <w:left w:val="single" w:sz="6" w:space="0" w:color="000000"/>
              <w:bottom w:val="single" w:sz="6" w:space="0" w:color="000000"/>
              <w:right w:val="single" w:sz="6" w:space="0" w:color="000000"/>
            </w:tcBorders>
          </w:tcPr>
          <w:p w14:paraId="398B61BB" w14:textId="77777777" w:rsidR="00C71DE8" w:rsidRPr="009559BE" w:rsidRDefault="00C71DE8" w:rsidP="001512DD">
            <w:pPr>
              <w:spacing w:afterLines="20" w:after="48" w:line="240" w:lineRule="auto"/>
              <w:ind w:left="119"/>
              <w:contextualSpacing/>
              <w:rPr>
                <w:w w:val="105"/>
              </w:rPr>
            </w:pPr>
          </w:p>
        </w:tc>
        <w:tc>
          <w:tcPr>
            <w:tcW w:w="7199" w:type="dxa"/>
            <w:gridSpan w:val="3"/>
            <w:tcBorders>
              <w:top w:val="single" w:sz="6" w:space="0" w:color="000000"/>
              <w:left w:val="single" w:sz="6" w:space="0" w:color="000000"/>
              <w:bottom w:val="single" w:sz="6" w:space="0" w:color="000000"/>
              <w:right w:val="single" w:sz="18" w:space="0" w:color="000000"/>
            </w:tcBorders>
          </w:tcPr>
          <w:p w14:paraId="3331047F" w14:textId="4D4278E7" w:rsidR="00C71DE8" w:rsidRPr="009559BE" w:rsidRDefault="00C71DE8" w:rsidP="001512DD">
            <w:pPr>
              <w:tabs>
                <w:tab w:val="center" w:pos="2149"/>
              </w:tabs>
              <w:autoSpaceDE w:val="0"/>
              <w:autoSpaceDN w:val="0"/>
              <w:adjustRightInd w:val="0"/>
              <w:spacing w:afterLines="20" w:after="48" w:line="240" w:lineRule="auto"/>
              <w:contextualSpacing/>
              <w:rPr>
                <w:rFonts w:cs="Times New Roman"/>
                <w:i/>
              </w:rPr>
            </w:pPr>
            <w:r w:rsidRPr="009559BE">
              <w:rPr>
                <w:w w:val="105"/>
              </w:rPr>
              <w:t>N24. How many meals did your household eat meat in the last 7 days?  (</w:t>
            </w:r>
            <w:r w:rsidRPr="009559BE">
              <w:rPr>
                <w:b/>
                <w:w w:val="105"/>
              </w:rPr>
              <w:t>meals</w:t>
            </w:r>
            <w:r w:rsidRPr="009559BE">
              <w:rPr>
                <w:w w:val="105"/>
              </w:rPr>
              <w:t>)</w:t>
            </w:r>
          </w:p>
        </w:tc>
        <w:tc>
          <w:tcPr>
            <w:tcW w:w="2522" w:type="dxa"/>
            <w:gridSpan w:val="3"/>
            <w:tcBorders>
              <w:top w:val="single" w:sz="18" w:space="0" w:color="000000"/>
              <w:left w:val="single" w:sz="18" w:space="0" w:color="000000"/>
              <w:bottom w:val="single" w:sz="18" w:space="0" w:color="000000"/>
              <w:right w:val="single" w:sz="18" w:space="0" w:color="000000"/>
            </w:tcBorders>
          </w:tcPr>
          <w:p w14:paraId="7A865380" w14:textId="77777777" w:rsidR="00C71DE8" w:rsidRPr="009559BE" w:rsidRDefault="00C71DE8" w:rsidP="001512DD">
            <w:pPr>
              <w:spacing w:afterLines="20" w:after="48" w:line="240" w:lineRule="auto"/>
              <w:contextualSpacing/>
              <w:rPr>
                <w:i/>
              </w:rPr>
            </w:pPr>
            <w:r w:rsidRPr="009559BE">
              <w:rPr>
                <w:i/>
              </w:rPr>
              <w:t>(Integer)</w:t>
            </w:r>
          </w:p>
        </w:tc>
      </w:tr>
      <w:tr w:rsidR="008250E0" w:rsidRPr="009559BE" w14:paraId="7F790331"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000000"/>
            </w:tcBorders>
          </w:tcPr>
          <w:p w14:paraId="0FA35AD5"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E04445" w14:textId="4149E5F5" w:rsidR="008250E0" w:rsidRPr="009559BE" w:rsidRDefault="008250E0" w:rsidP="008250E0">
            <w:pPr>
              <w:spacing w:after="0"/>
              <w:rPr>
                <w:color w:val="000000"/>
              </w:rPr>
            </w:pPr>
            <w:r w:rsidRPr="009559BE">
              <w:rPr>
                <w:w w:val="105"/>
              </w:rPr>
              <w:t>N25. What is the roof of the household's house made of? (</w:t>
            </w:r>
            <w:r w:rsidRPr="009559BE">
              <w:rPr>
                <w:b/>
                <w:w w:val="105"/>
              </w:rPr>
              <w:t>roof</w:t>
            </w:r>
            <w:r w:rsidRPr="009559BE">
              <w:rPr>
                <w:w w:val="105"/>
              </w:rPr>
              <w:t>)</w:t>
            </w:r>
          </w:p>
        </w:tc>
        <w:tc>
          <w:tcPr>
            <w:tcW w:w="2162" w:type="dxa"/>
            <w:tcBorders>
              <w:top w:val="single" w:sz="4" w:space="0" w:color="000000"/>
              <w:bottom w:val="single" w:sz="4" w:space="0" w:color="000000"/>
            </w:tcBorders>
          </w:tcPr>
          <w:p w14:paraId="1EA7C8F6" w14:textId="4B07AE23" w:rsidR="008250E0" w:rsidRPr="009559BE" w:rsidRDefault="008250E0" w:rsidP="008250E0">
            <w:pPr>
              <w:spacing w:after="0"/>
              <w:rPr>
                <w:rFonts w:cs="Times New Roman"/>
                <w:w w:val="105"/>
              </w:rPr>
            </w:pPr>
            <w:r w:rsidRPr="009559BE">
              <w:rPr>
                <w:rFonts w:cs="Times New Roman"/>
                <w:w w:val="105"/>
              </w:rPr>
              <w:t>1=Grass thatched</w:t>
            </w:r>
          </w:p>
          <w:p w14:paraId="25D53A32" w14:textId="00B04F28" w:rsidR="008250E0" w:rsidRPr="009559BE" w:rsidRDefault="008250E0" w:rsidP="008250E0">
            <w:pPr>
              <w:spacing w:after="0"/>
              <w:rPr>
                <w:rFonts w:cs="Times New Roman"/>
                <w:w w:val="105"/>
              </w:rPr>
            </w:pPr>
            <w:r w:rsidRPr="009559BE">
              <w:rPr>
                <w:rFonts w:cs="Times New Roman"/>
                <w:w w:val="105"/>
              </w:rPr>
              <w:t>2=Iron sheets</w:t>
            </w:r>
          </w:p>
          <w:p w14:paraId="002645D1" w14:textId="06D96E3A" w:rsidR="008250E0" w:rsidRPr="009559BE" w:rsidRDefault="008250E0" w:rsidP="008250E0">
            <w:pPr>
              <w:spacing w:after="0"/>
              <w:rPr>
                <w:rFonts w:cs="Times New Roman"/>
                <w:w w:val="105"/>
              </w:rPr>
            </w:pPr>
            <w:r w:rsidRPr="009559BE">
              <w:rPr>
                <w:rFonts w:cs="Times New Roman"/>
                <w:w w:val="105"/>
              </w:rPr>
              <w:t>3=Tin</w:t>
            </w:r>
          </w:p>
          <w:p w14:paraId="57511880" w14:textId="5E665F7E" w:rsidR="008250E0" w:rsidRPr="009559BE" w:rsidRDefault="008250E0" w:rsidP="008250E0">
            <w:pPr>
              <w:spacing w:after="0"/>
              <w:rPr>
                <w:rFonts w:cs="Times New Roman"/>
                <w:w w:val="105"/>
              </w:rPr>
            </w:pPr>
            <w:r w:rsidRPr="009559BE">
              <w:rPr>
                <w:rFonts w:cs="Times New Roman"/>
                <w:w w:val="105"/>
              </w:rPr>
              <w:t>4=Zinc</w:t>
            </w:r>
          </w:p>
          <w:p w14:paraId="5D25BB78" w14:textId="186A4180" w:rsidR="008250E0" w:rsidRPr="009559BE" w:rsidRDefault="008250E0" w:rsidP="008250E0">
            <w:pPr>
              <w:spacing w:after="0"/>
              <w:rPr>
                <w:rFonts w:cs="Times New Roman"/>
                <w:w w:val="105"/>
              </w:rPr>
            </w:pPr>
            <w:r w:rsidRPr="009559BE">
              <w:rPr>
                <w:rFonts w:cs="Times New Roman"/>
                <w:w w:val="105"/>
              </w:rPr>
              <w:t>5=Roofing Tile</w:t>
            </w:r>
          </w:p>
          <w:p w14:paraId="54227647" w14:textId="77777777" w:rsidR="008250E0" w:rsidRPr="009559BE" w:rsidRDefault="008250E0" w:rsidP="008250E0">
            <w:pPr>
              <w:spacing w:after="0"/>
              <w:rPr>
                <w:rFonts w:cs="Times New Roman"/>
                <w:w w:val="105"/>
              </w:rPr>
            </w:pPr>
            <w:r w:rsidRPr="009559BE">
              <w:rPr>
                <w:rFonts w:cs="Times New Roman"/>
                <w:w w:val="105"/>
              </w:rPr>
              <w:t>6=Concrete</w:t>
            </w:r>
          </w:p>
        </w:tc>
        <w:tc>
          <w:tcPr>
            <w:tcW w:w="2160" w:type="dxa"/>
            <w:gridSpan w:val="2"/>
            <w:tcBorders>
              <w:top w:val="single" w:sz="4" w:space="0" w:color="000000"/>
              <w:bottom w:val="single" w:sz="4" w:space="0" w:color="000000"/>
              <w:right w:val="single" w:sz="18" w:space="0" w:color="000000"/>
            </w:tcBorders>
          </w:tcPr>
          <w:p w14:paraId="0DA8D076" w14:textId="5A283913" w:rsidR="008250E0" w:rsidRPr="009559BE" w:rsidRDefault="008250E0" w:rsidP="008250E0">
            <w:pPr>
              <w:spacing w:after="0"/>
              <w:rPr>
                <w:rFonts w:cs="Times New Roman"/>
                <w:w w:val="105"/>
              </w:rPr>
            </w:pPr>
            <w:r w:rsidRPr="009559BE">
              <w:rPr>
                <w:rFonts w:cs="Times New Roman"/>
                <w:w w:val="105"/>
              </w:rPr>
              <w:t>7=Cardboard</w:t>
            </w:r>
          </w:p>
          <w:p w14:paraId="5068F787" w14:textId="77777777" w:rsidR="008250E0" w:rsidRPr="009559BE" w:rsidRDefault="008250E0" w:rsidP="008250E0">
            <w:pPr>
              <w:spacing w:after="0"/>
              <w:rPr>
                <w:rFonts w:cs="Times New Roman"/>
                <w:w w:val="105"/>
              </w:rPr>
            </w:pPr>
            <w:r w:rsidRPr="009559BE">
              <w:rPr>
                <w:rFonts w:cs="Times New Roman"/>
                <w:w w:val="105"/>
              </w:rPr>
              <w:t>8=Asbestos</w:t>
            </w:r>
          </w:p>
          <w:p w14:paraId="65ECD37A" w14:textId="77777777" w:rsidR="008250E0" w:rsidRPr="009559BE" w:rsidRDefault="008250E0" w:rsidP="008250E0">
            <w:pPr>
              <w:spacing w:after="0"/>
              <w:rPr>
                <w:rFonts w:cs="Times New Roman"/>
                <w:w w:val="105"/>
              </w:rPr>
            </w:pPr>
            <w:r w:rsidRPr="009559BE">
              <w:rPr>
                <w:rFonts w:cs="Times New Roman"/>
                <w:w w:val="105"/>
              </w:rPr>
              <w:t>9=Shingles</w:t>
            </w:r>
          </w:p>
          <w:p w14:paraId="630F7A12" w14:textId="007A2500" w:rsidR="008250E0" w:rsidRPr="009559BE" w:rsidRDefault="008250E0" w:rsidP="008250E0">
            <w:pPr>
              <w:spacing w:after="0"/>
              <w:rPr>
                <w:rFonts w:cs="Times New Roman"/>
                <w:w w:val="105"/>
              </w:rPr>
            </w:pPr>
            <w:r w:rsidRPr="009559BE">
              <w:rPr>
                <w:rFonts w:cs="Times New Roman"/>
                <w:w w:val="105"/>
              </w:rPr>
              <w:t>10=Plastic sheets</w:t>
            </w:r>
          </w:p>
          <w:p w14:paraId="3B5B737A" w14:textId="0E45DD65" w:rsidR="008250E0" w:rsidRPr="009559BE" w:rsidRDefault="008250E0" w:rsidP="008250E0">
            <w:pPr>
              <w:spacing w:after="0"/>
              <w:rPr>
                <w:rFonts w:cs="Times New Roman"/>
                <w:i/>
                <w:w w:val="105"/>
              </w:rPr>
            </w:pPr>
            <w:r w:rsidRPr="009559BE">
              <w:t>97=Other, please specify</w:t>
            </w:r>
          </w:p>
        </w:tc>
        <w:tc>
          <w:tcPr>
            <w:tcW w:w="719" w:type="dxa"/>
            <w:gridSpan w:val="2"/>
            <w:tcBorders>
              <w:top w:val="single" w:sz="18" w:space="0" w:color="000000"/>
              <w:left w:val="single" w:sz="18" w:space="0" w:color="000000"/>
              <w:bottom w:val="single" w:sz="18" w:space="0" w:color="000000"/>
              <w:right w:val="single" w:sz="18" w:space="0" w:color="000000"/>
            </w:tcBorders>
          </w:tcPr>
          <w:p w14:paraId="3E69E4BD"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E18AE49" w14:textId="77777777" w:rsidTr="00CD018F">
        <w:trPr>
          <w:trHeight w:val="20"/>
        </w:trPr>
        <w:tc>
          <w:tcPr>
            <w:tcW w:w="345" w:type="dxa"/>
            <w:tcBorders>
              <w:top w:val="single" w:sz="6" w:space="0" w:color="000000"/>
              <w:left w:val="single" w:sz="6" w:space="0" w:color="000000"/>
              <w:bottom w:val="single" w:sz="6" w:space="0" w:color="000000"/>
              <w:right w:val="single" w:sz="6" w:space="0" w:color="000000"/>
            </w:tcBorders>
          </w:tcPr>
          <w:p w14:paraId="03878FF9" w14:textId="77777777" w:rsidR="008250E0" w:rsidRPr="009559BE" w:rsidRDefault="008250E0" w:rsidP="008250E0">
            <w:pPr>
              <w:spacing w:afterLines="20" w:after="48" w:line="240" w:lineRule="auto"/>
              <w:ind w:left="119"/>
              <w:contextualSpacing/>
              <w:rPr>
                <w:w w:val="105"/>
              </w:rPr>
            </w:pPr>
          </w:p>
        </w:tc>
        <w:tc>
          <w:tcPr>
            <w:tcW w:w="4695" w:type="dxa"/>
            <w:gridSpan w:val="2"/>
            <w:tcBorders>
              <w:top w:val="single" w:sz="6" w:space="0" w:color="000000"/>
              <w:left w:val="single" w:sz="6" w:space="0" w:color="000000"/>
              <w:bottom w:val="single" w:sz="6" w:space="0" w:color="000000"/>
            </w:tcBorders>
          </w:tcPr>
          <w:p w14:paraId="02AB0420" w14:textId="77777777" w:rsidR="008250E0" w:rsidRPr="009559BE" w:rsidRDefault="008250E0" w:rsidP="008250E0">
            <w:pPr>
              <w:spacing w:afterLines="20" w:after="48" w:line="240" w:lineRule="auto"/>
              <w:ind w:left="119"/>
              <w:contextualSpacing/>
              <w:rPr>
                <w:w w:val="105"/>
              </w:rPr>
            </w:pPr>
            <w:r w:rsidRPr="009559BE">
              <w:rPr>
                <w:w w:val="105"/>
              </w:rPr>
              <w:t xml:space="preserve">N25b. If “Other,” please specify? </w:t>
            </w:r>
          </w:p>
        </w:tc>
        <w:tc>
          <w:tcPr>
            <w:tcW w:w="5041" w:type="dxa"/>
            <w:gridSpan w:val="5"/>
            <w:tcBorders>
              <w:top w:val="single" w:sz="18" w:space="0" w:color="000000"/>
              <w:left w:val="single" w:sz="18" w:space="0" w:color="000000"/>
              <w:bottom w:val="single" w:sz="18" w:space="0" w:color="000000"/>
              <w:right w:val="single" w:sz="18" w:space="0" w:color="000000"/>
            </w:tcBorders>
          </w:tcPr>
          <w:p w14:paraId="75C9E9BB" w14:textId="77777777" w:rsidR="008250E0" w:rsidRPr="009559BE" w:rsidRDefault="008250E0" w:rsidP="008250E0">
            <w:pPr>
              <w:spacing w:afterLines="20" w:after="48" w:line="240" w:lineRule="auto"/>
              <w:contextualSpacing/>
              <w:rPr>
                <w:i/>
              </w:rPr>
            </w:pPr>
            <w:r w:rsidRPr="009559BE">
              <w:rPr>
                <w:i/>
              </w:rPr>
              <w:t>(Text)</w:t>
            </w:r>
          </w:p>
        </w:tc>
      </w:tr>
      <w:tr w:rsidR="008250E0" w:rsidRPr="009559BE" w14:paraId="0A26854E"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auto"/>
            </w:tcBorders>
          </w:tcPr>
          <w:p w14:paraId="44A70899" w14:textId="77777777" w:rsidR="008250E0" w:rsidRPr="009559BE" w:rsidRDefault="008250E0" w:rsidP="008250E0">
            <w:pPr>
              <w:spacing w:after="0"/>
              <w:rPr>
                <w:rFonts w:eastAsia="Calibri" w:cs="Times New Roman"/>
                <w:w w:val="105"/>
              </w:rPr>
            </w:pPr>
          </w:p>
        </w:tc>
        <w:tc>
          <w:tcPr>
            <w:tcW w:w="4680" w:type="dxa"/>
            <w:tcBorders>
              <w:top w:val="single" w:sz="4" w:space="0" w:color="000000"/>
              <w:left w:val="single" w:sz="4" w:space="0" w:color="auto"/>
              <w:bottom w:val="single" w:sz="4" w:space="0" w:color="000000"/>
            </w:tcBorders>
          </w:tcPr>
          <w:p w14:paraId="5701A036" w14:textId="20ECD472" w:rsidR="008250E0" w:rsidRPr="009559BE" w:rsidRDefault="008250E0" w:rsidP="008250E0">
            <w:pPr>
              <w:spacing w:after="0"/>
              <w:rPr>
                <w:rFonts w:eastAsia="Calibri" w:cs="Times New Roman"/>
                <w:w w:val="105"/>
              </w:rPr>
            </w:pPr>
            <w:r w:rsidRPr="009559BE">
              <w:rPr>
                <w:w w:val="105"/>
              </w:rPr>
              <w:t xml:space="preserve">N26. Is the respondent’s house painted? </w:t>
            </w:r>
            <w:r w:rsidRPr="009559BE">
              <w:rPr>
                <w:w w:val="105"/>
              </w:rPr>
              <w:lastRenderedPageBreak/>
              <w:t>(</w:t>
            </w:r>
            <w:proofErr w:type="spellStart"/>
            <w:r w:rsidRPr="009559BE">
              <w:rPr>
                <w:b/>
                <w:w w:val="105"/>
              </w:rPr>
              <w:t>housepaint</w:t>
            </w:r>
            <w:proofErr w:type="spellEnd"/>
            <w:r w:rsidRPr="009559BE">
              <w:rPr>
                <w:w w:val="105"/>
              </w:rPr>
              <w:t>)</w:t>
            </w:r>
          </w:p>
        </w:tc>
        <w:tc>
          <w:tcPr>
            <w:tcW w:w="4338" w:type="dxa"/>
            <w:gridSpan w:val="4"/>
            <w:tcBorders>
              <w:top w:val="single" w:sz="4" w:space="0" w:color="000000"/>
              <w:bottom w:val="single" w:sz="4" w:space="0" w:color="000000"/>
              <w:right w:val="single" w:sz="18" w:space="0" w:color="000000"/>
            </w:tcBorders>
          </w:tcPr>
          <w:p w14:paraId="746C1BCB" w14:textId="77777777" w:rsidR="008250E0" w:rsidRPr="009559BE" w:rsidRDefault="008250E0" w:rsidP="008250E0">
            <w:pPr>
              <w:spacing w:after="0"/>
            </w:pPr>
            <w:r w:rsidRPr="009559BE">
              <w:lastRenderedPageBreak/>
              <w:t>1=No</w:t>
            </w:r>
          </w:p>
          <w:p w14:paraId="72733553" w14:textId="77777777" w:rsidR="008250E0" w:rsidRPr="009559BE" w:rsidRDefault="008250E0" w:rsidP="008250E0">
            <w:pPr>
              <w:spacing w:after="0"/>
            </w:pPr>
            <w:r w:rsidRPr="009559BE">
              <w:lastRenderedPageBreak/>
              <w:t>2=Yes</w:t>
            </w:r>
            <w:r w:rsidRPr="009559BE" w:rsidDel="00226116">
              <w:t xml:space="preserve"> </w:t>
            </w:r>
          </w:p>
          <w:p w14:paraId="48D1B7A6" w14:textId="77777777" w:rsidR="008250E0" w:rsidRPr="009559BE" w:rsidRDefault="008250E0" w:rsidP="008250E0">
            <w:pPr>
              <w:spacing w:after="0"/>
            </w:pPr>
            <w:r w:rsidRPr="009559BE">
              <w:t>888=Don’t know</w:t>
            </w:r>
          </w:p>
          <w:p w14:paraId="307F36F1" w14:textId="77777777" w:rsidR="008250E0" w:rsidRPr="009559BE" w:rsidRDefault="008250E0" w:rsidP="008250E0">
            <w:pPr>
              <w:spacing w:after="0"/>
            </w:pPr>
            <w:r w:rsidRPr="009559BE">
              <w:t>999=Prefer not to respond</w:t>
            </w:r>
          </w:p>
        </w:tc>
        <w:tc>
          <w:tcPr>
            <w:tcW w:w="703"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lastRenderedPageBreak/>
              <w:t>(Code)</w:t>
            </w:r>
          </w:p>
        </w:tc>
      </w:tr>
    </w:tbl>
    <w:p w14:paraId="3917AC56" w14:textId="77777777" w:rsidR="00DA7C5C" w:rsidRPr="009559BE" w:rsidRDefault="00DA7C5C" w:rsidP="001512DD">
      <w:pPr>
        <w:spacing w:after="0" w:line="240" w:lineRule="auto"/>
        <w:contextualSpacing/>
      </w:pPr>
    </w:p>
    <w:p w14:paraId="5C3B3B2E" w14:textId="20CA1854" w:rsidR="00DA7C5C" w:rsidRPr="009559BE" w:rsidRDefault="008250E0" w:rsidP="001512DD">
      <w:pPr>
        <w:spacing w:after="0" w:line="240" w:lineRule="auto"/>
        <w:contextualSpacing/>
        <w:rPr>
          <w:rFonts w:cs="Times New Roman"/>
        </w:rPr>
      </w:pPr>
      <w:r w:rsidRPr="009559BE">
        <w:rPr>
          <w:rFonts w:cs="Times New Roman"/>
        </w:rPr>
        <w:t>Please tell me how much your household spent on the following items in the past month.</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32DB6430"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F5D7DD"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9559BE" w:rsidRDefault="008250E0" w:rsidP="008250E0">
            <w:pPr>
              <w:spacing w:after="0"/>
              <w:rPr>
                <w:w w:val="105"/>
              </w:rPr>
            </w:pPr>
            <w:r w:rsidRPr="009559BE">
              <w:rPr>
                <w:rFonts w:cs="Times New Roman"/>
                <w:bCs/>
              </w:rPr>
              <w:t>Food (purchased)</w:t>
            </w:r>
          </w:p>
        </w:tc>
        <w:tc>
          <w:tcPr>
            <w:tcW w:w="2525"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9EB3D7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9F6439"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9559BE" w:rsidRDefault="008250E0" w:rsidP="008250E0">
            <w:pPr>
              <w:spacing w:after="0"/>
              <w:rPr>
                <w:w w:val="105"/>
              </w:rPr>
            </w:pPr>
            <w:r w:rsidRPr="009559BE">
              <w:rPr>
                <w:rFonts w:cs="Times New Roman"/>
                <w:bCs/>
              </w:rPr>
              <w:t>Domestic energy</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92F91C4" w14:textId="77777777" w:rsidR="008250E0" w:rsidRPr="009559BE" w:rsidRDefault="008250E0" w:rsidP="008250E0">
      <w:pPr>
        <w:spacing w:after="0" w:line="240" w:lineRule="auto"/>
        <w:contextualSpacing/>
      </w:pPr>
    </w:p>
    <w:p w14:paraId="73E40271" w14:textId="35FBCADD" w:rsidR="008250E0" w:rsidRPr="009559BE" w:rsidRDefault="008250E0" w:rsidP="008250E0">
      <w:pPr>
        <w:spacing w:after="0" w:line="240" w:lineRule="auto"/>
        <w:contextualSpacing/>
      </w:pPr>
      <w:r w:rsidRPr="009559BE">
        <w:t>Please tell me how much your household spent on the following items in the past year.</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04E1A3BB"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0A10EF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DC7D753" w14:textId="0CF2FEA1" w:rsidR="008250E0" w:rsidRPr="009559BE" w:rsidRDefault="008250E0" w:rsidP="008250E0">
            <w:pPr>
              <w:spacing w:after="0"/>
              <w:rPr>
                <w:w w:val="105"/>
              </w:rPr>
            </w:pPr>
            <w:r w:rsidRPr="009559BE">
              <w:rPr>
                <w:rFonts w:cs="Times New Roman"/>
                <w:bCs/>
              </w:rPr>
              <w:t xml:space="preserve">Education </w:t>
            </w:r>
          </w:p>
        </w:tc>
        <w:tc>
          <w:tcPr>
            <w:tcW w:w="2525" w:type="dxa"/>
            <w:tcBorders>
              <w:top w:val="single" w:sz="18" w:space="0" w:color="000000"/>
              <w:left w:val="single" w:sz="18" w:space="0" w:color="000000"/>
              <w:bottom w:val="single" w:sz="18" w:space="0" w:color="000000"/>
              <w:right w:val="single" w:sz="18" w:space="0" w:color="000000"/>
            </w:tcBorders>
          </w:tcPr>
          <w:p w14:paraId="169C4A7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B8B774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F52F10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9559BE" w:rsidRDefault="008250E0" w:rsidP="008250E0">
            <w:pPr>
              <w:spacing w:after="0"/>
              <w:rPr>
                <w:w w:val="105"/>
              </w:rPr>
            </w:pPr>
            <w:r w:rsidRPr="009559BE">
              <w:rPr>
                <w:rFonts w:cs="Times New Roman"/>
                <w:bCs/>
              </w:rPr>
              <w:t>Medical expenses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1EBB468"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06B8E60"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01F481BE" w:rsidR="008250E0" w:rsidRPr="009559BE" w:rsidRDefault="008250E0" w:rsidP="008250E0">
            <w:pPr>
              <w:spacing w:after="0"/>
              <w:rPr>
                <w:w w:val="105"/>
              </w:rPr>
            </w:pPr>
            <w:r w:rsidRPr="009559BE">
              <w:rPr>
                <w:rFonts w:cs="Times New Roman"/>
                <w:bCs/>
              </w:rPr>
              <w:t>Farm and Business Assets (durables)</w:t>
            </w:r>
          </w:p>
        </w:tc>
        <w:tc>
          <w:tcPr>
            <w:tcW w:w="2525"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5375811"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74BCD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9559BE" w:rsidRDefault="008250E0" w:rsidP="008250E0">
            <w:pPr>
              <w:spacing w:after="0"/>
              <w:rPr>
                <w:w w:val="105"/>
              </w:rPr>
            </w:pPr>
            <w:r w:rsidRPr="009559BE">
              <w:rPr>
                <w:rFonts w:cs="Times New Roman"/>
                <w:bCs/>
              </w:rPr>
              <w:t>Veterinary costs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6B641E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73A4C55"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9559BE" w:rsidRDefault="008250E0" w:rsidP="008250E0">
            <w:pPr>
              <w:spacing w:after="0"/>
              <w:rPr>
                <w:w w:val="105"/>
              </w:rPr>
            </w:pPr>
            <w:r w:rsidRPr="009559BE">
              <w:rPr>
                <w:rFonts w:cs="Times New Roman"/>
                <w:bCs/>
              </w:rPr>
              <w:t xml:space="preserve">Fodder/feed </w:t>
            </w:r>
          </w:p>
        </w:tc>
        <w:tc>
          <w:tcPr>
            <w:tcW w:w="2525"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236DD75"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90B00D3"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2B8A8D" w14:textId="0CA35714" w:rsidR="008250E0" w:rsidRPr="009559BE" w:rsidRDefault="008250E0" w:rsidP="008250E0">
            <w:pPr>
              <w:spacing w:after="0"/>
              <w:rPr>
                <w:w w:val="105"/>
              </w:rPr>
            </w:pPr>
            <w:r w:rsidRPr="009559BE">
              <w:rPr>
                <w:rFonts w:cs="Times New Roman"/>
                <w:bCs/>
              </w:rPr>
              <w:t>Agricultural inputs (fertilizer, pesticides, seeds, irrigation expenses)</w:t>
            </w:r>
          </w:p>
        </w:tc>
        <w:tc>
          <w:tcPr>
            <w:tcW w:w="2525" w:type="dxa"/>
            <w:tcBorders>
              <w:top w:val="single" w:sz="18" w:space="0" w:color="000000"/>
              <w:left w:val="single" w:sz="18" w:space="0" w:color="000000"/>
              <w:bottom w:val="single" w:sz="18" w:space="0" w:color="000000"/>
              <w:right w:val="single" w:sz="18" w:space="0" w:color="000000"/>
            </w:tcBorders>
          </w:tcPr>
          <w:p w14:paraId="1F6F0C4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B698A13"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DDA86EE"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9559BE" w:rsidRDefault="008250E0" w:rsidP="008250E0">
            <w:pPr>
              <w:spacing w:after="0"/>
              <w:rPr>
                <w:w w:val="105"/>
              </w:rPr>
            </w:pPr>
            <w:r w:rsidRPr="009559BE">
              <w:rPr>
                <w:rFonts w:cs="Times New Roman"/>
                <w:bCs/>
              </w:rPr>
              <w:t xml:space="preserve">Bribes/fines </w:t>
            </w:r>
          </w:p>
        </w:tc>
        <w:tc>
          <w:tcPr>
            <w:tcW w:w="2525"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EA3372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E2B8A4"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9559BE" w:rsidRDefault="008250E0" w:rsidP="008250E0">
            <w:pPr>
              <w:spacing w:after="0"/>
              <w:rPr>
                <w:w w:val="105"/>
              </w:rPr>
            </w:pPr>
            <w:r w:rsidRPr="009559BE">
              <w:rPr>
                <w:rFonts w:cs="Times New Roman"/>
                <w:bCs/>
              </w:rPr>
              <w:t xml:space="preserve">Household durables (ex. </w:t>
            </w:r>
            <w:proofErr w:type="spellStart"/>
            <w:r w:rsidRPr="009559BE">
              <w:rPr>
                <w:rFonts w:cs="Times New Roman"/>
                <w:bCs/>
              </w:rPr>
              <w:t>Tv</w:t>
            </w:r>
            <w:proofErr w:type="spellEnd"/>
            <w:r w:rsidRPr="009559BE">
              <w:rPr>
                <w:rFonts w:cs="Times New Roman"/>
                <w:bCs/>
              </w:rPr>
              <w:t>, phones, furniture, etc.)</w:t>
            </w:r>
          </w:p>
        </w:tc>
        <w:tc>
          <w:tcPr>
            <w:tcW w:w="2525"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3FA237BC"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6875E5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9559BE" w:rsidRDefault="008250E0" w:rsidP="008250E0">
            <w:pPr>
              <w:spacing w:after="0"/>
              <w:rPr>
                <w:w w:val="105"/>
              </w:rPr>
            </w:pPr>
            <w:r w:rsidRPr="009559BE">
              <w:rPr>
                <w:rFonts w:cs="Times New Roman"/>
                <w:bCs/>
              </w:rPr>
              <w:t xml:space="preserve">Loan repayment/ Interest on loans </w:t>
            </w:r>
          </w:p>
        </w:tc>
        <w:tc>
          <w:tcPr>
            <w:tcW w:w="2525"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629BB4F"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D4101E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9559BE" w:rsidRDefault="008250E0" w:rsidP="008250E0">
            <w:pPr>
              <w:spacing w:after="0"/>
              <w:rPr>
                <w:w w:val="105"/>
              </w:rPr>
            </w:pPr>
            <w:r w:rsidRPr="009559BE">
              <w:rPr>
                <w:rFonts w:cs="Times New Roman"/>
                <w:bCs/>
              </w:rPr>
              <w:t>Clothing</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ABBD38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A03BAF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9559BE" w:rsidRDefault="008250E0" w:rsidP="008250E0">
            <w:pPr>
              <w:spacing w:after="0"/>
              <w:rPr>
                <w:w w:val="105"/>
              </w:rPr>
            </w:pPr>
            <w:r w:rsidRPr="009559BE">
              <w:rPr>
                <w:rFonts w:cs="Times New Roman"/>
                <w:bCs/>
              </w:rPr>
              <w:t xml:space="preserve">Festivals or celebrations </w:t>
            </w:r>
          </w:p>
        </w:tc>
        <w:tc>
          <w:tcPr>
            <w:tcW w:w="2525"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4141B3F" w14:textId="77777777" w:rsidR="008250E0" w:rsidRPr="009559BE" w:rsidRDefault="008250E0" w:rsidP="001512DD">
      <w:pPr>
        <w:spacing w:after="0" w:line="240" w:lineRule="auto"/>
        <w:contextualSpacing/>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4319"/>
        <w:gridCol w:w="722"/>
      </w:tblGrid>
      <w:tr w:rsidR="008250E0" w:rsidRPr="009559BE" w14:paraId="34BC14AD"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CF11DA7"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490B8E39" w14:textId="67B4D7BF" w:rsidR="008250E0" w:rsidRPr="009559BE" w:rsidRDefault="008250E0" w:rsidP="008250E0">
            <w:pPr>
              <w:spacing w:after="0"/>
              <w:rPr>
                <w:color w:val="000000"/>
              </w:rPr>
            </w:pPr>
            <w:r w:rsidRPr="009559BE">
              <w:rPr>
                <w:rFonts w:cs="TimesNewRomanPSMT"/>
              </w:rPr>
              <w:t>What is the primary type of fuel that your household utilizes for cooking?</w:t>
            </w:r>
          </w:p>
        </w:tc>
        <w:tc>
          <w:tcPr>
            <w:tcW w:w="4319" w:type="dxa"/>
            <w:tcBorders>
              <w:top w:val="single" w:sz="4" w:space="0" w:color="000000"/>
              <w:bottom w:val="single" w:sz="4" w:space="0" w:color="000000"/>
              <w:right w:val="single" w:sz="18" w:space="0" w:color="000000"/>
            </w:tcBorders>
          </w:tcPr>
          <w:p w14:paraId="5B5BF29A" w14:textId="1FC5A490" w:rsidR="008250E0" w:rsidRPr="009559BE" w:rsidRDefault="008250E0" w:rsidP="008250E0">
            <w:pPr>
              <w:spacing w:after="0"/>
              <w:rPr>
                <w:rFonts w:cs="Times New Roman"/>
                <w:w w:val="105"/>
              </w:rPr>
            </w:pPr>
            <w:r w:rsidRPr="009559BE">
              <w:rPr>
                <w:rFonts w:cs="Times New Roman"/>
                <w:w w:val="105"/>
              </w:rPr>
              <w:t>1=Electricity or gas</w:t>
            </w:r>
          </w:p>
          <w:p w14:paraId="7176EC3D" w14:textId="7C46EA8C" w:rsidR="008250E0" w:rsidRPr="009559BE" w:rsidRDefault="008250E0" w:rsidP="008250E0">
            <w:pPr>
              <w:spacing w:after="0"/>
              <w:rPr>
                <w:rFonts w:cs="Times New Roman"/>
                <w:w w:val="105"/>
              </w:rPr>
            </w:pPr>
            <w:r w:rsidRPr="009559BE">
              <w:rPr>
                <w:rFonts w:cs="Times New Roman"/>
                <w:w w:val="105"/>
              </w:rPr>
              <w:t>2=Oil</w:t>
            </w:r>
          </w:p>
          <w:p w14:paraId="7A51C862" w14:textId="47A0EC94" w:rsidR="008250E0" w:rsidRPr="009559BE" w:rsidRDefault="008250E0" w:rsidP="008250E0">
            <w:pPr>
              <w:spacing w:after="0"/>
              <w:rPr>
                <w:rFonts w:cs="Times New Roman"/>
                <w:w w:val="105"/>
              </w:rPr>
            </w:pPr>
            <w:r w:rsidRPr="009559BE">
              <w:rPr>
                <w:rFonts w:cs="Times New Roman"/>
                <w:w w:val="105"/>
              </w:rPr>
              <w:t>3=Wood</w:t>
            </w:r>
          </w:p>
          <w:p w14:paraId="2E814AEB" w14:textId="03A0BD04" w:rsidR="008250E0" w:rsidRPr="009559BE" w:rsidRDefault="008250E0" w:rsidP="008250E0">
            <w:pPr>
              <w:spacing w:after="0"/>
              <w:rPr>
                <w:rFonts w:cs="Times New Roman"/>
                <w:w w:val="105"/>
              </w:rPr>
            </w:pPr>
            <w:r w:rsidRPr="009559BE">
              <w:rPr>
                <w:rFonts w:cs="Times New Roman"/>
                <w:w w:val="105"/>
              </w:rPr>
              <w:t>4=Charcoal</w:t>
            </w:r>
          </w:p>
          <w:p w14:paraId="3123E1D4" w14:textId="487FEE5C" w:rsidR="008250E0" w:rsidRPr="009559BE" w:rsidRDefault="008250E0" w:rsidP="008250E0">
            <w:pPr>
              <w:spacing w:after="0"/>
              <w:rPr>
                <w:rFonts w:cs="Times New Roman"/>
                <w:w w:val="105"/>
              </w:rPr>
            </w:pPr>
            <w:r w:rsidRPr="009559BE">
              <w:rPr>
                <w:rFonts w:cs="Times New Roman"/>
                <w:w w:val="105"/>
              </w:rPr>
              <w:t>5=small sticks or scrap wood</w:t>
            </w:r>
          </w:p>
          <w:p w14:paraId="091769A4" w14:textId="3409DFBC" w:rsidR="008250E0" w:rsidRPr="009559BE" w:rsidRDefault="008250E0" w:rsidP="008250E0">
            <w:pPr>
              <w:spacing w:after="0"/>
              <w:rPr>
                <w:rFonts w:cs="Times New Roman"/>
                <w:w w:val="105"/>
              </w:rPr>
            </w:pPr>
            <w:r w:rsidRPr="009559BE">
              <w:rPr>
                <w:rFonts w:cs="Times New Roman"/>
                <w:w w:val="105"/>
              </w:rPr>
              <w:t>6=Weeds, leaves, dung</w:t>
            </w:r>
          </w:p>
          <w:p w14:paraId="2A4723B4" w14:textId="6AA10DDE" w:rsidR="008250E0" w:rsidRPr="009559BE" w:rsidRDefault="008250E0" w:rsidP="008250E0">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3D2E2587" w14:textId="77777777" w:rsidTr="00E3458F">
        <w:trPr>
          <w:trHeight w:val="20"/>
        </w:trPr>
        <w:tc>
          <w:tcPr>
            <w:tcW w:w="359" w:type="dxa"/>
            <w:tcBorders>
              <w:top w:val="single" w:sz="6" w:space="0" w:color="000000"/>
              <w:left w:val="single" w:sz="6" w:space="0" w:color="000000"/>
              <w:bottom w:val="single" w:sz="6" w:space="0" w:color="000000"/>
              <w:right w:val="single" w:sz="6" w:space="0" w:color="000000"/>
            </w:tcBorders>
          </w:tcPr>
          <w:p w14:paraId="6A7CF8B4" w14:textId="77777777" w:rsidR="008250E0" w:rsidRPr="009559BE" w:rsidRDefault="008250E0" w:rsidP="008250E0">
            <w:pPr>
              <w:spacing w:afterLines="20" w:after="48" w:line="240" w:lineRule="auto"/>
              <w:ind w:left="119"/>
              <w:contextualSpacing/>
              <w:rPr>
                <w:w w:val="105"/>
              </w:rPr>
            </w:pPr>
          </w:p>
        </w:tc>
        <w:tc>
          <w:tcPr>
            <w:tcW w:w="4680" w:type="dxa"/>
            <w:tcBorders>
              <w:top w:val="single" w:sz="6" w:space="0" w:color="000000"/>
              <w:left w:val="single" w:sz="6" w:space="0" w:color="000000"/>
              <w:bottom w:val="single" w:sz="6" w:space="0" w:color="000000"/>
            </w:tcBorders>
          </w:tcPr>
          <w:p w14:paraId="575E0BE6" w14:textId="2E628429" w:rsidR="008250E0" w:rsidRPr="009559BE" w:rsidRDefault="008250E0" w:rsidP="008250E0">
            <w:pPr>
              <w:spacing w:afterLines="20" w:after="48" w:line="240" w:lineRule="auto"/>
              <w:contextualSpacing/>
              <w:rPr>
                <w:w w:val="105"/>
              </w:rPr>
            </w:pPr>
            <w:r w:rsidRPr="009559BE">
              <w:rPr>
                <w:w w:val="105"/>
              </w:rPr>
              <w:t xml:space="preserve">If “Other,” please specify? </w:t>
            </w:r>
          </w:p>
        </w:tc>
        <w:tc>
          <w:tcPr>
            <w:tcW w:w="5041"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9559BE" w:rsidRDefault="008250E0" w:rsidP="008250E0">
            <w:pPr>
              <w:spacing w:afterLines="20" w:after="48" w:line="240" w:lineRule="auto"/>
              <w:contextualSpacing/>
              <w:rPr>
                <w:i/>
              </w:rPr>
            </w:pPr>
            <w:r w:rsidRPr="009559BE">
              <w:rPr>
                <w:i/>
              </w:rPr>
              <w:t>(Text)</w:t>
            </w:r>
          </w:p>
        </w:tc>
      </w:tr>
    </w:tbl>
    <w:p w14:paraId="675A28AD" w14:textId="77777777" w:rsidR="00DA7C5C" w:rsidRPr="009559BE" w:rsidRDefault="00DA7C5C" w:rsidP="001512DD">
      <w:pPr>
        <w:spacing w:after="0" w:line="240" w:lineRule="auto"/>
        <w:contextualSpacing/>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86"/>
        <w:gridCol w:w="4344"/>
        <w:gridCol w:w="701"/>
      </w:tblGrid>
      <w:tr w:rsidR="008250E0" w:rsidRPr="009559BE" w14:paraId="6F48D00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31EFF1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7675342" w14:textId="77777777" w:rsidR="008250E0" w:rsidRPr="009559BE" w:rsidRDefault="008250E0" w:rsidP="008250E0">
            <w:pPr>
              <w:spacing w:afterLines="20" w:after="48" w:line="240" w:lineRule="auto"/>
              <w:ind w:left="8"/>
              <w:contextualSpacing/>
              <w:rPr>
                <w:rFonts w:cs="Times New Roman"/>
                <w:w w:val="105"/>
              </w:rPr>
            </w:pPr>
            <w:commentRangeStart w:id="652"/>
            <w:r w:rsidRPr="009559BE">
              <w:rPr>
                <w:rFonts w:cs="Times New Roman"/>
                <w:w w:val="105"/>
              </w:rPr>
              <w:t>Q4. Is the headman in this village related to you or your spouse? (</w:t>
            </w:r>
            <w:proofErr w:type="spellStart"/>
            <w:r w:rsidRPr="009559BE">
              <w:rPr>
                <w:rFonts w:cs="Times New Roman"/>
                <w:b/>
                <w:w w:val="105"/>
              </w:rPr>
              <w:t>headmanrelate</w:t>
            </w:r>
            <w:proofErr w:type="spellEnd"/>
            <w:r w:rsidRPr="009559BE">
              <w:rPr>
                <w:rFonts w:cs="Times New Roman"/>
                <w:w w:val="105"/>
              </w:rPr>
              <w:t>)</w:t>
            </w:r>
            <w:commentRangeEnd w:id="652"/>
            <w:r w:rsidR="00C3665F">
              <w:rPr>
                <w:rStyle w:val="CommentReference"/>
              </w:rPr>
              <w:commentReference w:id="652"/>
            </w:r>
          </w:p>
          <w:p w14:paraId="372DAF3D" w14:textId="61F1D860" w:rsidR="008250E0" w:rsidRPr="009559BE" w:rsidRDefault="008250E0" w:rsidP="008250E0">
            <w:pPr>
              <w:spacing w:after="0"/>
              <w:rPr>
                <w:rFonts w:eastAsia="Calibri" w:cs="Times New Roman"/>
                <w:w w:val="105"/>
              </w:rPr>
            </w:pPr>
            <w:r w:rsidRPr="009559BE">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EA8775F" w14:textId="77777777" w:rsidR="008250E0" w:rsidRPr="009559BE" w:rsidRDefault="008250E0" w:rsidP="008250E0">
            <w:pPr>
              <w:spacing w:after="0"/>
            </w:pPr>
            <w:r w:rsidRPr="009559BE">
              <w:t>1=No</w:t>
            </w:r>
          </w:p>
          <w:p w14:paraId="4FF86AE7" w14:textId="77777777" w:rsidR="008250E0" w:rsidRPr="009559BE" w:rsidRDefault="008250E0" w:rsidP="008250E0">
            <w:pPr>
              <w:spacing w:after="0"/>
            </w:pPr>
            <w:r w:rsidRPr="009559BE">
              <w:t>2=Yes</w:t>
            </w:r>
            <w:r w:rsidRPr="009559BE" w:rsidDel="00226116">
              <w:t xml:space="preserve"> </w:t>
            </w:r>
          </w:p>
          <w:p w14:paraId="0829EF45" w14:textId="77777777" w:rsidR="008250E0" w:rsidRPr="009559BE" w:rsidRDefault="008250E0" w:rsidP="008250E0">
            <w:pPr>
              <w:spacing w:after="0"/>
            </w:pPr>
            <w:r w:rsidRPr="009559BE">
              <w:t>888=Don’t know</w:t>
            </w:r>
          </w:p>
          <w:p w14:paraId="4BCCEB41"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24959F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7607C6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606CD12" w14:textId="77777777"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Q5. Is the headman in this village related to either the head of household or the spouse of the head of household? (</w:t>
            </w:r>
            <w:r w:rsidRPr="009559BE">
              <w:rPr>
                <w:rFonts w:cs="Times New Roman"/>
                <w:b/>
                <w:w w:val="105"/>
              </w:rPr>
              <w:t>headmanrelate1</w:t>
            </w:r>
            <w:r w:rsidRPr="009559BE">
              <w:rPr>
                <w:rFonts w:cs="Times New Roman"/>
                <w:w w:val="105"/>
              </w:rPr>
              <w:t>)</w:t>
            </w:r>
          </w:p>
          <w:p w14:paraId="2B920EC8" w14:textId="1DF5D820" w:rsidR="008250E0" w:rsidRPr="009559BE" w:rsidRDefault="008250E0" w:rsidP="008250E0">
            <w:pPr>
              <w:spacing w:after="0"/>
              <w:rPr>
                <w:rFonts w:eastAsia="Calibri" w:cs="Times New Roman"/>
                <w:w w:val="105"/>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1D4DD671" w14:textId="77777777" w:rsidR="008250E0" w:rsidRPr="009559BE" w:rsidRDefault="008250E0" w:rsidP="008250E0">
            <w:pPr>
              <w:spacing w:after="0"/>
            </w:pPr>
            <w:r w:rsidRPr="009559BE">
              <w:t>1=No</w:t>
            </w:r>
          </w:p>
          <w:p w14:paraId="4E2860FA" w14:textId="77777777" w:rsidR="008250E0" w:rsidRPr="009559BE" w:rsidRDefault="008250E0" w:rsidP="008250E0">
            <w:pPr>
              <w:spacing w:after="0"/>
            </w:pPr>
            <w:r w:rsidRPr="009559BE">
              <w:t>2=Yes</w:t>
            </w:r>
            <w:r w:rsidRPr="009559BE" w:rsidDel="00226116">
              <w:t xml:space="preserve"> </w:t>
            </w:r>
          </w:p>
          <w:p w14:paraId="7E1D2BEF" w14:textId="77777777" w:rsidR="008250E0" w:rsidRPr="009559BE" w:rsidRDefault="008250E0" w:rsidP="008250E0">
            <w:pPr>
              <w:spacing w:after="0"/>
            </w:pPr>
            <w:r w:rsidRPr="009559BE">
              <w:t>888=Don’t know</w:t>
            </w:r>
          </w:p>
          <w:p w14:paraId="402B7D37"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EA7A6C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309BBB2"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5B2E9D4"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Q6. What is the relationship of the headman to you and/or your spouse? (</w:t>
            </w:r>
            <w:proofErr w:type="spellStart"/>
            <w:r w:rsidRPr="009559BE">
              <w:rPr>
                <w:rFonts w:cs="Times New Roman"/>
                <w:b/>
              </w:rPr>
              <w:t>headmanrelatespec</w:t>
            </w:r>
            <w:proofErr w:type="spellEnd"/>
            <w:r w:rsidRPr="009559BE">
              <w:rPr>
                <w:rFonts w:cs="Times New Roman"/>
              </w:rPr>
              <w:t>)</w:t>
            </w:r>
          </w:p>
          <w:p w14:paraId="57728084" w14:textId="5BC134A5"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EB934AC" w14:textId="133D3B1A" w:rsidR="008250E0" w:rsidRPr="009559BE" w:rsidRDefault="008250E0" w:rsidP="008250E0">
            <w:pPr>
              <w:spacing w:after="0"/>
            </w:pPr>
            <w:r w:rsidRPr="009559BE">
              <w:t>1=Immediate family</w:t>
            </w:r>
          </w:p>
          <w:p w14:paraId="022699D5" w14:textId="0944DFE7" w:rsidR="008250E0" w:rsidRPr="009559BE" w:rsidRDefault="008250E0" w:rsidP="008250E0">
            <w:pPr>
              <w:spacing w:after="0"/>
            </w:pPr>
            <w:r w:rsidRPr="009559BE">
              <w:t>2=Extended family</w:t>
            </w:r>
            <w:r w:rsidRPr="009559BE" w:rsidDel="00226116">
              <w:t xml:space="preserve"> </w:t>
            </w:r>
          </w:p>
          <w:p w14:paraId="1DE830B6" w14:textId="77777777" w:rsidR="008250E0" w:rsidRPr="009559BE" w:rsidRDefault="008250E0" w:rsidP="008250E0">
            <w:pPr>
              <w:spacing w:after="0"/>
            </w:pPr>
            <w:r w:rsidRPr="009559BE">
              <w:t>888=Don’t know</w:t>
            </w:r>
          </w:p>
          <w:p w14:paraId="6FA16FA9"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32E5D6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10B7282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E0D747C"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Q7. What is the relationship of the headman to the head of household or the spouse of the head of household? (</w:t>
            </w:r>
            <w:r w:rsidRPr="009559BE">
              <w:rPr>
                <w:rFonts w:cs="Times New Roman"/>
                <w:b/>
              </w:rPr>
              <w:t>headmanrelatespec1</w:t>
            </w:r>
            <w:r w:rsidRPr="009559BE">
              <w:rPr>
                <w:rFonts w:cs="Times New Roman"/>
              </w:rPr>
              <w:t>)</w:t>
            </w:r>
          </w:p>
          <w:p w14:paraId="5D8CD2B6" w14:textId="053A8B06"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731B1FC5" w14:textId="77777777" w:rsidR="008250E0" w:rsidRPr="009559BE" w:rsidRDefault="008250E0" w:rsidP="008250E0">
            <w:pPr>
              <w:spacing w:after="0"/>
            </w:pPr>
            <w:r w:rsidRPr="009559BE">
              <w:t>1=Immediate family</w:t>
            </w:r>
          </w:p>
          <w:p w14:paraId="729EBF66" w14:textId="77777777" w:rsidR="008250E0" w:rsidRPr="009559BE" w:rsidRDefault="008250E0" w:rsidP="008250E0">
            <w:pPr>
              <w:spacing w:after="0"/>
            </w:pPr>
            <w:r w:rsidRPr="009559BE">
              <w:t>2=Extended family</w:t>
            </w:r>
            <w:r w:rsidRPr="009559BE" w:rsidDel="00226116">
              <w:t xml:space="preserve"> </w:t>
            </w:r>
          </w:p>
          <w:p w14:paraId="4F21AF8E" w14:textId="77777777" w:rsidR="008250E0" w:rsidRPr="009559BE" w:rsidRDefault="008250E0" w:rsidP="008250E0">
            <w:pPr>
              <w:spacing w:after="0"/>
            </w:pPr>
            <w:r w:rsidRPr="009559BE">
              <w:t>888=Don’t know</w:t>
            </w:r>
          </w:p>
          <w:p w14:paraId="20DBE237" w14:textId="5A58AC08"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2CB60D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257180F"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89035D5"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Q8. Is the chief of this village related to either you or your spouse? (</w:t>
            </w:r>
            <w:proofErr w:type="spellStart"/>
            <w:r w:rsidRPr="009559BE">
              <w:rPr>
                <w:rFonts w:cs="Times New Roman"/>
                <w:b/>
              </w:rPr>
              <w:t>chiefrelate</w:t>
            </w:r>
            <w:proofErr w:type="spellEnd"/>
            <w:r w:rsidRPr="009559BE">
              <w:rPr>
                <w:rFonts w:cs="Times New Roman"/>
              </w:rPr>
              <w:t>)</w:t>
            </w:r>
          </w:p>
          <w:p w14:paraId="0C210A7E" w14:textId="3F6DFC07"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A9C3FA4" w14:textId="77777777" w:rsidR="008250E0" w:rsidRPr="009559BE" w:rsidRDefault="008250E0" w:rsidP="008250E0">
            <w:pPr>
              <w:spacing w:after="0"/>
            </w:pPr>
            <w:r w:rsidRPr="009559BE">
              <w:t>1=No</w:t>
            </w:r>
          </w:p>
          <w:p w14:paraId="07425571" w14:textId="77777777" w:rsidR="008250E0" w:rsidRPr="009559BE" w:rsidRDefault="008250E0" w:rsidP="008250E0">
            <w:pPr>
              <w:spacing w:after="0"/>
            </w:pPr>
            <w:r w:rsidRPr="009559BE">
              <w:t>2=Yes</w:t>
            </w:r>
            <w:r w:rsidRPr="009559BE" w:rsidDel="00226116">
              <w:t xml:space="preserve"> </w:t>
            </w:r>
          </w:p>
          <w:p w14:paraId="16D481E2" w14:textId="77777777" w:rsidR="008250E0" w:rsidRPr="009559BE" w:rsidRDefault="008250E0" w:rsidP="008250E0">
            <w:pPr>
              <w:spacing w:after="0"/>
            </w:pPr>
            <w:r w:rsidRPr="009559BE">
              <w:t>888=Don’t know</w:t>
            </w:r>
          </w:p>
          <w:p w14:paraId="7187668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D4A82CB"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F4F5EBE"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042E85B7"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Q9. Is the chief of this village related to either the head of household or the spouse of the head of household? (</w:t>
            </w:r>
            <w:r w:rsidRPr="009559BE">
              <w:rPr>
                <w:rFonts w:cs="Times New Roman"/>
                <w:b/>
              </w:rPr>
              <w:t>chiefrelate1</w:t>
            </w:r>
            <w:r w:rsidRPr="009559BE">
              <w:rPr>
                <w:rFonts w:cs="Times New Roman"/>
              </w:rPr>
              <w:t>)</w:t>
            </w:r>
          </w:p>
          <w:p w14:paraId="585EC720" w14:textId="07CC7F32"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4709EBD2" w14:textId="77777777" w:rsidR="008250E0" w:rsidRPr="009559BE" w:rsidRDefault="008250E0" w:rsidP="008250E0">
            <w:pPr>
              <w:spacing w:after="0"/>
            </w:pPr>
            <w:r w:rsidRPr="009559BE">
              <w:t>1=No</w:t>
            </w:r>
          </w:p>
          <w:p w14:paraId="62A89EEB" w14:textId="77777777" w:rsidR="008250E0" w:rsidRPr="009559BE" w:rsidRDefault="008250E0" w:rsidP="008250E0">
            <w:pPr>
              <w:spacing w:after="0"/>
            </w:pPr>
            <w:r w:rsidRPr="009559BE">
              <w:t>2=Yes</w:t>
            </w:r>
            <w:r w:rsidRPr="009559BE" w:rsidDel="00226116">
              <w:t xml:space="preserve"> </w:t>
            </w:r>
          </w:p>
          <w:p w14:paraId="79E59015" w14:textId="77777777" w:rsidR="008250E0" w:rsidRPr="009559BE" w:rsidRDefault="008250E0" w:rsidP="008250E0">
            <w:pPr>
              <w:spacing w:after="0"/>
            </w:pPr>
            <w:r w:rsidRPr="009559BE">
              <w:t>888=Don’t know</w:t>
            </w:r>
          </w:p>
          <w:p w14:paraId="76D5795A"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646ECA5"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E885E04"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CCBB576"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Q10. What is the relationship of the chief to you and/or your spouse? (</w:t>
            </w:r>
            <w:proofErr w:type="spellStart"/>
            <w:r w:rsidRPr="009559BE">
              <w:rPr>
                <w:rFonts w:cs="Times New Roman"/>
                <w:b/>
              </w:rPr>
              <w:t>chiefrelatespec</w:t>
            </w:r>
            <w:proofErr w:type="spellEnd"/>
            <w:r w:rsidRPr="009559BE">
              <w:rPr>
                <w:rFonts w:cs="Times New Roman"/>
              </w:rPr>
              <w:t>)</w:t>
            </w:r>
          </w:p>
          <w:p w14:paraId="18E328C8" w14:textId="3DFD5EE9"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DA04E6E" w14:textId="77777777" w:rsidR="008250E0" w:rsidRPr="009559BE" w:rsidRDefault="008250E0" w:rsidP="008250E0">
            <w:pPr>
              <w:spacing w:after="0"/>
            </w:pPr>
            <w:r w:rsidRPr="009559BE">
              <w:t>1=Immediate family</w:t>
            </w:r>
          </w:p>
          <w:p w14:paraId="69EDC0A1" w14:textId="77777777" w:rsidR="008250E0" w:rsidRPr="009559BE" w:rsidRDefault="008250E0" w:rsidP="008250E0">
            <w:pPr>
              <w:spacing w:after="0"/>
            </w:pPr>
            <w:r w:rsidRPr="009559BE">
              <w:t>2=Extended family</w:t>
            </w:r>
            <w:r w:rsidRPr="009559BE" w:rsidDel="00226116">
              <w:t xml:space="preserve"> </w:t>
            </w:r>
          </w:p>
          <w:p w14:paraId="6103C531" w14:textId="77777777" w:rsidR="008250E0" w:rsidRPr="009559BE" w:rsidRDefault="008250E0" w:rsidP="008250E0">
            <w:pPr>
              <w:spacing w:after="0"/>
            </w:pPr>
            <w:r w:rsidRPr="009559BE">
              <w:t>888=Don’t know</w:t>
            </w:r>
          </w:p>
          <w:p w14:paraId="68B0C76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18BB355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F135C7"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70001C0B"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Q11. What is the relationship of the chief to the head of household or the spouse of the head of household? (</w:t>
            </w:r>
            <w:r w:rsidRPr="009559BE">
              <w:rPr>
                <w:rFonts w:cs="Times New Roman"/>
                <w:b/>
              </w:rPr>
              <w:t>chiefrelatespec1</w:t>
            </w:r>
            <w:r w:rsidRPr="009559BE">
              <w:rPr>
                <w:rFonts w:cs="Times New Roman"/>
              </w:rPr>
              <w:t>)</w:t>
            </w:r>
          </w:p>
          <w:p w14:paraId="20F950D9" w14:textId="4F40BD85"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9559BE" w:rsidRDefault="008250E0" w:rsidP="008250E0">
            <w:pPr>
              <w:spacing w:after="0"/>
            </w:pPr>
            <w:r w:rsidRPr="009559BE">
              <w:t>1=Immediate family</w:t>
            </w:r>
          </w:p>
          <w:p w14:paraId="566BFBF0" w14:textId="77777777" w:rsidR="008250E0" w:rsidRPr="009559BE" w:rsidRDefault="008250E0" w:rsidP="008250E0">
            <w:pPr>
              <w:spacing w:after="0"/>
            </w:pPr>
            <w:r w:rsidRPr="009559BE">
              <w:t>2=Extended family</w:t>
            </w:r>
            <w:r w:rsidRPr="009559BE" w:rsidDel="00226116">
              <w:t xml:space="preserve"> </w:t>
            </w:r>
          </w:p>
          <w:p w14:paraId="07AD00A1" w14:textId="77777777" w:rsidR="008250E0" w:rsidRPr="009559BE" w:rsidRDefault="008250E0" w:rsidP="008250E0">
            <w:pPr>
              <w:spacing w:after="0"/>
            </w:pPr>
            <w:r w:rsidRPr="009559BE">
              <w:t>888=Don’t know</w:t>
            </w:r>
          </w:p>
          <w:p w14:paraId="12FDDD2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5C1D3459" w14:textId="77777777" w:rsidR="008250E0" w:rsidRPr="009559BE" w:rsidRDefault="008250E0" w:rsidP="001512DD">
      <w:pPr>
        <w:spacing w:after="0" w:line="240" w:lineRule="auto"/>
        <w:contextualSpacing/>
      </w:pPr>
    </w:p>
    <w:p w14:paraId="2B08FA12" w14:textId="77777777" w:rsidR="008250E0" w:rsidRPr="009559BE" w:rsidRDefault="008250E0" w:rsidP="001512DD">
      <w:pPr>
        <w:spacing w:after="0" w:line="240" w:lineRule="auto"/>
        <w:contextualSpacing/>
      </w:pPr>
    </w:p>
    <w:p w14:paraId="4F957F24" w14:textId="77777777" w:rsidR="00AD1518" w:rsidRPr="009559BE" w:rsidRDefault="00AD1518" w:rsidP="001512DD">
      <w:pPr>
        <w:spacing w:after="0" w:line="240" w:lineRule="auto"/>
        <w:contextualSpacing/>
      </w:pPr>
    </w:p>
    <w:p w14:paraId="57622563" w14:textId="77777777" w:rsidR="00DA7C5C" w:rsidRPr="009559BE" w:rsidRDefault="00DA7C5C" w:rsidP="001512DD">
      <w:pPr>
        <w:spacing w:afterLines="20" w:after="48" w:line="240" w:lineRule="auto"/>
        <w:contextualSpacing/>
        <w:rPr>
          <w:rFonts w:eastAsia="Times New Roman" w:cs="Times New Roman"/>
          <w:b/>
          <w:bCs/>
        </w:rPr>
      </w:pPr>
    </w:p>
    <w:p w14:paraId="6B411F27" w14:textId="77777777" w:rsidR="00DA7C5C" w:rsidRPr="009559BE" w:rsidRDefault="00DA7C5C" w:rsidP="001512DD">
      <w:pPr>
        <w:spacing w:afterLines="20" w:after="48" w:line="240" w:lineRule="auto"/>
        <w:contextualSpacing/>
        <w:rPr>
          <w:rFonts w:eastAsia="Times New Roman" w:cs="Times New Roman"/>
          <w:b/>
          <w:bCs/>
        </w:rPr>
      </w:pPr>
    </w:p>
    <w:p w14:paraId="3C55135A" w14:textId="77777777" w:rsidR="00DA7C5C" w:rsidRPr="009559BE" w:rsidRDefault="00DA7C5C" w:rsidP="001512DD">
      <w:pPr>
        <w:spacing w:afterLines="20" w:after="48" w:line="240" w:lineRule="auto"/>
        <w:contextualSpacing/>
        <w:rPr>
          <w:rFonts w:eastAsia="Times New Roman" w:cs="Times New Roman"/>
          <w:b/>
          <w:bCs/>
        </w:rPr>
      </w:pPr>
    </w:p>
    <w:p w14:paraId="5A0EF3F7" w14:textId="77777777" w:rsidR="008250E0" w:rsidRPr="009559BE" w:rsidRDefault="008250E0">
      <w:pPr>
        <w:rPr>
          <w:rFonts w:eastAsia="Times New Roman" w:cs="Times New Roman"/>
          <w:b/>
          <w:bCs/>
        </w:rPr>
      </w:pPr>
      <w:r w:rsidRPr="009559BE">
        <w:rPr>
          <w:rFonts w:eastAsia="Times New Roman" w:cs="Times New Roman"/>
          <w:b/>
          <w:bCs/>
        </w:rPr>
        <w:br w:type="page"/>
      </w:r>
    </w:p>
    <w:p w14:paraId="26D44B06" w14:textId="436F1019" w:rsidR="00DA7C5C" w:rsidRPr="009559BE" w:rsidRDefault="00F25BF8" w:rsidP="001512DD">
      <w:pPr>
        <w:spacing w:after="0" w:line="240" w:lineRule="auto"/>
        <w:contextualSpacing/>
        <w:rPr>
          <w:rFonts w:eastAsia="Times New Roman" w:cs="Times New Roman"/>
          <w:b/>
          <w:bCs/>
        </w:rPr>
      </w:pPr>
      <w:r>
        <w:rPr>
          <w:rFonts w:eastAsia="Times New Roman" w:cs="Times New Roman"/>
          <w:b/>
          <w:bCs/>
        </w:rPr>
        <w:lastRenderedPageBreak/>
        <w:t>O</w:t>
      </w:r>
      <w:r w:rsidR="00DA7C5C" w:rsidRPr="009559BE">
        <w:rPr>
          <w:rFonts w:eastAsia="Times New Roman"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352"/>
        <w:gridCol w:w="4689"/>
        <w:gridCol w:w="2527"/>
        <w:gridCol w:w="2513"/>
      </w:tblGrid>
      <w:tr w:rsidR="00B71EAD" w:rsidRPr="009559BE"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77777777" w:rsidR="00DA7C5C" w:rsidRPr="009559BE" w:rsidRDefault="00DA7C5C" w:rsidP="001512DD">
            <w:pPr>
              <w:spacing w:afterLines="20" w:after="48" w:line="240" w:lineRule="auto"/>
              <w:ind w:left="119"/>
              <w:contextualSpacing/>
              <w:rPr>
                <w:w w:val="105"/>
              </w:rPr>
            </w:pPr>
          </w:p>
        </w:tc>
        <w:tc>
          <w:tcPr>
            <w:tcW w:w="4689" w:type="dxa"/>
            <w:vMerge w:val="restart"/>
            <w:tcBorders>
              <w:top w:val="single" w:sz="6" w:space="0" w:color="000000"/>
              <w:left w:val="single" w:sz="6" w:space="0" w:color="000000"/>
              <w:bottom w:val="single" w:sz="6" w:space="0" w:color="000000"/>
            </w:tcBorders>
          </w:tcPr>
          <w:p w14:paraId="23A076C3" w14:textId="46E7E19F"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1.Geopoint (</w:t>
            </w:r>
            <w:proofErr w:type="spellStart"/>
            <w:r w:rsidR="00DA7C5C" w:rsidRPr="009559BE">
              <w:rPr>
                <w:w w:val="105"/>
              </w:rPr>
              <w:t>gps</w:t>
            </w:r>
            <w:proofErr w:type="spellEnd"/>
            <w:r w:rsidR="00DA7C5C" w:rsidRPr="009559BE">
              <w:rPr>
                <w:w w:val="105"/>
              </w:rPr>
              <w:t>)</w:t>
            </w:r>
          </w:p>
        </w:tc>
        <w:tc>
          <w:tcPr>
            <w:tcW w:w="2527" w:type="dxa"/>
            <w:tcBorders>
              <w:top w:val="single" w:sz="6" w:space="0" w:color="000000"/>
              <w:left w:val="single" w:sz="6" w:space="0" w:color="000000"/>
              <w:bottom w:val="single" w:sz="4" w:space="0" w:color="auto"/>
            </w:tcBorders>
          </w:tcPr>
          <w:p w14:paraId="5DF8DBC6"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9559BE"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9559BE"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77777777" w:rsidR="00DA7C5C" w:rsidRPr="009559BE" w:rsidRDefault="00DA7C5C" w:rsidP="001512DD">
            <w:pPr>
              <w:spacing w:afterLines="20" w:after="48" w:line="240" w:lineRule="auto"/>
              <w:ind w:left="119"/>
              <w:contextualSpacing/>
              <w:rPr>
                <w:w w:val="105"/>
              </w:rPr>
            </w:pPr>
          </w:p>
        </w:tc>
        <w:tc>
          <w:tcPr>
            <w:tcW w:w="4689" w:type="dxa"/>
            <w:tcBorders>
              <w:top w:val="single" w:sz="6" w:space="0" w:color="000000"/>
              <w:left w:val="single" w:sz="4" w:space="0" w:color="auto"/>
              <w:bottom w:val="single" w:sz="6" w:space="0" w:color="000000"/>
              <w:right w:val="single" w:sz="18" w:space="0" w:color="000000"/>
            </w:tcBorders>
          </w:tcPr>
          <w:p w14:paraId="630150FF" w14:textId="280BE831"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2.Please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9559BE"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(Text)</w:t>
            </w:r>
          </w:p>
        </w:tc>
      </w:tr>
    </w:tbl>
    <w:p w14:paraId="4911EC97" w14:textId="77777777" w:rsidR="00DA7C5C" w:rsidRPr="009559BE" w:rsidRDefault="00DA7C5C" w:rsidP="001512DD">
      <w:pPr>
        <w:spacing w:afterLines="20" w:after="48" w:line="240" w:lineRule="auto"/>
        <w:contextualSpacing/>
        <w:rPr>
          <w:rFonts w:eastAsia="Times New Roman" w:cs="Times New Roman"/>
          <w:b/>
          <w:bCs/>
        </w:rPr>
      </w:pPr>
    </w:p>
    <w:p w14:paraId="4FAE3BCA" w14:textId="77777777" w:rsidR="00DA7C5C" w:rsidRPr="009559BE" w:rsidRDefault="00DA7C5C" w:rsidP="001512DD">
      <w:pPr>
        <w:spacing w:afterLines="20" w:after="48" w:line="240" w:lineRule="auto"/>
        <w:contextualSpacing/>
        <w:rPr>
          <w:rFonts w:eastAsia="Times New Roman" w:cs="Times New Roman"/>
          <w:b/>
          <w:bCs/>
        </w:rPr>
      </w:pPr>
    </w:p>
    <w:p w14:paraId="24392FB6" w14:textId="77777777" w:rsidR="00B26E95" w:rsidRPr="009559BE" w:rsidRDefault="00B26E95" w:rsidP="001512DD">
      <w:pPr>
        <w:spacing w:afterLines="20" w:after="48" w:line="240" w:lineRule="auto"/>
        <w:contextualSpacing/>
        <w:rPr>
          <w:rFonts w:eastAsia="Times New Roman" w:cs="Times New Roman"/>
          <w:b/>
          <w:bCs/>
        </w:rPr>
      </w:pPr>
    </w:p>
    <w:p w14:paraId="6A38938A" w14:textId="43B8C1E1"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t>P</w:t>
      </w:r>
      <w:r w:rsidR="00DA7C5C" w:rsidRPr="009559BE">
        <w:rPr>
          <w:rFonts w:eastAsia="Times New Roman" w:cs="Times New Roman"/>
          <w:b/>
          <w:bCs/>
        </w:rPr>
        <w:t>. CONCLUSION</w:t>
      </w:r>
    </w:p>
    <w:p w14:paraId="17810933" w14:textId="77777777" w:rsidR="00DA7C5C" w:rsidRPr="009559BE" w:rsidRDefault="00DA7C5C"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9559BE"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77777777" w:rsidR="00B26E95" w:rsidRPr="009559BE" w:rsidRDefault="00B26E95" w:rsidP="00FC1FE3">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451207" w14:textId="78031FB5" w:rsidR="00B26E95" w:rsidRPr="009559BE" w:rsidRDefault="00F25BF8" w:rsidP="00FC1FE3">
            <w:pPr>
              <w:spacing w:after="0"/>
              <w:rPr>
                <w:color w:val="000000"/>
              </w:rPr>
            </w:pPr>
            <w:r>
              <w:rPr>
                <w:w w:val="105"/>
              </w:rPr>
              <w:t>P</w:t>
            </w:r>
            <w:r w:rsidR="00B26E95" w:rsidRPr="009559BE">
              <w:rPr>
                <w:w w:val="105"/>
              </w:rPr>
              <w:t>1.Enumerator: Please select the correct survey status from the list (</w:t>
            </w:r>
            <w:proofErr w:type="spellStart"/>
            <w:r w:rsidR="00B26E95" w:rsidRPr="009559BE">
              <w:rPr>
                <w:b/>
                <w:w w:val="105"/>
              </w:rPr>
              <w:t>s_status</w:t>
            </w:r>
            <w:proofErr w:type="spellEnd"/>
            <w:r w:rsidR="00B26E95" w:rsidRPr="009559BE">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9559BE" w:rsidRDefault="00B26E95" w:rsidP="00FC1FE3">
            <w:pPr>
              <w:spacing w:after="0"/>
              <w:rPr>
                <w:rFonts w:cs="Times New Roman"/>
                <w:w w:val="105"/>
              </w:rPr>
            </w:pPr>
            <w:r w:rsidRPr="009559BE">
              <w:rPr>
                <w:rFonts w:cs="Times New Roman"/>
                <w:w w:val="105"/>
              </w:rPr>
              <w:t>1=Complete</w:t>
            </w:r>
          </w:p>
          <w:p w14:paraId="66DA536A" w14:textId="7677916D" w:rsidR="00B26E95" w:rsidRPr="009559BE" w:rsidRDefault="00B26E95" w:rsidP="00FC1FE3">
            <w:pPr>
              <w:spacing w:after="0"/>
              <w:rPr>
                <w:rFonts w:cs="Times New Roman"/>
                <w:w w:val="105"/>
              </w:rPr>
            </w:pPr>
            <w:r w:rsidRPr="009559BE">
              <w:rPr>
                <w:rFonts w:cs="Times New Roman"/>
                <w:w w:val="105"/>
              </w:rPr>
              <w:t>2=Incomplete, come back</w:t>
            </w:r>
          </w:p>
          <w:p w14:paraId="60BEF0AF" w14:textId="6412F550" w:rsidR="00B26E95" w:rsidRPr="009559BE" w:rsidRDefault="00B26E95" w:rsidP="00FC1FE3">
            <w:pPr>
              <w:spacing w:after="0"/>
              <w:rPr>
                <w:rFonts w:cs="Times New Roman"/>
                <w:w w:val="105"/>
              </w:rPr>
            </w:pPr>
            <w:r w:rsidRPr="009559BE">
              <w:rPr>
                <w:rFonts w:cs="Times New Roman"/>
                <w:w w:val="105"/>
              </w:rPr>
              <w:t>3=Incomplete, cannot finish</w:t>
            </w:r>
          </w:p>
          <w:p w14:paraId="182447FD" w14:textId="4D7201B2" w:rsidR="00B26E95" w:rsidRPr="009559BE" w:rsidRDefault="00B26E95" w:rsidP="00FC1FE3">
            <w:pPr>
              <w:spacing w:after="0"/>
              <w:rPr>
                <w:rFonts w:cs="Times New Roman"/>
                <w:w w:val="105"/>
              </w:rPr>
            </w:pPr>
            <w:r w:rsidRPr="009559BE">
              <w:rPr>
                <w:rFonts w:cs="Times New Roman"/>
                <w:w w:val="105"/>
              </w:rPr>
              <w:t>4=</w:t>
            </w:r>
            <w:r w:rsidR="00296E2F">
              <w:rPr>
                <w:rFonts w:cs="Times New Roman"/>
                <w:w w:val="105"/>
              </w:rPr>
              <w:t>Prefer not</w:t>
            </w:r>
            <w:r w:rsidRPr="009559BE">
              <w:rPr>
                <w:rFonts w:cs="Times New Roman"/>
                <w:w w:val="105"/>
              </w:rPr>
              <w:t xml:space="preserve"> to participate</w:t>
            </w:r>
          </w:p>
          <w:p w14:paraId="50278705" w14:textId="0C13F364" w:rsidR="00B26E95" w:rsidRPr="009559BE" w:rsidRDefault="00B26E95" w:rsidP="00FC1FE3">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9559BE" w:rsidRDefault="00B26E95" w:rsidP="00FC1FE3">
            <w:pPr>
              <w:spacing w:after="0"/>
              <w:rPr>
                <w:rFonts w:eastAsia="Calibri" w:cs="Times New Roman"/>
                <w:i/>
                <w:color w:val="A6A6A6"/>
              </w:rPr>
            </w:pPr>
            <w:r w:rsidRPr="009559BE">
              <w:rPr>
                <w:rFonts w:eastAsia="Calibri" w:cs="Times New Roman"/>
                <w:i/>
                <w:color w:val="A6A6A6"/>
              </w:rPr>
              <w:t>(Code)</w:t>
            </w:r>
          </w:p>
        </w:tc>
      </w:tr>
      <w:tr w:rsidR="00B26E95" w:rsidRPr="009559BE"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77777777" w:rsidR="00B26E95" w:rsidRPr="009559BE" w:rsidRDefault="00B26E95" w:rsidP="00B26E95">
            <w:pPr>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9559BE" w:rsidRDefault="00B26E95" w:rsidP="00B26E95">
            <w:pPr>
              <w:spacing w:after="0"/>
              <w:rPr>
                <w:w w:val="105"/>
              </w:rPr>
            </w:pPr>
            <w:r w:rsidRPr="009559BE">
              <w:rPr>
                <w:w w:val="105"/>
              </w:rPr>
              <w:t>On a scale of 1 to 5, 5 being very reliable, how reliable was the respondent? (</w:t>
            </w:r>
            <w:proofErr w:type="spellStart"/>
            <w:r w:rsidRPr="009559BE">
              <w:rPr>
                <w:b/>
                <w:w w:val="105"/>
              </w:rPr>
              <w:t>s_reliable</w:t>
            </w:r>
            <w:proofErr w:type="spellEnd"/>
            <w:r w:rsidRPr="009559BE">
              <w:rPr>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9559BE" w:rsidRDefault="00B26E95" w:rsidP="00B26E95">
            <w:pPr>
              <w:spacing w:after="0"/>
              <w:rPr>
                <w:i/>
                <w:color w:val="A6A6A6" w:themeColor="background1" w:themeShade="A6"/>
              </w:rPr>
            </w:pPr>
            <w:r w:rsidRPr="009559BE">
              <w:rPr>
                <w:i/>
                <w:color w:val="A6A6A6" w:themeColor="background1" w:themeShade="A6"/>
              </w:rPr>
              <w:t>(Integer)</w:t>
            </w:r>
          </w:p>
        </w:tc>
      </w:tr>
      <w:tr w:rsidR="00B26E95" w:rsidRPr="009559BE"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77777777" w:rsidR="00B26E95" w:rsidRPr="009559BE" w:rsidRDefault="00B26E95" w:rsidP="00B26E95">
            <w:pPr>
              <w:rPr>
                <w:w w:val="105"/>
              </w:rPr>
            </w:pP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9559BE" w:rsidRDefault="00B26E95" w:rsidP="00B26E95">
            <w:pPr>
              <w:spacing w:after="0"/>
              <w:rPr>
                <w:w w:val="105"/>
              </w:rPr>
            </w:pPr>
            <w:r w:rsidRPr="009559BE">
              <w:rPr>
                <w:w w:val="105"/>
              </w:rPr>
              <w:t>Any additional comments?  (</w:t>
            </w:r>
            <w:proofErr w:type="spellStart"/>
            <w:r w:rsidRPr="009559BE">
              <w:rPr>
                <w:b/>
                <w:w w:val="105"/>
              </w:rPr>
              <w:t>s_notes</w:t>
            </w:r>
            <w:proofErr w:type="spellEnd"/>
            <w:r w:rsidRPr="009559BE">
              <w:rPr>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9559BE" w:rsidRDefault="00B26E95" w:rsidP="00B26E95">
            <w:pPr>
              <w:spacing w:after="0"/>
              <w:rPr>
                <w:i/>
                <w:color w:val="A6A6A6" w:themeColor="background1" w:themeShade="A6"/>
              </w:rPr>
            </w:pPr>
            <w:r w:rsidRPr="009559BE">
              <w:rPr>
                <w:i/>
                <w:color w:val="A6A6A6" w:themeColor="background1" w:themeShade="A6"/>
              </w:rPr>
              <w:t>(Text)</w:t>
            </w:r>
          </w:p>
        </w:tc>
      </w:tr>
    </w:tbl>
    <w:p w14:paraId="321381CC" w14:textId="2F8211D7" w:rsidR="00B26E95" w:rsidRPr="009559BE" w:rsidRDefault="00B26E95" w:rsidP="001512DD">
      <w:pPr>
        <w:spacing w:afterLines="20" w:after="48" w:line="240" w:lineRule="auto"/>
        <w:contextualSpacing/>
        <w:rPr>
          <w:rFonts w:eastAsia="Times New Roman" w:cs="Times New Roman"/>
          <w:lang w:eastAsia="zh-CN"/>
        </w:rPr>
      </w:pPr>
    </w:p>
    <w:sectPr w:rsidR="00B26E95" w:rsidRPr="009559BE"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9" w:author="Stickler, Mercedes M. (E3/LTRM)" w:date="2014-09-22T17:51:00Z" w:initials="MMS">
    <w:p w14:paraId="69F0392D" w14:textId="188697D4" w:rsidR="007A29FF" w:rsidRDefault="007A29FF">
      <w:pPr>
        <w:pStyle w:val="CommentText"/>
      </w:pPr>
      <w:r>
        <w:rPr>
          <w:rStyle w:val="CommentReference"/>
        </w:rPr>
        <w:annotationRef/>
      </w:r>
      <w:r>
        <w:t xml:space="preserve">Presume these will be asked to the HH head? Also, can we add skips to avoid asking irrelevant questions to non-school age members? </w:t>
      </w:r>
    </w:p>
  </w:comment>
  <w:comment w:id="42" w:author="Stickler, Mercedes M. (E3/LTRM)" w:date="2014-09-22T17:51:00Z" w:initials="MMS">
    <w:p w14:paraId="327B61A6" w14:textId="446771D7" w:rsidR="007A29FF" w:rsidRDefault="007A29FF">
      <w:pPr>
        <w:pStyle w:val="CommentText"/>
      </w:pPr>
      <w:r>
        <w:rPr>
          <w:rStyle w:val="CommentReference"/>
        </w:rPr>
        <w:annotationRef/>
      </w:r>
      <w:r>
        <w:t>For comparison with TGCC, I think we should leave this in. However, I doubt we’ll find much agroforestry in the CFP program areas.</w:t>
      </w:r>
    </w:p>
  </w:comment>
  <w:comment w:id="43" w:author="Stickler, Mercedes M. (E3/LTRM)" w:date="2014-09-22T17:51:00Z" w:initials="MMS">
    <w:p w14:paraId="1A8DC7E3" w14:textId="3B0776A2" w:rsidR="007A29FF" w:rsidRDefault="007A29FF">
      <w:pPr>
        <w:pStyle w:val="CommentText"/>
      </w:pPr>
      <w:r>
        <w:rPr>
          <w:rStyle w:val="CommentReference"/>
        </w:rPr>
        <w:annotationRef/>
      </w:r>
      <w:r>
        <w:t>As a general measure of land tenure security, I think we should keep these questions in this survey, even though reallocation is not a specific focus of this evaluation.</w:t>
      </w:r>
    </w:p>
  </w:comment>
  <w:comment w:id="44" w:author="Stickler, Mercedes M. (E3/LTRM)" w:date="2014-09-22T17:51:00Z" w:initials="MMS">
    <w:p w14:paraId="00589C42" w14:textId="61088FFC" w:rsidR="007A29FF" w:rsidRDefault="007A29FF">
      <w:pPr>
        <w:pStyle w:val="CommentText"/>
      </w:pPr>
      <w:r>
        <w:rPr>
          <w:rStyle w:val="CommentReference"/>
        </w:rPr>
        <w:annotationRef/>
      </w:r>
      <w:r>
        <w:t>I presume these were pretested with TGCC and are effective? If responses were not reliable, suggest using a measure of walking time (hours, etc.).</w:t>
      </w:r>
    </w:p>
  </w:comment>
  <w:comment w:id="47" w:author="Stickler, Mercedes M. (E3/LTRM)" w:date="2014-09-22T17:51:00Z" w:initials="MMS">
    <w:p w14:paraId="083C95B5" w14:textId="40C3B444" w:rsidR="00E477D2" w:rsidRDefault="00E477D2">
      <w:pPr>
        <w:pStyle w:val="CommentText"/>
      </w:pPr>
      <w:r>
        <w:rPr>
          <w:rStyle w:val="CommentReference"/>
        </w:rPr>
        <w:annotationRef/>
      </w:r>
      <w:r>
        <w:t>Do we need to add hand pump/treadle pump here? Not clear to me why the two different pump types (mechanized/not) are listed under two different questions (source/tech).</w:t>
      </w:r>
    </w:p>
  </w:comment>
  <w:comment w:id="49" w:author="Stickler, Mercedes M. (E3/LTRM)" w:date="2014-09-22T17:51:00Z" w:initials="MMS">
    <w:p w14:paraId="2ECC9356" w14:textId="221E4361" w:rsidR="00D51F0F" w:rsidRDefault="00D51F0F">
      <w:pPr>
        <w:pStyle w:val="CommentText"/>
      </w:pPr>
      <w:r>
        <w:rPr>
          <w:rStyle w:val="CommentReference"/>
        </w:rPr>
        <w:annotationRef/>
      </w:r>
      <w:r>
        <w:t>There will probably be a trade-off in terms of how many “productivity investment” questions we can answer without having a 4-hour long survey, since we will also need to add the GCC questions.</w:t>
      </w:r>
      <w:r w:rsidR="006F5060">
        <w:t xml:space="preserve"> However, they are still of interest as a proxy for tenure security, </w:t>
      </w:r>
      <w:r w:rsidR="00AD0A22">
        <w:t xml:space="preserve">so </w:t>
      </w:r>
      <w:r>
        <w:t xml:space="preserve">I suggest leaving them in for now, but noting that we will probably need to slim down this section </w:t>
      </w:r>
      <w:r w:rsidR="006F5060">
        <w:t>later</w:t>
      </w:r>
      <w:r>
        <w:t>.</w:t>
      </w:r>
      <w:r w:rsidR="00AD0A22">
        <w:t xml:space="preserve"> I imagine there will be less of a focus on calculating specific yields/productivity and more so a general need to measure investment as a proxy for tenure security in CFP as compared to TGCC. In general, I think we are more interested in forest tenure as opposed to farm tenure for CFP</w:t>
      </w:r>
      <w:r w:rsidR="005C13C7">
        <w:t>, except to the extent that CFP supports on-farm activities (e.g. chicken rearing, etc.)</w:t>
      </w:r>
      <w:r w:rsidR="0069331D">
        <w:t xml:space="preserve"> that reduce deforestation</w:t>
      </w:r>
      <w:r w:rsidR="00AD0A22">
        <w:t>.</w:t>
      </w:r>
    </w:p>
  </w:comment>
  <w:comment w:id="50" w:author="Stickler, Mercedes M. (E3/LTRM)" w:date="2014-09-22T17:51:00Z" w:initials="MMS">
    <w:p w14:paraId="6657066D" w14:textId="1D448CB2" w:rsidR="000811E3" w:rsidRDefault="000811E3">
      <w:pPr>
        <w:pStyle w:val="CommentText"/>
      </w:pPr>
      <w:r>
        <w:rPr>
          <w:rStyle w:val="CommentReference"/>
        </w:rPr>
        <w:annotationRef/>
      </w:r>
      <w:r>
        <w:t>Again, I would think we would want to focus the yield and profit questions only on farming activities related to CFP but add questions to quantify the value of forest livelihoods.</w:t>
      </w:r>
    </w:p>
  </w:comment>
  <w:comment w:id="51" w:author="Stickler, Mercedes M. (E3/LTRM)" w:date="2014-09-22T17:51:00Z" w:initials="MMS">
    <w:p w14:paraId="6AFE763D" w14:textId="7C3B5B82" w:rsidR="000C30D8" w:rsidRDefault="000C30D8">
      <w:pPr>
        <w:pStyle w:val="CommentText"/>
      </w:pPr>
      <w:r>
        <w:rPr>
          <w:rStyle w:val="CommentReference"/>
        </w:rPr>
        <w:annotationRef/>
      </w:r>
      <w:r>
        <w:t>Again, we will probably need to limit questions in this section to only a cursory overview of major practices, but it would be good to keep the field roster format for comparison.</w:t>
      </w:r>
      <w:r w:rsidR="0038752A">
        <w:t xml:space="preserve"> I would think we will want to focus only on those practices most closely associated with deforestation/afforestation/reducing emissions (e.g. probably not fencing…although it is a good proxy for tenure security!</w:t>
      </w:r>
      <w:r w:rsidR="00866C0D">
        <w:t xml:space="preserve"> I can tell this is going to be tough…</w:t>
      </w:r>
      <w:r w:rsidR="0038752A">
        <w:t>).</w:t>
      </w:r>
    </w:p>
  </w:comment>
  <w:comment w:id="53" w:author="Stickler, Mercedes M. (E3/LTRM)" w:date="2014-09-22T17:51:00Z" w:initials="MMS">
    <w:p w14:paraId="32210484" w14:textId="122C901D" w:rsidR="0072666B" w:rsidRDefault="0072666B">
      <w:pPr>
        <w:pStyle w:val="CommentText"/>
      </w:pPr>
      <w:r>
        <w:rPr>
          <w:rStyle w:val="CommentReference"/>
        </w:rPr>
        <w:annotationRef/>
      </w:r>
      <w:r>
        <w:t xml:space="preserve">We should keep </w:t>
      </w:r>
      <w:proofErr w:type="gramStart"/>
      <w:r>
        <w:t>these ?s</w:t>
      </w:r>
      <w:proofErr w:type="gramEnd"/>
      <w:r w:rsidR="000059AA">
        <w:t>.</w:t>
      </w:r>
    </w:p>
  </w:comment>
  <w:comment w:id="54" w:author="Stickler, Mercedes M. (E3/LTRM)" w:date="2014-09-22T17:51:00Z" w:initials="MMS">
    <w:p w14:paraId="31256E5D" w14:textId="3A83069D" w:rsidR="00A02C50" w:rsidRDefault="00A02C50">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w:t>
      </w:r>
      <w:r w:rsidR="005F39FD">
        <w:t>. We may want to split out State land into multiple categories: “state land – forest reserve,” “state land – national park,” etc.</w:t>
      </w:r>
    </w:p>
  </w:comment>
  <w:comment w:id="55" w:author="Stickler, Mercedes M. (E3/LTRM)" w:date="2014-09-22T17:51:00Z" w:initials="MMS">
    <w:p w14:paraId="65CE0B12" w14:textId="1A8B0AC4" w:rsidR="00A02C50" w:rsidRDefault="00A02C50">
      <w:pPr>
        <w:pStyle w:val="CommentText"/>
      </w:pPr>
      <w:r>
        <w:rPr>
          <w:rStyle w:val="CommentReference"/>
        </w:rPr>
        <w:annotationRef/>
      </w:r>
      <w:r>
        <w:t>Again, we may need to clarify that this would include GMAs. We may want to split out into “Customary, GMA” and “Customary, non-GMA”</w:t>
      </w:r>
      <w:r w:rsidR="004E3493">
        <w:t xml:space="preserve"> for the CFP survey such that the data are still comparable to TGCC but more nuanced here.</w:t>
      </w:r>
    </w:p>
  </w:comment>
  <w:comment w:id="56" w:author="Stickler, Mercedes M. (E3/LTRM)" w:date="2014-09-22T17:51:00Z" w:initials="MMS">
    <w:p w14:paraId="209CC68D" w14:textId="2925C5E8" w:rsidR="00EF7649" w:rsidRDefault="00EF7649">
      <w:pPr>
        <w:pStyle w:val="CommentText"/>
      </w:pPr>
      <w:r>
        <w:rPr>
          <w:rStyle w:val="CommentReference"/>
        </w:rPr>
        <w:annotationRef/>
      </w:r>
      <w:r>
        <w:t>It would be good to keep this question to allow us to look at equity issues.</w:t>
      </w:r>
    </w:p>
  </w:comment>
  <w:comment w:id="57" w:author="Stickler, Mercedes M. (E3/LTRM)" w:date="2014-09-22T17:51:00Z" w:initials="MMS">
    <w:p w14:paraId="29260D7B" w14:textId="068CCCED" w:rsidR="00EF7649" w:rsidRDefault="00EF7649">
      <w:pPr>
        <w:pStyle w:val="CommentText"/>
      </w:pPr>
      <w:r>
        <w:rPr>
          <w:rStyle w:val="CommentReference"/>
        </w:rPr>
        <w:annotationRef/>
      </w:r>
      <w:r>
        <w:t>These are probably less relevant for CFP. I would suggest cutting through at least G14, maybe even G16. Keep G17 onwards.</w:t>
      </w:r>
    </w:p>
  </w:comment>
  <w:comment w:id="58" w:author="Stickler, Mercedes M. (E3/LTRM)" w:date="2014-09-22T17:51:00Z" w:initials="MMS">
    <w:p w14:paraId="32E7CAF5" w14:textId="25663D60" w:rsidR="00A25FDF" w:rsidRDefault="00A25FDF">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59" w:author="Stickler, Mercedes M. (E3/LTRM)" w:date="2014-09-22T17:51:00Z" w:initials="MMS">
    <w:p w14:paraId="5E4D5933" w14:textId="0D04AD02" w:rsidR="00A25FDF" w:rsidRDefault="00A25FDF">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60" w:author="Stickler, Mercedes M. (E3/LTRM)" w:date="2014-09-22T17:51:00Z" w:initials="MMS">
    <w:p w14:paraId="5D359DB1" w14:textId="38875168" w:rsidR="00437190" w:rsidRDefault="00437190">
      <w:pPr>
        <w:pStyle w:val="CommentText"/>
      </w:pPr>
      <w:r>
        <w:rPr>
          <w:rStyle w:val="CommentReference"/>
        </w:rPr>
        <w:annotationRef/>
      </w:r>
      <w:r>
        <w:t>Delete if re: forests; consider keeping to look at equity at field level (if we keep these questions at field level at all).</w:t>
      </w:r>
    </w:p>
  </w:comment>
  <w:comment w:id="62" w:author="Stickler, Mercedes M. (E3/LTRM)" w:date="2014-09-22T17:51:00Z" w:initials="MMS">
    <w:p w14:paraId="75EBF334" w14:textId="78ECBBDC" w:rsidR="00A31AD1" w:rsidRDefault="00A31AD1">
      <w:pPr>
        <w:pStyle w:val="CommentText"/>
      </w:pPr>
      <w:r>
        <w:rPr>
          <w:rStyle w:val="CommentReference"/>
        </w:rPr>
        <w:annotationRef/>
      </w:r>
      <w:r>
        <w:t>I think we will want to reframe the entire conflict section around forests and investments in the forest. This should likely include forested customary land, not just state land.</w:t>
      </w:r>
    </w:p>
  </w:comment>
  <w:comment w:id="63" w:author="Stickler, Mercedes M. (E3/LTRM)" w:date="2014-09-22T17:51:00Z" w:initials="MMS">
    <w:p w14:paraId="0630278F" w14:textId="3D650773" w:rsidR="00816ED7" w:rsidRDefault="00816ED7">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64" w:author="Stickler, Mercedes M. (E3/LTRM)" w:date="2014-09-22T17:51:00Z" w:initials="MMS">
    <w:p w14:paraId="5D8D097F" w14:textId="7F80B272" w:rsidR="00F37010" w:rsidRDefault="00F37010">
      <w:pPr>
        <w:pStyle w:val="CommentText"/>
      </w:pPr>
      <w:r>
        <w:rPr>
          <w:rStyle w:val="CommentReference"/>
        </w:rPr>
        <w:annotationRef/>
      </w:r>
      <w:r>
        <w:t>Even though this section is about adaptation, not mitigation (which is the focus of this project), I like these questions, because they should help us understand overall how community members depend on the forest – e.g., if access to forest resources is critical under times of (climate) stress, then REDD+ needs to take that into account.</w:t>
      </w:r>
    </w:p>
  </w:comment>
  <w:comment w:id="65" w:author="Stickler, Mercedes M. (E3/LTRM)" w:date="2014-09-22T17:51:00Z" w:initials="MMS">
    <w:p w14:paraId="60A8ED91" w14:textId="77777777" w:rsidR="005701D2" w:rsidRDefault="00AC039B">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subjective questions related to forest condition are unlikely to yield sufficiently rigorous results</w:t>
      </w:r>
      <w:r w:rsidR="005701D2">
        <w:t xml:space="preserve"> (unless otherwise noted, please delete the questions in this section)</w:t>
      </w:r>
      <w:r>
        <w:t xml:space="preserve">. Instead, </w:t>
      </w:r>
      <w:r w:rsidRPr="00AC039B">
        <w:rPr>
          <w:b/>
        </w:rPr>
        <w:t>I think we should consider adding a geospatial analysis component to the design</w:t>
      </w:r>
      <w:r>
        <w:rPr>
          <w:b/>
        </w:rPr>
        <w:t xml:space="preserve"> – let’s discuss, but I think</w:t>
      </w:r>
      <w:r w:rsidR="00F869A1">
        <w:rPr>
          <w:b/>
        </w:rPr>
        <w:t xml:space="preserve"> as long as we rely on remotely sensed images (which we can get from the Lab)</w:t>
      </w:r>
      <w:r>
        <w:rPr>
          <w:b/>
        </w:rPr>
        <w:t xml:space="preserve"> </w:t>
      </w:r>
      <w:r w:rsidR="00F869A1">
        <w:rPr>
          <w:b/>
        </w:rPr>
        <w:t xml:space="preserve">is something </w:t>
      </w:r>
      <w:r>
        <w:rPr>
          <w:b/>
        </w:rPr>
        <w:t>this could be added to the analysis after baseline data collection</w:t>
      </w:r>
      <w:r w:rsidRPr="00AC039B">
        <w:rPr>
          <w:b/>
        </w:rPr>
        <w:t xml:space="preserve">. </w:t>
      </w:r>
    </w:p>
    <w:p w14:paraId="0726B3EC" w14:textId="77777777" w:rsidR="005701D2" w:rsidRDefault="005701D2">
      <w:pPr>
        <w:pStyle w:val="CommentText"/>
        <w:rPr>
          <w:b/>
        </w:rPr>
      </w:pPr>
    </w:p>
    <w:p w14:paraId="7635986B" w14:textId="4BAEACC4" w:rsidR="00AC039B" w:rsidRPr="0070348B" w:rsidRDefault="0070348B">
      <w:pPr>
        <w:pStyle w:val="CommentText"/>
      </w:pPr>
      <w:r>
        <w:t>The only reason I would think we should consider leaving these questions in the survey is to measure community perceptions of the drivers of deforestation/afforestation – but not to measure actual forest conditions.</w:t>
      </w:r>
      <w:r w:rsidR="00C95140">
        <w:t xml:space="preserve"> Consider re-orienting around the CFP package of interventions (see GCC Evaluation Question</w:t>
      </w:r>
      <w:r w:rsidR="00FE786E">
        <w:t xml:space="preserve"> #5)</w:t>
      </w:r>
      <w:r w:rsidR="00C95140">
        <w:t>.</w:t>
      </w:r>
    </w:p>
  </w:comment>
  <w:comment w:id="66" w:author="Aidan Boyd" w:date="2014-09-22T17:51:00Z" w:initials="ARB">
    <w:p w14:paraId="05D66AAC" w14:textId="5987CEC0" w:rsidR="007A29FF" w:rsidRDefault="007A29FF">
      <w:pPr>
        <w:pStyle w:val="CommentText"/>
      </w:pPr>
      <w:r>
        <w:rPr>
          <w:rStyle w:val="CommentReference"/>
        </w:rPr>
        <w:annotationRef/>
      </w:r>
      <w:r>
        <w:rPr>
          <w:rStyle w:val="CommentReference"/>
        </w:rPr>
        <w:t>Is this completely necessary? Couldn’t the next question just be asked considering its option 3?</w:t>
      </w:r>
    </w:p>
  </w:comment>
  <w:comment w:id="68" w:author="Aidan Boyd" w:date="2014-09-22T17:51:00Z" w:initials="ARB">
    <w:p w14:paraId="2F83300D" w14:textId="5F40B36F" w:rsidR="007A29FF" w:rsidRDefault="007A29FF">
      <w:pPr>
        <w:pStyle w:val="CommentText"/>
      </w:pPr>
      <w:r>
        <w:rPr>
          <w:rStyle w:val="CommentReference"/>
        </w:rPr>
        <w:annotationRef/>
      </w:r>
      <w:r>
        <w:t>Didn’t put distinction between increase/decrease in these options because it should be obvious from the previous question.</w:t>
      </w:r>
    </w:p>
  </w:comment>
  <w:comment w:id="69" w:author="Aidan Boyd" w:date="2014-09-22T17:51:00Z" w:initials="ARB">
    <w:p w14:paraId="654E3065" w14:textId="5AC7E1BB" w:rsidR="007A29FF" w:rsidRDefault="007A29FF">
      <w:pPr>
        <w:pStyle w:val="CommentText"/>
      </w:pPr>
      <w:r>
        <w:rPr>
          <w:rStyle w:val="CommentReference"/>
        </w:rPr>
        <w:annotationRef/>
      </w:r>
      <w:r>
        <w:t>Same as the “size” question. Necessary??</w:t>
      </w:r>
    </w:p>
  </w:comment>
  <w:comment w:id="70" w:author="Aidan Boyd" w:date="2014-09-22T17:51:00Z" w:initials="ARB">
    <w:p w14:paraId="4C52D7A6" w14:textId="77777777" w:rsidR="007A29FF" w:rsidRDefault="007A29FF">
      <w:pPr>
        <w:pStyle w:val="CommentText"/>
      </w:pPr>
      <w:r>
        <w:rPr>
          <w:rStyle w:val="CommentReference"/>
        </w:rPr>
        <w:annotationRef/>
      </w:r>
      <w:r>
        <w:t>Didn’t put distinction between increase/decrease in these options because it should be obvious from the previous question.</w:t>
      </w:r>
    </w:p>
  </w:comment>
  <w:comment w:id="71" w:author="Stickler, Mercedes M. (E3/LTRM)" w:date="2014-09-22T17:51:00Z" w:initials="MMS">
    <w:p w14:paraId="3FD7BA28" w14:textId="689F65B5" w:rsidR="00555D1F" w:rsidRDefault="00555D1F">
      <w:pPr>
        <w:pStyle w:val="CommentText"/>
      </w:pPr>
      <w:r>
        <w:rPr>
          <w:rStyle w:val="CommentReference"/>
        </w:rPr>
        <w:annotationRef/>
      </w:r>
      <w:r>
        <w:t>Consider keeping to understand forest use/access changes</w:t>
      </w:r>
    </w:p>
  </w:comment>
  <w:comment w:id="72" w:author="Stickler, Mercedes M. (E3/LTRM)" w:date="2014-09-22T17:51:00Z" w:initials="MMS">
    <w:p w14:paraId="6D3ED626" w14:textId="087E722C" w:rsidR="005701D2" w:rsidRDefault="005701D2">
      <w:pPr>
        <w:pStyle w:val="CommentText"/>
      </w:pPr>
      <w:r>
        <w:rPr>
          <w:rStyle w:val="CommentReference"/>
        </w:rPr>
        <w:annotationRef/>
      </w:r>
      <w:r>
        <w:t>Keep these questions</w:t>
      </w:r>
    </w:p>
  </w:comment>
  <w:comment w:id="76" w:author="Stickler, Mercedes M. (E3/LTRM)" w:date="2014-09-22T17:51:00Z" w:initials="MMS">
    <w:p w14:paraId="4EE211D2" w14:textId="29A1FE7B" w:rsidR="00F75538" w:rsidRDefault="00F75538">
      <w:pPr>
        <w:pStyle w:val="CommentText"/>
      </w:pPr>
      <w:r>
        <w:rPr>
          <w:rStyle w:val="CommentReference"/>
        </w:rPr>
        <w:annotationRef/>
      </w:r>
      <w:r>
        <w:t xml:space="preserve">Why is charcoaling separate from other uses, including </w:t>
      </w:r>
      <w:proofErr w:type="spellStart"/>
      <w:r>
        <w:t>fuelwood</w:t>
      </w:r>
      <w:proofErr w:type="spellEnd"/>
      <w:r>
        <w:t>?</w:t>
      </w:r>
    </w:p>
  </w:comment>
  <w:comment w:id="74" w:author="Stickler, Mercedes M. (E3/LTRM)" w:date="2014-09-22T17:51:00Z" w:initials="MMS">
    <w:p w14:paraId="03A1B898" w14:textId="06DAF6AE" w:rsidR="00F75538" w:rsidRDefault="00F75538">
      <w:pPr>
        <w:pStyle w:val="CommentText"/>
      </w:pPr>
      <w:r>
        <w:rPr>
          <w:rStyle w:val="CommentReference"/>
        </w:rPr>
        <w:annotationRef/>
      </w:r>
      <w:r>
        <w:t>Good!</w:t>
      </w:r>
    </w:p>
  </w:comment>
  <w:comment w:id="96" w:author="Stickler, Mercedes M. (E3/LTRM)" w:date="2014-09-22T17:51:00Z" w:initials="MMS">
    <w:p w14:paraId="3A1444F2" w14:textId="3BF894BE" w:rsidR="00144967" w:rsidRDefault="00144967">
      <w:pPr>
        <w:pStyle w:val="CommentText"/>
      </w:pPr>
      <w:r>
        <w:rPr>
          <w:rStyle w:val="CommentReference"/>
        </w:rPr>
        <w:annotationRef/>
      </w:r>
      <w:r>
        <w:t>For subsistence products, we will probably want to collect the value from at least headperson survey to estimate a cash value.</w:t>
      </w:r>
    </w:p>
  </w:comment>
  <w:comment w:id="630" w:author="Stickler, Mercedes M. (E3/LTRM)" w:date="2014-09-22T17:51:00Z" w:initials="MMS">
    <w:p w14:paraId="50C367C1" w14:textId="74D1D161" w:rsidR="00736B28" w:rsidRDefault="00736B28">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markets for farmed goods” or something like that.</w:t>
      </w:r>
    </w:p>
  </w:comment>
  <w:comment w:id="633" w:author="Stickler, Mercedes M. (E3/LTRM)" w:date="2014-09-22T17:51:00Z" w:initials="MMS">
    <w:p w14:paraId="3C826C56" w14:textId="12ADD721" w:rsidR="00E865C4" w:rsidRDefault="00E865C4">
      <w:pPr>
        <w:pStyle w:val="CommentText"/>
      </w:pPr>
      <w:r>
        <w:rPr>
          <w:rStyle w:val="CommentReference"/>
        </w:rPr>
        <w:annotationRef/>
      </w:r>
      <w:r>
        <w:t>Forest? Missing word.</w:t>
      </w:r>
    </w:p>
  </w:comment>
  <w:comment w:id="634" w:author="Stickler, Mercedes M. (E3/LTRM)" w:date="2014-09-22T17:51:00Z" w:initials="MMS">
    <w:p w14:paraId="78D6F424" w14:textId="5774E781" w:rsidR="006569EA" w:rsidRDefault="006569EA">
      <w:pPr>
        <w:pStyle w:val="CommentText"/>
      </w:pPr>
      <w:r>
        <w:rPr>
          <w:rStyle w:val="CommentReference"/>
        </w:rPr>
        <w:annotationRef/>
      </w:r>
      <w:r>
        <w:t>Should this be in the forest roster above?</w:t>
      </w:r>
      <w:r w:rsidR="002E1759">
        <w:t xml:space="preserve"> Also suggest splitting into two different questions – one related to limiting use, and another related to replacing from other forests.</w:t>
      </w:r>
    </w:p>
  </w:comment>
  <w:comment w:id="635" w:author="Stickler, Mercedes M. (E3/LTRM)" w:date="2014-09-22T17:51:00Z" w:initials="MMS">
    <w:p w14:paraId="34270551" w14:textId="3F2E386E" w:rsidR="00525160" w:rsidRDefault="00525160">
      <w:pPr>
        <w:pStyle w:val="CommentText"/>
      </w:pPr>
      <w:r>
        <w:rPr>
          <w:rStyle w:val="CommentReference"/>
        </w:rPr>
        <w:annotationRef/>
      </w:r>
      <w:r>
        <w:t>Please update this entire section to focus on forest vs. land governance.</w:t>
      </w:r>
      <w:r w:rsidR="00B77B37">
        <w:t xml:space="preserve"> Please r</w:t>
      </w:r>
      <w:r w:rsidR="006B34CA">
        <w:t>eplace VLC with CRB (see below) and any other relevant village-level structure for forests.</w:t>
      </w:r>
    </w:p>
  </w:comment>
  <w:comment w:id="641" w:author="Stickler, Mercedes M. (E3/LTRM)" w:date="2014-09-22T17:51:00Z" w:initials="MMS">
    <w:p w14:paraId="1F01F441" w14:textId="225FFF53" w:rsidR="00FE537B" w:rsidRDefault="00FE537B">
      <w:pPr>
        <w:pStyle w:val="CommentText"/>
      </w:pPr>
      <w:r>
        <w:rPr>
          <w:rStyle w:val="CommentReference"/>
        </w:rPr>
        <w:annotationRef/>
      </w:r>
      <w:r>
        <w:t>Unlikely in CFP areas, but may as well ask</w:t>
      </w:r>
      <w:r w:rsidR="00DC1702">
        <w:t xml:space="preserve"> </w:t>
      </w:r>
      <w:r w:rsidR="00DC1702">
        <w:rPr>
          <w:i/>
        </w:rPr>
        <w:t>if we have space</w:t>
      </w:r>
      <w:r w:rsidR="00DC1702">
        <w:t xml:space="preserve"> for comparison with TGCC</w:t>
      </w:r>
      <w:r>
        <w:t>. The key community governance institution for REDD is likely to be the Community Resource Board (CRB), which I think encompasses multiple villages, but I’m not entirely sure.</w:t>
      </w:r>
    </w:p>
  </w:comment>
  <w:comment w:id="642" w:author="Stickler, Mercedes M. (E3/LTRM)" w:date="2014-09-22T17:51:00Z" w:initials="MMS">
    <w:p w14:paraId="7AFB9262" w14:textId="45BD9B2B" w:rsidR="00B7506F" w:rsidRDefault="00B7506F">
      <w:pPr>
        <w:pStyle w:val="CommentText"/>
      </w:pPr>
      <w:r>
        <w:rPr>
          <w:rStyle w:val="CommentReference"/>
        </w:rPr>
        <w:annotationRef/>
      </w:r>
      <w:r>
        <w:t>We probably also want to add something about the extent to which HH with insecure rights participate in REDD decisions.</w:t>
      </w:r>
    </w:p>
  </w:comment>
  <w:comment w:id="643" w:author="Stickler, Mercedes M. (E3/LTRM)" w:date="2014-09-22T17:51:00Z" w:initials="MMS">
    <w:p w14:paraId="752E0AEC" w14:textId="6115C805" w:rsidR="00435148" w:rsidRDefault="00435148">
      <w:pPr>
        <w:pStyle w:val="CommentText"/>
      </w:pPr>
      <w:r>
        <w:rPr>
          <w:rStyle w:val="CommentReference"/>
        </w:rPr>
        <w:annotationRef/>
      </w:r>
      <w:r w:rsidR="00637DEB">
        <w:t xml:space="preserve">All good questions, but </w:t>
      </w:r>
      <w:r>
        <w:t>just double checking that this is an institution in Zambia?</w:t>
      </w:r>
      <w:r w:rsidR="00D44D26">
        <w:t xml:space="preserve"> If it exists, is its membership also elected?</w:t>
      </w:r>
      <w:r>
        <w:t xml:space="preserve"> Please update </w:t>
      </w:r>
      <w:r w:rsidR="00637DEB">
        <w:t>name/institution</w:t>
      </w:r>
      <w:r w:rsidR="00D44D26">
        <w:t>/elections</w:t>
      </w:r>
      <w:r w:rsidR="00637DEB">
        <w:t xml:space="preserve"> </w:t>
      </w:r>
      <w:r>
        <w:t xml:space="preserve">if not </w:t>
      </w:r>
      <w:r>
        <w:sym w:font="Wingdings" w:char="F04A"/>
      </w:r>
    </w:p>
  </w:comment>
  <w:comment w:id="644" w:author="Stickler, Mercedes M. (E3/LTRM)" w:date="2014-09-22T17:51:00Z" w:initials="MMS">
    <w:p w14:paraId="51E1C635" w14:textId="350E9374" w:rsidR="00587FA3" w:rsidRDefault="00587FA3">
      <w:pPr>
        <w:pStyle w:val="CommentText"/>
      </w:pPr>
      <w:r>
        <w:rPr>
          <w:rStyle w:val="CommentReference"/>
        </w:rPr>
        <w:annotationRef/>
      </w:r>
      <w:r>
        <w:t>Please add something about whether land ownership is an (explicit and/or implicit) pre-condition for membership in FMC.</w:t>
      </w:r>
    </w:p>
  </w:comment>
  <w:comment w:id="645" w:author="Stickler, Mercedes M. (E3/LTRM)" w:date="2014-09-22T17:52:00Z" w:initials="MMS">
    <w:p w14:paraId="386D14FB" w14:textId="692274A1" w:rsidR="006B1783" w:rsidRDefault="006B1783">
      <w:pPr>
        <w:pStyle w:val="CommentText"/>
      </w:pPr>
      <w:r>
        <w:rPr>
          <w:rStyle w:val="CommentReference"/>
        </w:rPr>
        <w:annotationRef/>
      </w:r>
      <w:r>
        <w:t>Good. Double check whether CFP will be promoting any other off-farm salaried livelihoods that we should include here.</w:t>
      </w:r>
    </w:p>
  </w:comment>
  <w:comment w:id="646" w:author="Stickler, Mercedes M. (E3/LTRM)" w:date="2014-09-22T17:55:00Z" w:initials="MMS">
    <w:p w14:paraId="3D6B36FB" w14:textId="4B2742BA" w:rsidR="00D25C07" w:rsidRDefault="00D25C07">
      <w:pPr>
        <w:pStyle w:val="CommentText"/>
      </w:pPr>
      <w:r>
        <w:rPr>
          <w:rStyle w:val="CommentReference"/>
        </w:rPr>
        <w:annotationRef/>
      </w:r>
      <w:r>
        <w:t xml:space="preserve">May need to add question related to lease/other payments from tourism/hunting concession operators and/or ZAWA and/or the forestry service, since that is apparently how formal payments are likely to be channeled (though we will have to be careful here to avoid creating expectations that actual payments will be made to individual households – my understanding is that CFP expects only payments at the community level, if </w:t>
      </w:r>
      <w:r w:rsidR="00880A22">
        <w:t>any</w:t>
      </w:r>
      <w:r>
        <w:t>).</w:t>
      </w:r>
    </w:p>
  </w:comment>
  <w:comment w:id="649" w:author="Stickler, Mercedes M. (E3/LTRM)" w:date="2014-09-22T17:54:00Z" w:initials="MMS">
    <w:p w14:paraId="4A389D2F" w14:textId="4D26A0C9" w:rsidR="006146D2" w:rsidRDefault="006146D2">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650" w:author="Stickler, Mercedes M. (E3/LTRM)" w:date="2014-09-22T17:56:00Z" w:initials="MMS">
    <w:p w14:paraId="4AF3957E" w14:textId="052CBF05" w:rsidR="000B1EA8" w:rsidRDefault="000B1EA8">
      <w:pPr>
        <w:pStyle w:val="CommentText"/>
      </w:pPr>
      <w:r>
        <w:rPr>
          <w:rStyle w:val="CommentReference"/>
        </w:rPr>
        <w:annotationRef/>
      </w:r>
      <w:r>
        <w:t>Good.</w:t>
      </w:r>
    </w:p>
  </w:comment>
  <w:comment w:id="651" w:author="Stickler, Mercedes M. (E3/LTRM)" w:date="2014-09-22T17:57:00Z" w:initials="MMS">
    <w:p w14:paraId="27742A60" w14:textId="4088D222" w:rsidR="006A3EA6" w:rsidRDefault="006A3EA6">
      <w:pPr>
        <w:pStyle w:val="CommentText"/>
      </w:pPr>
      <w:r>
        <w:rPr>
          <w:rStyle w:val="CommentReference"/>
        </w:rPr>
        <w:annotationRef/>
      </w:r>
      <w:r>
        <w:t>Can we slim this section a bit but still use it for assessing overall wealth to analyze equity in distribution of benefits?</w:t>
      </w:r>
      <w:r w:rsidR="005C49D9">
        <w:t xml:space="preserve"> Also, are there any other assets the CFP will be distributing that we should add to this list??</w:t>
      </w:r>
    </w:p>
  </w:comment>
  <w:comment w:id="652" w:author="Stickler, Mercedes M. (E3/LTRM)" w:date="2014-09-22T17:58:00Z" w:initials="MMS">
    <w:p w14:paraId="1718CC81" w14:textId="1FD7540F" w:rsidR="00C3665F" w:rsidRDefault="00C3665F">
      <w:pPr>
        <w:pStyle w:val="CommentText"/>
      </w:pPr>
      <w:r>
        <w:rPr>
          <w:rStyle w:val="CommentReference"/>
        </w:rPr>
        <w:annotationRef/>
      </w:r>
      <w:r>
        <w:t xml:space="preserve">Keep all these power/relationship questions – again for </w:t>
      </w:r>
      <w:proofErr w:type="gramStart"/>
      <w:r>
        <w:t>equity ?s</w:t>
      </w:r>
      <w:proofErr w:type="gram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D66AAC" w15:done="0"/>
  <w15:commentEx w15:paraId="2F83300D" w15:done="0"/>
  <w15:commentEx w15:paraId="654E3065" w15:done="0"/>
  <w15:commentEx w15:paraId="4C52D7A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36D19" w14:textId="77777777" w:rsidR="007A29FF" w:rsidRDefault="007A29FF" w:rsidP="00C71DE8">
      <w:pPr>
        <w:spacing w:after="0" w:line="240" w:lineRule="auto"/>
      </w:pPr>
      <w:r>
        <w:separator/>
      </w:r>
    </w:p>
  </w:endnote>
  <w:endnote w:type="continuationSeparator" w:id="0">
    <w:p w14:paraId="15B205B8" w14:textId="77777777" w:rsidR="007A29FF" w:rsidRDefault="007A29FF"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Bold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7A29FF" w:rsidRDefault="007A29FF">
        <w:pPr>
          <w:pStyle w:val="Footer"/>
          <w:jc w:val="right"/>
        </w:pPr>
        <w:r>
          <w:fldChar w:fldCharType="begin"/>
        </w:r>
        <w:r>
          <w:instrText xml:space="preserve"> PAGE   \* MERGEFORMAT </w:instrText>
        </w:r>
        <w:r>
          <w:fldChar w:fldCharType="separate"/>
        </w:r>
        <w:r w:rsidR="00E84872">
          <w:rPr>
            <w:noProof/>
          </w:rPr>
          <w:t>1</w:t>
        </w:r>
        <w:r>
          <w:rPr>
            <w:noProof/>
          </w:rPr>
          <w:fldChar w:fldCharType="end"/>
        </w:r>
      </w:p>
    </w:sdtContent>
  </w:sdt>
  <w:p w14:paraId="27BD405B" w14:textId="77777777" w:rsidR="007A29FF" w:rsidRDefault="007A29F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9C229" w14:textId="77777777" w:rsidR="007A29FF" w:rsidRDefault="007A29FF" w:rsidP="00C71DE8">
      <w:pPr>
        <w:spacing w:after="0" w:line="240" w:lineRule="auto"/>
      </w:pPr>
      <w:r>
        <w:separator/>
      </w:r>
    </w:p>
  </w:footnote>
  <w:footnote w:type="continuationSeparator" w:id="0">
    <w:p w14:paraId="50B6495A" w14:textId="77777777" w:rsidR="007A29FF" w:rsidRDefault="007A29FF" w:rsidP="00C71DE8">
      <w:pPr>
        <w:spacing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drawingGridHorizontalSpacing w:val="360"/>
  <w:drawingGridVerticalSpacing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20B58"/>
    <w:rsid w:val="00026305"/>
    <w:rsid w:val="00033F1D"/>
    <w:rsid w:val="000360B1"/>
    <w:rsid w:val="00042643"/>
    <w:rsid w:val="00046A5C"/>
    <w:rsid w:val="00060783"/>
    <w:rsid w:val="00076053"/>
    <w:rsid w:val="000811E3"/>
    <w:rsid w:val="00084CE6"/>
    <w:rsid w:val="00085B25"/>
    <w:rsid w:val="00086D63"/>
    <w:rsid w:val="000A0002"/>
    <w:rsid w:val="000B0A99"/>
    <w:rsid w:val="000B1EA8"/>
    <w:rsid w:val="000C30D8"/>
    <w:rsid w:val="000D5605"/>
    <w:rsid w:val="000F37E6"/>
    <w:rsid w:val="00137629"/>
    <w:rsid w:val="00144967"/>
    <w:rsid w:val="0015117F"/>
    <w:rsid w:val="001512DD"/>
    <w:rsid w:val="00152B2F"/>
    <w:rsid w:val="001949A5"/>
    <w:rsid w:val="001B251A"/>
    <w:rsid w:val="001E1DA8"/>
    <w:rsid w:val="0022680E"/>
    <w:rsid w:val="002360AB"/>
    <w:rsid w:val="002422DE"/>
    <w:rsid w:val="00296E2F"/>
    <w:rsid w:val="002A4ED0"/>
    <w:rsid w:val="002A6145"/>
    <w:rsid w:val="002D2A10"/>
    <w:rsid w:val="002E1759"/>
    <w:rsid w:val="00346364"/>
    <w:rsid w:val="0036037D"/>
    <w:rsid w:val="0038752A"/>
    <w:rsid w:val="00396812"/>
    <w:rsid w:val="003C0031"/>
    <w:rsid w:val="00435148"/>
    <w:rsid w:val="00437190"/>
    <w:rsid w:val="00442121"/>
    <w:rsid w:val="00451397"/>
    <w:rsid w:val="004A1781"/>
    <w:rsid w:val="004D42B4"/>
    <w:rsid w:val="004E3493"/>
    <w:rsid w:val="004F537B"/>
    <w:rsid w:val="005067F4"/>
    <w:rsid w:val="00512DC2"/>
    <w:rsid w:val="00525160"/>
    <w:rsid w:val="00540F30"/>
    <w:rsid w:val="00555D1F"/>
    <w:rsid w:val="005701D2"/>
    <w:rsid w:val="00587FA3"/>
    <w:rsid w:val="005B394B"/>
    <w:rsid w:val="005C13C7"/>
    <w:rsid w:val="005C49D9"/>
    <w:rsid w:val="005F27DE"/>
    <w:rsid w:val="005F39FD"/>
    <w:rsid w:val="006146D2"/>
    <w:rsid w:val="00637DEB"/>
    <w:rsid w:val="00643F9B"/>
    <w:rsid w:val="006511A2"/>
    <w:rsid w:val="006569EA"/>
    <w:rsid w:val="00691F08"/>
    <w:rsid w:val="0069331D"/>
    <w:rsid w:val="006A3EA6"/>
    <w:rsid w:val="006A5FEF"/>
    <w:rsid w:val="006A6B13"/>
    <w:rsid w:val="006B1783"/>
    <w:rsid w:val="006B34CA"/>
    <w:rsid w:val="006C2023"/>
    <w:rsid w:val="006D5C10"/>
    <w:rsid w:val="006E365E"/>
    <w:rsid w:val="006F5060"/>
    <w:rsid w:val="00701044"/>
    <w:rsid w:val="0070348B"/>
    <w:rsid w:val="00707954"/>
    <w:rsid w:val="00710C24"/>
    <w:rsid w:val="00722B52"/>
    <w:rsid w:val="0072666B"/>
    <w:rsid w:val="00726F64"/>
    <w:rsid w:val="007306C5"/>
    <w:rsid w:val="00736B28"/>
    <w:rsid w:val="00755280"/>
    <w:rsid w:val="0076083F"/>
    <w:rsid w:val="00765164"/>
    <w:rsid w:val="00767B5C"/>
    <w:rsid w:val="007A29FF"/>
    <w:rsid w:val="007E0A43"/>
    <w:rsid w:val="00804709"/>
    <w:rsid w:val="008145A6"/>
    <w:rsid w:val="00816ED7"/>
    <w:rsid w:val="0082354A"/>
    <w:rsid w:val="008250E0"/>
    <w:rsid w:val="00826B4F"/>
    <w:rsid w:val="00866C0D"/>
    <w:rsid w:val="008768A7"/>
    <w:rsid w:val="00880A22"/>
    <w:rsid w:val="008C1301"/>
    <w:rsid w:val="008C2BC1"/>
    <w:rsid w:val="008E1E3D"/>
    <w:rsid w:val="00903C1A"/>
    <w:rsid w:val="009266B6"/>
    <w:rsid w:val="00933DA9"/>
    <w:rsid w:val="00943A99"/>
    <w:rsid w:val="009559BE"/>
    <w:rsid w:val="009A059D"/>
    <w:rsid w:val="00A02C50"/>
    <w:rsid w:val="00A2594A"/>
    <w:rsid w:val="00A25FDF"/>
    <w:rsid w:val="00A31AD1"/>
    <w:rsid w:val="00A34F12"/>
    <w:rsid w:val="00A36F64"/>
    <w:rsid w:val="00A478EB"/>
    <w:rsid w:val="00A667B3"/>
    <w:rsid w:val="00A813B0"/>
    <w:rsid w:val="00A81ED7"/>
    <w:rsid w:val="00A93337"/>
    <w:rsid w:val="00AC039B"/>
    <w:rsid w:val="00AD0A22"/>
    <w:rsid w:val="00AD1518"/>
    <w:rsid w:val="00B03B0B"/>
    <w:rsid w:val="00B05DBD"/>
    <w:rsid w:val="00B074F4"/>
    <w:rsid w:val="00B26E95"/>
    <w:rsid w:val="00B31919"/>
    <w:rsid w:val="00B40568"/>
    <w:rsid w:val="00B704D2"/>
    <w:rsid w:val="00B71EAD"/>
    <w:rsid w:val="00B7506F"/>
    <w:rsid w:val="00B77B37"/>
    <w:rsid w:val="00BA460E"/>
    <w:rsid w:val="00BE53B1"/>
    <w:rsid w:val="00C14E62"/>
    <w:rsid w:val="00C3665F"/>
    <w:rsid w:val="00C43BC9"/>
    <w:rsid w:val="00C447BE"/>
    <w:rsid w:val="00C6648F"/>
    <w:rsid w:val="00C71DE8"/>
    <w:rsid w:val="00C93B76"/>
    <w:rsid w:val="00C95140"/>
    <w:rsid w:val="00CA052D"/>
    <w:rsid w:val="00CA2BB4"/>
    <w:rsid w:val="00CD018F"/>
    <w:rsid w:val="00D05E5F"/>
    <w:rsid w:val="00D21542"/>
    <w:rsid w:val="00D25C07"/>
    <w:rsid w:val="00D26A85"/>
    <w:rsid w:val="00D3752F"/>
    <w:rsid w:val="00D4243B"/>
    <w:rsid w:val="00D437F1"/>
    <w:rsid w:val="00D44D26"/>
    <w:rsid w:val="00D51F0F"/>
    <w:rsid w:val="00D634F1"/>
    <w:rsid w:val="00D66AC4"/>
    <w:rsid w:val="00DA7C5C"/>
    <w:rsid w:val="00DB114F"/>
    <w:rsid w:val="00DC1702"/>
    <w:rsid w:val="00DC552F"/>
    <w:rsid w:val="00DE4EC4"/>
    <w:rsid w:val="00E0092D"/>
    <w:rsid w:val="00E3458F"/>
    <w:rsid w:val="00E35766"/>
    <w:rsid w:val="00E3668B"/>
    <w:rsid w:val="00E405E2"/>
    <w:rsid w:val="00E4165E"/>
    <w:rsid w:val="00E477D2"/>
    <w:rsid w:val="00E62C79"/>
    <w:rsid w:val="00E62CDC"/>
    <w:rsid w:val="00E84872"/>
    <w:rsid w:val="00E865C4"/>
    <w:rsid w:val="00E96D6E"/>
    <w:rsid w:val="00EA41DE"/>
    <w:rsid w:val="00EC2087"/>
    <w:rsid w:val="00EE1FD1"/>
    <w:rsid w:val="00EF261D"/>
    <w:rsid w:val="00EF7649"/>
    <w:rsid w:val="00F11990"/>
    <w:rsid w:val="00F1283B"/>
    <w:rsid w:val="00F25BF8"/>
    <w:rsid w:val="00F3482A"/>
    <w:rsid w:val="00F37010"/>
    <w:rsid w:val="00F71CC4"/>
    <w:rsid w:val="00F75538"/>
    <w:rsid w:val="00F836DA"/>
    <w:rsid w:val="00F869A1"/>
    <w:rsid w:val="00FB013F"/>
    <w:rsid w:val="00FC1FE3"/>
    <w:rsid w:val="00FE537B"/>
    <w:rsid w:val="00FE78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2" Type="http://schemas.microsoft.com/office/2011/relationships/people" Target="people.xml"/><Relationship Id="rId13" Type="http://schemas.microsoft.com/office/2011/relationships/commentsExtended" Target="commentsExtended.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comments" Target="comments.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A44FB-53F5-744E-8ABE-6C517250C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10324</Words>
  <Characters>58852</Characters>
  <Application>Microsoft Macintosh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69038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Heather Huntington</cp:lastModifiedBy>
  <cp:revision>2</cp:revision>
  <dcterms:created xsi:type="dcterms:W3CDTF">2014-10-30T19:41:00Z</dcterms:created>
  <dcterms:modified xsi:type="dcterms:W3CDTF">2014-10-30T19:41:00Z</dcterms:modified>
</cp:coreProperties>
</file>